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A5402E" w14:textId="77777777" w:rsidR="00B2050B" w:rsidRDefault="00D10BAF">
      <w:pPr>
        <w:spacing w:line="276" w:lineRule="auto"/>
        <w:jc w:val="center"/>
        <w:rPr>
          <w:b/>
          <w:bCs/>
        </w:rPr>
      </w:pPr>
      <w:r>
        <w:rPr>
          <w:b/>
          <w:bCs/>
        </w:rPr>
        <w:t>PERJANJIAN KONTRAK KERJASAMA</w:t>
      </w:r>
    </w:p>
    <w:p w14:paraId="5B9BE7EC" w14:textId="77777777" w:rsidR="00B2050B" w:rsidRDefault="00D10BAF">
      <w:pPr>
        <w:spacing w:line="276" w:lineRule="auto"/>
        <w:jc w:val="center"/>
        <w:rPr>
          <w:b/>
          <w:bCs/>
          <w:i/>
          <w:lang w:val="id-ID"/>
        </w:rPr>
      </w:pPr>
      <w:r>
        <w:rPr>
          <w:b/>
          <w:bCs/>
        </w:rPr>
        <w:t>antara</w:t>
      </w:r>
    </w:p>
    <w:p w14:paraId="071D1FF4" w14:textId="77777777" w:rsidR="00B2050B" w:rsidRDefault="00D10BAF">
      <w:pPr>
        <w:spacing w:line="276" w:lineRule="auto"/>
        <w:jc w:val="center"/>
        <w:rPr>
          <w:b/>
        </w:rPr>
      </w:pPr>
      <w:r>
        <w:rPr>
          <w:b/>
          <w:bCs/>
          <w:i/>
          <w:lang w:val="id-ID"/>
        </w:rPr>
        <w:t>PT KRISBOW INDONESIA CAB KUDUS</w:t>
      </w:r>
    </w:p>
    <w:p w14:paraId="035F979B" w14:textId="77777777" w:rsidR="00B2050B" w:rsidRDefault="00D10BAF">
      <w:pPr>
        <w:spacing w:line="276" w:lineRule="auto"/>
        <w:jc w:val="center"/>
        <w:rPr>
          <w:b/>
          <w:bCs/>
        </w:rPr>
      </w:pPr>
      <w:r>
        <w:rPr>
          <w:b/>
        </w:rPr>
        <w:t>dengan</w:t>
      </w:r>
    </w:p>
    <w:p w14:paraId="0547BF1F" w14:textId="77777777" w:rsidR="00B2050B" w:rsidRDefault="00D10BAF">
      <w:pPr>
        <w:pBdr>
          <w:bottom w:val="double" w:sz="12" w:space="1" w:color="000000"/>
        </w:pBdr>
        <w:spacing w:line="276" w:lineRule="auto"/>
        <w:jc w:val="center"/>
        <w:rPr>
          <w:i/>
        </w:rPr>
      </w:pPr>
      <w:r>
        <w:rPr>
          <w:b/>
          <w:bCs/>
        </w:rPr>
        <w:t>PT. SEMARANG AUTOCOMP MANUFACTURING INDONESIA (PT.SAMI)</w:t>
      </w:r>
    </w:p>
    <w:p w14:paraId="2C7BC960" w14:textId="77777777" w:rsidR="00B2050B" w:rsidRPr="00C02C81" w:rsidRDefault="00D10BAF">
      <w:pPr>
        <w:spacing w:line="276" w:lineRule="auto"/>
        <w:jc w:val="center"/>
        <w:rPr>
          <w:ins w:id="0" w:author="ROHAYATI" w:date="2023-02-28T10:06:00Z"/>
          <w:rPrChange w:id="1" w:author="ROHAYATI" w:date="2023-02-28T10:06:00Z">
            <w:rPr>
              <w:ins w:id="2" w:author="ROHAYATI" w:date="2023-02-28T10:06:00Z"/>
              <w:i/>
            </w:rPr>
          </w:rPrChange>
        </w:rPr>
      </w:pPr>
      <w:r w:rsidRPr="00C02C81">
        <w:rPr>
          <w:rPrChange w:id="3" w:author="ROHAYATI" w:date="2023-02-28T10:06:00Z">
            <w:rPr>
              <w:i/>
            </w:rPr>
          </w:rPrChange>
        </w:rPr>
        <w:t>01/09/SAMI-KRISBOW/2022</w:t>
      </w:r>
    </w:p>
    <w:p w14:paraId="046D86A1" w14:textId="2067CE23" w:rsidR="00C02C81" w:rsidRDefault="00C02C81">
      <w:pPr>
        <w:spacing w:line="276" w:lineRule="auto"/>
        <w:jc w:val="center"/>
      </w:pPr>
      <w:ins w:id="4" w:author="ROHAYATI" w:date="2023-02-28T10:06:00Z">
        <w:r w:rsidRPr="00C02C81">
          <w:t>SAMIJF/LKM-LA/02-2023/014</w:t>
        </w:r>
      </w:ins>
    </w:p>
    <w:p w14:paraId="23E93BCC" w14:textId="77777777" w:rsidR="00B2050B" w:rsidRDefault="00B2050B">
      <w:pPr>
        <w:spacing w:line="276" w:lineRule="auto"/>
        <w:jc w:val="center"/>
      </w:pPr>
    </w:p>
    <w:p w14:paraId="45A7C55E" w14:textId="2079F15C" w:rsidR="00B2050B" w:rsidDel="00C02C81" w:rsidRDefault="00D10BAF">
      <w:pPr>
        <w:spacing w:line="276" w:lineRule="auto"/>
        <w:jc w:val="both"/>
        <w:rPr>
          <w:del w:id="5" w:author="ROHAYATI" w:date="2023-02-28T10:07:00Z"/>
        </w:rPr>
      </w:pPr>
      <w:r>
        <w:t xml:space="preserve">Pada hari </w:t>
      </w:r>
      <w:del w:id="6" w:author="ROHAYATI" w:date="2023-02-27T11:57:00Z">
        <w:r w:rsidDel="0032094D">
          <w:delText>Kamis</w:delText>
        </w:r>
      </w:del>
      <w:ins w:id="7" w:author="ROHAYATI" w:date="2023-02-27T11:57:00Z">
        <w:r w:rsidR="0032094D">
          <w:t>Rabu</w:t>
        </w:r>
      </w:ins>
      <w:r>
        <w:t>,</w:t>
      </w:r>
      <w:ins w:id="8" w:author="ROHAYATI" w:date="2023-02-27T11:57:00Z">
        <w:r w:rsidR="0032094D">
          <w:t xml:space="preserve"> 01</w:t>
        </w:r>
      </w:ins>
      <w:del w:id="9" w:author="ROHAYATI" w:date="2023-02-27T11:57:00Z">
        <w:r w:rsidDel="0032094D">
          <w:delText>22</w:delText>
        </w:r>
      </w:del>
      <w:r>
        <w:t xml:space="preserve"> </w:t>
      </w:r>
      <w:ins w:id="10" w:author="ROHAYATI" w:date="2023-02-27T11:58:00Z">
        <w:r w:rsidR="0032094D">
          <w:t>Maret</w:t>
        </w:r>
      </w:ins>
      <w:del w:id="11" w:author="ROHAYATI" w:date="2023-02-27T11:57:00Z">
        <w:r w:rsidDel="0032094D">
          <w:delText>September</w:delText>
        </w:r>
      </w:del>
      <w:r>
        <w:t xml:space="preserve"> 202</w:t>
      </w:r>
      <w:ins w:id="12" w:author="ROHAYATI" w:date="2023-02-27T11:58:00Z">
        <w:r w:rsidR="0032094D">
          <w:t>3</w:t>
        </w:r>
      </w:ins>
      <w:del w:id="13" w:author="ROHAYATI" w:date="2023-02-27T11:58:00Z">
        <w:r w:rsidDel="0032094D">
          <w:delText>2</w:delText>
        </w:r>
      </w:del>
      <w:r>
        <w:rPr>
          <w:i/>
        </w:rPr>
        <w:t xml:space="preserve"> </w:t>
      </w:r>
      <w:r>
        <w:t xml:space="preserve">bertempat di </w:t>
      </w:r>
      <w:del w:id="14" w:author="ROHAYATI" w:date="2023-02-27T11:58:00Z">
        <w:r w:rsidDel="0032094D">
          <w:rPr>
            <w:bCs/>
          </w:rPr>
          <w:delText>Semarang</w:delText>
        </w:r>
      </w:del>
      <w:ins w:id="15" w:author="ROHAYATI" w:date="2023-02-27T11:58:00Z">
        <w:r w:rsidR="0032094D">
          <w:rPr>
            <w:bCs/>
          </w:rPr>
          <w:t>Jepara</w:t>
        </w:r>
      </w:ins>
      <w:r>
        <w:t xml:space="preserve">, telah disepakati perjanjian </w:t>
      </w:r>
      <w:r>
        <w:rPr>
          <w:bCs/>
          <w:iCs/>
        </w:rPr>
        <w:t xml:space="preserve">kerjasama </w:t>
      </w:r>
      <w:r>
        <w:t xml:space="preserve">oleh dan antara: </w:t>
      </w:r>
    </w:p>
    <w:p w14:paraId="504B9332" w14:textId="77777777" w:rsidR="00B2050B" w:rsidRDefault="00B2050B">
      <w:pPr>
        <w:spacing w:line="276" w:lineRule="auto"/>
        <w:jc w:val="both"/>
      </w:pPr>
    </w:p>
    <w:p w14:paraId="7E5ABC27" w14:textId="77777777" w:rsidR="00B2050B" w:rsidRDefault="00D10BAF">
      <w:pPr>
        <w:spacing w:line="276" w:lineRule="auto"/>
        <w:jc w:val="both"/>
      </w:pPr>
      <w:r>
        <w:t>Nama</w:t>
      </w:r>
      <w:r>
        <w:tab/>
      </w:r>
      <w:r>
        <w:tab/>
        <w:t>: Tan Hadi Purnama</w:t>
      </w:r>
    </w:p>
    <w:p w14:paraId="79F11FF2" w14:textId="77777777" w:rsidR="00B2050B" w:rsidRDefault="00D10BAF">
      <w:pPr>
        <w:spacing w:line="276" w:lineRule="auto"/>
        <w:jc w:val="both"/>
      </w:pPr>
      <w:r>
        <w:t>Jabatan</w:t>
      </w:r>
      <w:r>
        <w:tab/>
        <w:t>: Direktur</w:t>
      </w:r>
    </w:p>
    <w:p w14:paraId="326389D1" w14:textId="77777777" w:rsidR="00B2050B" w:rsidRDefault="00D10BAF">
      <w:pPr>
        <w:spacing w:line="276" w:lineRule="auto"/>
        <w:jc w:val="both"/>
      </w:pPr>
      <w:r>
        <w:t>Alamat kantor</w:t>
      </w:r>
      <w:r>
        <w:tab/>
        <w:t>: Gd Kawan Lama,Jl Puri Kencana no .01 Kembangan Jakarta Barat 11610</w:t>
      </w:r>
    </w:p>
    <w:p w14:paraId="2FAAD6FE" w14:textId="77777777" w:rsidR="00B2050B" w:rsidRDefault="00D10BAF">
      <w:pPr>
        <w:spacing w:line="276" w:lineRule="auto"/>
        <w:jc w:val="both"/>
      </w:pPr>
      <w:r>
        <w:t xml:space="preserve">Bertindak untuk dan atas nama </w:t>
      </w:r>
      <w:r>
        <w:rPr>
          <w:i/>
        </w:rPr>
        <w:t xml:space="preserve">PT KRISBOW INDONESIA </w:t>
      </w:r>
      <w:r>
        <w:t xml:space="preserve">, untuk selanjutnya disebut </w:t>
      </w:r>
      <w:r>
        <w:rPr>
          <w:b/>
          <w:bCs/>
        </w:rPr>
        <w:t>Pihak Pertama.</w:t>
      </w:r>
    </w:p>
    <w:p w14:paraId="48068D5D" w14:textId="77777777" w:rsidR="00B2050B" w:rsidRDefault="00B2050B">
      <w:pPr>
        <w:spacing w:line="276" w:lineRule="auto"/>
        <w:jc w:val="both"/>
      </w:pPr>
    </w:p>
    <w:p w14:paraId="3E6A0060" w14:textId="77777777" w:rsidR="00B2050B" w:rsidRDefault="00D10BAF">
      <w:pPr>
        <w:spacing w:line="276" w:lineRule="auto"/>
        <w:jc w:val="both"/>
      </w:pPr>
      <w:commentRangeStart w:id="16"/>
      <w:r>
        <w:t>Nama</w:t>
      </w:r>
      <w:r>
        <w:tab/>
      </w:r>
      <w:r>
        <w:tab/>
        <w:t xml:space="preserve">: </w:t>
      </w:r>
      <w:del w:id="17" w:author="William Chandra" w:date="2022-12-01T15:29:00Z">
        <w:r>
          <w:delText xml:space="preserve">Kawasaki </w:delText>
        </w:r>
      </w:del>
      <w:r>
        <w:t>Nozomi</w:t>
      </w:r>
      <w:ins w:id="18" w:author="William Chandra" w:date="2022-12-01T15:29:00Z">
        <w:r>
          <w:t xml:space="preserve"> Kawasaki</w:t>
        </w:r>
      </w:ins>
    </w:p>
    <w:p w14:paraId="039D49AE" w14:textId="77777777" w:rsidR="00B2050B" w:rsidRDefault="00D10BAF">
      <w:pPr>
        <w:spacing w:line="276" w:lineRule="auto"/>
        <w:jc w:val="both"/>
      </w:pPr>
      <w:r>
        <w:t>Jabatan</w:t>
      </w:r>
      <w:r>
        <w:tab/>
        <w:t xml:space="preserve">: </w:t>
      </w:r>
      <w:del w:id="19" w:author="William Chandra" w:date="2022-12-01T15:29:00Z">
        <w:r>
          <w:delText xml:space="preserve">Presiden </w:delText>
        </w:r>
      </w:del>
      <w:r>
        <w:t>Direktur</w:t>
      </w:r>
      <w:commentRangeEnd w:id="16"/>
      <w:r>
        <w:commentReference w:id="16"/>
      </w:r>
    </w:p>
    <w:p w14:paraId="19159641" w14:textId="77777777" w:rsidR="00B2050B" w:rsidRDefault="00D10BAF">
      <w:pPr>
        <w:spacing w:line="276" w:lineRule="auto"/>
        <w:jc w:val="both"/>
      </w:pPr>
      <w:r>
        <w:t>Alamat kantor</w:t>
      </w:r>
      <w:r>
        <w:tab/>
        <w:t>: Head Office</w:t>
      </w:r>
      <w:ins w:id="20" w:author="William Chandra" w:date="2022-12-01T15:30:00Z">
        <w:r>
          <w:t>,</w:t>
        </w:r>
      </w:ins>
      <w:r>
        <w:t xml:space="preserve"> Jl. Walisongo Km. 9,8 Tugurejo, Tugu, Semarang, Jawa Tengah</w:t>
      </w:r>
    </w:p>
    <w:p w14:paraId="6C320BEF" w14:textId="77777777" w:rsidR="00B2050B" w:rsidRDefault="00D10BAF">
      <w:pPr>
        <w:spacing w:line="276" w:lineRule="auto"/>
        <w:jc w:val="both"/>
      </w:pPr>
      <w:r>
        <w:tab/>
      </w:r>
      <w:r>
        <w:tab/>
        <w:t xml:space="preserve">  Branch Office</w:t>
      </w:r>
      <w:ins w:id="21" w:author="William Chandra" w:date="2022-12-01T15:30:00Z">
        <w:r>
          <w:t>,</w:t>
        </w:r>
      </w:ins>
      <w:r>
        <w:t xml:space="preserve"> Jl. Raya Jepara Kudus KM 28 Ds. Sengonbugel, Kec. Mayong </w:t>
      </w:r>
    </w:p>
    <w:p w14:paraId="5700C53C" w14:textId="77777777" w:rsidR="00B2050B" w:rsidRDefault="00D10BAF">
      <w:pPr>
        <w:spacing w:line="276" w:lineRule="auto"/>
        <w:jc w:val="both"/>
      </w:pPr>
      <w:r>
        <w:tab/>
      </w:r>
      <w:r>
        <w:tab/>
        <w:t xml:space="preserve">  Kab. Jepara</w:t>
      </w:r>
    </w:p>
    <w:p w14:paraId="539B80E9" w14:textId="77777777" w:rsidR="00B2050B" w:rsidRDefault="00D10BAF">
      <w:pPr>
        <w:spacing w:line="276" w:lineRule="auto"/>
        <w:jc w:val="both"/>
      </w:pPr>
      <w:r>
        <w:t xml:space="preserve">Bertindak untuk dan atas nama </w:t>
      </w:r>
      <w:ins w:id="22" w:author="William Chandra" w:date="2022-12-01T15:33:00Z">
        <w:r>
          <w:rPr>
            <w:i/>
            <w:iCs/>
          </w:rPr>
          <w:t>PT SEMARANG AUTOCOMP MANUFACTURING INDONESIA</w:t>
        </w:r>
      </w:ins>
      <w:del w:id="23" w:author="William Chandra" w:date="2022-12-01T15:34:00Z">
        <w:r>
          <w:delText>PT. Semarang Autocomp Manufacturing Indonesia</w:delText>
        </w:r>
      </w:del>
      <w:r>
        <w:t xml:space="preserve">, untuk selanjutnya disebut </w:t>
      </w:r>
      <w:r>
        <w:rPr>
          <w:b/>
          <w:bCs/>
        </w:rPr>
        <w:t>Pihak Kedua.</w:t>
      </w:r>
    </w:p>
    <w:p w14:paraId="0FAD5CFD" w14:textId="77777777" w:rsidR="00B2050B" w:rsidRDefault="00B2050B">
      <w:pPr>
        <w:spacing w:line="276" w:lineRule="auto"/>
        <w:jc w:val="both"/>
      </w:pPr>
    </w:p>
    <w:p w14:paraId="08D5106F" w14:textId="77777777" w:rsidR="00B2050B" w:rsidDel="00207788" w:rsidRDefault="00D10BAF">
      <w:pPr>
        <w:spacing w:line="276" w:lineRule="auto"/>
        <w:jc w:val="both"/>
        <w:rPr>
          <w:del w:id="24" w:author="ROHAYATI" w:date="2023-02-27T12:42:00Z"/>
        </w:rPr>
      </w:pPr>
      <w:r>
        <w:rPr>
          <w:b/>
        </w:rPr>
        <w:t>Pihak Pertama</w:t>
      </w:r>
      <w:r>
        <w:t xml:space="preserve"> dan </w:t>
      </w:r>
      <w:r>
        <w:rPr>
          <w:b/>
        </w:rPr>
        <w:t>Pihak Kedua</w:t>
      </w:r>
      <w:r>
        <w:t xml:space="preserve"> masing - masing disebut </w:t>
      </w:r>
      <w:r>
        <w:rPr>
          <w:b/>
        </w:rPr>
        <w:t>Pihak</w:t>
      </w:r>
      <w:r>
        <w:t xml:space="preserve"> dan secara bersama - sama disebut </w:t>
      </w:r>
      <w:r>
        <w:rPr>
          <w:b/>
        </w:rPr>
        <w:t>Para Pihak</w:t>
      </w:r>
      <w:r>
        <w:t>.</w:t>
      </w:r>
    </w:p>
    <w:p w14:paraId="53DC1FAA" w14:textId="77777777" w:rsidR="00207788" w:rsidRDefault="00207788">
      <w:pPr>
        <w:spacing w:line="276" w:lineRule="auto"/>
        <w:jc w:val="both"/>
        <w:rPr>
          <w:ins w:id="25" w:author="ROHAYATI" w:date="2023-02-27T12:42:00Z"/>
        </w:rPr>
      </w:pPr>
    </w:p>
    <w:p w14:paraId="70E4207A" w14:textId="77777777" w:rsidR="00B2050B" w:rsidRDefault="00B2050B">
      <w:pPr>
        <w:spacing w:line="276" w:lineRule="auto"/>
        <w:jc w:val="both"/>
      </w:pPr>
    </w:p>
    <w:p w14:paraId="7ABEE453" w14:textId="77777777" w:rsidR="00B2050B" w:rsidRDefault="00D10BAF">
      <w:pPr>
        <w:spacing w:line="276" w:lineRule="auto"/>
        <w:jc w:val="both"/>
        <w:rPr>
          <w:b/>
          <w:bCs/>
        </w:rPr>
      </w:pPr>
      <w:r>
        <w:rPr>
          <w:b/>
        </w:rPr>
        <w:t>Para Pihak</w:t>
      </w:r>
      <w:r>
        <w:t xml:space="preserve"> dengan ini menerangkan terlebih dahulu: </w:t>
      </w:r>
    </w:p>
    <w:p w14:paraId="084A35AC" w14:textId="77777777" w:rsidR="00B2050B" w:rsidRDefault="00D10BAF">
      <w:pPr>
        <w:numPr>
          <w:ilvl w:val="0"/>
          <w:numId w:val="1"/>
        </w:numPr>
        <w:spacing w:line="276" w:lineRule="auto"/>
        <w:ind w:left="567" w:hanging="567"/>
        <w:jc w:val="both"/>
        <w:rPr>
          <w:b/>
          <w:bCs/>
        </w:rPr>
      </w:pPr>
      <w:r>
        <w:rPr>
          <w:b/>
          <w:bCs/>
        </w:rPr>
        <w:t>Pihak Pertama</w:t>
      </w:r>
      <w:r>
        <w:rPr>
          <w:bCs/>
        </w:rPr>
        <w:t xml:space="preserve"> adalah </w:t>
      </w:r>
      <w:r>
        <w:t xml:space="preserve">perusahaan </w:t>
      </w:r>
      <w:r>
        <w:rPr>
          <w:i/>
        </w:rPr>
        <w:t xml:space="preserve">Suplier alat-alat industri </w:t>
      </w:r>
      <w:r>
        <w:t xml:space="preserve">sesuai Akta Perubahan No. 25 tanggal </w:t>
      </w:r>
      <w:r>
        <w:rPr>
          <w:i/>
        </w:rPr>
        <w:t>8  Februari 2018</w:t>
      </w:r>
      <w:r>
        <w:t xml:space="preserve"> yang dibuat dihadapan </w:t>
      </w:r>
      <w:r>
        <w:rPr>
          <w:i/>
        </w:rPr>
        <w:t>ELIWATY TJITRA SH</w:t>
      </w:r>
      <w:r>
        <w:t xml:space="preserve">, Notaris di </w:t>
      </w:r>
      <w:r>
        <w:rPr>
          <w:i/>
        </w:rPr>
        <w:t>JAKARTA BARAT</w:t>
      </w:r>
      <w:r>
        <w:t xml:space="preserve"> dan telah memperoleh persetujuan dan pengesahan dari Menteri Kehakiman Republik Indonesia No. </w:t>
      </w:r>
      <w:ins w:id="26" w:author="William Chandra" w:date="2022-12-01T15:33:00Z">
        <w:r>
          <w:t>AHU-AH.01.03-0072684</w:t>
        </w:r>
      </w:ins>
      <w:del w:id="27" w:author="William Chandra" w:date="2022-12-01T15:33:00Z">
        <w:r>
          <w:delText>AHU.04776.40.20.2014</w:delText>
        </w:r>
      </w:del>
      <w:r>
        <w:t>,</w:t>
      </w:r>
      <w:r>
        <w:rPr>
          <w:i/>
        </w:rPr>
        <w:t xml:space="preserve"> </w:t>
      </w:r>
      <w:r>
        <w:t xml:space="preserve">tanggal </w:t>
      </w:r>
      <w:del w:id="28" w:author="William Chandra" w:date="2022-12-01T15:33:00Z">
        <w:r>
          <w:delText>26</w:delText>
        </w:r>
        <w:r>
          <w:rPr>
            <w:i/>
          </w:rPr>
          <w:delText xml:space="preserve"> Juni 2014</w:delText>
        </w:r>
      </w:del>
      <w:ins w:id="29" w:author="William Chandra" w:date="2022-12-01T15:33:00Z">
        <w:r>
          <w:t>20 Februari 2018</w:t>
        </w:r>
      </w:ins>
      <w:r>
        <w:rPr>
          <w:i/>
        </w:rPr>
        <w:t xml:space="preserve"> </w:t>
      </w:r>
      <w:r>
        <w:t xml:space="preserve">yang </w:t>
      </w:r>
      <w:r>
        <w:rPr>
          <w:bCs/>
          <w:iCs/>
        </w:rPr>
        <w:t>dalam perjanjian ini disebut sebagai PENJUAL</w:t>
      </w:r>
      <w:r>
        <w:rPr>
          <w:bCs/>
        </w:rPr>
        <w:t>.</w:t>
      </w:r>
    </w:p>
    <w:p w14:paraId="21F9C228" w14:textId="77777777" w:rsidR="00B2050B" w:rsidRDefault="00D10BAF">
      <w:pPr>
        <w:numPr>
          <w:ilvl w:val="0"/>
          <w:numId w:val="1"/>
        </w:numPr>
        <w:spacing w:line="276" w:lineRule="auto"/>
        <w:ind w:left="567" w:hanging="567"/>
        <w:jc w:val="both"/>
      </w:pPr>
      <w:r>
        <w:rPr>
          <w:b/>
          <w:bCs/>
        </w:rPr>
        <w:t>Pihak Kedua</w:t>
      </w:r>
      <w:r>
        <w:rPr>
          <w:bCs/>
        </w:rPr>
        <w:t xml:space="preserve"> </w:t>
      </w:r>
      <w:r>
        <w:t>adalah perusahaan yang bergerak di bidang manufacturing perakitan kabel kendaraan roda empat atau lebih sesuai Akta pendirian No. 2 Tanggal 7 Januari 2002 yang dibuat dihadapan Ny. Rukmasanti Hardjasatya, Sarjana Hukum, Notaris di Jakarta dan telah memperoleh persetujuan dan pengesahan dari Menteri Kehakiman Republik Indonesia No. C.03916 HT.01.01.TH.2002 tanggal 11 Maret 2002 yang dalam perjanjian ini disebut sebagai PEMBELI</w:t>
      </w:r>
      <w:r>
        <w:rPr>
          <w:bCs/>
        </w:rPr>
        <w:t>.</w:t>
      </w:r>
    </w:p>
    <w:p w14:paraId="059A34A1" w14:textId="77777777" w:rsidR="00B2050B" w:rsidRDefault="00B2050B">
      <w:pPr>
        <w:spacing w:line="276" w:lineRule="auto"/>
        <w:jc w:val="both"/>
      </w:pPr>
    </w:p>
    <w:p w14:paraId="07E1AB88" w14:textId="77777777" w:rsidR="00B2050B" w:rsidDel="00207788" w:rsidRDefault="00D10BAF">
      <w:pPr>
        <w:spacing w:line="276" w:lineRule="auto"/>
        <w:jc w:val="both"/>
        <w:rPr>
          <w:del w:id="30" w:author="ROHAYATI" w:date="2023-02-27T12:43:00Z"/>
          <w:b/>
          <w:bCs/>
        </w:rPr>
      </w:pPr>
      <w:r>
        <w:t xml:space="preserve">Berdasarkan hal-hal diatas maka dengan ini </w:t>
      </w:r>
      <w:r>
        <w:rPr>
          <w:b/>
        </w:rPr>
        <w:t>Para Pihak</w:t>
      </w:r>
      <w:r>
        <w:t xml:space="preserve"> sepakat membuat perjanjian kerjasama dengan syarat-syarat sebagai berikut:</w:t>
      </w:r>
    </w:p>
    <w:p w14:paraId="777E25DE" w14:textId="77777777" w:rsidR="00B2050B" w:rsidRDefault="00B2050B">
      <w:pPr>
        <w:spacing w:line="276" w:lineRule="auto"/>
        <w:jc w:val="both"/>
        <w:rPr>
          <w:ins w:id="31" w:author="ROHAYATI" w:date="2023-02-27T12:41:00Z"/>
          <w:b/>
          <w:bCs/>
        </w:rPr>
      </w:pPr>
    </w:p>
    <w:p w14:paraId="56BFDBF6" w14:textId="77777777" w:rsidR="00207788" w:rsidRDefault="00207788">
      <w:pPr>
        <w:spacing w:line="276" w:lineRule="auto"/>
        <w:jc w:val="both"/>
        <w:rPr>
          <w:b/>
          <w:bCs/>
        </w:rPr>
      </w:pPr>
    </w:p>
    <w:p w14:paraId="3D7FAEF5" w14:textId="77777777" w:rsidR="00B2050B" w:rsidRDefault="00D10BAF">
      <w:pPr>
        <w:spacing w:line="276" w:lineRule="auto"/>
        <w:jc w:val="center"/>
        <w:rPr>
          <w:b/>
          <w:bCs/>
        </w:rPr>
      </w:pPr>
      <w:r>
        <w:rPr>
          <w:b/>
          <w:bCs/>
        </w:rPr>
        <w:t>Pasal 1</w:t>
      </w:r>
    </w:p>
    <w:p w14:paraId="6667C9D7" w14:textId="77777777" w:rsidR="00B2050B" w:rsidRDefault="00D10BAF">
      <w:pPr>
        <w:spacing w:line="276" w:lineRule="auto"/>
        <w:jc w:val="center"/>
        <w:rPr>
          <w:bCs/>
          <w:iCs/>
        </w:rPr>
      </w:pPr>
      <w:r>
        <w:rPr>
          <w:b/>
          <w:bCs/>
        </w:rPr>
        <w:t>Obyek Perjanjian &amp; Harga</w:t>
      </w:r>
    </w:p>
    <w:p w14:paraId="36B718F8" w14:textId="77777777" w:rsidR="00B2050B" w:rsidRDefault="00D10BAF">
      <w:pPr>
        <w:numPr>
          <w:ilvl w:val="0"/>
          <w:numId w:val="2"/>
        </w:numPr>
        <w:spacing w:line="276" w:lineRule="auto"/>
        <w:ind w:left="567" w:hanging="567"/>
        <w:jc w:val="both"/>
      </w:pPr>
      <w:r>
        <w:rPr>
          <w:bCs/>
          <w:iCs/>
        </w:rPr>
        <w:t xml:space="preserve">Objek perjanjian ini adalah pembelian/pengadaan </w:t>
      </w:r>
      <w:r>
        <w:rPr>
          <w:bCs/>
          <w:i/>
          <w:iCs/>
        </w:rPr>
        <w:t xml:space="preserve">Barang-barang industrial </w:t>
      </w:r>
      <w:del w:id="32" w:author="William Chandra" w:date="2022-12-01T15:34:00Z">
        <w:r>
          <w:rPr>
            <w:bCs/>
            <w:iCs/>
          </w:rPr>
          <w:delText xml:space="preserve"> di </w:delText>
        </w:r>
        <w:r>
          <w:delText>PT. Semarang Autocomp Manufacturing Indonesia</w:delText>
        </w:r>
      </w:del>
      <w:ins w:id="33" w:author="William Chandra" w:date="2022-12-01T15:34:00Z">
        <w:r>
          <w:rPr>
            <w:bCs/>
            <w:iCs/>
          </w:rPr>
          <w:t>oleh Pihak Kedua</w:t>
        </w:r>
      </w:ins>
      <w:r>
        <w:t xml:space="preserve"> dengan detail produk</w:t>
      </w:r>
      <w:r>
        <w:rPr>
          <w:bCs/>
          <w:iCs/>
        </w:rPr>
        <w:t xml:space="preserve"> :</w:t>
      </w:r>
    </w:p>
    <w:tbl>
      <w:tblPr>
        <w:tblW w:w="9972" w:type="dxa"/>
        <w:tblLayout w:type="fixed"/>
        <w:tblCellMar>
          <w:left w:w="113" w:type="dxa"/>
        </w:tblCellMar>
        <w:tblLook w:val="04A0" w:firstRow="1" w:lastRow="0" w:firstColumn="1" w:lastColumn="0" w:noHBand="0" w:noVBand="1"/>
        <w:tblPrChange w:id="34" w:author="ROHAYATI" w:date="2023-02-27T12:51:00Z">
          <w:tblPr>
            <w:tblW w:w="0" w:type="auto"/>
            <w:tblLayout w:type="fixed"/>
            <w:tblCellMar>
              <w:left w:w="113" w:type="dxa"/>
            </w:tblCellMar>
            <w:tblLook w:val="04A0" w:firstRow="1" w:lastRow="0" w:firstColumn="1" w:lastColumn="0" w:noHBand="0" w:noVBand="1"/>
          </w:tblPr>
        </w:tblPrChange>
      </w:tblPr>
      <w:tblGrid>
        <w:gridCol w:w="663"/>
        <w:gridCol w:w="1502"/>
        <w:gridCol w:w="3500"/>
        <w:gridCol w:w="1710"/>
        <w:gridCol w:w="1081"/>
        <w:gridCol w:w="1516"/>
        <w:tblGridChange w:id="35">
          <w:tblGrid>
            <w:gridCol w:w="663"/>
            <w:gridCol w:w="1502"/>
            <w:gridCol w:w="2601"/>
            <w:gridCol w:w="1984"/>
            <w:gridCol w:w="1706"/>
            <w:gridCol w:w="1516"/>
          </w:tblGrid>
        </w:tblGridChange>
      </w:tblGrid>
      <w:tr w:rsidR="00B2050B" w14:paraId="7FFD4A61" w14:textId="77777777" w:rsidTr="00207788">
        <w:tc>
          <w:tcPr>
            <w:tcW w:w="663" w:type="dxa"/>
            <w:tcBorders>
              <w:top w:val="single" w:sz="4" w:space="0" w:color="000000"/>
              <w:left w:val="single" w:sz="4" w:space="0" w:color="000000"/>
              <w:bottom w:val="single" w:sz="4" w:space="0" w:color="000000"/>
              <w:right w:val="single" w:sz="4" w:space="0" w:color="000000"/>
            </w:tcBorders>
            <w:shd w:val="clear" w:color="auto" w:fill="auto"/>
            <w:tcPrChange w:id="36" w:author="ROHAYATI" w:date="2023-02-27T12:51:00Z">
              <w:tcPr>
                <w:tcW w:w="663" w:type="dxa"/>
                <w:tcBorders>
                  <w:top w:val="single" w:sz="4" w:space="0" w:color="000000"/>
                  <w:left w:val="single" w:sz="4" w:space="0" w:color="000000"/>
                  <w:bottom w:val="single" w:sz="4" w:space="0" w:color="000000"/>
                  <w:right w:val="single" w:sz="4" w:space="0" w:color="000000"/>
                </w:tcBorders>
                <w:shd w:val="clear" w:color="auto" w:fill="auto"/>
              </w:tcPr>
            </w:tcPrChange>
          </w:tcPr>
          <w:p w14:paraId="2945B019" w14:textId="77777777" w:rsidR="00B2050B" w:rsidRDefault="00D10BAF">
            <w:pPr>
              <w:spacing w:line="276" w:lineRule="auto"/>
              <w:ind w:left="426" w:hanging="426"/>
              <w:jc w:val="both"/>
            </w:pPr>
            <w:r>
              <w:t>No.</w:t>
            </w:r>
          </w:p>
        </w:tc>
        <w:tc>
          <w:tcPr>
            <w:tcW w:w="1502" w:type="dxa"/>
            <w:tcBorders>
              <w:top w:val="single" w:sz="4" w:space="0" w:color="000000"/>
              <w:left w:val="single" w:sz="4" w:space="0" w:color="000000"/>
              <w:bottom w:val="single" w:sz="4" w:space="0" w:color="000000"/>
              <w:right w:val="single" w:sz="4" w:space="0" w:color="000000"/>
            </w:tcBorders>
            <w:shd w:val="clear" w:color="auto" w:fill="auto"/>
            <w:tcPrChange w:id="37" w:author="ROHAYATI" w:date="2023-02-27T12:51:00Z">
              <w:tcPr>
                <w:tcW w:w="1502" w:type="dxa"/>
                <w:tcBorders>
                  <w:top w:val="single" w:sz="4" w:space="0" w:color="000000"/>
                  <w:left w:val="single" w:sz="4" w:space="0" w:color="000000"/>
                  <w:bottom w:val="single" w:sz="4" w:space="0" w:color="000000"/>
                  <w:right w:val="single" w:sz="4" w:space="0" w:color="000000"/>
                </w:tcBorders>
                <w:shd w:val="clear" w:color="auto" w:fill="auto"/>
              </w:tcPr>
            </w:tcPrChange>
          </w:tcPr>
          <w:p w14:paraId="718165ED" w14:textId="77777777" w:rsidR="00B2050B" w:rsidRDefault="00D10BAF">
            <w:pPr>
              <w:ind w:left="426" w:hanging="426"/>
              <w:jc w:val="both"/>
            </w:pPr>
            <w:ins w:id="38" w:author="William Chandra" w:date="2022-12-01T15:34:00Z">
              <w:r>
                <w:t>Kode Produk</w:t>
              </w:r>
            </w:ins>
            <w:del w:id="39" w:author="William Chandra" w:date="2022-12-01T15:34:00Z">
              <w:r>
                <w:delText>Barang</w:delText>
              </w:r>
            </w:del>
          </w:p>
        </w:tc>
        <w:tc>
          <w:tcPr>
            <w:tcW w:w="3500" w:type="dxa"/>
            <w:tcBorders>
              <w:top w:val="single" w:sz="4" w:space="0" w:color="000000"/>
              <w:left w:val="single" w:sz="4" w:space="0" w:color="000000"/>
              <w:bottom w:val="single" w:sz="4" w:space="0" w:color="000000"/>
              <w:right w:val="single" w:sz="4" w:space="0" w:color="000000"/>
            </w:tcBorders>
            <w:shd w:val="clear" w:color="auto" w:fill="auto"/>
            <w:tcPrChange w:id="40" w:author="ROHAYATI" w:date="2023-02-27T12:51:00Z">
              <w:tcPr>
                <w:tcW w:w="2601" w:type="dxa"/>
                <w:tcBorders>
                  <w:top w:val="single" w:sz="4" w:space="0" w:color="000000"/>
                  <w:left w:val="single" w:sz="4" w:space="0" w:color="000000"/>
                  <w:bottom w:val="single" w:sz="4" w:space="0" w:color="000000"/>
                  <w:right w:val="single" w:sz="4" w:space="0" w:color="000000"/>
                </w:tcBorders>
                <w:shd w:val="clear" w:color="auto" w:fill="auto"/>
              </w:tcPr>
            </w:tcPrChange>
          </w:tcPr>
          <w:p w14:paraId="0C3033CE" w14:textId="77777777" w:rsidR="00B2050B" w:rsidRDefault="00D10BAF">
            <w:pPr>
              <w:ind w:left="426" w:hanging="426"/>
              <w:jc w:val="both"/>
            </w:pPr>
            <w:r>
              <w:t>Deskripsi</w:t>
            </w:r>
            <w:ins w:id="41" w:author="William Chandra" w:date="2022-12-01T15:34:00Z">
              <w:r>
                <w:t xml:space="preserve"> Produk</w:t>
              </w:r>
            </w:ins>
          </w:p>
        </w:tc>
        <w:tc>
          <w:tcPr>
            <w:tcW w:w="1710" w:type="dxa"/>
            <w:tcBorders>
              <w:top w:val="single" w:sz="4" w:space="0" w:color="000000"/>
              <w:left w:val="single" w:sz="4" w:space="0" w:color="000000"/>
              <w:bottom w:val="single" w:sz="4" w:space="0" w:color="000000"/>
              <w:right w:val="single" w:sz="4" w:space="0" w:color="000000"/>
            </w:tcBorders>
            <w:shd w:val="clear" w:color="auto" w:fill="auto"/>
            <w:tcPrChange w:id="42" w:author="ROHAYATI" w:date="2023-02-27T12:51:00Z">
              <w:tcPr>
                <w:tcW w:w="1984" w:type="dxa"/>
                <w:tcBorders>
                  <w:top w:val="single" w:sz="4" w:space="0" w:color="000000"/>
                  <w:left w:val="single" w:sz="4" w:space="0" w:color="000000"/>
                  <w:bottom w:val="single" w:sz="4" w:space="0" w:color="000000"/>
                  <w:right w:val="single" w:sz="4" w:space="0" w:color="000000"/>
                </w:tcBorders>
                <w:shd w:val="clear" w:color="auto" w:fill="auto"/>
              </w:tcPr>
            </w:tcPrChange>
          </w:tcPr>
          <w:p w14:paraId="30401F4F" w14:textId="77777777" w:rsidR="00B2050B" w:rsidRDefault="00D10BAF">
            <w:pPr>
              <w:ind w:left="426" w:hanging="426"/>
              <w:jc w:val="both"/>
            </w:pPr>
            <w:r>
              <w:t>Harga</w:t>
            </w:r>
            <w:ins w:id="43" w:author="William Chandra" w:date="2022-12-01T15:34:00Z">
              <w:r>
                <w:t xml:space="preserve"> Satuan</w:t>
              </w:r>
            </w:ins>
          </w:p>
        </w:tc>
        <w:tc>
          <w:tcPr>
            <w:tcW w:w="1081" w:type="dxa"/>
            <w:tcBorders>
              <w:top w:val="single" w:sz="4" w:space="0" w:color="000000"/>
              <w:left w:val="single" w:sz="4" w:space="0" w:color="000000"/>
              <w:bottom w:val="single" w:sz="4" w:space="0" w:color="000000"/>
              <w:right w:val="single" w:sz="4" w:space="0" w:color="000000"/>
            </w:tcBorders>
            <w:shd w:val="clear" w:color="auto" w:fill="auto"/>
            <w:tcPrChange w:id="44" w:author="ROHAYATI" w:date="2023-02-27T12:51:00Z">
              <w:tcPr>
                <w:tcW w:w="1706" w:type="dxa"/>
                <w:tcBorders>
                  <w:top w:val="single" w:sz="4" w:space="0" w:color="000000"/>
                  <w:left w:val="single" w:sz="4" w:space="0" w:color="000000"/>
                  <w:bottom w:val="single" w:sz="4" w:space="0" w:color="000000"/>
                  <w:right w:val="single" w:sz="4" w:space="0" w:color="000000"/>
                </w:tcBorders>
                <w:shd w:val="clear" w:color="auto" w:fill="auto"/>
              </w:tcPr>
            </w:tcPrChange>
          </w:tcPr>
          <w:p w14:paraId="26FDD964" w14:textId="77777777" w:rsidR="00B2050B" w:rsidRDefault="00D10BAF">
            <w:pPr>
              <w:ind w:left="426" w:hanging="426"/>
              <w:jc w:val="both"/>
            </w:pPr>
            <w:del w:id="45" w:author="William Chandra" w:date="2022-12-01T15:34:00Z">
              <w:r>
                <w:delText>Satuan</w:delText>
              </w:r>
            </w:del>
            <w:ins w:id="46" w:author="William Chandra" w:date="2022-12-01T15:34:00Z">
              <w:r>
                <w:t>Jumlah</w:t>
              </w:r>
            </w:ins>
          </w:p>
        </w:tc>
        <w:tc>
          <w:tcPr>
            <w:tcW w:w="1516" w:type="dxa"/>
            <w:tcBorders>
              <w:top w:val="single" w:sz="4" w:space="0" w:color="000000"/>
              <w:left w:val="single" w:sz="4" w:space="0" w:color="000000"/>
              <w:bottom w:val="single" w:sz="4" w:space="0" w:color="000000"/>
              <w:right w:val="single" w:sz="4" w:space="0" w:color="000000"/>
            </w:tcBorders>
            <w:shd w:val="clear" w:color="auto" w:fill="auto"/>
            <w:tcPrChange w:id="47" w:author="ROHAYATI" w:date="2023-02-27T12:51:00Z">
              <w:tcPr>
                <w:tcW w:w="1516" w:type="dxa"/>
                <w:tcBorders>
                  <w:top w:val="single" w:sz="4" w:space="0" w:color="000000"/>
                  <w:left w:val="single" w:sz="4" w:space="0" w:color="000000"/>
                  <w:bottom w:val="single" w:sz="4" w:space="0" w:color="000000"/>
                  <w:right w:val="single" w:sz="4" w:space="0" w:color="000000"/>
                </w:tcBorders>
                <w:shd w:val="clear" w:color="auto" w:fill="auto"/>
              </w:tcPr>
            </w:tcPrChange>
          </w:tcPr>
          <w:p w14:paraId="738993F0" w14:textId="77777777" w:rsidR="00B2050B" w:rsidRDefault="00D10BAF">
            <w:pPr>
              <w:ind w:left="426" w:hanging="426"/>
              <w:jc w:val="both"/>
            </w:pPr>
            <w:r>
              <w:t>Garansi</w:t>
            </w:r>
          </w:p>
        </w:tc>
      </w:tr>
      <w:tr w:rsidR="00207788" w14:paraId="1A0DF7FE" w14:textId="77777777" w:rsidTr="00207788">
        <w:trPr>
          <w:ins w:id="48" w:author="ROHAYATI" w:date="2023-02-27T12:48:00Z"/>
        </w:trPr>
        <w:tc>
          <w:tcPr>
            <w:tcW w:w="663" w:type="dxa"/>
            <w:tcBorders>
              <w:top w:val="single" w:sz="4" w:space="0" w:color="000000"/>
              <w:left w:val="single" w:sz="4" w:space="0" w:color="000000"/>
              <w:bottom w:val="single" w:sz="4" w:space="0" w:color="000000"/>
              <w:right w:val="single" w:sz="4" w:space="0" w:color="000000"/>
            </w:tcBorders>
            <w:shd w:val="clear" w:color="auto" w:fill="auto"/>
            <w:tcPrChange w:id="49" w:author="ROHAYATI" w:date="2023-02-27T12:51:00Z">
              <w:tcPr>
                <w:tcW w:w="663" w:type="dxa"/>
                <w:tcBorders>
                  <w:top w:val="single" w:sz="4" w:space="0" w:color="000000"/>
                  <w:left w:val="single" w:sz="4" w:space="0" w:color="000000"/>
                  <w:bottom w:val="single" w:sz="4" w:space="0" w:color="000000"/>
                  <w:right w:val="single" w:sz="4" w:space="0" w:color="000000"/>
                </w:tcBorders>
                <w:shd w:val="clear" w:color="auto" w:fill="auto"/>
              </w:tcPr>
            </w:tcPrChange>
          </w:tcPr>
          <w:p w14:paraId="36811F9D" w14:textId="1B258C41" w:rsidR="00207788" w:rsidRDefault="00207788" w:rsidP="00207788">
            <w:pPr>
              <w:ind w:left="426" w:hanging="426"/>
              <w:jc w:val="both"/>
              <w:rPr>
                <w:ins w:id="50" w:author="ROHAYATI" w:date="2023-02-27T12:48:00Z"/>
              </w:rPr>
            </w:pPr>
            <w:ins w:id="51" w:author="ROHAYATI" w:date="2023-02-27T12:48:00Z">
              <w:r>
                <w:t>1</w:t>
              </w:r>
            </w:ins>
          </w:p>
        </w:tc>
        <w:tc>
          <w:tcPr>
            <w:tcW w:w="1502" w:type="dxa"/>
            <w:tcBorders>
              <w:top w:val="single" w:sz="4" w:space="0" w:color="000000"/>
              <w:left w:val="single" w:sz="4" w:space="0" w:color="000000"/>
              <w:bottom w:val="single" w:sz="4" w:space="0" w:color="000000"/>
              <w:right w:val="single" w:sz="4" w:space="0" w:color="000000"/>
            </w:tcBorders>
            <w:shd w:val="clear" w:color="auto" w:fill="auto"/>
            <w:tcPrChange w:id="52" w:author="ROHAYATI" w:date="2023-02-27T12:51:00Z">
              <w:tcPr>
                <w:tcW w:w="1502" w:type="dxa"/>
                <w:tcBorders>
                  <w:top w:val="single" w:sz="4" w:space="0" w:color="000000"/>
                  <w:left w:val="single" w:sz="4" w:space="0" w:color="000000"/>
                  <w:bottom w:val="single" w:sz="4" w:space="0" w:color="000000"/>
                  <w:right w:val="single" w:sz="4" w:space="0" w:color="000000"/>
                </w:tcBorders>
                <w:shd w:val="clear" w:color="auto" w:fill="auto"/>
              </w:tcPr>
            </w:tcPrChange>
          </w:tcPr>
          <w:p w14:paraId="12A698AC" w14:textId="31853AF3" w:rsidR="00207788" w:rsidRDefault="00207788" w:rsidP="00207788">
            <w:pPr>
              <w:ind w:left="426" w:hanging="426"/>
              <w:jc w:val="both"/>
              <w:rPr>
                <w:ins w:id="53" w:author="ROHAYATI" w:date="2023-02-27T12:48:00Z"/>
                <w:sz w:val="20"/>
                <w:szCs w:val="20"/>
              </w:rPr>
            </w:pPr>
            <w:ins w:id="54" w:author="ROHAYATI" w:date="2023-02-27T12:49:00Z">
              <w:r w:rsidRPr="00207788">
                <w:rPr>
                  <w:sz w:val="20"/>
                  <w:szCs w:val="20"/>
                </w:rPr>
                <w:t>KW1000539</w:t>
              </w:r>
            </w:ins>
          </w:p>
        </w:tc>
        <w:tc>
          <w:tcPr>
            <w:tcW w:w="3500" w:type="dxa"/>
            <w:tcBorders>
              <w:top w:val="single" w:sz="4" w:space="0" w:color="000000"/>
              <w:left w:val="single" w:sz="4" w:space="0" w:color="000000"/>
              <w:bottom w:val="single" w:sz="4" w:space="0" w:color="000000"/>
              <w:right w:val="single" w:sz="4" w:space="0" w:color="000000"/>
            </w:tcBorders>
            <w:shd w:val="clear" w:color="auto" w:fill="auto"/>
            <w:tcPrChange w:id="55" w:author="ROHAYATI" w:date="2023-02-27T12:51:00Z">
              <w:tcPr>
                <w:tcW w:w="2601" w:type="dxa"/>
                <w:tcBorders>
                  <w:top w:val="single" w:sz="4" w:space="0" w:color="000000"/>
                  <w:left w:val="single" w:sz="4" w:space="0" w:color="000000"/>
                  <w:bottom w:val="single" w:sz="4" w:space="0" w:color="000000"/>
                  <w:right w:val="single" w:sz="4" w:space="0" w:color="000000"/>
                </w:tcBorders>
                <w:shd w:val="clear" w:color="auto" w:fill="auto"/>
              </w:tcPr>
            </w:tcPrChange>
          </w:tcPr>
          <w:p w14:paraId="1C3BAF6A" w14:textId="1F0D2A06" w:rsidR="00207788" w:rsidRDefault="00207788">
            <w:pPr>
              <w:ind w:left="426" w:hanging="426"/>
              <w:rPr>
                <w:ins w:id="56" w:author="ROHAYATI" w:date="2023-02-27T12:48:00Z"/>
              </w:rPr>
              <w:pPrChange w:id="57" w:author="ROHAYATI" w:date="2023-02-27T12:50:00Z">
                <w:pPr>
                  <w:ind w:left="426" w:hanging="426"/>
                  <w:jc w:val="both"/>
                </w:pPr>
              </w:pPrChange>
            </w:pPr>
            <w:ins w:id="58" w:author="ROHAYATI" w:date="2023-02-27T12:50:00Z">
              <w:r>
                <w:t>Spectacle Flexible Temple Clear</w:t>
              </w:r>
            </w:ins>
          </w:p>
        </w:tc>
        <w:tc>
          <w:tcPr>
            <w:tcW w:w="1710" w:type="dxa"/>
            <w:tcBorders>
              <w:top w:val="single" w:sz="4" w:space="0" w:color="000000"/>
              <w:left w:val="single" w:sz="4" w:space="0" w:color="000000"/>
              <w:bottom w:val="single" w:sz="4" w:space="0" w:color="000000"/>
              <w:right w:val="single" w:sz="4" w:space="0" w:color="000000"/>
            </w:tcBorders>
            <w:shd w:val="clear" w:color="auto" w:fill="auto"/>
            <w:tcPrChange w:id="59" w:author="ROHAYATI" w:date="2023-02-27T12:51:00Z">
              <w:tcPr>
                <w:tcW w:w="1984" w:type="dxa"/>
                <w:tcBorders>
                  <w:top w:val="single" w:sz="4" w:space="0" w:color="000000"/>
                  <w:left w:val="single" w:sz="4" w:space="0" w:color="000000"/>
                  <w:bottom w:val="single" w:sz="4" w:space="0" w:color="000000"/>
                  <w:right w:val="single" w:sz="4" w:space="0" w:color="000000"/>
                </w:tcBorders>
                <w:shd w:val="clear" w:color="auto" w:fill="auto"/>
              </w:tcPr>
            </w:tcPrChange>
          </w:tcPr>
          <w:p w14:paraId="38C54070" w14:textId="57FD69AD" w:rsidR="00207788" w:rsidRDefault="00207788" w:rsidP="00207788">
            <w:pPr>
              <w:ind w:left="426" w:hanging="426"/>
              <w:jc w:val="both"/>
              <w:rPr>
                <w:ins w:id="60" w:author="ROHAYATI" w:date="2023-02-27T12:48:00Z"/>
              </w:rPr>
            </w:pPr>
            <w:ins w:id="61" w:author="ROHAYATI" w:date="2023-02-27T12:52:00Z">
              <w:r>
                <w:t>Rp. 39.216,-</w:t>
              </w:r>
            </w:ins>
          </w:p>
        </w:tc>
        <w:tc>
          <w:tcPr>
            <w:tcW w:w="1081" w:type="dxa"/>
            <w:tcBorders>
              <w:top w:val="single" w:sz="4" w:space="0" w:color="000000"/>
              <w:left w:val="single" w:sz="4" w:space="0" w:color="000000"/>
              <w:bottom w:val="single" w:sz="4" w:space="0" w:color="000000"/>
              <w:right w:val="single" w:sz="4" w:space="0" w:color="000000"/>
            </w:tcBorders>
            <w:shd w:val="clear" w:color="auto" w:fill="auto"/>
            <w:tcPrChange w:id="62" w:author="ROHAYATI" w:date="2023-02-27T12:51:00Z">
              <w:tcPr>
                <w:tcW w:w="1706" w:type="dxa"/>
                <w:tcBorders>
                  <w:top w:val="single" w:sz="4" w:space="0" w:color="000000"/>
                  <w:left w:val="single" w:sz="4" w:space="0" w:color="000000"/>
                  <w:bottom w:val="single" w:sz="4" w:space="0" w:color="000000"/>
                  <w:right w:val="single" w:sz="4" w:space="0" w:color="000000"/>
                </w:tcBorders>
                <w:shd w:val="clear" w:color="auto" w:fill="auto"/>
              </w:tcPr>
            </w:tcPrChange>
          </w:tcPr>
          <w:p w14:paraId="0245D4BE" w14:textId="2FCBFDD2" w:rsidR="00207788" w:rsidRDefault="00207788" w:rsidP="00207788">
            <w:pPr>
              <w:ind w:left="426" w:hanging="426"/>
              <w:jc w:val="both"/>
              <w:rPr>
                <w:ins w:id="63" w:author="ROHAYATI" w:date="2023-02-27T12:48:00Z"/>
              </w:rPr>
            </w:pPr>
            <w:ins w:id="64" w:author="ROHAYATI" w:date="2023-02-27T12:52:00Z">
              <w:r>
                <w:t>1</w:t>
              </w:r>
            </w:ins>
          </w:p>
        </w:tc>
        <w:tc>
          <w:tcPr>
            <w:tcW w:w="1516" w:type="dxa"/>
            <w:tcBorders>
              <w:top w:val="single" w:sz="4" w:space="0" w:color="000000"/>
              <w:left w:val="single" w:sz="4" w:space="0" w:color="000000"/>
              <w:bottom w:val="single" w:sz="4" w:space="0" w:color="000000"/>
              <w:right w:val="single" w:sz="4" w:space="0" w:color="000000"/>
            </w:tcBorders>
            <w:shd w:val="clear" w:color="auto" w:fill="auto"/>
            <w:tcPrChange w:id="65" w:author="ROHAYATI" w:date="2023-02-27T12:51:00Z">
              <w:tcPr>
                <w:tcW w:w="1516" w:type="dxa"/>
                <w:tcBorders>
                  <w:top w:val="single" w:sz="4" w:space="0" w:color="000000"/>
                  <w:left w:val="single" w:sz="4" w:space="0" w:color="000000"/>
                  <w:bottom w:val="single" w:sz="4" w:space="0" w:color="000000"/>
                  <w:right w:val="single" w:sz="4" w:space="0" w:color="000000"/>
                </w:tcBorders>
                <w:shd w:val="clear" w:color="auto" w:fill="auto"/>
              </w:tcPr>
            </w:tcPrChange>
          </w:tcPr>
          <w:p w14:paraId="4BFF3E83" w14:textId="2861800B" w:rsidR="00207788" w:rsidRDefault="00207788" w:rsidP="00207788">
            <w:pPr>
              <w:ind w:left="426" w:hanging="426"/>
              <w:jc w:val="both"/>
              <w:rPr>
                <w:ins w:id="66" w:author="ROHAYATI" w:date="2023-02-27T12:48:00Z"/>
              </w:rPr>
            </w:pPr>
            <w:ins w:id="67" w:author="ROHAYATI" w:date="2023-02-27T12:52:00Z">
              <w:r w:rsidRPr="00D536CF">
                <w:t>Tidak Ada</w:t>
              </w:r>
            </w:ins>
          </w:p>
        </w:tc>
      </w:tr>
      <w:tr w:rsidR="00207788" w14:paraId="4CB5707B" w14:textId="77777777" w:rsidTr="00207788">
        <w:trPr>
          <w:ins w:id="68" w:author="ROHAYATI" w:date="2023-02-27T12:48:00Z"/>
        </w:trPr>
        <w:tc>
          <w:tcPr>
            <w:tcW w:w="663" w:type="dxa"/>
            <w:tcBorders>
              <w:top w:val="single" w:sz="4" w:space="0" w:color="000000"/>
              <w:left w:val="single" w:sz="4" w:space="0" w:color="000000"/>
              <w:bottom w:val="single" w:sz="4" w:space="0" w:color="000000"/>
              <w:right w:val="single" w:sz="4" w:space="0" w:color="000000"/>
            </w:tcBorders>
            <w:shd w:val="clear" w:color="auto" w:fill="auto"/>
            <w:tcPrChange w:id="69" w:author="ROHAYATI" w:date="2023-02-27T12:51:00Z">
              <w:tcPr>
                <w:tcW w:w="663" w:type="dxa"/>
                <w:tcBorders>
                  <w:top w:val="single" w:sz="4" w:space="0" w:color="000000"/>
                  <w:left w:val="single" w:sz="4" w:space="0" w:color="000000"/>
                  <w:bottom w:val="single" w:sz="4" w:space="0" w:color="000000"/>
                  <w:right w:val="single" w:sz="4" w:space="0" w:color="000000"/>
                </w:tcBorders>
                <w:shd w:val="clear" w:color="auto" w:fill="auto"/>
              </w:tcPr>
            </w:tcPrChange>
          </w:tcPr>
          <w:p w14:paraId="24EF91EF" w14:textId="4F34846C" w:rsidR="00207788" w:rsidRDefault="00207788" w:rsidP="00207788">
            <w:pPr>
              <w:ind w:left="426" w:hanging="426"/>
              <w:jc w:val="both"/>
              <w:rPr>
                <w:ins w:id="70" w:author="ROHAYATI" w:date="2023-02-27T12:48:00Z"/>
              </w:rPr>
            </w:pPr>
            <w:ins w:id="71" w:author="ROHAYATI" w:date="2023-02-27T12:51:00Z">
              <w:r>
                <w:t>2</w:t>
              </w:r>
            </w:ins>
          </w:p>
        </w:tc>
        <w:tc>
          <w:tcPr>
            <w:tcW w:w="1502" w:type="dxa"/>
            <w:tcBorders>
              <w:top w:val="single" w:sz="4" w:space="0" w:color="000000"/>
              <w:left w:val="single" w:sz="4" w:space="0" w:color="000000"/>
              <w:bottom w:val="single" w:sz="4" w:space="0" w:color="000000"/>
              <w:right w:val="single" w:sz="4" w:space="0" w:color="000000"/>
            </w:tcBorders>
            <w:shd w:val="clear" w:color="auto" w:fill="auto"/>
            <w:tcPrChange w:id="72" w:author="ROHAYATI" w:date="2023-02-27T12:51:00Z">
              <w:tcPr>
                <w:tcW w:w="1502" w:type="dxa"/>
                <w:tcBorders>
                  <w:top w:val="single" w:sz="4" w:space="0" w:color="000000"/>
                  <w:left w:val="single" w:sz="4" w:space="0" w:color="000000"/>
                  <w:bottom w:val="single" w:sz="4" w:space="0" w:color="000000"/>
                  <w:right w:val="single" w:sz="4" w:space="0" w:color="000000"/>
                </w:tcBorders>
                <w:shd w:val="clear" w:color="auto" w:fill="auto"/>
              </w:tcPr>
            </w:tcPrChange>
          </w:tcPr>
          <w:p w14:paraId="15BE3C51" w14:textId="70D5E185" w:rsidR="00207788" w:rsidRDefault="00207788" w:rsidP="00207788">
            <w:pPr>
              <w:ind w:left="426" w:hanging="426"/>
              <w:jc w:val="both"/>
              <w:rPr>
                <w:ins w:id="73" w:author="ROHAYATI" w:date="2023-02-27T12:48:00Z"/>
                <w:sz w:val="20"/>
                <w:szCs w:val="20"/>
              </w:rPr>
            </w:pPr>
            <w:ins w:id="74" w:author="ROHAYATI" w:date="2023-02-27T12:51:00Z">
              <w:r w:rsidRPr="00207788">
                <w:rPr>
                  <w:sz w:val="20"/>
                  <w:szCs w:val="20"/>
                </w:rPr>
                <w:t>KW0101358</w:t>
              </w:r>
            </w:ins>
          </w:p>
        </w:tc>
        <w:tc>
          <w:tcPr>
            <w:tcW w:w="3500" w:type="dxa"/>
            <w:tcBorders>
              <w:top w:val="single" w:sz="4" w:space="0" w:color="000000"/>
              <w:left w:val="single" w:sz="4" w:space="0" w:color="000000"/>
              <w:bottom w:val="single" w:sz="4" w:space="0" w:color="000000"/>
              <w:right w:val="single" w:sz="4" w:space="0" w:color="000000"/>
            </w:tcBorders>
            <w:shd w:val="clear" w:color="auto" w:fill="auto"/>
            <w:tcPrChange w:id="75" w:author="ROHAYATI" w:date="2023-02-27T12:51:00Z">
              <w:tcPr>
                <w:tcW w:w="2601" w:type="dxa"/>
                <w:tcBorders>
                  <w:top w:val="single" w:sz="4" w:space="0" w:color="000000"/>
                  <w:left w:val="single" w:sz="4" w:space="0" w:color="000000"/>
                  <w:bottom w:val="single" w:sz="4" w:space="0" w:color="000000"/>
                  <w:right w:val="single" w:sz="4" w:space="0" w:color="000000"/>
                </w:tcBorders>
                <w:shd w:val="clear" w:color="auto" w:fill="auto"/>
              </w:tcPr>
            </w:tcPrChange>
          </w:tcPr>
          <w:p w14:paraId="3E1CB5A2" w14:textId="1B5505BE" w:rsidR="00207788" w:rsidRDefault="00207788" w:rsidP="00207788">
            <w:pPr>
              <w:ind w:left="426" w:hanging="426"/>
              <w:jc w:val="both"/>
              <w:rPr>
                <w:ins w:id="76" w:author="ROHAYATI" w:date="2023-02-27T12:48:00Z"/>
              </w:rPr>
            </w:pPr>
            <w:ins w:id="77" w:author="ROHAYATI" w:date="2023-02-27T12:51:00Z">
              <w:r>
                <w:t>Diagonal Cutter Plier 6inch</w:t>
              </w:r>
            </w:ins>
          </w:p>
        </w:tc>
        <w:tc>
          <w:tcPr>
            <w:tcW w:w="1710" w:type="dxa"/>
            <w:tcBorders>
              <w:top w:val="single" w:sz="4" w:space="0" w:color="000000"/>
              <w:left w:val="single" w:sz="4" w:space="0" w:color="000000"/>
              <w:bottom w:val="single" w:sz="4" w:space="0" w:color="000000"/>
              <w:right w:val="single" w:sz="4" w:space="0" w:color="000000"/>
            </w:tcBorders>
            <w:shd w:val="clear" w:color="auto" w:fill="auto"/>
            <w:tcPrChange w:id="78" w:author="ROHAYATI" w:date="2023-02-27T12:51:00Z">
              <w:tcPr>
                <w:tcW w:w="1984" w:type="dxa"/>
                <w:tcBorders>
                  <w:top w:val="single" w:sz="4" w:space="0" w:color="000000"/>
                  <w:left w:val="single" w:sz="4" w:space="0" w:color="000000"/>
                  <w:bottom w:val="single" w:sz="4" w:space="0" w:color="000000"/>
                  <w:right w:val="single" w:sz="4" w:space="0" w:color="000000"/>
                </w:tcBorders>
                <w:shd w:val="clear" w:color="auto" w:fill="auto"/>
              </w:tcPr>
            </w:tcPrChange>
          </w:tcPr>
          <w:p w14:paraId="6E70E941" w14:textId="0067A094" w:rsidR="00207788" w:rsidRDefault="00207788" w:rsidP="00207788">
            <w:pPr>
              <w:ind w:left="426" w:hanging="426"/>
              <w:jc w:val="both"/>
              <w:rPr>
                <w:ins w:id="79" w:author="ROHAYATI" w:date="2023-02-27T12:48:00Z"/>
              </w:rPr>
            </w:pPr>
            <w:ins w:id="80" w:author="ROHAYATI" w:date="2023-02-27T12:51:00Z">
              <w:r>
                <w:t>Rp. 130.720,-</w:t>
              </w:r>
            </w:ins>
          </w:p>
        </w:tc>
        <w:tc>
          <w:tcPr>
            <w:tcW w:w="1081" w:type="dxa"/>
            <w:tcBorders>
              <w:top w:val="single" w:sz="4" w:space="0" w:color="000000"/>
              <w:left w:val="single" w:sz="4" w:space="0" w:color="000000"/>
              <w:bottom w:val="single" w:sz="4" w:space="0" w:color="000000"/>
              <w:right w:val="single" w:sz="4" w:space="0" w:color="000000"/>
            </w:tcBorders>
            <w:shd w:val="clear" w:color="auto" w:fill="auto"/>
            <w:tcPrChange w:id="81" w:author="ROHAYATI" w:date="2023-02-27T12:51:00Z">
              <w:tcPr>
                <w:tcW w:w="1706" w:type="dxa"/>
                <w:tcBorders>
                  <w:top w:val="single" w:sz="4" w:space="0" w:color="000000"/>
                  <w:left w:val="single" w:sz="4" w:space="0" w:color="000000"/>
                  <w:bottom w:val="single" w:sz="4" w:space="0" w:color="000000"/>
                  <w:right w:val="single" w:sz="4" w:space="0" w:color="000000"/>
                </w:tcBorders>
                <w:shd w:val="clear" w:color="auto" w:fill="auto"/>
              </w:tcPr>
            </w:tcPrChange>
          </w:tcPr>
          <w:p w14:paraId="7CB167E8" w14:textId="3FD53150" w:rsidR="00207788" w:rsidRDefault="00207788" w:rsidP="00207788">
            <w:pPr>
              <w:ind w:left="426" w:hanging="426"/>
              <w:jc w:val="both"/>
              <w:rPr>
                <w:ins w:id="82" w:author="ROHAYATI" w:date="2023-02-27T12:48:00Z"/>
              </w:rPr>
            </w:pPr>
            <w:ins w:id="83" w:author="ROHAYATI" w:date="2023-02-27T12:52:00Z">
              <w:r>
                <w:t>1</w:t>
              </w:r>
            </w:ins>
          </w:p>
        </w:tc>
        <w:tc>
          <w:tcPr>
            <w:tcW w:w="1516" w:type="dxa"/>
            <w:tcBorders>
              <w:top w:val="single" w:sz="4" w:space="0" w:color="000000"/>
              <w:left w:val="single" w:sz="4" w:space="0" w:color="000000"/>
              <w:bottom w:val="single" w:sz="4" w:space="0" w:color="000000"/>
              <w:right w:val="single" w:sz="4" w:space="0" w:color="000000"/>
            </w:tcBorders>
            <w:shd w:val="clear" w:color="auto" w:fill="auto"/>
            <w:tcPrChange w:id="84" w:author="ROHAYATI" w:date="2023-02-27T12:51:00Z">
              <w:tcPr>
                <w:tcW w:w="1516" w:type="dxa"/>
                <w:tcBorders>
                  <w:top w:val="single" w:sz="4" w:space="0" w:color="000000"/>
                  <w:left w:val="single" w:sz="4" w:space="0" w:color="000000"/>
                  <w:bottom w:val="single" w:sz="4" w:space="0" w:color="000000"/>
                  <w:right w:val="single" w:sz="4" w:space="0" w:color="000000"/>
                </w:tcBorders>
                <w:shd w:val="clear" w:color="auto" w:fill="auto"/>
              </w:tcPr>
            </w:tcPrChange>
          </w:tcPr>
          <w:p w14:paraId="3CEC34E1" w14:textId="3F79E8AF" w:rsidR="00207788" w:rsidRDefault="00207788" w:rsidP="00207788">
            <w:pPr>
              <w:ind w:left="426" w:hanging="426"/>
              <w:jc w:val="both"/>
              <w:rPr>
                <w:ins w:id="85" w:author="ROHAYATI" w:date="2023-02-27T12:48:00Z"/>
              </w:rPr>
            </w:pPr>
            <w:ins w:id="86" w:author="ROHAYATI" w:date="2023-02-27T12:52:00Z">
              <w:r w:rsidRPr="00D536CF">
                <w:t>Tidak Ada</w:t>
              </w:r>
            </w:ins>
          </w:p>
        </w:tc>
      </w:tr>
      <w:tr w:rsidR="00207788" w14:paraId="31F18FC7" w14:textId="77777777" w:rsidTr="00207788">
        <w:trPr>
          <w:ins w:id="87" w:author="ROHAYATI" w:date="2023-02-27T12:48:00Z"/>
        </w:trPr>
        <w:tc>
          <w:tcPr>
            <w:tcW w:w="663" w:type="dxa"/>
            <w:tcBorders>
              <w:top w:val="single" w:sz="4" w:space="0" w:color="000000"/>
              <w:left w:val="single" w:sz="4" w:space="0" w:color="000000"/>
              <w:bottom w:val="single" w:sz="4" w:space="0" w:color="000000"/>
              <w:right w:val="single" w:sz="4" w:space="0" w:color="000000"/>
            </w:tcBorders>
            <w:shd w:val="clear" w:color="auto" w:fill="auto"/>
            <w:tcPrChange w:id="88" w:author="ROHAYATI" w:date="2023-02-27T12:51:00Z">
              <w:tcPr>
                <w:tcW w:w="663" w:type="dxa"/>
                <w:tcBorders>
                  <w:top w:val="single" w:sz="4" w:space="0" w:color="000000"/>
                  <w:left w:val="single" w:sz="4" w:space="0" w:color="000000"/>
                  <w:bottom w:val="single" w:sz="4" w:space="0" w:color="000000"/>
                  <w:right w:val="single" w:sz="4" w:space="0" w:color="000000"/>
                </w:tcBorders>
                <w:shd w:val="clear" w:color="auto" w:fill="auto"/>
              </w:tcPr>
            </w:tcPrChange>
          </w:tcPr>
          <w:p w14:paraId="67A9093B" w14:textId="322B99AF" w:rsidR="00207788" w:rsidRDefault="00207788" w:rsidP="00207788">
            <w:pPr>
              <w:ind w:left="426" w:hanging="426"/>
              <w:jc w:val="both"/>
              <w:rPr>
                <w:ins w:id="89" w:author="ROHAYATI" w:date="2023-02-27T12:48:00Z"/>
              </w:rPr>
            </w:pPr>
            <w:ins w:id="90" w:author="ROHAYATI" w:date="2023-02-27T12:52:00Z">
              <w:r>
                <w:t>3</w:t>
              </w:r>
            </w:ins>
          </w:p>
        </w:tc>
        <w:tc>
          <w:tcPr>
            <w:tcW w:w="1502" w:type="dxa"/>
            <w:tcBorders>
              <w:top w:val="single" w:sz="4" w:space="0" w:color="000000"/>
              <w:left w:val="single" w:sz="4" w:space="0" w:color="000000"/>
              <w:bottom w:val="single" w:sz="4" w:space="0" w:color="000000"/>
              <w:right w:val="single" w:sz="4" w:space="0" w:color="000000"/>
            </w:tcBorders>
            <w:shd w:val="clear" w:color="auto" w:fill="auto"/>
            <w:tcPrChange w:id="91" w:author="ROHAYATI" w:date="2023-02-27T12:51:00Z">
              <w:tcPr>
                <w:tcW w:w="1502" w:type="dxa"/>
                <w:tcBorders>
                  <w:top w:val="single" w:sz="4" w:space="0" w:color="000000"/>
                  <w:left w:val="single" w:sz="4" w:space="0" w:color="000000"/>
                  <w:bottom w:val="single" w:sz="4" w:space="0" w:color="000000"/>
                  <w:right w:val="single" w:sz="4" w:space="0" w:color="000000"/>
                </w:tcBorders>
                <w:shd w:val="clear" w:color="auto" w:fill="auto"/>
              </w:tcPr>
            </w:tcPrChange>
          </w:tcPr>
          <w:p w14:paraId="5AD40183" w14:textId="2B2C4460" w:rsidR="00207788" w:rsidRDefault="00207788" w:rsidP="00207788">
            <w:pPr>
              <w:ind w:left="426" w:hanging="426"/>
              <w:jc w:val="both"/>
              <w:rPr>
                <w:ins w:id="92" w:author="ROHAYATI" w:date="2023-02-27T12:48:00Z"/>
                <w:sz w:val="20"/>
                <w:szCs w:val="20"/>
              </w:rPr>
            </w:pPr>
            <w:ins w:id="93" w:author="ROHAYATI" w:date="2023-02-27T12:52:00Z">
              <w:r w:rsidRPr="00207788">
                <w:rPr>
                  <w:sz w:val="20"/>
                  <w:szCs w:val="20"/>
                </w:rPr>
                <w:t>KW2001237</w:t>
              </w:r>
            </w:ins>
          </w:p>
        </w:tc>
        <w:tc>
          <w:tcPr>
            <w:tcW w:w="3500" w:type="dxa"/>
            <w:tcBorders>
              <w:top w:val="single" w:sz="4" w:space="0" w:color="000000"/>
              <w:left w:val="single" w:sz="4" w:space="0" w:color="000000"/>
              <w:bottom w:val="single" w:sz="4" w:space="0" w:color="000000"/>
              <w:right w:val="single" w:sz="4" w:space="0" w:color="000000"/>
            </w:tcBorders>
            <w:shd w:val="clear" w:color="auto" w:fill="auto"/>
            <w:tcPrChange w:id="94" w:author="ROHAYATI" w:date="2023-02-27T12:51:00Z">
              <w:tcPr>
                <w:tcW w:w="2601" w:type="dxa"/>
                <w:tcBorders>
                  <w:top w:val="single" w:sz="4" w:space="0" w:color="000000"/>
                  <w:left w:val="single" w:sz="4" w:space="0" w:color="000000"/>
                  <w:bottom w:val="single" w:sz="4" w:space="0" w:color="000000"/>
                  <w:right w:val="single" w:sz="4" w:space="0" w:color="000000"/>
                </w:tcBorders>
                <w:shd w:val="clear" w:color="auto" w:fill="auto"/>
              </w:tcPr>
            </w:tcPrChange>
          </w:tcPr>
          <w:p w14:paraId="124AD9B5" w14:textId="76FD8377" w:rsidR="00207788" w:rsidRDefault="00207788" w:rsidP="00207788">
            <w:pPr>
              <w:ind w:left="426" w:hanging="426"/>
              <w:jc w:val="both"/>
              <w:rPr>
                <w:ins w:id="95" w:author="ROHAYATI" w:date="2023-02-27T12:48:00Z"/>
              </w:rPr>
            </w:pPr>
            <w:ins w:id="96" w:author="ROHAYATI" w:date="2023-02-27T12:52:00Z">
              <w:r>
                <w:t>Soap Dispenser 400ml Single</w:t>
              </w:r>
            </w:ins>
          </w:p>
        </w:tc>
        <w:tc>
          <w:tcPr>
            <w:tcW w:w="1710" w:type="dxa"/>
            <w:tcBorders>
              <w:top w:val="single" w:sz="4" w:space="0" w:color="000000"/>
              <w:left w:val="single" w:sz="4" w:space="0" w:color="000000"/>
              <w:bottom w:val="single" w:sz="4" w:space="0" w:color="000000"/>
              <w:right w:val="single" w:sz="4" w:space="0" w:color="000000"/>
            </w:tcBorders>
            <w:shd w:val="clear" w:color="auto" w:fill="auto"/>
            <w:tcPrChange w:id="97" w:author="ROHAYATI" w:date="2023-02-27T12:51:00Z">
              <w:tcPr>
                <w:tcW w:w="1984" w:type="dxa"/>
                <w:tcBorders>
                  <w:top w:val="single" w:sz="4" w:space="0" w:color="000000"/>
                  <w:left w:val="single" w:sz="4" w:space="0" w:color="000000"/>
                  <w:bottom w:val="single" w:sz="4" w:space="0" w:color="000000"/>
                  <w:right w:val="single" w:sz="4" w:space="0" w:color="000000"/>
                </w:tcBorders>
                <w:shd w:val="clear" w:color="auto" w:fill="auto"/>
              </w:tcPr>
            </w:tcPrChange>
          </w:tcPr>
          <w:p w14:paraId="5C8EA36F" w14:textId="7A4A6E01" w:rsidR="00207788" w:rsidRDefault="00207788" w:rsidP="00207788">
            <w:pPr>
              <w:ind w:left="426" w:hanging="426"/>
              <w:jc w:val="both"/>
              <w:rPr>
                <w:ins w:id="98" w:author="ROHAYATI" w:date="2023-02-27T12:48:00Z"/>
              </w:rPr>
            </w:pPr>
            <w:ins w:id="99" w:author="ROHAYATI" w:date="2023-02-27T12:52:00Z">
              <w:r>
                <w:t>Rp. 125.560,-</w:t>
              </w:r>
            </w:ins>
          </w:p>
        </w:tc>
        <w:tc>
          <w:tcPr>
            <w:tcW w:w="1081" w:type="dxa"/>
            <w:tcBorders>
              <w:top w:val="single" w:sz="4" w:space="0" w:color="000000"/>
              <w:left w:val="single" w:sz="4" w:space="0" w:color="000000"/>
              <w:bottom w:val="single" w:sz="4" w:space="0" w:color="000000"/>
              <w:right w:val="single" w:sz="4" w:space="0" w:color="000000"/>
            </w:tcBorders>
            <w:shd w:val="clear" w:color="auto" w:fill="auto"/>
            <w:tcPrChange w:id="100" w:author="ROHAYATI" w:date="2023-02-27T12:51:00Z">
              <w:tcPr>
                <w:tcW w:w="1706" w:type="dxa"/>
                <w:tcBorders>
                  <w:top w:val="single" w:sz="4" w:space="0" w:color="000000"/>
                  <w:left w:val="single" w:sz="4" w:space="0" w:color="000000"/>
                  <w:bottom w:val="single" w:sz="4" w:space="0" w:color="000000"/>
                  <w:right w:val="single" w:sz="4" w:space="0" w:color="000000"/>
                </w:tcBorders>
                <w:shd w:val="clear" w:color="auto" w:fill="auto"/>
              </w:tcPr>
            </w:tcPrChange>
          </w:tcPr>
          <w:p w14:paraId="6720B961" w14:textId="146B0C29" w:rsidR="00207788" w:rsidRDefault="00207788" w:rsidP="00207788">
            <w:pPr>
              <w:ind w:left="426" w:hanging="426"/>
              <w:jc w:val="both"/>
              <w:rPr>
                <w:ins w:id="101" w:author="ROHAYATI" w:date="2023-02-27T12:48:00Z"/>
              </w:rPr>
            </w:pPr>
            <w:ins w:id="102" w:author="ROHAYATI" w:date="2023-02-27T12:53:00Z">
              <w:r>
                <w:t>1</w:t>
              </w:r>
            </w:ins>
          </w:p>
        </w:tc>
        <w:tc>
          <w:tcPr>
            <w:tcW w:w="1516" w:type="dxa"/>
            <w:tcBorders>
              <w:top w:val="single" w:sz="4" w:space="0" w:color="000000"/>
              <w:left w:val="single" w:sz="4" w:space="0" w:color="000000"/>
              <w:bottom w:val="single" w:sz="4" w:space="0" w:color="000000"/>
              <w:right w:val="single" w:sz="4" w:space="0" w:color="000000"/>
            </w:tcBorders>
            <w:shd w:val="clear" w:color="auto" w:fill="auto"/>
            <w:tcPrChange w:id="103" w:author="ROHAYATI" w:date="2023-02-27T12:51:00Z">
              <w:tcPr>
                <w:tcW w:w="1516" w:type="dxa"/>
                <w:tcBorders>
                  <w:top w:val="single" w:sz="4" w:space="0" w:color="000000"/>
                  <w:left w:val="single" w:sz="4" w:space="0" w:color="000000"/>
                  <w:bottom w:val="single" w:sz="4" w:space="0" w:color="000000"/>
                  <w:right w:val="single" w:sz="4" w:space="0" w:color="000000"/>
                </w:tcBorders>
                <w:shd w:val="clear" w:color="auto" w:fill="auto"/>
              </w:tcPr>
            </w:tcPrChange>
          </w:tcPr>
          <w:p w14:paraId="6D74B931" w14:textId="42E04E60" w:rsidR="00207788" w:rsidRDefault="00207788" w:rsidP="00207788">
            <w:pPr>
              <w:ind w:left="426" w:hanging="426"/>
              <w:jc w:val="both"/>
              <w:rPr>
                <w:ins w:id="104" w:author="ROHAYATI" w:date="2023-02-27T12:48:00Z"/>
              </w:rPr>
            </w:pPr>
            <w:ins w:id="105" w:author="ROHAYATI" w:date="2023-02-27T12:52:00Z">
              <w:r w:rsidRPr="00D536CF">
                <w:t>Tidak Ada</w:t>
              </w:r>
            </w:ins>
          </w:p>
        </w:tc>
      </w:tr>
      <w:tr w:rsidR="00B2050B" w14:paraId="3EE6B01F" w14:textId="77777777" w:rsidTr="00207788">
        <w:tc>
          <w:tcPr>
            <w:tcW w:w="663" w:type="dxa"/>
            <w:tcBorders>
              <w:top w:val="single" w:sz="4" w:space="0" w:color="000000"/>
              <w:left w:val="single" w:sz="4" w:space="0" w:color="000000"/>
              <w:bottom w:val="single" w:sz="4" w:space="0" w:color="000000"/>
              <w:right w:val="single" w:sz="4" w:space="0" w:color="000000"/>
            </w:tcBorders>
            <w:shd w:val="clear" w:color="auto" w:fill="auto"/>
            <w:tcPrChange w:id="106" w:author="ROHAYATI" w:date="2023-02-27T12:51:00Z">
              <w:tcPr>
                <w:tcW w:w="663" w:type="dxa"/>
                <w:tcBorders>
                  <w:top w:val="single" w:sz="4" w:space="0" w:color="000000"/>
                  <w:left w:val="single" w:sz="4" w:space="0" w:color="000000"/>
                  <w:bottom w:val="single" w:sz="4" w:space="0" w:color="000000"/>
                  <w:right w:val="single" w:sz="4" w:space="0" w:color="000000"/>
                </w:tcBorders>
                <w:shd w:val="clear" w:color="auto" w:fill="auto"/>
              </w:tcPr>
            </w:tcPrChange>
          </w:tcPr>
          <w:p w14:paraId="331B7688" w14:textId="69BE34AB" w:rsidR="00B2050B" w:rsidRDefault="00207788">
            <w:pPr>
              <w:ind w:left="426" w:hanging="426"/>
              <w:jc w:val="both"/>
              <w:rPr>
                <w:sz w:val="20"/>
                <w:szCs w:val="20"/>
              </w:rPr>
            </w:pPr>
            <w:ins w:id="107" w:author="ROHAYATI" w:date="2023-02-27T12:53:00Z">
              <w:r>
                <w:t>4</w:t>
              </w:r>
            </w:ins>
            <w:del w:id="108" w:author="ROHAYATI" w:date="2023-02-27T12:53:00Z">
              <w:r w:rsidR="00D10BAF" w:rsidDel="00207788">
                <w:delText>1</w:delText>
              </w:r>
            </w:del>
          </w:p>
        </w:tc>
        <w:tc>
          <w:tcPr>
            <w:tcW w:w="1502" w:type="dxa"/>
            <w:tcBorders>
              <w:top w:val="single" w:sz="4" w:space="0" w:color="000000"/>
              <w:left w:val="single" w:sz="4" w:space="0" w:color="000000"/>
              <w:bottom w:val="single" w:sz="4" w:space="0" w:color="000000"/>
              <w:right w:val="single" w:sz="4" w:space="0" w:color="000000"/>
            </w:tcBorders>
            <w:shd w:val="clear" w:color="auto" w:fill="auto"/>
            <w:tcPrChange w:id="109" w:author="ROHAYATI" w:date="2023-02-27T12:51:00Z">
              <w:tcPr>
                <w:tcW w:w="1502" w:type="dxa"/>
                <w:tcBorders>
                  <w:top w:val="single" w:sz="4" w:space="0" w:color="000000"/>
                  <w:left w:val="single" w:sz="4" w:space="0" w:color="000000"/>
                  <w:bottom w:val="single" w:sz="4" w:space="0" w:color="000000"/>
                  <w:right w:val="single" w:sz="4" w:space="0" w:color="000000"/>
                </w:tcBorders>
                <w:shd w:val="clear" w:color="auto" w:fill="auto"/>
              </w:tcPr>
            </w:tcPrChange>
          </w:tcPr>
          <w:p w14:paraId="3F9F0CA8" w14:textId="77777777" w:rsidR="00B2050B" w:rsidRDefault="00D10BAF">
            <w:pPr>
              <w:ind w:left="426" w:hanging="426"/>
              <w:jc w:val="both"/>
            </w:pPr>
            <w:r>
              <w:rPr>
                <w:sz w:val="20"/>
                <w:szCs w:val="20"/>
              </w:rPr>
              <w:t>KW1700202</w:t>
            </w:r>
          </w:p>
        </w:tc>
        <w:tc>
          <w:tcPr>
            <w:tcW w:w="3500" w:type="dxa"/>
            <w:tcBorders>
              <w:top w:val="single" w:sz="4" w:space="0" w:color="000000"/>
              <w:left w:val="single" w:sz="4" w:space="0" w:color="000000"/>
              <w:bottom w:val="single" w:sz="4" w:space="0" w:color="000000"/>
              <w:right w:val="single" w:sz="4" w:space="0" w:color="000000"/>
            </w:tcBorders>
            <w:shd w:val="clear" w:color="auto" w:fill="auto"/>
            <w:tcPrChange w:id="110" w:author="ROHAYATI" w:date="2023-02-27T12:51:00Z">
              <w:tcPr>
                <w:tcW w:w="2601" w:type="dxa"/>
                <w:tcBorders>
                  <w:top w:val="single" w:sz="4" w:space="0" w:color="000000"/>
                  <w:left w:val="single" w:sz="4" w:space="0" w:color="000000"/>
                  <w:bottom w:val="single" w:sz="4" w:space="0" w:color="000000"/>
                  <w:right w:val="single" w:sz="4" w:space="0" w:color="000000"/>
                </w:tcBorders>
                <w:shd w:val="clear" w:color="auto" w:fill="auto"/>
              </w:tcPr>
            </w:tcPrChange>
          </w:tcPr>
          <w:p w14:paraId="53B56D49" w14:textId="77777777" w:rsidR="00B2050B" w:rsidRDefault="00D10BAF">
            <w:pPr>
              <w:ind w:left="426" w:hanging="426"/>
              <w:jc w:val="both"/>
            </w:pPr>
            <w:r>
              <w:t>Loker 9 pintu</w:t>
            </w:r>
          </w:p>
        </w:tc>
        <w:tc>
          <w:tcPr>
            <w:tcW w:w="1710" w:type="dxa"/>
            <w:tcBorders>
              <w:top w:val="single" w:sz="4" w:space="0" w:color="000000"/>
              <w:left w:val="single" w:sz="4" w:space="0" w:color="000000"/>
              <w:bottom w:val="single" w:sz="4" w:space="0" w:color="000000"/>
              <w:right w:val="single" w:sz="4" w:space="0" w:color="000000"/>
            </w:tcBorders>
            <w:shd w:val="clear" w:color="auto" w:fill="auto"/>
            <w:tcPrChange w:id="111" w:author="ROHAYATI" w:date="2023-02-27T12:51:00Z">
              <w:tcPr>
                <w:tcW w:w="1984" w:type="dxa"/>
                <w:tcBorders>
                  <w:top w:val="single" w:sz="4" w:space="0" w:color="000000"/>
                  <w:left w:val="single" w:sz="4" w:space="0" w:color="000000"/>
                  <w:bottom w:val="single" w:sz="4" w:space="0" w:color="000000"/>
                  <w:right w:val="single" w:sz="4" w:space="0" w:color="000000"/>
                </w:tcBorders>
                <w:shd w:val="clear" w:color="auto" w:fill="auto"/>
              </w:tcPr>
            </w:tcPrChange>
          </w:tcPr>
          <w:p w14:paraId="722E64B4" w14:textId="5FA15624" w:rsidR="00B2050B" w:rsidRDefault="00207788">
            <w:pPr>
              <w:ind w:left="426" w:hanging="426"/>
              <w:jc w:val="both"/>
            </w:pPr>
            <w:ins w:id="112" w:author="ROHAYATI" w:date="2023-02-27T12:53:00Z">
              <w:r>
                <w:t xml:space="preserve">Rp. </w:t>
              </w:r>
            </w:ins>
            <w:r w:rsidR="00D10BAF">
              <w:t>3.288.000</w:t>
            </w:r>
            <w:ins w:id="113" w:author="ROHAYATI" w:date="2023-02-27T12:53:00Z">
              <w:r>
                <w:t>,-</w:t>
              </w:r>
            </w:ins>
          </w:p>
        </w:tc>
        <w:tc>
          <w:tcPr>
            <w:tcW w:w="1081" w:type="dxa"/>
            <w:tcBorders>
              <w:top w:val="single" w:sz="4" w:space="0" w:color="000000"/>
              <w:left w:val="single" w:sz="4" w:space="0" w:color="000000"/>
              <w:bottom w:val="single" w:sz="4" w:space="0" w:color="000000"/>
              <w:right w:val="single" w:sz="4" w:space="0" w:color="000000"/>
            </w:tcBorders>
            <w:shd w:val="clear" w:color="auto" w:fill="auto"/>
            <w:tcPrChange w:id="114" w:author="ROHAYATI" w:date="2023-02-27T12:51:00Z">
              <w:tcPr>
                <w:tcW w:w="1706" w:type="dxa"/>
                <w:tcBorders>
                  <w:top w:val="single" w:sz="4" w:space="0" w:color="000000"/>
                  <w:left w:val="single" w:sz="4" w:space="0" w:color="000000"/>
                  <w:bottom w:val="single" w:sz="4" w:space="0" w:color="000000"/>
                  <w:right w:val="single" w:sz="4" w:space="0" w:color="000000"/>
                </w:tcBorders>
                <w:shd w:val="clear" w:color="auto" w:fill="auto"/>
              </w:tcPr>
            </w:tcPrChange>
          </w:tcPr>
          <w:p w14:paraId="78DA4FC3" w14:textId="77777777" w:rsidR="00B2050B" w:rsidRDefault="00D10BAF">
            <w:pPr>
              <w:ind w:left="426" w:hanging="426"/>
              <w:jc w:val="both"/>
            </w:pPr>
            <w:r>
              <w:t>1</w:t>
            </w:r>
          </w:p>
        </w:tc>
        <w:tc>
          <w:tcPr>
            <w:tcW w:w="1516" w:type="dxa"/>
            <w:tcBorders>
              <w:top w:val="single" w:sz="4" w:space="0" w:color="000000"/>
              <w:left w:val="single" w:sz="4" w:space="0" w:color="000000"/>
              <w:bottom w:val="single" w:sz="4" w:space="0" w:color="000000"/>
              <w:right w:val="single" w:sz="4" w:space="0" w:color="000000"/>
            </w:tcBorders>
            <w:shd w:val="clear" w:color="auto" w:fill="auto"/>
            <w:tcPrChange w:id="115" w:author="ROHAYATI" w:date="2023-02-27T12:51:00Z">
              <w:tcPr>
                <w:tcW w:w="1516" w:type="dxa"/>
                <w:tcBorders>
                  <w:top w:val="single" w:sz="4" w:space="0" w:color="000000"/>
                  <w:left w:val="single" w:sz="4" w:space="0" w:color="000000"/>
                  <w:bottom w:val="single" w:sz="4" w:space="0" w:color="000000"/>
                  <w:right w:val="single" w:sz="4" w:space="0" w:color="000000"/>
                </w:tcBorders>
                <w:shd w:val="clear" w:color="auto" w:fill="auto"/>
              </w:tcPr>
            </w:tcPrChange>
          </w:tcPr>
          <w:p w14:paraId="6A32EE23" w14:textId="77777777" w:rsidR="00B2050B" w:rsidRDefault="00D10BAF">
            <w:pPr>
              <w:ind w:left="426" w:hanging="426"/>
              <w:jc w:val="both"/>
            </w:pPr>
            <w:r>
              <w:t>Tidak Ada</w:t>
            </w:r>
          </w:p>
        </w:tc>
      </w:tr>
      <w:tr w:rsidR="00B2050B" w14:paraId="09464E9C" w14:textId="77777777" w:rsidTr="00207788">
        <w:tc>
          <w:tcPr>
            <w:tcW w:w="663" w:type="dxa"/>
            <w:tcBorders>
              <w:top w:val="single" w:sz="4" w:space="0" w:color="000000"/>
              <w:left w:val="single" w:sz="4" w:space="0" w:color="000000"/>
              <w:bottom w:val="single" w:sz="4" w:space="0" w:color="000000"/>
              <w:right w:val="single" w:sz="4" w:space="0" w:color="000000"/>
            </w:tcBorders>
            <w:shd w:val="clear" w:color="auto" w:fill="auto"/>
            <w:tcPrChange w:id="116" w:author="ROHAYATI" w:date="2023-02-27T12:51:00Z">
              <w:tcPr>
                <w:tcW w:w="663" w:type="dxa"/>
                <w:tcBorders>
                  <w:top w:val="single" w:sz="4" w:space="0" w:color="000000"/>
                  <w:left w:val="single" w:sz="4" w:space="0" w:color="000000"/>
                  <w:bottom w:val="single" w:sz="4" w:space="0" w:color="000000"/>
                  <w:right w:val="single" w:sz="4" w:space="0" w:color="000000"/>
                </w:tcBorders>
                <w:shd w:val="clear" w:color="auto" w:fill="auto"/>
              </w:tcPr>
            </w:tcPrChange>
          </w:tcPr>
          <w:p w14:paraId="32FF7552" w14:textId="40F771AB" w:rsidR="00B2050B" w:rsidRDefault="00207788">
            <w:pPr>
              <w:ind w:left="426" w:hanging="426"/>
              <w:jc w:val="both"/>
              <w:rPr>
                <w:sz w:val="20"/>
                <w:szCs w:val="20"/>
              </w:rPr>
            </w:pPr>
            <w:ins w:id="117" w:author="ROHAYATI" w:date="2023-02-27T12:53:00Z">
              <w:r>
                <w:t>5</w:t>
              </w:r>
            </w:ins>
            <w:del w:id="118" w:author="ROHAYATI" w:date="2023-02-27T12:53:00Z">
              <w:r w:rsidR="00D10BAF" w:rsidDel="00207788">
                <w:delText>2</w:delText>
              </w:r>
            </w:del>
          </w:p>
        </w:tc>
        <w:tc>
          <w:tcPr>
            <w:tcW w:w="1502" w:type="dxa"/>
            <w:tcBorders>
              <w:top w:val="single" w:sz="4" w:space="0" w:color="000000"/>
              <w:left w:val="single" w:sz="4" w:space="0" w:color="000000"/>
              <w:bottom w:val="single" w:sz="4" w:space="0" w:color="000000"/>
              <w:right w:val="single" w:sz="4" w:space="0" w:color="000000"/>
            </w:tcBorders>
            <w:shd w:val="clear" w:color="auto" w:fill="auto"/>
            <w:tcPrChange w:id="119" w:author="ROHAYATI" w:date="2023-02-27T12:51:00Z">
              <w:tcPr>
                <w:tcW w:w="1502" w:type="dxa"/>
                <w:tcBorders>
                  <w:top w:val="single" w:sz="4" w:space="0" w:color="000000"/>
                  <w:left w:val="single" w:sz="4" w:space="0" w:color="000000"/>
                  <w:bottom w:val="single" w:sz="4" w:space="0" w:color="000000"/>
                  <w:right w:val="single" w:sz="4" w:space="0" w:color="000000"/>
                </w:tcBorders>
                <w:shd w:val="clear" w:color="auto" w:fill="auto"/>
              </w:tcPr>
            </w:tcPrChange>
          </w:tcPr>
          <w:p w14:paraId="0D449F63" w14:textId="77777777" w:rsidR="00B2050B" w:rsidRDefault="00D10BAF">
            <w:pPr>
              <w:ind w:left="426" w:hanging="426"/>
              <w:jc w:val="both"/>
            </w:pPr>
            <w:r>
              <w:rPr>
                <w:sz w:val="20"/>
                <w:szCs w:val="20"/>
              </w:rPr>
              <w:t>10141260</w:t>
            </w:r>
          </w:p>
        </w:tc>
        <w:tc>
          <w:tcPr>
            <w:tcW w:w="3500" w:type="dxa"/>
            <w:tcBorders>
              <w:top w:val="single" w:sz="4" w:space="0" w:color="000000"/>
              <w:left w:val="single" w:sz="4" w:space="0" w:color="000000"/>
              <w:bottom w:val="single" w:sz="4" w:space="0" w:color="000000"/>
              <w:right w:val="single" w:sz="4" w:space="0" w:color="000000"/>
            </w:tcBorders>
            <w:shd w:val="clear" w:color="auto" w:fill="auto"/>
            <w:tcPrChange w:id="120" w:author="ROHAYATI" w:date="2023-02-27T12:51:00Z">
              <w:tcPr>
                <w:tcW w:w="2601" w:type="dxa"/>
                <w:tcBorders>
                  <w:top w:val="single" w:sz="4" w:space="0" w:color="000000"/>
                  <w:left w:val="single" w:sz="4" w:space="0" w:color="000000"/>
                  <w:bottom w:val="single" w:sz="4" w:space="0" w:color="000000"/>
                  <w:right w:val="single" w:sz="4" w:space="0" w:color="000000"/>
                </w:tcBorders>
                <w:shd w:val="clear" w:color="auto" w:fill="auto"/>
              </w:tcPr>
            </w:tcPrChange>
          </w:tcPr>
          <w:p w14:paraId="1CA34F37" w14:textId="77777777" w:rsidR="00B2050B" w:rsidRDefault="00D10BAF">
            <w:pPr>
              <w:ind w:left="426" w:hanging="426"/>
              <w:jc w:val="both"/>
            </w:pPr>
            <w:r>
              <w:t>Tangga</w:t>
            </w:r>
          </w:p>
        </w:tc>
        <w:tc>
          <w:tcPr>
            <w:tcW w:w="1710" w:type="dxa"/>
            <w:tcBorders>
              <w:top w:val="single" w:sz="4" w:space="0" w:color="000000"/>
              <w:left w:val="single" w:sz="4" w:space="0" w:color="000000"/>
              <w:bottom w:val="single" w:sz="4" w:space="0" w:color="000000"/>
              <w:right w:val="single" w:sz="4" w:space="0" w:color="000000"/>
            </w:tcBorders>
            <w:shd w:val="clear" w:color="auto" w:fill="auto"/>
            <w:tcPrChange w:id="121" w:author="ROHAYATI" w:date="2023-02-27T12:51:00Z">
              <w:tcPr>
                <w:tcW w:w="1984" w:type="dxa"/>
                <w:tcBorders>
                  <w:top w:val="single" w:sz="4" w:space="0" w:color="000000"/>
                  <w:left w:val="single" w:sz="4" w:space="0" w:color="000000"/>
                  <w:bottom w:val="single" w:sz="4" w:space="0" w:color="000000"/>
                  <w:right w:val="single" w:sz="4" w:space="0" w:color="000000"/>
                </w:tcBorders>
                <w:shd w:val="clear" w:color="auto" w:fill="auto"/>
              </w:tcPr>
            </w:tcPrChange>
          </w:tcPr>
          <w:p w14:paraId="4022B7F0" w14:textId="7CDA80F6" w:rsidR="00B2050B" w:rsidRDefault="00207788">
            <w:pPr>
              <w:ind w:left="426" w:hanging="426"/>
              <w:jc w:val="both"/>
            </w:pPr>
            <w:ins w:id="122" w:author="ROHAYATI" w:date="2023-02-27T12:53:00Z">
              <w:r>
                <w:t xml:space="preserve">Rp. </w:t>
              </w:r>
            </w:ins>
            <w:r w:rsidR="00D10BAF">
              <w:t>1.740.800</w:t>
            </w:r>
            <w:ins w:id="123" w:author="ROHAYATI" w:date="2023-02-27T12:53:00Z">
              <w:r>
                <w:t>,-</w:t>
              </w:r>
            </w:ins>
          </w:p>
        </w:tc>
        <w:tc>
          <w:tcPr>
            <w:tcW w:w="1081" w:type="dxa"/>
            <w:tcBorders>
              <w:top w:val="single" w:sz="4" w:space="0" w:color="000000"/>
              <w:left w:val="single" w:sz="4" w:space="0" w:color="000000"/>
              <w:bottom w:val="single" w:sz="4" w:space="0" w:color="000000"/>
              <w:right w:val="single" w:sz="4" w:space="0" w:color="000000"/>
            </w:tcBorders>
            <w:shd w:val="clear" w:color="auto" w:fill="auto"/>
            <w:tcPrChange w:id="124" w:author="ROHAYATI" w:date="2023-02-27T12:51:00Z">
              <w:tcPr>
                <w:tcW w:w="1706" w:type="dxa"/>
                <w:tcBorders>
                  <w:top w:val="single" w:sz="4" w:space="0" w:color="000000"/>
                  <w:left w:val="single" w:sz="4" w:space="0" w:color="000000"/>
                  <w:bottom w:val="single" w:sz="4" w:space="0" w:color="000000"/>
                  <w:right w:val="single" w:sz="4" w:space="0" w:color="000000"/>
                </w:tcBorders>
                <w:shd w:val="clear" w:color="auto" w:fill="auto"/>
              </w:tcPr>
            </w:tcPrChange>
          </w:tcPr>
          <w:p w14:paraId="0EF74C8E" w14:textId="77777777" w:rsidR="00B2050B" w:rsidRDefault="00D10BAF">
            <w:pPr>
              <w:ind w:left="426" w:hanging="426"/>
              <w:jc w:val="both"/>
            </w:pPr>
            <w:r>
              <w:t>1</w:t>
            </w:r>
          </w:p>
        </w:tc>
        <w:tc>
          <w:tcPr>
            <w:tcW w:w="1516" w:type="dxa"/>
            <w:tcBorders>
              <w:top w:val="single" w:sz="4" w:space="0" w:color="000000"/>
              <w:left w:val="single" w:sz="4" w:space="0" w:color="000000"/>
              <w:bottom w:val="single" w:sz="4" w:space="0" w:color="000000"/>
              <w:right w:val="single" w:sz="4" w:space="0" w:color="000000"/>
            </w:tcBorders>
            <w:shd w:val="clear" w:color="auto" w:fill="auto"/>
            <w:tcPrChange w:id="125" w:author="ROHAYATI" w:date="2023-02-27T12:51:00Z">
              <w:tcPr>
                <w:tcW w:w="1516" w:type="dxa"/>
                <w:tcBorders>
                  <w:top w:val="single" w:sz="4" w:space="0" w:color="000000"/>
                  <w:left w:val="single" w:sz="4" w:space="0" w:color="000000"/>
                  <w:bottom w:val="single" w:sz="4" w:space="0" w:color="000000"/>
                  <w:right w:val="single" w:sz="4" w:space="0" w:color="000000"/>
                </w:tcBorders>
                <w:shd w:val="clear" w:color="auto" w:fill="auto"/>
              </w:tcPr>
            </w:tcPrChange>
          </w:tcPr>
          <w:p w14:paraId="4040994F" w14:textId="77777777" w:rsidR="00B2050B" w:rsidRDefault="00D10BAF">
            <w:pPr>
              <w:ind w:left="426" w:hanging="426"/>
              <w:jc w:val="both"/>
            </w:pPr>
            <w:r>
              <w:t>Tidak Ada</w:t>
            </w:r>
          </w:p>
        </w:tc>
      </w:tr>
      <w:tr w:rsidR="00B2050B" w14:paraId="25923EED" w14:textId="77777777" w:rsidTr="00207788">
        <w:tc>
          <w:tcPr>
            <w:tcW w:w="663" w:type="dxa"/>
            <w:tcBorders>
              <w:top w:val="single" w:sz="4" w:space="0" w:color="000000"/>
              <w:left w:val="single" w:sz="4" w:space="0" w:color="000000"/>
              <w:bottom w:val="single" w:sz="4" w:space="0" w:color="000000"/>
              <w:right w:val="single" w:sz="4" w:space="0" w:color="000000"/>
            </w:tcBorders>
            <w:shd w:val="clear" w:color="auto" w:fill="auto"/>
            <w:tcPrChange w:id="126" w:author="ROHAYATI" w:date="2023-02-27T12:51:00Z">
              <w:tcPr>
                <w:tcW w:w="663" w:type="dxa"/>
                <w:tcBorders>
                  <w:top w:val="single" w:sz="4" w:space="0" w:color="000000"/>
                  <w:left w:val="single" w:sz="4" w:space="0" w:color="000000"/>
                  <w:bottom w:val="single" w:sz="4" w:space="0" w:color="000000"/>
                  <w:right w:val="single" w:sz="4" w:space="0" w:color="000000"/>
                </w:tcBorders>
                <w:shd w:val="clear" w:color="auto" w:fill="auto"/>
              </w:tcPr>
            </w:tcPrChange>
          </w:tcPr>
          <w:p w14:paraId="69426127" w14:textId="6FD07606" w:rsidR="00B2050B" w:rsidRDefault="00207788">
            <w:pPr>
              <w:ind w:left="426" w:hanging="426"/>
              <w:jc w:val="both"/>
              <w:rPr>
                <w:sz w:val="20"/>
                <w:szCs w:val="20"/>
              </w:rPr>
            </w:pPr>
            <w:ins w:id="127" w:author="ROHAYATI" w:date="2023-02-27T12:53:00Z">
              <w:r>
                <w:t>6</w:t>
              </w:r>
            </w:ins>
            <w:del w:id="128" w:author="ROHAYATI" w:date="2023-02-27T12:53:00Z">
              <w:r w:rsidR="00D10BAF" w:rsidDel="00207788">
                <w:delText>3</w:delText>
              </w:r>
            </w:del>
          </w:p>
        </w:tc>
        <w:tc>
          <w:tcPr>
            <w:tcW w:w="1502" w:type="dxa"/>
            <w:tcBorders>
              <w:top w:val="single" w:sz="4" w:space="0" w:color="000000"/>
              <w:left w:val="single" w:sz="4" w:space="0" w:color="000000"/>
              <w:bottom w:val="single" w:sz="4" w:space="0" w:color="000000"/>
              <w:right w:val="single" w:sz="4" w:space="0" w:color="000000"/>
            </w:tcBorders>
            <w:shd w:val="clear" w:color="auto" w:fill="auto"/>
            <w:tcPrChange w:id="129" w:author="ROHAYATI" w:date="2023-02-27T12:51:00Z">
              <w:tcPr>
                <w:tcW w:w="1502" w:type="dxa"/>
                <w:tcBorders>
                  <w:top w:val="single" w:sz="4" w:space="0" w:color="000000"/>
                  <w:left w:val="single" w:sz="4" w:space="0" w:color="000000"/>
                  <w:bottom w:val="single" w:sz="4" w:space="0" w:color="000000"/>
                  <w:right w:val="single" w:sz="4" w:space="0" w:color="000000"/>
                </w:tcBorders>
                <w:shd w:val="clear" w:color="auto" w:fill="auto"/>
              </w:tcPr>
            </w:tcPrChange>
          </w:tcPr>
          <w:p w14:paraId="329614FF" w14:textId="77777777" w:rsidR="00B2050B" w:rsidRDefault="00D10BAF">
            <w:pPr>
              <w:ind w:left="426" w:hanging="426"/>
              <w:jc w:val="both"/>
            </w:pPr>
            <w:r>
              <w:rPr>
                <w:sz w:val="20"/>
                <w:szCs w:val="20"/>
              </w:rPr>
              <w:t>KW0500289</w:t>
            </w:r>
          </w:p>
        </w:tc>
        <w:tc>
          <w:tcPr>
            <w:tcW w:w="3500" w:type="dxa"/>
            <w:tcBorders>
              <w:top w:val="single" w:sz="4" w:space="0" w:color="000000"/>
              <w:left w:val="single" w:sz="4" w:space="0" w:color="000000"/>
              <w:bottom w:val="single" w:sz="4" w:space="0" w:color="000000"/>
              <w:right w:val="single" w:sz="4" w:space="0" w:color="000000"/>
            </w:tcBorders>
            <w:shd w:val="clear" w:color="auto" w:fill="auto"/>
            <w:tcPrChange w:id="130" w:author="ROHAYATI" w:date="2023-02-27T12:51:00Z">
              <w:tcPr>
                <w:tcW w:w="2601" w:type="dxa"/>
                <w:tcBorders>
                  <w:top w:val="single" w:sz="4" w:space="0" w:color="000000"/>
                  <w:left w:val="single" w:sz="4" w:space="0" w:color="000000"/>
                  <w:bottom w:val="single" w:sz="4" w:space="0" w:color="000000"/>
                  <w:right w:val="single" w:sz="4" w:space="0" w:color="000000"/>
                </w:tcBorders>
                <w:shd w:val="clear" w:color="auto" w:fill="auto"/>
              </w:tcPr>
            </w:tcPrChange>
          </w:tcPr>
          <w:p w14:paraId="42B04FD5" w14:textId="77777777" w:rsidR="00B2050B" w:rsidRDefault="00D10BAF">
            <w:pPr>
              <w:ind w:left="426" w:hanging="426"/>
              <w:jc w:val="both"/>
            </w:pPr>
            <w:r>
              <w:t>Handpallet</w:t>
            </w:r>
          </w:p>
        </w:tc>
        <w:tc>
          <w:tcPr>
            <w:tcW w:w="1710" w:type="dxa"/>
            <w:tcBorders>
              <w:top w:val="single" w:sz="4" w:space="0" w:color="000000"/>
              <w:left w:val="single" w:sz="4" w:space="0" w:color="000000"/>
              <w:bottom w:val="single" w:sz="4" w:space="0" w:color="000000"/>
              <w:right w:val="single" w:sz="4" w:space="0" w:color="000000"/>
            </w:tcBorders>
            <w:shd w:val="clear" w:color="auto" w:fill="auto"/>
            <w:tcPrChange w:id="131" w:author="ROHAYATI" w:date="2023-02-27T12:51:00Z">
              <w:tcPr>
                <w:tcW w:w="1984" w:type="dxa"/>
                <w:tcBorders>
                  <w:top w:val="single" w:sz="4" w:space="0" w:color="000000"/>
                  <w:left w:val="single" w:sz="4" w:space="0" w:color="000000"/>
                  <w:bottom w:val="single" w:sz="4" w:space="0" w:color="000000"/>
                  <w:right w:val="single" w:sz="4" w:space="0" w:color="000000"/>
                </w:tcBorders>
                <w:shd w:val="clear" w:color="auto" w:fill="auto"/>
              </w:tcPr>
            </w:tcPrChange>
          </w:tcPr>
          <w:p w14:paraId="00F36604" w14:textId="0D740CA6" w:rsidR="00B2050B" w:rsidRDefault="00207788">
            <w:pPr>
              <w:ind w:left="426" w:hanging="426"/>
              <w:jc w:val="both"/>
            </w:pPr>
            <w:ins w:id="132" w:author="ROHAYATI" w:date="2023-02-27T12:53:00Z">
              <w:r>
                <w:t xml:space="preserve">Rp. </w:t>
              </w:r>
            </w:ins>
            <w:r w:rsidR="00D10BAF">
              <w:t>2.900.000</w:t>
            </w:r>
            <w:ins w:id="133" w:author="ROHAYATI" w:date="2023-02-27T12:53:00Z">
              <w:r>
                <w:t>,-</w:t>
              </w:r>
            </w:ins>
          </w:p>
        </w:tc>
        <w:tc>
          <w:tcPr>
            <w:tcW w:w="1081" w:type="dxa"/>
            <w:tcBorders>
              <w:top w:val="single" w:sz="4" w:space="0" w:color="000000"/>
              <w:left w:val="single" w:sz="4" w:space="0" w:color="000000"/>
              <w:bottom w:val="single" w:sz="4" w:space="0" w:color="000000"/>
              <w:right w:val="single" w:sz="4" w:space="0" w:color="000000"/>
            </w:tcBorders>
            <w:shd w:val="clear" w:color="auto" w:fill="auto"/>
            <w:tcPrChange w:id="134" w:author="ROHAYATI" w:date="2023-02-27T12:51:00Z">
              <w:tcPr>
                <w:tcW w:w="1706" w:type="dxa"/>
                <w:tcBorders>
                  <w:top w:val="single" w:sz="4" w:space="0" w:color="000000"/>
                  <w:left w:val="single" w:sz="4" w:space="0" w:color="000000"/>
                  <w:bottom w:val="single" w:sz="4" w:space="0" w:color="000000"/>
                  <w:right w:val="single" w:sz="4" w:space="0" w:color="000000"/>
                </w:tcBorders>
                <w:shd w:val="clear" w:color="auto" w:fill="auto"/>
              </w:tcPr>
            </w:tcPrChange>
          </w:tcPr>
          <w:p w14:paraId="149D4D72" w14:textId="77777777" w:rsidR="00B2050B" w:rsidRDefault="00D10BAF">
            <w:pPr>
              <w:ind w:left="426" w:hanging="426"/>
              <w:jc w:val="both"/>
            </w:pPr>
            <w:r>
              <w:t>1</w:t>
            </w:r>
          </w:p>
        </w:tc>
        <w:tc>
          <w:tcPr>
            <w:tcW w:w="1516" w:type="dxa"/>
            <w:tcBorders>
              <w:top w:val="single" w:sz="4" w:space="0" w:color="000000"/>
              <w:left w:val="single" w:sz="4" w:space="0" w:color="000000"/>
              <w:bottom w:val="single" w:sz="4" w:space="0" w:color="000000"/>
              <w:right w:val="single" w:sz="4" w:space="0" w:color="000000"/>
            </w:tcBorders>
            <w:shd w:val="clear" w:color="auto" w:fill="auto"/>
            <w:tcPrChange w:id="135" w:author="ROHAYATI" w:date="2023-02-27T12:51:00Z">
              <w:tcPr>
                <w:tcW w:w="1516" w:type="dxa"/>
                <w:tcBorders>
                  <w:top w:val="single" w:sz="4" w:space="0" w:color="000000"/>
                  <w:left w:val="single" w:sz="4" w:space="0" w:color="000000"/>
                  <w:bottom w:val="single" w:sz="4" w:space="0" w:color="000000"/>
                  <w:right w:val="single" w:sz="4" w:space="0" w:color="000000"/>
                </w:tcBorders>
                <w:shd w:val="clear" w:color="auto" w:fill="auto"/>
              </w:tcPr>
            </w:tcPrChange>
          </w:tcPr>
          <w:p w14:paraId="71B0C569" w14:textId="77777777" w:rsidR="00B2050B" w:rsidRDefault="00D10BAF">
            <w:pPr>
              <w:ind w:left="426" w:hanging="426"/>
              <w:jc w:val="both"/>
            </w:pPr>
            <w:r>
              <w:t>Tidak Ada</w:t>
            </w:r>
          </w:p>
        </w:tc>
      </w:tr>
      <w:tr w:rsidR="00B2050B" w14:paraId="09A4953F" w14:textId="77777777" w:rsidTr="00207788">
        <w:tc>
          <w:tcPr>
            <w:tcW w:w="663" w:type="dxa"/>
            <w:tcBorders>
              <w:top w:val="single" w:sz="4" w:space="0" w:color="000000"/>
              <w:left w:val="single" w:sz="4" w:space="0" w:color="000000"/>
              <w:bottom w:val="single" w:sz="4" w:space="0" w:color="000000"/>
              <w:right w:val="single" w:sz="4" w:space="0" w:color="000000"/>
            </w:tcBorders>
            <w:shd w:val="clear" w:color="auto" w:fill="auto"/>
            <w:tcPrChange w:id="136" w:author="ROHAYATI" w:date="2023-02-27T12:51:00Z">
              <w:tcPr>
                <w:tcW w:w="663" w:type="dxa"/>
                <w:tcBorders>
                  <w:top w:val="single" w:sz="4" w:space="0" w:color="000000"/>
                  <w:left w:val="single" w:sz="4" w:space="0" w:color="000000"/>
                  <w:bottom w:val="single" w:sz="4" w:space="0" w:color="000000"/>
                  <w:right w:val="single" w:sz="4" w:space="0" w:color="000000"/>
                </w:tcBorders>
                <w:shd w:val="clear" w:color="auto" w:fill="auto"/>
              </w:tcPr>
            </w:tcPrChange>
          </w:tcPr>
          <w:p w14:paraId="7684CA02" w14:textId="2B4CBA45" w:rsidR="00B2050B" w:rsidRDefault="00207788">
            <w:pPr>
              <w:ind w:left="426" w:hanging="426"/>
              <w:jc w:val="both"/>
              <w:rPr>
                <w:sz w:val="20"/>
                <w:szCs w:val="20"/>
              </w:rPr>
            </w:pPr>
            <w:ins w:id="137" w:author="ROHAYATI" w:date="2023-02-27T12:53:00Z">
              <w:r>
                <w:t>7</w:t>
              </w:r>
            </w:ins>
            <w:del w:id="138" w:author="ROHAYATI" w:date="2023-02-27T12:53:00Z">
              <w:r w:rsidR="00D10BAF" w:rsidDel="00207788">
                <w:delText>4</w:delText>
              </w:r>
            </w:del>
          </w:p>
        </w:tc>
        <w:tc>
          <w:tcPr>
            <w:tcW w:w="1502" w:type="dxa"/>
            <w:tcBorders>
              <w:top w:val="single" w:sz="4" w:space="0" w:color="000000"/>
              <w:left w:val="single" w:sz="4" w:space="0" w:color="000000"/>
              <w:bottom w:val="single" w:sz="4" w:space="0" w:color="000000"/>
              <w:right w:val="single" w:sz="4" w:space="0" w:color="000000"/>
            </w:tcBorders>
            <w:shd w:val="clear" w:color="auto" w:fill="auto"/>
            <w:tcPrChange w:id="139" w:author="ROHAYATI" w:date="2023-02-27T12:51:00Z">
              <w:tcPr>
                <w:tcW w:w="1502" w:type="dxa"/>
                <w:tcBorders>
                  <w:top w:val="single" w:sz="4" w:space="0" w:color="000000"/>
                  <w:left w:val="single" w:sz="4" w:space="0" w:color="000000"/>
                  <w:bottom w:val="single" w:sz="4" w:space="0" w:color="000000"/>
                  <w:right w:val="single" w:sz="4" w:space="0" w:color="000000"/>
                </w:tcBorders>
                <w:shd w:val="clear" w:color="auto" w:fill="auto"/>
              </w:tcPr>
            </w:tcPrChange>
          </w:tcPr>
          <w:p w14:paraId="5F46AC9B" w14:textId="77777777" w:rsidR="00B2050B" w:rsidRDefault="00D10BAF">
            <w:pPr>
              <w:ind w:left="426" w:hanging="426"/>
              <w:jc w:val="both"/>
            </w:pPr>
            <w:r>
              <w:rPr>
                <w:sz w:val="20"/>
                <w:szCs w:val="20"/>
              </w:rPr>
              <w:t>10011444</w:t>
            </w:r>
          </w:p>
        </w:tc>
        <w:tc>
          <w:tcPr>
            <w:tcW w:w="3500" w:type="dxa"/>
            <w:tcBorders>
              <w:top w:val="single" w:sz="4" w:space="0" w:color="000000"/>
              <w:left w:val="single" w:sz="4" w:space="0" w:color="000000"/>
              <w:bottom w:val="single" w:sz="4" w:space="0" w:color="000000"/>
              <w:right w:val="single" w:sz="4" w:space="0" w:color="000000"/>
            </w:tcBorders>
            <w:shd w:val="clear" w:color="auto" w:fill="auto"/>
            <w:tcPrChange w:id="140" w:author="ROHAYATI" w:date="2023-02-27T12:51:00Z">
              <w:tcPr>
                <w:tcW w:w="2601" w:type="dxa"/>
                <w:tcBorders>
                  <w:top w:val="single" w:sz="4" w:space="0" w:color="000000"/>
                  <w:left w:val="single" w:sz="4" w:space="0" w:color="000000"/>
                  <w:bottom w:val="single" w:sz="4" w:space="0" w:color="000000"/>
                  <w:right w:val="single" w:sz="4" w:space="0" w:color="000000"/>
                </w:tcBorders>
                <w:shd w:val="clear" w:color="auto" w:fill="auto"/>
              </w:tcPr>
            </w:tcPrChange>
          </w:tcPr>
          <w:p w14:paraId="35589625" w14:textId="77777777" w:rsidR="00B2050B" w:rsidRDefault="00D10BAF">
            <w:pPr>
              <w:ind w:left="426" w:hanging="426"/>
              <w:jc w:val="both"/>
            </w:pPr>
            <w:r>
              <w:t>Storage bin</w:t>
            </w:r>
          </w:p>
        </w:tc>
        <w:tc>
          <w:tcPr>
            <w:tcW w:w="1710" w:type="dxa"/>
            <w:tcBorders>
              <w:top w:val="single" w:sz="4" w:space="0" w:color="000000"/>
              <w:left w:val="single" w:sz="4" w:space="0" w:color="000000"/>
              <w:bottom w:val="single" w:sz="4" w:space="0" w:color="000000"/>
              <w:right w:val="single" w:sz="4" w:space="0" w:color="000000"/>
            </w:tcBorders>
            <w:shd w:val="clear" w:color="auto" w:fill="auto"/>
            <w:tcPrChange w:id="141" w:author="ROHAYATI" w:date="2023-02-27T12:51:00Z">
              <w:tcPr>
                <w:tcW w:w="1984" w:type="dxa"/>
                <w:tcBorders>
                  <w:top w:val="single" w:sz="4" w:space="0" w:color="000000"/>
                  <w:left w:val="single" w:sz="4" w:space="0" w:color="000000"/>
                  <w:bottom w:val="single" w:sz="4" w:space="0" w:color="000000"/>
                  <w:right w:val="single" w:sz="4" w:space="0" w:color="000000"/>
                </w:tcBorders>
                <w:shd w:val="clear" w:color="auto" w:fill="auto"/>
              </w:tcPr>
            </w:tcPrChange>
          </w:tcPr>
          <w:p w14:paraId="2284C922" w14:textId="0CBE8DE0" w:rsidR="00B2050B" w:rsidRDefault="00207788">
            <w:pPr>
              <w:ind w:left="426" w:hanging="426"/>
              <w:jc w:val="both"/>
            </w:pPr>
            <w:ins w:id="142" w:author="ROHAYATI" w:date="2023-02-27T12:53:00Z">
              <w:r>
                <w:t xml:space="preserve">Rp. </w:t>
              </w:r>
            </w:ins>
            <w:r w:rsidR="00D10BAF">
              <w:t>1.255.705</w:t>
            </w:r>
            <w:ins w:id="143" w:author="ROHAYATI" w:date="2023-02-27T12:53:00Z">
              <w:r>
                <w:t>,-</w:t>
              </w:r>
            </w:ins>
          </w:p>
        </w:tc>
        <w:tc>
          <w:tcPr>
            <w:tcW w:w="1081" w:type="dxa"/>
            <w:tcBorders>
              <w:top w:val="single" w:sz="4" w:space="0" w:color="000000"/>
              <w:left w:val="single" w:sz="4" w:space="0" w:color="000000"/>
              <w:bottom w:val="single" w:sz="4" w:space="0" w:color="000000"/>
              <w:right w:val="single" w:sz="4" w:space="0" w:color="000000"/>
            </w:tcBorders>
            <w:shd w:val="clear" w:color="auto" w:fill="auto"/>
            <w:tcPrChange w:id="144" w:author="ROHAYATI" w:date="2023-02-27T12:51:00Z">
              <w:tcPr>
                <w:tcW w:w="1706" w:type="dxa"/>
                <w:tcBorders>
                  <w:top w:val="single" w:sz="4" w:space="0" w:color="000000"/>
                  <w:left w:val="single" w:sz="4" w:space="0" w:color="000000"/>
                  <w:bottom w:val="single" w:sz="4" w:space="0" w:color="000000"/>
                  <w:right w:val="single" w:sz="4" w:space="0" w:color="000000"/>
                </w:tcBorders>
                <w:shd w:val="clear" w:color="auto" w:fill="auto"/>
              </w:tcPr>
            </w:tcPrChange>
          </w:tcPr>
          <w:p w14:paraId="5B24DFF6" w14:textId="77777777" w:rsidR="00B2050B" w:rsidRDefault="00D10BAF">
            <w:pPr>
              <w:ind w:left="426" w:hanging="426"/>
              <w:jc w:val="both"/>
            </w:pPr>
            <w:r>
              <w:t>17</w:t>
            </w:r>
          </w:p>
        </w:tc>
        <w:tc>
          <w:tcPr>
            <w:tcW w:w="1516" w:type="dxa"/>
            <w:tcBorders>
              <w:top w:val="single" w:sz="4" w:space="0" w:color="000000"/>
              <w:left w:val="single" w:sz="4" w:space="0" w:color="000000"/>
              <w:bottom w:val="single" w:sz="4" w:space="0" w:color="000000"/>
              <w:right w:val="single" w:sz="4" w:space="0" w:color="000000"/>
            </w:tcBorders>
            <w:shd w:val="clear" w:color="auto" w:fill="auto"/>
            <w:tcPrChange w:id="145" w:author="ROHAYATI" w:date="2023-02-27T12:51:00Z">
              <w:tcPr>
                <w:tcW w:w="1516" w:type="dxa"/>
                <w:tcBorders>
                  <w:top w:val="single" w:sz="4" w:space="0" w:color="000000"/>
                  <w:left w:val="single" w:sz="4" w:space="0" w:color="000000"/>
                  <w:bottom w:val="single" w:sz="4" w:space="0" w:color="000000"/>
                  <w:right w:val="single" w:sz="4" w:space="0" w:color="000000"/>
                </w:tcBorders>
                <w:shd w:val="clear" w:color="auto" w:fill="auto"/>
              </w:tcPr>
            </w:tcPrChange>
          </w:tcPr>
          <w:p w14:paraId="30B0CC91" w14:textId="77777777" w:rsidR="00B2050B" w:rsidRDefault="00D10BAF">
            <w:pPr>
              <w:ind w:left="426" w:hanging="426"/>
              <w:jc w:val="both"/>
            </w:pPr>
            <w:r>
              <w:t>Tidak Ada</w:t>
            </w:r>
          </w:p>
        </w:tc>
      </w:tr>
    </w:tbl>
    <w:p w14:paraId="09FE38B4" w14:textId="77777777" w:rsidR="00B2050B" w:rsidRDefault="00D10BAF">
      <w:pPr>
        <w:numPr>
          <w:ilvl w:val="0"/>
          <w:numId w:val="2"/>
        </w:numPr>
        <w:spacing w:line="276" w:lineRule="auto"/>
        <w:ind w:left="567" w:hanging="567"/>
        <w:jc w:val="both"/>
      </w:pPr>
      <w:r>
        <w:t>Jumlah dan jenis produk yang dipesan sesuai PO (</w:t>
      </w:r>
      <w:r>
        <w:rPr>
          <w:i/>
        </w:rPr>
        <w:t>Purchase Order</w:t>
      </w:r>
      <w:r>
        <w:t xml:space="preserve">) dari </w:t>
      </w:r>
      <w:r>
        <w:rPr>
          <w:b/>
        </w:rPr>
        <w:t xml:space="preserve">Pihak Kedua </w:t>
      </w:r>
      <w:r>
        <w:t xml:space="preserve">dan untuk produk yang tidak disebutkan pada ayat 1 diatas, harus berdasarkan Surat Penawaran yang disetujui </w:t>
      </w:r>
      <w:r>
        <w:rPr>
          <w:b/>
        </w:rPr>
        <w:t>Para</w:t>
      </w:r>
      <w:r>
        <w:t xml:space="preserve"> </w:t>
      </w:r>
      <w:r>
        <w:rPr>
          <w:b/>
        </w:rPr>
        <w:t>Pihak.</w:t>
      </w:r>
    </w:p>
    <w:p w14:paraId="78D2084F" w14:textId="77777777" w:rsidR="00B2050B" w:rsidRDefault="00D10BAF">
      <w:pPr>
        <w:numPr>
          <w:ilvl w:val="0"/>
          <w:numId w:val="2"/>
        </w:numPr>
        <w:spacing w:line="276" w:lineRule="auto"/>
        <w:ind w:left="567" w:hanging="567"/>
        <w:jc w:val="both"/>
      </w:pPr>
      <w:r>
        <w:t xml:space="preserve">Harga dalam ayat (1) di atas belum termasuk pajak (PPN), PPN ditanggung </w:t>
      </w:r>
      <w:r>
        <w:rPr>
          <w:b/>
        </w:rPr>
        <w:t>Pihak Kedua.</w:t>
      </w:r>
    </w:p>
    <w:p w14:paraId="2C95C45F" w14:textId="77777777" w:rsidR="00B2050B" w:rsidRDefault="00D10BAF">
      <w:pPr>
        <w:numPr>
          <w:ilvl w:val="0"/>
          <w:numId w:val="2"/>
        </w:numPr>
        <w:spacing w:line="276" w:lineRule="auto"/>
        <w:ind w:left="567" w:hanging="567"/>
        <w:jc w:val="both"/>
      </w:pPr>
      <w:r>
        <w:t xml:space="preserve">Harga dalam ayat (1) di atas berlaku selama </w:t>
      </w:r>
      <w:ins w:id="146" w:author="William Chandra" w:date="2022-12-01T15:36:00Z">
        <w:r>
          <w:t xml:space="preserve">jangka </w:t>
        </w:r>
      </w:ins>
      <w:r>
        <w:t xml:space="preserve">waktu </w:t>
      </w:r>
      <w:del w:id="147" w:author="William Chandra" w:date="2022-12-01T15:36:00Z">
        <w:r>
          <w:delText>p</w:delText>
        </w:r>
      </w:del>
      <w:ins w:id="148" w:author="William Chandra" w:date="2022-12-01T15:36:00Z">
        <w:r>
          <w:t>P</w:t>
        </w:r>
      </w:ins>
      <w:r>
        <w:t>erjanjian.</w:t>
      </w:r>
    </w:p>
    <w:p w14:paraId="089B4C27" w14:textId="77777777" w:rsidR="00B2050B" w:rsidRDefault="00D10BAF">
      <w:pPr>
        <w:numPr>
          <w:ilvl w:val="0"/>
          <w:numId w:val="2"/>
        </w:numPr>
        <w:spacing w:line="276" w:lineRule="auto"/>
        <w:ind w:left="567" w:hanging="567"/>
        <w:jc w:val="both"/>
        <w:rPr>
          <w:b/>
          <w:bCs/>
        </w:rPr>
      </w:pPr>
      <w:r>
        <w:t xml:space="preserve">Semua lampiran maupun surat penawaran yang disepakati oleh </w:t>
      </w:r>
      <w:del w:id="149" w:author="William Chandra" w:date="2022-12-01T15:36:00Z">
        <w:r>
          <w:delText>para pihak</w:delText>
        </w:r>
      </w:del>
      <w:ins w:id="150" w:author="William Chandra" w:date="2022-12-01T15:36:00Z">
        <w:r>
          <w:t>Para Pihak</w:t>
        </w:r>
      </w:ins>
      <w:r>
        <w:t xml:space="preserve"> yang muncul selama </w:t>
      </w:r>
      <w:del w:id="151" w:author="William Chandra" w:date="2022-12-01T15:36:00Z">
        <w:r>
          <w:delText>periode</w:delText>
        </w:r>
      </w:del>
      <w:ins w:id="152" w:author="William Chandra" w:date="2022-12-01T15:36:00Z">
        <w:r>
          <w:t>jangka waktu</w:t>
        </w:r>
      </w:ins>
      <w:r>
        <w:t xml:space="preserve"> perjanjian merupakan bagian yang tidak terpisahkan dari </w:t>
      </w:r>
      <w:del w:id="153" w:author="William Chandra" w:date="2022-12-01T15:36:00Z">
        <w:r>
          <w:delText>surat p</w:delText>
        </w:r>
      </w:del>
      <w:ins w:id="154" w:author="William Chandra" w:date="2022-12-01T15:36:00Z">
        <w:r>
          <w:t>P</w:t>
        </w:r>
      </w:ins>
      <w:r>
        <w:t>erjanjian ini.</w:t>
      </w:r>
    </w:p>
    <w:p w14:paraId="48C52D43" w14:textId="77777777" w:rsidR="00B2050B" w:rsidRDefault="00B2050B">
      <w:pPr>
        <w:spacing w:line="276" w:lineRule="auto"/>
        <w:rPr>
          <w:b/>
          <w:bCs/>
        </w:rPr>
      </w:pPr>
    </w:p>
    <w:p w14:paraId="4F664CEA" w14:textId="77777777" w:rsidR="00B2050B" w:rsidRDefault="00D10BAF">
      <w:pPr>
        <w:spacing w:line="276" w:lineRule="auto"/>
        <w:jc w:val="center"/>
        <w:rPr>
          <w:b/>
          <w:bCs/>
        </w:rPr>
      </w:pPr>
      <w:r>
        <w:rPr>
          <w:b/>
          <w:bCs/>
        </w:rPr>
        <w:t>Pasal 2</w:t>
      </w:r>
    </w:p>
    <w:p w14:paraId="22A1843A" w14:textId="77777777" w:rsidR="00B2050B" w:rsidRDefault="00D10BAF">
      <w:pPr>
        <w:spacing w:line="276" w:lineRule="auto"/>
        <w:jc w:val="center"/>
        <w:rPr>
          <w:bCs/>
        </w:rPr>
      </w:pPr>
      <w:r>
        <w:rPr>
          <w:b/>
          <w:bCs/>
        </w:rPr>
        <w:t>Pengiriman</w:t>
      </w:r>
    </w:p>
    <w:p w14:paraId="295A6908" w14:textId="77777777" w:rsidR="00B2050B" w:rsidRDefault="00D10BAF">
      <w:pPr>
        <w:numPr>
          <w:ilvl w:val="0"/>
          <w:numId w:val="3"/>
        </w:numPr>
        <w:spacing w:line="276" w:lineRule="auto"/>
        <w:ind w:left="567" w:hanging="567"/>
        <w:jc w:val="both"/>
        <w:rPr>
          <w:bCs/>
        </w:rPr>
      </w:pPr>
      <w:commentRangeStart w:id="155"/>
      <w:ins w:id="156" w:author="William Chandra" w:date="2022-12-01T15:37:00Z">
        <w:r>
          <w:rPr>
            <w:bCs/>
          </w:rPr>
          <w:t xml:space="preserve">Seluruh </w:t>
        </w:r>
      </w:ins>
      <w:del w:id="157" w:author="William Chandra" w:date="2022-12-01T15:37:00Z">
        <w:r>
          <w:rPr>
            <w:bCs/>
          </w:rPr>
          <w:delText>B</w:delText>
        </w:r>
      </w:del>
      <w:ins w:id="158" w:author="William Chandra" w:date="2022-12-01T15:37:00Z">
        <w:r>
          <w:rPr>
            <w:bCs/>
          </w:rPr>
          <w:t>b</w:t>
        </w:r>
      </w:ins>
      <w:r>
        <w:rPr>
          <w:bCs/>
        </w:rPr>
        <w:t xml:space="preserve">iaya </w:t>
      </w:r>
      <w:del w:id="159" w:author="William Chandra" w:date="2022-12-01T15:37:00Z">
        <w:r>
          <w:rPr>
            <w:bCs/>
          </w:rPr>
          <w:delText>transportasi</w:delText>
        </w:r>
      </w:del>
      <w:ins w:id="160" w:author="William Chandra" w:date="2022-12-01T15:37:00Z">
        <w:r>
          <w:rPr>
            <w:bCs/>
          </w:rPr>
          <w:t>pengiriman P</w:t>
        </w:r>
      </w:ins>
      <w:ins w:id="161" w:author="William Chandra" w:date="2022-12-01T15:38:00Z">
        <w:r>
          <w:rPr>
            <w:bCs/>
          </w:rPr>
          <w:t>roduk</w:t>
        </w:r>
      </w:ins>
      <w:r>
        <w:rPr>
          <w:bCs/>
        </w:rPr>
        <w:t xml:space="preserve"> yang timbul dari tempat </w:t>
      </w:r>
      <w:r>
        <w:rPr>
          <w:b/>
          <w:bCs/>
        </w:rPr>
        <w:t>Pihak Pertama</w:t>
      </w:r>
      <w:r>
        <w:rPr>
          <w:bCs/>
        </w:rPr>
        <w:t xml:space="preserve"> ke </w:t>
      </w:r>
      <w:del w:id="162" w:author="William Chandra" w:date="2022-12-01T15:37:00Z">
        <w:r>
          <w:rPr>
            <w:bCs/>
          </w:rPr>
          <w:delText>tempat</w:delText>
        </w:r>
      </w:del>
      <w:ins w:id="163" w:author="William Chandra" w:date="2022-12-01T15:37:00Z">
        <w:r>
          <w:rPr>
            <w:bCs/>
          </w:rPr>
          <w:t>lokasi pengiriman</w:t>
        </w:r>
      </w:ins>
      <w:r>
        <w:rPr>
          <w:bCs/>
        </w:rPr>
        <w:t xml:space="preserve"> </w:t>
      </w:r>
      <w:r>
        <w:rPr>
          <w:b/>
          <w:bCs/>
        </w:rPr>
        <w:t>Pihak Kedua</w:t>
      </w:r>
      <w:r>
        <w:rPr>
          <w:bCs/>
        </w:rPr>
        <w:t xml:space="preserve"> sepenuhnya menjadi tanggung jawab </w:t>
      </w:r>
      <w:r>
        <w:rPr>
          <w:b/>
          <w:bCs/>
        </w:rPr>
        <w:t>Pihak Pertama</w:t>
      </w:r>
      <w:r>
        <w:rPr>
          <w:bCs/>
        </w:rPr>
        <w:t>.</w:t>
      </w:r>
      <w:commentRangeEnd w:id="155"/>
      <w:r>
        <w:commentReference w:id="155"/>
      </w:r>
    </w:p>
    <w:p w14:paraId="121A6EBF" w14:textId="77777777" w:rsidR="00B2050B" w:rsidRDefault="00D10BAF">
      <w:pPr>
        <w:numPr>
          <w:ilvl w:val="0"/>
          <w:numId w:val="3"/>
        </w:numPr>
        <w:spacing w:line="276" w:lineRule="auto"/>
        <w:ind w:left="567" w:hanging="567"/>
        <w:jc w:val="both"/>
        <w:rPr>
          <w:bCs/>
        </w:rPr>
      </w:pPr>
      <w:r>
        <w:rPr>
          <w:bCs/>
        </w:rPr>
        <w:t xml:space="preserve">Resiko kerusakan akibat proses pengiriman menjadi tanggung jawab </w:t>
      </w:r>
      <w:r>
        <w:rPr>
          <w:b/>
          <w:bCs/>
        </w:rPr>
        <w:t>Pihak Pertama</w:t>
      </w:r>
      <w:ins w:id="164" w:author="William Chandra" w:date="2022-12-01T15:39:00Z">
        <w:r>
          <w:t xml:space="preserve"> sampai dengan ditanda tanganinya berita acara serah terima Produk / surat jalan atau dokumen serah terima Pr</w:t>
        </w:r>
      </w:ins>
      <w:ins w:id="165" w:author="William Chandra" w:date="2022-12-01T15:40:00Z">
        <w:r>
          <w:t>oduk oleh Para Pihak</w:t>
        </w:r>
      </w:ins>
      <w:r>
        <w:rPr>
          <w:bCs/>
        </w:rPr>
        <w:t>.</w:t>
      </w:r>
    </w:p>
    <w:p w14:paraId="1B1742F2" w14:textId="77777777" w:rsidR="00B2050B" w:rsidRDefault="00D10BAF">
      <w:pPr>
        <w:numPr>
          <w:ilvl w:val="0"/>
          <w:numId w:val="3"/>
        </w:numPr>
        <w:spacing w:line="276" w:lineRule="auto"/>
        <w:ind w:left="567" w:hanging="567"/>
        <w:jc w:val="both"/>
        <w:rPr>
          <w:bCs/>
        </w:rPr>
      </w:pPr>
      <w:r>
        <w:rPr>
          <w:bCs/>
        </w:rPr>
        <w:t xml:space="preserve">Jumlah produk dan waktu pengiriman harus sesuai dengan yang sudah ditetapkan di </w:t>
      </w:r>
      <w:r>
        <w:rPr>
          <w:bCs/>
          <w:i/>
        </w:rPr>
        <w:t>Purchase Order</w:t>
      </w:r>
      <w:r>
        <w:rPr>
          <w:bCs/>
        </w:rPr>
        <w:t xml:space="preserve"> yang diterbitkan oleh </w:t>
      </w:r>
      <w:r>
        <w:rPr>
          <w:b/>
          <w:bCs/>
        </w:rPr>
        <w:t>Pihak Kedua</w:t>
      </w:r>
      <w:ins w:id="166" w:author="William Chandra" w:date="2022-12-01T15:54:00Z">
        <w:r>
          <w:rPr>
            <w:b/>
            <w:bCs/>
          </w:rPr>
          <w:t xml:space="preserve"> </w:t>
        </w:r>
        <w:r>
          <w:t>dan telah dikonfirmasi oleh Pihak Pertama</w:t>
        </w:r>
      </w:ins>
      <w:r>
        <w:rPr>
          <w:bCs/>
        </w:rPr>
        <w:t>.</w:t>
      </w:r>
    </w:p>
    <w:p w14:paraId="6670022C" w14:textId="77777777" w:rsidR="00B2050B" w:rsidRDefault="00D10BAF">
      <w:pPr>
        <w:numPr>
          <w:ilvl w:val="0"/>
          <w:numId w:val="3"/>
        </w:numPr>
        <w:spacing w:line="276" w:lineRule="auto"/>
        <w:ind w:left="567" w:hanging="567"/>
        <w:jc w:val="both"/>
        <w:rPr>
          <w:bCs/>
        </w:rPr>
      </w:pPr>
      <w:r>
        <w:rPr>
          <w:bCs/>
        </w:rPr>
        <w:t xml:space="preserve">Apabila </w:t>
      </w:r>
      <w:r>
        <w:rPr>
          <w:b/>
          <w:bCs/>
        </w:rPr>
        <w:t>Pihak Pertama</w:t>
      </w:r>
      <w:r>
        <w:rPr>
          <w:bCs/>
        </w:rPr>
        <w:t xml:space="preserve"> akan melakukan pengiriman produk kepada </w:t>
      </w:r>
      <w:r>
        <w:rPr>
          <w:b/>
          <w:bCs/>
        </w:rPr>
        <w:t>Pihak Kedua</w:t>
      </w:r>
      <w:r>
        <w:rPr>
          <w:bCs/>
        </w:rPr>
        <w:t xml:space="preserve"> melebihi waktu atau tidak pada hari kerja yang telah ditentukan maka </w:t>
      </w:r>
      <w:r>
        <w:rPr>
          <w:b/>
          <w:bCs/>
        </w:rPr>
        <w:t>Pihak Pertama</w:t>
      </w:r>
      <w:r>
        <w:rPr>
          <w:bCs/>
        </w:rPr>
        <w:t xml:space="preserve"> harus menginformasikan kepada</w:t>
      </w:r>
      <w:r>
        <w:rPr>
          <w:b/>
          <w:bCs/>
        </w:rPr>
        <w:t xml:space="preserve"> Pihak Kedua </w:t>
      </w:r>
      <w:r>
        <w:rPr>
          <w:bCs/>
        </w:rPr>
        <w:t>terlebih dahulu.</w:t>
      </w:r>
    </w:p>
    <w:p w14:paraId="72103E07" w14:textId="77777777" w:rsidR="00B2050B" w:rsidRDefault="00D10BAF">
      <w:pPr>
        <w:numPr>
          <w:ilvl w:val="0"/>
          <w:numId w:val="3"/>
        </w:numPr>
        <w:spacing w:line="276" w:lineRule="auto"/>
        <w:ind w:left="567" w:hanging="567"/>
        <w:jc w:val="both"/>
        <w:rPr>
          <w:bCs/>
        </w:rPr>
      </w:pPr>
      <w:r>
        <w:rPr>
          <w:bCs/>
        </w:rPr>
        <w:t xml:space="preserve">Batas waktu pengiriman produk sesuai dengan jadwal yang sudah disetujui </w:t>
      </w:r>
      <w:r>
        <w:rPr>
          <w:b/>
          <w:bCs/>
        </w:rPr>
        <w:t>Para Pihak</w:t>
      </w:r>
      <w:r>
        <w:rPr>
          <w:bCs/>
        </w:rPr>
        <w:t>.</w:t>
      </w:r>
    </w:p>
    <w:p w14:paraId="74288FE5" w14:textId="77777777" w:rsidR="00B2050B" w:rsidRDefault="00D10BAF">
      <w:pPr>
        <w:numPr>
          <w:ilvl w:val="0"/>
          <w:numId w:val="3"/>
        </w:numPr>
        <w:spacing w:line="276" w:lineRule="auto"/>
        <w:ind w:left="567" w:hanging="567"/>
        <w:jc w:val="both"/>
        <w:rPr>
          <w:bCs/>
        </w:rPr>
      </w:pPr>
      <w:r>
        <w:rPr>
          <w:bCs/>
        </w:rPr>
        <w:lastRenderedPageBreak/>
        <w:t xml:space="preserve">Apabila terjadi keterlambatan dalam pengiriman maka </w:t>
      </w:r>
      <w:r>
        <w:rPr>
          <w:b/>
          <w:bCs/>
        </w:rPr>
        <w:t>Pihak Pertama</w:t>
      </w:r>
      <w:r>
        <w:rPr>
          <w:bCs/>
        </w:rPr>
        <w:t xml:space="preserve"> wajib membayar biaya keterlambatan 0,1</w:t>
      </w:r>
      <w:r>
        <w:rPr>
          <w:bCs/>
          <w:vertAlign w:val="superscript"/>
        </w:rPr>
        <w:t>0</w:t>
      </w:r>
      <w:r>
        <w:rPr>
          <w:bCs/>
        </w:rPr>
        <w:t>/</w:t>
      </w:r>
      <w:r>
        <w:rPr>
          <w:bCs/>
          <w:vertAlign w:val="subscript"/>
        </w:rPr>
        <w:t xml:space="preserve">0 </w:t>
      </w:r>
      <w:r>
        <w:rPr>
          <w:bCs/>
        </w:rPr>
        <w:t xml:space="preserve">(nol koma satu persen) per hari keterlambatan dari total harga produk yang dipesan </w:t>
      </w:r>
      <w:r>
        <w:rPr>
          <w:b/>
          <w:bCs/>
        </w:rPr>
        <w:t>Pihak Kedua</w:t>
      </w:r>
      <w:ins w:id="167" w:author="William Chandra" w:date="2022-12-01T15:55:00Z">
        <w:r>
          <w:t xml:space="preserve"> dengan maksimal sebesar 5% (lima persen)</w:t>
        </w:r>
      </w:ins>
      <w:r>
        <w:rPr>
          <w:bCs/>
        </w:rPr>
        <w:t>.</w:t>
      </w:r>
    </w:p>
    <w:p w14:paraId="5325400C" w14:textId="77777777" w:rsidR="00B2050B" w:rsidRDefault="00D10BAF">
      <w:pPr>
        <w:numPr>
          <w:ilvl w:val="0"/>
          <w:numId w:val="3"/>
        </w:numPr>
        <w:spacing w:line="276" w:lineRule="auto"/>
        <w:ind w:left="567" w:hanging="567"/>
        <w:jc w:val="both"/>
        <w:rPr>
          <w:b/>
          <w:bCs/>
        </w:rPr>
      </w:pPr>
      <w:r>
        <w:rPr>
          <w:bCs/>
        </w:rPr>
        <w:t>Pembayaran ayat (6) paling lambat 15 (lima belas) hari setelah tagihan</w:t>
      </w:r>
      <w:del w:id="168" w:author="William Chandra" w:date="2022-12-01T15:55:00Z">
        <w:r>
          <w:rPr>
            <w:bCs/>
          </w:rPr>
          <w:delText xml:space="preserve"> klaim</w:delText>
        </w:r>
      </w:del>
      <w:r>
        <w:rPr>
          <w:bCs/>
        </w:rPr>
        <w:t xml:space="preserve"> diterima </w:t>
      </w:r>
      <w:r>
        <w:rPr>
          <w:b/>
          <w:bCs/>
        </w:rPr>
        <w:t>Pihak Pertama</w:t>
      </w:r>
      <w:r>
        <w:rPr>
          <w:bCs/>
        </w:rPr>
        <w:t>.</w:t>
      </w:r>
    </w:p>
    <w:p w14:paraId="5716EFF0" w14:textId="77777777" w:rsidR="00B2050B" w:rsidRDefault="00D10BAF">
      <w:pPr>
        <w:numPr>
          <w:ilvl w:val="0"/>
          <w:numId w:val="3"/>
        </w:numPr>
        <w:spacing w:line="276" w:lineRule="auto"/>
        <w:ind w:left="567" w:hanging="567"/>
        <w:jc w:val="both"/>
        <w:rPr>
          <w:b/>
          <w:bCs/>
        </w:rPr>
      </w:pPr>
      <w:r>
        <w:rPr>
          <w:b/>
          <w:bCs/>
        </w:rPr>
        <w:t>Para Pihak</w:t>
      </w:r>
      <w:r>
        <w:rPr>
          <w:bCs/>
        </w:rPr>
        <w:t xml:space="preserve"> sepakat sebelum dilakukan penyerahan produk dari </w:t>
      </w:r>
      <w:r>
        <w:rPr>
          <w:b/>
          <w:bCs/>
        </w:rPr>
        <w:t>Pihak Pertama</w:t>
      </w:r>
      <w:r>
        <w:rPr>
          <w:bCs/>
        </w:rPr>
        <w:t xml:space="preserve"> kepada </w:t>
      </w:r>
      <w:r>
        <w:rPr>
          <w:b/>
          <w:bCs/>
        </w:rPr>
        <w:t>Pihak Kedua</w:t>
      </w:r>
      <w:r>
        <w:rPr>
          <w:bCs/>
        </w:rPr>
        <w:t xml:space="preserve">, dilakukan pengecekan produk (jumlah, kualitas, dll) antara </w:t>
      </w:r>
      <w:r>
        <w:rPr>
          <w:b/>
          <w:bCs/>
        </w:rPr>
        <w:t>Pihak Pertama</w:t>
      </w:r>
      <w:r>
        <w:rPr>
          <w:bCs/>
        </w:rPr>
        <w:t xml:space="preserve"> dan </w:t>
      </w:r>
      <w:r>
        <w:rPr>
          <w:b/>
          <w:bCs/>
        </w:rPr>
        <w:t>Pihak Kedua</w:t>
      </w:r>
      <w:r>
        <w:rPr>
          <w:bCs/>
        </w:rPr>
        <w:t>.</w:t>
      </w:r>
      <w:ins w:id="169" w:author="William Chandra" w:date="2022-12-01T15:56:00Z">
        <w:r>
          <w:rPr>
            <w:bCs/>
          </w:rPr>
          <w:t xml:space="preserve"> Setelah seleuruh Produk sesuai baik jumlah, kualitas dan </w:t>
        </w:r>
      </w:ins>
      <w:ins w:id="170" w:author="William Chandra" w:date="2022-12-01T15:57:00Z">
        <w:r>
          <w:rPr>
            <w:bCs/>
          </w:rPr>
          <w:t xml:space="preserve">lainnya, maka Para Pihak wajib membuat </w:t>
        </w:r>
        <w:r>
          <w:t>berita acara serah terima Produk / surat jalan atau dokumen serah terima Produk sebagai bukti bahwa Produk telah diterima oleh Pihak Kedua dengan baik dan benar.</w:t>
        </w:r>
      </w:ins>
    </w:p>
    <w:p w14:paraId="25FFB364" w14:textId="77777777" w:rsidR="00B2050B" w:rsidRDefault="00B2050B">
      <w:pPr>
        <w:spacing w:line="276" w:lineRule="auto"/>
        <w:jc w:val="center"/>
        <w:rPr>
          <w:b/>
          <w:bCs/>
        </w:rPr>
      </w:pPr>
    </w:p>
    <w:p w14:paraId="5D91B7B4" w14:textId="77777777" w:rsidR="00B2050B" w:rsidRDefault="00D10BAF">
      <w:pPr>
        <w:spacing w:line="276" w:lineRule="auto"/>
        <w:jc w:val="center"/>
        <w:rPr>
          <w:b/>
          <w:bCs/>
        </w:rPr>
      </w:pPr>
      <w:r>
        <w:rPr>
          <w:b/>
          <w:bCs/>
        </w:rPr>
        <w:t>Pasal 3</w:t>
      </w:r>
    </w:p>
    <w:p w14:paraId="3A414CF5" w14:textId="77777777" w:rsidR="00B2050B" w:rsidRDefault="00D10BAF">
      <w:pPr>
        <w:spacing w:line="276" w:lineRule="auto"/>
        <w:jc w:val="center"/>
        <w:rPr>
          <w:b/>
          <w:bCs/>
        </w:rPr>
      </w:pPr>
      <w:r>
        <w:rPr>
          <w:b/>
          <w:bCs/>
        </w:rPr>
        <w:t>Jaminan Kualitas Produk</w:t>
      </w:r>
    </w:p>
    <w:p w14:paraId="7632214D" w14:textId="77777777" w:rsidR="00B2050B" w:rsidDel="00207788" w:rsidRDefault="00D10BAF">
      <w:pPr>
        <w:numPr>
          <w:ilvl w:val="0"/>
          <w:numId w:val="4"/>
        </w:numPr>
        <w:spacing w:line="276" w:lineRule="auto"/>
        <w:ind w:left="567" w:hanging="567"/>
        <w:jc w:val="both"/>
        <w:rPr>
          <w:del w:id="171" w:author="ROHAYATI" w:date="2023-02-27T12:43:00Z"/>
          <w:b/>
          <w:bCs/>
        </w:rPr>
      </w:pPr>
      <w:r>
        <w:rPr>
          <w:b/>
          <w:bCs/>
        </w:rPr>
        <w:t>Pihak Pertama</w:t>
      </w:r>
      <w:r>
        <w:rPr>
          <w:bCs/>
        </w:rPr>
        <w:t xml:space="preserve"> menjamin seluruh produk yang dikirim kepada </w:t>
      </w:r>
      <w:r>
        <w:rPr>
          <w:b/>
          <w:bCs/>
        </w:rPr>
        <w:t>Pihak Kedua</w:t>
      </w:r>
      <w:r>
        <w:rPr>
          <w:bCs/>
        </w:rPr>
        <w:t xml:space="preserve"> sesuai dengan spesifikasi </w:t>
      </w:r>
      <w:del w:id="172" w:author="William Chandra" w:date="2022-12-01T15:58:00Z">
        <w:r>
          <w:rPr>
            <w:bCs/>
          </w:rPr>
          <w:delText xml:space="preserve">yang telah disepakati oleh </w:delText>
        </w:r>
        <w:r>
          <w:rPr>
            <w:b/>
            <w:bCs/>
          </w:rPr>
          <w:delText>Para Pihak</w:delText>
        </w:r>
      </w:del>
      <w:ins w:id="173" w:author="William Chandra" w:date="2022-12-01T15:57:00Z">
        <w:r>
          <w:t>dalam Purchase Order yang telah dikonfirmasi Pihak Pe</w:t>
        </w:r>
      </w:ins>
      <w:ins w:id="174" w:author="William Chandra" w:date="2022-12-01T15:58:00Z">
        <w:r>
          <w:t>rtama</w:t>
        </w:r>
      </w:ins>
      <w:r>
        <w:rPr>
          <w:bCs/>
        </w:rPr>
        <w:t>.</w:t>
      </w:r>
    </w:p>
    <w:p w14:paraId="7C34800E" w14:textId="77777777" w:rsidR="00B2050B" w:rsidRPr="00207788" w:rsidRDefault="00D10BAF">
      <w:pPr>
        <w:numPr>
          <w:ilvl w:val="0"/>
          <w:numId w:val="4"/>
        </w:numPr>
        <w:spacing w:line="276" w:lineRule="auto"/>
        <w:ind w:left="567" w:hanging="567"/>
        <w:jc w:val="both"/>
        <w:rPr>
          <w:b/>
          <w:bCs/>
        </w:rPr>
      </w:pPr>
      <w:del w:id="175" w:author="William Chandra" w:date="2022-12-01T15:58:00Z">
        <w:r w:rsidRPr="00207788">
          <w:rPr>
            <w:b/>
            <w:bCs/>
          </w:rPr>
          <w:delText xml:space="preserve">Pihak Pertama </w:delText>
        </w:r>
        <w:r w:rsidRPr="00207788">
          <w:rPr>
            <w:bCs/>
          </w:rPr>
          <w:delText xml:space="preserve">menjamin seluruh produk yang dikirim kepada </w:delText>
        </w:r>
        <w:r w:rsidRPr="00207788">
          <w:rPr>
            <w:b/>
            <w:bCs/>
          </w:rPr>
          <w:delText>Pihak Kedua</w:delText>
        </w:r>
        <w:r w:rsidRPr="00207788">
          <w:rPr>
            <w:bCs/>
          </w:rPr>
          <w:delText xml:space="preserve"> sesuai dengan standar produk yang baik.</w:delText>
        </w:r>
      </w:del>
    </w:p>
    <w:p w14:paraId="0521874F" w14:textId="77777777" w:rsidR="00B2050B" w:rsidRDefault="00D10BAF">
      <w:pPr>
        <w:numPr>
          <w:ilvl w:val="0"/>
          <w:numId w:val="4"/>
        </w:numPr>
        <w:spacing w:line="276" w:lineRule="auto"/>
        <w:ind w:left="567" w:hanging="567"/>
        <w:jc w:val="both"/>
        <w:rPr>
          <w:b/>
          <w:bCs/>
        </w:rPr>
      </w:pPr>
      <w:r>
        <w:rPr>
          <w:b/>
          <w:bCs/>
        </w:rPr>
        <w:t xml:space="preserve">Pihak Pertama </w:t>
      </w:r>
      <w:r>
        <w:rPr>
          <w:bCs/>
        </w:rPr>
        <w:t xml:space="preserve">bersedia mengganti sebagian dan/atau seluruhnya atas produk yang telah dikirim apabila </w:t>
      </w:r>
      <w:del w:id="176" w:author="William Chandra" w:date="2022-12-01T15:59:00Z">
        <w:r>
          <w:rPr>
            <w:bCs/>
          </w:rPr>
          <w:delText>diketahui ada</w:delText>
        </w:r>
      </w:del>
      <w:ins w:id="177" w:author="William Chandra" w:date="2022-12-01T15:59:00Z">
        <w:r>
          <w:rPr>
            <w:bCs/>
          </w:rPr>
          <w:t>terbukti terdapat</w:t>
        </w:r>
      </w:ins>
      <w:r>
        <w:rPr>
          <w:bCs/>
        </w:rPr>
        <w:t xml:space="preserve"> produk cacat atau tidak sesuai sebagaimana dalam ayat (1)</w:t>
      </w:r>
      <w:del w:id="178" w:author="William Chandra" w:date="2022-12-01T15:59:00Z">
        <w:r>
          <w:rPr>
            <w:bCs/>
          </w:rPr>
          <w:delText xml:space="preserve"> dan (2)</w:delText>
        </w:r>
      </w:del>
      <w:r>
        <w:rPr>
          <w:bCs/>
        </w:rPr>
        <w:t>.</w:t>
      </w:r>
    </w:p>
    <w:p w14:paraId="72509CAA" w14:textId="77777777" w:rsidR="00B2050B" w:rsidRDefault="00D10BAF">
      <w:pPr>
        <w:numPr>
          <w:ilvl w:val="0"/>
          <w:numId w:val="4"/>
        </w:numPr>
        <w:spacing w:line="276" w:lineRule="auto"/>
        <w:ind w:left="567" w:hanging="567"/>
        <w:jc w:val="both"/>
        <w:rPr>
          <w:bCs/>
        </w:rPr>
      </w:pPr>
      <w:commentRangeStart w:id="179"/>
      <w:r>
        <w:rPr>
          <w:b/>
          <w:bCs/>
        </w:rPr>
        <w:t>Pihak Pertama</w:t>
      </w:r>
      <w:r>
        <w:rPr>
          <w:bCs/>
        </w:rPr>
        <w:t xml:space="preserve"> menjamin bahwa semua produk termasuk bahan pengemasan atau packing dan bahan pelindung yang dikirim kepada </w:t>
      </w:r>
      <w:r>
        <w:rPr>
          <w:b/>
          <w:bCs/>
        </w:rPr>
        <w:t>Pihak Kedua</w:t>
      </w:r>
      <w:r>
        <w:rPr>
          <w:bCs/>
        </w:rPr>
        <w:t xml:space="preserve"> tidak mengandung zat berbahaya bagi lingkungan 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terlarang yang tercantum dalam Yazaki Group Self-Control Substance List, asbestos, perfluorooctanesulfonic acid atau zat lain seperti yang diinstruksikan </w:t>
      </w:r>
      <w:r>
        <w:rPr>
          <w:b/>
          <w:bCs/>
        </w:rPr>
        <w:t>Pihak Kedua</w:t>
      </w:r>
      <w:r>
        <w:rPr>
          <w:bCs/>
        </w:rPr>
        <w:t xml:space="preserve"> kepada </w:t>
      </w:r>
      <w:r>
        <w:rPr>
          <w:b/>
          <w:bCs/>
        </w:rPr>
        <w:t>Pihak Pertama</w:t>
      </w:r>
      <w:r>
        <w:rPr>
          <w:bCs/>
        </w:rPr>
        <w:t xml:space="preserve"> dari waktu ke waktu, lebih lengkap terkait list </w:t>
      </w:r>
      <w:commentRangeStart w:id="180"/>
      <w:r>
        <w:rPr>
          <w:bCs/>
        </w:rPr>
        <w:t xml:space="preserve">GADSL </w:t>
      </w:r>
      <w:del w:id="181" w:author="William Chandra" w:date="2022-12-01T16:00:00Z">
        <w:r>
          <w:rPr>
            <w:bCs/>
          </w:rPr>
          <w:delText xml:space="preserve">dapat mengakses link berikut </w:delText>
        </w:r>
        <w:r>
          <w:fldChar w:fldCharType="begin"/>
        </w:r>
        <w:r>
          <w:delInstrText xml:space="preserve"> HYPERLINK "https://www.gadsl.org/"</w:delInstrText>
        </w:r>
        <w:r>
          <w:fldChar w:fldCharType="separate"/>
        </w:r>
        <w:r>
          <w:rPr>
            <w:rStyle w:val="Hyperlink"/>
          </w:rPr>
          <w:delText>https://www.gadsl.org</w:delText>
        </w:r>
        <w:r>
          <w:fldChar w:fldCharType="end"/>
        </w:r>
        <w:r>
          <w:fldChar w:fldCharType="begin"/>
        </w:r>
        <w:r>
          <w:delInstrText xml:space="preserve"> HYPERLINK "https://www.gadsl.org/"</w:delInstrText>
        </w:r>
        <w:r>
          <w:fldChar w:fldCharType="separate"/>
        </w:r>
        <w:r>
          <w:rPr>
            <w:rStyle w:val="Hyperlink"/>
          </w:rPr>
          <w:delText>/</w:delText>
        </w:r>
        <w:r>
          <w:fldChar w:fldCharType="end"/>
        </w:r>
      </w:del>
      <w:ins w:id="182" w:author="William Chandra" w:date="2022-12-01T16:00:00Z">
        <w:r>
          <w:rPr>
            <w:bCs/>
          </w:rPr>
          <w:t>sebagaimana terlampir dalam Perjanjian ini</w:t>
        </w:r>
      </w:ins>
      <w:commentRangeEnd w:id="180"/>
      <w:r>
        <w:commentReference w:id="180"/>
      </w:r>
      <w:r>
        <w:rPr>
          <w:rStyle w:val="jlqj4b"/>
        </w:rPr>
        <w:t xml:space="preserve">. </w:t>
      </w:r>
      <w:commentRangeEnd w:id="179"/>
      <w:r>
        <w:commentReference w:id="179"/>
      </w:r>
    </w:p>
    <w:p w14:paraId="6037617F" w14:textId="77777777" w:rsidR="00B2050B" w:rsidRDefault="00D10BAF">
      <w:pPr>
        <w:numPr>
          <w:ilvl w:val="0"/>
          <w:numId w:val="4"/>
        </w:numPr>
        <w:spacing w:line="276" w:lineRule="auto"/>
        <w:ind w:left="567" w:hanging="567"/>
        <w:jc w:val="both"/>
        <w:rPr>
          <w:bCs/>
        </w:rPr>
      </w:pPr>
      <w:commentRangeStart w:id="183"/>
      <w:r>
        <w:rPr>
          <w:bCs/>
        </w:rPr>
        <w:t xml:space="preserve">Apabila dibutuhkan oleh </w:t>
      </w:r>
      <w:r>
        <w:rPr>
          <w:b/>
          <w:bCs/>
        </w:rPr>
        <w:t>Pihak Kedua</w:t>
      </w:r>
      <w:r>
        <w:rPr>
          <w:bCs/>
        </w:rPr>
        <w:t xml:space="preserve">, maka </w:t>
      </w:r>
      <w:r>
        <w:rPr>
          <w:b/>
          <w:bCs/>
        </w:rPr>
        <w:t xml:space="preserve">Pihak Pertama </w:t>
      </w:r>
      <w:r>
        <w:rPr>
          <w:bCs/>
        </w:rPr>
        <w:t xml:space="preserve">harus menyediakan Sertifikat Eksternal yang dibutuhkan sebagaimana yang disebutkan pada ayat(4), dan juga harus menyertakan data informasi </w:t>
      </w:r>
      <w:r>
        <w:t>International Material Data System (IMDS) dan Safety Data Sheet (SDS) terkait dengan zat kandungan yang dibuat berdasarkan Global Harmony System (GHS).</w:t>
      </w:r>
      <w:commentRangeEnd w:id="183"/>
      <w:r>
        <w:commentReference w:id="183"/>
      </w:r>
    </w:p>
    <w:p w14:paraId="7FA3DEB6" w14:textId="77777777" w:rsidR="00B2050B" w:rsidRDefault="00D10BAF">
      <w:pPr>
        <w:tabs>
          <w:tab w:val="left" w:pos="0"/>
        </w:tabs>
        <w:spacing w:line="276" w:lineRule="auto"/>
        <w:ind w:left="567"/>
        <w:jc w:val="both"/>
        <w:rPr>
          <w:b/>
          <w:bCs/>
        </w:rPr>
        <w:pPrChange w:id="184" w:author="ROHAYATI" w:date="2023-02-27T11:59:00Z">
          <w:pPr>
            <w:numPr>
              <w:numId w:val="4"/>
            </w:numPr>
            <w:tabs>
              <w:tab w:val="left" w:pos="0"/>
            </w:tabs>
            <w:spacing w:line="276" w:lineRule="auto"/>
            <w:ind w:left="567" w:hanging="567"/>
            <w:jc w:val="both"/>
          </w:pPr>
        </w:pPrChange>
      </w:pPr>
      <w:del w:id="185" w:author="William Chandra" w:date="2022-12-01T16:01:00Z">
        <w:r>
          <w:rPr>
            <w:bCs/>
          </w:rPr>
          <w:delText xml:space="preserve">Dalam hal produk yang dikirim </w:delText>
        </w:r>
        <w:r>
          <w:rPr>
            <w:b/>
            <w:bCs/>
          </w:rPr>
          <w:delText>Pihak Pertama</w:delText>
        </w:r>
        <w:r>
          <w:rPr>
            <w:bCs/>
          </w:rPr>
          <w:delText xml:space="preserve"> kepada </w:delText>
        </w:r>
        <w:r>
          <w:rPr>
            <w:b/>
            <w:bCs/>
          </w:rPr>
          <w:delText>Pihak Kedua</w:delText>
        </w:r>
        <w:r>
          <w:rPr>
            <w:bCs/>
          </w:rPr>
          <w:delText xml:space="preserve"> mengandung zat-zat berbahaya yang melanggar ayat (4), </w:delText>
        </w:r>
        <w:r>
          <w:rPr>
            <w:b/>
            <w:bCs/>
          </w:rPr>
          <w:delText>Pihak Pertama</w:delText>
        </w:r>
        <w:r>
          <w:rPr>
            <w:bCs/>
          </w:rPr>
          <w:delText xml:space="preserve"> akan mengganti kerugian </w:delText>
        </w:r>
        <w:r>
          <w:rPr>
            <w:b/>
            <w:bCs/>
          </w:rPr>
          <w:delText>Pihak Kedua</w:delText>
        </w:r>
        <w:r>
          <w:rPr>
            <w:bCs/>
          </w:rPr>
          <w:delText xml:space="preserve"> dari semua kerugian dan kerusakan yang timbul dari pelanggaran tersebut, termasuk semua biaya yang berkaitan dengan penarikan kembali produk. Cakupan dan jumlah kompensasi akan ditentukan sepenuhnya oleh </w:delText>
        </w:r>
        <w:r>
          <w:rPr>
            <w:b/>
            <w:bCs/>
          </w:rPr>
          <w:delText>Pihak Kedua</w:delText>
        </w:r>
        <w:r>
          <w:rPr>
            <w:bCs/>
          </w:rPr>
          <w:delText xml:space="preserve">. Dalam hal </w:delText>
        </w:r>
        <w:r>
          <w:rPr>
            <w:b/>
            <w:bCs/>
          </w:rPr>
          <w:delText>Pihak Pertama</w:delText>
        </w:r>
        <w:r>
          <w:rPr>
            <w:bCs/>
          </w:rPr>
          <w:delText xml:space="preserve"> ingin menyangkal atau mempertanyakan keputusan </w:delText>
        </w:r>
        <w:r>
          <w:rPr>
            <w:b/>
            <w:bCs/>
          </w:rPr>
          <w:delText>Pihak Kedua</w:delText>
        </w:r>
        <w:r>
          <w:rPr>
            <w:bCs/>
          </w:rPr>
          <w:delText xml:space="preserve">, </w:delText>
        </w:r>
        <w:r>
          <w:rPr>
            <w:b/>
            <w:bCs/>
          </w:rPr>
          <w:delText>Pihak Pertama</w:delText>
        </w:r>
        <w:r>
          <w:rPr>
            <w:bCs/>
          </w:rPr>
          <w:delText xml:space="preserve"> harus segera memberi tahu </w:delText>
        </w:r>
        <w:r>
          <w:rPr>
            <w:b/>
            <w:bCs/>
          </w:rPr>
          <w:delText>Pihak Kedua</w:delText>
        </w:r>
        <w:r>
          <w:rPr>
            <w:bCs/>
          </w:rPr>
          <w:delText xml:space="preserve"> tidak boleh melebihi 3 (tiga) hari sejak tanggal penetapan oleh </w:delText>
        </w:r>
        <w:r>
          <w:rPr>
            <w:b/>
            <w:bCs/>
          </w:rPr>
          <w:delText>Pihak Kedua</w:delText>
        </w:r>
        <w:r>
          <w:rPr>
            <w:bCs/>
          </w:rPr>
          <w:delText xml:space="preserve">, dan </w:delText>
        </w:r>
        <w:r>
          <w:rPr>
            <w:b/>
            <w:bCs/>
          </w:rPr>
          <w:delText>Pihak Kedua</w:delText>
        </w:r>
        <w:r>
          <w:rPr>
            <w:bCs/>
          </w:rPr>
          <w:delText xml:space="preserve"> serta </w:delText>
        </w:r>
        <w:r>
          <w:rPr>
            <w:b/>
            <w:bCs/>
          </w:rPr>
          <w:delText>Pihak Pertama</w:delText>
        </w:r>
        <w:r>
          <w:rPr>
            <w:bCs/>
          </w:rPr>
          <w:delText xml:space="preserve"> akan menyelesaikan masalah tersebut melalui konsultasi timbal balik.</w:delText>
        </w:r>
      </w:del>
    </w:p>
    <w:p w14:paraId="4CA3E7D3" w14:textId="77777777" w:rsidR="00B2050B" w:rsidRDefault="00B2050B">
      <w:pPr>
        <w:spacing w:line="276" w:lineRule="auto"/>
        <w:jc w:val="center"/>
        <w:rPr>
          <w:b/>
          <w:bCs/>
        </w:rPr>
      </w:pPr>
    </w:p>
    <w:p w14:paraId="47015F4C" w14:textId="77777777" w:rsidR="00B2050B" w:rsidRDefault="00D10BAF">
      <w:pPr>
        <w:spacing w:line="276" w:lineRule="auto"/>
        <w:jc w:val="center"/>
        <w:rPr>
          <w:b/>
          <w:bCs/>
        </w:rPr>
      </w:pPr>
      <w:r>
        <w:rPr>
          <w:b/>
          <w:bCs/>
        </w:rPr>
        <w:t>Pasal 4</w:t>
      </w:r>
    </w:p>
    <w:p w14:paraId="1AB1B1B1" w14:textId="77777777" w:rsidR="00B2050B" w:rsidRDefault="00D10BAF">
      <w:pPr>
        <w:spacing w:line="276" w:lineRule="auto"/>
        <w:jc w:val="center"/>
        <w:rPr>
          <w:b/>
          <w:bCs/>
        </w:rPr>
      </w:pPr>
      <w:r>
        <w:rPr>
          <w:b/>
          <w:bCs/>
        </w:rPr>
        <w:t>Kewajiban dan Hak Pihak Pertama</w:t>
      </w:r>
    </w:p>
    <w:p w14:paraId="2DFA86EE" w14:textId="77777777" w:rsidR="00B2050B" w:rsidRDefault="00D10BAF">
      <w:pPr>
        <w:numPr>
          <w:ilvl w:val="0"/>
          <w:numId w:val="5"/>
        </w:numPr>
        <w:spacing w:line="276" w:lineRule="auto"/>
        <w:ind w:left="567" w:hanging="567"/>
        <w:jc w:val="both"/>
        <w:rPr>
          <w:b/>
        </w:rPr>
      </w:pPr>
      <w:r>
        <w:rPr>
          <w:b/>
          <w:bCs/>
        </w:rPr>
        <w:t>Pihak Pertama</w:t>
      </w:r>
      <w:r>
        <w:rPr>
          <w:bCs/>
        </w:rPr>
        <w:t xml:space="preserve"> berhak menerima pembayaran dari </w:t>
      </w:r>
      <w:r>
        <w:rPr>
          <w:b/>
          <w:bCs/>
        </w:rPr>
        <w:t>Pihak Kedua</w:t>
      </w:r>
      <w:r>
        <w:rPr>
          <w:bCs/>
        </w:rPr>
        <w:t xml:space="preserve"> sesuai waktu yang telah disepakati </w:t>
      </w:r>
      <w:r>
        <w:rPr>
          <w:b/>
          <w:bCs/>
        </w:rPr>
        <w:t>Para Pihak</w:t>
      </w:r>
      <w:r>
        <w:rPr>
          <w:bCs/>
        </w:rPr>
        <w:t>.</w:t>
      </w:r>
    </w:p>
    <w:p w14:paraId="7F1711B4" w14:textId="77777777" w:rsidR="00B2050B" w:rsidRDefault="00D10BAF">
      <w:pPr>
        <w:widowControl w:val="0"/>
        <w:numPr>
          <w:ilvl w:val="0"/>
          <w:numId w:val="5"/>
        </w:numPr>
        <w:tabs>
          <w:tab w:val="left" w:pos="-873"/>
        </w:tabs>
        <w:spacing w:line="276" w:lineRule="auto"/>
        <w:ind w:left="567" w:hanging="567"/>
        <w:jc w:val="both"/>
        <w:rPr>
          <w:b/>
          <w:bCs/>
        </w:rPr>
      </w:pPr>
      <w:r>
        <w:rPr>
          <w:b/>
        </w:rPr>
        <w:t>Pihak Pertama</w:t>
      </w:r>
      <w:r>
        <w:t xml:space="preserve"> wajib menyerahkan produk sesuai spesifikasi dan jadwal yang disepakati</w:t>
      </w:r>
      <w:ins w:id="186" w:author="William Chandra" w:date="2022-12-01T16:01:00Z">
        <w:r>
          <w:t xml:space="preserve"> dalam Purchase Order yang dikonfirmasi Pihak Kedua</w:t>
        </w:r>
      </w:ins>
      <w:del w:id="187" w:author="William Chandra" w:date="2022-12-01T16:01:00Z">
        <w:r>
          <w:delText xml:space="preserve"> </w:delText>
        </w:r>
        <w:r>
          <w:rPr>
            <w:b/>
          </w:rPr>
          <w:delText>Para Pihak</w:delText>
        </w:r>
      </w:del>
      <w:r>
        <w:t>.</w:t>
      </w:r>
    </w:p>
    <w:p w14:paraId="330F1DE7" w14:textId="77777777" w:rsidR="00B2050B" w:rsidRDefault="00D10BAF">
      <w:pPr>
        <w:numPr>
          <w:ilvl w:val="0"/>
          <w:numId w:val="5"/>
        </w:numPr>
        <w:spacing w:line="276" w:lineRule="auto"/>
        <w:ind w:left="567" w:hanging="567"/>
        <w:jc w:val="both"/>
        <w:rPr>
          <w:bCs/>
        </w:rPr>
      </w:pPr>
      <w:r>
        <w:rPr>
          <w:b/>
          <w:bCs/>
        </w:rPr>
        <w:lastRenderedPageBreak/>
        <w:t>Pihak Pertama</w:t>
      </w:r>
      <w:r>
        <w:rPr>
          <w:bCs/>
        </w:rPr>
        <w:t xml:space="preserve"> </w:t>
      </w:r>
      <w:r>
        <w:t xml:space="preserve">tidak diperbolehkan mengalihkan pekerjaan kepada pihak lain tanpa sepengetahuan dan atau persetujuan tertulis dari </w:t>
      </w:r>
      <w:r>
        <w:rPr>
          <w:b/>
          <w:bCs/>
        </w:rPr>
        <w:t>Pihak Kedua</w:t>
      </w:r>
      <w:r>
        <w:t>.</w:t>
      </w:r>
    </w:p>
    <w:p w14:paraId="65FAF5F7" w14:textId="77777777" w:rsidR="00B2050B" w:rsidRDefault="00B2050B">
      <w:pPr>
        <w:spacing w:line="276" w:lineRule="auto"/>
        <w:jc w:val="center"/>
        <w:rPr>
          <w:bCs/>
        </w:rPr>
      </w:pPr>
    </w:p>
    <w:p w14:paraId="67BAF6C5" w14:textId="77777777" w:rsidR="00B2050B" w:rsidRDefault="00D10BAF">
      <w:pPr>
        <w:spacing w:line="276" w:lineRule="auto"/>
        <w:jc w:val="center"/>
        <w:rPr>
          <w:b/>
          <w:bCs/>
        </w:rPr>
      </w:pPr>
      <w:r>
        <w:rPr>
          <w:b/>
          <w:bCs/>
          <w:color w:val="00000A"/>
        </w:rPr>
        <w:t>Pasal 5</w:t>
      </w:r>
    </w:p>
    <w:p w14:paraId="0A99CEF1" w14:textId="77777777" w:rsidR="00B2050B" w:rsidRDefault="00D10BAF">
      <w:pPr>
        <w:spacing w:line="276" w:lineRule="auto"/>
        <w:jc w:val="center"/>
        <w:rPr>
          <w:del w:id="188" w:author="William Chandra" w:date="2022-12-01T16:02:00Z"/>
          <w:b/>
        </w:rPr>
      </w:pPr>
      <w:r>
        <w:rPr>
          <w:b/>
          <w:bCs/>
        </w:rPr>
        <w:t>Kewajiban dan Hak Pihak Kedua</w:t>
      </w:r>
    </w:p>
    <w:p w14:paraId="49A4B231" w14:textId="77777777" w:rsidR="00B2050B" w:rsidRDefault="00D10BAF">
      <w:pPr>
        <w:numPr>
          <w:ilvl w:val="255"/>
          <w:numId w:val="0"/>
        </w:numPr>
        <w:spacing w:line="276" w:lineRule="auto"/>
        <w:jc w:val="center"/>
        <w:rPr>
          <w:b/>
        </w:rPr>
        <w:pPrChange w:id="189" w:author="William Chandra" w:date="2022-12-01T16:02:00Z">
          <w:pPr>
            <w:numPr>
              <w:numId w:val="6"/>
            </w:numPr>
            <w:tabs>
              <w:tab w:val="left" w:pos="0"/>
            </w:tabs>
            <w:spacing w:line="276" w:lineRule="auto"/>
            <w:ind w:left="567" w:hanging="567"/>
            <w:jc w:val="both"/>
          </w:pPr>
        </w:pPrChange>
      </w:pPr>
      <w:del w:id="190" w:author="William Chandra" w:date="2022-12-01T16:02:00Z">
        <w:r>
          <w:rPr>
            <w:b/>
          </w:rPr>
          <w:delText>Pihak Kedua</w:delText>
        </w:r>
        <w:r>
          <w:delText xml:space="preserve"> wajib membayar tepat waktu sesuai perjanjian.</w:delText>
        </w:r>
      </w:del>
    </w:p>
    <w:p w14:paraId="4E54D5F2" w14:textId="77777777" w:rsidR="00B2050B" w:rsidRDefault="00D10BAF">
      <w:pPr>
        <w:numPr>
          <w:ilvl w:val="0"/>
          <w:numId w:val="6"/>
        </w:numPr>
        <w:spacing w:line="276" w:lineRule="auto"/>
        <w:ind w:left="567" w:hanging="567"/>
        <w:jc w:val="both"/>
        <w:rPr>
          <w:b/>
          <w:bCs/>
        </w:rPr>
      </w:pPr>
      <w:r>
        <w:rPr>
          <w:b/>
        </w:rPr>
        <w:t>Pihak Kedua</w:t>
      </w:r>
      <w:r>
        <w:t xml:space="preserve"> berhak menerima produk sesuai spesifikasi dan jadwal yang disepakati </w:t>
      </w:r>
      <w:r>
        <w:rPr>
          <w:b/>
        </w:rPr>
        <w:t>Para Pihak</w:t>
      </w:r>
      <w:r>
        <w:t>.</w:t>
      </w:r>
    </w:p>
    <w:p w14:paraId="27A07E15" w14:textId="77777777" w:rsidR="00B2050B" w:rsidRDefault="00D10BAF">
      <w:pPr>
        <w:numPr>
          <w:ilvl w:val="0"/>
          <w:numId w:val="6"/>
        </w:numPr>
        <w:spacing w:line="276" w:lineRule="auto"/>
        <w:ind w:left="567" w:hanging="567"/>
        <w:jc w:val="both"/>
        <w:rPr>
          <w:ins w:id="191" w:author="William Chandra" w:date="2022-12-01T16:02:00Z"/>
          <w:bCs/>
        </w:rPr>
      </w:pPr>
      <w:r>
        <w:rPr>
          <w:b/>
          <w:bCs/>
        </w:rPr>
        <w:t>Pihak Kedua</w:t>
      </w:r>
      <w:r>
        <w:rPr>
          <w:bCs/>
        </w:rPr>
        <w:t xml:space="preserve"> berhak atas garansi yang diberikan oleh </w:t>
      </w:r>
      <w:r>
        <w:rPr>
          <w:b/>
          <w:bCs/>
        </w:rPr>
        <w:t>Pihak Pertama.</w:t>
      </w:r>
    </w:p>
    <w:p w14:paraId="5311A4F3" w14:textId="77777777" w:rsidR="00B2050B" w:rsidRDefault="00D10BAF">
      <w:pPr>
        <w:numPr>
          <w:ilvl w:val="0"/>
          <w:numId w:val="6"/>
        </w:numPr>
        <w:spacing w:line="276" w:lineRule="auto"/>
        <w:ind w:left="567" w:hanging="567"/>
        <w:jc w:val="both"/>
        <w:rPr>
          <w:ins w:id="192" w:author="William Chandra" w:date="2022-12-01T16:02:00Z"/>
          <w:bCs/>
        </w:rPr>
      </w:pPr>
      <w:ins w:id="193" w:author="William Chandra" w:date="2022-12-01T16:02:00Z">
        <w:r>
          <w:rPr>
            <w:b/>
          </w:rPr>
          <w:t>Pihak Kedua</w:t>
        </w:r>
        <w:r>
          <w:t xml:space="preserve"> wajib membayar tepat waktu sesuai perjanjian.</w:t>
        </w:r>
      </w:ins>
    </w:p>
    <w:p w14:paraId="66F1D664" w14:textId="77777777" w:rsidR="00B2050B" w:rsidRDefault="00D10BAF">
      <w:pPr>
        <w:numPr>
          <w:ilvl w:val="0"/>
          <w:numId w:val="6"/>
        </w:numPr>
        <w:spacing w:line="276" w:lineRule="auto"/>
        <w:ind w:left="567" w:hanging="567"/>
        <w:jc w:val="both"/>
        <w:rPr>
          <w:bCs/>
        </w:rPr>
      </w:pPr>
      <w:ins w:id="194" w:author="William Chandra" w:date="2022-12-01T16:02:00Z">
        <w:r>
          <w:rPr>
            <w:b/>
            <w:bCs/>
          </w:rPr>
          <w:t>Pihak Kedua</w:t>
        </w:r>
        <w:r>
          <w:rPr>
            <w:bCs/>
          </w:rPr>
          <w:t xml:space="preserve"> </w:t>
        </w:r>
        <w:r>
          <w:t xml:space="preserve">tidak diperbolehkan mengalihkan pekerjaan kepada pihak lain tanpa sepengetahuan dan atau persetujuan tertulis dari </w:t>
        </w:r>
        <w:r>
          <w:rPr>
            <w:b/>
            <w:bCs/>
          </w:rPr>
          <w:t>Pihak Pertama</w:t>
        </w:r>
        <w:r>
          <w:t>.</w:t>
        </w:r>
      </w:ins>
    </w:p>
    <w:p w14:paraId="66BAAB8B" w14:textId="77777777" w:rsidR="00B2050B" w:rsidRDefault="00B2050B">
      <w:pPr>
        <w:tabs>
          <w:tab w:val="left" w:pos="720"/>
        </w:tabs>
        <w:spacing w:line="276" w:lineRule="auto"/>
        <w:ind w:left="360"/>
        <w:jc w:val="both"/>
        <w:rPr>
          <w:bCs/>
        </w:rPr>
      </w:pPr>
    </w:p>
    <w:p w14:paraId="2253DEF2" w14:textId="77777777" w:rsidR="00B2050B" w:rsidRDefault="00D10BAF">
      <w:pPr>
        <w:spacing w:line="276" w:lineRule="auto"/>
        <w:jc w:val="center"/>
        <w:rPr>
          <w:b/>
          <w:bCs/>
          <w:color w:val="00000A"/>
        </w:rPr>
      </w:pPr>
      <w:r>
        <w:rPr>
          <w:b/>
          <w:bCs/>
          <w:color w:val="00000A"/>
        </w:rPr>
        <w:t>Pasal 6</w:t>
      </w:r>
    </w:p>
    <w:p w14:paraId="069CAF87" w14:textId="77777777" w:rsidR="00B2050B" w:rsidRDefault="00D10BAF">
      <w:pPr>
        <w:spacing w:line="276" w:lineRule="auto"/>
        <w:jc w:val="center"/>
      </w:pPr>
      <w:r>
        <w:rPr>
          <w:b/>
          <w:bCs/>
          <w:color w:val="00000A"/>
        </w:rPr>
        <w:t>Tata Cara Pembayaran</w:t>
      </w:r>
    </w:p>
    <w:p w14:paraId="440677B4" w14:textId="77777777" w:rsidR="00B2050B" w:rsidRPr="00207788" w:rsidRDefault="00D10BAF">
      <w:pPr>
        <w:numPr>
          <w:ilvl w:val="0"/>
          <w:numId w:val="7"/>
        </w:numPr>
        <w:spacing w:line="276" w:lineRule="auto"/>
        <w:ind w:left="567" w:hanging="567"/>
        <w:jc w:val="both"/>
        <w:rPr>
          <w:ins w:id="195" w:author="William Chandra" w:date="2022-12-01T16:19:00Z"/>
        </w:rPr>
      </w:pPr>
      <w:ins w:id="196" w:author="William Chandra" w:date="2022-12-01T16:19:00Z">
        <w:r w:rsidRPr="00207788">
          <w:rPr>
            <w:rPrChange w:id="197" w:author="ROHAYATI" w:date="2023-02-27T12:44:00Z">
              <w:rPr>
                <w:rFonts w:ascii="Tahoma" w:hAnsi="Tahoma" w:cs="Tahoma"/>
                <w:sz w:val="21"/>
                <w:szCs w:val="21"/>
              </w:rPr>
            </w:rPrChange>
          </w:rPr>
          <w:t xml:space="preserve">Hak milik atas Barang berpindah dari </w:t>
        </w:r>
      </w:ins>
      <w:ins w:id="198" w:author="William Chandra" w:date="2022-12-01T16:20:00Z">
        <w:r w:rsidRPr="00207788">
          <w:rPr>
            <w:b/>
            <w:rPrChange w:id="199" w:author="ROHAYATI" w:date="2023-02-27T12:44:00Z">
              <w:rPr>
                <w:rFonts w:ascii="Tahoma" w:hAnsi="Tahoma" w:cs="Tahoma"/>
                <w:sz w:val="21"/>
                <w:szCs w:val="21"/>
              </w:rPr>
            </w:rPrChange>
          </w:rPr>
          <w:t>Pihak Kedua</w:t>
        </w:r>
      </w:ins>
      <w:ins w:id="200" w:author="William Chandra" w:date="2022-12-01T16:19:00Z">
        <w:r w:rsidRPr="00207788">
          <w:rPr>
            <w:rPrChange w:id="201" w:author="ROHAYATI" w:date="2023-02-27T12:44:00Z">
              <w:rPr>
                <w:rFonts w:ascii="Tahoma" w:hAnsi="Tahoma" w:cs="Tahoma"/>
                <w:sz w:val="21"/>
                <w:szCs w:val="21"/>
              </w:rPr>
            </w:rPrChange>
          </w:rPr>
          <w:t xml:space="preserve"> kepada </w:t>
        </w:r>
        <w:r w:rsidRPr="00207788">
          <w:rPr>
            <w:b/>
            <w:rPrChange w:id="202" w:author="ROHAYATI" w:date="2023-02-27T12:45:00Z">
              <w:rPr>
                <w:rFonts w:ascii="Tahoma" w:hAnsi="Tahoma" w:cs="Tahoma"/>
                <w:sz w:val="21"/>
                <w:szCs w:val="21"/>
              </w:rPr>
            </w:rPrChange>
          </w:rPr>
          <w:t>Pi</w:t>
        </w:r>
      </w:ins>
      <w:ins w:id="203" w:author="William Chandra" w:date="2022-12-01T16:20:00Z">
        <w:r w:rsidRPr="00207788">
          <w:rPr>
            <w:b/>
            <w:rPrChange w:id="204" w:author="ROHAYATI" w:date="2023-02-27T12:45:00Z">
              <w:rPr>
                <w:rFonts w:ascii="Tahoma" w:hAnsi="Tahoma" w:cs="Tahoma"/>
                <w:sz w:val="21"/>
                <w:szCs w:val="21"/>
              </w:rPr>
            </w:rPrChange>
          </w:rPr>
          <w:t>hak Pertama</w:t>
        </w:r>
      </w:ins>
      <w:ins w:id="205" w:author="William Chandra" w:date="2022-12-01T16:19:00Z">
        <w:r w:rsidRPr="00207788">
          <w:rPr>
            <w:rPrChange w:id="206" w:author="ROHAYATI" w:date="2023-02-27T12:44:00Z">
              <w:rPr>
                <w:rFonts w:ascii="Tahoma" w:hAnsi="Tahoma" w:cs="Tahoma"/>
                <w:sz w:val="21"/>
                <w:szCs w:val="21"/>
              </w:rPr>
            </w:rPrChange>
          </w:rPr>
          <w:t xml:space="preserve"> pada saat pembayaran atas harga </w:t>
        </w:r>
      </w:ins>
      <w:ins w:id="207" w:author="William Chandra" w:date="2022-12-01T16:20:00Z">
        <w:r w:rsidRPr="00207788">
          <w:rPr>
            <w:rPrChange w:id="208" w:author="ROHAYATI" w:date="2023-02-27T12:44:00Z">
              <w:rPr>
                <w:rFonts w:ascii="Tahoma" w:hAnsi="Tahoma" w:cs="Tahoma"/>
                <w:sz w:val="21"/>
                <w:szCs w:val="21"/>
              </w:rPr>
            </w:rPrChange>
          </w:rPr>
          <w:t>Produk</w:t>
        </w:r>
      </w:ins>
      <w:ins w:id="209" w:author="William Chandra" w:date="2022-12-01T16:19:00Z">
        <w:r w:rsidRPr="00207788">
          <w:rPr>
            <w:rPrChange w:id="210" w:author="ROHAYATI" w:date="2023-02-27T12:44:00Z">
              <w:rPr>
                <w:rFonts w:ascii="Tahoma" w:hAnsi="Tahoma" w:cs="Tahoma"/>
                <w:sz w:val="21"/>
                <w:szCs w:val="21"/>
              </w:rPr>
            </w:rPrChange>
          </w:rPr>
          <w:t xml:space="preserve"> dibayarkan </w:t>
        </w:r>
      </w:ins>
      <w:ins w:id="211" w:author="William Chandra" w:date="2022-12-01T16:20:00Z">
        <w:r w:rsidRPr="00207788">
          <w:rPr>
            <w:b/>
            <w:rPrChange w:id="212" w:author="ROHAYATI" w:date="2023-02-27T12:45:00Z">
              <w:rPr>
                <w:rFonts w:ascii="Tahoma" w:hAnsi="Tahoma" w:cs="Tahoma"/>
                <w:sz w:val="21"/>
                <w:szCs w:val="21"/>
              </w:rPr>
            </w:rPrChange>
          </w:rPr>
          <w:t>Pihak Kedua</w:t>
        </w:r>
      </w:ins>
      <w:ins w:id="213" w:author="William Chandra" w:date="2022-12-01T16:19:00Z">
        <w:r w:rsidRPr="00207788">
          <w:rPr>
            <w:rPrChange w:id="214" w:author="ROHAYATI" w:date="2023-02-27T12:44:00Z">
              <w:rPr>
                <w:rFonts w:ascii="Tahoma" w:hAnsi="Tahoma" w:cs="Tahoma"/>
                <w:sz w:val="21"/>
                <w:szCs w:val="21"/>
              </w:rPr>
            </w:rPrChange>
          </w:rPr>
          <w:t xml:space="preserve"> kepada </w:t>
        </w:r>
      </w:ins>
      <w:ins w:id="215" w:author="William Chandra" w:date="2022-12-01T16:20:00Z">
        <w:r w:rsidRPr="00207788">
          <w:rPr>
            <w:b/>
            <w:rPrChange w:id="216" w:author="ROHAYATI" w:date="2023-02-27T12:45:00Z">
              <w:rPr>
                <w:rFonts w:ascii="Tahoma" w:hAnsi="Tahoma" w:cs="Tahoma"/>
                <w:sz w:val="21"/>
                <w:szCs w:val="21"/>
              </w:rPr>
            </w:rPrChange>
          </w:rPr>
          <w:t>Pihak Pertama</w:t>
        </w:r>
      </w:ins>
      <w:ins w:id="217" w:author="William Chandra" w:date="2022-12-01T16:19:00Z">
        <w:r w:rsidRPr="00207788">
          <w:rPr>
            <w:rPrChange w:id="218" w:author="ROHAYATI" w:date="2023-02-27T12:44:00Z">
              <w:rPr>
                <w:rFonts w:ascii="Tahoma" w:hAnsi="Tahoma" w:cs="Tahoma"/>
                <w:sz w:val="21"/>
                <w:szCs w:val="21"/>
              </w:rPr>
            </w:rPrChange>
          </w:rPr>
          <w:t xml:space="preserve"> dan </w:t>
        </w:r>
      </w:ins>
      <w:ins w:id="219" w:author="William Chandra" w:date="2022-12-01T16:20:00Z">
        <w:r w:rsidRPr="00207788">
          <w:rPr>
            <w:b/>
            <w:rPrChange w:id="220" w:author="ROHAYATI" w:date="2023-02-27T12:45:00Z">
              <w:rPr>
                <w:rFonts w:ascii="Tahoma" w:hAnsi="Tahoma" w:cs="Tahoma"/>
                <w:sz w:val="21"/>
                <w:szCs w:val="21"/>
              </w:rPr>
            </w:rPrChange>
          </w:rPr>
          <w:t>Pihak Pertama</w:t>
        </w:r>
        <w:r w:rsidRPr="00207788">
          <w:rPr>
            <w:rPrChange w:id="221" w:author="ROHAYATI" w:date="2023-02-27T12:44:00Z">
              <w:rPr>
                <w:rFonts w:ascii="Tahoma" w:hAnsi="Tahoma" w:cs="Tahoma"/>
                <w:sz w:val="21"/>
                <w:szCs w:val="21"/>
              </w:rPr>
            </w:rPrChange>
          </w:rPr>
          <w:t xml:space="preserve"> telah</w:t>
        </w:r>
      </w:ins>
      <w:ins w:id="222" w:author="William Chandra" w:date="2022-12-01T16:19:00Z">
        <w:r w:rsidRPr="00207788">
          <w:rPr>
            <w:rPrChange w:id="223" w:author="ROHAYATI" w:date="2023-02-27T12:44:00Z">
              <w:rPr>
                <w:rFonts w:ascii="Tahoma" w:hAnsi="Tahoma" w:cs="Tahoma"/>
                <w:sz w:val="21"/>
                <w:szCs w:val="21"/>
              </w:rPr>
            </w:rPrChange>
          </w:rPr>
          <w:t xml:space="preserve"> menerima sepenuhnya pembayaran tersebut di rekening </w:t>
        </w:r>
      </w:ins>
      <w:ins w:id="224" w:author="William Chandra" w:date="2022-12-01T16:20:00Z">
        <w:r w:rsidRPr="00207788">
          <w:rPr>
            <w:b/>
            <w:rPrChange w:id="225" w:author="ROHAYATI" w:date="2023-02-27T12:45:00Z">
              <w:rPr>
                <w:rFonts w:ascii="Tahoma" w:hAnsi="Tahoma" w:cs="Tahoma"/>
                <w:sz w:val="21"/>
                <w:szCs w:val="21"/>
              </w:rPr>
            </w:rPrChange>
          </w:rPr>
          <w:t>Pihak Pertama</w:t>
        </w:r>
      </w:ins>
      <w:ins w:id="226" w:author="William Chandra" w:date="2022-12-01T16:19:00Z">
        <w:r w:rsidRPr="00207788">
          <w:rPr>
            <w:b/>
            <w:rPrChange w:id="227" w:author="ROHAYATI" w:date="2023-02-27T12:45:00Z">
              <w:rPr>
                <w:rFonts w:ascii="Tahoma" w:hAnsi="Tahoma" w:cs="Tahoma"/>
                <w:sz w:val="21"/>
                <w:szCs w:val="21"/>
              </w:rPr>
            </w:rPrChange>
          </w:rPr>
          <w:t>.</w:t>
        </w:r>
      </w:ins>
    </w:p>
    <w:p w14:paraId="472B0DEE" w14:textId="77777777" w:rsidR="00B2050B" w:rsidRDefault="00D10BAF">
      <w:pPr>
        <w:numPr>
          <w:ilvl w:val="0"/>
          <w:numId w:val="7"/>
        </w:numPr>
        <w:spacing w:line="276" w:lineRule="auto"/>
        <w:ind w:left="567" w:hanging="567"/>
        <w:jc w:val="both"/>
      </w:pPr>
      <w:r>
        <w:t xml:space="preserve">Pembayaran </w:t>
      </w:r>
      <w:r>
        <w:rPr>
          <w:b/>
        </w:rPr>
        <w:t>Pihak Kedua</w:t>
      </w:r>
      <w:r>
        <w:t xml:space="preserve"> kepada </w:t>
      </w:r>
      <w:r>
        <w:rPr>
          <w:b/>
        </w:rPr>
        <w:t>Pihak Pertama</w:t>
      </w:r>
      <w:r>
        <w:t xml:space="preserve"> dilakukan dengan cara transfer bank ke nomor rekening:</w:t>
      </w:r>
    </w:p>
    <w:p w14:paraId="59C23F9F" w14:textId="77777777" w:rsidR="00B2050B" w:rsidRPr="0032094D" w:rsidRDefault="00D10BAF">
      <w:pPr>
        <w:numPr>
          <w:ilvl w:val="0"/>
          <w:numId w:val="8"/>
        </w:numPr>
        <w:spacing w:line="276" w:lineRule="auto"/>
        <w:ind w:left="993" w:hanging="426"/>
        <w:jc w:val="both"/>
      </w:pPr>
      <w:r w:rsidRPr="0032094D">
        <w:t>Nomor rekening</w:t>
      </w:r>
      <w:r w:rsidRPr="0032094D">
        <w:tab/>
        <w:t xml:space="preserve">: </w:t>
      </w:r>
      <w:r w:rsidRPr="0032094D">
        <w:rPr>
          <w:rPrChange w:id="228" w:author="ROHAYATI" w:date="2023-02-27T11:59:00Z">
            <w:rPr>
              <w:i/>
            </w:rPr>
          </w:rPrChange>
        </w:rPr>
        <w:t>7090518989</w:t>
      </w:r>
    </w:p>
    <w:p w14:paraId="0C0FA0A4" w14:textId="77777777" w:rsidR="00B2050B" w:rsidRPr="0032094D" w:rsidRDefault="00D10BAF">
      <w:pPr>
        <w:numPr>
          <w:ilvl w:val="0"/>
          <w:numId w:val="8"/>
        </w:numPr>
        <w:spacing w:line="276" w:lineRule="auto"/>
        <w:ind w:left="993" w:hanging="426"/>
        <w:jc w:val="both"/>
      </w:pPr>
      <w:r w:rsidRPr="0032094D">
        <w:t>Atas nama</w:t>
      </w:r>
      <w:r w:rsidRPr="0032094D">
        <w:tab/>
      </w:r>
      <w:r w:rsidRPr="0032094D">
        <w:tab/>
        <w:t xml:space="preserve">: </w:t>
      </w:r>
      <w:r w:rsidRPr="0032094D">
        <w:rPr>
          <w:rPrChange w:id="229" w:author="ROHAYATI" w:date="2023-02-27T11:59:00Z">
            <w:rPr>
              <w:i/>
            </w:rPr>
          </w:rPrChange>
        </w:rPr>
        <w:t>PT KRISBOW INDONESIA</w:t>
      </w:r>
    </w:p>
    <w:p w14:paraId="4E9259F1" w14:textId="77777777" w:rsidR="00B2050B" w:rsidRPr="0032094D" w:rsidRDefault="00D10BAF">
      <w:pPr>
        <w:numPr>
          <w:ilvl w:val="0"/>
          <w:numId w:val="8"/>
        </w:numPr>
        <w:spacing w:line="276" w:lineRule="auto"/>
        <w:ind w:left="993" w:hanging="426"/>
        <w:jc w:val="both"/>
      </w:pPr>
      <w:r w:rsidRPr="0032094D">
        <w:t>Nama Bank</w:t>
      </w:r>
      <w:r w:rsidRPr="0032094D">
        <w:tab/>
      </w:r>
      <w:del w:id="230" w:author="ROHAYATI" w:date="2023-02-27T11:59:00Z">
        <w:r w:rsidRPr="0032094D" w:rsidDel="0032094D">
          <w:tab/>
        </w:r>
      </w:del>
      <w:r w:rsidRPr="0032094D">
        <w:t xml:space="preserve">: </w:t>
      </w:r>
      <w:r w:rsidRPr="0032094D">
        <w:rPr>
          <w:rPrChange w:id="231" w:author="ROHAYATI" w:date="2023-02-27T11:59:00Z">
            <w:rPr>
              <w:i/>
            </w:rPr>
          </w:rPrChange>
        </w:rPr>
        <w:t>BCA KCP RANTAI MULIA KENCANA</w:t>
      </w:r>
    </w:p>
    <w:p w14:paraId="5F914C63" w14:textId="77777777" w:rsidR="00B2050B" w:rsidRPr="0032094D" w:rsidRDefault="00D10BAF">
      <w:pPr>
        <w:numPr>
          <w:ilvl w:val="0"/>
          <w:numId w:val="8"/>
        </w:numPr>
        <w:spacing w:line="276" w:lineRule="auto"/>
        <w:ind w:left="993" w:hanging="426"/>
        <w:jc w:val="both"/>
      </w:pPr>
      <w:r w:rsidRPr="0032094D">
        <w:t>Alamat bank</w:t>
      </w:r>
      <w:r w:rsidRPr="0032094D">
        <w:tab/>
      </w:r>
      <w:del w:id="232" w:author="ROHAYATI" w:date="2023-02-27T11:59:00Z">
        <w:r w:rsidRPr="0032094D" w:rsidDel="0032094D">
          <w:tab/>
        </w:r>
      </w:del>
      <w:r w:rsidRPr="0032094D">
        <w:t xml:space="preserve">: </w:t>
      </w:r>
      <w:r w:rsidRPr="0032094D">
        <w:rPr>
          <w:rPrChange w:id="233" w:author="ROHAYATI" w:date="2023-02-27T11:59:00Z">
            <w:rPr>
              <w:i/>
            </w:rPr>
          </w:rPrChange>
        </w:rPr>
        <w:t>JL PESANGGRAHAN NO 28-29 JAKARTA BARAT</w:t>
      </w:r>
    </w:p>
    <w:p w14:paraId="642C6A00" w14:textId="77777777" w:rsidR="00B2050B" w:rsidRDefault="00D10BAF">
      <w:pPr>
        <w:numPr>
          <w:ilvl w:val="0"/>
          <w:numId w:val="7"/>
        </w:numPr>
        <w:spacing w:line="276" w:lineRule="auto"/>
        <w:ind w:left="567" w:hanging="567"/>
        <w:jc w:val="both"/>
        <w:rPr>
          <w:bCs/>
          <w:iCs/>
        </w:rPr>
      </w:pPr>
      <w:r>
        <w:t xml:space="preserve">Pembayaran sebesar 100% dari total harga produk. Pembayaran dilakukan 30 (tiga puluh) hari setelah diterimanya Invoice yang dilampirkan dengan bukti nota pengiriman barang dari </w:t>
      </w:r>
      <w:r>
        <w:rPr>
          <w:b/>
        </w:rPr>
        <w:t>Pihak Pertama</w:t>
      </w:r>
      <w:r>
        <w:t xml:space="preserve"> kepada </w:t>
      </w:r>
      <w:r>
        <w:rPr>
          <w:b/>
        </w:rPr>
        <w:t>Pihak Kedua</w:t>
      </w:r>
      <w:r>
        <w:rPr>
          <w:bCs/>
          <w:iCs/>
        </w:rPr>
        <w:t>.</w:t>
      </w:r>
    </w:p>
    <w:p w14:paraId="16EB5B64" w14:textId="77777777" w:rsidR="00B2050B" w:rsidRDefault="00D10BAF">
      <w:pPr>
        <w:numPr>
          <w:ilvl w:val="0"/>
          <w:numId w:val="7"/>
        </w:numPr>
        <w:spacing w:line="276" w:lineRule="auto"/>
        <w:ind w:left="567" w:hanging="567"/>
        <w:jc w:val="both"/>
        <w:rPr>
          <w:ins w:id="234" w:author="William Chandra" w:date="2022-12-01T16:04:00Z"/>
        </w:rPr>
      </w:pPr>
      <w:r>
        <w:rPr>
          <w:bCs/>
          <w:iCs/>
        </w:rPr>
        <w:t xml:space="preserve">Invoice diterima </w:t>
      </w:r>
      <w:r>
        <w:rPr>
          <w:b/>
          <w:bCs/>
          <w:iCs/>
        </w:rPr>
        <w:t>Pihak Kedua</w:t>
      </w:r>
      <w:r>
        <w:rPr>
          <w:bCs/>
          <w:iCs/>
        </w:rPr>
        <w:t xml:space="preserve"> dari </w:t>
      </w:r>
      <w:r>
        <w:rPr>
          <w:b/>
          <w:bCs/>
          <w:iCs/>
        </w:rPr>
        <w:t>Pihak Pertama</w:t>
      </w:r>
      <w:r>
        <w:rPr>
          <w:bCs/>
          <w:iCs/>
        </w:rPr>
        <w:t xml:space="preserve"> bersamaan dengan kedatangan barang.</w:t>
      </w:r>
    </w:p>
    <w:p w14:paraId="5E1DD98D" w14:textId="77777777" w:rsidR="00B2050B" w:rsidRDefault="00D10BAF">
      <w:pPr>
        <w:numPr>
          <w:ilvl w:val="0"/>
          <w:numId w:val="7"/>
        </w:numPr>
        <w:spacing w:line="276" w:lineRule="auto"/>
        <w:ind w:left="567" w:hanging="567"/>
        <w:jc w:val="both"/>
        <w:rPr>
          <w:ins w:id="235" w:author="William Chandra" w:date="2022-12-01T16:04:00Z"/>
        </w:rPr>
      </w:pPr>
      <w:ins w:id="236" w:author="William Chandra" w:date="2022-12-01T16:04:00Z">
        <w:r>
          <w:t>Jika Pihak Kedua belum melakukan pembayaran-pembayaran</w:t>
        </w:r>
      </w:ins>
      <w:ins w:id="237" w:author="William Chandra" w:date="2022-12-01T16:05:00Z">
        <w:r>
          <w:t xml:space="preserve"> </w:t>
        </w:r>
      </w:ins>
      <w:ins w:id="238" w:author="William Chandra" w:date="2022-12-01T16:04:00Z">
        <w:r>
          <w:t xml:space="preserve">sebagaimana diatur dalam </w:t>
        </w:r>
      </w:ins>
      <w:ins w:id="239" w:author="William Chandra" w:date="2022-12-01T16:05:00Z">
        <w:r>
          <w:t>ayat 2 Pasal ini</w:t>
        </w:r>
      </w:ins>
      <w:ins w:id="240" w:author="William Chandra" w:date="2022-12-01T16:04:00Z">
        <w:r>
          <w:t xml:space="preserve">, maka </w:t>
        </w:r>
      </w:ins>
      <w:ins w:id="241" w:author="William Chandra" w:date="2022-12-01T16:05:00Z">
        <w:r>
          <w:t>Pihak Kedua</w:t>
        </w:r>
      </w:ins>
      <w:ins w:id="242" w:author="William Chandra" w:date="2022-12-01T16:04:00Z">
        <w:r>
          <w:t xml:space="preserve"> akan menyetujui dan/atau memberi kuasa (sebagaimana diperlukan) kepada </w:t>
        </w:r>
      </w:ins>
      <w:ins w:id="243" w:author="William Chandra" w:date="2022-12-01T16:05:00Z">
        <w:r>
          <w:t>Pihak Pertama</w:t>
        </w:r>
      </w:ins>
      <w:ins w:id="244" w:author="William Chandra" w:date="2022-12-01T16:04:00Z">
        <w:r>
          <w:t xml:space="preserve"> untuk :</w:t>
        </w:r>
      </w:ins>
    </w:p>
    <w:p w14:paraId="3A2FE857" w14:textId="77777777" w:rsidR="00B2050B" w:rsidRDefault="00D10BAF">
      <w:pPr>
        <w:numPr>
          <w:ilvl w:val="1"/>
          <w:numId w:val="9"/>
        </w:numPr>
        <w:ind w:left="845" w:hanging="425"/>
        <w:jc w:val="both"/>
        <w:rPr>
          <w:ins w:id="245" w:author="William Chandra" w:date="2022-12-01T16:04:00Z"/>
        </w:rPr>
      </w:pPr>
      <w:ins w:id="246" w:author="William Chandra" w:date="2022-12-01T16:04:00Z">
        <w:r>
          <w:t xml:space="preserve">Menunda pengiriman </w:t>
        </w:r>
      </w:ins>
      <w:ins w:id="247" w:author="William Chandra" w:date="2022-12-01T16:05:00Z">
        <w:r>
          <w:t xml:space="preserve">berikutnya </w:t>
        </w:r>
      </w:ins>
      <w:ins w:id="248" w:author="William Chandra" w:date="2022-12-01T16:04:00Z">
        <w:r>
          <w:t xml:space="preserve">yang seharusnya dilakukan </w:t>
        </w:r>
      </w:ins>
      <w:ins w:id="249" w:author="William Chandra" w:date="2022-12-01T16:05:00Z">
        <w:r>
          <w:t>Pi</w:t>
        </w:r>
      </w:ins>
      <w:ins w:id="250" w:author="William Chandra" w:date="2022-12-01T16:06:00Z">
        <w:r>
          <w:t>hak Pertama</w:t>
        </w:r>
      </w:ins>
      <w:ins w:id="251" w:author="William Chandra" w:date="2022-12-01T16:04:00Z">
        <w:r>
          <w:t xml:space="preserve"> atas biaya dan resiko ditanggung oleh P</w:t>
        </w:r>
      </w:ins>
      <w:ins w:id="252" w:author="William Chandra" w:date="2022-12-01T16:06:00Z">
        <w:r>
          <w:t>ihak Kedua</w:t>
        </w:r>
      </w:ins>
      <w:ins w:id="253" w:author="William Chandra" w:date="2022-12-01T16:04:00Z">
        <w:r>
          <w:t xml:space="preserve"> sepenuhnya, sehingga keterlambatan serah terima menjadi resiko Pi</w:t>
        </w:r>
      </w:ins>
      <w:ins w:id="254" w:author="William Chandra" w:date="2022-12-01T16:06:00Z">
        <w:r>
          <w:t>hak Kedua</w:t>
        </w:r>
      </w:ins>
      <w:ins w:id="255" w:author="William Chandra" w:date="2022-12-01T16:04:00Z">
        <w:r>
          <w:t xml:space="preserve"> dan tidak dapat dibebankan kepada P</w:t>
        </w:r>
      </w:ins>
      <w:ins w:id="256" w:author="William Chandra" w:date="2022-12-01T16:06:00Z">
        <w:r>
          <w:t>ihak Pertama</w:t>
        </w:r>
      </w:ins>
      <w:ins w:id="257" w:author="William Chandra" w:date="2022-12-01T16:04:00Z">
        <w:r>
          <w:t xml:space="preserve">; dan/atau </w:t>
        </w:r>
      </w:ins>
    </w:p>
    <w:p w14:paraId="5AF11D95" w14:textId="77777777" w:rsidR="00B2050B" w:rsidRDefault="00D10BAF">
      <w:pPr>
        <w:numPr>
          <w:ilvl w:val="1"/>
          <w:numId w:val="9"/>
        </w:numPr>
        <w:ind w:left="845" w:hanging="425"/>
        <w:jc w:val="both"/>
        <w:rPr>
          <w:ins w:id="258" w:author="William Chandra" w:date="2022-12-01T16:04:00Z"/>
        </w:rPr>
      </w:pPr>
      <w:ins w:id="259" w:author="William Chandra" w:date="2022-12-01T16:04:00Z">
        <w:r>
          <w:t xml:space="preserve">Membebankan denda sebesar 1‰ (satu permil) per hari keterlambatan dari </w:t>
        </w:r>
      </w:ins>
      <w:ins w:id="260" w:author="William Chandra" w:date="2022-12-01T16:06:00Z">
        <w:r>
          <w:t>nilai Purchase Order</w:t>
        </w:r>
      </w:ins>
      <w:ins w:id="261" w:author="William Chandra" w:date="2022-12-01T16:04:00Z">
        <w:r>
          <w:t xml:space="preserve"> yang belum dibayarkan tersebut. Denda sekaligus pembayaran terutang tersebut harus dibayar secara tunai dan sekaligus lunas oleh </w:t>
        </w:r>
      </w:ins>
      <w:ins w:id="262" w:author="William Chandra" w:date="2022-12-01T16:06:00Z">
        <w:r>
          <w:t>Pihak Kedua</w:t>
        </w:r>
      </w:ins>
      <w:ins w:id="263" w:author="William Chandra" w:date="2022-12-01T16:04:00Z">
        <w:r>
          <w:t xml:space="preserve"> kepada P</w:t>
        </w:r>
      </w:ins>
      <w:ins w:id="264" w:author="William Chandra" w:date="2022-12-01T16:06:00Z">
        <w:r>
          <w:t>ihak Pertama</w:t>
        </w:r>
      </w:ins>
      <w:ins w:id="265" w:author="William Chandra" w:date="2022-12-01T16:04:00Z">
        <w:r>
          <w:t xml:space="preserve"> seketika saat diminta; dan/atau  </w:t>
        </w:r>
      </w:ins>
    </w:p>
    <w:p w14:paraId="6F08BE02" w14:textId="77777777" w:rsidR="00B2050B" w:rsidRDefault="00D10BAF">
      <w:pPr>
        <w:numPr>
          <w:ilvl w:val="1"/>
          <w:numId w:val="9"/>
        </w:numPr>
        <w:ind w:left="845" w:hanging="425"/>
        <w:jc w:val="both"/>
        <w:rPr>
          <w:ins w:id="266" w:author="William Chandra" w:date="2022-12-01T16:04:00Z"/>
        </w:rPr>
      </w:pPr>
      <w:ins w:id="267" w:author="William Chandra" w:date="2022-12-01T16:04:00Z">
        <w:r>
          <w:t xml:space="preserve">Melakukan penarikan </w:t>
        </w:r>
      </w:ins>
      <w:ins w:id="268" w:author="William Chandra" w:date="2022-12-01T16:07:00Z">
        <w:r>
          <w:t>Produk</w:t>
        </w:r>
      </w:ins>
      <w:ins w:id="269" w:author="William Chandra" w:date="2022-12-01T16:04:00Z">
        <w:r>
          <w:t xml:space="preserve"> dengan segala resiko dan biaya kerugian yang timbul ditanggung sepenuhnya oleh </w:t>
        </w:r>
      </w:ins>
      <w:ins w:id="270" w:author="William Chandra" w:date="2022-12-01T16:07:00Z">
        <w:r>
          <w:t>Pihak Kedua</w:t>
        </w:r>
      </w:ins>
      <w:ins w:id="271" w:author="William Chandra" w:date="2022-12-01T16:04:00Z">
        <w:r>
          <w:t>; dan/atau</w:t>
        </w:r>
      </w:ins>
    </w:p>
    <w:p w14:paraId="3D6E4D9C" w14:textId="77777777" w:rsidR="00B2050B" w:rsidRDefault="00D10BAF">
      <w:pPr>
        <w:numPr>
          <w:ilvl w:val="1"/>
          <w:numId w:val="9"/>
        </w:numPr>
        <w:spacing w:line="240" w:lineRule="auto"/>
        <w:ind w:left="845" w:hanging="425"/>
        <w:jc w:val="both"/>
        <w:rPr>
          <w:ins w:id="272" w:author="William Chandra" w:date="2022-12-01T16:07:00Z"/>
          <w:bCs/>
          <w:iCs/>
        </w:rPr>
      </w:pPr>
      <w:ins w:id="273" w:author="William Chandra" w:date="2022-12-01T16:04:00Z">
        <w:r>
          <w:t>Melakukan pembatalan secara sepihak tanpa kompensasi dalam bentuk apapun kepada P</w:t>
        </w:r>
      </w:ins>
      <w:ins w:id="274" w:author="William Chandra" w:date="2022-12-01T16:07:00Z">
        <w:r>
          <w:t>ihak Kedua</w:t>
        </w:r>
      </w:ins>
      <w:ins w:id="275" w:author="William Chandra" w:date="2022-12-01T16:04:00Z">
        <w:r>
          <w:t>; dan/atau</w:t>
        </w:r>
      </w:ins>
    </w:p>
    <w:p w14:paraId="4BA42F51" w14:textId="77777777" w:rsidR="00B2050B" w:rsidRDefault="00D10BAF">
      <w:pPr>
        <w:numPr>
          <w:ilvl w:val="1"/>
          <w:numId w:val="9"/>
        </w:numPr>
        <w:spacing w:line="240" w:lineRule="auto"/>
        <w:ind w:left="845" w:hanging="425"/>
        <w:jc w:val="both"/>
        <w:rPr>
          <w:bCs/>
          <w:iCs/>
        </w:rPr>
      </w:pPr>
      <w:ins w:id="276" w:author="William Chandra" w:date="2022-12-01T16:07:00Z">
        <w:r>
          <w:t>M</w:t>
        </w:r>
      </w:ins>
      <w:ins w:id="277" w:author="William Chandra" w:date="2022-12-01T16:04:00Z">
        <w:r>
          <w:t xml:space="preserve">engambil setiap tindakan hukum yang diperlukan sesuai dengan ketentuan perundang-undangan yang berlaku, termasuk membebankan biaya-biaya yang timbul sehubungan dengan tindakan hukum tersebut kepada </w:t>
        </w:r>
      </w:ins>
      <w:ins w:id="278" w:author="William Chandra" w:date="2022-12-01T16:07:00Z">
        <w:r>
          <w:t>Pihak Kedua</w:t>
        </w:r>
      </w:ins>
      <w:ins w:id="279" w:author="William Chandra" w:date="2022-12-01T16:04:00Z">
        <w:r>
          <w:t>.</w:t>
        </w:r>
      </w:ins>
    </w:p>
    <w:p w14:paraId="74B80180" w14:textId="77777777" w:rsidR="00B2050B" w:rsidRDefault="00B2050B">
      <w:pPr>
        <w:spacing w:line="276" w:lineRule="auto"/>
        <w:jc w:val="center"/>
        <w:rPr>
          <w:b/>
          <w:bCs/>
        </w:rPr>
      </w:pPr>
    </w:p>
    <w:p w14:paraId="521E8BDA" w14:textId="77777777" w:rsidR="00B2050B" w:rsidRDefault="00D10BAF">
      <w:pPr>
        <w:spacing w:line="276" w:lineRule="auto"/>
        <w:jc w:val="center"/>
        <w:rPr>
          <w:b/>
          <w:bCs/>
        </w:rPr>
      </w:pPr>
      <w:r>
        <w:rPr>
          <w:b/>
          <w:bCs/>
        </w:rPr>
        <w:t>Pasal 7</w:t>
      </w:r>
    </w:p>
    <w:p w14:paraId="78E809E0" w14:textId="77777777" w:rsidR="00B2050B" w:rsidRDefault="00D10BAF">
      <w:pPr>
        <w:spacing w:line="276" w:lineRule="auto"/>
        <w:jc w:val="center"/>
        <w:rPr>
          <w:rFonts w:eastAsia="MS Mincho"/>
          <w:kern w:val="0"/>
          <w:lang w:val="id-ID" w:eastAsia="ar-SA" w:bidi="ar-SA"/>
        </w:rPr>
      </w:pPr>
      <w:r>
        <w:rPr>
          <w:b/>
          <w:bCs/>
        </w:rPr>
        <w:t>Waktu Perjanjian</w:t>
      </w:r>
    </w:p>
    <w:p w14:paraId="78CFD4DA" w14:textId="1B817C1E" w:rsidR="00B2050B" w:rsidRDefault="00D10BAF">
      <w:pPr>
        <w:pStyle w:val="ListParagraph1"/>
        <w:numPr>
          <w:ilvl w:val="0"/>
          <w:numId w:val="10"/>
        </w:numPr>
        <w:spacing w:line="276" w:lineRule="auto"/>
        <w:ind w:left="567" w:hanging="567"/>
        <w:jc w:val="both"/>
        <w:rPr>
          <w:rFonts w:eastAsia="MS Mincho" w:cs="Times New Roman"/>
          <w:kern w:val="0"/>
          <w:lang w:val="id-ID" w:eastAsia="ar-SA" w:bidi="ar-SA"/>
        </w:rPr>
      </w:pPr>
      <w:r>
        <w:rPr>
          <w:rFonts w:eastAsia="MS Mincho" w:cs="Times New Roman"/>
          <w:kern w:val="0"/>
          <w:lang w:val="id-ID" w:eastAsia="ar-SA" w:bidi="ar-SA"/>
        </w:rPr>
        <w:t xml:space="preserve">Perjanjian ini berlaku selama satu (1) tahun sejak tanggal </w:t>
      </w:r>
      <w:del w:id="280" w:author="ROHAYATI" w:date="2023-02-27T11:59:00Z">
        <w:r w:rsidDel="0032094D">
          <w:rPr>
            <w:rFonts w:eastAsia="MS Mincho" w:cs="Times New Roman"/>
            <w:kern w:val="0"/>
            <w:lang w:val="id-ID" w:eastAsia="ar-SA" w:bidi="ar-SA"/>
          </w:rPr>
          <w:delText>22 September 2022</w:delText>
        </w:r>
      </w:del>
      <w:ins w:id="281" w:author="ROHAYATI" w:date="2023-02-27T11:59:00Z">
        <w:r w:rsidR="0032094D">
          <w:rPr>
            <w:rFonts w:eastAsia="MS Mincho" w:cs="Times New Roman"/>
            <w:kern w:val="0"/>
            <w:lang w:val="en-US" w:eastAsia="ar-SA" w:bidi="ar-SA"/>
          </w:rPr>
          <w:t>01 Maret 2023</w:t>
        </w:r>
      </w:ins>
      <w:r>
        <w:rPr>
          <w:rFonts w:eastAsia="MS Mincho" w:cs="Times New Roman"/>
          <w:kern w:val="0"/>
          <w:lang w:val="id-ID" w:eastAsia="ar-SA" w:bidi="ar-SA"/>
        </w:rPr>
        <w:t xml:space="preserve"> sampai dengan tanggal </w:t>
      </w:r>
      <w:del w:id="282" w:author="ROHAYATI" w:date="2023-02-27T11:59:00Z">
        <w:r w:rsidDel="0032094D">
          <w:rPr>
            <w:rFonts w:eastAsia="MS Mincho" w:cs="Times New Roman"/>
            <w:kern w:val="0"/>
            <w:lang w:val="id-ID" w:eastAsia="ar-SA" w:bidi="ar-SA"/>
          </w:rPr>
          <w:delText>21 September 2023</w:delText>
        </w:r>
      </w:del>
      <w:ins w:id="283" w:author="ROHAYATI" w:date="2023-02-27T11:59:00Z">
        <w:r w:rsidR="0032094D">
          <w:rPr>
            <w:rFonts w:eastAsia="MS Mincho" w:cs="Times New Roman"/>
            <w:kern w:val="0"/>
            <w:lang w:val="en-US" w:eastAsia="ar-SA" w:bidi="ar-SA"/>
          </w:rPr>
          <w:t xml:space="preserve">28 </w:t>
        </w:r>
      </w:ins>
      <w:ins w:id="284" w:author="ROHAYATI" w:date="2023-02-27T12:00:00Z">
        <w:r w:rsidR="0032094D">
          <w:rPr>
            <w:rFonts w:eastAsia="MS Mincho" w:cs="Times New Roman"/>
            <w:kern w:val="0"/>
            <w:lang w:val="en-US" w:eastAsia="ar-SA" w:bidi="ar-SA"/>
          </w:rPr>
          <w:t>Februari 2024.</w:t>
        </w:r>
      </w:ins>
    </w:p>
    <w:p w14:paraId="5825A069" w14:textId="77777777" w:rsidR="00B2050B" w:rsidRDefault="00D10BAF">
      <w:pPr>
        <w:pStyle w:val="ListParagraph1"/>
        <w:numPr>
          <w:ilvl w:val="0"/>
          <w:numId w:val="10"/>
        </w:numPr>
        <w:spacing w:line="276" w:lineRule="auto"/>
        <w:ind w:left="567" w:hanging="567"/>
        <w:jc w:val="both"/>
        <w:rPr>
          <w:rFonts w:eastAsia="MS Mincho" w:cs="Times New Roman"/>
          <w:kern w:val="0"/>
          <w:lang w:val="id-ID" w:eastAsia="ar-SA" w:bidi="ar-SA"/>
        </w:rPr>
      </w:pPr>
      <w:r>
        <w:rPr>
          <w:rFonts w:eastAsia="MS Mincho" w:cs="Times New Roman"/>
          <w:kern w:val="0"/>
          <w:lang w:val="id-ID" w:eastAsia="ar-SA" w:bidi="ar-SA"/>
        </w:rPr>
        <w:t xml:space="preserve">Perjanjian ini dapat diperpanjang berdasarkan kesepakatan </w:t>
      </w:r>
      <w:r>
        <w:rPr>
          <w:rFonts w:eastAsia="MS Mincho" w:cs="Times New Roman"/>
          <w:b/>
          <w:kern w:val="0"/>
          <w:lang w:val="id-ID" w:eastAsia="ar-SA" w:bidi="ar-SA"/>
        </w:rPr>
        <w:t>Para Pihak</w:t>
      </w:r>
      <w:r>
        <w:rPr>
          <w:rFonts w:eastAsia="MS Mincho" w:cs="Times New Roman"/>
          <w:kern w:val="0"/>
          <w:lang w:val="id-ID" w:eastAsia="ar-SA" w:bidi="ar-SA"/>
        </w:rPr>
        <w:t xml:space="preserve"> dengan pemberitahuan tertulis 3 (tiga) bulan sebelum berakhirnya perjanjian.</w:t>
      </w:r>
    </w:p>
    <w:p w14:paraId="3687C7AB" w14:textId="77777777" w:rsidR="00B2050B" w:rsidRDefault="00B2050B">
      <w:pPr>
        <w:pStyle w:val="ListParagraph1"/>
        <w:spacing w:line="276" w:lineRule="auto"/>
        <w:ind w:left="426"/>
        <w:jc w:val="both"/>
        <w:rPr>
          <w:rFonts w:eastAsia="MS Mincho" w:cs="Times New Roman"/>
          <w:kern w:val="0"/>
          <w:lang w:val="id-ID" w:eastAsia="ar-SA" w:bidi="ar-SA"/>
        </w:rPr>
      </w:pPr>
    </w:p>
    <w:p w14:paraId="1203B7B3" w14:textId="77777777" w:rsidR="00B2050B" w:rsidRDefault="00D10BAF">
      <w:pPr>
        <w:spacing w:line="276" w:lineRule="auto"/>
        <w:jc w:val="center"/>
        <w:rPr>
          <w:b/>
          <w:bCs/>
        </w:rPr>
      </w:pPr>
      <w:r>
        <w:rPr>
          <w:b/>
          <w:bCs/>
        </w:rPr>
        <w:t>Pasal 8</w:t>
      </w:r>
    </w:p>
    <w:p w14:paraId="33AB19EE" w14:textId="77777777" w:rsidR="00B2050B" w:rsidRDefault="00D10BAF">
      <w:pPr>
        <w:spacing w:line="276" w:lineRule="auto"/>
        <w:jc w:val="center"/>
        <w:rPr>
          <w:b/>
          <w:bCs/>
        </w:rPr>
      </w:pPr>
      <w:r>
        <w:rPr>
          <w:b/>
          <w:bCs/>
        </w:rPr>
        <w:t>Force Majeure</w:t>
      </w:r>
    </w:p>
    <w:p w14:paraId="460E9960" w14:textId="77777777" w:rsidR="00B2050B" w:rsidRDefault="00D10BAF">
      <w:pPr>
        <w:pStyle w:val="NormalWeb1"/>
        <w:numPr>
          <w:ilvl w:val="0"/>
          <w:numId w:val="11"/>
        </w:numPr>
        <w:spacing w:before="0" w:after="0" w:line="276" w:lineRule="auto"/>
        <w:ind w:left="567" w:hanging="567"/>
        <w:jc w:val="both"/>
      </w:pPr>
      <w:r>
        <w:rPr>
          <w:b/>
          <w:bCs/>
        </w:rPr>
        <w:t>Para Pihak</w:t>
      </w:r>
      <w:r>
        <w:rPr>
          <w:bCs/>
        </w:rPr>
        <w:t xml:space="preserve"> </w:t>
      </w:r>
      <w:r>
        <w:t>tidak bertanggung jawab atas segala kerugian yang timbul diakibatkan oleh force majeure.</w:t>
      </w:r>
    </w:p>
    <w:p w14:paraId="391ED084" w14:textId="77777777" w:rsidR="00B2050B" w:rsidRDefault="00D10BAF">
      <w:pPr>
        <w:pStyle w:val="NormalWeb1"/>
        <w:numPr>
          <w:ilvl w:val="0"/>
          <w:numId w:val="11"/>
        </w:numPr>
        <w:spacing w:before="0" w:after="0" w:line="276" w:lineRule="auto"/>
        <w:ind w:left="567" w:hanging="567"/>
        <w:jc w:val="both"/>
      </w:pPr>
      <w:r>
        <w:t xml:space="preserve">Kondisi yang dapat diterima sebagai force majeure oleh </w:t>
      </w:r>
      <w:r>
        <w:rPr>
          <w:b/>
        </w:rPr>
        <w:t>Para Pihak</w:t>
      </w:r>
      <w:r>
        <w:t xml:space="preserve"> adalah perang, huru-hara, sabotase, terorisme, penutupan oleh pemerintah, bencana alam yang dikatagorikan sebagai bencana nasional yang dibuktikan dengan ditetapkan oleh pemerintah.</w:t>
      </w:r>
    </w:p>
    <w:p w14:paraId="6E322D38" w14:textId="77777777" w:rsidR="00B2050B" w:rsidRDefault="00D10BAF">
      <w:pPr>
        <w:pStyle w:val="NormalWeb1"/>
        <w:numPr>
          <w:ilvl w:val="0"/>
          <w:numId w:val="11"/>
        </w:numPr>
        <w:spacing w:before="0" w:after="0" w:line="276" w:lineRule="auto"/>
        <w:ind w:left="567" w:hanging="567"/>
        <w:jc w:val="both"/>
      </w:pPr>
      <w:r>
        <w:t>Pemberitahuan keadaan force majeure dibuat secara tertulis maksimal dalam waktu 7 (tujuh) hari dari tanggal kejadian didukung dengan bukti.</w:t>
      </w:r>
    </w:p>
    <w:p w14:paraId="15FDB24F" w14:textId="77777777" w:rsidR="00B2050B" w:rsidRDefault="00D10BAF">
      <w:pPr>
        <w:pStyle w:val="NormalWeb1"/>
        <w:numPr>
          <w:ilvl w:val="0"/>
          <w:numId w:val="11"/>
        </w:numPr>
        <w:spacing w:before="0" w:after="0" w:line="276" w:lineRule="auto"/>
        <w:ind w:left="567" w:hanging="567"/>
        <w:jc w:val="both"/>
        <w:rPr>
          <w:b/>
          <w:bCs/>
        </w:rPr>
      </w:pPr>
      <w:r>
        <w:t xml:space="preserve">Pemberitahuan kejadian force majeure diterima </w:t>
      </w:r>
      <w:r>
        <w:rPr>
          <w:b/>
          <w:lang w:eastAsia="en-US"/>
        </w:rPr>
        <w:t xml:space="preserve">Pihak Pertama </w:t>
      </w:r>
      <w:r>
        <w:t xml:space="preserve">atau </w:t>
      </w:r>
      <w:r>
        <w:rPr>
          <w:b/>
          <w:lang w:eastAsia="en-US"/>
        </w:rPr>
        <w:t>Pihak Kedua</w:t>
      </w:r>
      <w:r>
        <w:rPr>
          <w:lang w:eastAsia="en-US"/>
        </w:rPr>
        <w:t xml:space="preserve"> </w:t>
      </w:r>
      <w:r>
        <w:t>dan ditanggapi dalam waktu 3 (tiga) hari dari tanggal penerimaan pemberitahuan force majeure. Apabila pemberitahuan tersebut tidak ditanggapi maka dianggap telah menerima  kejadian force majeure tersebut.</w:t>
      </w:r>
    </w:p>
    <w:p w14:paraId="40AE4901" w14:textId="77777777" w:rsidR="00B2050B" w:rsidRDefault="00B2050B">
      <w:pPr>
        <w:widowControl w:val="0"/>
        <w:jc w:val="center"/>
        <w:rPr>
          <w:b/>
          <w:bCs/>
        </w:rPr>
      </w:pPr>
    </w:p>
    <w:p w14:paraId="79339010" w14:textId="77777777" w:rsidR="00B2050B" w:rsidRDefault="00D10BAF">
      <w:pPr>
        <w:widowControl w:val="0"/>
        <w:jc w:val="center"/>
        <w:rPr>
          <w:b/>
          <w:bCs/>
        </w:rPr>
      </w:pPr>
      <w:r>
        <w:rPr>
          <w:b/>
          <w:bCs/>
        </w:rPr>
        <w:t>Pasal 9</w:t>
      </w:r>
    </w:p>
    <w:p w14:paraId="4A2ABACF" w14:textId="77777777" w:rsidR="00B2050B" w:rsidRDefault="00D10BAF">
      <w:pPr>
        <w:widowControl w:val="0"/>
        <w:jc w:val="center"/>
        <w:rPr>
          <w:b/>
          <w:bCs/>
          <w:lang w:val="id-ID"/>
        </w:rPr>
      </w:pPr>
      <w:r>
        <w:rPr>
          <w:b/>
          <w:bCs/>
        </w:rPr>
        <w:t>Sistem Keamanan Informasi</w:t>
      </w:r>
    </w:p>
    <w:p w14:paraId="644D80EC" w14:textId="77777777" w:rsidR="00B2050B" w:rsidRDefault="00D10BAF">
      <w:pPr>
        <w:pStyle w:val="ListParagraph1"/>
        <w:numPr>
          <w:ilvl w:val="0"/>
          <w:numId w:val="12"/>
        </w:numPr>
        <w:suppressAutoHyphens w:val="0"/>
        <w:spacing w:line="276" w:lineRule="auto"/>
        <w:ind w:left="567" w:hanging="567"/>
        <w:jc w:val="both"/>
        <w:rPr>
          <w:rFonts w:cs="Times New Roman"/>
          <w:b/>
          <w:bCs/>
        </w:rPr>
      </w:pPr>
      <w:r>
        <w:rPr>
          <w:rFonts w:cs="Times New Roman"/>
          <w:b/>
          <w:bCs/>
          <w:lang w:val="id-ID"/>
        </w:rPr>
        <w:t>Para Pihak</w:t>
      </w:r>
      <w:r>
        <w:rPr>
          <w:rFonts w:cs="Times New Roman"/>
          <w:bCs/>
          <w:lang w:val="id-ID"/>
        </w:rPr>
        <w:t xml:space="preserve"> sepakat untuk menjaga kerahasiaan isi perjanjian ini dan informasi lainnya yang diperoleh berkaitan dengan perjanjian ini, saat ini dan atau dikemudian hari setelah berakhirnya perjanjian kecuali informasi yang sifatnya sudah diketahui oleh umum atau sepatutnya dikategorikan sebagai informasi yang dapat diketahui oleh masyarakat luas atau berdasarkan ketentuan hukum yang berlaku.</w:t>
      </w:r>
    </w:p>
    <w:p w14:paraId="0C57C2E4" w14:textId="77777777" w:rsidR="00B2050B" w:rsidRDefault="00D10BAF">
      <w:pPr>
        <w:pStyle w:val="ListParagraph1"/>
        <w:numPr>
          <w:ilvl w:val="0"/>
          <w:numId w:val="12"/>
        </w:numPr>
        <w:suppressAutoHyphens w:val="0"/>
        <w:spacing w:line="276" w:lineRule="auto"/>
        <w:ind w:left="567" w:hanging="567"/>
        <w:jc w:val="both"/>
        <w:rPr>
          <w:rFonts w:eastAsia="MS Mincho" w:cs="Times New Roman"/>
          <w:kern w:val="0"/>
          <w:lang w:val="id-ID" w:eastAsia="ar-SA" w:bidi="ar-SA"/>
        </w:rPr>
      </w:pPr>
      <w:r>
        <w:rPr>
          <w:rFonts w:cs="Times New Roman"/>
          <w:b/>
          <w:bCs/>
        </w:rPr>
        <w:t>Para Pihak</w:t>
      </w:r>
      <w:r>
        <w:rPr>
          <w:rFonts w:cs="Times New Roman"/>
          <w:bCs/>
        </w:rPr>
        <w:t xml:space="preserve"> tidak akan membuka kerahasiaan </w:t>
      </w:r>
      <w:r>
        <w:rPr>
          <w:rFonts w:cs="Times New Roman"/>
          <w:bCs/>
          <w:lang w:val="id-ID"/>
        </w:rPr>
        <w:t>informasi perusahaan</w:t>
      </w:r>
      <w:r>
        <w:rPr>
          <w:rFonts w:cs="Times New Roman"/>
          <w:bCs/>
        </w:rPr>
        <w:t xml:space="preserve"> kepada </w:t>
      </w:r>
      <w:r>
        <w:rPr>
          <w:rFonts w:cs="Times New Roman"/>
          <w:bCs/>
          <w:lang w:val="id-ID"/>
        </w:rPr>
        <w:t>Pihak Ketiga</w:t>
      </w:r>
      <w:r>
        <w:rPr>
          <w:rFonts w:cs="Times New Roman"/>
          <w:bCs/>
        </w:rPr>
        <w:t xml:space="preserve"> tanpa persetujuan tertulis </w:t>
      </w:r>
      <w:r>
        <w:rPr>
          <w:rFonts w:cs="Times New Roman"/>
          <w:bCs/>
          <w:lang w:val="id-ID"/>
        </w:rPr>
        <w:t xml:space="preserve">yang ditandatangani atasan tertinggi dari masing-masing </w:t>
      </w:r>
      <w:r>
        <w:rPr>
          <w:rFonts w:cs="Times New Roman"/>
          <w:b/>
          <w:bCs/>
          <w:lang w:val="id-ID"/>
        </w:rPr>
        <w:t>Pihak</w:t>
      </w:r>
      <w:r>
        <w:rPr>
          <w:rFonts w:cs="Times New Roman"/>
          <w:bCs/>
          <w:lang w:val="id-ID"/>
        </w:rPr>
        <w:t xml:space="preserve">. </w:t>
      </w:r>
      <w:r>
        <w:rPr>
          <w:rFonts w:eastAsia="MS Mincho" w:cs="Times New Roman"/>
          <w:kern w:val="0"/>
          <w:lang w:val="id-ID" w:eastAsia="ar-SA" w:bidi="ar-SA"/>
        </w:rPr>
        <w:t>(Seperti upload gambar/ video ke media sosial, dll).</w:t>
      </w:r>
    </w:p>
    <w:p w14:paraId="1DDC608C" w14:textId="77777777" w:rsidR="00B2050B" w:rsidRDefault="00D10BAF">
      <w:pPr>
        <w:pStyle w:val="ListParagraph1"/>
        <w:numPr>
          <w:ilvl w:val="0"/>
          <w:numId w:val="12"/>
        </w:numPr>
        <w:suppressAutoHyphens w:val="0"/>
        <w:spacing w:line="276" w:lineRule="auto"/>
        <w:ind w:left="567" w:hanging="567"/>
        <w:jc w:val="both"/>
        <w:rPr>
          <w:rFonts w:cs="Times New Roman"/>
          <w:b/>
          <w:bCs/>
          <w:lang w:val="id-ID"/>
        </w:rPr>
      </w:pPr>
      <w:r>
        <w:rPr>
          <w:rFonts w:eastAsia="MS Mincho" w:cs="Times New Roman"/>
          <w:kern w:val="0"/>
          <w:lang w:val="id-ID" w:eastAsia="ar-SA" w:bidi="ar-SA"/>
        </w:rPr>
        <w:t>Apabila</w:t>
      </w:r>
      <w:r>
        <w:rPr>
          <w:rFonts w:eastAsia="MS Mincho" w:cs="Times New Roman"/>
          <w:b/>
          <w:kern w:val="0"/>
          <w:lang w:val="id-ID" w:eastAsia="ar-SA" w:bidi="ar-SA"/>
        </w:rPr>
        <w:t xml:space="preserve"> </w:t>
      </w:r>
      <w:del w:id="285" w:author="William Chandra" w:date="2022-12-01T16:08:00Z">
        <w:r>
          <w:rPr>
            <w:rFonts w:eastAsia="MS Mincho" w:cs="Times New Roman"/>
            <w:bCs/>
            <w:kern w:val="0"/>
            <w:lang w:val="en-US" w:eastAsia="ar-SA" w:bidi="ar-SA"/>
            <w:rPrChange w:id="286" w:author="William Chandra" w:date="2022-12-01T16:08:00Z">
              <w:rPr>
                <w:rFonts w:eastAsia="MS Mincho" w:cs="Times New Roman"/>
                <w:b/>
                <w:kern w:val="0"/>
                <w:lang w:val="id-ID" w:eastAsia="ar-SA" w:bidi="ar-SA"/>
              </w:rPr>
            </w:rPrChange>
          </w:rPr>
          <w:delText>Pihak Pertama</w:delText>
        </w:r>
      </w:del>
      <w:ins w:id="287" w:author="William Chandra" w:date="2022-12-01T16:08:00Z">
        <w:r>
          <w:rPr>
            <w:rFonts w:eastAsia="MS Mincho" w:cs="Times New Roman"/>
            <w:bCs/>
            <w:kern w:val="0"/>
            <w:lang w:val="en-US" w:eastAsia="ar-SA" w:bidi="ar-SA"/>
          </w:rPr>
          <w:t>salah satu Pihak</w:t>
        </w:r>
      </w:ins>
      <w:r>
        <w:rPr>
          <w:rFonts w:eastAsia="MS Mincho" w:cs="Times New Roman"/>
          <w:b/>
          <w:kern w:val="0"/>
          <w:lang w:val="id-ID" w:eastAsia="ar-SA" w:bidi="ar-SA"/>
        </w:rPr>
        <w:t xml:space="preserve"> </w:t>
      </w:r>
      <w:r>
        <w:rPr>
          <w:rFonts w:eastAsia="MS Mincho" w:cs="Times New Roman"/>
          <w:kern w:val="0"/>
          <w:lang w:val="id-ID" w:eastAsia="ar-SA" w:bidi="ar-SA"/>
        </w:rPr>
        <w:t xml:space="preserve">membocorkan dan/atau menyebarluaskan kerahasiaan informasi perusahaan </w:t>
      </w:r>
      <w:del w:id="288" w:author="William Chandra" w:date="2022-12-01T16:08:00Z">
        <w:r>
          <w:rPr>
            <w:rFonts w:eastAsia="MS Mincho" w:cs="Times New Roman"/>
            <w:bCs/>
            <w:kern w:val="0"/>
            <w:lang w:val="en-US" w:eastAsia="ar-SA" w:bidi="ar-SA"/>
            <w:rPrChange w:id="289" w:author="William Chandra" w:date="2022-12-01T16:08:00Z">
              <w:rPr>
                <w:rFonts w:eastAsia="MS Mincho" w:cs="Times New Roman"/>
                <w:b/>
                <w:kern w:val="0"/>
                <w:lang w:val="id-ID" w:eastAsia="ar-SA" w:bidi="ar-SA"/>
              </w:rPr>
            </w:rPrChange>
          </w:rPr>
          <w:delText>Pihak Kedua</w:delText>
        </w:r>
      </w:del>
      <w:ins w:id="290" w:author="William Chandra" w:date="2022-12-01T16:08:00Z">
        <w:r>
          <w:rPr>
            <w:rFonts w:eastAsia="MS Mincho" w:cs="Times New Roman"/>
            <w:bCs/>
            <w:kern w:val="0"/>
            <w:lang w:val="en-US" w:eastAsia="ar-SA" w:bidi="ar-SA"/>
          </w:rPr>
          <w:t>Pihak lainnya dalam Perjanjian</w:t>
        </w:r>
      </w:ins>
      <w:r>
        <w:rPr>
          <w:rFonts w:eastAsia="MS Mincho" w:cs="Times New Roman"/>
          <w:kern w:val="0"/>
          <w:lang w:val="id-ID" w:eastAsia="ar-SA" w:bidi="ar-SA"/>
        </w:rPr>
        <w:t xml:space="preserve"> dan mengakibatkan kerugian </w:t>
      </w:r>
      <w:del w:id="291" w:author="William Chandra" w:date="2022-12-01T16:08:00Z">
        <w:r>
          <w:rPr>
            <w:rFonts w:eastAsia="MS Mincho" w:cs="Times New Roman"/>
            <w:bCs/>
            <w:kern w:val="0"/>
            <w:lang w:val="en-US" w:eastAsia="ar-SA" w:bidi="ar-SA"/>
            <w:rPrChange w:id="292" w:author="William Chandra" w:date="2022-12-01T16:08:00Z">
              <w:rPr>
                <w:rFonts w:eastAsia="MS Mincho" w:cs="Times New Roman"/>
                <w:b/>
                <w:kern w:val="0"/>
                <w:lang w:val="id-ID" w:eastAsia="ar-SA" w:bidi="ar-SA"/>
              </w:rPr>
            </w:rPrChange>
          </w:rPr>
          <w:delText>Pihak Kedua</w:delText>
        </w:r>
      </w:del>
      <w:ins w:id="293" w:author="William Chandra" w:date="2022-12-01T16:08:00Z">
        <w:r>
          <w:rPr>
            <w:rFonts w:eastAsia="MS Mincho" w:cs="Times New Roman"/>
            <w:bCs/>
            <w:kern w:val="0"/>
            <w:lang w:val="en-US" w:eastAsia="ar-SA" w:bidi="ar-SA"/>
          </w:rPr>
          <w:t xml:space="preserve">bagi Pihak </w:t>
        </w:r>
      </w:ins>
      <w:ins w:id="294" w:author="William Chandra" w:date="2022-12-01T16:09:00Z">
        <w:r>
          <w:rPr>
            <w:rFonts w:eastAsia="MS Mincho" w:cs="Times New Roman"/>
            <w:bCs/>
            <w:kern w:val="0"/>
            <w:lang w:val="en-US" w:eastAsia="ar-SA" w:bidi="ar-SA"/>
          </w:rPr>
          <w:t>yang dilanggar</w:t>
        </w:r>
      </w:ins>
      <w:r>
        <w:rPr>
          <w:rFonts w:eastAsia="MS Mincho" w:cs="Times New Roman"/>
          <w:kern w:val="0"/>
          <w:lang w:val="id-ID" w:eastAsia="ar-SA" w:bidi="ar-SA"/>
        </w:rPr>
        <w:t xml:space="preserve"> maka </w:t>
      </w:r>
      <w:del w:id="295" w:author="William Chandra" w:date="2022-12-01T16:09:00Z">
        <w:r>
          <w:rPr>
            <w:rFonts w:eastAsia="MS Mincho" w:cs="Times New Roman"/>
            <w:bCs/>
            <w:kern w:val="0"/>
            <w:lang w:val="en-US" w:eastAsia="ar-SA" w:bidi="ar-SA"/>
            <w:rPrChange w:id="296" w:author="William Chandra" w:date="2022-12-01T16:09:00Z">
              <w:rPr>
                <w:rFonts w:eastAsia="MS Mincho" w:cs="Times New Roman"/>
                <w:b/>
                <w:kern w:val="0"/>
                <w:lang w:val="id-ID" w:eastAsia="ar-SA" w:bidi="ar-SA"/>
              </w:rPr>
            </w:rPrChange>
          </w:rPr>
          <w:delText>Pihak Pertama</w:delText>
        </w:r>
      </w:del>
      <w:ins w:id="297" w:author="William Chandra" w:date="2022-12-01T16:09:00Z">
        <w:r>
          <w:rPr>
            <w:rFonts w:eastAsia="MS Mincho" w:cs="Times New Roman"/>
            <w:bCs/>
            <w:kern w:val="0"/>
            <w:lang w:val="en-US" w:eastAsia="ar-SA" w:bidi="ar-SA"/>
          </w:rPr>
          <w:t>Pihak yang melanggar</w:t>
        </w:r>
      </w:ins>
      <w:r>
        <w:rPr>
          <w:rFonts w:eastAsia="MS Mincho" w:cs="Times New Roman"/>
          <w:kern w:val="0"/>
          <w:lang w:val="id-ID" w:eastAsia="ar-SA" w:bidi="ar-SA"/>
        </w:rPr>
        <w:t xml:space="preserve"> wajib membayar seluruh kerugian yang diderita oleh </w:t>
      </w:r>
      <w:del w:id="298" w:author="William Chandra" w:date="2022-12-01T16:09:00Z">
        <w:r>
          <w:rPr>
            <w:rFonts w:eastAsia="MS Mincho" w:cs="Times New Roman"/>
            <w:bCs/>
            <w:kern w:val="0"/>
            <w:lang w:val="en-US" w:eastAsia="ar-SA" w:bidi="ar-SA"/>
            <w:rPrChange w:id="299" w:author="William Chandra" w:date="2022-12-01T16:09:00Z">
              <w:rPr>
                <w:rFonts w:eastAsia="MS Mincho" w:cs="Times New Roman"/>
                <w:b/>
                <w:kern w:val="0"/>
                <w:lang w:val="id-ID" w:eastAsia="ar-SA" w:bidi="ar-SA"/>
              </w:rPr>
            </w:rPrChange>
          </w:rPr>
          <w:delText>Pihak Kedua</w:delText>
        </w:r>
      </w:del>
      <w:ins w:id="300" w:author="William Chandra" w:date="2022-12-01T16:09:00Z">
        <w:r>
          <w:rPr>
            <w:rFonts w:eastAsia="MS Mincho" w:cs="Times New Roman"/>
            <w:bCs/>
            <w:kern w:val="0"/>
            <w:lang w:val="en-US" w:eastAsia="ar-SA" w:bidi="ar-SA"/>
          </w:rPr>
          <w:t>Pihak yang dilanggar</w:t>
        </w:r>
      </w:ins>
      <w:r>
        <w:rPr>
          <w:rFonts w:eastAsia="MS Mincho" w:cs="Times New Roman"/>
          <w:kern w:val="0"/>
          <w:lang w:val="id-ID" w:eastAsia="ar-SA" w:bidi="ar-SA"/>
        </w:rPr>
        <w:t>.</w:t>
      </w:r>
    </w:p>
    <w:p w14:paraId="2A70ABC9" w14:textId="77777777" w:rsidR="00B2050B" w:rsidRDefault="00D10BAF">
      <w:pPr>
        <w:pStyle w:val="ListParagraph1"/>
        <w:numPr>
          <w:ilvl w:val="0"/>
          <w:numId w:val="12"/>
        </w:numPr>
        <w:suppressAutoHyphens w:val="0"/>
        <w:spacing w:line="276" w:lineRule="auto"/>
        <w:ind w:left="567" w:hanging="567"/>
        <w:jc w:val="both"/>
        <w:rPr>
          <w:rFonts w:cs="Times New Roman"/>
          <w:b/>
          <w:bCs/>
        </w:rPr>
      </w:pPr>
      <w:del w:id="301" w:author="William Chandra" w:date="2022-12-01T16:09:00Z">
        <w:r>
          <w:rPr>
            <w:rFonts w:cs="Times New Roman"/>
            <w:b/>
            <w:bCs/>
            <w:lang w:val="id-ID"/>
          </w:rPr>
          <w:delText>Pihak Pertama</w:delText>
        </w:r>
        <w:r>
          <w:rPr>
            <w:rFonts w:cs="Times New Roman"/>
            <w:bCs/>
          </w:rPr>
          <w:delText xml:space="preserve"> berperan serta menjaga aset </w:delText>
        </w:r>
        <w:r>
          <w:rPr>
            <w:rFonts w:cs="Times New Roman"/>
            <w:b/>
            <w:bCs/>
          </w:rPr>
          <w:delText xml:space="preserve">Pihak </w:delText>
        </w:r>
        <w:r>
          <w:rPr>
            <w:rFonts w:cs="Times New Roman"/>
            <w:b/>
            <w:bCs/>
            <w:lang w:val="id-ID"/>
          </w:rPr>
          <w:delText>Kedua</w:delText>
        </w:r>
        <w:r>
          <w:rPr>
            <w:rFonts w:cs="Times New Roman"/>
            <w:bCs/>
            <w:lang w:val="id-ID"/>
          </w:rPr>
          <w:delText>.</w:delText>
        </w:r>
      </w:del>
    </w:p>
    <w:p w14:paraId="3F7AF817" w14:textId="77777777" w:rsidR="00B2050B" w:rsidRDefault="00D10BAF">
      <w:pPr>
        <w:pStyle w:val="ListParagraph1"/>
        <w:numPr>
          <w:ilvl w:val="0"/>
          <w:numId w:val="12"/>
        </w:numPr>
        <w:suppressAutoHyphens w:val="0"/>
        <w:spacing w:line="276" w:lineRule="auto"/>
        <w:ind w:left="567" w:hanging="567"/>
        <w:jc w:val="both"/>
        <w:rPr>
          <w:rFonts w:cs="Times New Roman"/>
          <w:b/>
          <w:bCs/>
        </w:rPr>
      </w:pPr>
      <w:r>
        <w:rPr>
          <w:rFonts w:cs="Times New Roman"/>
          <w:b/>
          <w:bCs/>
        </w:rPr>
        <w:t xml:space="preserve">Pihak </w:t>
      </w:r>
      <w:r>
        <w:rPr>
          <w:rFonts w:cs="Times New Roman"/>
          <w:b/>
          <w:bCs/>
          <w:lang w:val="id-ID"/>
        </w:rPr>
        <w:t>Pertama</w:t>
      </w:r>
      <w:r>
        <w:rPr>
          <w:rFonts w:cs="Times New Roman"/>
          <w:bCs/>
        </w:rPr>
        <w:t xml:space="preserve"> dilarang mengambil gambar/ video dalam bentuk apapun selain </w:t>
      </w:r>
      <w:r>
        <w:rPr>
          <w:rFonts w:cs="Times New Roman"/>
          <w:bCs/>
          <w:lang w:val="id-ID"/>
        </w:rPr>
        <w:t xml:space="preserve">untuk </w:t>
      </w:r>
      <w:r>
        <w:rPr>
          <w:rFonts w:cs="Times New Roman"/>
          <w:bCs/>
        </w:rPr>
        <w:t xml:space="preserve">kepentingan </w:t>
      </w:r>
      <w:r>
        <w:rPr>
          <w:rFonts w:cs="Times New Roman"/>
          <w:b/>
          <w:bCs/>
        </w:rPr>
        <w:t xml:space="preserve">Pihak </w:t>
      </w:r>
      <w:r>
        <w:rPr>
          <w:rFonts w:cs="Times New Roman"/>
          <w:b/>
          <w:bCs/>
          <w:lang w:val="id-ID"/>
        </w:rPr>
        <w:t>Kedua</w:t>
      </w:r>
      <w:r>
        <w:rPr>
          <w:rFonts w:cs="Times New Roman"/>
          <w:bCs/>
          <w:lang w:val="id-ID"/>
        </w:rPr>
        <w:t>.</w:t>
      </w:r>
    </w:p>
    <w:p w14:paraId="6B8C5B6D" w14:textId="77777777" w:rsidR="00B2050B" w:rsidRDefault="00D10BAF">
      <w:pPr>
        <w:pStyle w:val="ListParagraph1"/>
        <w:numPr>
          <w:ilvl w:val="0"/>
          <w:numId w:val="12"/>
        </w:numPr>
        <w:suppressAutoHyphens w:val="0"/>
        <w:spacing w:line="276" w:lineRule="auto"/>
        <w:ind w:left="567" w:hanging="567"/>
        <w:jc w:val="both"/>
        <w:rPr>
          <w:rFonts w:cs="Times New Roman"/>
          <w:b/>
          <w:bCs/>
        </w:rPr>
      </w:pPr>
      <w:r>
        <w:rPr>
          <w:rFonts w:cs="Times New Roman"/>
          <w:b/>
          <w:bCs/>
        </w:rPr>
        <w:t xml:space="preserve">Pihak </w:t>
      </w:r>
      <w:r>
        <w:rPr>
          <w:rFonts w:cs="Times New Roman"/>
          <w:b/>
          <w:bCs/>
          <w:lang w:val="id-ID"/>
        </w:rPr>
        <w:t>Pertama</w:t>
      </w:r>
      <w:r>
        <w:rPr>
          <w:rFonts w:cs="Times New Roman"/>
          <w:bCs/>
        </w:rPr>
        <w:t xml:space="preserve"> dilarang memasuki area </w:t>
      </w:r>
      <w:r>
        <w:rPr>
          <w:rFonts w:cs="Times New Roman"/>
          <w:bCs/>
          <w:lang w:val="id-ID"/>
        </w:rPr>
        <w:t xml:space="preserve">yang bukan area kerjanya </w:t>
      </w:r>
      <w:r>
        <w:rPr>
          <w:rFonts w:cs="Times New Roman"/>
          <w:bCs/>
        </w:rPr>
        <w:t xml:space="preserve">dan mengakses system informasi tanpa seijin </w:t>
      </w:r>
      <w:r>
        <w:rPr>
          <w:rFonts w:cs="Times New Roman"/>
          <w:b/>
          <w:bCs/>
        </w:rPr>
        <w:t xml:space="preserve">Pihak </w:t>
      </w:r>
      <w:r>
        <w:rPr>
          <w:rFonts w:cs="Times New Roman"/>
          <w:b/>
          <w:bCs/>
          <w:lang w:val="id-ID"/>
        </w:rPr>
        <w:t>Kedua</w:t>
      </w:r>
      <w:r>
        <w:rPr>
          <w:rFonts w:cs="Times New Roman"/>
          <w:bCs/>
          <w:lang w:val="id-ID"/>
        </w:rPr>
        <w:t>.</w:t>
      </w:r>
    </w:p>
    <w:p w14:paraId="029C52F9" w14:textId="77777777" w:rsidR="00B2050B" w:rsidRDefault="00D10BAF">
      <w:pPr>
        <w:pStyle w:val="ListParagraph1"/>
        <w:numPr>
          <w:ilvl w:val="0"/>
          <w:numId w:val="12"/>
        </w:numPr>
        <w:suppressAutoHyphens w:val="0"/>
        <w:spacing w:line="276" w:lineRule="auto"/>
        <w:ind w:left="567" w:hanging="567"/>
        <w:jc w:val="both"/>
        <w:rPr>
          <w:rFonts w:cs="Times New Roman"/>
          <w:b/>
          <w:bCs/>
        </w:rPr>
      </w:pPr>
      <w:r>
        <w:rPr>
          <w:rFonts w:cs="Times New Roman"/>
          <w:b/>
          <w:bCs/>
        </w:rPr>
        <w:t xml:space="preserve">Pihak </w:t>
      </w:r>
      <w:r>
        <w:rPr>
          <w:rFonts w:cs="Times New Roman"/>
          <w:b/>
          <w:bCs/>
          <w:lang w:val="id-ID"/>
        </w:rPr>
        <w:t>Pertama</w:t>
      </w:r>
      <w:r>
        <w:rPr>
          <w:rFonts w:cs="Times New Roman"/>
          <w:bCs/>
        </w:rPr>
        <w:t xml:space="preserve"> wajib menyampaikan semua ketentuan ini kepada semua karyawan yang berkaitan dengan perjanjian ini.</w:t>
      </w:r>
      <w:r>
        <w:rPr>
          <w:rFonts w:cs="Times New Roman"/>
        </w:rPr>
        <w:t xml:space="preserve"> </w:t>
      </w:r>
    </w:p>
    <w:p w14:paraId="4227BD00" w14:textId="77777777" w:rsidR="00B2050B" w:rsidRDefault="00B2050B">
      <w:pPr>
        <w:widowControl w:val="0"/>
        <w:jc w:val="center"/>
        <w:rPr>
          <w:b/>
          <w:bCs/>
        </w:rPr>
      </w:pPr>
    </w:p>
    <w:p w14:paraId="098A78BB" w14:textId="77777777" w:rsidR="00B2050B" w:rsidRDefault="00D10BAF">
      <w:pPr>
        <w:widowControl w:val="0"/>
        <w:jc w:val="center"/>
        <w:rPr>
          <w:b/>
          <w:bCs/>
        </w:rPr>
      </w:pPr>
      <w:r>
        <w:rPr>
          <w:b/>
          <w:bCs/>
        </w:rPr>
        <w:t>Pasal  10</w:t>
      </w:r>
    </w:p>
    <w:p w14:paraId="20464C3E" w14:textId="77777777" w:rsidR="00B2050B" w:rsidRDefault="00D10BAF">
      <w:pPr>
        <w:widowControl w:val="0"/>
        <w:jc w:val="center"/>
        <w:rPr>
          <w:b/>
          <w:bCs/>
        </w:rPr>
      </w:pPr>
      <w:r>
        <w:rPr>
          <w:b/>
          <w:bCs/>
        </w:rPr>
        <w:t>Keselamatan, Kesehatan Kerja (K3) dan Dampak Lingkungan</w:t>
      </w:r>
    </w:p>
    <w:p w14:paraId="43E7A3BD" w14:textId="77777777" w:rsidR="00B2050B" w:rsidRDefault="00D10BAF">
      <w:pPr>
        <w:pStyle w:val="ListParagraph1"/>
        <w:widowControl w:val="0"/>
        <w:numPr>
          <w:ilvl w:val="0"/>
          <w:numId w:val="13"/>
        </w:numPr>
        <w:spacing w:line="276" w:lineRule="auto"/>
        <w:ind w:left="567" w:hanging="567"/>
        <w:jc w:val="both"/>
        <w:rPr>
          <w:rFonts w:cs="Times New Roman"/>
          <w:b/>
          <w:bCs/>
        </w:rPr>
      </w:pPr>
      <w:commentRangeStart w:id="302"/>
      <w:r>
        <w:rPr>
          <w:rFonts w:cs="Times New Roman"/>
          <w:b/>
          <w:bCs/>
        </w:rPr>
        <w:t>Pihak Pertama</w:t>
      </w:r>
      <w:r>
        <w:rPr>
          <w:rFonts w:cs="Times New Roman"/>
          <w:bCs/>
          <w:lang w:val="id-ID"/>
        </w:rPr>
        <w:t xml:space="preserve"> wajib</w:t>
      </w:r>
      <w:r>
        <w:rPr>
          <w:rFonts w:cs="Times New Roman"/>
          <w:bCs/>
        </w:rPr>
        <w:t xml:space="preserve"> mematuhi </w:t>
      </w:r>
      <w:r>
        <w:rPr>
          <w:rFonts w:cs="Times New Roman"/>
          <w:bCs/>
          <w:lang w:val="id-ID"/>
        </w:rPr>
        <w:t>peraturan K</w:t>
      </w:r>
      <w:r>
        <w:rPr>
          <w:rFonts w:cs="Times New Roman"/>
          <w:bCs/>
        </w:rPr>
        <w:t xml:space="preserve">3 </w:t>
      </w:r>
      <w:r>
        <w:rPr>
          <w:rFonts w:cs="Times New Roman"/>
          <w:bCs/>
          <w:lang w:val="id-ID"/>
        </w:rPr>
        <w:t xml:space="preserve">di lokasi kerja </w:t>
      </w:r>
      <w:r>
        <w:rPr>
          <w:rFonts w:cs="Times New Roman"/>
          <w:b/>
          <w:bCs/>
          <w:lang w:val="id-ID"/>
        </w:rPr>
        <w:t>P</w:t>
      </w:r>
      <w:r>
        <w:rPr>
          <w:rFonts w:cs="Times New Roman"/>
          <w:b/>
          <w:bCs/>
        </w:rPr>
        <w:t xml:space="preserve">ihak </w:t>
      </w:r>
      <w:r>
        <w:rPr>
          <w:rFonts w:cs="Times New Roman"/>
          <w:b/>
          <w:bCs/>
          <w:lang w:val="id-ID"/>
        </w:rPr>
        <w:t>K</w:t>
      </w:r>
      <w:r>
        <w:rPr>
          <w:rFonts w:cs="Times New Roman"/>
          <w:b/>
          <w:bCs/>
        </w:rPr>
        <w:t>edu</w:t>
      </w:r>
      <w:r>
        <w:rPr>
          <w:rFonts w:cs="Times New Roman"/>
          <w:b/>
          <w:bCs/>
          <w:lang w:val="id-ID"/>
        </w:rPr>
        <w:t>a</w:t>
      </w:r>
      <w:r>
        <w:rPr>
          <w:rFonts w:cs="Times New Roman"/>
          <w:bCs/>
          <w:lang w:val="id-ID"/>
        </w:rPr>
        <w:t>.</w:t>
      </w:r>
      <w:commentRangeEnd w:id="302"/>
      <w:r>
        <w:commentReference w:id="302"/>
      </w:r>
    </w:p>
    <w:p w14:paraId="09203CAA" w14:textId="77777777" w:rsidR="00B2050B" w:rsidRDefault="00D10BAF">
      <w:pPr>
        <w:pStyle w:val="ListParagraph1"/>
        <w:widowControl w:val="0"/>
        <w:numPr>
          <w:ilvl w:val="0"/>
          <w:numId w:val="13"/>
        </w:numPr>
        <w:spacing w:line="276" w:lineRule="auto"/>
        <w:ind w:left="567" w:hanging="567"/>
        <w:jc w:val="both"/>
        <w:rPr>
          <w:rFonts w:cs="Times New Roman"/>
          <w:b/>
          <w:bCs/>
        </w:rPr>
      </w:pPr>
      <w:r>
        <w:rPr>
          <w:rFonts w:cs="Times New Roman"/>
          <w:b/>
          <w:bCs/>
        </w:rPr>
        <w:t>Pihak Pertama</w:t>
      </w:r>
      <w:r>
        <w:rPr>
          <w:rFonts w:cs="Times New Roman"/>
          <w:bCs/>
        </w:rPr>
        <w:t xml:space="preserve"> bertanggung jawab atas kecelakaan kerja </w:t>
      </w:r>
      <w:r>
        <w:rPr>
          <w:rFonts w:cs="Times New Roman"/>
          <w:bCs/>
          <w:lang w:val="id-ID"/>
        </w:rPr>
        <w:t xml:space="preserve">di lokasi kerja yang </w:t>
      </w:r>
      <w:ins w:id="303" w:author="William Chandra" w:date="2022-12-01T16:10:00Z">
        <w:r>
          <w:rPr>
            <w:rFonts w:cs="Times New Roman"/>
            <w:bCs/>
            <w:lang w:val="en-US"/>
          </w:rPr>
          <w:t xml:space="preserve">terbukti secara hukum </w:t>
        </w:r>
      </w:ins>
      <w:r>
        <w:rPr>
          <w:rFonts w:cs="Times New Roman"/>
          <w:bCs/>
          <w:lang w:val="id-ID"/>
        </w:rPr>
        <w:t xml:space="preserve">diakibatkan dari kelalaian pekerja </w:t>
      </w:r>
      <w:r>
        <w:rPr>
          <w:rFonts w:cs="Times New Roman"/>
          <w:b/>
          <w:bCs/>
          <w:lang w:val="id-ID"/>
        </w:rPr>
        <w:t>Pihak Pertama</w:t>
      </w:r>
      <w:r>
        <w:rPr>
          <w:rFonts w:cs="Times New Roman"/>
          <w:bCs/>
          <w:lang w:val="id-ID"/>
        </w:rPr>
        <w:t xml:space="preserve"> </w:t>
      </w:r>
      <w:r>
        <w:rPr>
          <w:rFonts w:cs="Times New Roman"/>
          <w:bCs/>
        </w:rPr>
        <w:t xml:space="preserve">pada saat proses </w:t>
      </w:r>
      <w:ins w:id="304" w:author="William Chandra" w:date="2022-12-01T16:10:00Z">
        <w:r>
          <w:rPr>
            <w:rFonts w:cs="Times New Roman"/>
            <w:bCs/>
            <w:lang w:val="en-US"/>
          </w:rPr>
          <w:t>pelaksanaan</w:t>
        </w:r>
      </w:ins>
      <w:ins w:id="305" w:author="William Chandra" w:date="2022-12-01T16:11:00Z">
        <w:r>
          <w:rPr>
            <w:rFonts w:cs="Times New Roman"/>
            <w:bCs/>
            <w:lang w:val="en-US"/>
          </w:rPr>
          <w:t xml:space="preserve"> </w:t>
        </w:r>
      </w:ins>
      <w:r>
        <w:rPr>
          <w:rFonts w:cs="Times New Roman"/>
          <w:bCs/>
        </w:rPr>
        <w:t>pekerjaan.</w:t>
      </w:r>
    </w:p>
    <w:p w14:paraId="34C3F7F6" w14:textId="77777777" w:rsidR="00B2050B" w:rsidRDefault="00D10BAF">
      <w:pPr>
        <w:pStyle w:val="ListParagraph1"/>
        <w:widowControl w:val="0"/>
        <w:numPr>
          <w:ilvl w:val="0"/>
          <w:numId w:val="13"/>
        </w:numPr>
        <w:spacing w:line="276" w:lineRule="auto"/>
        <w:ind w:left="567" w:hanging="567"/>
        <w:jc w:val="both"/>
        <w:rPr>
          <w:rFonts w:cs="Times New Roman"/>
          <w:bCs/>
        </w:rPr>
      </w:pPr>
      <w:r>
        <w:rPr>
          <w:rFonts w:cs="Times New Roman"/>
          <w:b/>
          <w:bCs/>
        </w:rPr>
        <w:t>Pihak Pertama</w:t>
      </w:r>
      <w:r>
        <w:rPr>
          <w:rFonts w:cs="Times New Roman"/>
          <w:bCs/>
        </w:rPr>
        <w:t xml:space="preserve"> akan selalu menjaga kebersihan dan kerapihan disekitar area tempat pekerjaan.</w:t>
      </w:r>
    </w:p>
    <w:p w14:paraId="5D0C66AA" w14:textId="77777777" w:rsidR="00B2050B" w:rsidRDefault="00D10BAF">
      <w:pPr>
        <w:pStyle w:val="ListParagraph1"/>
        <w:widowControl w:val="0"/>
        <w:numPr>
          <w:ilvl w:val="0"/>
          <w:numId w:val="13"/>
        </w:numPr>
        <w:spacing w:line="276" w:lineRule="auto"/>
        <w:ind w:left="567" w:hanging="567"/>
        <w:jc w:val="both"/>
        <w:rPr>
          <w:rFonts w:cs="Times New Roman"/>
          <w:bCs/>
          <w:lang w:val="id-ID"/>
        </w:rPr>
      </w:pPr>
      <w:r>
        <w:rPr>
          <w:rFonts w:cs="Times New Roman"/>
          <w:bCs/>
        </w:rPr>
        <w:t xml:space="preserve">Apabila </w:t>
      </w:r>
      <w:r>
        <w:rPr>
          <w:rFonts w:cs="Times New Roman"/>
          <w:b/>
        </w:rPr>
        <w:t>Pihak Pertama</w:t>
      </w:r>
      <w:r>
        <w:rPr>
          <w:rFonts w:cs="Times New Roman"/>
          <w:lang w:val="id-ID"/>
        </w:rPr>
        <w:t xml:space="preserve"> </w:t>
      </w:r>
      <w:r>
        <w:rPr>
          <w:rFonts w:cs="Times New Roman"/>
          <w:bCs/>
        </w:rPr>
        <w:t xml:space="preserve">mendapat teguran tertulis lebih </w:t>
      </w:r>
      <w:r>
        <w:rPr>
          <w:rFonts w:cs="Times New Roman"/>
          <w:bCs/>
          <w:lang w:val="id-ID"/>
        </w:rPr>
        <w:t xml:space="preserve">dari </w:t>
      </w:r>
      <w:r>
        <w:rPr>
          <w:rFonts w:cs="Times New Roman"/>
          <w:bCs/>
        </w:rPr>
        <w:t xml:space="preserve">2 (dua) kali </w:t>
      </w:r>
      <w:r>
        <w:rPr>
          <w:rFonts w:cs="Times New Roman"/>
          <w:bCs/>
          <w:lang w:val="id-ID"/>
        </w:rPr>
        <w:t xml:space="preserve">dari </w:t>
      </w:r>
      <w:r>
        <w:rPr>
          <w:rFonts w:cs="Times New Roman"/>
          <w:b/>
          <w:bCs/>
          <w:lang w:val="en-US"/>
        </w:rPr>
        <w:t>P</w:t>
      </w:r>
      <w:r>
        <w:rPr>
          <w:rFonts w:cs="Times New Roman"/>
          <w:b/>
          <w:bCs/>
          <w:lang w:val="id-ID"/>
        </w:rPr>
        <w:t xml:space="preserve">ihak </w:t>
      </w:r>
      <w:r>
        <w:rPr>
          <w:rFonts w:cs="Times New Roman"/>
          <w:b/>
          <w:bCs/>
          <w:lang w:val="en-US"/>
        </w:rPr>
        <w:t>K</w:t>
      </w:r>
      <w:r>
        <w:rPr>
          <w:rFonts w:cs="Times New Roman"/>
          <w:b/>
          <w:bCs/>
          <w:lang w:val="id-ID"/>
        </w:rPr>
        <w:t>edua</w:t>
      </w:r>
      <w:r>
        <w:rPr>
          <w:rFonts w:cs="Times New Roman"/>
          <w:bCs/>
          <w:lang w:val="id-ID"/>
        </w:rPr>
        <w:t xml:space="preserve"> yang dikarenakan </w:t>
      </w:r>
      <w:r>
        <w:rPr>
          <w:rFonts w:cs="Times New Roman"/>
          <w:bCs/>
          <w:lang w:val="en-US"/>
        </w:rPr>
        <w:t xml:space="preserve">pelanggaran </w:t>
      </w:r>
      <w:r>
        <w:rPr>
          <w:rFonts w:cs="Times New Roman"/>
          <w:bCs/>
          <w:lang w:val="id-ID"/>
        </w:rPr>
        <w:t>K</w:t>
      </w:r>
      <w:r>
        <w:rPr>
          <w:rFonts w:cs="Times New Roman"/>
          <w:bCs/>
          <w:lang w:val="en-US"/>
        </w:rPr>
        <w:t xml:space="preserve">3 oleh </w:t>
      </w:r>
      <w:r>
        <w:rPr>
          <w:rFonts w:cs="Times New Roman"/>
          <w:b/>
          <w:bCs/>
          <w:lang w:val="en-US"/>
        </w:rPr>
        <w:t>Pihak Pertama</w:t>
      </w:r>
      <w:r>
        <w:rPr>
          <w:rFonts w:cs="Times New Roman"/>
          <w:bCs/>
          <w:lang w:val="en-US"/>
        </w:rPr>
        <w:t xml:space="preserve"> atau pekerjanya pada saat b</w:t>
      </w:r>
      <w:r>
        <w:rPr>
          <w:rFonts w:cs="Times New Roman"/>
          <w:bCs/>
          <w:lang w:val="id-ID"/>
        </w:rPr>
        <w:t xml:space="preserve">ekerja </w:t>
      </w:r>
      <w:ins w:id="306" w:author="William Chandra" w:date="2022-12-01T16:11:00Z">
        <w:r>
          <w:rPr>
            <w:rFonts w:cs="Times New Roman"/>
            <w:bCs/>
            <w:lang w:val="en-US"/>
          </w:rPr>
          <w:t xml:space="preserve">dan tidak melakukan upaya perbaikan atas pelanggaran tersebut </w:t>
        </w:r>
      </w:ins>
      <w:r>
        <w:rPr>
          <w:rFonts w:cs="Times New Roman"/>
          <w:bCs/>
        </w:rPr>
        <w:t xml:space="preserve">maka </w:t>
      </w:r>
      <w:r>
        <w:rPr>
          <w:rFonts w:cs="Times New Roman"/>
          <w:b/>
          <w:bCs/>
          <w:lang w:val="id-ID"/>
        </w:rPr>
        <w:t>P</w:t>
      </w:r>
      <w:r>
        <w:rPr>
          <w:rFonts w:cs="Times New Roman"/>
          <w:b/>
          <w:bCs/>
        </w:rPr>
        <w:t xml:space="preserve">ihak </w:t>
      </w:r>
      <w:r>
        <w:rPr>
          <w:rFonts w:cs="Times New Roman"/>
          <w:b/>
          <w:bCs/>
          <w:lang w:val="id-ID"/>
        </w:rPr>
        <w:t>P</w:t>
      </w:r>
      <w:r>
        <w:rPr>
          <w:rFonts w:cs="Times New Roman"/>
          <w:b/>
          <w:bCs/>
        </w:rPr>
        <w:t>ertama</w:t>
      </w:r>
      <w:r>
        <w:rPr>
          <w:rFonts w:cs="Times New Roman"/>
          <w:bCs/>
        </w:rPr>
        <w:t xml:space="preserve"> </w:t>
      </w:r>
      <w:del w:id="307" w:author="William Chandra" w:date="2022-12-01T16:11:00Z">
        <w:r>
          <w:rPr>
            <w:rFonts w:cs="Times New Roman"/>
            <w:bCs/>
            <w:lang w:val="en-US"/>
          </w:rPr>
          <w:delText xml:space="preserve"> bersedia untuk dikenakan sanksi denda sebesar Rp 5.000.000 (lima juta rupiah) yang dapat dipotongkan dari sisa pembayaran yang ada</w:delText>
        </w:r>
      </w:del>
      <w:ins w:id="308" w:author="William Chandra" w:date="2022-12-01T16:11:00Z">
        <w:r>
          <w:rPr>
            <w:rFonts w:cs="Times New Roman"/>
            <w:bCs/>
            <w:lang w:val="en-US"/>
          </w:rPr>
          <w:t>bertanggung jawab atas ke</w:t>
        </w:r>
      </w:ins>
      <w:ins w:id="309" w:author="William Chandra" w:date="2022-12-01T16:12:00Z">
        <w:r>
          <w:rPr>
            <w:rFonts w:cs="Times New Roman"/>
            <w:bCs/>
            <w:lang w:val="en-US"/>
          </w:rPr>
          <w:t>rugian yang timbul sehubungan dengan pelanggaran k3 tersebut</w:t>
        </w:r>
      </w:ins>
      <w:r>
        <w:rPr>
          <w:rFonts w:cs="Times New Roman"/>
          <w:bCs/>
          <w:lang w:val="id-ID"/>
        </w:rPr>
        <w:t xml:space="preserve">. </w:t>
      </w:r>
    </w:p>
    <w:p w14:paraId="3FCB80D8" w14:textId="77777777" w:rsidR="00B2050B" w:rsidRDefault="00B2050B">
      <w:pPr>
        <w:pStyle w:val="ListParagraph1"/>
        <w:widowControl w:val="0"/>
        <w:spacing w:line="276" w:lineRule="auto"/>
        <w:ind w:left="360" w:hanging="360"/>
        <w:jc w:val="both"/>
        <w:rPr>
          <w:rFonts w:cs="Times New Roman"/>
          <w:bCs/>
          <w:lang w:val="id-ID"/>
        </w:rPr>
      </w:pPr>
    </w:p>
    <w:p w14:paraId="7D1AA652" w14:textId="77777777" w:rsidR="00B2050B" w:rsidRDefault="00D10BAF">
      <w:pPr>
        <w:pStyle w:val="ListParagraph1"/>
        <w:suppressAutoHyphens w:val="0"/>
        <w:spacing w:line="276" w:lineRule="auto"/>
        <w:ind w:left="0" w:right="270"/>
        <w:jc w:val="center"/>
        <w:rPr>
          <w:rFonts w:cs="Times New Roman"/>
          <w:b/>
        </w:rPr>
      </w:pPr>
      <w:r>
        <w:rPr>
          <w:rFonts w:cs="Times New Roman"/>
          <w:b/>
        </w:rPr>
        <w:t>Pasal 1</w:t>
      </w:r>
      <w:r>
        <w:rPr>
          <w:rFonts w:cs="Times New Roman"/>
          <w:b/>
          <w:lang w:val="id-ID"/>
        </w:rPr>
        <w:t>1</w:t>
      </w:r>
    </w:p>
    <w:p w14:paraId="026B9F6A" w14:textId="77777777" w:rsidR="00B2050B" w:rsidRDefault="00D10BAF">
      <w:pPr>
        <w:pStyle w:val="ListParagraph1"/>
        <w:suppressAutoHyphens w:val="0"/>
        <w:spacing w:line="276" w:lineRule="auto"/>
        <w:ind w:left="0" w:right="270"/>
        <w:jc w:val="center"/>
        <w:rPr>
          <w:rFonts w:cs="Times New Roman"/>
          <w:b/>
        </w:rPr>
      </w:pPr>
      <w:r>
        <w:rPr>
          <w:rFonts w:cs="Times New Roman"/>
          <w:b/>
        </w:rPr>
        <w:t>Pemberian Hadiah</w:t>
      </w:r>
      <w:r>
        <w:rPr>
          <w:rFonts w:cs="Times New Roman"/>
          <w:b/>
          <w:lang w:val="id-ID"/>
        </w:rPr>
        <w:t xml:space="preserve"> atau Janji</w:t>
      </w:r>
    </w:p>
    <w:p w14:paraId="75CF504A" w14:textId="77777777" w:rsidR="00B2050B" w:rsidRPr="0032094D" w:rsidRDefault="00D10BAF">
      <w:pPr>
        <w:numPr>
          <w:ilvl w:val="0"/>
          <w:numId w:val="14"/>
        </w:numPr>
        <w:tabs>
          <w:tab w:val="clear" w:pos="425"/>
          <w:tab w:val="left" w:pos="360"/>
        </w:tabs>
        <w:ind w:left="360" w:hanging="360"/>
        <w:jc w:val="both"/>
        <w:rPr>
          <w:ins w:id="310" w:author="William Chandra" w:date="2022-12-01T16:12:00Z"/>
          <w:lang w:val="id-ID"/>
          <w:rPrChange w:id="311" w:author="ROHAYATI" w:date="2023-02-27T12:00:00Z">
            <w:rPr>
              <w:ins w:id="312" w:author="William Chandra" w:date="2022-12-01T16:12:00Z"/>
              <w:rFonts w:ascii="Tahoma" w:hAnsi="Tahoma" w:cs="Tahoma"/>
              <w:sz w:val="21"/>
              <w:szCs w:val="21"/>
              <w:lang w:val="id-ID"/>
            </w:rPr>
          </w:rPrChange>
        </w:rPr>
        <w:pPrChange w:id="313" w:author="ROHAYATI" w:date="2023-02-27T12:01:00Z">
          <w:pPr>
            <w:numPr>
              <w:numId w:val="14"/>
            </w:numPr>
            <w:tabs>
              <w:tab w:val="left" w:pos="425"/>
            </w:tabs>
            <w:ind w:left="425" w:hanging="425"/>
            <w:jc w:val="both"/>
          </w:pPr>
        </w:pPrChange>
      </w:pPr>
      <w:ins w:id="314" w:author="William Chandra" w:date="2022-12-01T16:12:00Z">
        <w:r w:rsidRPr="0032094D">
          <w:rPr>
            <w:lang w:val="id-ID"/>
            <w:rPrChange w:id="315" w:author="ROHAYATI" w:date="2023-02-27T12:00:00Z">
              <w:rPr>
                <w:rFonts w:ascii="Tahoma" w:hAnsi="Tahoma" w:cs="Tahoma"/>
                <w:sz w:val="21"/>
                <w:szCs w:val="21"/>
                <w:lang w:val="id-ID"/>
              </w:rPr>
            </w:rPrChange>
          </w:rPr>
          <w:t xml:space="preserve">Demi terjaganya hubungan bisnis antara Para Pihak, </w:t>
        </w:r>
        <w:r w:rsidRPr="0032094D">
          <w:rPr>
            <w:rPrChange w:id="316" w:author="ROHAYATI" w:date="2023-02-27T12:00:00Z">
              <w:rPr>
                <w:rFonts w:ascii="Tahoma" w:hAnsi="Tahoma" w:cs="Tahoma"/>
                <w:sz w:val="21"/>
                <w:szCs w:val="21"/>
              </w:rPr>
            </w:rPrChange>
          </w:rPr>
          <w:t>Para Pihak harus</w:t>
        </w:r>
        <w:r w:rsidRPr="0032094D">
          <w:rPr>
            <w:lang w:val="id-ID"/>
            <w:rPrChange w:id="317" w:author="ROHAYATI" w:date="2023-02-27T12:00:00Z">
              <w:rPr>
                <w:rFonts w:ascii="Tahoma" w:hAnsi="Tahoma" w:cs="Tahoma"/>
                <w:sz w:val="21"/>
                <w:szCs w:val="21"/>
                <w:lang w:val="id-ID"/>
              </w:rPr>
            </w:rPrChange>
          </w:rPr>
          <w:t xml:space="preserve"> menjaga dan menghindari segala tindakan negatif yang terjadi, yang biasanya justru dilakukan oleh oknum pegawai dari kedua belah pihak demi memperoleh keuntungan pribadi bagi dirinya.</w:t>
        </w:r>
        <w:r w:rsidRPr="0032094D">
          <w:rPr>
            <w:rPrChange w:id="318" w:author="ROHAYATI" w:date="2023-02-27T12:00:00Z">
              <w:rPr>
                <w:rFonts w:ascii="Tahoma" w:hAnsi="Tahoma" w:cs="Tahoma"/>
                <w:sz w:val="21"/>
                <w:szCs w:val="21"/>
              </w:rPr>
            </w:rPrChange>
          </w:rPr>
          <w:t xml:space="preserve"> </w:t>
        </w:r>
      </w:ins>
    </w:p>
    <w:p w14:paraId="2D481C39" w14:textId="77777777" w:rsidR="00B2050B" w:rsidRPr="0032094D" w:rsidRDefault="00D10BAF">
      <w:pPr>
        <w:numPr>
          <w:ilvl w:val="0"/>
          <w:numId w:val="14"/>
        </w:numPr>
        <w:tabs>
          <w:tab w:val="clear" w:pos="425"/>
          <w:tab w:val="left" w:pos="360"/>
        </w:tabs>
        <w:suppressAutoHyphens w:val="0"/>
        <w:spacing w:line="276" w:lineRule="auto"/>
        <w:ind w:left="360" w:right="270" w:hanging="360"/>
        <w:jc w:val="both"/>
        <w:rPr>
          <w:ins w:id="319" w:author="William Chandra" w:date="2022-12-01T16:13:00Z"/>
          <w:lang w:val="id-ID"/>
          <w:rPrChange w:id="320" w:author="ROHAYATI" w:date="2023-02-27T12:00:00Z">
            <w:rPr>
              <w:ins w:id="321" w:author="William Chandra" w:date="2022-12-01T16:13:00Z"/>
              <w:rFonts w:cs="Times New Roman"/>
              <w:lang w:val="id-ID"/>
            </w:rPr>
          </w:rPrChange>
        </w:rPr>
        <w:pPrChange w:id="322" w:author="ROHAYATI" w:date="2023-02-27T12:01:00Z">
          <w:pPr>
            <w:pStyle w:val="ListParagraph1"/>
            <w:numPr>
              <w:numId w:val="15"/>
            </w:numPr>
            <w:tabs>
              <w:tab w:val="left" w:pos="0"/>
            </w:tabs>
            <w:suppressAutoHyphens w:val="0"/>
            <w:spacing w:line="276" w:lineRule="auto"/>
            <w:ind w:left="567" w:right="270" w:hanging="567"/>
            <w:jc w:val="both"/>
          </w:pPr>
        </w:pPrChange>
      </w:pPr>
      <w:ins w:id="323" w:author="William Chandra" w:date="2022-12-01T16:12:00Z">
        <w:r w:rsidRPr="0032094D">
          <w:rPr>
            <w:rPrChange w:id="324" w:author="ROHAYATI" w:date="2023-02-27T12:00:00Z">
              <w:rPr>
                <w:rFonts w:ascii="Tahoma" w:hAnsi="Tahoma" w:cs="Tahoma"/>
                <w:sz w:val="21"/>
                <w:szCs w:val="21"/>
              </w:rPr>
            </w:rPrChange>
          </w:rPr>
          <w:t>Para Pihak</w:t>
        </w:r>
        <w:r w:rsidRPr="0032094D">
          <w:rPr>
            <w:lang w:val="id-ID"/>
            <w:rPrChange w:id="325" w:author="ROHAYATI" w:date="2023-02-27T12:00:00Z">
              <w:rPr>
                <w:rFonts w:ascii="Tahoma" w:hAnsi="Tahoma" w:cs="Tahoma"/>
                <w:sz w:val="21"/>
                <w:szCs w:val="21"/>
                <w:lang w:val="id-ID"/>
              </w:rPr>
            </w:rPrChange>
          </w:rPr>
          <w:t xml:space="preserve"> baik secara langsung ataupun tidak langsung, dilarang untuk menerima, menjanjikan atau menawarkan pemberian ataupun memberikan uang, barang ataupun fasilitas apapun dari atau kepada karyawan </w:t>
        </w:r>
      </w:ins>
      <w:ins w:id="326" w:author="William Chandra" w:date="2022-12-01T16:13:00Z">
        <w:r w:rsidRPr="0032094D">
          <w:rPr>
            <w:rPrChange w:id="327" w:author="ROHAYATI" w:date="2023-02-27T12:00:00Z">
              <w:rPr>
                <w:rFonts w:ascii="Tahoma" w:hAnsi="Tahoma" w:cs="Tahoma"/>
                <w:sz w:val="21"/>
                <w:szCs w:val="21"/>
              </w:rPr>
            </w:rPrChange>
          </w:rPr>
          <w:t>Pihak Pertama dan Pihak Kedua</w:t>
        </w:r>
      </w:ins>
      <w:ins w:id="328" w:author="William Chandra" w:date="2022-12-01T16:12:00Z">
        <w:r w:rsidRPr="0032094D">
          <w:rPr>
            <w:lang w:val="id-ID"/>
            <w:rPrChange w:id="329" w:author="ROHAYATI" w:date="2023-02-27T12:00:00Z">
              <w:rPr>
                <w:rFonts w:ascii="Tahoma" w:hAnsi="Tahoma" w:cs="Tahoma"/>
                <w:sz w:val="21"/>
                <w:szCs w:val="21"/>
                <w:lang w:val="id-ID"/>
              </w:rPr>
            </w:rPrChange>
          </w:rPr>
          <w:t xml:space="preserve"> secara pribadi, sebagai ucapan terima kasih atau untuk alasan lain apapun sehubungan dengan terjadinya transaksi bisnis antara Para Pihak, tanpa sepengetahuan Manajemen </w:t>
        </w:r>
      </w:ins>
      <w:ins w:id="330" w:author="William Chandra" w:date="2022-12-01T16:13:00Z">
        <w:r w:rsidRPr="0032094D">
          <w:rPr>
            <w:rPrChange w:id="331" w:author="ROHAYATI" w:date="2023-02-27T12:00:00Z">
              <w:rPr>
                <w:rFonts w:ascii="Tahoma" w:hAnsi="Tahoma" w:cs="Tahoma"/>
                <w:sz w:val="21"/>
                <w:szCs w:val="21"/>
              </w:rPr>
            </w:rPrChange>
          </w:rPr>
          <w:t>Pihak Pertama atau Pihak Kedua</w:t>
        </w:r>
      </w:ins>
      <w:ins w:id="332" w:author="William Chandra" w:date="2022-12-01T16:12:00Z">
        <w:r w:rsidRPr="0032094D">
          <w:rPr>
            <w:lang w:val="id-ID"/>
            <w:rPrChange w:id="333" w:author="ROHAYATI" w:date="2023-02-27T12:00:00Z">
              <w:rPr>
                <w:rFonts w:ascii="Tahoma" w:hAnsi="Tahoma" w:cs="Tahoma"/>
                <w:sz w:val="21"/>
                <w:szCs w:val="21"/>
                <w:lang w:val="id-ID"/>
              </w:rPr>
            </w:rPrChange>
          </w:rPr>
          <w:t xml:space="preserve">. </w:t>
        </w:r>
      </w:ins>
    </w:p>
    <w:p w14:paraId="426F927F" w14:textId="77777777" w:rsidR="00B2050B" w:rsidRPr="0032094D" w:rsidRDefault="00D10BAF">
      <w:pPr>
        <w:numPr>
          <w:ilvl w:val="0"/>
          <w:numId w:val="14"/>
        </w:numPr>
        <w:suppressAutoHyphens w:val="0"/>
        <w:spacing w:line="276" w:lineRule="auto"/>
        <w:ind w:left="360" w:right="270" w:hanging="360"/>
        <w:jc w:val="both"/>
        <w:rPr>
          <w:del w:id="334" w:author="William Chandra" w:date="2022-12-01T16:12:00Z"/>
          <w:lang w:val="id-ID"/>
          <w:rPrChange w:id="335" w:author="ROHAYATI" w:date="2023-02-27T12:00:00Z">
            <w:rPr>
              <w:del w:id="336" w:author="William Chandra" w:date="2022-12-01T16:12:00Z"/>
              <w:rFonts w:cs="Times New Roman"/>
              <w:lang w:val="id-ID"/>
            </w:rPr>
          </w:rPrChange>
        </w:rPr>
        <w:pPrChange w:id="337" w:author="ROHAYATI" w:date="2023-02-27T12:01:00Z">
          <w:pPr>
            <w:pStyle w:val="ListParagraph1"/>
            <w:numPr>
              <w:numId w:val="15"/>
            </w:numPr>
            <w:tabs>
              <w:tab w:val="left" w:pos="0"/>
            </w:tabs>
            <w:suppressAutoHyphens w:val="0"/>
            <w:spacing w:line="276" w:lineRule="auto"/>
            <w:ind w:left="567" w:right="270" w:hanging="567"/>
            <w:jc w:val="both"/>
          </w:pPr>
        </w:pPrChange>
      </w:pPr>
      <w:ins w:id="338" w:author="William Chandra" w:date="2022-12-01T16:12:00Z">
        <w:r w:rsidRPr="0032094D">
          <w:rPr>
            <w:lang w:val="id-ID"/>
            <w:rPrChange w:id="339" w:author="ROHAYATI" w:date="2023-02-27T12:00:00Z">
              <w:rPr>
                <w:rFonts w:ascii="Tahoma" w:hAnsi="Tahoma" w:cs="Tahoma"/>
                <w:sz w:val="21"/>
                <w:szCs w:val="21"/>
                <w:lang w:val="id-ID"/>
              </w:rPr>
            </w:rPrChange>
          </w:rPr>
          <w:t>Apabila</w:t>
        </w:r>
        <w:r w:rsidRPr="0032094D">
          <w:rPr>
            <w:rPrChange w:id="340" w:author="ROHAYATI" w:date="2023-02-27T12:00:00Z">
              <w:rPr>
                <w:rFonts w:ascii="Tahoma" w:hAnsi="Tahoma" w:cs="Tahoma"/>
                <w:sz w:val="21"/>
                <w:szCs w:val="21"/>
              </w:rPr>
            </w:rPrChange>
          </w:rPr>
          <w:t xml:space="preserve"> hal</w:t>
        </w:r>
        <w:r w:rsidRPr="0032094D">
          <w:rPr>
            <w:lang w:val="id-ID"/>
            <w:rPrChange w:id="341" w:author="ROHAYATI" w:date="2023-02-27T12:00:00Z">
              <w:rPr>
                <w:rFonts w:ascii="Tahoma" w:hAnsi="Tahoma" w:cs="Tahoma"/>
                <w:sz w:val="21"/>
                <w:szCs w:val="21"/>
                <w:lang w:val="id-ID"/>
              </w:rPr>
            </w:rPrChange>
          </w:rPr>
          <w:t xml:space="preserve"> tersebut terjadi, P</w:t>
        </w:r>
        <w:r w:rsidRPr="0032094D">
          <w:rPr>
            <w:rPrChange w:id="342" w:author="ROHAYATI" w:date="2023-02-27T12:00:00Z">
              <w:rPr>
                <w:rFonts w:ascii="Tahoma" w:hAnsi="Tahoma" w:cs="Tahoma"/>
                <w:sz w:val="21"/>
                <w:szCs w:val="21"/>
              </w:rPr>
            </w:rPrChange>
          </w:rPr>
          <w:t xml:space="preserve">ara Pihak sepakat untuk </w:t>
        </w:r>
        <w:r w:rsidRPr="0032094D">
          <w:rPr>
            <w:lang w:val="id-ID"/>
            <w:rPrChange w:id="343" w:author="ROHAYATI" w:date="2023-02-27T12:00:00Z">
              <w:rPr>
                <w:rFonts w:ascii="Tahoma" w:hAnsi="Tahoma" w:cs="Tahoma"/>
                <w:sz w:val="21"/>
                <w:szCs w:val="21"/>
                <w:lang w:val="id-ID"/>
              </w:rPr>
            </w:rPrChange>
          </w:rPr>
          <w:t xml:space="preserve">mengambil tindakan tegas kepada karyawan </w:t>
        </w:r>
      </w:ins>
      <w:ins w:id="344" w:author="William Chandra" w:date="2022-12-01T16:13:00Z">
        <w:r w:rsidRPr="0032094D">
          <w:rPr>
            <w:rPrChange w:id="345" w:author="ROHAYATI" w:date="2023-02-27T12:00:00Z">
              <w:rPr>
                <w:rFonts w:ascii="Tahoma" w:hAnsi="Tahoma" w:cs="Tahoma"/>
                <w:sz w:val="21"/>
                <w:szCs w:val="21"/>
              </w:rPr>
            </w:rPrChange>
          </w:rPr>
          <w:t>Pihak Pertama dan Pihak Kedua</w:t>
        </w:r>
      </w:ins>
      <w:ins w:id="346" w:author="William Chandra" w:date="2022-12-01T16:12:00Z">
        <w:r w:rsidRPr="0032094D">
          <w:rPr>
            <w:lang w:val="id-ID"/>
            <w:rPrChange w:id="347" w:author="ROHAYATI" w:date="2023-02-27T12:00:00Z">
              <w:rPr>
                <w:rFonts w:ascii="Tahoma" w:hAnsi="Tahoma" w:cs="Tahoma"/>
                <w:sz w:val="21"/>
                <w:szCs w:val="21"/>
                <w:lang w:val="id-ID"/>
              </w:rPr>
            </w:rPrChange>
          </w:rPr>
          <w:t xml:space="preserve"> yang terlibat atau kepada siapapun yang membiarkan hal tersebut terjadi, dan hal ini dapat mengakibatkan hubungan bisnis antara Para Pihak akan ditinjau kembali</w:t>
        </w:r>
        <w:r w:rsidRPr="0032094D">
          <w:rPr>
            <w:rPrChange w:id="348" w:author="ROHAYATI" w:date="2023-02-27T12:00:00Z">
              <w:rPr>
                <w:rFonts w:ascii="Tahoma" w:hAnsi="Tahoma" w:cs="Tahoma"/>
                <w:sz w:val="21"/>
                <w:szCs w:val="21"/>
              </w:rPr>
            </w:rPrChange>
          </w:rPr>
          <w:t>.</w:t>
        </w:r>
      </w:ins>
      <w:del w:id="349" w:author="William Chandra" w:date="2022-12-01T16:12:00Z">
        <w:r w:rsidRPr="0032094D">
          <w:rPr>
            <w:b/>
            <w:rPrChange w:id="350" w:author="ROHAYATI" w:date="2023-02-27T12:00:00Z">
              <w:rPr>
                <w:b/>
              </w:rPr>
            </w:rPrChange>
          </w:rPr>
          <w:delText>P</w:delText>
        </w:r>
        <w:r w:rsidRPr="0032094D">
          <w:rPr>
            <w:b/>
            <w:lang w:val="id-ID"/>
            <w:rPrChange w:id="351" w:author="ROHAYATI" w:date="2023-02-27T12:00:00Z">
              <w:rPr>
                <w:b/>
                <w:lang w:val="id-ID"/>
              </w:rPr>
            </w:rPrChange>
          </w:rPr>
          <w:delText>ihak Pertama</w:delText>
        </w:r>
        <w:r w:rsidRPr="0032094D">
          <w:rPr>
            <w:lang w:val="id-ID"/>
            <w:rPrChange w:id="352" w:author="ROHAYATI" w:date="2023-02-27T12:00:00Z">
              <w:rPr>
                <w:lang w:val="id-ID"/>
              </w:rPr>
            </w:rPrChange>
          </w:rPr>
          <w:delText xml:space="preserve"> dilarang </w:delText>
        </w:r>
        <w:r w:rsidRPr="0032094D">
          <w:rPr>
            <w:rPrChange w:id="353" w:author="ROHAYATI" w:date="2023-02-27T12:00:00Z">
              <w:rPr/>
            </w:rPrChange>
          </w:rPr>
          <w:delText>untuk memberikan hadiah</w:delText>
        </w:r>
        <w:r w:rsidRPr="0032094D">
          <w:rPr>
            <w:lang w:val="id-ID"/>
            <w:rPrChange w:id="354" w:author="ROHAYATI" w:date="2023-02-27T12:00:00Z">
              <w:rPr>
                <w:lang w:val="id-ID"/>
              </w:rPr>
            </w:rPrChange>
          </w:rPr>
          <w:delText xml:space="preserve"> dalam bentuk apapun baik </w:delText>
        </w:r>
        <w:r w:rsidRPr="0032094D">
          <w:rPr>
            <w:rPrChange w:id="355" w:author="ROHAYATI" w:date="2023-02-27T12:00:00Z">
              <w:rPr/>
            </w:rPrChange>
          </w:rPr>
          <w:delText xml:space="preserve">berupa </w:delText>
        </w:r>
        <w:r w:rsidRPr="0032094D">
          <w:rPr>
            <w:lang w:val="id-ID"/>
            <w:rPrChange w:id="356" w:author="ROHAYATI" w:date="2023-02-27T12:00:00Z">
              <w:rPr>
                <w:lang w:val="id-ID"/>
              </w:rPr>
            </w:rPrChange>
          </w:rPr>
          <w:delText xml:space="preserve">uang, </w:delText>
        </w:r>
        <w:r w:rsidRPr="0032094D">
          <w:rPr>
            <w:rPrChange w:id="357" w:author="ROHAYATI" w:date="2023-02-27T12:00:00Z">
              <w:rPr/>
            </w:rPrChange>
          </w:rPr>
          <w:delText xml:space="preserve">barang atau bentuk </w:delText>
        </w:r>
        <w:r w:rsidRPr="0032094D">
          <w:rPr>
            <w:lang w:val="id-ID"/>
            <w:rPrChange w:id="358" w:author="ROHAYATI" w:date="2023-02-27T12:00:00Z">
              <w:rPr>
                <w:lang w:val="id-ID"/>
              </w:rPr>
            </w:rPrChange>
          </w:rPr>
          <w:delText xml:space="preserve">lainnya yang bernilai uang dan </w:delText>
        </w:r>
        <w:r w:rsidRPr="0032094D">
          <w:rPr>
            <w:rPrChange w:id="359" w:author="ROHAYATI" w:date="2023-02-27T12:00:00Z">
              <w:rPr/>
            </w:rPrChange>
          </w:rPr>
          <w:delText xml:space="preserve">bersifat pribadi kepada </w:delText>
        </w:r>
        <w:r w:rsidRPr="0032094D">
          <w:rPr>
            <w:lang w:val="id-ID"/>
            <w:rPrChange w:id="360" w:author="ROHAYATI" w:date="2023-02-27T12:00:00Z">
              <w:rPr>
                <w:lang w:val="id-ID"/>
              </w:rPr>
            </w:rPrChange>
          </w:rPr>
          <w:delText xml:space="preserve">staff atau karyawan </w:delText>
        </w:r>
        <w:r w:rsidRPr="0032094D">
          <w:rPr>
            <w:b/>
            <w:lang w:val="id-ID"/>
            <w:rPrChange w:id="361" w:author="ROHAYATI" w:date="2023-02-27T12:00:00Z">
              <w:rPr>
                <w:b/>
                <w:lang w:val="id-ID"/>
              </w:rPr>
            </w:rPrChange>
          </w:rPr>
          <w:delText>Pihak Kedua</w:delText>
        </w:r>
        <w:r w:rsidRPr="0032094D">
          <w:rPr>
            <w:lang w:val="id-ID"/>
            <w:rPrChange w:id="362" w:author="ROHAYATI" w:date="2023-02-27T12:00:00Z">
              <w:rPr>
                <w:lang w:val="id-ID"/>
              </w:rPr>
            </w:rPrChange>
          </w:rPr>
          <w:delText xml:space="preserve"> terkait perjanjian ini.</w:delText>
        </w:r>
      </w:del>
    </w:p>
    <w:p w14:paraId="4D53D92B" w14:textId="77777777" w:rsidR="00B2050B" w:rsidRPr="0032094D" w:rsidRDefault="00D10BAF">
      <w:pPr>
        <w:numPr>
          <w:ilvl w:val="0"/>
          <w:numId w:val="14"/>
        </w:numPr>
        <w:suppressAutoHyphens w:val="0"/>
        <w:spacing w:line="276" w:lineRule="auto"/>
        <w:ind w:left="360" w:right="270" w:hanging="360"/>
        <w:jc w:val="both"/>
        <w:rPr>
          <w:del w:id="363" w:author="William Chandra" w:date="2022-12-01T16:12:00Z"/>
          <w:lang w:val="id-ID"/>
          <w:rPrChange w:id="364" w:author="ROHAYATI" w:date="2023-02-27T12:00:00Z">
            <w:rPr>
              <w:del w:id="365" w:author="William Chandra" w:date="2022-12-01T16:12:00Z"/>
              <w:rFonts w:cs="Times New Roman"/>
              <w:lang w:val="id-ID"/>
            </w:rPr>
          </w:rPrChange>
        </w:rPr>
        <w:pPrChange w:id="366" w:author="ROHAYATI" w:date="2023-02-27T12:01:00Z">
          <w:pPr>
            <w:pStyle w:val="ListParagraph1"/>
            <w:numPr>
              <w:numId w:val="15"/>
            </w:numPr>
            <w:tabs>
              <w:tab w:val="left" w:pos="0"/>
            </w:tabs>
            <w:suppressAutoHyphens w:val="0"/>
            <w:spacing w:line="276" w:lineRule="auto"/>
            <w:ind w:left="567" w:right="270" w:hanging="567"/>
            <w:jc w:val="both"/>
          </w:pPr>
        </w:pPrChange>
      </w:pPr>
      <w:del w:id="367" w:author="William Chandra" w:date="2022-12-01T16:12:00Z">
        <w:r w:rsidRPr="0032094D">
          <w:rPr>
            <w:lang w:val="id-ID"/>
            <w:rPrChange w:id="368" w:author="ROHAYATI" w:date="2023-02-27T12:00:00Z">
              <w:rPr>
                <w:lang w:val="id-ID"/>
              </w:rPr>
            </w:rPrChange>
          </w:rPr>
          <w:delText xml:space="preserve">Sanksi atas pelanggaran ayat 1 (satu) pasal ini kepada </w:delText>
        </w:r>
        <w:r w:rsidRPr="0032094D">
          <w:rPr>
            <w:b/>
            <w:lang w:val="id-ID"/>
            <w:rPrChange w:id="369" w:author="ROHAYATI" w:date="2023-02-27T12:00:00Z">
              <w:rPr>
                <w:b/>
                <w:lang w:val="id-ID"/>
              </w:rPr>
            </w:rPrChange>
          </w:rPr>
          <w:delText>Pihak Pertama</w:delText>
        </w:r>
        <w:r w:rsidRPr="0032094D">
          <w:rPr>
            <w:lang w:val="id-ID"/>
            <w:rPrChange w:id="370" w:author="ROHAYATI" w:date="2023-02-27T12:00:00Z">
              <w:rPr>
                <w:lang w:val="id-ID"/>
              </w:rPr>
            </w:rPrChange>
          </w:rPr>
          <w:delText xml:space="preserve"> adalah:</w:delText>
        </w:r>
      </w:del>
    </w:p>
    <w:p w14:paraId="24BF27F4" w14:textId="77777777" w:rsidR="00B2050B" w:rsidRPr="0032094D" w:rsidRDefault="00D10BAF">
      <w:pPr>
        <w:numPr>
          <w:ilvl w:val="0"/>
          <w:numId w:val="14"/>
        </w:numPr>
        <w:suppressAutoHyphens w:val="0"/>
        <w:spacing w:line="276" w:lineRule="auto"/>
        <w:ind w:left="360" w:right="270" w:hanging="360"/>
        <w:jc w:val="both"/>
        <w:rPr>
          <w:del w:id="371" w:author="William Chandra" w:date="2022-12-01T16:12:00Z"/>
          <w:lang w:val="id-ID"/>
          <w:rPrChange w:id="372" w:author="ROHAYATI" w:date="2023-02-27T12:00:00Z">
            <w:rPr>
              <w:del w:id="373" w:author="William Chandra" w:date="2022-12-01T16:12:00Z"/>
              <w:rFonts w:cs="Times New Roman"/>
              <w:lang w:val="id-ID"/>
            </w:rPr>
          </w:rPrChange>
        </w:rPr>
        <w:pPrChange w:id="374" w:author="ROHAYATI" w:date="2023-02-27T12:01:00Z">
          <w:pPr>
            <w:pStyle w:val="ListParagraph1"/>
            <w:numPr>
              <w:numId w:val="16"/>
            </w:numPr>
            <w:tabs>
              <w:tab w:val="left" w:pos="0"/>
            </w:tabs>
            <w:suppressAutoHyphens w:val="0"/>
            <w:spacing w:line="276" w:lineRule="auto"/>
            <w:ind w:left="993" w:right="270" w:hanging="426"/>
            <w:jc w:val="both"/>
          </w:pPr>
        </w:pPrChange>
      </w:pPr>
      <w:del w:id="375" w:author="William Chandra" w:date="2022-12-01T16:12:00Z">
        <w:r w:rsidRPr="0032094D">
          <w:rPr>
            <w:lang w:val="id-ID"/>
            <w:rPrChange w:id="376" w:author="ROHAYATI" w:date="2023-02-27T12:00:00Z">
              <w:rPr>
                <w:lang w:val="id-ID"/>
              </w:rPr>
            </w:rPrChange>
          </w:rPr>
          <w:delText xml:space="preserve">Pemutusan perjanjian secara sepihak oleh </w:delText>
        </w:r>
        <w:r w:rsidRPr="0032094D">
          <w:rPr>
            <w:b/>
            <w:lang w:val="id-ID"/>
            <w:rPrChange w:id="377" w:author="ROHAYATI" w:date="2023-02-27T12:00:00Z">
              <w:rPr>
                <w:b/>
                <w:lang w:val="id-ID"/>
              </w:rPr>
            </w:rPrChange>
          </w:rPr>
          <w:delText>Pihak Kedua</w:delText>
        </w:r>
        <w:r w:rsidRPr="0032094D">
          <w:rPr>
            <w:lang w:val="id-ID"/>
            <w:rPrChange w:id="378" w:author="ROHAYATI" w:date="2023-02-27T12:00:00Z">
              <w:rPr>
                <w:lang w:val="id-ID"/>
              </w:rPr>
            </w:rPrChange>
          </w:rPr>
          <w:delText>.</w:delText>
        </w:r>
      </w:del>
    </w:p>
    <w:p w14:paraId="546C939B" w14:textId="77777777" w:rsidR="00B2050B" w:rsidRPr="0032094D" w:rsidRDefault="00D10BAF">
      <w:pPr>
        <w:numPr>
          <w:ilvl w:val="0"/>
          <w:numId w:val="14"/>
        </w:numPr>
        <w:suppressAutoHyphens w:val="0"/>
        <w:spacing w:line="276" w:lineRule="auto"/>
        <w:ind w:left="360" w:right="270" w:hanging="360"/>
        <w:jc w:val="both"/>
        <w:rPr>
          <w:del w:id="379" w:author="William Chandra" w:date="2022-12-01T16:12:00Z"/>
          <w:lang w:val="id-ID"/>
          <w:rPrChange w:id="380" w:author="ROHAYATI" w:date="2023-02-27T12:00:00Z">
            <w:rPr>
              <w:del w:id="381" w:author="William Chandra" w:date="2022-12-01T16:12:00Z"/>
              <w:rFonts w:cs="Times New Roman"/>
              <w:lang w:val="id-ID"/>
            </w:rPr>
          </w:rPrChange>
        </w:rPr>
        <w:pPrChange w:id="382" w:author="ROHAYATI" w:date="2023-02-27T12:01:00Z">
          <w:pPr>
            <w:pStyle w:val="ListParagraph1"/>
            <w:numPr>
              <w:numId w:val="16"/>
            </w:numPr>
            <w:tabs>
              <w:tab w:val="left" w:pos="0"/>
            </w:tabs>
            <w:suppressAutoHyphens w:val="0"/>
            <w:spacing w:line="276" w:lineRule="auto"/>
            <w:ind w:left="993" w:right="270" w:hanging="426"/>
            <w:jc w:val="both"/>
          </w:pPr>
        </w:pPrChange>
      </w:pPr>
      <w:del w:id="383" w:author="William Chandra" w:date="2022-12-01T16:12:00Z">
        <w:r w:rsidRPr="0032094D">
          <w:rPr>
            <w:lang w:val="id-ID"/>
            <w:rPrChange w:id="384" w:author="ROHAYATI" w:date="2023-02-27T12:00:00Z">
              <w:rPr>
                <w:lang w:val="id-ID"/>
              </w:rPr>
            </w:rPrChange>
          </w:rPr>
          <w:delText xml:space="preserve">Karyawan </w:delText>
        </w:r>
        <w:r w:rsidRPr="0032094D">
          <w:rPr>
            <w:b/>
            <w:lang w:val="id-ID"/>
            <w:rPrChange w:id="385" w:author="ROHAYATI" w:date="2023-02-27T12:00:00Z">
              <w:rPr>
                <w:b/>
                <w:lang w:val="id-ID"/>
              </w:rPr>
            </w:rPrChange>
          </w:rPr>
          <w:delText>Pihak Pertama</w:delText>
        </w:r>
        <w:r w:rsidRPr="0032094D">
          <w:rPr>
            <w:lang w:val="id-ID"/>
            <w:rPrChange w:id="386" w:author="ROHAYATI" w:date="2023-02-27T12:00:00Z">
              <w:rPr>
                <w:lang w:val="id-ID"/>
              </w:rPr>
            </w:rPrChange>
          </w:rPr>
          <w:delText xml:space="preserve"> yang terlibat dalam pemberian hadiah akan dikeluarkan dari perusahaan </w:delText>
        </w:r>
        <w:r w:rsidRPr="0032094D">
          <w:rPr>
            <w:b/>
            <w:lang w:val="id-ID"/>
            <w:rPrChange w:id="387" w:author="ROHAYATI" w:date="2023-02-27T12:00:00Z">
              <w:rPr>
                <w:b/>
                <w:lang w:val="id-ID"/>
              </w:rPr>
            </w:rPrChange>
          </w:rPr>
          <w:delText>Pihak Pertama</w:delText>
        </w:r>
        <w:r w:rsidRPr="0032094D">
          <w:rPr>
            <w:lang w:val="id-ID"/>
            <w:rPrChange w:id="388" w:author="ROHAYATI" w:date="2023-02-27T12:00:00Z">
              <w:rPr>
                <w:lang w:val="id-ID"/>
              </w:rPr>
            </w:rPrChange>
          </w:rPr>
          <w:delText>.</w:delText>
        </w:r>
      </w:del>
    </w:p>
    <w:p w14:paraId="64678496" w14:textId="77777777" w:rsidR="00B2050B" w:rsidRPr="0032094D" w:rsidRDefault="00D10BAF">
      <w:pPr>
        <w:numPr>
          <w:ilvl w:val="0"/>
          <w:numId w:val="14"/>
        </w:numPr>
        <w:suppressAutoHyphens w:val="0"/>
        <w:spacing w:line="276" w:lineRule="auto"/>
        <w:ind w:left="360" w:right="270" w:hanging="360"/>
        <w:jc w:val="both"/>
        <w:rPr>
          <w:del w:id="389" w:author="William Chandra" w:date="2022-12-01T16:12:00Z"/>
          <w:b/>
          <w:lang w:val="id-ID"/>
          <w:rPrChange w:id="390" w:author="ROHAYATI" w:date="2023-02-27T12:00:00Z">
            <w:rPr>
              <w:del w:id="391" w:author="William Chandra" w:date="2022-12-01T16:12:00Z"/>
              <w:rFonts w:cs="Times New Roman"/>
              <w:b/>
              <w:lang w:val="id-ID"/>
            </w:rPr>
          </w:rPrChange>
        </w:rPr>
        <w:pPrChange w:id="392" w:author="ROHAYATI" w:date="2023-02-27T12:01:00Z">
          <w:pPr>
            <w:pStyle w:val="ListParagraph1"/>
            <w:numPr>
              <w:numId w:val="16"/>
            </w:numPr>
            <w:tabs>
              <w:tab w:val="left" w:pos="0"/>
            </w:tabs>
            <w:suppressAutoHyphens w:val="0"/>
            <w:spacing w:line="276" w:lineRule="auto"/>
            <w:ind w:left="993" w:right="270" w:hanging="426"/>
            <w:jc w:val="both"/>
          </w:pPr>
        </w:pPrChange>
      </w:pPr>
      <w:del w:id="393" w:author="William Chandra" w:date="2022-12-01T16:12:00Z">
        <w:r w:rsidRPr="0032094D">
          <w:rPr>
            <w:lang w:val="id-ID"/>
            <w:rPrChange w:id="394" w:author="ROHAYATI" w:date="2023-02-27T12:00:00Z">
              <w:rPr>
                <w:lang w:val="id-ID"/>
              </w:rPr>
            </w:rPrChange>
          </w:rPr>
          <w:delText xml:space="preserve">Karyawan </w:delText>
        </w:r>
        <w:r w:rsidRPr="0032094D">
          <w:rPr>
            <w:b/>
            <w:lang w:val="id-ID"/>
            <w:rPrChange w:id="395" w:author="ROHAYATI" w:date="2023-02-27T12:00:00Z">
              <w:rPr>
                <w:b/>
                <w:lang w:val="id-ID"/>
              </w:rPr>
            </w:rPrChange>
          </w:rPr>
          <w:delText>Pihak Kedua</w:delText>
        </w:r>
        <w:r w:rsidRPr="0032094D">
          <w:rPr>
            <w:lang w:val="id-ID"/>
            <w:rPrChange w:id="396" w:author="ROHAYATI" w:date="2023-02-27T12:00:00Z">
              <w:rPr>
                <w:lang w:val="id-ID"/>
              </w:rPr>
            </w:rPrChange>
          </w:rPr>
          <w:delText xml:space="preserve"> yang terlibat dalam penerimaan hadiah akan diproses sesuai PKB (Peraturan Kerja Bersama) yang berlaku di tempat </w:delText>
        </w:r>
        <w:r w:rsidRPr="0032094D">
          <w:rPr>
            <w:b/>
            <w:lang w:val="id-ID"/>
            <w:rPrChange w:id="397" w:author="ROHAYATI" w:date="2023-02-27T12:00:00Z">
              <w:rPr>
                <w:b/>
                <w:lang w:val="id-ID"/>
              </w:rPr>
            </w:rPrChange>
          </w:rPr>
          <w:delText>Pihak Kedua</w:delText>
        </w:r>
        <w:r w:rsidRPr="0032094D">
          <w:rPr>
            <w:lang w:val="id-ID"/>
            <w:rPrChange w:id="398" w:author="ROHAYATI" w:date="2023-02-27T12:00:00Z">
              <w:rPr>
                <w:lang w:val="id-ID"/>
              </w:rPr>
            </w:rPrChange>
          </w:rPr>
          <w:delText>.</w:delText>
        </w:r>
      </w:del>
    </w:p>
    <w:p w14:paraId="7256622E" w14:textId="77777777" w:rsidR="00B2050B" w:rsidRPr="0032094D" w:rsidRDefault="00D10BAF">
      <w:pPr>
        <w:numPr>
          <w:ilvl w:val="0"/>
          <w:numId w:val="14"/>
        </w:numPr>
        <w:suppressAutoHyphens w:val="0"/>
        <w:spacing w:line="276" w:lineRule="auto"/>
        <w:ind w:left="360" w:right="270" w:hanging="360"/>
        <w:jc w:val="both"/>
        <w:rPr>
          <w:del w:id="399" w:author="William Chandra" w:date="2022-12-01T16:12:00Z"/>
          <w:b/>
          <w:lang w:val="id-ID"/>
          <w:rPrChange w:id="400" w:author="ROHAYATI" w:date="2023-02-27T12:00:00Z">
            <w:rPr>
              <w:del w:id="401" w:author="William Chandra" w:date="2022-12-01T16:12:00Z"/>
              <w:rFonts w:cs="Times New Roman"/>
              <w:b/>
              <w:lang w:val="id-ID"/>
            </w:rPr>
          </w:rPrChange>
        </w:rPr>
        <w:pPrChange w:id="402" w:author="ROHAYATI" w:date="2023-02-27T12:01:00Z">
          <w:pPr>
            <w:pStyle w:val="ListParagraph1"/>
            <w:numPr>
              <w:numId w:val="16"/>
            </w:numPr>
            <w:tabs>
              <w:tab w:val="left" w:pos="0"/>
            </w:tabs>
            <w:suppressAutoHyphens w:val="0"/>
            <w:spacing w:line="276" w:lineRule="auto"/>
            <w:ind w:left="993" w:right="270" w:hanging="426"/>
            <w:jc w:val="both"/>
          </w:pPr>
        </w:pPrChange>
      </w:pPr>
      <w:del w:id="403" w:author="William Chandra" w:date="2022-12-01T16:12:00Z">
        <w:r w:rsidRPr="0032094D">
          <w:rPr>
            <w:b/>
            <w:lang w:val="id-ID"/>
            <w:rPrChange w:id="404" w:author="ROHAYATI" w:date="2023-02-27T12:00:00Z">
              <w:rPr>
                <w:b/>
                <w:lang w:val="id-ID"/>
              </w:rPr>
            </w:rPrChange>
          </w:rPr>
          <w:delText xml:space="preserve">Pihak Pertama </w:delText>
        </w:r>
        <w:r w:rsidRPr="0032094D">
          <w:rPr>
            <w:lang w:val="id-ID"/>
            <w:rPrChange w:id="405" w:author="ROHAYATI" w:date="2023-02-27T12:00:00Z">
              <w:rPr>
                <w:lang w:val="id-ID"/>
              </w:rPr>
            </w:rPrChange>
          </w:rPr>
          <w:delText xml:space="preserve">mengembalikan semua pembayaran yang telah diberikan oleh </w:delText>
        </w:r>
        <w:r w:rsidRPr="0032094D">
          <w:rPr>
            <w:b/>
            <w:lang w:val="id-ID"/>
            <w:rPrChange w:id="406" w:author="ROHAYATI" w:date="2023-02-27T12:00:00Z">
              <w:rPr>
                <w:b/>
                <w:lang w:val="id-ID"/>
              </w:rPr>
            </w:rPrChange>
          </w:rPr>
          <w:delText>Pihak Kedua</w:delText>
        </w:r>
        <w:r w:rsidRPr="0032094D">
          <w:rPr>
            <w:lang w:val="id-ID"/>
            <w:rPrChange w:id="407" w:author="ROHAYATI" w:date="2023-02-27T12:00:00Z">
              <w:rPr>
                <w:lang w:val="id-ID"/>
              </w:rPr>
            </w:rPrChange>
          </w:rPr>
          <w:delText>.</w:delText>
        </w:r>
      </w:del>
    </w:p>
    <w:p w14:paraId="770169EE" w14:textId="77777777" w:rsidR="00B2050B" w:rsidRPr="0032094D" w:rsidRDefault="00D10BAF">
      <w:pPr>
        <w:numPr>
          <w:ilvl w:val="0"/>
          <w:numId w:val="14"/>
        </w:numPr>
        <w:suppressAutoHyphens w:val="0"/>
        <w:spacing w:line="276" w:lineRule="auto"/>
        <w:ind w:left="360" w:right="270" w:hanging="360"/>
        <w:jc w:val="both"/>
        <w:rPr>
          <w:b/>
          <w:bCs/>
          <w:rPrChange w:id="408" w:author="ROHAYATI" w:date="2023-02-27T12:00:00Z">
            <w:rPr>
              <w:b/>
              <w:bCs/>
            </w:rPr>
          </w:rPrChange>
        </w:rPr>
        <w:pPrChange w:id="409" w:author="ROHAYATI" w:date="2023-02-27T12:01:00Z">
          <w:pPr>
            <w:pStyle w:val="ListParagraph1"/>
            <w:numPr>
              <w:numId w:val="16"/>
            </w:numPr>
            <w:tabs>
              <w:tab w:val="left" w:pos="0"/>
            </w:tabs>
            <w:suppressAutoHyphens w:val="0"/>
            <w:spacing w:line="276" w:lineRule="auto"/>
            <w:ind w:left="993" w:right="270" w:hanging="426"/>
            <w:jc w:val="both"/>
          </w:pPr>
        </w:pPrChange>
      </w:pPr>
      <w:del w:id="410" w:author="William Chandra" w:date="2022-12-01T16:12:00Z">
        <w:r w:rsidRPr="0032094D">
          <w:rPr>
            <w:b/>
            <w:lang w:val="id-ID"/>
            <w:rPrChange w:id="411" w:author="ROHAYATI" w:date="2023-02-27T12:00:00Z">
              <w:rPr>
                <w:b/>
                <w:lang w:val="id-ID"/>
              </w:rPr>
            </w:rPrChange>
          </w:rPr>
          <w:delText>Pihak Kedua</w:delText>
        </w:r>
        <w:r w:rsidRPr="0032094D">
          <w:rPr>
            <w:lang w:val="id-ID"/>
            <w:rPrChange w:id="412" w:author="ROHAYATI" w:date="2023-02-27T12:00:00Z">
              <w:rPr>
                <w:lang w:val="id-ID"/>
              </w:rPr>
            </w:rPrChange>
          </w:rPr>
          <w:delText xml:space="preserve"> berhak melaporkan kepada pihak yang berwajib.</w:delText>
        </w:r>
      </w:del>
      <w:r w:rsidRPr="0032094D">
        <w:rPr>
          <w:lang w:val="id-ID"/>
          <w:rPrChange w:id="413" w:author="ROHAYATI" w:date="2023-02-27T12:00:00Z">
            <w:rPr>
              <w:lang w:val="id-ID"/>
            </w:rPr>
          </w:rPrChange>
        </w:rPr>
        <w:t xml:space="preserve"> </w:t>
      </w:r>
    </w:p>
    <w:p w14:paraId="0C49CCF8" w14:textId="77777777" w:rsidR="00B2050B" w:rsidRDefault="00D10BAF">
      <w:pPr>
        <w:tabs>
          <w:tab w:val="left" w:pos="5055"/>
        </w:tabs>
        <w:spacing w:line="276" w:lineRule="auto"/>
        <w:rPr>
          <w:b/>
          <w:bCs/>
        </w:rPr>
      </w:pPr>
      <w:r>
        <w:rPr>
          <w:b/>
          <w:bCs/>
        </w:rPr>
        <w:tab/>
      </w:r>
    </w:p>
    <w:p w14:paraId="0649032A" w14:textId="77777777" w:rsidR="00B2050B" w:rsidRDefault="00D10BAF">
      <w:pPr>
        <w:spacing w:line="276" w:lineRule="auto"/>
        <w:jc w:val="center"/>
        <w:rPr>
          <w:b/>
          <w:bCs/>
        </w:rPr>
      </w:pPr>
      <w:r>
        <w:rPr>
          <w:b/>
          <w:bCs/>
        </w:rPr>
        <w:t>Pasal 12</w:t>
      </w:r>
    </w:p>
    <w:p w14:paraId="3A0B1728" w14:textId="77777777" w:rsidR="00B2050B" w:rsidRDefault="00D10BAF">
      <w:pPr>
        <w:spacing w:line="276" w:lineRule="auto"/>
        <w:jc w:val="center"/>
        <w:rPr>
          <w:lang w:val="id-ID"/>
        </w:rPr>
      </w:pPr>
      <w:r>
        <w:rPr>
          <w:b/>
          <w:bCs/>
        </w:rPr>
        <w:t>Pengakhiran Perjanjian</w:t>
      </w:r>
    </w:p>
    <w:p w14:paraId="56843C83" w14:textId="77777777" w:rsidR="00B2050B" w:rsidRDefault="00D10BAF">
      <w:pPr>
        <w:pStyle w:val="ListParagraph1"/>
        <w:numPr>
          <w:ilvl w:val="0"/>
          <w:numId w:val="17"/>
        </w:numPr>
        <w:suppressAutoHyphens w:val="0"/>
        <w:spacing w:line="276" w:lineRule="auto"/>
        <w:ind w:left="567" w:right="270" w:hanging="567"/>
        <w:jc w:val="both"/>
        <w:rPr>
          <w:rFonts w:cs="Times New Roman"/>
          <w:lang w:val="id-ID"/>
        </w:rPr>
      </w:pPr>
      <w:r>
        <w:rPr>
          <w:rFonts w:cs="Times New Roman"/>
          <w:lang w:val="id-ID"/>
        </w:rPr>
        <w:t>Perjanjian ini dapat berakhir dikarenakan sebagai berikut:</w:t>
      </w:r>
    </w:p>
    <w:p w14:paraId="2A124568" w14:textId="77777777" w:rsidR="00B2050B" w:rsidRDefault="00D10BAF">
      <w:pPr>
        <w:pStyle w:val="ListParagraph1"/>
        <w:numPr>
          <w:ilvl w:val="1"/>
          <w:numId w:val="13"/>
        </w:numPr>
        <w:suppressAutoHyphens w:val="0"/>
        <w:spacing w:line="276" w:lineRule="auto"/>
        <w:ind w:left="993" w:right="270" w:hanging="426"/>
        <w:jc w:val="both"/>
        <w:rPr>
          <w:rFonts w:cs="Times New Roman"/>
          <w:lang w:val="id-ID"/>
        </w:rPr>
      </w:pPr>
      <w:r>
        <w:rPr>
          <w:rFonts w:cs="Times New Roman"/>
          <w:lang w:val="id-ID"/>
        </w:rPr>
        <w:t>Para Pihak sepakat untuk mengakhiri.</w:t>
      </w:r>
    </w:p>
    <w:p w14:paraId="19FD7C21" w14:textId="77777777" w:rsidR="00B2050B" w:rsidRDefault="00D10BAF">
      <w:pPr>
        <w:pStyle w:val="ListParagraph1"/>
        <w:numPr>
          <w:ilvl w:val="1"/>
          <w:numId w:val="13"/>
        </w:numPr>
        <w:suppressAutoHyphens w:val="0"/>
        <w:spacing w:line="276" w:lineRule="auto"/>
        <w:ind w:left="993" w:right="270" w:hanging="426"/>
        <w:jc w:val="both"/>
        <w:rPr>
          <w:rFonts w:cs="Times New Roman"/>
          <w:lang w:val="id-ID"/>
        </w:rPr>
      </w:pPr>
      <w:r>
        <w:rPr>
          <w:rFonts w:cs="Times New Roman"/>
          <w:lang w:val="id-ID"/>
        </w:rPr>
        <w:t>Periode perjanjian telah berakhir.</w:t>
      </w:r>
    </w:p>
    <w:p w14:paraId="2C8FAD32" w14:textId="77777777" w:rsidR="00B2050B" w:rsidRDefault="00D10BAF">
      <w:pPr>
        <w:pStyle w:val="ListParagraph1"/>
        <w:numPr>
          <w:ilvl w:val="1"/>
          <w:numId w:val="13"/>
        </w:numPr>
        <w:suppressAutoHyphens w:val="0"/>
        <w:spacing w:line="276" w:lineRule="auto"/>
        <w:ind w:left="993" w:right="270" w:hanging="426"/>
        <w:jc w:val="both"/>
        <w:rPr>
          <w:rFonts w:cs="Times New Roman"/>
          <w:lang w:val="id-ID"/>
        </w:rPr>
      </w:pPr>
      <w:r>
        <w:rPr>
          <w:rFonts w:cs="Times New Roman"/>
          <w:lang w:val="id-ID"/>
        </w:rPr>
        <w:t>Salah satu Pihak cidera janji</w:t>
      </w:r>
      <w:ins w:id="414" w:author="William Chandra" w:date="2022-12-01T16:13:00Z">
        <w:r>
          <w:rPr>
            <w:rFonts w:cs="Times New Roman"/>
            <w:lang w:val="en-US"/>
          </w:rPr>
          <w:t xml:space="preserve"> dan tidak melakukan upaya perbaikan setelah mendapat teguran </w:t>
        </w:r>
      </w:ins>
      <w:ins w:id="415" w:author="William Chandra" w:date="2022-12-01T16:14:00Z">
        <w:r>
          <w:rPr>
            <w:rFonts w:cs="Times New Roman"/>
            <w:lang w:val="en-US"/>
          </w:rPr>
          <w:t>tertulis sebanyak 3 (tiga) kali</w:t>
        </w:r>
      </w:ins>
      <w:r>
        <w:rPr>
          <w:rFonts w:cs="Times New Roman"/>
          <w:lang w:val="id-ID"/>
        </w:rPr>
        <w:t>.</w:t>
      </w:r>
    </w:p>
    <w:p w14:paraId="1EF41B47" w14:textId="77777777" w:rsidR="00B2050B" w:rsidRDefault="00D10BAF">
      <w:pPr>
        <w:pStyle w:val="ListParagraph1"/>
        <w:numPr>
          <w:ilvl w:val="1"/>
          <w:numId w:val="13"/>
        </w:numPr>
        <w:suppressAutoHyphens w:val="0"/>
        <w:spacing w:line="276" w:lineRule="auto"/>
        <w:ind w:left="993" w:right="270" w:hanging="426"/>
        <w:jc w:val="both"/>
        <w:rPr>
          <w:rFonts w:cs="Times New Roman"/>
          <w:lang w:val="id-ID"/>
        </w:rPr>
      </w:pPr>
      <w:r>
        <w:rPr>
          <w:rFonts w:cs="Times New Roman"/>
          <w:lang w:val="id-ID"/>
        </w:rPr>
        <w:t>Dengan putusan pengadilan.</w:t>
      </w:r>
    </w:p>
    <w:p w14:paraId="15C72A8B" w14:textId="77777777" w:rsidR="00B2050B" w:rsidRDefault="00D10BAF">
      <w:pPr>
        <w:pStyle w:val="ListParagraph1"/>
        <w:numPr>
          <w:ilvl w:val="1"/>
          <w:numId w:val="13"/>
        </w:numPr>
        <w:suppressAutoHyphens w:val="0"/>
        <w:spacing w:line="276" w:lineRule="auto"/>
        <w:ind w:left="993" w:right="270" w:hanging="426"/>
        <w:jc w:val="both"/>
        <w:rPr>
          <w:rFonts w:cs="Times New Roman"/>
          <w:lang w:val="id-ID"/>
        </w:rPr>
      </w:pPr>
      <w:r>
        <w:rPr>
          <w:rFonts w:cs="Times New Roman"/>
          <w:lang w:val="id-ID"/>
        </w:rPr>
        <w:t>Salah satu Pihak dinyatakan bangkrut/pailit.</w:t>
      </w:r>
    </w:p>
    <w:p w14:paraId="14B7CF5F" w14:textId="77777777" w:rsidR="00B2050B" w:rsidRDefault="00D10BAF">
      <w:pPr>
        <w:pStyle w:val="ListParagraph1"/>
        <w:numPr>
          <w:ilvl w:val="0"/>
          <w:numId w:val="17"/>
        </w:numPr>
        <w:suppressAutoHyphens w:val="0"/>
        <w:spacing w:line="276" w:lineRule="auto"/>
        <w:ind w:left="567" w:right="270" w:hanging="567"/>
        <w:jc w:val="both"/>
        <w:rPr>
          <w:ins w:id="416" w:author="William Chandra" w:date="2022-12-01T16:14:00Z"/>
          <w:b/>
          <w:bCs/>
        </w:rPr>
      </w:pPr>
      <w:r>
        <w:rPr>
          <w:rFonts w:cs="Times New Roman"/>
          <w:lang w:val="id-ID"/>
        </w:rPr>
        <w:t>Pengakhiran perjanjian dalam ayat (1) poin (a), poin (b) dan poin (c) harus dengan memberitahu/diberitahu terlebih dahulu kepada Para Pihak selambat-lambatnya 15 (lima belas) hari sebelum pelaksanaan.</w:t>
      </w:r>
    </w:p>
    <w:p w14:paraId="6A9B1DD1" w14:textId="77777777" w:rsidR="00B2050B" w:rsidRDefault="00D10BAF">
      <w:pPr>
        <w:pStyle w:val="ListParagraph1"/>
        <w:numPr>
          <w:ilvl w:val="0"/>
          <w:numId w:val="17"/>
        </w:numPr>
        <w:suppressAutoHyphens w:val="0"/>
        <w:spacing w:line="276" w:lineRule="auto"/>
        <w:ind w:left="567" w:right="270" w:hanging="567"/>
        <w:jc w:val="both"/>
        <w:rPr>
          <w:b/>
          <w:bCs/>
        </w:rPr>
      </w:pPr>
      <w:ins w:id="417" w:author="William Chandra" w:date="2022-12-01T16:14:00Z">
        <w:r>
          <w:rPr>
            <w:rFonts w:cs="Times New Roman"/>
            <w:lang w:val="en-US"/>
          </w:rPr>
          <w:t>Segala hak dan kewajiban yang telah timbul sebelum terjadinya pengakhiran tetap wajib diselesaikan oleh masing-masing Pihak kepada pihak lainnya dalam Perjanjian ini</w:t>
        </w:r>
      </w:ins>
    </w:p>
    <w:p w14:paraId="5BD3BE81" w14:textId="77777777" w:rsidR="00B2050B" w:rsidRDefault="00B2050B">
      <w:pPr>
        <w:spacing w:line="276" w:lineRule="auto"/>
        <w:jc w:val="center"/>
        <w:rPr>
          <w:b/>
          <w:bCs/>
        </w:rPr>
      </w:pPr>
    </w:p>
    <w:p w14:paraId="65404410" w14:textId="77777777" w:rsidR="00B2050B" w:rsidRDefault="00D10BAF">
      <w:pPr>
        <w:spacing w:line="276" w:lineRule="auto"/>
        <w:jc w:val="center"/>
        <w:rPr>
          <w:b/>
        </w:rPr>
      </w:pPr>
      <w:r>
        <w:rPr>
          <w:b/>
          <w:bCs/>
        </w:rPr>
        <w:t>Pasal 13</w:t>
      </w:r>
    </w:p>
    <w:p w14:paraId="6D7FF48C" w14:textId="77777777" w:rsidR="00B2050B" w:rsidRDefault="00D10BAF">
      <w:pPr>
        <w:jc w:val="center"/>
        <w:rPr>
          <w:lang w:val="id-ID"/>
        </w:rPr>
      </w:pPr>
      <w:r>
        <w:rPr>
          <w:b/>
        </w:rPr>
        <w:t xml:space="preserve">Penyelesaian Permasalahan </w:t>
      </w:r>
    </w:p>
    <w:p w14:paraId="60D59DC9" w14:textId="77777777" w:rsidR="00B2050B" w:rsidRDefault="00D10BAF">
      <w:pPr>
        <w:pStyle w:val="ListParagraph1"/>
        <w:numPr>
          <w:ilvl w:val="0"/>
          <w:numId w:val="18"/>
        </w:numPr>
        <w:spacing w:line="276" w:lineRule="auto"/>
        <w:ind w:left="567" w:hanging="567"/>
        <w:rPr>
          <w:ins w:id="418" w:author="William Chandra" w:date="2022-12-01T16:15:00Z"/>
          <w:rFonts w:cs="Times New Roman"/>
        </w:rPr>
      </w:pPr>
      <w:del w:id="419" w:author="William Chandra" w:date="2022-12-01T16:15:00Z">
        <w:r>
          <w:rPr>
            <w:rFonts w:cs="Times New Roman"/>
            <w:lang w:val="en-US"/>
          </w:rPr>
          <w:delText>Jika</w:delText>
        </w:r>
      </w:del>
      <w:ins w:id="420" w:author="William Chandra" w:date="2022-12-01T16:15:00Z">
        <w:r>
          <w:rPr>
            <w:rFonts w:cs="Times New Roman"/>
            <w:lang w:val="en-US"/>
          </w:rPr>
          <w:t>Dalam hal</w:t>
        </w:r>
      </w:ins>
      <w:r>
        <w:rPr>
          <w:rFonts w:cs="Times New Roman"/>
          <w:lang w:val="id-ID"/>
        </w:rPr>
        <w:t xml:space="preserve"> terjadi permasalahan selain yang tercantum dalam perjanjian ini akan diselesaikan dengan etikat baik dengan musyawarah secara mufakat.</w:t>
      </w:r>
      <w:r>
        <w:rPr>
          <w:rFonts w:cs="Times New Roman"/>
        </w:rPr>
        <w:t xml:space="preserve"> </w:t>
      </w:r>
    </w:p>
    <w:p w14:paraId="7E131CD4" w14:textId="77777777" w:rsidR="00B2050B" w:rsidRDefault="00D10BAF">
      <w:pPr>
        <w:pStyle w:val="ListParagraph1"/>
        <w:numPr>
          <w:ilvl w:val="0"/>
          <w:numId w:val="18"/>
        </w:numPr>
        <w:spacing w:line="276" w:lineRule="auto"/>
        <w:ind w:left="567" w:hanging="567"/>
        <w:rPr>
          <w:rFonts w:cs="Times New Roman"/>
        </w:rPr>
      </w:pPr>
      <w:ins w:id="421" w:author="William Chandra" w:date="2022-12-01T16:15:00Z">
        <w:r>
          <w:rPr>
            <w:rFonts w:ascii="Tahoma" w:hAnsi="Tahoma" w:cs="Tahoma"/>
            <w:sz w:val="21"/>
            <w:szCs w:val="21"/>
          </w:rPr>
          <w:t xml:space="preserve">Jika Para Pihak tidak dapat menyelesaikan perselisihan mereka secara musyawarah dalam waktu 30 (tiga puluh) hari </w:t>
        </w:r>
        <w:r>
          <w:rPr>
            <w:rFonts w:ascii="Tahoma" w:eastAsia="Arial" w:hAnsi="Tahoma" w:cs="Tahoma"/>
            <w:sz w:val="21"/>
            <w:szCs w:val="21"/>
          </w:rPr>
          <w:t>sejak perselisihan tersebut pertama kali terjadi</w:t>
        </w:r>
        <w:r>
          <w:rPr>
            <w:rFonts w:ascii="Tahoma" w:hAnsi="Tahoma" w:cs="Tahoma"/>
            <w:sz w:val="21"/>
            <w:szCs w:val="21"/>
          </w:rPr>
          <w:t>, maka penyelesaian perselisihan yang timbul akibat Perjanjian ini akan diselesaikan melalui Pengadilan Negeri Jakarta Barat.</w:t>
        </w:r>
      </w:ins>
    </w:p>
    <w:p w14:paraId="3E45F809" w14:textId="77777777" w:rsidR="00B2050B" w:rsidRDefault="00B2050B"/>
    <w:p w14:paraId="1D495766" w14:textId="77777777" w:rsidR="00B2050B" w:rsidRDefault="00D10BAF">
      <w:pPr>
        <w:jc w:val="center"/>
        <w:rPr>
          <w:ins w:id="422" w:author="ROHAYATI" w:date="2023-02-27T12:46:00Z"/>
          <w:b/>
        </w:rPr>
      </w:pPr>
      <w:r>
        <w:rPr>
          <w:b/>
        </w:rPr>
        <w:t>Pasal 14</w:t>
      </w:r>
    </w:p>
    <w:p w14:paraId="7041C9F1" w14:textId="77777777" w:rsidR="00207788" w:rsidRPr="00207788" w:rsidRDefault="00207788" w:rsidP="00207788">
      <w:pPr>
        <w:jc w:val="center"/>
        <w:rPr>
          <w:ins w:id="423" w:author="ROHAYATI" w:date="2023-02-27T12:47:00Z"/>
          <w:b/>
          <w:color w:val="00000A"/>
        </w:rPr>
      </w:pPr>
      <w:ins w:id="424" w:author="ROHAYATI" w:date="2023-02-27T12:47:00Z">
        <w:r w:rsidRPr="00207788">
          <w:rPr>
            <w:b/>
            <w:color w:val="00000A"/>
            <w:lang w:val="id-ID"/>
          </w:rPr>
          <w:t>Pernyataan Dan Jaminan Kepatuhan Regulasi</w:t>
        </w:r>
      </w:ins>
    </w:p>
    <w:p w14:paraId="62706195" w14:textId="77777777" w:rsidR="00207788" w:rsidRDefault="00207788">
      <w:pPr>
        <w:jc w:val="center"/>
        <w:rPr>
          <w:color w:val="00000A"/>
          <w:lang w:val="id-ID"/>
        </w:rPr>
      </w:pPr>
    </w:p>
    <w:p w14:paraId="21AAADA3" w14:textId="042A3643" w:rsidR="00B2050B" w:rsidDel="00207788" w:rsidRDefault="00D10BAF">
      <w:pPr>
        <w:pStyle w:val="Heading1"/>
        <w:spacing w:after="0" w:line="276" w:lineRule="auto"/>
        <w:ind w:right="271"/>
        <w:rPr>
          <w:del w:id="425" w:author="ROHAYATI" w:date="2023-02-27T12:46:00Z"/>
          <w:szCs w:val="24"/>
        </w:rPr>
      </w:pPr>
      <w:del w:id="426" w:author="ROHAYATI" w:date="2023-02-27T12:46:00Z">
        <w:r w:rsidDel="00207788">
          <w:rPr>
            <w:color w:val="00000A"/>
            <w:szCs w:val="24"/>
            <w:lang w:val="id-ID"/>
          </w:rPr>
          <w:delText>Pernyataan Dan Jaminan Kepatuhan Regulasi</w:delText>
        </w:r>
      </w:del>
    </w:p>
    <w:p w14:paraId="2BD407EE" w14:textId="77777777" w:rsidR="00B2050B" w:rsidRDefault="00D10BAF">
      <w:pPr>
        <w:jc w:val="both"/>
      </w:pPr>
      <w:r>
        <w:rPr>
          <w:b/>
        </w:rPr>
        <w:t>Para Pihak</w:t>
      </w:r>
      <w:r>
        <w:t xml:space="preserve"> menjamin dan menyatakan bahwa:</w:t>
      </w:r>
    </w:p>
    <w:p w14:paraId="0040F468" w14:textId="77777777" w:rsidR="00B2050B" w:rsidRDefault="00D10BAF">
      <w:pPr>
        <w:pStyle w:val="ListParagraph1"/>
        <w:numPr>
          <w:ilvl w:val="0"/>
          <w:numId w:val="19"/>
        </w:numPr>
        <w:suppressAutoHyphens w:val="0"/>
        <w:spacing w:line="276" w:lineRule="auto"/>
        <w:ind w:left="567" w:hanging="567"/>
        <w:jc w:val="both"/>
        <w:rPr>
          <w:rFonts w:cs="Times New Roman"/>
        </w:rPr>
      </w:pPr>
      <w:r>
        <w:rPr>
          <w:rFonts w:cs="Times New Roman"/>
        </w:rPr>
        <w:t xml:space="preserve">Dalam pelaksanaan perjanjian ini </w:t>
      </w:r>
      <w:r>
        <w:rPr>
          <w:rFonts w:cs="Times New Roman"/>
          <w:lang w:val="en-US"/>
        </w:rPr>
        <w:t xml:space="preserve">mentaati </w:t>
      </w:r>
      <w:r>
        <w:rPr>
          <w:rFonts w:cs="Times New Roman"/>
        </w:rPr>
        <w:t>peraturan perundang-undangan yang berlaku.</w:t>
      </w:r>
    </w:p>
    <w:p w14:paraId="56ECDD12" w14:textId="77777777" w:rsidR="00B2050B" w:rsidRDefault="00D10BAF">
      <w:pPr>
        <w:pStyle w:val="ListParagraph1"/>
        <w:numPr>
          <w:ilvl w:val="0"/>
          <w:numId w:val="19"/>
        </w:numPr>
        <w:suppressAutoHyphens w:val="0"/>
        <w:spacing w:line="276" w:lineRule="auto"/>
        <w:ind w:left="567" w:hanging="567"/>
        <w:jc w:val="both"/>
        <w:rPr>
          <w:rFonts w:cs="Times New Roman"/>
        </w:rPr>
      </w:pPr>
      <w:r>
        <w:rPr>
          <w:rFonts w:cs="Times New Roman"/>
        </w:rPr>
        <w:t>Usia P</w:t>
      </w:r>
      <w:r>
        <w:rPr>
          <w:rFonts w:cs="Times New Roman"/>
          <w:lang w:val="en-US"/>
        </w:rPr>
        <w:t>e</w:t>
      </w:r>
      <w:r>
        <w:rPr>
          <w:rFonts w:cs="Times New Roman"/>
        </w:rPr>
        <w:t>kerja yang dipekerjakan di perusahaan masing-masing Pihak tidak bertentangan dengan ketentuan dalam Undang-undang Ketenagakerjaan.</w:t>
      </w:r>
    </w:p>
    <w:p w14:paraId="57E9EA95" w14:textId="77777777" w:rsidR="00B2050B" w:rsidRDefault="00D10BAF">
      <w:pPr>
        <w:pStyle w:val="ListParagraph1"/>
        <w:numPr>
          <w:ilvl w:val="0"/>
          <w:numId w:val="19"/>
        </w:numPr>
        <w:suppressAutoHyphens w:val="0"/>
        <w:spacing w:line="276" w:lineRule="auto"/>
        <w:ind w:left="567" w:hanging="567"/>
        <w:jc w:val="both"/>
        <w:rPr>
          <w:rFonts w:cs="Times New Roman"/>
          <w:b/>
        </w:rPr>
      </w:pPr>
      <w:r>
        <w:rPr>
          <w:rFonts w:cs="Times New Roman"/>
        </w:rPr>
        <w:t>Dalam hal terdapat pelanggaran peraturan yang dilakukan oleh salah satu Pihak, maka Para Pihak sepakat untuk tidak melibatkan Pihak yang lain dalam kasus pelanggaran peraturan tersebut.</w:t>
      </w:r>
    </w:p>
    <w:p w14:paraId="43D945B2" w14:textId="77777777" w:rsidR="00B2050B" w:rsidRDefault="00B2050B">
      <w:pPr>
        <w:jc w:val="center"/>
        <w:rPr>
          <w:b/>
        </w:rPr>
      </w:pPr>
    </w:p>
    <w:p w14:paraId="0153A944" w14:textId="77777777" w:rsidR="00B2050B" w:rsidRDefault="00D10BAF">
      <w:pPr>
        <w:jc w:val="center"/>
        <w:rPr>
          <w:b/>
        </w:rPr>
      </w:pPr>
      <w:r>
        <w:rPr>
          <w:b/>
        </w:rPr>
        <w:t>Pasal 15</w:t>
      </w:r>
    </w:p>
    <w:p w14:paraId="019142E4" w14:textId="77777777" w:rsidR="00B2050B" w:rsidDel="00207788" w:rsidRDefault="00D10BAF">
      <w:pPr>
        <w:jc w:val="center"/>
        <w:rPr>
          <w:ins w:id="427" w:author="William Chandra" w:date="2022-12-01T16:17:00Z"/>
          <w:del w:id="428" w:author="ROHAYATI" w:date="2023-02-27T12:46:00Z"/>
          <w:b/>
        </w:rPr>
      </w:pPr>
      <w:ins w:id="429" w:author="William Chandra" w:date="2022-12-01T16:17:00Z">
        <w:r>
          <w:rPr>
            <w:b/>
          </w:rPr>
          <w:t>Hak Kekayaan Intelektual</w:t>
        </w:r>
      </w:ins>
    </w:p>
    <w:p w14:paraId="3CBFC63F" w14:textId="77777777" w:rsidR="00B2050B" w:rsidRDefault="00B2050B">
      <w:pPr>
        <w:jc w:val="center"/>
        <w:rPr>
          <w:ins w:id="430" w:author="William Chandra" w:date="2022-12-01T16:17:00Z"/>
          <w:b/>
        </w:rPr>
      </w:pPr>
    </w:p>
    <w:p w14:paraId="242544AD" w14:textId="77777777" w:rsidR="00B2050B" w:rsidRDefault="00D10BAF">
      <w:pPr>
        <w:numPr>
          <w:ilvl w:val="0"/>
          <w:numId w:val="20"/>
        </w:numPr>
        <w:jc w:val="both"/>
        <w:rPr>
          <w:ins w:id="431" w:author="William Chandra" w:date="2022-12-01T16:17:00Z"/>
        </w:rPr>
      </w:pPr>
      <w:ins w:id="432" w:author="William Chandra" w:date="2022-12-01T16:17:00Z">
        <w:r>
          <w:t xml:space="preserve">Perjanjian ini baik penafsiran maupun pelaksanaannya tidak menerbitkan atau menimbulkan suatu hak kekayaan intelektual atas Barang kepada </w:t>
        </w:r>
      </w:ins>
      <w:ins w:id="433" w:author="William Chandra" w:date="2022-12-01T16:18:00Z">
        <w:r>
          <w:t>Pihak Kedua</w:t>
        </w:r>
      </w:ins>
      <w:ins w:id="434" w:author="William Chandra" w:date="2022-12-01T16:17:00Z">
        <w:r>
          <w:t xml:space="preserve"> sekalipun telah terjadi pelunasan atas </w:t>
        </w:r>
      </w:ins>
      <w:ins w:id="435" w:author="William Chandra" w:date="2022-12-01T16:18:00Z">
        <w:r>
          <w:t>h</w:t>
        </w:r>
      </w:ins>
      <w:ins w:id="436" w:author="William Chandra" w:date="2022-12-01T16:17:00Z">
        <w:r>
          <w:t xml:space="preserve">arga </w:t>
        </w:r>
      </w:ins>
      <w:ins w:id="437" w:author="William Chandra" w:date="2022-12-01T16:18:00Z">
        <w:r>
          <w:t>Produk</w:t>
        </w:r>
      </w:ins>
      <w:ins w:id="438" w:author="William Chandra" w:date="2022-12-01T16:17:00Z">
        <w:r>
          <w:t xml:space="preserve"> oleh </w:t>
        </w:r>
      </w:ins>
      <w:ins w:id="439" w:author="William Chandra" w:date="2022-12-01T16:18:00Z">
        <w:r>
          <w:t>Pihak Kedua</w:t>
        </w:r>
      </w:ins>
      <w:ins w:id="440" w:author="William Chandra" w:date="2022-12-01T16:17:00Z">
        <w:r>
          <w:t xml:space="preserve">i. Sehubungan hal tersebut, </w:t>
        </w:r>
      </w:ins>
      <w:ins w:id="441" w:author="William Chandra" w:date="2022-12-01T16:18:00Z">
        <w:r>
          <w:t>Pihak Kedua</w:t>
        </w:r>
      </w:ins>
      <w:ins w:id="442" w:author="William Chandra" w:date="2022-12-01T16:17:00Z">
        <w:r>
          <w:t xml:space="preserve"> dilarang untuk mengajukan perolehan atas hak kekayaan intelektual pada institusi manapun atas seluruh atau sebagian dari </w:t>
        </w:r>
      </w:ins>
      <w:ins w:id="443" w:author="William Chandra" w:date="2022-12-01T16:18:00Z">
        <w:r>
          <w:t>Produk</w:t>
        </w:r>
      </w:ins>
      <w:ins w:id="444" w:author="William Chandra" w:date="2022-12-01T16:17:00Z">
        <w:r>
          <w:t xml:space="preserve"> di jurisdiksi manapun.</w:t>
        </w:r>
      </w:ins>
    </w:p>
    <w:p w14:paraId="44C86DA6" w14:textId="77777777" w:rsidR="00B2050B" w:rsidDel="00207788" w:rsidRDefault="00D10BAF">
      <w:pPr>
        <w:numPr>
          <w:ilvl w:val="0"/>
          <w:numId w:val="20"/>
        </w:numPr>
        <w:jc w:val="both"/>
        <w:rPr>
          <w:ins w:id="445" w:author="William Chandra" w:date="2022-12-01T16:17:00Z"/>
          <w:del w:id="446" w:author="ROHAYATI" w:date="2023-02-27T12:46:00Z"/>
          <w:lang w:val="id-ID"/>
        </w:rPr>
      </w:pPr>
      <w:bookmarkStart w:id="447" w:name="_GoBack"/>
      <w:bookmarkEnd w:id="447"/>
      <w:ins w:id="448" w:author="William Chandra" w:date="2022-12-01T16:17:00Z">
        <w:r>
          <w:t xml:space="preserve">Para Pihak sepakat bahwa </w:t>
        </w:r>
      </w:ins>
      <w:ins w:id="449" w:author="William Chandra" w:date="2022-12-01T16:18:00Z">
        <w:r>
          <w:t>Pihak Kedua</w:t>
        </w:r>
      </w:ins>
      <w:ins w:id="450" w:author="William Chandra" w:date="2022-12-01T16:17:00Z">
        <w:r>
          <w:t xml:space="preserve"> dilarang untuk membuat </w:t>
        </w:r>
      </w:ins>
      <w:ins w:id="451" w:author="William Chandra" w:date="2022-12-01T16:19:00Z">
        <w:r>
          <w:t>Produk</w:t>
        </w:r>
      </w:ins>
      <w:ins w:id="452" w:author="William Chandra" w:date="2022-12-01T16:17:00Z">
        <w:r>
          <w:t xml:space="preserve"> sejenis atau serupa</w:t>
        </w:r>
        <w:r>
          <w:rPr>
            <w:lang w:val="id-ID"/>
          </w:rPr>
          <w:t>, mempunyai kesamaan dan kemiripan, membuat barang tiruan atau melakukan tindakan lain untuk menduplikasi dalam bentuk dan dengan cara apapun</w:t>
        </w:r>
        <w:r>
          <w:t xml:space="preserve"> dengan </w:t>
        </w:r>
      </w:ins>
      <w:ins w:id="453" w:author="William Chandra" w:date="2022-12-01T16:19:00Z">
        <w:r>
          <w:t>Produk</w:t>
        </w:r>
      </w:ins>
      <w:ins w:id="454" w:author="William Chandra" w:date="2022-12-01T16:17:00Z">
        <w:r>
          <w:t xml:space="preserve"> </w:t>
        </w:r>
        <w:r>
          <w:rPr>
            <w:lang w:val="id-ID"/>
          </w:rPr>
          <w:t xml:space="preserve">maupun hak kekayaan intelektual </w:t>
        </w:r>
        <w:r>
          <w:t xml:space="preserve"> P</w:t>
        </w:r>
      </w:ins>
      <w:ins w:id="455" w:author="William Chandra" w:date="2022-12-01T16:19:00Z">
        <w:r>
          <w:t>ihak Pertama</w:t>
        </w:r>
      </w:ins>
      <w:ins w:id="456" w:author="William Chandra" w:date="2022-12-01T16:17:00Z">
        <w:r>
          <w:rPr>
            <w:lang w:val="id-ID"/>
          </w:rPr>
          <w:t>.</w:t>
        </w:r>
      </w:ins>
    </w:p>
    <w:p w14:paraId="58235A1C" w14:textId="77777777" w:rsidR="00B2050B" w:rsidRPr="00207788" w:rsidRDefault="00B2050B">
      <w:pPr>
        <w:numPr>
          <w:ilvl w:val="0"/>
          <w:numId w:val="20"/>
        </w:numPr>
        <w:jc w:val="both"/>
        <w:rPr>
          <w:ins w:id="457" w:author="William Chandra" w:date="2022-12-01T16:17:00Z"/>
          <w:b/>
        </w:rPr>
        <w:pPrChange w:id="458" w:author="ROHAYATI" w:date="2023-02-27T12:46:00Z">
          <w:pPr>
            <w:jc w:val="center"/>
          </w:pPr>
        </w:pPrChange>
      </w:pPr>
    </w:p>
    <w:p w14:paraId="5F44D816" w14:textId="77777777" w:rsidR="00B2050B" w:rsidRDefault="00B2050B">
      <w:pPr>
        <w:jc w:val="center"/>
        <w:rPr>
          <w:ins w:id="459" w:author="William Chandra" w:date="2022-12-01T16:17:00Z"/>
          <w:b/>
        </w:rPr>
      </w:pPr>
    </w:p>
    <w:p w14:paraId="6F229DC1" w14:textId="77777777" w:rsidR="00B2050B" w:rsidRDefault="00D10BAF">
      <w:pPr>
        <w:jc w:val="center"/>
        <w:rPr>
          <w:ins w:id="460" w:author="William Chandra" w:date="2022-12-01T16:17:00Z"/>
          <w:b/>
        </w:rPr>
      </w:pPr>
      <w:ins w:id="461" w:author="William Chandra" w:date="2022-12-01T16:17:00Z">
        <w:r>
          <w:rPr>
            <w:b/>
          </w:rPr>
          <w:t>Pasal 16</w:t>
        </w:r>
      </w:ins>
    </w:p>
    <w:p w14:paraId="1E0AE62F" w14:textId="77777777" w:rsidR="00B2050B" w:rsidRDefault="00D10BAF">
      <w:pPr>
        <w:jc w:val="center"/>
      </w:pPr>
      <w:r>
        <w:rPr>
          <w:b/>
        </w:rPr>
        <w:t>Ketentuan Lain</w:t>
      </w:r>
    </w:p>
    <w:p w14:paraId="232D504C" w14:textId="77777777" w:rsidR="00B2050B" w:rsidRDefault="00D10BAF">
      <w:pPr>
        <w:pStyle w:val="ListParagraph1"/>
        <w:numPr>
          <w:ilvl w:val="1"/>
          <w:numId w:val="21"/>
        </w:numPr>
        <w:spacing w:line="276" w:lineRule="auto"/>
        <w:ind w:left="567" w:hanging="567"/>
        <w:jc w:val="both"/>
        <w:rPr>
          <w:rFonts w:cs="Times New Roman"/>
        </w:rPr>
      </w:pPr>
      <w:r>
        <w:rPr>
          <w:rFonts w:cs="Times New Roman"/>
        </w:rPr>
        <w:t>Perubahan Perjanjian</w:t>
      </w:r>
    </w:p>
    <w:p w14:paraId="1C6E486E" w14:textId="77777777" w:rsidR="00B2050B" w:rsidRDefault="00D10BAF">
      <w:pPr>
        <w:pStyle w:val="ListParagraph1"/>
        <w:numPr>
          <w:ilvl w:val="0"/>
          <w:numId w:val="22"/>
        </w:numPr>
        <w:suppressAutoHyphens w:val="0"/>
        <w:spacing w:line="276" w:lineRule="auto"/>
        <w:ind w:left="993" w:hanging="426"/>
        <w:jc w:val="both"/>
        <w:rPr>
          <w:rFonts w:cs="Times New Roman"/>
        </w:rPr>
      </w:pPr>
      <w:r>
        <w:rPr>
          <w:rFonts w:cs="Times New Roman"/>
        </w:rPr>
        <w:t>Setiap syarat dan ketentuan yang belum atau tidak diatur dalam perjanji</w:t>
      </w:r>
      <w:r>
        <w:rPr>
          <w:rFonts w:cs="Times New Roman"/>
          <w:lang w:val="id-ID"/>
        </w:rPr>
        <w:t>an</w:t>
      </w:r>
      <w:r>
        <w:rPr>
          <w:rFonts w:cs="Times New Roman"/>
        </w:rPr>
        <w:t xml:space="preserve"> akan dibicarakan, dinegosiasikan dan ditambahkan berdasarkan kesepakatan </w:t>
      </w:r>
      <w:r>
        <w:rPr>
          <w:rFonts w:cs="Times New Roman"/>
          <w:b/>
        </w:rPr>
        <w:t>Para Pih</w:t>
      </w:r>
      <w:r>
        <w:rPr>
          <w:rFonts w:cs="Times New Roman"/>
          <w:b/>
          <w:lang w:val="id-ID"/>
        </w:rPr>
        <w:t>ak</w:t>
      </w:r>
      <w:ins w:id="462" w:author="William Chandra" w:date="2022-12-01T16:15:00Z">
        <w:r>
          <w:rPr>
            <w:rFonts w:cs="Times New Roman"/>
            <w:bCs/>
            <w:lang w:val="en-US"/>
          </w:rPr>
          <w:t xml:space="preserve"> dalam bentuk addendum ataupun amandemen Perjanjian</w:t>
        </w:r>
      </w:ins>
      <w:r>
        <w:rPr>
          <w:rFonts w:cs="Times New Roman"/>
        </w:rPr>
        <w:t>.</w:t>
      </w:r>
    </w:p>
    <w:p w14:paraId="4DDD6F1D" w14:textId="77777777" w:rsidR="00B2050B" w:rsidRDefault="00D10BAF">
      <w:pPr>
        <w:pStyle w:val="ListParagraph1"/>
        <w:numPr>
          <w:ilvl w:val="0"/>
          <w:numId w:val="22"/>
        </w:numPr>
        <w:suppressAutoHyphens w:val="0"/>
        <w:spacing w:line="276" w:lineRule="auto"/>
        <w:ind w:left="993" w:hanging="426"/>
        <w:jc w:val="both"/>
        <w:rPr>
          <w:rFonts w:cs="Times New Roman"/>
        </w:rPr>
      </w:pPr>
      <w:r>
        <w:rPr>
          <w:rFonts w:cs="Times New Roman"/>
        </w:rPr>
        <w:t>Segala perubahan</w:t>
      </w:r>
      <w:r>
        <w:rPr>
          <w:rFonts w:cs="Times New Roman"/>
          <w:lang w:val="id-ID"/>
        </w:rPr>
        <w:t xml:space="preserve"> dan atau</w:t>
      </w:r>
      <w:r>
        <w:rPr>
          <w:rFonts w:cs="Times New Roman"/>
        </w:rPr>
        <w:t xml:space="preserve"> penambahan </w:t>
      </w:r>
      <w:r>
        <w:rPr>
          <w:rFonts w:cs="Times New Roman"/>
          <w:lang w:val="id-ID"/>
        </w:rPr>
        <w:t>isi</w:t>
      </w:r>
      <w:r>
        <w:rPr>
          <w:rFonts w:cs="Times New Roman"/>
        </w:rPr>
        <w:t xml:space="preserve"> perjanjian </w:t>
      </w:r>
      <w:del w:id="463" w:author="William Chandra" w:date="2022-12-01T16:16:00Z">
        <w:r>
          <w:rPr>
            <w:rFonts w:cs="Times New Roman"/>
            <w:lang w:val="en-US"/>
          </w:rPr>
          <w:delText xml:space="preserve">tidak berlaku kecuali disepakati secara tertulis oleh </w:delText>
        </w:r>
        <w:r>
          <w:rPr>
            <w:rFonts w:cs="Times New Roman"/>
            <w:b/>
            <w:lang w:val="en-US"/>
          </w:rPr>
          <w:delText>Para Pihak</w:delText>
        </w:r>
        <w:r>
          <w:rPr>
            <w:rFonts w:cs="Times New Roman"/>
            <w:lang w:val="en-US"/>
          </w:rPr>
          <w:delText xml:space="preserve"> sebagai bagian yang tidak terpisahkan</w:delText>
        </w:r>
      </w:del>
      <w:ins w:id="464" w:author="William Chandra" w:date="2022-12-01T16:16:00Z">
        <w:r>
          <w:rPr>
            <w:rFonts w:cs="Times New Roman"/>
            <w:lang w:val="en-US"/>
          </w:rPr>
          <w:t>sebagaimana dimaksud dalam ayat 1 Pasal ini merupakan satu kesatuan dengan Perjanjian ini dan tidak dapat dipisahkan</w:t>
        </w:r>
      </w:ins>
      <w:r>
        <w:rPr>
          <w:rFonts w:cs="Times New Roman"/>
        </w:rPr>
        <w:t>.</w:t>
      </w:r>
    </w:p>
    <w:p w14:paraId="42FC8C7E" w14:textId="77777777" w:rsidR="00B2050B" w:rsidRDefault="00D10BAF">
      <w:pPr>
        <w:pStyle w:val="ListParagraph1"/>
        <w:numPr>
          <w:ilvl w:val="0"/>
          <w:numId w:val="23"/>
        </w:numPr>
        <w:suppressAutoHyphens w:val="0"/>
        <w:spacing w:line="276" w:lineRule="auto"/>
        <w:ind w:left="567" w:hanging="567"/>
        <w:jc w:val="both"/>
        <w:rPr>
          <w:rFonts w:cs="Times New Roman"/>
        </w:rPr>
      </w:pPr>
      <w:r>
        <w:rPr>
          <w:rFonts w:cs="Times New Roman"/>
        </w:rPr>
        <w:t>Korespondensi atau pemberitahuan</w:t>
      </w:r>
    </w:p>
    <w:p w14:paraId="6DA69942" w14:textId="77777777" w:rsidR="00B2050B" w:rsidRDefault="00D10BAF">
      <w:pPr>
        <w:pStyle w:val="ListParagraph1"/>
        <w:suppressAutoHyphens w:val="0"/>
        <w:spacing w:line="276" w:lineRule="auto"/>
        <w:ind w:left="567"/>
        <w:jc w:val="both"/>
        <w:rPr>
          <w:rFonts w:cs="Times New Roman"/>
          <w:lang w:val="id-ID"/>
        </w:rPr>
      </w:pPr>
      <w:r>
        <w:rPr>
          <w:rFonts w:cs="Times New Roman"/>
        </w:rPr>
        <w:t>Setiap korespondensi akan disampaikan melalui pos tercatat, jasa kurir, surat elektronik atau diserahkan langsung dan dialamatkan ke:</w:t>
      </w:r>
    </w:p>
    <w:p w14:paraId="2B5270DD" w14:textId="77777777" w:rsidR="00B2050B" w:rsidRDefault="00B2050B">
      <w:pPr>
        <w:pStyle w:val="ListParagraph1"/>
        <w:suppressAutoHyphens w:val="0"/>
        <w:spacing w:line="276" w:lineRule="auto"/>
        <w:ind w:left="567"/>
        <w:jc w:val="both"/>
        <w:rPr>
          <w:rFonts w:cs="Times New Roman"/>
          <w:lang w:val="id-ID"/>
        </w:rPr>
      </w:pPr>
    </w:p>
    <w:p w14:paraId="14C099BE" w14:textId="77777777" w:rsidR="00B2050B" w:rsidRPr="0032094D" w:rsidRDefault="00D10BAF">
      <w:pPr>
        <w:pStyle w:val="ListParagraph1"/>
        <w:spacing w:line="276" w:lineRule="auto"/>
        <w:ind w:left="567"/>
        <w:jc w:val="both"/>
        <w:rPr>
          <w:rFonts w:cs="Times New Roman"/>
        </w:rPr>
      </w:pPr>
      <w:r w:rsidRPr="0032094D">
        <w:rPr>
          <w:rFonts w:cs="Times New Roman"/>
          <w:b/>
        </w:rPr>
        <w:t>Pihak Pertama</w:t>
      </w:r>
      <w:r w:rsidRPr="0032094D">
        <w:rPr>
          <w:rFonts w:cs="Times New Roman"/>
        </w:rPr>
        <w:tab/>
        <w:t>:</w:t>
      </w:r>
      <w:r w:rsidRPr="0032094D">
        <w:rPr>
          <w:rFonts w:cs="Times New Roman"/>
          <w:lang w:val="id-ID"/>
        </w:rPr>
        <w:t xml:space="preserve"> </w:t>
      </w:r>
      <w:r w:rsidRPr="0032094D">
        <w:rPr>
          <w:rFonts w:cs="Times New Roman"/>
          <w:lang w:val="en-US"/>
          <w:rPrChange w:id="465" w:author="ROHAYATI" w:date="2023-02-27T12:02:00Z">
            <w:rPr>
              <w:rFonts w:cs="Times New Roman"/>
              <w:i/>
              <w:lang w:val="en-US"/>
            </w:rPr>
          </w:rPrChange>
        </w:rPr>
        <w:t xml:space="preserve">PT KRISBOW INDONESIA </w:t>
      </w:r>
    </w:p>
    <w:p w14:paraId="3BD6BE21" w14:textId="77777777" w:rsidR="00B2050B" w:rsidRPr="0032094D" w:rsidRDefault="00D10BAF">
      <w:pPr>
        <w:pStyle w:val="ListParagraph1"/>
        <w:spacing w:line="276" w:lineRule="auto"/>
        <w:ind w:left="567"/>
        <w:jc w:val="both"/>
        <w:rPr>
          <w:rFonts w:cs="Times New Roman"/>
        </w:rPr>
      </w:pPr>
      <w:r w:rsidRPr="0032094D">
        <w:rPr>
          <w:rFonts w:cs="Times New Roman"/>
        </w:rPr>
        <w:t xml:space="preserve">Alamat </w:t>
      </w:r>
      <w:r w:rsidRPr="0032094D">
        <w:rPr>
          <w:rFonts w:cs="Times New Roman"/>
        </w:rPr>
        <w:tab/>
      </w:r>
      <w:r w:rsidRPr="0032094D">
        <w:rPr>
          <w:rFonts w:cs="Times New Roman"/>
        </w:rPr>
        <w:tab/>
        <w:t xml:space="preserve">: </w:t>
      </w:r>
      <w:r w:rsidRPr="0032094D">
        <w:rPr>
          <w:rFonts w:cs="Times New Roman"/>
          <w:lang w:val="en-US"/>
          <w:rPrChange w:id="466" w:author="ROHAYATI" w:date="2023-02-27T12:02:00Z">
            <w:rPr>
              <w:rFonts w:cs="Times New Roman"/>
              <w:i/>
              <w:lang w:val="en-US"/>
            </w:rPr>
          </w:rPrChange>
        </w:rPr>
        <w:t>Jl R.Agil Kusumadya no 32,Jati Kulon,Kudus</w:t>
      </w:r>
    </w:p>
    <w:p w14:paraId="3848C2FE" w14:textId="77777777" w:rsidR="00B2050B" w:rsidRPr="0032094D" w:rsidRDefault="00D10BAF">
      <w:pPr>
        <w:pStyle w:val="ListParagraph1"/>
        <w:spacing w:line="276" w:lineRule="auto"/>
        <w:ind w:left="567"/>
        <w:jc w:val="both"/>
        <w:rPr>
          <w:rFonts w:cs="Times New Roman"/>
        </w:rPr>
      </w:pPr>
      <w:r w:rsidRPr="0032094D">
        <w:rPr>
          <w:rFonts w:cs="Times New Roman"/>
        </w:rPr>
        <w:t>Telepon</w:t>
      </w:r>
      <w:r w:rsidRPr="0032094D">
        <w:rPr>
          <w:rFonts w:cs="Times New Roman"/>
        </w:rPr>
        <w:tab/>
      </w:r>
      <w:r w:rsidRPr="0032094D">
        <w:rPr>
          <w:rFonts w:cs="Times New Roman"/>
        </w:rPr>
        <w:tab/>
        <w:t xml:space="preserve">: </w:t>
      </w:r>
      <w:r w:rsidRPr="0032094D">
        <w:rPr>
          <w:rFonts w:cs="Times New Roman"/>
          <w:lang w:val="en-US"/>
          <w:rPrChange w:id="467" w:author="ROHAYATI" w:date="2023-02-27T12:02:00Z">
            <w:rPr>
              <w:rFonts w:cs="Times New Roman"/>
              <w:i/>
              <w:lang w:val="en-US"/>
            </w:rPr>
          </w:rPrChange>
        </w:rPr>
        <w:t>085641143999/0291 431447</w:t>
      </w:r>
    </w:p>
    <w:p w14:paraId="5A6D5D4B" w14:textId="77777777" w:rsidR="00B2050B" w:rsidRPr="0032094D" w:rsidRDefault="00D10BAF">
      <w:pPr>
        <w:pStyle w:val="ListParagraph1"/>
        <w:spacing w:line="276" w:lineRule="auto"/>
        <w:ind w:left="567"/>
        <w:jc w:val="both"/>
        <w:rPr>
          <w:rFonts w:cs="Times New Roman"/>
        </w:rPr>
      </w:pPr>
      <w:r w:rsidRPr="0032094D">
        <w:rPr>
          <w:rFonts w:cs="Times New Roman"/>
        </w:rPr>
        <w:t>Email</w:t>
      </w:r>
      <w:r w:rsidRPr="0032094D">
        <w:rPr>
          <w:rFonts w:cs="Times New Roman"/>
        </w:rPr>
        <w:tab/>
      </w:r>
      <w:r w:rsidRPr="0032094D">
        <w:rPr>
          <w:rFonts w:cs="Times New Roman"/>
        </w:rPr>
        <w:tab/>
      </w:r>
      <w:del w:id="468" w:author="ROHAYATI" w:date="2023-02-27T12:02:00Z">
        <w:r w:rsidRPr="0032094D" w:rsidDel="0032094D">
          <w:rPr>
            <w:rFonts w:cs="Times New Roman"/>
          </w:rPr>
          <w:tab/>
        </w:r>
      </w:del>
      <w:r w:rsidRPr="0032094D">
        <w:rPr>
          <w:rFonts w:cs="Times New Roman"/>
        </w:rPr>
        <w:t xml:space="preserve">: </w:t>
      </w:r>
      <w:r w:rsidRPr="0032094D">
        <w:rPr>
          <w:rPrChange w:id="469" w:author="ROHAYATI" w:date="2023-02-27T12:02:00Z">
            <w:rPr/>
          </w:rPrChange>
        </w:rPr>
        <w:fldChar w:fldCharType="begin"/>
      </w:r>
      <w:r w:rsidRPr="0032094D">
        <w:instrText xml:space="preserve"> HYPERLINK "mailto:kwi.kds@krisbow"</w:instrText>
      </w:r>
      <w:r w:rsidRPr="0032094D">
        <w:rPr>
          <w:rPrChange w:id="470" w:author="ROHAYATI" w:date="2023-02-27T12:02:00Z">
            <w:rPr/>
          </w:rPrChange>
        </w:rPr>
        <w:fldChar w:fldCharType="separate"/>
      </w:r>
      <w:r w:rsidRPr="0032094D">
        <w:rPr>
          <w:rStyle w:val="Hyperlink"/>
        </w:rPr>
        <w:t>kwi.kds@krisbow</w:t>
      </w:r>
      <w:r w:rsidRPr="0032094D">
        <w:rPr>
          <w:rPrChange w:id="471" w:author="ROHAYATI" w:date="2023-02-27T12:02:00Z">
            <w:rPr/>
          </w:rPrChange>
        </w:rPr>
        <w:fldChar w:fldCharType="end"/>
      </w:r>
      <w:r w:rsidRPr="0032094D">
        <w:rPr>
          <w:rFonts w:cs="Times New Roman"/>
          <w:lang w:val="en-US"/>
          <w:rPrChange w:id="472" w:author="ROHAYATI" w:date="2023-02-27T12:02:00Z">
            <w:rPr>
              <w:rFonts w:cs="Times New Roman"/>
              <w:i/>
              <w:lang w:val="en-US"/>
            </w:rPr>
          </w:rPrChange>
        </w:rPr>
        <w:t>.com/ sas.kds@krisbow.com/ sr1.kds@krisbow.com</w:t>
      </w:r>
    </w:p>
    <w:p w14:paraId="30A0E9FA" w14:textId="77777777" w:rsidR="00B2050B" w:rsidRPr="0032094D" w:rsidRDefault="00D10BAF">
      <w:pPr>
        <w:pStyle w:val="ListParagraph1"/>
        <w:spacing w:line="276" w:lineRule="auto"/>
        <w:ind w:left="567"/>
        <w:jc w:val="both"/>
        <w:rPr>
          <w:rFonts w:cs="Times New Roman"/>
        </w:rPr>
      </w:pPr>
      <w:r w:rsidRPr="0032094D">
        <w:rPr>
          <w:rFonts w:cs="Times New Roman"/>
        </w:rPr>
        <w:t>Up</w:t>
      </w:r>
      <w:r w:rsidRPr="0032094D">
        <w:rPr>
          <w:rFonts w:cs="Times New Roman"/>
        </w:rPr>
        <w:tab/>
      </w:r>
      <w:r w:rsidRPr="0032094D">
        <w:rPr>
          <w:rFonts w:cs="Times New Roman"/>
        </w:rPr>
        <w:tab/>
      </w:r>
      <w:del w:id="473" w:author="ROHAYATI" w:date="2023-02-27T12:02:00Z">
        <w:r w:rsidRPr="0032094D" w:rsidDel="0032094D">
          <w:rPr>
            <w:rFonts w:cs="Times New Roman"/>
          </w:rPr>
          <w:tab/>
        </w:r>
      </w:del>
      <w:r w:rsidRPr="0032094D">
        <w:rPr>
          <w:rFonts w:cs="Times New Roman"/>
        </w:rPr>
        <w:t>:</w:t>
      </w:r>
      <w:r w:rsidRPr="0032094D">
        <w:rPr>
          <w:rFonts w:cs="Times New Roman"/>
          <w:lang w:val="id-ID"/>
        </w:rPr>
        <w:t xml:space="preserve"> Hindarto Soemangkoe/</w:t>
      </w:r>
      <w:r w:rsidRPr="0032094D">
        <w:rPr>
          <w:rFonts w:cs="Times New Roman"/>
          <w:lang w:val="en-US"/>
          <w:rPrChange w:id="474" w:author="ROHAYATI" w:date="2023-02-27T12:02:00Z">
            <w:rPr>
              <w:rFonts w:cs="Times New Roman"/>
              <w:i/>
              <w:lang w:val="en-US"/>
            </w:rPr>
          </w:rPrChange>
        </w:rPr>
        <w:t>Yusnia Choirida/Afida Sulistiyani</w:t>
      </w:r>
    </w:p>
    <w:p w14:paraId="283CEC98" w14:textId="77777777" w:rsidR="00B2050B" w:rsidRDefault="00B2050B">
      <w:pPr>
        <w:pStyle w:val="ListParagraph1"/>
        <w:spacing w:line="276" w:lineRule="auto"/>
        <w:ind w:left="567"/>
        <w:jc w:val="both"/>
        <w:rPr>
          <w:rFonts w:cs="Times New Roman"/>
        </w:rPr>
      </w:pPr>
    </w:p>
    <w:p w14:paraId="444D55B7" w14:textId="77777777" w:rsidR="00B2050B" w:rsidRDefault="00D10BAF">
      <w:pPr>
        <w:pStyle w:val="ListParagraph1"/>
        <w:spacing w:line="276" w:lineRule="auto"/>
        <w:ind w:left="567"/>
        <w:jc w:val="both"/>
      </w:pPr>
      <w:r>
        <w:rPr>
          <w:rFonts w:cs="Times New Roman"/>
          <w:b/>
        </w:rPr>
        <w:t>Pihak Kedua</w:t>
      </w:r>
      <w:r>
        <w:rPr>
          <w:rFonts w:cs="Times New Roman"/>
        </w:rPr>
        <w:tab/>
      </w:r>
      <w:del w:id="475" w:author="ROHAYATI" w:date="2023-02-27T12:02:00Z">
        <w:r w:rsidDel="0032094D">
          <w:rPr>
            <w:rFonts w:cs="Times New Roman"/>
          </w:rPr>
          <w:tab/>
        </w:r>
      </w:del>
      <w:r>
        <w:rPr>
          <w:rFonts w:cs="Times New Roman"/>
        </w:rPr>
        <w:t xml:space="preserve">: </w:t>
      </w:r>
      <w:r>
        <w:rPr>
          <w:rFonts w:cs="Times New Roman"/>
          <w:lang w:val="id-ID"/>
        </w:rPr>
        <w:t>PT. Semarang Autocomp Manufacturing Indonesia</w:t>
      </w:r>
    </w:p>
    <w:p w14:paraId="65DE26CB" w14:textId="77777777" w:rsidR="00B2050B" w:rsidRDefault="00D10BAF">
      <w:pPr>
        <w:spacing w:line="276" w:lineRule="auto"/>
        <w:ind w:left="540"/>
        <w:jc w:val="both"/>
      </w:pPr>
      <w:r>
        <w:t xml:space="preserve">Alamat </w:t>
      </w:r>
      <w:r>
        <w:tab/>
      </w:r>
      <w:r>
        <w:tab/>
        <w:t xml:space="preserve">:  Jl. Raya Jepara Kudus KM 28 Ds. Sengonbugel, Kec. Mayong </w:t>
      </w:r>
    </w:p>
    <w:p w14:paraId="1683275E" w14:textId="77777777" w:rsidR="00B2050B" w:rsidRDefault="00D10BAF">
      <w:pPr>
        <w:spacing w:line="276" w:lineRule="auto"/>
        <w:jc w:val="both"/>
      </w:pPr>
      <w:r>
        <w:tab/>
      </w:r>
      <w:r>
        <w:tab/>
        <w:t xml:space="preserve">  </w:t>
      </w:r>
      <w:r>
        <w:tab/>
        <w:t xml:space="preserve">   </w:t>
      </w:r>
      <w:del w:id="476" w:author="ROHAYATI" w:date="2023-02-27T12:02:00Z">
        <w:r w:rsidDel="0032094D">
          <w:tab/>
        </w:r>
      </w:del>
      <w:r>
        <w:t>Kab. JeparaJl.Walisongo Km 9.8 Semarang, Jawa Tengah, Indonesia</w:t>
      </w:r>
    </w:p>
    <w:p w14:paraId="408A1106" w14:textId="6812FF58" w:rsidR="00B2050B" w:rsidRDefault="00D10BAF">
      <w:pPr>
        <w:pStyle w:val="ListParagraph1"/>
        <w:spacing w:line="276" w:lineRule="auto"/>
        <w:ind w:left="567"/>
        <w:jc w:val="both"/>
        <w:rPr>
          <w:rFonts w:cs="Times New Roman"/>
        </w:rPr>
      </w:pPr>
      <w:r>
        <w:rPr>
          <w:rFonts w:cs="Times New Roman"/>
        </w:rPr>
        <w:t>Telepon</w:t>
      </w:r>
      <w:r>
        <w:rPr>
          <w:rFonts w:cs="Times New Roman"/>
        </w:rPr>
        <w:tab/>
      </w:r>
      <w:r>
        <w:rPr>
          <w:rFonts w:cs="Times New Roman"/>
        </w:rPr>
        <w:tab/>
        <w:t xml:space="preserve">: </w:t>
      </w:r>
      <w:ins w:id="477" w:author="ROHAYATI" w:date="2023-02-27T12:02:00Z">
        <w:r w:rsidR="0032094D">
          <w:rPr>
            <w:rFonts w:cs="Times New Roman"/>
          </w:rPr>
          <w:t>0291-7512101</w:t>
        </w:r>
      </w:ins>
    </w:p>
    <w:p w14:paraId="0BBBDEC9" w14:textId="47DDB5C4" w:rsidR="00B2050B" w:rsidRPr="0032094D" w:rsidRDefault="00D10BAF">
      <w:pPr>
        <w:pStyle w:val="ListParagraph1"/>
        <w:spacing w:line="276" w:lineRule="auto"/>
        <w:ind w:left="567"/>
        <w:jc w:val="both"/>
        <w:rPr>
          <w:rFonts w:cs="Times New Roman"/>
          <w:lang w:val="en-US"/>
          <w:rPrChange w:id="478" w:author="ROHAYATI" w:date="2023-02-27T12:02:00Z">
            <w:rPr>
              <w:rFonts w:cs="Times New Roman"/>
            </w:rPr>
          </w:rPrChange>
        </w:rPr>
      </w:pPr>
      <w:commentRangeStart w:id="479"/>
      <w:r>
        <w:rPr>
          <w:rFonts w:cs="Times New Roman"/>
        </w:rPr>
        <w:t>Email</w:t>
      </w:r>
      <w:r>
        <w:rPr>
          <w:rFonts w:cs="Times New Roman"/>
        </w:rPr>
        <w:tab/>
      </w:r>
      <w:r>
        <w:rPr>
          <w:rFonts w:cs="Times New Roman"/>
        </w:rPr>
        <w:tab/>
      </w:r>
      <w:del w:id="480" w:author="ROHAYATI" w:date="2023-02-27T12:02:00Z">
        <w:r w:rsidDel="0032094D">
          <w:rPr>
            <w:rFonts w:cs="Times New Roman"/>
          </w:rPr>
          <w:tab/>
        </w:r>
      </w:del>
      <w:r>
        <w:rPr>
          <w:rFonts w:cs="Times New Roman"/>
        </w:rPr>
        <w:t xml:space="preserve">: </w:t>
      </w:r>
      <w:del w:id="481" w:author="ROHAYATI" w:date="2023-02-27T12:02:00Z">
        <w:r w:rsidDel="0032094D">
          <w:rPr>
            <w:rFonts w:cs="Times New Roman"/>
            <w:lang w:val="id-ID"/>
          </w:rPr>
          <w:delText>....................................</w:delText>
        </w:r>
      </w:del>
      <w:ins w:id="482" w:author="ROHAYATI" w:date="2023-02-27T12:02:00Z">
        <w:r w:rsidR="0032094D">
          <w:rPr>
            <w:rFonts w:cs="Times New Roman"/>
            <w:lang w:val="en-US"/>
          </w:rPr>
          <w:t>ga_03@sami-jf.co.id</w:t>
        </w:r>
      </w:ins>
    </w:p>
    <w:p w14:paraId="415E830F" w14:textId="482BA84C" w:rsidR="00B2050B" w:rsidRDefault="00D10BAF">
      <w:pPr>
        <w:pStyle w:val="ListParagraph1"/>
        <w:spacing w:line="276" w:lineRule="auto"/>
        <w:ind w:left="567"/>
        <w:jc w:val="both"/>
        <w:rPr>
          <w:rFonts w:cs="Times New Roman"/>
          <w:lang w:val="id-ID"/>
        </w:rPr>
      </w:pPr>
      <w:r>
        <w:rPr>
          <w:rFonts w:cs="Times New Roman"/>
        </w:rPr>
        <w:t>Up</w:t>
      </w:r>
      <w:r>
        <w:rPr>
          <w:rFonts w:cs="Times New Roman"/>
        </w:rPr>
        <w:tab/>
      </w:r>
      <w:r>
        <w:rPr>
          <w:rFonts w:cs="Times New Roman"/>
        </w:rPr>
        <w:tab/>
      </w:r>
      <w:del w:id="483" w:author="ROHAYATI" w:date="2023-02-27T12:02:00Z">
        <w:r w:rsidDel="0032094D">
          <w:rPr>
            <w:rFonts w:cs="Times New Roman"/>
          </w:rPr>
          <w:tab/>
        </w:r>
      </w:del>
      <w:r>
        <w:rPr>
          <w:rFonts w:cs="Times New Roman"/>
        </w:rPr>
        <w:t xml:space="preserve">: </w:t>
      </w:r>
      <w:ins w:id="484" w:author="ROHAYATI" w:date="2023-02-27T12:02:00Z">
        <w:r w:rsidR="0032094D">
          <w:rPr>
            <w:rFonts w:cs="Times New Roman"/>
            <w:lang w:val="en-US"/>
          </w:rPr>
          <w:t>Aya</w:t>
        </w:r>
      </w:ins>
      <w:del w:id="485" w:author="ROHAYATI" w:date="2023-02-27T12:02:00Z">
        <w:r w:rsidDel="0032094D">
          <w:rPr>
            <w:rFonts w:cs="Times New Roman"/>
            <w:lang w:val="id-ID"/>
          </w:rPr>
          <w:delText>.</w:delText>
        </w:r>
      </w:del>
      <w:ins w:id="486" w:author="ROHAYATI" w:date="2023-02-27T12:02:00Z">
        <w:r w:rsidR="0032094D" w:rsidDel="0032094D">
          <w:rPr>
            <w:rFonts w:cs="Times New Roman"/>
            <w:lang w:val="id-ID"/>
          </w:rPr>
          <w:t xml:space="preserve"> </w:t>
        </w:r>
      </w:ins>
      <w:del w:id="487" w:author="ROHAYATI" w:date="2023-02-27T12:02:00Z">
        <w:r w:rsidDel="0032094D">
          <w:rPr>
            <w:rFonts w:cs="Times New Roman"/>
            <w:lang w:val="id-ID"/>
          </w:rPr>
          <w:delText>...................................</w:delText>
        </w:r>
        <w:commentRangeEnd w:id="479"/>
        <w:r w:rsidDel="0032094D">
          <w:commentReference w:id="479"/>
        </w:r>
      </w:del>
    </w:p>
    <w:p w14:paraId="06803E2D" w14:textId="77777777" w:rsidR="00B2050B" w:rsidRDefault="00D10BAF">
      <w:pPr>
        <w:pStyle w:val="ListParagraph1"/>
        <w:spacing w:line="276" w:lineRule="auto"/>
        <w:ind w:left="567"/>
        <w:jc w:val="both"/>
        <w:rPr>
          <w:rFonts w:cs="Times New Roman"/>
        </w:rPr>
      </w:pPr>
      <w:r>
        <w:rPr>
          <w:rFonts w:cs="Times New Roman"/>
          <w:lang w:val="id-ID"/>
        </w:rPr>
        <w:t>Setiap pemberitahuan atau korespondensi pos tercatat atau jasa kurir dianggap telah diterima pada hari ke-lima pada hari kerja setelah tanggal pengiriman dan pemberitahuan dengan menyerahkan langsung pada saat diserahkan.</w:t>
      </w:r>
    </w:p>
    <w:p w14:paraId="00DDFAAD" w14:textId="77777777" w:rsidR="00B2050B" w:rsidRDefault="00D10BAF">
      <w:pPr>
        <w:pStyle w:val="ListParagraph1"/>
        <w:numPr>
          <w:ilvl w:val="0"/>
          <w:numId w:val="24"/>
        </w:numPr>
        <w:ind w:left="540" w:hanging="540"/>
        <w:jc w:val="both"/>
        <w:rPr>
          <w:rFonts w:cs="Times New Roman"/>
        </w:rPr>
      </w:pPr>
      <w:r>
        <w:rPr>
          <w:rFonts w:cs="Times New Roman"/>
        </w:rPr>
        <w:t>Audit.</w:t>
      </w:r>
    </w:p>
    <w:p w14:paraId="5EE66669" w14:textId="77777777" w:rsidR="00B2050B" w:rsidRDefault="00D10BAF">
      <w:pPr>
        <w:pStyle w:val="ListParagraph1"/>
        <w:spacing w:line="276" w:lineRule="auto"/>
        <w:ind w:left="540"/>
        <w:jc w:val="both"/>
        <w:rPr>
          <w:rFonts w:cs="Times New Roman"/>
        </w:rPr>
      </w:pPr>
      <w:r>
        <w:rPr>
          <w:rFonts w:cs="Times New Roman"/>
        </w:rPr>
        <w:t>Para Pihak berhak melakukan audit terhadap pelaksanaan perjanjian ini.</w:t>
      </w:r>
    </w:p>
    <w:p w14:paraId="47F3A063" w14:textId="77777777" w:rsidR="00B2050B" w:rsidRDefault="00D10BAF">
      <w:pPr>
        <w:pStyle w:val="ListParagraph1"/>
        <w:numPr>
          <w:ilvl w:val="0"/>
          <w:numId w:val="24"/>
        </w:numPr>
        <w:spacing w:line="276" w:lineRule="auto"/>
        <w:ind w:left="567" w:hanging="567"/>
        <w:jc w:val="both"/>
        <w:rPr>
          <w:rFonts w:cs="Times New Roman"/>
        </w:rPr>
      </w:pPr>
      <w:r>
        <w:rPr>
          <w:rFonts w:cs="Times New Roman"/>
        </w:rPr>
        <w:t>Pen</w:t>
      </w:r>
      <w:r>
        <w:rPr>
          <w:rFonts w:cs="Times New Roman"/>
          <w:lang w:val="id-ID"/>
        </w:rPr>
        <w:t>gecualian</w:t>
      </w:r>
    </w:p>
    <w:p w14:paraId="685CDDE3" w14:textId="77777777" w:rsidR="00B2050B" w:rsidRDefault="00D10BAF">
      <w:pPr>
        <w:pStyle w:val="ListParagraph1"/>
        <w:spacing w:line="276" w:lineRule="auto"/>
        <w:ind w:left="567"/>
        <w:jc w:val="both"/>
        <w:rPr>
          <w:rFonts w:cs="Times New Roman"/>
        </w:rPr>
      </w:pPr>
      <w:r>
        <w:rPr>
          <w:rFonts w:cs="Times New Roman"/>
        </w:rPr>
        <w:t>Apabila terjadi pemutusan</w:t>
      </w:r>
      <w:r>
        <w:rPr>
          <w:rFonts w:cs="Times New Roman"/>
          <w:lang w:val="id-ID"/>
        </w:rPr>
        <w:t xml:space="preserve"> atau</w:t>
      </w:r>
      <w:r>
        <w:rPr>
          <w:rFonts w:cs="Times New Roman"/>
        </w:rPr>
        <w:t xml:space="preserve"> pembatalan terhadap perjanjian, </w:t>
      </w:r>
      <w:r>
        <w:rPr>
          <w:rFonts w:cs="Times New Roman"/>
          <w:b/>
        </w:rPr>
        <w:t>Para Pihak</w:t>
      </w:r>
      <w:r>
        <w:rPr>
          <w:rFonts w:cs="Times New Roman"/>
        </w:rPr>
        <w:t xml:space="preserve"> sepakat mengabaikan berlakunya pasal 1266 Kitab Undang-Undang Hukum Perdata Indonesia</w:t>
      </w:r>
      <w:r>
        <w:rPr>
          <w:rFonts w:cs="Times New Roman"/>
          <w:lang w:val="id-ID"/>
        </w:rPr>
        <w:t>.</w:t>
      </w:r>
    </w:p>
    <w:p w14:paraId="4DB94B32" w14:textId="77777777" w:rsidR="00B2050B" w:rsidRDefault="00D10BAF">
      <w:pPr>
        <w:pStyle w:val="ListParagraph1"/>
        <w:numPr>
          <w:ilvl w:val="0"/>
          <w:numId w:val="25"/>
        </w:numPr>
        <w:suppressAutoHyphens w:val="0"/>
        <w:spacing w:line="276" w:lineRule="auto"/>
        <w:ind w:left="567" w:hanging="567"/>
        <w:jc w:val="both"/>
        <w:rPr>
          <w:rFonts w:cs="Times New Roman"/>
        </w:rPr>
      </w:pPr>
      <w:r>
        <w:rPr>
          <w:rFonts w:cs="Times New Roman"/>
        </w:rPr>
        <w:t>Hukum yang berlaku</w:t>
      </w:r>
    </w:p>
    <w:p w14:paraId="58868F0F" w14:textId="77777777" w:rsidR="00B2050B" w:rsidRDefault="00D10BAF">
      <w:pPr>
        <w:pStyle w:val="ListParagraph1"/>
        <w:numPr>
          <w:ilvl w:val="0"/>
          <w:numId w:val="26"/>
        </w:numPr>
        <w:suppressAutoHyphens w:val="0"/>
        <w:spacing w:line="276" w:lineRule="auto"/>
        <w:ind w:left="993" w:hanging="426"/>
        <w:jc w:val="both"/>
        <w:rPr>
          <w:rFonts w:cs="Times New Roman"/>
        </w:rPr>
      </w:pPr>
      <w:r>
        <w:rPr>
          <w:rFonts w:cs="Times New Roman"/>
        </w:rPr>
        <w:t>Perjanjian</w:t>
      </w:r>
      <w:r>
        <w:rPr>
          <w:rFonts w:cs="Times New Roman"/>
          <w:lang w:val="id-ID"/>
        </w:rPr>
        <w:t xml:space="preserve"> </w:t>
      </w:r>
      <w:r>
        <w:rPr>
          <w:rFonts w:cs="Times New Roman"/>
        </w:rPr>
        <w:t xml:space="preserve">ini dan pelaksanaannya </w:t>
      </w:r>
      <w:r>
        <w:rPr>
          <w:rFonts w:cs="Times New Roman"/>
          <w:lang w:val="id-ID"/>
        </w:rPr>
        <w:t xml:space="preserve">tunduk dan patuh pada ketentuan/peraturan hukum yang berlaku di </w:t>
      </w:r>
      <w:r>
        <w:rPr>
          <w:rFonts w:cs="Times New Roman"/>
        </w:rPr>
        <w:t>Indonesia.</w:t>
      </w:r>
    </w:p>
    <w:p w14:paraId="3D2B20BF" w14:textId="77777777" w:rsidR="00B2050B" w:rsidRDefault="00D10BAF">
      <w:pPr>
        <w:pStyle w:val="ListParagraph1"/>
        <w:numPr>
          <w:ilvl w:val="0"/>
          <w:numId w:val="26"/>
        </w:numPr>
        <w:suppressAutoHyphens w:val="0"/>
        <w:spacing w:line="276" w:lineRule="auto"/>
        <w:ind w:left="993" w:hanging="426"/>
        <w:jc w:val="both"/>
        <w:rPr>
          <w:rFonts w:cs="Times New Roman"/>
        </w:rPr>
      </w:pPr>
      <w:r>
        <w:rPr>
          <w:rFonts w:cs="Times New Roman"/>
        </w:rPr>
        <w:t xml:space="preserve">Apabila </w:t>
      </w:r>
      <w:r>
        <w:rPr>
          <w:rFonts w:cs="Times New Roman"/>
          <w:lang w:val="id-ID"/>
        </w:rPr>
        <w:t>di</w:t>
      </w:r>
      <w:r>
        <w:rPr>
          <w:rFonts w:cs="Times New Roman"/>
        </w:rPr>
        <w:t xml:space="preserve">kemudian hari terbit perundangan baru, </w:t>
      </w:r>
      <w:r>
        <w:rPr>
          <w:rFonts w:cs="Times New Roman"/>
          <w:lang w:val="id-ID"/>
        </w:rPr>
        <w:t>agar</w:t>
      </w:r>
      <w:r>
        <w:rPr>
          <w:rFonts w:cs="Times New Roman"/>
        </w:rPr>
        <w:t xml:space="preserve"> pasal-pasal </w:t>
      </w:r>
      <w:r>
        <w:rPr>
          <w:rFonts w:cs="Times New Roman"/>
          <w:lang w:val="id-ID"/>
        </w:rPr>
        <w:t xml:space="preserve">dalam </w:t>
      </w:r>
      <w:r>
        <w:rPr>
          <w:rFonts w:cs="Times New Roman"/>
        </w:rPr>
        <w:t xml:space="preserve">perjanjian ini </w:t>
      </w:r>
      <w:r>
        <w:rPr>
          <w:rFonts w:cs="Times New Roman"/>
          <w:lang w:val="id-ID"/>
        </w:rPr>
        <w:t>tidak</w:t>
      </w:r>
      <w:r>
        <w:rPr>
          <w:rFonts w:cs="Times New Roman"/>
        </w:rPr>
        <w:t xml:space="preserve"> bertentangan dengan perundangan baru tersebut</w:t>
      </w:r>
      <w:r>
        <w:rPr>
          <w:rFonts w:cs="Times New Roman"/>
          <w:lang w:val="id-ID"/>
        </w:rPr>
        <w:t>, maka</w:t>
      </w:r>
      <w:r>
        <w:rPr>
          <w:rFonts w:cs="Times New Roman"/>
        </w:rPr>
        <w:t xml:space="preserve"> akan dimusyawarahkan kembali oleh </w:t>
      </w:r>
      <w:r>
        <w:rPr>
          <w:rFonts w:cs="Times New Roman"/>
          <w:b/>
        </w:rPr>
        <w:t>Para Pihak</w:t>
      </w:r>
      <w:r>
        <w:rPr>
          <w:rFonts w:cs="Times New Roman"/>
        </w:rPr>
        <w:t xml:space="preserve"> dengan tidak membatalkan perjanjian ini.</w:t>
      </w:r>
    </w:p>
    <w:p w14:paraId="3A940140" w14:textId="77777777" w:rsidR="00B2050B" w:rsidRDefault="00B2050B">
      <w:pPr>
        <w:jc w:val="both"/>
      </w:pPr>
    </w:p>
    <w:p w14:paraId="5B00C120" w14:textId="77777777" w:rsidR="00B2050B" w:rsidRDefault="00D10BAF">
      <w:pPr>
        <w:jc w:val="both"/>
      </w:pPr>
      <w:r>
        <w:t xml:space="preserve">Demikian perjanjian ini dibuat rangkap dua yang masing-masing mempunyai kekuatan hukum yang sama diatas meterai yang cukup satu untuk </w:t>
      </w:r>
      <w:r>
        <w:rPr>
          <w:b/>
        </w:rPr>
        <w:t>Pihak Pertama</w:t>
      </w:r>
      <w:r>
        <w:t xml:space="preserve"> dan satu untuk </w:t>
      </w:r>
      <w:r>
        <w:rPr>
          <w:b/>
        </w:rPr>
        <w:t>Pihak Kedua</w:t>
      </w:r>
      <w:r>
        <w:t>.</w:t>
      </w:r>
    </w:p>
    <w:p w14:paraId="46FDD067" w14:textId="77777777" w:rsidR="00B2050B" w:rsidRDefault="00B2050B">
      <w:pPr>
        <w:jc w:val="both"/>
      </w:pPr>
    </w:p>
    <w:p w14:paraId="1230C8DA" w14:textId="77777777" w:rsidR="00B2050B" w:rsidRDefault="00B2050B">
      <w:pPr>
        <w:jc w:val="both"/>
      </w:pPr>
    </w:p>
    <w:tbl>
      <w:tblPr>
        <w:tblW w:w="0" w:type="auto"/>
        <w:tblLayout w:type="fixed"/>
        <w:tblCellMar>
          <w:left w:w="0" w:type="dxa"/>
          <w:right w:w="0" w:type="dxa"/>
        </w:tblCellMar>
        <w:tblLook w:val="04A0" w:firstRow="1" w:lastRow="0" w:firstColumn="1" w:lastColumn="0" w:noHBand="0" w:noVBand="1"/>
      </w:tblPr>
      <w:tblGrid>
        <w:gridCol w:w="4785"/>
        <w:gridCol w:w="5187"/>
      </w:tblGrid>
      <w:tr w:rsidR="00B2050B" w14:paraId="3EDA169E" w14:textId="77777777">
        <w:trPr>
          <w:trHeight w:val="1483"/>
        </w:trPr>
        <w:tc>
          <w:tcPr>
            <w:tcW w:w="4785" w:type="dxa"/>
            <w:shd w:val="clear" w:color="auto" w:fill="auto"/>
            <w:vAlign w:val="bottom"/>
          </w:tcPr>
          <w:p w14:paraId="749606F8" w14:textId="77777777" w:rsidR="00B2050B" w:rsidRDefault="00D10BAF">
            <w:pPr>
              <w:widowControl w:val="0"/>
              <w:ind w:right="105"/>
              <w:jc w:val="center"/>
              <w:rPr>
                <w:i/>
              </w:rPr>
            </w:pPr>
            <w:r>
              <w:rPr>
                <w:b/>
                <w:bCs/>
              </w:rPr>
              <w:t>PIHAK PERTAMA</w:t>
            </w:r>
          </w:p>
          <w:p w14:paraId="3A9645A4" w14:textId="77777777" w:rsidR="00B2050B" w:rsidRPr="0032094D" w:rsidRDefault="00D10BAF">
            <w:pPr>
              <w:widowControl w:val="0"/>
              <w:ind w:right="105"/>
              <w:jc w:val="center"/>
              <w:rPr>
                <w:b/>
                <w:bCs/>
              </w:rPr>
            </w:pPr>
            <w:r w:rsidRPr="0032094D">
              <w:rPr>
                <w:b/>
                <w:rPrChange w:id="488" w:author="ROHAYATI" w:date="2023-02-27T12:02:00Z">
                  <w:rPr>
                    <w:i/>
                  </w:rPr>
                </w:rPrChange>
              </w:rPr>
              <w:t>PT KRISBOW INDONESIA</w:t>
            </w:r>
          </w:p>
          <w:p w14:paraId="31FA6DA2" w14:textId="77777777" w:rsidR="00B2050B" w:rsidRDefault="00B2050B">
            <w:pPr>
              <w:widowControl w:val="0"/>
              <w:ind w:right="105"/>
              <w:jc w:val="center"/>
              <w:rPr>
                <w:b/>
                <w:bCs/>
              </w:rPr>
            </w:pPr>
          </w:p>
          <w:p w14:paraId="6F4CBD82" w14:textId="77777777" w:rsidR="00B2050B" w:rsidRDefault="00B2050B">
            <w:pPr>
              <w:widowControl w:val="0"/>
              <w:ind w:right="105"/>
              <w:jc w:val="center"/>
              <w:rPr>
                <w:b/>
                <w:bCs/>
              </w:rPr>
            </w:pPr>
          </w:p>
          <w:p w14:paraId="6E0F2660" w14:textId="77777777" w:rsidR="00B2050B" w:rsidRDefault="00B2050B">
            <w:pPr>
              <w:widowControl w:val="0"/>
              <w:ind w:right="105"/>
              <w:jc w:val="center"/>
              <w:rPr>
                <w:b/>
                <w:bCs/>
              </w:rPr>
            </w:pPr>
          </w:p>
          <w:p w14:paraId="56401E58" w14:textId="77777777" w:rsidR="00B2050B" w:rsidRDefault="00B2050B">
            <w:pPr>
              <w:widowControl w:val="0"/>
              <w:ind w:right="105"/>
              <w:jc w:val="center"/>
              <w:rPr>
                <w:b/>
                <w:bCs/>
              </w:rPr>
            </w:pPr>
          </w:p>
          <w:p w14:paraId="74D8FE57" w14:textId="77777777" w:rsidR="00B2050B" w:rsidRDefault="00B2050B">
            <w:pPr>
              <w:widowControl w:val="0"/>
              <w:ind w:right="105"/>
              <w:jc w:val="center"/>
              <w:rPr>
                <w:b/>
                <w:bCs/>
              </w:rPr>
            </w:pPr>
          </w:p>
          <w:p w14:paraId="43A250C8" w14:textId="77777777" w:rsidR="00B2050B" w:rsidRDefault="00B2050B">
            <w:pPr>
              <w:widowControl w:val="0"/>
              <w:ind w:right="105"/>
              <w:rPr>
                <w:b/>
                <w:bCs/>
              </w:rPr>
            </w:pPr>
          </w:p>
          <w:p w14:paraId="4501E831" w14:textId="77777777" w:rsidR="00B2050B" w:rsidRDefault="00D10BAF">
            <w:pPr>
              <w:widowControl w:val="0"/>
              <w:tabs>
                <w:tab w:val="left" w:pos="3980"/>
              </w:tabs>
              <w:ind w:right="15"/>
              <w:jc w:val="center"/>
            </w:pPr>
            <w:r>
              <w:rPr>
                <w:b/>
                <w:bCs/>
                <w:i/>
                <w:u w:val="single"/>
              </w:rPr>
              <w:t>Tan Hadi Purnama</w:t>
            </w:r>
          </w:p>
          <w:p w14:paraId="753569FA" w14:textId="77777777" w:rsidR="00B2050B" w:rsidRDefault="00D10BAF">
            <w:pPr>
              <w:widowControl w:val="0"/>
              <w:tabs>
                <w:tab w:val="left" w:pos="3980"/>
              </w:tabs>
              <w:ind w:right="15"/>
              <w:jc w:val="center"/>
              <w:rPr>
                <w:b/>
                <w:bCs/>
              </w:rPr>
            </w:pPr>
            <w:r>
              <w:t>Direktur</w:t>
            </w:r>
          </w:p>
        </w:tc>
        <w:tc>
          <w:tcPr>
            <w:tcW w:w="5187" w:type="dxa"/>
            <w:shd w:val="clear" w:color="auto" w:fill="auto"/>
            <w:vAlign w:val="bottom"/>
          </w:tcPr>
          <w:p w14:paraId="1D2F9548" w14:textId="77777777" w:rsidR="00B2050B" w:rsidRDefault="00D10BAF">
            <w:pPr>
              <w:widowControl w:val="0"/>
              <w:jc w:val="center"/>
              <w:rPr>
                <w:b/>
                <w:bCs/>
              </w:rPr>
            </w:pPr>
            <w:r>
              <w:rPr>
                <w:b/>
                <w:bCs/>
              </w:rPr>
              <w:t>PIHAK KEDUA</w:t>
            </w:r>
          </w:p>
          <w:p w14:paraId="457EAF91" w14:textId="77777777" w:rsidR="00B2050B" w:rsidRDefault="00D10BAF">
            <w:pPr>
              <w:widowControl w:val="0"/>
              <w:jc w:val="center"/>
              <w:rPr>
                <w:b/>
                <w:bCs/>
              </w:rPr>
            </w:pPr>
            <w:r>
              <w:rPr>
                <w:b/>
                <w:bCs/>
              </w:rPr>
              <w:t>PT. SEMARANG AUTOCOMP MANUFACTURING INDONESIA</w:t>
            </w:r>
          </w:p>
          <w:p w14:paraId="2822214C" w14:textId="77777777" w:rsidR="00B2050B" w:rsidRDefault="00B2050B">
            <w:pPr>
              <w:widowControl w:val="0"/>
              <w:jc w:val="center"/>
              <w:rPr>
                <w:b/>
                <w:bCs/>
              </w:rPr>
            </w:pPr>
          </w:p>
          <w:p w14:paraId="40642F5C" w14:textId="77777777" w:rsidR="00B2050B" w:rsidRDefault="00B2050B">
            <w:pPr>
              <w:widowControl w:val="0"/>
              <w:jc w:val="center"/>
              <w:rPr>
                <w:b/>
                <w:bCs/>
              </w:rPr>
            </w:pPr>
          </w:p>
          <w:p w14:paraId="5E79B296" w14:textId="77777777" w:rsidR="00B2050B" w:rsidRDefault="00B2050B">
            <w:pPr>
              <w:widowControl w:val="0"/>
              <w:jc w:val="center"/>
              <w:rPr>
                <w:b/>
                <w:bCs/>
              </w:rPr>
            </w:pPr>
          </w:p>
          <w:p w14:paraId="7DC52058" w14:textId="77777777" w:rsidR="00B2050B" w:rsidRDefault="00B2050B">
            <w:pPr>
              <w:widowControl w:val="0"/>
              <w:jc w:val="center"/>
              <w:rPr>
                <w:b/>
                <w:bCs/>
              </w:rPr>
            </w:pPr>
          </w:p>
          <w:p w14:paraId="0E76D9D7" w14:textId="77777777" w:rsidR="00B2050B" w:rsidRDefault="00B2050B">
            <w:pPr>
              <w:widowControl w:val="0"/>
              <w:jc w:val="center"/>
              <w:rPr>
                <w:b/>
                <w:bCs/>
              </w:rPr>
            </w:pPr>
          </w:p>
          <w:p w14:paraId="008FC8FA" w14:textId="77777777" w:rsidR="00B2050B" w:rsidRDefault="00D10BAF">
            <w:pPr>
              <w:widowControl w:val="0"/>
              <w:jc w:val="center"/>
            </w:pPr>
            <w:r>
              <w:rPr>
                <w:b/>
                <w:u w:val="single"/>
              </w:rPr>
              <w:t>Kawasaki Nozomi</w:t>
            </w:r>
          </w:p>
          <w:p w14:paraId="271DD751" w14:textId="77777777" w:rsidR="00B2050B" w:rsidRDefault="00D10BAF">
            <w:pPr>
              <w:widowControl w:val="0"/>
              <w:jc w:val="center"/>
            </w:pPr>
            <w:r>
              <w:t>Direktur</w:t>
            </w:r>
          </w:p>
        </w:tc>
      </w:tr>
    </w:tbl>
    <w:p w14:paraId="4FA288B9" w14:textId="77777777" w:rsidR="00B2050B" w:rsidRDefault="00B2050B">
      <w:pPr>
        <w:tabs>
          <w:tab w:val="center" w:pos="7560"/>
        </w:tabs>
        <w:spacing w:line="276" w:lineRule="auto"/>
        <w:jc w:val="both"/>
        <w:rPr>
          <w:b/>
          <w:bCs/>
        </w:rPr>
      </w:pPr>
    </w:p>
    <w:p w14:paraId="2963F0C8" w14:textId="77777777" w:rsidR="00B2050B" w:rsidRDefault="00B2050B">
      <w:pPr>
        <w:tabs>
          <w:tab w:val="center" w:pos="7560"/>
        </w:tabs>
        <w:spacing w:line="276" w:lineRule="auto"/>
        <w:jc w:val="both"/>
      </w:pPr>
    </w:p>
    <w:sectPr w:rsidR="00B2050B">
      <w:footerReference w:type="default" r:id="rId9"/>
      <w:footnotePr>
        <w:pos w:val="beneathText"/>
      </w:footnotePr>
      <w:pgSz w:w="12240" w:h="15840"/>
      <w:pgMar w:top="1134" w:right="1134" w:bottom="1134" w:left="1134" w:header="720" w:footer="720"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6" w:author="William Chandra" w:date="2022-12-01T15:29:00Z" w:initials="">
    <w:p w14:paraId="6F646A9F" w14:textId="77777777" w:rsidR="00B2050B" w:rsidRDefault="00D10BAF">
      <w:pPr>
        <w:pStyle w:val="CommentText"/>
      </w:pPr>
      <w:r>
        <w:t>Nama dan jabatan kami sesuaikan dengan yang tercatat diakta</w:t>
      </w:r>
    </w:p>
  </w:comment>
  <w:comment w:id="155" w:author="William Chandra" w:date="2022-12-01T15:38:00Z" w:initials="">
    <w:p w14:paraId="7D263DA4" w14:textId="77777777" w:rsidR="00B2050B" w:rsidRDefault="00D10BAF">
      <w:pPr>
        <w:pStyle w:val="CommentText"/>
      </w:pPr>
      <w:r>
        <w:t>Note to KWI:</w:t>
      </w:r>
    </w:p>
    <w:p w14:paraId="3293400A" w14:textId="77777777" w:rsidR="00B2050B" w:rsidRDefault="00B2050B">
      <w:pPr>
        <w:pStyle w:val="CommentText"/>
      </w:pPr>
    </w:p>
    <w:p w14:paraId="0C5C2B0B" w14:textId="77777777" w:rsidR="00B2050B" w:rsidRDefault="00D10BAF">
      <w:pPr>
        <w:pStyle w:val="CommentText"/>
      </w:pPr>
      <w:r>
        <w:t>Confirm? Ini berlaku untuk seluruh wilayah Indonesia?</w:t>
      </w:r>
    </w:p>
  </w:comment>
  <w:comment w:id="180" w:author="William Chandra" w:date="2022-12-01T16:00:00Z" w:initials="">
    <w:p w14:paraId="7BA7176C" w14:textId="77777777" w:rsidR="00B2050B" w:rsidRDefault="00D10BAF">
      <w:pPr>
        <w:pStyle w:val="CommentText"/>
      </w:pPr>
      <w:r>
        <w:t>Mohon dilampirkan</w:t>
      </w:r>
    </w:p>
  </w:comment>
  <w:comment w:id="179" w:author="William Chandra" w:date="2022-12-01T16:00:00Z" w:initials="">
    <w:p w14:paraId="20C94765" w14:textId="77777777" w:rsidR="00B2050B" w:rsidRDefault="00D10BAF">
      <w:pPr>
        <w:pStyle w:val="CommentText"/>
      </w:pPr>
      <w:r>
        <w:t>Note to KWI:</w:t>
      </w:r>
    </w:p>
    <w:p w14:paraId="14DD2CF5" w14:textId="77777777" w:rsidR="00B2050B" w:rsidRDefault="00D10BAF">
      <w:pPr>
        <w:pStyle w:val="CommentText"/>
      </w:pPr>
      <w:r>
        <w:t>Confirm?</w:t>
      </w:r>
    </w:p>
  </w:comment>
  <w:comment w:id="183" w:author="William Chandra" w:date="2022-12-01T16:00:00Z" w:initials="">
    <w:p w14:paraId="01257790" w14:textId="77777777" w:rsidR="00B2050B" w:rsidRDefault="00D10BAF">
      <w:pPr>
        <w:pStyle w:val="CommentText"/>
      </w:pPr>
      <w:r>
        <w:t>Note to KWI:</w:t>
      </w:r>
    </w:p>
    <w:p w14:paraId="7A530C8B" w14:textId="77777777" w:rsidR="00B2050B" w:rsidRDefault="00D10BAF">
      <w:pPr>
        <w:pStyle w:val="CommentText"/>
      </w:pPr>
      <w:r>
        <w:t>Confirm?</w:t>
      </w:r>
    </w:p>
  </w:comment>
  <w:comment w:id="302" w:author="William Chandra" w:date="2022-12-01T16:10:00Z" w:initials="">
    <w:p w14:paraId="072827BE" w14:textId="77777777" w:rsidR="00B2050B" w:rsidRDefault="00D10BAF">
      <w:pPr>
        <w:pStyle w:val="CommentText"/>
      </w:pPr>
      <w:r>
        <w:t>Seperti apa aturannya?</w:t>
      </w:r>
    </w:p>
  </w:comment>
  <w:comment w:id="479" w:author="William Chandra" w:date="2022-12-01T16:17:00Z" w:initials="">
    <w:p w14:paraId="35100E1D" w14:textId="77777777" w:rsidR="00B2050B" w:rsidRDefault="00D10BAF">
      <w:pPr>
        <w:pStyle w:val="CommentText"/>
      </w:pPr>
      <w:r>
        <w:t>Mohon dilengkapi</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F646A9F" w15:done="0"/>
  <w15:commentEx w15:paraId="0C5C2B0B" w15:done="0"/>
  <w15:commentEx w15:paraId="7BA7176C" w15:done="0"/>
  <w15:commentEx w15:paraId="14DD2CF5" w15:done="0"/>
  <w15:commentEx w15:paraId="7A530C8B" w15:done="0"/>
  <w15:commentEx w15:paraId="072827BE" w15:done="0"/>
  <w15:commentEx w15:paraId="35100E1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295B38" w14:textId="77777777" w:rsidR="00B2050B" w:rsidRDefault="00D10BAF">
      <w:pPr>
        <w:spacing w:line="240" w:lineRule="auto"/>
      </w:pPr>
      <w:r>
        <w:separator/>
      </w:r>
    </w:p>
  </w:endnote>
  <w:endnote w:type="continuationSeparator" w:id="0">
    <w:p w14:paraId="469D64DC" w14:textId="77777777" w:rsidR="00B2050B" w:rsidRDefault="00D10B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Liberation Sans">
    <w:altName w:val="Times New Roman"/>
    <w:charset w:val="00"/>
    <w:family w:val="swiss"/>
    <w:pitch w:val="default"/>
    <w:sig w:usb0="00000000" w:usb1="500078FF" w:usb2="00000021" w:usb3="00000000" w:csb0="600001BF" w:csb1="DFF7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99D853" w14:textId="58763132" w:rsidR="00207788" w:rsidRDefault="00207788">
    <w:pPr>
      <w:pStyle w:val="Footer"/>
      <w:rPr>
        <w:ins w:id="489" w:author="ROHAYATI" w:date="2023-02-27T12:42:00Z"/>
      </w:rPr>
    </w:pPr>
  </w:p>
  <w:tbl>
    <w:tblPr>
      <w:tblW w:w="3402" w:type="dxa"/>
      <w:tblInd w:w="6204" w:type="dxa"/>
      <w:tblLayout w:type="fixed"/>
      <w:tblLook w:val="04A0" w:firstRow="1" w:lastRow="0" w:firstColumn="1" w:lastColumn="0" w:noHBand="0" w:noVBand="1"/>
    </w:tblPr>
    <w:tblGrid>
      <w:gridCol w:w="851"/>
      <w:gridCol w:w="851"/>
      <w:gridCol w:w="850"/>
      <w:gridCol w:w="850"/>
    </w:tblGrid>
    <w:tr w:rsidR="00207788" w14:paraId="0F0AEBC0" w14:textId="77777777" w:rsidTr="00FE7FBB">
      <w:trPr>
        <w:trHeight w:val="710"/>
        <w:ins w:id="490" w:author="ROHAYATI" w:date="2023-02-27T12:42:00Z"/>
      </w:trPr>
      <w:tc>
        <w:tcPr>
          <w:tcW w:w="850" w:type="dxa"/>
          <w:tcBorders>
            <w:top w:val="single" w:sz="4" w:space="0" w:color="000000"/>
            <w:left w:val="single" w:sz="4" w:space="0" w:color="000000"/>
            <w:bottom w:val="single" w:sz="4" w:space="0" w:color="000000"/>
            <w:right w:val="single" w:sz="4" w:space="0" w:color="000000"/>
          </w:tcBorders>
        </w:tcPr>
        <w:p w14:paraId="5D0CBF71" w14:textId="77777777" w:rsidR="00207788" w:rsidRDefault="00207788" w:rsidP="00207788">
          <w:pPr>
            <w:pStyle w:val="Footer"/>
            <w:widowControl w:val="0"/>
            <w:jc w:val="center"/>
            <w:rPr>
              <w:ins w:id="491" w:author="ROHAYATI" w:date="2023-02-27T12:42:00Z"/>
              <w:rFonts w:cs="Times New Roman"/>
              <w:sz w:val="16"/>
              <w:szCs w:val="16"/>
            </w:rPr>
          </w:pPr>
          <w:ins w:id="492" w:author="ROHAYATI" w:date="2023-02-27T12:42:00Z">
            <w:r>
              <w:rPr>
                <w:rFonts w:cs="Times New Roman"/>
                <w:sz w:val="16"/>
                <w:szCs w:val="16"/>
              </w:rPr>
              <w:t>Legal</w:t>
            </w:r>
          </w:ins>
        </w:p>
        <w:p w14:paraId="4D194358" w14:textId="77777777" w:rsidR="00207788" w:rsidRDefault="00207788" w:rsidP="00207788">
          <w:pPr>
            <w:pStyle w:val="Footer"/>
            <w:widowControl w:val="0"/>
            <w:rPr>
              <w:ins w:id="493" w:author="ROHAYATI" w:date="2023-02-27T12:42:00Z"/>
              <w:rFonts w:cs="Times New Roman"/>
              <w:sz w:val="16"/>
              <w:szCs w:val="16"/>
            </w:rPr>
          </w:pPr>
        </w:p>
        <w:p w14:paraId="5D395305" w14:textId="77777777" w:rsidR="00207788" w:rsidRDefault="00207788" w:rsidP="00207788">
          <w:pPr>
            <w:pStyle w:val="Footer"/>
            <w:widowControl w:val="0"/>
            <w:jc w:val="center"/>
            <w:rPr>
              <w:ins w:id="494" w:author="ROHAYATI" w:date="2023-02-27T12:42:00Z"/>
              <w:rFonts w:cs="Times New Roman"/>
              <w:sz w:val="16"/>
              <w:szCs w:val="16"/>
            </w:rPr>
          </w:pPr>
        </w:p>
        <w:p w14:paraId="7B32CEAA" w14:textId="77777777" w:rsidR="00207788" w:rsidRDefault="00207788" w:rsidP="00207788">
          <w:pPr>
            <w:pStyle w:val="Footer"/>
            <w:widowControl w:val="0"/>
            <w:jc w:val="center"/>
            <w:rPr>
              <w:ins w:id="495" w:author="ROHAYATI" w:date="2023-02-27T12:42:00Z"/>
              <w:rFonts w:cs="Times New Roman"/>
              <w:sz w:val="16"/>
              <w:szCs w:val="16"/>
            </w:rPr>
          </w:pPr>
        </w:p>
      </w:tc>
      <w:tc>
        <w:tcPr>
          <w:tcW w:w="851" w:type="dxa"/>
          <w:tcBorders>
            <w:top w:val="single" w:sz="4" w:space="0" w:color="000000"/>
            <w:left w:val="single" w:sz="4" w:space="0" w:color="000000"/>
            <w:bottom w:val="single" w:sz="4" w:space="0" w:color="000000"/>
            <w:right w:val="single" w:sz="4" w:space="0" w:color="000000"/>
          </w:tcBorders>
        </w:tcPr>
        <w:p w14:paraId="672F4684" w14:textId="77777777" w:rsidR="00207788" w:rsidRDefault="00207788" w:rsidP="00207788">
          <w:pPr>
            <w:pStyle w:val="Footer"/>
            <w:widowControl w:val="0"/>
            <w:jc w:val="center"/>
            <w:rPr>
              <w:ins w:id="496" w:author="ROHAYATI" w:date="2023-02-27T12:42:00Z"/>
              <w:rFonts w:cs="Times New Roman"/>
              <w:sz w:val="16"/>
              <w:szCs w:val="16"/>
            </w:rPr>
          </w:pPr>
          <w:ins w:id="497" w:author="ROHAYATI" w:date="2023-02-27T12:42:00Z">
            <w:r>
              <w:rPr>
                <w:rFonts w:cs="Times New Roman"/>
                <w:sz w:val="16"/>
                <w:szCs w:val="16"/>
              </w:rPr>
              <w:t>Pihak I</w:t>
            </w:r>
          </w:ins>
        </w:p>
      </w:tc>
      <w:tc>
        <w:tcPr>
          <w:tcW w:w="850" w:type="dxa"/>
          <w:tcBorders>
            <w:top w:val="single" w:sz="4" w:space="0" w:color="000000"/>
            <w:left w:val="single" w:sz="4" w:space="0" w:color="000000"/>
            <w:bottom w:val="single" w:sz="4" w:space="0" w:color="000000"/>
            <w:right w:val="single" w:sz="4" w:space="0" w:color="000000"/>
          </w:tcBorders>
        </w:tcPr>
        <w:p w14:paraId="1BB13269" w14:textId="77777777" w:rsidR="00207788" w:rsidRDefault="00207788" w:rsidP="00207788">
          <w:pPr>
            <w:pStyle w:val="Footer"/>
            <w:widowControl w:val="0"/>
            <w:jc w:val="center"/>
            <w:rPr>
              <w:ins w:id="498" w:author="ROHAYATI" w:date="2023-02-27T12:42:00Z"/>
              <w:rFonts w:cs="Times New Roman"/>
              <w:sz w:val="16"/>
              <w:szCs w:val="16"/>
            </w:rPr>
          </w:pPr>
          <w:ins w:id="499" w:author="ROHAYATI" w:date="2023-02-27T12:42:00Z">
            <w:r>
              <w:rPr>
                <w:rFonts w:cs="Times New Roman"/>
                <w:sz w:val="16"/>
                <w:szCs w:val="16"/>
              </w:rPr>
              <w:t>Pihak II</w:t>
            </w:r>
          </w:ins>
        </w:p>
      </w:tc>
      <w:tc>
        <w:tcPr>
          <w:tcW w:w="850" w:type="dxa"/>
          <w:tcBorders>
            <w:top w:val="single" w:sz="4" w:space="0" w:color="000000"/>
            <w:left w:val="single" w:sz="4" w:space="0" w:color="000000"/>
            <w:bottom w:val="single" w:sz="4" w:space="0" w:color="000000"/>
            <w:right w:val="single" w:sz="4" w:space="0" w:color="000000"/>
          </w:tcBorders>
        </w:tcPr>
        <w:p w14:paraId="77E7B4AB" w14:textId="77777777" w:rsidR="00207788" w:rsidRDefault="00207788" w:rsidP="00207788">
          <w:pPr>
            <w:pStyle w:val="Footer"/>
            <w:widowControl w:val="0"/>
            <w:jc w:val="center"/>
            <w:rPr>
              <w:ins w:id="500" w:author="ROHAYATI" w:date="2023-02-27T12:42:00Z"/>
              <w:rFonts w:cs="Times New Roman"/>
              <w:sz w:val="16"/>
              <w:szCs w:val="16"/>
            </w:rPr>
          </w:pPr>
          <w:ins w:id="501" w:author="ROHAYATI" w:date="2023-02-27T12:42:00Z">
            <w:r>
              <w:rPr>
                <w:rFonts w:cs="Times New Roman"/>
                <w:sz w:val="16"/>
                <w:szCs w:val="16"/>
              </w:rPr>
              <w:t>Legal</w:t>
            </w:r>
          </w:ins>
        </w:p>
      </w:tc>
    </w:tr>
  </w:tbl>
  <w:p w14:paraId="3102E052" w14:textId="77777777" w:rsidR="00207788" w:rsidRDefault="00207788" w:rsidP="00207788">
    <w:pPr>
      <w:pStyle w:val="Footer"/>
      <w:rPr>
        <w:ins w:id="502" w:author="ROHAYATI" w:date="2023-02-27T12:42:00Z"/>
        <w:rFonts w:cs="Times New Roman"/>
        <w:sz w:val="16"/>
        <w:szCs w:val="16"/>
      </w:rPr>
    </w:pPr>
    <w:ins w:id="503" w:author="ROHAYATI" w:date="2023-02-27T12:42:00Z">
      <w:r>
        <w:rPr>
          <w:rFonts w:cs="Times New Roman"/>
          <w:sz w:val="16"/>
          <w:szCs w:val="16"/>
        </w:rPr>
        <w:t xml:space="preserve">Hal </w:t>
      </w:r>
      <w:r>
        <w:rPr>
          <w:rFonts w:cs="Times New Roman"/>
          <w:b/>
          <w:sz w:val="16"/>
          <w:szCs w:val="16"/>
        </w:rPr>
        <w:fldChar w:fldCharType="begin"/>
      </w:r>
      <w:r>
        <w:rPr>
          <w:rFonts w:cs="Times New Roman"/>
          <w:b/>
          <w:sz w:val="16"/>
          <w:szCs w:val="16"/>
        </w:rPr>
        <w:instrText>PAGE</w:instrText>
      </w:r>
      <w:r>
        <w:rPr>
          <w:rFonts w:cs="Times New Roman"/>
          <w:b/>
          <w:sz w:val="16"/>
          <w:szCs w:val="16"/>
        </w:rPr>
        <w:fldChar w:fldCharType="separate"/>
      </w:r>
    </w:ins>
    <w:r w:rsidR="00C02C81">
      <w:rPr>
        <w:rFonts w:cs="Times New Roman"/>
        <w:b/>
        <w:noProof/>
        <w:sz w:val="16"/>
        <w:szCs w:val="16"/>
      </w:rPr>
      <w:t>8</w:t>
    </w:r>
    <w:ins w:id="504" w:author="ROHAYATI" w:date="2023-02-27T12:42:00Z">
      <w:r>
        <w:rPr>
          <w:rFonts w:cs="Times New Roman"/>
          <w:b/>
          <w:sz w:val="16"/>
          <w:szCs w:val="16"/>
        </w:rPr>
        <w:fldChar w:fldCharType="end"/>
      </w:r>
      <w:r>
        <w:rPr>
          <w:rFonts w:cs="Times New Roman"/>
          <w:sz w:val="16"/>
          <w:szCs w:val="16"/>
        </w:rPr>
        <w:t xml:space="preserve"> / </w:t>
      </w:r>
      <w:r>
        <w:rPr>
          <w:rFonts w:cs="Times New Roman"/>
          <w:b/>
          <w:sz w:val="16"/>
          <w:szCs w:val="16"/>
        </w:rPr>
        <w:fldChar w:fldCharType="begin"/>
      </w:r>
      <w:r>
        <w:rPr>
          <w:rFonts w:cs="Times New Roman"/>
          <w:b/>
          <w:sz w:val="16"/>
          <w:szCs w:val="16"/>
        </w:rPr>
        <w:instrText>NUMPAGES</w:instrText>
      </w:r>
      <w:r>
        <w:rPr>
          <w:rFonts w:cs="Times New Roman"/>
          <w:b/>
          <w:sz w:val="16"/>
          <w:szCs w:val="16"/>
        </w:rPr>
        <w:fldChar w:fldCharType="separate"/>
      </w:r>
    </w:ins>
    <w:r w:rsidR="00C02C81">
      <w:rPr>
        <w:rFonts w:cs="Times New Roman"/>
        <w:b/>
        <w:noProof/>
        <w:sz w:val="16"/>
        <w:szCs w:val="16"/>
      </w:rPr>
      <w:t>9</w:t>
    </w:r>
    <w:ins w:id="505" w:author="ROHAYATI" w:date="2023-02-27T12:42:00Z">
      <w:r>
        <w:rPr>
          <w:rFonts w:cs="Times New Roman"/>
          <w:b/>
          <w:sz w:val="16"/>
          <w:szCs w:val="16"/>
        </w:rPr>
        <w:fldChar w:fldCharType="end"/>
      </w:r>
    </w:ins>
  </w:p>
  <w:p w14:paraId="1DDA35B7" w14:textId="77777777" w:rsidR="00C02C81" w:rsidRPr="00C02C81" w:rsidRDefault="00C02C81" w:rsidP="00C02C81">
    <w:pPr>
      <w:pStyle w:val="Default"/>
      <w:rPr>
        <w:ins w:id="506" w:author="ROHAYATI" w:date="2023-02-28T10:06:00Z"/>
        <w:color w:val="000000" w:themeColor="text1"/>
        <w:sz w:val="16"/>
        <w:szCs w:val="16"/>
      </w:rPr>
    </w:pPr>
    <w:ins w:id="507" w:author="ROHAYATI" w:date="2023-02-28T10:06:00Z">
      <w:r w:rsidRPr="00C02C81">
        <w:rPr>
          <w:color w:val="000000" w:themeColor="text1"/>
          <w:sz w:val="16"/>
          <w:szCs w:val="16"/>
        </w:rPr>
        <w:t>SAMIJF/LKM-LA/02-2023/014</w:t>
      </w:r>
    </w:ins>
  </w:p>
  <w:p w14:paraId="2CF329BA" w14:textId="53EA16F0" w:rsidR="00207788" w:rsidRPr="00207788" w:rsidRDefault="00207788">
    <w:pPr>
      <w:pStyle w:val="Default"/>
      <w:spacing w:line="276" w:lineRule="auto"/>
      <w:rPr>
        <w:ins w:id="508" w:author="ROHAYATI" w:date="2023-02-27T12:42:00Z"/>
        <w:color w:val="000000" w:themeColor="text1"/>
        <w:sz w:val="16"/>
        <w:szCs w:val="16"/>
        <w:rPrChange w:id="509" w:author="ROHAYATI" w:date="2023-02-27T12:42:00Z">
          <w:rPr>
            <w:ins w:id="510" w:author="ROHAYATI" w:date="2023-02-27T12:42:00Z"/>
          </w:rPr>
        </w:rPrChange>
      </w:rPr>
      <w:pPrChange w:id="511" w:author="ROHAYATI" w:date="2023-02-27T12:42:00Z">
        <w:pPr>
          <w:pStyle w:val="Footer"/>
        </w:pPr>
      </w:pPrChange>
    </w:pPr>
    <w:ins w:id="512" w:author="ROHAYATI" w:date="2023-02-27T12:42:00Z">
      <w:r>
        <w:rPr>
          <w:color w:val="000000" w:themeColor="text1"/>
          <w:sz w:val="16"/>
          <w:szCs w:val="16"/>
          <w:lang w:val="en-US"/>
        </w:rPr>
        <w:t xml:space="preserve">PT. </w:t>
      </w:r>
    </w:ins>
    <w:ins w:id="513" w:author="ROHAYATI" w:date="2023-02-27T12:53:00Z">
      <w:r w:rsidR="00B1278A">
        <w:rPr>
          <w:color w:val="000000" w:themeColor="text1"/>
          <w:sz w:val="16"/>
          <w:szCs w:val="16"/>
          <w:lang w:val="en-US"/>
        </w:rPr>
        <w:t>K</w:t>
      </w:r>
    </w:ins>
    <w:ins w:id="514" w:author="ROHAYATI" w:date="2023-02-27T12:54:00Z">
      <w:r w:rsidR="00B1278A">
        <w:rPr>
          <w:color w:val="000000" w:themeColor="text1"/>
          <w:sz w:val="16"/>
          <w:szCs w:val="16"/>
          <w:lang w:val="en-US"/>
        </w:rPr>
        <w:t>RISBOW INDONESIA</w:t>
      </w:r>
    </w:ins>
    <w:ins w:id="515" w:author="ROHAYATI" w:date="2023-02-27T12:42:00Z">
      <w:r>
        <w:rPr>
          <w:color w:val="000000" w:themeColor="text1"/>
          <w:sz w:val="16"/>
          <w:szCs w:val="16"/>
          <w:lang w:val="en-US"/>
        </w:rPr>
        <w:t xml:space="preserve"> &amp; PT. SAMI</w:t>
      </w:r>
    </w:ins>
  </w:p>
  <w:p w14:paraId="04369255" w14:textId="77777777" w:rsidR="00207788" w:rsidRDefault="0020778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B07CCC" w14:textId="77777777" w:rsidR="00B2050B" w:rsidRDefault="00D10BAF">
      <w:pPr>
        <w:spacing w:line="240" w:lineRule="auto"/>
      </w:pPr>
      <w:r>
        <w:separator/>
      </w:r>
    </w:p>
  </w:footnote>
  <w:footnote w:type="continuationSeparator" w:id="0">
    <w:p w14:paraId="77B09AA3" w14:textId="77777777" w:rsidR="00B2050B" w:rsidRDefault="00D10BA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B2DAA25C"/>
    <w:multiLevelType w:val="singleLevel"/>
    <w:tmpl w:val="8C38E5F0"/>
    <w:lvl w:ilvl="0">
      <w:start w:val="1"/>
      <w:numFmt w:val="decimal"/>
      <w:lvlText w:val="%1."/>
      <w:lvlJc w:val="left"/>
      <w:pPr>
        <w:tabs>
          <w:tab w:val="left" w:pos="425"/>
        </w:tabs>
        <w:ind w:left="425" w:hanging="425"/>
      </w:pPr>
      <w:rPr>
        <w:rFonts w:hint="default"/>
        <w:b w:val="0"/>
      </w:rPr>
    </w:lvl>
  </w:abstractNum>
  <w:abstractNum w:abstractNumId="1" w15:restartNumberingAfterBreak="0">
    <w:nsid w:val="D917A215"/>
    <w:multiLevelType w:val="multilevel"/>
    <w:tmpl w:val="D917A215"/>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 w15:restartNumberingAfterBreak="0">
    <w:nsid w:val="00000002"/>
    <w:multiLevelType w:val="multilevel"/>
    <w:tmpl w:val="00000002"/>
    <w:lvl w:ilvl="0">
      <w:start w:val="1"/>
      <w:numFmt w:val="bullet"/>
      <w:lvlText w:val="-"/>
      <w:lvlJc w:val="left"/>
      <w:pPr>
        <w:tabs>
          <w:tab w:val="left" w:pos="0"/>
        </w:tabs>
        <w:ind w:left="720" w:hanging="360"/>
      </w:pPr>
      <w:rPr>
        <w:rFonts w:ascii="Times New Roman" w:hAnsi="Times New Roman" w:cs="Times New Roman"/>
      </w:r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3" w15:restartNumberingAfterBreak="0">
    <w:nsid w:val="00000003"/>
    <w:multiLevelType w:val="multilevel"/>
    <w:tmpl w:val="C294260A"/>
    <w:lvl w:ilvl="0">
      <w:start w:val="1"/>
      <w:numFmt w:val="decimal"/>
      <w:lvlText w:val="(%1)"/>
      <w:lvlJc w:val="left"/>
      <w:pPr>
        <w:tabs>
          <w:tab w:val="left" w:pos="0"/>
        </w:tabs>
        <w:ind w:left="786" w:hanging="360"/>
      </w:pPr>
      <w:rPr>
        <w:b w:val="0"/>
      </w:rPr>
    </w:lvl>
    <w:lvl w:ilvl="1">
      <w:start w:val="1"/>
      <w:numFmt w:val="lowerLetter"/>
      <w:lvlText w:val="%2."/>
      <w:lvlJc w:val="left"/>
      <w:pPr>
        <w:tabs>
          <w:tab w:val="left" w:pos="0"/>
        </w:tabs>
        <w:ind w:left="1506" w:hanging="360"/>
      </w:pPr>
    </w:lvl>
    <w:lvl w:ilvl="2">
      <w:start w:val="1"/>
      <w:numFmt w:val="lowerRoman"/>
      <w:lvlText w:val="%3."/>
      <w:lvlJc w:val="right"/>
      <w:pPr>
        <w:tabs>
          <w:tab w:val="left" w:pos="0"/>
        </w:tabs>
        <w:ind w:left="2226" w:hanging="180"/>
      </w:pPr>
    </w:lvl>
    <w:lvl w:ilvl="3">
      <w:start w:val="1"/>
      <w:numFmt w:val="decimal"/>
      <w:lvlText w:val="%4."/>
      <w:lvlJc w:val="left"/>
      <w:pPr>
        <w:tabs>
          <w:tab w:val="left" w:pos="0"/>
        </w:tabs>
        <w:ind w:left="2946" w:hanging="360"/>
      </w:pPr>
    </w:lvl>
    <w:lvl w:ilvl="4">
      <w:start w:val="1"/>
      <w:numFmt w:val="lowerLetter"/>
      <w:lvlText w:val="%5."/>
      <w:lvlJc w:val="left"/>
      <w:pPr>
        <w:tabs>
          <w:tab w:val="left" w:pos="0"/>
        </w:tabs>
        <w:ind w:left="3666" w:hanging="360"/>
      </w:pPr>
    </w:lvl>
    <w:lvl w:ilvl="5">
      <w:start w:val="1"/>
      <w:numFmt w:val="lowerRoman"/>
      <w:lvlText w:val="%6."/>
      <w:lvlJc w:val="right"/>
      <w:pPr>
        <w:tabs>
          <w:tab w:val="left" w:pos="0"/>
        </w:tabs>
        <w:ind w:left="4386" w:hanging="180"/>
      </w:pPr>
    </w:lvl>
    <w:lvl w:ilvl="6">
      <w:start w:val="1"/>
      <w:numFmt w:val="decimal"/>
      <w:lvlText w:val="%7."/>
      <w:lvlJc w:val="left"/>
      <w:pPr>
        <w:tabs>
          <w:tab w:val="left" w:pos="0"/>
        </w:tabs>
        <w:ind w:left="5106" w:hanging="360"/>
      </w:pPr>
    </w:lvl>
    <w:lvl w:ilvl="7">
      <w:start w:val="1"/>
      <w:numFmt w:val="lowerLetter"/>
      <w:lvlText w:val="%8."/>
      <w:lvlJc w:val="left"/>
      <w:pPr>
        <w:tabs>
          <w:tab w:val="left" w:pos="0"/>
        </w:tabs>
        <w:ind w:left="5826" w:hanging="360"/>
      </w:pPr>
    </w:lvl>
    <w:lvl w:ilvl="8">
      <w:start w:val="1"/>
      <w:numFmt w:val="lowerRoman"/>
      <w:lvlText w:val="%9."/>
      <w:lvlJc w:val="right"/>
      <w:pPr>
        <w:tabs>
          <w:tab w:val="left" w:pos="0"/>
        </w:tabs>
        <w:ind w:left="6546" w:hanging="180"/>
      </w:pPr>
    </w:lvl>
  </w:abstractNum>
  <w:abstractNum w:abstractNumId="4" w15:restartNumberingAfterBreak="0">
    <w:nsid w:val="00000004"/>
    <w:multiLevelType w:val="multilevel"/>
    <w:tmpl w:val="B35AF6EC"/>
    <w:lvl w:ilvl="0">
      <w:start w:val="1"/>
      <w:numFmt w:val="decimal"/>
      <w:lvlText w:val="(%1)"/>
      <w:lvlJc w:val="left"/>
      <w:pPr>
        <w:tabs>
          <w:tab w:val="left" w:pos="0"/>
        </w:tabs>
        <w:ind w:left="720" w:hanging="360"/>
      </w:pPr>
      <w:rPr>
        <w:b w:val="0"/>
      </w:r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5" w15:restartNumberingAfterBreak="0">
    <w:nsid w:val="00000005"/>
    <w:multiLevelType w:val="multilevel"/>
    <w:tmpl w:val="853A7A22"/>
    <w:lvl w:ilvl="0">
      <w:start w:val="1"/>
      <w:numFmt w:val="decimal"/>
      <w:lvlText w:val="(%1)"/>
      <w:lvlJc w:val="left"/>
      <w:pPr>
        <w:tabs>
          <w:tab w:val="left" w:pos="0"/>
        </w:tabs>
        <w:ind w:left="720" w:hanging="360"/>
      </w:pPr>
      <w:rPr>
        <w:b w:val="0"/>
      </w:r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6" w15:restartNumberingAfterBreak="0">
    <w:nsid w:val="00000006"/>
    <w:multiLevelType w:val="multilevel"/>
    <w:tmpl w:val="00000006"/>
    <w:lvl w:ilvl="0">
      <w:start w:val="1"/>
      <w:numFmt w:val="decimal"/>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7" w15:restartNumberingAfterBreak="0">
    <w:nsid w:val="00000007"/>
    <w:multiLevelType w:val="multilevel"/>
    <w:tmpl w:val="094E6766"/>
    <w:lvl w:ilvl="0">
      <w:start w:val="1"/>
      <w:numFmt w:val="decimal"/>
      <w:lvlText w:val="(%1)"/>
      <w:lvlJc w:val="left"/>
      <w:pPr>
        <w:tabs>
          <w:tab w:val="left" w:pos="0"/>
        </w:tabs>
        <w:ind w:left="720" w:hanging="360"/>
      </w:pPr>
      <w:rPr>
        <w:b w:val="0"/>
      </w:r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8" w15:restartNumberingAfterBreak="0">
    <w:nsid w:val="00000008"/>
    <w:multiLevelType w:val="multilevel"/>
    <w:tmpl w:val="00000008"/>
    <w:lvl w:ilvl="0">
      <w:start w:val="1"/>
      <w:numFmt w:val="decimal"/>
      <w:lvlText w:val="(%1)"/>
      <w:lvlJc w:val="left"/>
      <w:pPr>
        <w:tabs>
          <w:tab w:val="left" w:pos="0"/>
        </w:tabs>
        <w:ind w:left="928" w:hanging="360"/>
      </w:pPr>
      <w:rPr>
        <w:b w:val="0"/>
        <w:i w:val="0"/>
      </w:rPr>
    </w:lvl>
    <w:lvl w:ilvl="1">
      <w:start w:val="1"/>
      <w:numFmt w:val="decimal"/>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9" w15:restartNumberingAfterBreak="0">
    <w:nsid w:val="00000009"/>
    <w:multiLevelType w:val="multilevel"/>
    <w:tmpl w:val="00000009"/>
    <w:lvl w:ilvl="0">
      <w:start w:val="1"/>
      <w:numFmt w:val="bullet"/>
      <w:lvlText w:val="-"/>
      <w:lvlJc w:val="left"/>
      <w:pPr>
        <w:tabs>
          <w:tab w:val="left" w:pos="0"/>
        </w:tabs>
        <w:ind w:left="720" w:hanging="360"/>
      </w:pPr>
      <w:rPr>
        <w:rFonts w:ascii="Times New Roman" w:hAnsi="Times New Roman" w:cs="Times New Roman"/>
      </w:r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10" w15:restartNumberingAfterBreak="0">
    <w:nsid w:val="0000000A"/>
    <w:multiLevelType w:val="multilevel"/>
    <w:tmpl w:val="0000000A"/>
    <w:lvl w:ilvl="0">
      <w:start w:val="1"/>
      <w:numFmt w:val="decimal"/>
      <w:lvlText w:val="(%1)"/>
      <w:lvlJc w:val="left"/>
      <w:pPr>
        <w:tabs>
          <w:tab w:val="left" w:pos="0"/>
        </w:tabs>
        <w:ind w:left="720" w:hanging="360"/>
      </w:pPr>
      <w:rPr>
        <w:color w:val="00000A"/>
      </w:r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11" w15:restartNumberingAfterBreak="0">
    <w:nsid w:val="0000000B"/>
    <w:multiLevelType w:val="multilevel"/>
    <w:tmpl w:val="0000000B"/>
    <w:lvl w:ilvl="0">
      <w:start w:val="1"/>
      <w:numFmt w:val="decimal"/>
      <w:lvlText w:val="(%1)"/>
      <w:lvlJc w:val="left"/>
      <w:pPr>
        <w:tabs>
          <w:tab w:val="left" w:pos="0"/>
        </w:tabs>
        <w:ind w:left="720" w:hanging="360"/>
      </w:pPr>
      <w:rPr>
        <w:b w:val="0"/>
      </w:r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12" w15:restartNumberingAfterBreak="0">
    <w:nsid w:val="0000000C"/>
    <w:multiLevelType w:val="multilevel"/>
    <w:tmpl w:val="0000000C"/>
    <w:lvl w:ilvl="0">
      <w:start w:val="1"/>
      <w:numFmt w:val="decimal"/>
      <w:lvlText w:val="(%1)"/>
      <w:lvlJc w:val="left"/>
      <w:pPr>
        <w:tabs>
          <w:tab w:val="left" w:pos="0"/>
        </w:tabs>
        <w:ind w:left="720" w:hanging="360"/>
      </w:pPr>
      <w:rPr>
        <w:b w:val="0"/>
      </w:r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13" w15:restartNumberingAfterBreak="0">
    <w:nsid w:val="0000000D"/>
    <w:multiLevelType w:val="multilevel"/>
    <w:tmpl w:val="26E6A0A8"/>
    <w:lvl w:ilvl="0">
      <w:start w:val="1"/>
      <w:numFmt w:val="decimal"/>
      <w:lvlText w:val="(%1)"/>
      <w:lvlJc w:val="left"/>
      <w:pPr>
        <w:tabs>
          <w:tab w:val="left" w:pos="0"/>
        </w:tabs>
        <w:ind w:left="720" w:hanging="360"/>
      </w:pPr>
      <w:rPr>
        <w:b w:val="0"/>
      </w:rPr>
    </w:lvl>
    <w:lvl w:ilvl="1">
      <w:start w:val="1"/>
      <w:numFmt w:val="lowerLetter"/>
      <w:lvlText w:val="%2."/>
      <w:lvlJc w:val="left"/>
      <w:pPr>
        <w:tabs>
          <w:tab w:val="left" w:pos="0"/>
        </w:tabs>
        <w:ind w:left="1440" w:hanging="360"/>
      </w:pPr>
    </w:lvl>
    <w:lvl w:ilvl="2">
      <w:start w:val="1"/>
      <w:numFmt w:val="lowerRoman"/>
      <w:lvlText w:val="%2.%3."/>
      <w:lvlJc w:val="left"/>
      <w:pPr>
        <w:tabs>
          <w:tab w:val="left" w:pos="0"/>
        </w:tabs>
        <w:ind w:left="2160" w:hanging="180"/>
      </w:pPr>
    </w:lvl>
    <w:lvl w:ilvl="3">
      <w:start w:val="1"/>
      <w:numFmt w:val="decimal"/>
      <w:lvlText w:val="%2.%3.%4."/>
      <w:lvlJc w:val="left"/>
      <w:pPr>
        <w:tabs>
          <w:tab w:val="left" w:pos="0"/>
        </w:tabs>
        <w:ind w:left="2880" w:hanging="360"/>
      </w:pPr>
    </w:lvl>
    <w:lvl w:ilvl="4">
      <w:start w:val="1"/>
      <w:numFmt w:val="lowerLetter"/>
      <w:lvlText w:val="%2.%3.%4.%5."/>
      <w:lvlJc w:val="left"/>
      <w:pPr>
        <w:tabs>
          <w:tab w:val="left" w:pos="0"/>
        </w:tabs>
        <w:ind w:left="3600" w:hanging="360"/>
      </w:pPr>
    </w:lvl>
    <w:lvl w:ilvl="5">
      <w:start w:val="1"/>
      <w:numFmt w:val="lowerRoman"/>
      <w:lvlText w:val="%2.%3.%4.%5.%6."/>
      <w:lvlJc w:val="left"/>
      <w:pPr>
        <w:tabs>
          <w:tab w:val="left" w:pos="0"/>
        </w:tabs>
        <w:ind w:left="4320" w:hanging="180"/>
      </w:pPr>
    </w:lvl>
    <w:lvl w:ilvl="6">
      <w:start w:val="1"/>
      <w:numFmt w:val="decimal"/>
      <w:lvlText w:val="%2.%3.%4.%5.%6.%7."/>
      <w:lvlJc w:val="left"/>
      <w:pPr>
        <w:tabs>
          <w:tab w:val="left" w:pos="0"/>
        </w:tabs>
        <w:ind w:left="5040" w:hanging="360"/>
      </w:pPr>
    </w:lvl>
    <w:lvl w:ilvl="7">
      <w:start w:val="1"/>
      <w:numFmt w:val="lowerLetter"/>
      <w:lvlText w:val="%2.%3.%4.%5.%6.%7.%8."/>
      <w:lvlJc w:val="left"/>
      <w:pPr>
        <w:tabs>
          <w:tab w:val="left" w:pos="0"/>
        </w:tabs>
        <w:ind w:left="5760" w:hanging="360"/>
      </w:pPr>
    </w:lvl>
    <w:lvl w:ilvl="8">
      <w:start w:val="1"/>
      <w:numFmt w:val="lowerRoman"/>
      <w:lvlText w:val="%2.%3.%4.%5.%6.%7.%8.%9."/>
      <w:lvlJc w:val="left"/>
      <w:pPr>
        <w:tabs>
          <w:tab w:val="left" w:pos="0"/>
        </w:tabs>
        <w:ind w:left="6480" w:hanging="180"/>
      </w:pPr>
    </w:lvl>
  </w:abstractNum>
  <w:abstractNum w:abstractNumId="14" w15:restartNumberingAfterBreak="0">
    <w:nsid w:val="0000000E"/>
    <w:multiLevelType w:val="multilevel"/>
    <w:tmpl w:val="0000000E"/>
    <w:lvl w:ilvl="0">
      <w:start w:val="1"/>
      <w:numFmt w:val="decimal"/>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15" w15:restartNumberingAfterBreak="0">
    <w:nsid w:val="0000000F"/>
    <w:multiLevelType w:val="multilevel"/>
    <w:tmpl w:val="0000000F"/>
    <w:lvl w:ilvl="0">
      <w:start w:val="1"/>
      <w:numFmt w:val="lowerLetter"/>
      <w:lvlText w:val="%1."/>
      <w:lvlJc w:val="left"/>
      <w:pPr>
        <w:tabs>
          <w:tab w:val="left" w:pos="0"/>
        </w:tabs>
        <w:ind w:left="786" w:hanging="360"/>
      </w:pPr>
    </w:lvl>
    <w:lvl w:ilvl="1">
      <w:start w:val="1"/>
      <w:numFmt w:val="lowerLetter"/>
      <w:lvlText w:val="%2."/>
      <w:lvlJc w:val="left"/>
      <w:pPr>
        <w:tabs>
          <w:tab w:val="left" w:pos="0"/>
        </w:tabs>
        <w:ind w:left="1506" w:hanging="360"/>
      </w:pPr>
    </w:lvl>
    <w:lvl w:ilvl="2">
      <w:start w:val="1"/>
      <w:numFmt w:val="lowerRoman"/>
      <w:lvlText w:val="%3."/>
      <w:lvlJc w:val="right"/>
      <w:pPr>
        <w:tabs>
          <w:tab w:val="left" w:pos="0"/>
        </w:tabs>
        <w:ind w:left="2226" w:hanging="180"/>
      </w:pPr>
    </w:lvl>
    <w:lvl w:ilvl="3">
      <w:start w:val="1"/>
      <w:numFmt w:val="decimal"/>
      <w:lvlText w:val="%4."/>
      <w:lvlJc w:val="left"/>
      <w:pPr>
        <w:tabs>
          <w:tab w:val="left" w:pos="0"/>
        </w:tabs>
        <w:ind w:left="2946" w:hanging="360"/>
      </w:pPr>
    </w:lvl>
    <w:lvl w:ilvl="4">
      <w:start w:val="1"/>
      <w:numFmt w:val="lowerLetter"/>
      <w:lvlText w:val="%5."/>
      <w:lvlJc w:val="left"/>
      <w:pPr>
        <w:tabs>
          <w:tab w:val="left" w:pos="0"/>
        </w:tabs>
        <w:ind w:left="3666" w:hanging="360"/>
      </w:pPr>
    </w:lvl>
    <w:lvl w:ilvl="5">
      <w:start w:val="1"/>
      <w:numFmt w:val="lowerRoman"/>
      <w:lvlText w:val="%6."/>
      <w:lvlJc w:val="right"/>
      <w:pPr>
        <w:tabs>
          <w:tab w:val="left" w:pos="0"/>
        </w:tabs>
        <w:ind w:left="4386" w:hanging="180"/>
      </w:pPr>
    </w:lvl>
    <w:lvl w:ilvl="6">
      <w:start w:val="1"/>
      <w:numFmt w:val="decimal"/>
      <w:lvlText w:val="%7."/>
      <w:lvlJc w:val="left"/>
      <w:pPr>
        <w:tabs>
          <w:tab w:val="left" w:pos="0"/>
        </w:tabs>
        <w:ind w:left="5106" w:hanging="360"/>
      </w:pPr>
    </w:lvl>
    <w:lvl w:ilvl="7">
      <w:start w:val="1"/>
      <w:numFmt w:val="lowerLetter"/>
      <w:lvlText w:val="%8."/>
      <w:lvlJc w:val="left"/>
      <w:pPr>
        <w:tabs>
          <w:tab w:val="left" w:pos="0"/>
        </w:tabs>
        <w:ind w:left="5826" w:hanging="360"/>
      </w:pPr>
    </w:lvl>
    <w:lvl w:ilvl="8">
      <w:start w:val="1"/>
      <w:numFmt w:val="lowerRoman"/>
      <w:lvlText w:val="%9."/>
      <w:lvlJc w:val="right"/>
      <w:pPr>
        <w:tabs>
          <w:tab w:val="left" w:pos="0"/>
        </w:tabs>
        <w:ind w:left="6546" w:hanging="180"/>
      </w:pPr>
    </w:lvl>
  </w:abstractNum>
  <w:abstractNum w:abstractNumId="16" w15:restartNumberingAfterBreak="0">
    <w:nsid w:val="00000010"/>
    <w:multiLevelType w:val="multilevel"/>
    <w:tmpl w:val="D30E6958"/>
    <w:lvl w:ilvl="0">
      <w:start w:val="1"/>
      <w:numFmt w:val="decimal"/>
      <w:lvlText w:val="(%1)"/>
      <w:lvlJc w:val="left"/>
      <w:pPr>
        <w:tabs>
          <w:tab w:val="left" w:pos="0"/>
        </w:tabs>
        <w:ind w:left="720" w:hanging="360"/>
      </w:pPr>
      <w:rPr>
        <w:b w:val="0"/>
      </w:r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17" w15:restartNumberingAfterBreak="0">
    <w:nsid w:val="00000011"/>
    <w:multiLevelType w:val="multilevel"/>
    <w:tmpl w:val="00000011"/>
    <w:lvl w:ilvl="0">
      <w:start w:val="1"/>
      <w:numFmt w:val="decimal"/>
      <w:lvlText w:val="(%1)"/>
      <w:lvlJc w:val="left"/>
      <w:pPr>
        <w:tabs>
          <w:tab w:val="left" w:pos="0"/>
        </w:tabs>
        <w:ind w:left="705" w:hanging="360"/>
      </w:pPr>
      <w:rPr>
        <w:rFonts w:eastAsia="Times New Roman" w:cs="Times New Roman"/>
        <w:b w:val="0"/>
        <w:i w:val="0"/>
        <w:strike w:val="0"/>
        <w:dstrike w:val="0"/>
        <w:color w:val="000000"/>
        <w:position w:val="0"/>
        <w:sz w:val="24"/>
        <w:szCs w:val="24"/>
        <w:u w:val="none"/>
        <w:vertAlign w:val="baseline"/>
      </w:rPr>
    </w:lvl>
    <w:lvl w:ilvl="1">
      <w:start w:val="1"/>
      <w:numFmt w:val="lowerLetter"/>
      <w:lvlText w:val="%2."/>
      <w:lvlJc w:val="left"/>
      <w:pPr>
        <w:tabs>
          <w:tab w:val="left" w:pos="0"/>
        </w:tabs>
        <w:ind w:left="1425" w:hanging="360"/>
      </w:pPr>
    </w:lvl>
    <w:lvl w:ilvl="2">
      <w:start w:val="1"/>
      <w:numFmt w:val="lowerRoman"/>
      <w:lvlText w:val="%3."/>
      <w:lvlJc w:val="right"/>
      <w:pPr>
        <w:tabs>
          <w:tab w:val="left" w:pos="0"/>
        </w:tabs>
        <w:ind w:left="2145" w:hanging="180"/>
      </w:pPr>
    </w:lvl>
    <w:lvl w:ilvl="3">
      <w:start w:val="1"/>
      <w:numFmt w:val="decimal"/>
      <w:lvlText w:val="%4."/>
      <w:lvlJc w:val="left"/>
      <w:pPr>
        <w:tabs>
          <w:tab w:val="left" w:pos="0"/>
        </w:tabs>
        <w:ind w:left="2865" w:hanging="360"/>
      </w:pPr>
    </w:lvl>
    <w:lvl w:ilvl="4">
      <w:start w:val="1"/>
      <w:numFmt w:val="lowerLetter"/>
      <w:lvlText w:val="%5."/>
      <w:lvlJc w:val="left"/>
      <w:pPr>
        <w:tabs>
          <w:tab w:val="left" w:pos="0"/>
        </w:tabs>
        <w:ind w:left="3585" w:hanging="360"/>
      </w:pPr>
    </w:lvl>
    <w:lvl w:ilvl="5">
      <w:start w:val="1"/>
      <w:numFmt w:val="lowerRoman"/>
      <w:lvlText w:val="%6."/>
      <w:lvlJc w:val="right"/>
      <w:pPr>
        <w:tabs>
          <w:tab w:val="left" w:pos="0"/>
        </w:tabs>
        <w:ind w:left="4305" w:hanging="180"/>
      </w:pPr>
    </w:lvl>
    <w:lvl w:ilvl="6">
      <w:start w:val="1"/>
      <w:numFmt w:val="decimal"/>
      <w:lvlText w:val="%7."/>
      <w:lvlJc w:val="left"/>
      <w:pPr>
        <w:tabs>
          <w:tab w:val="left" w:pos="0"/>
        </w:tabs>
        <w:ind w:left="5025" w:hanging="360"/>
      </w:pPr>
    </w:lvl>
    <w:lvl w:ilvl="7">
      <w:start w:val="1"/>
      <w:numFmt w:val="lowerLetter"/>
      <w:lvlText w:val="%8."/>
      <w:lvlJc w:val="left"/>
      <w:pPr>
        <w:tabs>
          <w:tab w:val="left" w:pos="0"/>
        </w:tabs>
        <w:ind w:left="5745" w:hanging="360"/>
      </w:pPr>
    </w:lvl>
    <w:lvl w:ilvl="8">
      <w:start w:val="1"/>
      <w:numFmt w:val="lowerRoman"/>
      <w:lvlText w:val="%9."/>
      <w:lvlJc w:val="right"/>
      <w:pPr>
        <w:tabs>
          <w:tab w:val="left" w:pos="0"/>
        </w:tabs>
        <w:ind w:left="6465" w:hanging="180"/>
      </w:pPr>
    </w:lvl>
  </w:abstractNum>
  <w:abstractNum w:abstractNumId="18" w15:restartNumberingAfterBreak="0">
    <w:nsid w:val="00000012"/>
    <w:multiLevelType w:val="multilevel"/>
    <w:tmpl w:val="E42AAA28"/>
    <w:lvl w:ilvl="0">
      <w:start w:val="1"/>
      <w:numFmt w:val="decimal"/>
      <w:lvlText w:val="%1"/>
      <w:lvlJc w:val="left"/>
      <w:pPr>
        <w:tabs>
          <w:tab w:val="left" w:pos="0"/>
        </w:tabs>
        <w:ind w:left="720" w:hanging="360"/>
      </w:pPr>
      <w:rPr>
        <w:b w:val="0"/>
      </w:r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19" w15:restartNumberingAfterBreak="0">
    <w:nsid w:val="00000013"/>
    <w:multiLevelType w:val="multilevel"/>
    <w:tmpl w:val="00000013"/>
    <w:lvl w:ilvl="0">
      <w:start w:val="1"/>
      <w:numFmt w:val="decimal"/>
      <w:lvlText w:val="(%1)"/>
      <w:lvlJc w:val="left"/>
      <w:pPr>
        <w:tabs>
          <w:tab w:val="left" w:pos="0"/>
        </w:tabs>
        <w:ind w:left="720" w:hanging="360"/>
      </w:pPr>
    </w:lvl>
    <w:lvl w:ilvl="1">
      <w:start w:val="1"/>
      <w:numFmt w:val="decimal"/>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20" w15:restartNumberingAfterBreak="0">
    <w:nsid w:val="00000014"/>
    <w:multiLevelType w:val="multilevel"/>
    <w:tmpl w:val="00000014"/>
    <w:lvl w:ilvl="0">
      <w:start w:val="1"/>
      <w:numFmt w:val="lowerLetter"/>
      <w:lvlText w:val="%1."/>
      <w:lvlJc w:val="left"/>
      <w:pPr>
        <w:tabs>
          <w:tab w:val="left" w:pos="0"/>
        </w:tabs>
        <w:ind w:left="1080" w:hanging="360"/>
      </w:pPr>
    </w:lvl>
    <w:lvl w:ilvl="1">
      <w:start w:val="1"/>
      <w:numFmt w:val="lowerLetter"/>
      <w:lvlText w:val="%2."/>
      <w:lvlJc w:val="left"/>
      <w:pPr>
        <w:tabs>
          <w:tab w:val="left" w:pos="0"/>
        </w:tabs>
        <w:ind w:left="1800" w:hanging="360"/>
      </w:pPr>
    </w:lvl>
    <w:lvl w:ilvl="2">
      <w:start w:val="1"/>
      <w:numFmt w:val="lowerRoman"/>
      <w:lvlText w:val="%3."/>
      <w:lvlJc w:val="right"/>
      <w:pPr>
        <w:tabs>
          <w:tab w:val="left" w:pos="0"/>
        </w:tabs>
        <w:ind w:left="2520" w:hanging="180"/>
      </w:pPr>
    </w:lvl>
    <w:lvl w:ilvl="3">
      <w:start w:val="1"/>
      <w:numFmt w:val="decimal"/>
      <w:lvlText w:val="%4."/>
      <w:lvlJc w:val="left"/>
      <w:pPr>
        <w:tabs>
          <w:tab w:val="left" w:pos="0"/>
        </w:tabs>
        <w:ind w:left="3240" w:hanging="360"/>
      </w:pPr>
    </w:lvl>
    <w:lvl w:ilvl="4">
      <w:start w:val="1"/>
      <w:numFmt w:val="lowerLetter"/>
      <w:lvlText w:val="%5."/>
      <w:lvlJc w:val="left"/>
      <w:pPr>
        <w:tabs>
          <w:tab w:val="left" w:pos="0"/>
        </w:tabs>
        <w:ind w:left="3960" w:hanging="360"/>
      </w:pPr>
    </w:lvl>
    <w:lvl w:ilvl="5">
      <w:start w:val="1"/>
      <w:numFmt w:val="lowerRoman"/>
      <w:lvlText w:val="%6."/>
      <w:lvlJc w:val="right"/>
      <w:pPr>
        <w:tabs>
          <w:tab w:val="left" w:pos="0"/>
        </w:tabs>
        <w:ind w:left="4680" w:hanging="180"/>
      </w:pPr>
    </w:lvl>
    <w:lvl w:ilvl="6">
      <w:start w:val="1"/>
      <w:numFmt w:val="decimal"/>
      <w:lvlText w:val="%7."/>
      <w:lvlJc w:val="left"/>
      <w:pPr>
        <w:tabs>
          <w:tab w:val="left" w:pos="0"/>
        </w:tabs>
        <w:ind w:left="5400" w:hanging="360"/>
      </w:pPr>
    </w:lvl>
    <w:lvl w:ilvl="7">
      <w:start w:val="1"/>
      <w:numFmt w:val="lowerLetter"/>
      <w:lvlText w:val="%8."/>
      <w:lvlJc w:val="left"/>
      <w:pPr>
        <w:tabs>
          <w:tab w:val="left" w:pos="0"/>
        </w:tabs>
        <w:ind w:left="6120" w:hanging="360"/>
      </w:pPr>
    </w:lvl>
    <w:lvl w:ilvl="8">
      <w:start w:val="1"/>
      <w:numFmt w:val="lowerRoman"/>
      <w:lvlText w:val="%9."/>
      <w:lvlJc w:val="right"/>
      <w:pPr>
        <w:tabs>
          <w:tab w:val="left" w:pos="0"/>
        </w:tabs>
        <w:ind w:left="6840" w:hanging="180"/>
      </w:pPr>
    </w:lvl>
  </w:abstractNum>
  <w:abstractNum w:abstractNumId="21" w15:restartNumberingAfterBreak="0">
    <w:nsid w:val="00000015"/>
    <w:multiLevelType w:val="multilevel"/>
    <w:tmpl w:val="00000015"/>
    <w:lvl w:ilvl="0">
      <w:start w:val="2"/>
      <w:numFmt w:val="decimal"/>
      <w:lvlText w:val="(%1)"/>
      <w:lvlJc w:val="left"/>
      <w:pPr>
        <w:tabs>
          <w:tab w:val="left" w:pos="0"/>
        </w:tabs>
        <w:ind w:left="144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22" w15:restartNumberingAfterBreak="0">
    <w:nsid w:val="00000016"/>
    <w:multiLevelType w:val="multilevel"/>
    <w:tmpl w:val="00000016"/>
    <w:lvl w:ilvl="0">
      <w:start w:val="3"/>
      <w:numFmt w:val="decimal"/>
      <w:lvlText w:val="(%1)"/>
      <w:lvlJc w:val="left"/>
      <w:pPr>
        <w:tabs>
          <w:tab w:val="left" w:pos="0"/>
        </w:tabs>
        <w:ind w:left="144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23" w15:restartNumberingAfterBreak="0">
    <w:nsid w:val="00000017"/>
    <w:multiLevelType w:val="multilevel"/>
    <w:tmpl w:val="00000017"/>
    <w:lvl w:ilvl="0">
      <w:start w:val="4"/>
      <w:numFmt w:val="decimal"/>
      <w:lvlText w:val="(%1)"/>
      <w:lvlJc w:val="left"/>
      <w:pPr>
        <w:tabs>
          <w:tab w:val="left" w:pos="0"/>
        </w:tabs>
        <w:ind w:left="144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24" w15:restartNumberingAfterBreak="0">
    <w:nsid w:val="00000018"/>
    <w:multiLevelType w:val="multilevel"/>
    <w:tmpl w:val="00000018"/>
    <w:lvl w:ilvl="0">
      <w:start w:val="1"/>
      <w:numFmt w:val="lowerLetter"/>
      <w:lvlText w:val="%1."/>
      <w:lvlJc w:val="left"/>
      <w:pPr>
        <w:tabs>
          <w:tab w:val="left" w:pos="0"/>
        </w:tabs>
        <w:ind w:left="1080" w:hanging="360"/>
      </w:pPr>
    </w:lvl>
    <w:lvl w:ilvl="1">
      <w:start w:val="1"/>
      <w:numFmt w:val="lowerLetter"/>
      <w:lvlText w:val="%2."/>
      <w:lvlJc w:val="left"/>
      <w:pPr>
        <w:tabs>
          <w:tab w:val="left" w:pos="0"/>
        </w:tabs>
        <w:ind w:left="1800" w:hanging="360"/>
      </w:pPr>
    </w:lvl>
    <w:lvl w:ilvl="2">
      <w:start w:val="1"/>
      <w:numFmt w:val="lowerRoman"/>
      <w:lvlText w:val="%3."/>
      <w:lvlJc w:val="right"/>
      <w:pPr>
        <w:tabs>
          <w:tab w:val="left" w:pos="0"/>
        </w:tabs>
        <w:ind w:left="2520" w:hanging="180"/>
      </w:pPr>
    </w:lvl>
    <w:lvl w:ilvl="3">
      <w:start w:val="1"/>
      <w:numFmt w:val="decimal"/>
      <w:lvlText w:val="%4."/>
      <w:lvlJc w:val="left"/>
      <w:pPr>
        <w:tabs>
          <w:tab w:val="left" w:pos="0"/>
        </w:tabs>
        <w:ind w:left="3240" w:hanging="360"/>
      </w:pPr>
    </w:lvl>
    <w:lvl w:ilvl="4">
      <w:start w:val="1"/>
      <w:numFmt w:val="lowerLetter"/>
      <w:lvlText w:val="%5."/>
      <w:lvlJc w:val="left"/>
      <w:pPr>
        <w:tabs>
          <w:tab w:val="left" w:pos="0"/>
        </w:tabs>
        <w:ind w:left="3960" w:hanging="360"/>
      </w:pPr>
    </w:lvl>
    <w:lvl w:ilvl="5">
      <w:start w:val="1"/>
      <w:numFmt w:val="lowerRoman"/>
      <w:lvlText w:val="%6."/>
      <w:lvlJc w:val="right"/>
      <w:pPr>
        <w:tabs>
          <w:tab w:val="left" w:pos="0"/>
        </w:tabs>
        <w:ind w:left="4680" w:hanging="180"/>
      </w:pPr>
    </w:lvl>
    <w:lvl w:ilvl="6">
      <w:start w:val="1"/>
      <w:numFmt w:val="decimal"/>
      <w:lvlText w:val="%7."/>
      <w:lvlJc w:val="left"/>
      <w:pPr>
        <w:tabs>
          <w:tab w:val="left" w:pos="0"/>
        </w:tabs>
        <w:ind w:left="5400" w:hanging="360"/>
      </w:pPr>
    </w:lvl>
    <w:lvl w:ilvl="7">
      <w:start w:val="1"/>
      <w:numFmt w:val="lowerLetter"/>
      <w:lvlText w:val="%8."/>
      <w:lvlJc w:val="left"/>
      <w:pPr>
        <w:tabs>
          <w:tab w:val="left" w:pos="0"/>
        </w:tabs>
        <w:ind w:left="6120" w:hanging="360"/>
      </w:pPr>
    </w:lvl>
    <w:lvl w:ilvl="8">
      <w:start w:val="1"/>
      <w:numFmt w:val="lowerRoman"/>
      <w:lvlText w:val="%9."/>
      <w:lvlJc w:val="right"/>
      <w:pPr>
        <w:tabs>
          <w:tab w:val="left" w:pos="0"/>
        </w:tabs>
        <w:ind w:left="6840" w:hanging="180"/>
      </w:pPr>
    </w:lvl>
  </w:abstractNum>
  <w:abstractNum w:abstractNumId="25" w15:restartNumberingAfterBreak="0">
    <w:nsid w:val="5288192A"/>
    <w:multiLevelType w:val="singleLevel"/>
    <w:tmpl w:val="5288192A"/>
    <w:lvl w:ilvl="0">
      <w:start w:val="1"/>
      <w:numFmt w:val="decimal"/>
      <w:lvlText w:val="%1."/>
      <w:lvlJc w:val="left"/>
      <w:pPr>
        <w:tabs>
          <w:tab w:val="left" w:pos="425"/>
        </w:tabs>
        <w:ind w:left="425" w:hanging="425"/>
      </w:pPr>
      <w:rPr>
        <w:rFonts w:hint="default"/>
      </w:rPr>
    </w:lvl>
  </w:abstractNum>
  <w:num w:numId="1">
    <w:abstractNumId w:val="2"/>
  </w:num>
  <w:num w:numId="2">
    <w:abstractNumId w:val="3"/>
  </w:num>
  <w:num w:numId="3">
    <w:abstractNumId w:val="4"/>
  </w:num>
  <w:num w:numId="4">
    <w:abstractNumId w:val="5"/>
  </w:num>
  <w:num w:numId="5">
    <w:abstractNumId w:val="6"/>
  </w:num>
  <w:num w:numId="6">
    <w:abstractNumId w:val="7"/>
  </w:num>
  <w:num w:numId="7">
    <w:abstractNumId w:val="8"/>
  </w:num>
  <w:num w:numId="8">
    <w:abstractNumId w:val="9"/>
  </w:num>
  <w:num w:numId="9">
    <w:abstractNumId w:val="1"/>
  </w:num>
  <w:num w:numId="10">
    <w:abstractNumId w:val="10"/>
  </w:num>
  <w:num w:numId="11">
    <w:abstractNumId w:val="11"/>
  </w:num>
  <w:num w:numId="12">
    <w:abstractNumId w:val="12"/>
  </w:num>
  <w:num w:numId="13">
    <w:abstractNumId w:val="13"/>
  </w:num>
  <w:num w:numId="14">
    <w:abstractNumId w:val="0"/>
  </w:num>
  <w:num w:numId="15">
    <w:abstractNumId w:val="14"/>
  </w:num>
  <w:num w:numId="16">
    <w:abstractNumId w:val="15"/>
  </w:num>
  <w:num w:numId="17">
    <w:abstractNumId w:val="16"/>
  </w:num>
  <w:num w:numId="18">
    <w:abstractNumId w:val="17"/>
  </w:num>
  <w:num w:numId="19">
    <w:abstractNumId w:val="18"/>
  </w:num>
  <w:num w:numId="20">
    <w:abstractNumId w:val="25"/>
  </w:num>
  <w:num w:numId="21">
    <w:abstractNumId w:val="19"/>
  </w:num>
  <w:num w:numId="22">
    <w:abstractNumId w:val="20"/>
  </w:num>
  <w:num w:numId="23">
    <w:abstractNumId w:val="21"/>
  </w:num>
  <w:num w:numId="24">
    <w:abstractNumId w:val="22"/>
  </w:num>
  <w:num w:numId="25">
    <w:abstractNumId w:val="23"/>
  </w:num>
  <w:num w:numId="26">
    <w:abstractNumId w:val="2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HAYATI">
    <w15:presenceInfo w15:providerId="AD" w15:userId="S-1-5-21-1426287905-1730833988-3196665247-46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ValidateAgainstSchema/>
  <w:doNotDemarcateInvalidXml/>
  <w:footnotePr>
    <w:pos w:val="beneathText"/>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50B"/>
    <w:rsid w:val="00207788"/>
    <w:rsid w:val="0032094D"/>
    <w:rsid w:val="00B1278A"/>
    <w:rsid w:val="00B2050B"/>
    <w:rsid w:val="00C02C81"/>
    <w:rsid w:val="00D10BAF"/>
    <w:rsid w:val="545C2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docId w15:val="{FC335EF0-DB07-4A26-9F4F-5C717345A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heme="minorBidi"/>
        <w:lang w:val="en-US" w:eastAsia="en-US" w:bidi="ar-SA"/>
      </w:rPr>
    </w:rPrDefault>
    <w:pPrDefault/>
  </w:docDefaults>
  <w:latentStyles w:defLockedState="0" w:defUIPriority="0" w:defSemiHidden="0" w:defUnhideWhenUsed="0" w:defQFormat="0" w:count="371">
    <w:lsdException w:name="Normal" w:uiPriority="6"/>
    <w:lsdException w:name="heading 1" w:uiPriority="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List" w:uiPriority="7"/>
    <w:lsdException w:name="Title" w:qFormat="1"/>
    <w:lsdException w:name="Default Paragraph Font" w:semiHidden="1"/>
    <w:lsdException w:name="Body Text" w:uiPriority="7"/>
    <w:lsdException w:name="Subtitle" w:qFormat="1"/>
    <w:lsdException w:name="Hyperlink" w:uiPriority="7"/>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6"/>
    <w:pPr>
      <w:suppressAutoHyphens/>
      <w:spacing w:line="100" w:lineRule="atLeast"/>
    </w:pPr>
    <w:rPr>
      <w:rFonts w:eastAsia="SimSun" w:cs="Times New Roman"/>
      <w:color w:val="000000"/>
      <w:kern w:val="1"/>
      <w:sz w:val="24"/>
      <w:szCs w:val="24"/>
      <w:lang w:eastAsia="hi-IN" w:bidi="hi-IN"/>
    </w:rPr>
  </w:style>
  <w:style w:type="paragraph" w:styleId="Heading1">
    <w:name w:val="heading 1"/>
    <w:basedOn w:val="Heading"/>
    <w:next w:val="Normal"/>
    <w:uiPriority w:val="6"/>
    <w:pPr>
      <w:keepLines/>
      <w:spacing w:after="16" w:line="254" w:lineRule="auto"/>
      <w:ind w:left="10" w:right="3" w:hanging="10"/>
      <w:jc w:val="center"/>
      <w:outlineLvl w:val="0"/>
    </w:pPr>
    <w:rPr>
      <w:rFonts w:ascii="Times New Roman" w:eastAsia="Times New Roman" w:hAnsi="Times New Roman" w:cs="Times New Roman"/>
      <w:b/>
      <w:sz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uiPriority w:val="6"/>
    <w:pPr>
      <w:keepNext/>
      <w:spacing w:before="240" w:after="120"/>
    </w:pPr>
    <w:rPr>
      <w:rFonts w:ascii="Liberation Sans" w:eastAsia="Microsoft YaHei" w:hAnsi="Liberation Sans" w:cs="Lucida Sans"/>
      <w:sz w:val="28"/>
      <w:szCs w:val="28"/>
    </w:rPr>
  </w:style>
  <w:style w:type="paragraph" w:styleId="BodyText">
    <w:name w:val="Body Text"/>
    <w:basedOn w:val="Normal"/>
    <w:uiPriority w:val="7"/>
    <w:pPr>
      <w:spacing w:after="140" w:line="288" w:lineRule="auto"/>
    </w:pPr>
  </w:style>
  <w:style w:type="paragraph" w:styleId="CommentText">
    <w:name w:val="annotation text"/>
    <w:basedOn w:val="Normal"/>
  </w:style>
  <w:style w:type="character" w:styleId="Hyperlink">
    <w:name w:val="Hyperlink"/>
    <w:uiPriority w:val="7"/>
    <w:rPr>
      <w:color w:val="000080"/>
      <w:u w:val="single"/>
    </w:rPr>
  </w:style>
  <w:style w:type="paragraph" w:styleId="List">
    <w:name w:val="List"/>
    <w:basedOn w:val="BodyText"/>
    <w:uiPriority w:val="7"/>
    <w:rPr>
      <w:rFonts w:cs="Lucida Sans"/>
    </w:rPr>
  </w:style>
  <w:style w:type="character" w:customStyle="1" w:styleId="ListLabel5">
    <w:name w:val="ListLabel 5"/>
    <w:uiPriority w:val="7"/>
    <w:rPr>
      <w:rFonts w:eastAsia="MS Mincho" w:cs="Times New Roman"/>
    </w:rPr>
  </w:style>
  <w:style w:type="character" w:customStyle="1" w:styleId="ListLabel3">
    <w:name w:val="ListLabel 3"/>
    <w:uiPriority w:val="7"/>
    <w:rPr>
      <w:rFonts w:cs="Courier New"/>
    </w:rPr>
  </w:style>
  <w:style w:type="character" w:customStyle="1" w:styleId="DefaultParagraphFont1">
    <w:name w:val="Default Paragraph Font1"/>
    <w:uiPriority w:val="6"/>
  </w:style>
  <w:style w:type="character" w:customStyle="1" w:styleId="jlqj4b">
    <w:name w:val="jlqj4b"/>
    <w:basedOn w:val="DefaultParagraphFont1"/>
    <w:uiPriority w:val="7"/>
  </w:style>
  <w:style w:type="character" w:customStyle="1" w:styleId="ListLabel4">
    <w:name w:val="ListLabel 4"/>
    <w:uiPriority w:val="7"/>
  </w:style>
  <w:style w:type="character" w:customStyle="1" w:styleId="ListLabel2">
    <w:name w:val="ListLabel 2"/>
    <w:uiPriority w:val="7"/>
    <w:rPr>
      <w:rFonts w:cs="Times New Roman"/>
    </w:rPr>
  </w:style>
  <w:style w:type="character" w:customStyle="1" w:styleId="ListLabel6">
    <w:name w:val="ListLabel 6"/>
    <w:uiPriority w:val="7"/>
    <w:rPr>
      <w:color w:val="00000A"/>
    </w:rPr>
  </w:style>
  <w:style w:type="character" w:customStyle="1" w:styleId="ListLabel1">
    <w:name w:val="ListLabel 1"/>
    <w:uiPriority w:val="7"/>
  </w:style>
  <w:style w:type="character" w:customStyle="1" w:styleId="ListLabel7">
    <w:name w:val="ListLabel 7"/>
    <w:uiPriority w:val="7"/>
    <w:rPr>
      <w:rFonts w:eastAsia="Times New Roman" w:cs="Times New Roman"/>
      <w:color w:val="000000"/>
      <w:position w:val="0"/>
      <w:sz w:val="24"/>
      <w:szCs w:val="24"/>
      <w:u w:val="none"/>
      <w:vertAlign w:val="baseline"/>
    </w:rPr>
  </w:style>
  <w:style w:type="paragraph" w:customStyle="1" w:styleId="Caption1">
    <w:name w:val="Caption1"/>
    <w:basedOn w:val="Normal"/>
    <w:uiPriority w:val="7"/>
    <w:pPr>
      <w:suppressLineNumbers/>
      <w:spacing w:before="120" w:after="120"/>
    </w:pPr>
    <w:rPr>
      <w:rFonts w:cs="Lucida Sans"/>
      <w:i/>
      <w:iCs/>
    </w:rPr>
  </w:style>
  <w:style w:type="paragraph" w:customStyle="1" w:styleId="Index">
    <w:name w:val="Index"/>
    <w:basedOn w:val="Normal"/>
    <w:uiPriority w:val="6"/>
    <w:pPr>
      <w:suppressLineNumbers/>
    </w:pPr>
    <w:rPr>
      <w:rFonts w:cs="Lucida Sans"/>
    </w:rPr>
  </w:style>
  <w:style w:type="paragraph" w:customStyle="1" w:styleId="ListParagraph1">
    <w:name w:val="List Paragraph1"/>
    <w:basedOn w:val="Normal"/>
    <w:uiPriority w:val="7"/>
    <w:pPr>
      <w:ind w:left="720"/>
    </w:pPr>
    <w:rPr>
      <w:rFonts w:eastAsia="Arial Unicode MS" w:cs="Mangal"/>
      <w:lang w:val="en-GB"/>
    </w:rPr>
  </w:style>
  <w:style w:type="paragraph" w:customStyle="1" w:styleId="NormalWeb1">
    <w:name w:val="Normal (Web)1"/>
    <w:basedOn w:val="Normal"/>
    <w:uiPriority w:val="7"/>
    <w:pPr>
      <w:spacing w:before="280" w:after="115"/>
    </w:pPr>
    <w:rPr>
      <w:lang w:eastAsia="ar-SA"/>
    </w:rPr>
  </w:style>
  <w:style w:type="paragraph" w:customStyle="1" w:styleId="TableContents">
    <w:name w:val="Table Contents"/>
    <w:basedOn w:val="Normal"/>
    <w:uiPriority w:val="6"/>
    <w:pPr>
      <w:suppressLineNumbers/>
    </w:pPr>
  </w:style>
  <w:style w:type="character" w:styleId="CommentReference">
    <w:name w:val="annotation reference"/>
    <w:basedOn w:val="DefaultParagraphFont"/>
    <w:rPr>
      <w:sz w:val="16"/>
      <w:szCs w:val="16"/>
    </w:rPr>
  </w:style>
  <w:style w:type="paragraph" w:styleId="BalloonText">
    <w:name w:val="Balloon Text"/>
    <w:basedOn w:val="Normal"/>
    <w:link w:val="BalloonTextChar"/>
    <w:rsid w:val="0032094D"/>
    <w:pPr>
      <w:spacing w:line="240" w:lineRule="auto"/>
    </w:pPr>
    <w:rPr>
      <w:rFonts w:ascii="Segoe UI" w:hAnsi="Segoe UI" w:cs="Mangal"/>
      <w:sz w:val="18"/>
      <w:szCs w:val="16"/>
    </w:rPr>
  </w:style>
  <w:style w:type="character" w:customStyle="1" w:styleId="BalloonTextChar">
    <w:name w:val="Balloon Text Char"/>
    <w:basedOn w:val="DefaultParagraphFont"/>
    <w:link w:val="BalloonText"/>
    <w:rsid w:val="0032094D"/>
    <w:rPr>
      <w:rFonts w:ascii="Segoe UI" w:eastAsia="SimSun" w:hAnsi="Segoe UI" w:cs="Mangal"/>
      <w:color w:val="000000"/>
      <w:kern w:val="1"/>
      <w:sz w:val="18"/>
      <w:szCs w:val="16"/>
      <w:lang w:eastAsia="hi-IN" w:bidi="hi-IN"/>
    </w:rPr>
  </w:style>
  <w:style w:type="paragraph" w:styleId="Header">
    <w:name w:val="header"/>
    <w:basedOn w:val="Normal"/>
    <w:link w:val="HeaderChar"/>
    <w:rsid w:val="00207788"/>
    <w:pPr>
      <w:tabs>
        <w:tab w:val="center" w:pos="4680"/>
        <w:tab w:val="right" w:pos="9360"/>
      </w:tabs>
      <w:spacing w:line="240" w:lineRule="auto"/>
    </w:pPr>
    <w:rPr>
      <w:rFonts w:cs="Mangal"/>
      <w:szCs w:val="21"/>
    </w:rPr>
  </w:style>
  <w:style w:type="character" w:customStyle="1" w:styleId="HeaderChar">
    <w:name w:val="Header Char"/>
    <w:basedOn w:val="DefaultParagraphFont"/>
    <w:link w:val="Header"/>
    <w:rsid w:val="00207788"/>
    <w:rPr>
      <w:rFonts w:eastAsia="SimSun" w:cs="Mangal"/>
      <w:color w:val="000000"/>
      <w:kern w:val="1"/>
      <w:sz w:val="24"/>
      <w:szCs w:val="21"/>
      <w:lang w:eastAsia="hi-IN" w:bidi="hi-IN"/>
    </w:rPr>
  </w:style>
  <w:style w:type="paragraph" w:styleId="Footer">
    <w:name w:val="footer"/>
    <w:basedOn w:val="Normal"/>
    <w:link w:val="FooterChar"/>
    <w:uiPriority w:val="99"/>
    <w:rsid w:val="00207788"/>
    <w:pPr>
      <w:tabs>
        <w:tab w:val="center" w:pos="4680"/>
        <w:tab w:val="right" w:pos="9360"/>
      </w:tabs>
      <w:spacing w:line="240" w:lineRule="auto"/>
    </w:pPr>
    <w:rPr>
      <w:rFonts w:cs="Mangal"/>
      <w:szCs w:val="21"/>
    </w:rPr>
  </w:style>
  <w:style w:type="character" w:customStyle="1" w:styleId="FooterChar">
    <w:name w:val="Footer Char"/>
    <w:basedOn w:val="DefaultParagraphFont"/>
    <w:link w:val="Footer"/>
    <w:uiPriority w:val="99"/>
    <w:qFormat/>
    <w:rsid w:val="00207788"/>
    <w:rPr>
      <w:rFonts w:eastAsia="SimSun" w:cs="Mangal"/>
      <w:color w:val="000000"/>
      <w:kern w:val="1"/>
      <w:sz w:val="24"/>
      <w:szCs w:val="21"/>
      <w:lang w:eastAsia="hi-IN" w:bidi="hi-IN"/>
    </w:rPr>
  </w:style>
  <w:style w:type="paragraph" w:customStyle="1" w:styleId="Default">
    <w:name w:val="Default"/>
    <w:qFormat/>
    <w:rsid w:val="00207788"/>
    <w:pPr>
      <w:suppressAutoHyphens/>
    </w:pPr>
    <w:rPr>
      <w:rFonts w:eastAsia="MS Mincho" w:cs="Times New Roman"/>
      <w:color w:val="000000"/>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9</Pages>
  <Words>3060</Words>
  <Characters>17447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095239.william</dc:creator>
  <cp:lastModifiedBy>ROHAYATI</cp:lastModifiedBy>
  <cp:revision>4</cp:revision>
  <cp:lastPrinted>2022-09-19T07:14:00Z</cp:lastPrinted>
  <dcterms:created xsi:type="dcterms:W3CDTF">2023-02-27T05:29:00Z</dcterms:created>
  <dcterms:modified xsi:type="dcterms:W3CDTF">2023-02-28T03:11:00Z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164C32A9EE3A4618BF0AA32D2C405B61</vt:lpwstr>
  </property>
</Properties>
</file>