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DF50"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2AD3C380"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18FFCB43" w14:textId="77777777" w:rsidR="00176442" w:rsidRPr="004F2AF7" w:rsidRDefault="002C51BD" w:rsidP="004F2AF7">
      <w:pPr>
        <w:pStyle w:val="Default"/>
        <w:spacing w:line="276" w:lineRule="auto"/>
        <w:jc w:val="center"/>
        <w:rPr>
          <w:color w:val="000000" w:themeColor="text1"/>
          <w:lang w:val="en-US"/>
        </w:rPr>
      </w:pPr>
      <w:r>
        <w:rPr>
          <w:b/>
          <w:bCs/>
          <w:color w:val="000000" w:themeColor="text1"/>
          <w:lang w:val="en-US"/>
        </w:rPr>
        <w:t>TB. LANGGENG JAYA</w:t>
      </w:r>
    </w:p>
    <w:p w14:paraId="282580F0"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41D0487C"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6E7999F5" w14:textId="353B61B9" w:rsidR="00EE5FB5" w:rsidDel="00A813BD" w:rsidRDefault="00A813BD" w:rsidP="004F2AF7">
      <w:pPr>
        <w:pStyle w:val="Default"/>
        <w:spacing w:line="276" w:lineRule="auto"/>
        <w:jc w:val="center"/>
        <w:rPr>
          <w:del w:id="0" w:author="Rohayati,Rohayati" w:date="2025-03-26T14:18:00Z" w16du:dateUtc="2025-03-26T07:18:00Z"/>
          <w:color w:val="000000" w:themeColor="text1"/>
        </w:rPr>
      </w:pPr>
      <w:bookmarkStart w:id="1" w:name="_Hlk193891157"/>
      <w:ins w:id="2" w:author="Rohayati,Rohayati" w:date="2025-03-26T14:18:00Z">
        <w:r w:rsidRPr="00A813BD">
          <w:rPr>
            <w:color w:val="000000" w:themeColor="text1"/>
          </w:rPr>
          <w:t>SAMIJF/LKM-LA/03-2025/007</w:t>
        </w:r>
      </w:ins>
      <w:del w:id="3" w:author="Rohayati,Rohayati" w:date="2025-03-17T09:35:00Z" w16du:dateUtc="2025-03-17T02:35:00Z">
        <w:r w:rsidR="00EE5FB5" w:rsidRPr="00EE5FB5" w:rsidDel="0086716A">
          <w:rPr>
            <w:color w:val="000000" w:themeColor="text1"/>
          </w:rPr>
          <w:delText>SAMIJF/LKM-LA/03-2024/037</w:delText>
        </w:r>
      </w:del>
    </w:p>
    <w:bookmarkEnd w:id="1"/>
    <w:p w14:paraId="0B7F419F" w14:textId="77777777" w:rsidR="00A813BD" w:rsidRDefault="00A813BD" w:rsidP="004F2AF7">
      <w:pPr>
        <w:pStyle w:val="Default"/>
        <w:spacing w:line="276" w:lineRule="auto"/>
        <w:jc w:val="center"/>
        <w:rPr>
          <w:ins w:id="4" w:author="Rohayati,Rohayati" w:date="2025-03-26T14:18:00Z" w16du:dateUtc="2025-03-26T07:18:00Z"/>
          <w:color w:val="000000" w:themeColor="text1"/>
        </w:rPr>
      </w:pPr>
    </w:p>
    <w:p w14:paraId="4A142ED6" w14:textId="77777777" w:rsidR="00F33B45" w:rsidRPr="004F2AF7" w:rsidRDefault="00F33B45" w:rsidP="004F2AF7">
      <w:pPr>
        <w:pStyle w:val="Default"/>
        <w:spacing w:line="276" w:lineRule="auto"/>
        <w:jc w:val="center"/>
        <w:rPr>
          <w:color w:val="000000" w:themeColor="text1"/>
          <w:lang w:val="en-US"/>
        </w:rPr>
      </w:pPr>
    </w:p>
    <w:p w14:paraId="035591B3" w14:textId="4F4FF7B9"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del w:id="5" w:author="Rohayati,Rohayati" w:date="2025-03-17T09:36:00Z" w16du:dateUtc="2025-03-17T02:36:00Z">
        <w:r w:rsidR="002C51BD" w:rsidDel="0086716A">
          <w:rPr>
            <w:color w:val="000000" w:themeColor="text1"/>
            <w:lang w:val="en-US"/>
          </w:rPr>
          <w:delText>Rabu</w:delText>
        </w:r>
      </w:del>
      <w:ins w:id="6" w:author="Rohayati,Rohayati" w:date="2025-03-17T09:36:00Z" w16du:dateUtc="2025-03-17T02:36:00Z">
        <w:r w:rsidR="0086716A">
          <w:rPr>
            <w:color w:val="000000" w:themeColor="text1"/>
            <w:lang w:val="en-US"/>
          </w:rPr>
          <w:t>Senin</w:t>
        </w:r>
      </w:ins>
      <w:r w:rsidR="002C51BD">
        <w:rPr>
          <w:color w:val="000000" w:themeColor="text1"/>
          <w:lang w:val="en-US"/>
        </w:rPr>
        <w:t xml:space="preserve">, </w:t>
      </w:r>
      <w:proofErr w:type="spellStart"/>
      <w:r w:rsidR="002C51BD">
        <w:rPr>
          <w:color w:val="000000" w:themeColor="text1"/>
          <w:lang w:val="en-US"/>
        </w:rPr>
        <w:t>tanggal</w:t>
      </w:r>
      <w:proofErr w:type="spellEnd"/>
      <w:r w:rsidR="002C51BD">
        <w:rPr>
          <w:color w:val="000000" w:themeColor="text1"/>
          <w:lang w:val="en-US"/>
        </w:rPr>
        <w:t xml:space="preserve"> </w:t>
      </w:r>
      <w:del w:id="7" w:author="Rohayati,Rohayati" w:date="2025-03-17T09:36:00Z" w16du:dateUtc="2025-03-17T02:36:00Z">
        <w:r w:rsidR="002C51BD" w:rsidDel="0086716A">
          <w:rPr>
            <w:color w:val="000000" w:themeColor="text1"/>
            <w:lang w:val="en-US"/>
          </w:rPr>
          <w:delText xml:space="preserve">lima </w:delText>
        </w:r>
      </w:del>
      <w:proofErr w:type="spellStart"/>
      <w:ins w:id="8" w:author="Rohayati,Rohayati" w:date="2025-03-17T09:36:00Z" w16du:dateUtc="2025-03-17T02:36:00Z">
        <w:r w:rsidR="0086716A">
          <w:rPr>
            <w:color w:val="000000" w:themeColor="text1"/>
            <w:lang w:val="en-US"/>
          </w:rPr>
          <w:t>tujuh</w:t>
        </w:r>
        <w:proofErr w:type="spellEnd"/>
        <w:r w:rsidR="0086716A">
          <w:rPr>
            <w:color w:val="000000" w:themeColor="text1"/>
            <w:lang w:val="en-US"/>
          </w:rPr>
          <w:t xml:space="preserve"> </w:t>
        </w:r>
      </w:ins>
      <w:proofErr w:type="spellStart"/>
      <w:r w:rsidR="002C51BD">
        <w:rPr>
          <w:color w:val="000000" w:themeColor="text1"/>
          <w:lang w:val="en-US"/>
        </w:rPr>
        <w:t>belas</w:t>
      </w:r>
      <w:proofErr w:type="spellEnd"/>
      <w:r w:rsidR="002C51BD">
        <w:rPr>
          <w:color w:val="000000" w:themeColor="text1"/>
          <w:lang w:val="en-US"/>
        </w:rPr>
        <w:t xml:space="preserve"> </w:t>
      </w:r>
      <w:proofErr w:type="spellStart"/>
      <w:r w:rsidR="002C51BD">
        <w:rPr>
          <w:color w:val="000000" w:themeColor="text1"/>
          <w:lang w:val="en-US"/>
        </w:rPr>
        <w:t>bulan</w:t>
      </w:r>
      <w:proofErr w:type="spellEnd"/>
      <w:r w:rsidR="002C51BD">
        <w:rPr>
          <w:color w:val="000000" w:themeColor="text1"/>
          <w:lang w:val="en-US"/>
        </w:rPr>
        <w:t xml:space="preserve"> Maret </w:t>
      </w:r>
      <w:proofErr w:type="spellStart"/>
      <w:r w:rsidR="002C51BD">
        <w:rPr>
          <w:color w:val="000000" w:themeColor="text1"/>
          <w:lang w:val="en-US"/>
        </w:rPr>
        <w:t>tahun</w:t>
      </w:r>
      <w:proofErr w:type="spellEnd"/>
      <w:r w:rsidR="002C51BD">
        <w:rPr>
          <w:color w:val="000000" w:themeColor="text1"/>
          <w:lang w:val="en-US"/>
        </w:rPr>
        <w:t xml:space="preserve"> Dua</w:t>
      </w:r>
      <w:r w:rsidR="005659F9">
        <w:rPr>
          <w:color w:val="000000" w:themeColor="text1"/>
          <w:lang w:val="en-US"/>
        </w:rPr>
        <w:t xml:space="preserve"> </w:t>
      </w:r>
      <w:proofErr w:type="spellStart"/>
      <w:r w:rsidR="005659F9">
        <w:rPr>
          <w:color w:val="000000" w:themeColor="text1"/>
          <w:lang w:val="en-US"/>
        </w:rPr>
        <w:t>ribu</w:t>
      </w:r>
      <w:proofErr w:type="spellEnd"/>
      <w:r w:rsidR="005659F9">
        <w:rPr>
          <w:color w:val="000000" w:themeColor="text1"/>
          <w:lang w:val="en-US"/>
        </w:rPr>
        <w:t xml:space="preserve"> dua </w:t>
      </w:r>
      <w:proofErr w:type="spellStart"/>
      <w:r w:rsidR="005659F9">
        <w:rPr>
          <w:color w:val="000000" w:themeColor="text1"/>
          <w:lang w:val="en-US"/>
        </w:rPr>
        <w:t>puluh</w:t>
      </w:r>
      <w:proofErr w:type="spellEnd"/>
      <w:r w:rsidR="005659F9">
        <w:rPr>
          <w:color w:val="000000" w:themeColor="text1"/>
          <w:lang w:val="en-US"/>
        </w:rPr>
        <w:t xml:space="preserve"> </w:t>
      </w:r>
      <w:del w:id="9" w:author="Rohayati,Rohayati" w:date="2025-03-17T09:36:00Z" w16du:dateUtc="2025-03-17T02:36:00Z">
        <w:r w:rsidR="005659F9" w:rsidDel="0086716A">
          <w:rPr>
            <w:color w:val="000000" w:themeColor="text1"/>
            <w:lang w:val="en-US"/>
          </w:rPr>
          <w:delText xml:space="preserve">tiga </w:delText>
        </w:r>
      </w:del>
      <w:ins w:id="10" w:author="Rohayati,Rohayati" w:date="2025-03-17T09:36:00Z" w16du:dateUtc="2025-03-17T02:36:00Z">
        <w:r w:rsidR="0086716A">
          <w:rPr>
            <w:color w:val="000000" w:themeColor="text1"/>
            <w:lang w:val="en-US"/>
          </w:rPr>
          <w:t xml:space="preserve">lima </w:t>
        </w:r>
      </w:ins>
      <w:r w:rsidR="005659F9">
        <w:rPr>
          <w:color w:val="000000" w:themeColor="text1"/>
          <w:lang w:val="en-US"/>
        </w:rPr>
        <w:t>(1</w:t>
      </w:r>
      <w:ins w:id="11" w:author="Rohayati,Rohayati" w:date="2025-03-17T09:36:00Z" w16du:dateUtc="2025-03-17T02:36:00Z">
        <w:r w:rsidR="0086716A">
          <w:rPr>
            <w:color w:val="000000" w:themeColor="text1"/>
            <w:lang w:val="en-US"/>
          </w:rPr>
          <w:t>7</w:t>
        </w:r>
      </w:ins>
      <w:del w:id="12" w:author="Rohayati,Rohayati" w:date="2025-03-17T09:36:00Z" w16du:dateUtc="2025-03-17T02:36:00Z">
        <w:r w:rsidR="005659F9" w:rsidDel="0086716A">
          <w:rPr>
            <w:color w:val="000000" w:themeColor="text1"/>
            <w:lang w:val="en-US"/>
          </w:rPr>
          <w:delText>5</w:delText>
        </w:r>
      </w:del>
      <w:r w:rsidR="005659F9">
        <w:rPr>
          <w:color w:val="000000" w:themeColor="text1"/>
          <w:lang w:val="en-US"/>
        </w:rPr>
        <w:t>-03-202</w:t>
      </w:r>
      <w:ins w:id="13" w:author="Rohayati,Rohayati" w:date="2025-03-17T09:36:00Z" w16du:dateUtc="2025-03-17T02:36:00Z">
        <w:r w:rsidR="0086716A">
          <w:rPr>
            <w:color w:val="000000" w:themeColor="text1"/>
            <w:lang w:val="en-US"/>
          </w:rPr>
          <w:t>5</w:t>
        </w:r>
      </w:ins>
      <w:del w:id="14" w:author="Rohayati,Rohayati" w:date="2025-03-17T09:36:00Z" w16du:dateUtc="2025-03-17T02:36:00Z">
        <w:r w:rsidR="005659F9" w:rsidDel="0086716A">
          <w:rPr>
            <w:color w:val="000000" w:themeColor="text1"/>
            <w:lang w:val="en-US"/>
          </w:rPr>
          <w:delText>4</w:delText>
        </w:r>
      </w:del>
      <w:r w:rsidR="002C51BD">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2C51BD">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04C33E39" w14:textId="77777777" w:rsidR="001A1104" w:rsidRPr="004F2AF7" w:rsidRDefault="001A1104" w:rsidP="004F2AF7">
      <w:pPr>
        <w:pStyle w:val="Default"/>
        <w:spacing w:line="276" w:lineRule="auto"/>
        <w:jc w:val="both"/>
        <w:rPr>
          <w:color w:val="000000" w:themeColor="text1"/>
        </w:rPr>
      </w:pPr>
    </w:p>
    <w:p w14:paraId="5136BB0A" w14:textId="77777777" w:rsidR="001A1104" w:rsidRPr="00EE5FB5"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2C51BD">
        <w:rPr>
          <w:color w:val="000000" w:themeColor="text1"/>
          <w:lang w:val="en-US"/>
        </w:rPr>
        <w:t>MUHAMMAD DARMAJI</w:t>
      </w:r>
    </w:p>
    <w:p w14:paraId="3BB26086" w14:textId="77777777" w:rsidR="001A1104" w:rsidRPr="00EE5FB5"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2C51BD">
        <w:rPr>
          <w:color w:val="000000" w:themeColor="text1"/>
          <w:lang w:val="en-US"/>
        </w:rPr>
        <w:t>Pemilik</w:t>
      </w:r>
      <w:proofErr w:type="spellEnd"/>
      <w:r w:rsidR="002C51BD">
        <w:rPr>
          <w:color w:val="000000" w:themeColor="text1"/>
          <w:lang w:val="en-US"/>
        </w:rPr>
        <w:t xml:space="preserve"> Toko</w:t>
      </w:r>
    </w:p>
    <w:p w14:paraId="452DD21E" w14:textId="77777777" w:rsidR="001A1104" w:rsidRPr="00EE5FB5"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proofErr w:type="spellStart"/>
      <w:r w:rsidR="002C51BD">
        <w:rPr>
          <w:color w:val="000000" w:themeColor="text1"/>
          <w:lang w:val="en-US"/>
        </w:rPr>
        <w:t>Bendowangen</w:t>
      </w:r>
      <w:proofErr w:type="spellEnd"/>
      <w:r w:rsidR="002C51BD">
        <w:rPr>
          <w:color w:val="000000" w:themeColor="text1"/>
          <w:lang w:val="en-US"/>
        </w:rPr>
        <w:t xml:space="preserve"> Rt 03 </w:t>
      </w:r>
      <w:proofErr w:type="spellStart"/>
      <w:r w:rsidR="002C51BD">
        <w:rPr>
          <w:color w:val="000000" w:themeColor="text1"/>
          <w:lang w:val="en-US"/>
        </w:rPr>
        <w:t>Rw</w:t>
      </w:r>
      <w:proofErr w:type="spellEnd"/>
      <w:r w:rsidR="002C51BD">
        <w:rPr>
          <w:color w:val="000000" w:themeColor="text1"/>
          <w:lang w:val="en-US"/>
        </w:rPr>
        <w:t xml:space="preserve"> 01 </w:t>
      </w:r>
      <w:proofErr w:type="spellStart"/>
      <w:r w:rsidR="002C51BD">
        <w:rPr>
          <w:color w:val="000000" w:themeColor="text1"/>
          <w:lang w:val="en-US"/>
        </w:rPr>
        <w:t>Mayong</w:t>
      </w:r>
      <w:proofErr w:type="spellEnd"/>
      <w:r w:rsidR="002C51BD">
        <w:rPr>
          <w:color w:val="000000" w:themeColor="text1"/>
          <w:lang w:val="en-US"/>
        </w:rPr>
        <w:t xml:space="preserve"> Lor, </w:t>
      </w:r>
      <w:proofErr w:type="spellStart"/>
      <w:r w:rsidR="002C51BD">
        <w:rPr>
          <w:color w:val="000000" w:themeColor="text1"/>
          <w:lang w:val="en-US"/>
        </w:rPr>
        <w:t>Mayong</w:t>
      </w:r>
      <w:proofErr w:type="spellEnd"/>
      <w:r w:rsidR="002C51BD">
        <w:rPr>
          <w:color w:val="000000" w:themeColor="text1"/>
          <w:lang w:val="en-US"/>
        </w:rPr>
        <w:t xml:space="preserve">, </w:t>
      </w:r>
      <w:proofErr w:type="spellStart"/>
      <w:r w:rsidR="002C51BD">
        <w:rPr>
          <w:color w:val="000000" w:themeColor="text1"/>
          <w:lang w:val="en-US"/>
        </w:rPr>
        <w:t>Jepara</w:t>
      </w:r>
      <w:proofErr w:type="spellEnd"/>
      <w:r w:rsidR="002C51BD">
        <w:rPr>
          <w:color w:val="000000" w:themeColor="text1"/>
          <w:lang w:val="en-US"/>
        </w:rPr>
        <w:t>, Jawa Tengah.</w:t>
      </w:r>
    </w:p>
    <w:p w14:paraId="09E28FC9"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2C51BD">
        <w:rPr>
          <w:color w:val="000000" w:themeColor="text1"/>
          <w:lang w:val="en-US"/>
        </w:rPr>
        <w:t>TB. LANGGENG JAYA,</w:t>
      </w:r>
      <w:r w:rsidRPr="004F2AF7">
        <w:rPr>
          <w:color w:val="000000" w:themeColor="text1"/>
        </w:rPr>
        <w:t xml:space="preserve"> untuk selanjutnya disebut </w:t>
      </w:r>
      <w:r w:rsidRPr="004F2AF7">
        <w:rPr>
          <w:b/>
          <w:bCs/>
          <w:color w:val="000000" w:themeColor="text1"/>
        </w:rPr>
        <w:t>Pihak Pertama.</w:t>
      </w:r>
    </w:p>
    <w:p w14:paraId="53B2BF0D" w14:textId="77777777" w:rsidR="001A1104" w:rsidRPr="004F2AF7" w:rsidRDefault="001A1104" w:rsidP="004F2AF7">
      <w:pPr>
        <w:pStyle w:val="Default"/>
        <w:spacing w:line="276" w:lineRule="auto"/>
        <w:jc w:val="both"/>
        <w:rPr>
          <w:color w:val="000000" w:themeColor="text1"/>
        </w:rPr>
      </w:pPr>
    </w:p>
    <w:p w14:paraId="0B5835EF" w14:textId="64E91E0C" w:rsidR="001A1104" w:rsidRPr="00EE5FB5"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del w:id="15" w:author="Rohayati,Rohayati" w:date="2025-03-17T09:36:00Z" w16du:dateUtc="2025-03-17T02:36:00Z">
        <w:r w:rsidR="00857E78" w:rsidDel="0086716A">
          <w:rPr>
            <w:color w:val="000000" w:themeColor="text1"/>
            <w:lang w:val="en-US"/>
          </w:rPr>
          <w:delText>Kawasaki Nozomi</w:delText>
        </w:r>
      </w:del>
      <w:ins w:id="16" w:author="Rohayati,Rohayati" w:date="2025-03-17T09:36:00Z" w16du:dateUtc="2025-03-17T02:36:00Z">
        <w:r w:rsidR="0086716A">
          <w:rPr>
            <w:color w:val="000000" w:themeColor="text1"/>
            <w:lang w:val="en-US"/>
          </w:rPr>
          <w:t>Koki Iwamoto</w:t>
        </w:r>
      </w:ins>
    </w:p>
    <w:p w14:paraId="5219CDFE"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857E78">
        <w:rPr>
          <w:color w:val="000000" w:themeColor="text1"/>
          <w:lang w:val="en-US"/>
        </w:rPr>
        <w:t>Presiden</w:t>
      </w:r>
      <w:proofErr w:type="spellEnd"/>
      <w:r w:rsidR="00857E78">
        <w:rPr>
          <w:color w:val="000000" w:themeColor="text1"/>
          <w:lang w:val="en-US"/>
        </w:rPr>
        <w:t xml:space="preserve"> </w:t>
      </w:r>
      <w:r w:rsidRPr="004F2AF7">
        <w:rPr>
          <w:color w:val="000000" w:themeColor="text1"/>
        </w:rPr>
        <w:t>Direktur</w:t>
      </w:r>
    </w:p>
    <w:p w14:paraId="43005DA5"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00154AA7"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4BDD95A0"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0EC1F45F"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41C88813" w14:textId="77777777" w:rsidR="001A0EC8" w:rsidRPr="004F2AF7" w:rsidRDefault="001A0EC8" w:rsidP="004F2AF7">
      <w:pPr>
        <w:pStyle w:val="Default"/>
        <w:spacing w:line="276" w:lineRule="auto"/>
        <w:jc w:val="both"/>
        <w:rPr>
          <w:color w:val="000000" w:themeColor="text1"/>
        </w:rPr>
      </w:pPr>
    </w:p>
    <w:p w14:paraId="45191725"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6E99C2E7" w14:textId="77777777" w:rsidR="000F7A42" w:rsidRPr="004F2AF7" w:rsidRDefault="000F7A42" w:rsidP="004F2AF7">
      <w:pPr>
        <w:pStyle w:val="Default"/>
        <w:spacing w:line="276" w:lineRule="auto"/>
        <w:jc w:val="both"/>
        <w:rPr>
          <w:color w:val="000000" w:themeColor="text1"/>
        </w:rPr>
      </w:pPr>
    </w:p>
    <w:p w14:paraId="1BD6F74E"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20DA27A8" w14:textId="77777777"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2C51BD">
        <w:rPr>
          <w:color w:val="000000" w:themeColor="text1"/>
          <w:lang w:val="en-US"/>
        </w:rPr>
        <w:t xml:space="preserve">Toko </w:t>
      </w:r>
      <w:proofErr w:type="spellStart"/>
      <w:r w:rsidR="002C51BD">
        <w:rPr>
          <w:color w:val="000000" w:themeColor="text1"/>
          <w:lang w:val="en-US"/>
        </w:rPr>
        <w:t>Bangunan</w:t>
      </w:r>
      <w:proofErr w:type="spellEnd"/>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6C3013F9"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0B7B1D4A" w14:textId="77777777" w:rsidR="001A1104" w:rsidRPr="004F2AF7" w:rsidRDefault="001A1104" w:rsidP="004F2AF7">
      <w:pPr>
        <w:pStyle w:val="Default"/>
        <w:spacing w:line="276" w:lineRule="auto"/>
        <w:jc w:val="both"/>
        <w:rPr>
          <w:color w:val="000000" w:themeColor="text1"/>
        </w:rPr>
      </w:pPr>
    </w:p>
    <w:p w14:paraId="0D1F4DAB" w14:textId="77777777"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04F34BED" w14:textId="77777777" w:rsidR="00B674C0" w:rsidRPr="004F2AF7" w:rsidRDefault="00B674C0" w:rsidP="004F2AF7">
      <w:pPr>
        <w:pStyle w:val="Default"/>
        <w:spacing w:line="276" w:lineRule="auto"/>
        <w:jc w:val="both"/>
        <w:rPr>
          <w:b/>
          <w:bCs/>
          <w:color w:val="000000" w:themeColor="text1"/>
        </w:rPr>
      </w:pPr>
    </w:p>
    <w:p w14:paraId="04B47C6C"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14:paraId="1B15ECFD"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333170C4" w14:textId="77777777"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r w:rsidR="002C51BD">
        <w:rPr>
          <w:bCs/>
          <w:iCs/>
          <w:color w:val="000000" w:themeColor="text1"/>
          <w:lang w:val="en-US"/>
        </w:rPr>
        <w:t>Material Maintenance Building</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3458" w:type="pct"/>
        <w:tblInd w:w="738" w:type="dxa"/>
        <w:tblLook w:val="04A0" w:firstRow="1" w:lastRow="0" w:firstColumn="1" w:lastColumn="0" w:noHBand="0" w:noVBand="1"/>
        <w:tblPrChange w:id="17" w:author="Rohayati,Rohayati" w:date="2025-03-26T14:18:00Z" w16du:dateUtc="2025-03-26T07:18:00Z">
          <w:tblPr>
            <w:tblStyle w:val="TableGrid"/>
            <w:tblW w:w="4479" w:type="pct"/>
            <w:tblInd w:w="738" w:type="dxa"/>
            <w:tblLook w:val="04A0" w:firstRow="1" w:lastRow="0" w:firstColumn="1" w:lastColumn="0" w:noHBand="0" w:noVBand="1"/>
          </w:tblPr>
        </w:tblPrChange>
      </w:tblPr>
      <w:tblGrid>
        <w:gridCol w:w="709"/>
        <w:gridCol w:w="1451"/>
        <w:gridCol w:w="2882"/>
        <w:gridCol w:w="1350"/>
        <w:tblGridChange w:id="18">
          <w:tblGrid>
            <w:gridCol w:w="709"/>
            <w:gridCol w:w="1451"/>
            <w:gridCol w:w="2881"/>
            <w:gridCol w:w="1"/>
            <w:gridCol w:w="1350"/>
          </w:tblGrid>
        </w:tblGridChange>
      </w:tblGrid>
      <w:tr w:rsidR="00A813BD" w:rsidRPr="004F2AF7" w14:paraId="4F2CDB09" w14:textId="77777777" w:rsidTr="00A813BD">
        <w:tc>
          <w:tcPr>
            <w:tcW w:w="555" w:type="pct"/>
            <w:tcPrChange w:id="19" w:author="Rohayati,Rohayati" w:date="2025-03-26T14:18:00Z" w16du:dateUtc="2025-03-26T07:18:00Z">
              <w:tcPr>
                <w:tcW w:w="428" w:type="pct"/>
              </w:tcPr>
            </w:tcPrChange>
          </w:tcPr>
          <w:p w14:paraId="0ABFD44A" w14:textId="77777777" w:rsidR="00A813BD" w:rsidRPr="004F2AF7" w:rsidRDefault="00A813BD" w:rsidP="004F2AF7">
            <w:pPr>
              <w:pStyle w:val="Default"/>
              <w:spacing w:line="276" w:lineRule="auto"/>
              <w:ind w:left="426" w:hanging="426"/>
              <w:jc w:val="both"/>
              <w:rPr>
                <w:color w:val="000000" w:themeColor="text1"/>
                <w:lang w:val="en-US"/>
              </w:rPr>
            </w:pPr>
            <w:r w:rsidRPr="004F2AF7">
              <w:rPr>
                <w:color w:val="000000" w:themeColor="text1"/>
                <w:lang w:val="en-US"/>
              </w:rPr>
              <w:t>No.</w:t>
            </w:r>
          </w:p>
        </w:tc>
        <w:tc>
          <w:tcPr>
            <w:tcW w:w="1135" w:type="pct"/>
            <w:tcPrChange w:id="20" w:author="Rohayati,Rohayati" w:date="2025-03-26T14:18:00Z" w16du:dateUtc="2025-03-26T07:18:00Z">
              <w:tcPr>
                <w:tcW w:w="876" w:type="pct"/>
              </w:tcPr>
            </w:tcPrChange>
          </w:tcPr>
          <w:p w14:paraId="7C3FE07D" w14:textId="77777777" w:rsidR="00A813BD" w:rsidRPr="004F2AF7" w:rsidRDefault="00A813BD" w:rsidP="004F2AF7">
            <w:pPr>
              <w:pStyle w:val="Default"/>
              <w:spacing w:line="276" w:lineRule="auto"/>
              <w:ind w:left="426" w:hanging="426"/>
              <w:jc w:val="both"/>
              <w:rPr>
                <w:color w:val="000000" w:themeColor="text1"/>
                <w:lang w:val="en-US"/>
              </w:rPr>
            </w:pPr>
            <w:r w:rsidRPr="004F2AF7">
              <w:rPr>
                <w:color w:val="000000" w:themeColor="text1"/>
                <w:lang w:val="en-US"/>
              </w:rPr>
              <w:t>Barang</w:t>
            </w:r>
          </w:p>
        </w:tc>
        <w:tc>
          <w:tcPr>
            <w:tcW w:w="2254" w:type="pct"/>
            <w:tcPrChange w:id="21" w:author="Rohayati,Rohayati" w:date="2025-03-26T14:18:00Z" w16du:dateUtc="2025-03-26T07:18:00Z">
              <w:tcPr>
                <w:tcW w:w="1740" w:type="pct"/>
              </w:tcPr>
            </w:tcPrChange>
          </w:tcPr>
          <w:p w14:paraId="399411CC" w14:textId="77777777" w:rsidR="00A813BD" w:rsidRPr="004F2AF7" w:rsidRDefault="00A813BD"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Deskripsi</w:t>
            </w:r>
            <w:proofErr w:type="spellEnd"/>
          </w:p>
        </w:tc>
        <w:tc>
          <w:tcPr>
            <w:tcW w:w="1057" w:type="pct"/>
            <w:tcPrChange w:id="22" w:author="Rohayati,Rohayati" w:date="2025-03-26T14:18:00Z" w16du:dateUtc="2025-03-26T07:18:00Z">
              <w:tcPr>
                <w:tcW w:w="816" w:type="pct"/>
                <w:gridSpan w:val="2"/>
              </w:tcPr>
            </w:tcPrChange>
          </w:tcPr>
          <w:p w14:paraId="209BF478" w14:textId="77777777" w:rsidR="00A813BD" w:rsidRPr="004F2AF7" w:rsidRDefault="00A813BD"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Satuan</w:t>
            </w:r>
            <w:proofErr w:type="spellEnd"/>
          </w:p>
        </w:tc>
      </w:tr>
      <w:tr w:rsidR="00A813BD" w:rsidRPr="004F2AF7" w14:paraId="301A7C80" w14:textId="77777777" w:rsidTr="00A813BD">
        <w:tc>
          <w:tcPr>
            <w:tcW w:w="555" w:type="pct"/>
            <w:tcPrChange w:id="23" w:author="Rohayati,Rohayati" w:date="2025-03-26T14:18:00Z" w16du:dateUtc="2025-03-26T07:18:00Z">
              <w:tcPr>
                <w:tcW w:w="428" w:type="pct"/>
              </w:tcPr>
            </w:tcPrChange>
          </w:tcPr>
          <w:p w14:paraId="06DBD0C3" w14:textId="77777777" w:rsidR="00A813BD" w:rsidRPr="004F2AF7" w:rsidRDefault="00A813BD" w:rsidP="004F2AF7">
            <w:pPr>
              <w:pStyle w:val="Default"/>
              <w:spacing w:line="276" w:lineRule="auto"/>
              <w:ind w:left="426" w:hanging="426"/>
              <w:jc w:val="both"/>
              <w:rPr>
                <w:color w:val="000000" w:themeColor="text1"/>
                <w:lang w:val="en-US"/>
              </w:rPr>
            </w:pPr>
            <w:r>
              <w:rPr>
                <w:color w:val="000000" w:themeColor="text1"/>
                <w:lang w:val="en-US"/>
              </w:rPr>
              <w:t>1</w:t>
            </w:r>
          </w:p>
        </w:tc>
        <w:tc>
          <w:tcPr>
            <w:tcW w:w="1135" w:type="pct"/>
            <w:tcPrChange w:id="24" w:author="Rohayati,Rohayati" w:date="2025-03-26T14:18:00Z" w16du:dateUtc="2025-03-26T07:18:00Z">
              <w:tcPr>
                <w:tcW w:w="876" w:type="pct"/>
              </w:tcPr>
            </w:tcPrChange>
          </w:tcPr>
          <w:p w14:paraId="39E47499"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Kran</w:t>
            </w:r>
          </w:p>
        </w:tc>
        <w:tc>
          <w:tcPr>
            <w:tcW w:w="2254" w:type="pct"/>
            <w:tcPrChange w:id="25" w:author="Rohayati,Rohayati" w:date="2025-03-26T14:18:00Z" w16du:dateUtc="2025-03-26T07:18:00Z">
              <w:tcPr>
                <w:tcW w:w="1740" w:type="pct"/>
              </w:tcPr>
            </w:tcPrChange>
          </w:tcPr>
          <w:p w14:paraId="0C59EE6C"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Kran Onda</w:t>
            </w:r>
          </w:p>
        </w:tc>
        <w:tc>
          <w:tcPr>
            <w:tcW w:w="1057" w:type="pct"/>
            <w:tcPrChange w:id="26" w:author="Rohayati,Rohayati" w:date="2025-03-26T14:18:00Z" w16du:dateUtc="2025-03-26T07:18:00Z">
              <w:tcPr>
                <w:tcW w:w="816" w:type="pct"/>
                <w:gridSpan w:val="2"/>
              </w:tcPr>
            </w:tcPrChange>
          </w:tcPr>
          <w:p w14:paraId="67D1AC4C" w14:textId="77777777" w:rsidR="00A813BD" w:rsidRPr="004F2AF7" w:rsidRDefault="00A813BD" w:rsidP="004F2AF7">
            <w:pPr>
              <w:pStyle w:val="Default"/>
              <w:spacing w:line="276" w:lineRule="auto"/>
              <w:ind w:left="426" w:hanging="426"/>
              <w:jc w:val="both"/>
              <w:rPr>
                <w:color w:val="000000" w:themeColor="text1"/>
                <w:lang w:val="en-US"/>
              </w:rPr>
            </w:pPr>
            <w:r>
              <w:rPr>
                <w:color w:val="000000" w:themeColor="text1"/>
                <w:lang w:val="en-US"/>
              </w:rPr>
              <w:t>Pcs</w:t>
            </w:r>
          </w:p>
        </w:tc>
      </w:tr>
      <w:tr w:rsidR="00A813BD" w:rsidRPr="004F2AF7" w14:paraId="1ED3E6C6" w14:textId="77777777" w:rsidTr="00A813BD">
        <w:tc>
          <w:tcPr>
            <w:tcW w:w="555" w:type="pct"/>
            <w:tcPrChange w:id="27" w:author="Rohayati,Rohayati" w:date="2025-03-26T14:18:00Z" w16du:dateUtc="2025-03-26T07:18:00Z">
              <w:tcPr>
                <w:tcW w:w="428" w:type="pct"/>
              </w:tcPr>
            </w:tcPrChange>
          </w:tcPr>
          <w:p w14:paraId="03271624"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2</w:t>
            </w:r>
          </w:p>
        </w:tc>
        <w:tc>
          <w:tcPr>
            <w:tcW w:w="1135" w:type="pct"/>
            <w:tcPrChange w:id="28" w:author="Rohayati,Rohayati" w:date="2025-03-26T14:18:00Z" w16du:dateUtc="2025-03-26T07:18:00Z">
              <w:tcPr>
                <w:tcW w:w="876" w:type="pct"/>
              </w:tcPr>
            </w:tcPrChange>
          </w:tcPr>
          <w:p w14:paraId="0D891C2D"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Cat</w:t>
            </w:r>
          </w:p>
        </w:tc>
        <w:tc>
          <w:tcPr>
            <w:tcW w:w="2254" w:type="pct"/>
            <w:tcPrChange w:id="29" w:author="Rohayati,Rohayati" w:date="2025-03-26T14:18:00Z" w16du:dateUtc="2025-03-26T07:18:00Z">
              <w:tcPr>
                <w:tcW w:w="1740" w:type="pct"/>
              </w:tcPr>
            </w:tcPrChange>
          </w:tcPr>
          <w:p w14:paraId="600AAD8F"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 xml:space="preserve">Cat </w:t>
            </w:r>
            <w:proofErr w:type="spellStart"/>
            <w:r>
              <w:rPr>
                <w:color w:val="000000" w:themeColor="text1"/>
                <w:lang w:val="en-US"/>
              </w:rPr>
              <w:t>Mowilex</w:t>
            </w:r>
            <w:proofErr w:type="spellEnd"/>
          </w:p>
        </w:tc>
        <w:tc>
          <w:tcPr>
            <w:tcW w:w="1057" w:type="pct"/>
            <w:tcPrChange w:id="30" w:author="Rohayati,Rohayati" w:date="2025-03-26T14:18:00Z" w16du:dateUtc="2025-03-26T07:18:00Z">
              <w:tcPr>
                <w:tcW w:w="816" w:type="pct"/>
                <w:gridSpan w:val="2"/>
              </w:tcPr>
            </w:tcPrChange>
          </w:tcPr>
          <w:p w14:paraId="6D5193E0"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Pcs</w:t>
            </w:r>
          </w:p>
        </w:tc>
      </w:tr>
      <w:tr w:rsidR="00A813BD" w:rsidRPr="004F2AF7" w14:paraId="460C7A70" w14:textId="77777777" w:rsidTr="00A813BD">
        <w:tc>
          <w:tcPr>
            <w:tcW w:w="555" w:type="pct"/>
            <w:tcPrChange w:id="31" w:author="Rohayati,Rohayati" w:date="2025-03-26T14:18:00Z" w16du:dateUtc="2025-03-26T07:18:00Z">
              <w:tcPr>
                <w:tcW w:w="428" w:type="pct"/>
              </w:tcPr>
            </w:tcPrChange>
          </w:tcPr>
          <w:p w14:paraId="42490DED"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3</w:t>
            </w:r>
          </w:p>
        </w:tc>
        <w:tc>
          <w:tcPr>
            <w:tcW w:w="1135" w:type="pct"/>
            <w:tcPrChange w:id="32" w:author="Rohayati,Rohayati" w:date="2025-03-26T14:18:00Z" w16du:dateUtc="2025-03-26T07:18:00Z">
              <w:tcPr>
                <w:tcW w:w="876" w:type="pct"/>
              </w:tcPr>
            </w:tcPrChange>
          </w:tcPr>
          <w:p w14:paraId="07A80854"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Kuas</w:t>
            </w:r>
          </w:p>
        </w:tc>
        <w:tc>
          <w:tcPr>
            <w:tcW w:w="2254" w:type="pct"/>
            <w:tcPrChange w:id="33" w:author="Rohayati,Rohayati" w:date="2025-03-26T14:18:00Z" w16du:dateUtc="2025-03-26T07:18:00Z">
              <w:tcPr>
                <w:tcW w:w="1740" w:type="pct"/>
              </w:tcPr>
            </w:tcPrChange>
          </w:tcPr>
          <w:p w14:paraId="54544014"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Kuas 2”</w:t>
            </w:r>
          </w:p>
        </w:tc>
        <w:tc>
          <w:tcPr>
            <w:tcW w:w="1057" w:type="pct"/>
            <w:tcPrChange w:id="34" w:author="Rohayati,Rohayati" w:date="2025-03-26T14:18:00Z" w16du:dateUtc="2025-03-26T07:18:00Z">
              <w:tcPr>
                <w:tcW w:w="816" w:type="pct"/>
                <w:gridSpan w:val="2"/>
              </w:tcPr>
            </w:tcPrChange>
          </w:tcPr>
          <w:p w14:paraId="731016BF"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Pcs</w:t>
            </w:r>
          </w:p>
        </w:tc>
      </w:tr>
      <w:tr w:rsidR="00A813BD" w:rsidRPr="004F2AF7" w14:paraId="558EBEB5" w14:textId="77777777" w:rsidTr="00A813BD">
        <w:tc>
          <w:tcPr>
            <w:tcW w:w="555" w:type="pct"/>
            <w:tcPrChange w:id="35" w:author="Rohayati,Rohayati" w:date="2025-03-26T14:18:00Z" w16du:dateUtc="2025-03-26T07:18:00Z">
              <w:tcPr>
                <w:tcW w:w="428" w:type="pct"/>
              </w:tcPr>
            </w:tcPrChange>
          </w:tcPr>
          <w:p w14:paraId="67C1E790"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4</w:t>
            </w:r>
          </w:p>
        </w:tc>
        <w:tc>
          <w:tcPr>
            <w:tcW w:w="1135" w:type="pct"/>
            <w:tcPrChange w:id="36" w:author="Rohayati,Rohayati" w:date="2025-03-26T14:18:00Z" w16du:dateUtc="2025-03-26T07:18:00Z">
              <w:tcPr>
                <w:tcW w:w="876" w:type="pct"/>
              </w:tcPr>
            </w:tcPrChange>
          </w:tcPr>
          <w:p w14:paraId="14DD6717"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Seal Tape</w:t>
            </w:r>
          </w:p>
        </w:tc>
        <w:tc>
          <w:tcPr>
            <w:tcW w:w="2254" w:type="pct"/>
            <w:tcPrChange w:id="37" w:author="Rohayati,Rohayati" w:date="2025-03-26T14:18:00Z" w16du:dateUtc="2025-03-26T07:18:00Z">
              <w:tcPr>
                <w:tcW w:w="1740" w:type="pct"/>
              </w:tcPr>
            </w:tcPrChange>
          </w:tcPr>
          <w:p w14:paraId="0CC8A6CA"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Seal Tape</w:t>
            </w:r>
          </w:p>
        </w:tc>
        <w:tc>
          <w:tcPr>
            <w:tcW w:w="1057" w:type="pct"/>
            <w:tcPrChange w:id="38" w:author="Rohayati,Rohayati" w:date="2025-03-26T14:18:00Z" w16du:dateUtc="2025-03-26T07:18:00Z">
              <w:tcPr>
                <w:tcW w:w="816" w:type="pct"/>
                <w:gridSpan w:val="2"/>
              </w:tcPr>
            </w:tcPrChange>
          </w:tcPr>
          <w:p w14:paraId="60BDB713" w14:textId="77777777" w:rsidR="00A813BD" w:rsidRPr="00EE5FB5" w:rsidRDefault="00A813BD" w:rsidP="004F2AF7">
            <w:pPr>
              <w:pStyle w:val="Default"/>
              <w:spacing w:line="276" w:lineRule="auto"/>
              <w:ind w:left="426" w:hanging="426"/>
              <w:jc w:val="both"/>
              <w:rPr>
                <w:color w:val="000000" w:themeColor="text1"/>
                <w:lang w:val="en-US"/>
              </w:rPr>
            </w:pPr>
            <w:r>
              <w:rPr>
                <w:color w:val="000000" w:themeColor="text1"/>
                <w:lang w:val="en-US"/>
              </w:rPr>
              <w:t>Pcs</w:t>
            </w:r>
          </w:p>
        </w:tc>
      </w:tr>
    </w:tbl>
    <w:p w14:paraId="603709C8" w14:textId="77777777"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2C51BD">
        <w:rPr>
          <w:lang w:val="en-US"/>
        </w:rPr>
        <w:t>dan</w:t>
      </w:r>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14:paraId="3A7F2A4E" w14:textId="6F14A590" w:rsidR="007D7353" w:rsidRPr="004F2AF7" w:rsidDel="0086716A" w:rsidRDefault="006921BD" w:rsidP="004F2AF7">
      <w:pPr>
        <w:pStyle w:val="Default"/>
        <w:numPr>
          <w:ilvl w:val="0"/>
          <w:numId w:val="22"/>
        </w:numPr>
        <w:spacing w:line="276" w:lineRule="auto"/>
        <w:ind w:left="567" w:hanging="567"/>
        <w:jc w:val="both"/>
        <w:rPr>
          <w:del w:id="39" w:author="Rohayati,Rohayati" w:date="2025-03-17T09:38:00Z" w16du:dateUtc="2025-03-17T02:38:00Z"/>
          <w:color w:val="000000" w:themeColor="text1"/>
        </w:rPr>
      </w:pPr>
      <w:del w:id="40" w:author="Rohayati,Rohayati" w:date="2025-03-17T09:38:00Z" w16du:dateUtc="2025-03-17T02:38:00Z">
        <w:r w:rsidRPr="004F2AF7" w:rsidDel="0086716A">
          <w:rPr>
            <w:color w:val="000000" w:themeColor="text1"/>
          </w:rPr>
          <w:delText>Harga dalam a</w:delText>
        </w:r>
        <w:r w:rsidR="000A4DEB" w:rsidRPr="004F2AF7" w:rsidDel="0086716A">
          <w:rPr>
            <w:color w:val="000000" w:themeColor="text1"/>
          </w:rPr>
          <w:delText>yat</w:delText>
        </w:r>
        <w:r w:rsidRPr="004F2AF7" w:rsidDel="0086716A">
          <w:rPr>
            <w:color w:val="000000" w:themeColor="text1"/>
          </w:rPr>
          <w:delText xml:space="preserve"> </w:delText>
        </w:r>
        <w:r w:rsidR="006257F5" w:rsidRPr="004F2AF7" w:rsidDel="0086716A">
          <w:rPr>
            <w:color w:val="000000" w:themeColor="text1"/>
          </w:rPr>
          <w:delText>(1)</w:delText>
        </w:r>
        <w:r w:rsidR="000A4DEB" w:rsidRPr="004F2AF7" w:rsidDel="0086716A">
          <w:rPr>
            <w:color w:val="000000" w:themeColor="text1"/>
          </w:rPr>
          <w:delText xml:space="preserve"> </w:delText>
        </w:r>
        <w:r w:rsidRPr="004F2AF7" w:rsidDel="0086716A">
          <w:rPr>
            <w:color w:val="000000" w:themeColor="text1"/>
          </w:rPr>
          <w:delText>di</w:delText>
        </w:r>
        <w:r w:rsidR="006257F5" w:rsidRPr="004F2AF7" w:rsidDel="0086716A">
          <w:rPr>
            <w:color w:val="000000" w:themeColor="text1"/>
          </w:rPr>
          <w:delText xml:space="preserve"> </w:delText>
        </w:r>
        <w:r w:rsidRPr="004F2AF7" w:rsidDel="0086716A">
          <w:rPr>
            <w:color w:val="000000" w:themeColor="text1"/>
          </w:rPr>
          <w:delText>atas</w:delText>
        </w:r>
        <w:r w:rsidR="0008012D" w:rsidRPr="004F2AF7" w:rsidDel="0086716A">
          <w:rPr>
            <w:color w:val="000000" w:themeColor="text1"/>
          </w:rPr>
          <w:delText xml:space="preserve"> </w:delText>
        </w:r>
        <w:r w:rsidR="000A4DEB" w:rsidRPr="004F2AF7" w:rsidDel="0086716A">
          <w:rPr>
            <w:color w:val="000000" w:themeColor="text1"/>
          </w:rPr>
          <w:delText>belum</w:delText>
        </w:r>
        <w:r w:rsidRPr="004F2AF7" w:rsidDel="0086716A">
          <w:rPr>
            <w:color w:val="000000" w:themeColor="text1"/>
          </w:rPr>
          <w:delText xml:space="preserve"> termasuk pajak</w:delText>
        </w:r>
        <w:r w:rsidR="00C419A0" w:rsidRPr="004F2AF7" w:rsidDel="0086716A">
          <w:rPr>
            <w:color w:val="000000" w:themeColor="text1"/>
          </w:rPr>
          <w:delText xml:space="preserve"> (PPN), PPN ditanggung </w:delText>
        </w:r>
        <w:r w:rsidR="00C419A0" w:rsidRPr="004F2AF7" w:rsidDel="0086716A">
          <w:rPr>
            <w:b/>
            <w:color w:val="000000" w:themeColor="text1"/>
          </w:rPr>
          <w:delText>Pihak Kedua</w:delText>
        </w:r>
        <w:r w:rsidR="007D7353" w:rsidRPr="004F2AF7" w:rsidDel="0086716A">
          <w:rPr>
            <w:b/>
            <w:color w:val="000000" w:themeColor="text1"/>
          </w:rPr>
          <w:delText>.</w:delText>
        </w:r>
      </w:del>
    </w:p>
    <w:p w14:paraId="3B86B459" w14:textId="24B2788A" w:rsidR="006257F5" w:rsidRPr="008E7BD2" w:rsidDel="0086716A" w:rsidRDefault="006257F5" w:rsidP="004F2AF7">
      <w:pPr>
        <w:pStyle w:val="Default"/>
        <w:numPr>
          <w:ilvl w:val="0"/>
          <w:numId w:val="22"/>
        </w:numPr>
        <w:spacing w:line="276" w:lineRule="auto"/>
        <w:ind w:left="567" w:hanging="567"/>
        <w:jc w:val="both"/>
        <w:rPr>
          <w:del w:id="41" w:author="Rohayati,Rohayati" w:date="2025-03-17T09:38:00Z" w16du:dateUtc="2025-03-17T02:38:00Z"/>
          <w:color w:val="000000" w:themeColor="text1"/>
        </w:rPr>
      </w:pPr>
      <w:del w:id="42" w:author="Rohayati,Rohayati" w:date="2025-03-17T09:38:00Z" w16du:dateUtc="2025-03-17T02:38:00Z">
        <w:r w:rsidRPr="004F2AF7" w:rsidDel="0086716A">
          <w:rPr>
            <w:color w:val="000000" w:themeColor="text1"/>
          </w:rPr>
          <w:delText>Harga dalam ayat (1) di atas berlaku selama waktu perjanjian.</w:delText>
        </w:r>
      </w:del>
    </w:p>
    <w:p w14:paraId="39C19525"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EC55B9">
        <w:rPr>
          <w:color w:val="000000" w:themeColor="text1"/>
          <w:lang w:val="en-US"/>
        </w:rPr>
        <w:t xml:space="preserve"> oleh para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52838BF9" w14:textId="77777777" w:rsidR="00D826E6" w:rsidRPr="004F2AF7" w:rsidRDefault="00D826E6" w:rsidP="004F2AF7">
      <w:pPr>
        <w:pStyle w:val="Default"/>
        <w:spacing w:line="276" w:lineRule="auto"/>
        <w:rPr>
          <w:b/>
          <w:bCs/>
          <w:color w:val="000000" w:themeColor="text1"/>
        </w:rPr>
      </w:pPr>
    </w:p>
    <w:p w14:paraId="1B9DC000"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0DDB9319"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3BA6EA6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0D7BD787"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6308028C"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4556B10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29D1BF78"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6EAB3057"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386A59F7"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630A22FC"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16ECF79D" w14:textId="77777777" w:rsidR="00414AE8" w:rsidRPr="004F2AF7" w:rsidRDefault="00414AE8" w:rsidP="004F2AF7">
      <w:pPr>
        <w:pStyle w:val="Default"/>
        <w:spacing w:line="276" w:lineRule="auto"/>
        <w:jc w:val="center"/>
        <w:rPr>
          <w:b/>
          <w:bCs/>
          <w:color w:val="000000" w:themeColor="text1"/>
        </w:rPr>
      </w:pPr>
    </w:p>
    <w:p w14:paraId="1BE40240"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15371E47"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7E915923"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2915A1A1"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3DE67887"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4DAAA11E"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dan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25F3E014"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17E8337D"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420BFC2E" w14:textId="77777777" w:rsidR="00E16BCC" w:rsidRPr="004F2AF7" w:rsidRDefault="00E16BCC" w:rsidP="004F2AF7">
      <w:pPr>
        <w:pStyle w:val="Default"/>
        <w:spacing w:line="276" w:lineRule="auto"/>
        <w:jc w:val="center"/>
        <w:rPr>
          <w:b/>
          <w:bCs/>
          <w:color w:val="000000" w:themeColor="text1"/>
        </w:rPr>
      </w:pPr>
    </w:p>
    <w:p w14:paraId="60D64C46"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1838F1EC"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5BA5B211"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7EAD0D04"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4FD9404C"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5C848889" w14:textId="77777777" w:rsidR="00A87434" w:rsidRPr="004F2AF7" w:rsidRDefault="00A87434" w:rsidP="004F2AF7">
      <w:pPr>
        <w:pStyle w:val="Default"/>
        <w:spacing w:line="276" w:lineRule="auto"/>
        <w:jc w:val="center"/>
        <w:rPr>
          <w:bCs/>
          <w:color w:val="000000" w:themeColor="text1"/>
        </w:rPr>
      </w:pPr>
    </w:p>
    <w:p w14:paraId="6376E34F"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62FB2AFC"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58ACE4DB"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7BD48131"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226D3AA0" w14:textId="77777777" w:rsidR="00A812BE" w:rsidRPr="002C51BD" w:rsidRDefault="00A812BE" w:rsidP="00EE5FB5">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536ECF7C" w14:textId="77777777" w:rsidR="00EE5FB5" w:rsidRDefault="00EE5FB5" w:rsidP="004F2AF7">
      <w:pPr>
        <w:pStyle w:val="Default"/>
        <w:spacing w:line="276" w:lineRule="auto"/>
        <w:jc w:val="center"/>
        <w:rPr>
          <w:b/>
          <w:bCs/>
          <w:color w:val="auto"/>
        </w:rPr>
      </w:pPr>
    </w:p>
    <w:p w14:paraId="5D1AAD33" w14:textId="77777777" w:rsidR="00A812BE" w:rsidRPr="004F2AF7" w:rsidRDefault="00A812BE" w:rsidP="004F2AF7">
      <w:pPr>
        <w:pStyle w:val="Default"/>
        <w:spacing w:line="276" w:lineRule="auto"/>
        <w:jc w:val="center"/>
        <w:rPr>
          <w:b/>
          <w:bCs/>
          <w:color w:val="auto"/>
        </w:rPr>
      </w:pPr>
      <w:r w:rsidRPr="004F2AF7">
        <w:rPr>
          <w:b/>
          <w:bCs/>
          <w:color w:val="auto"/>
        </w:rPr>
        <w:lastRenderedPageBreak/>
        <w:t xml:space="preserve">Pasal </w:t>
      </w:r>
      <w:r w:rsidR="007A5FEB" w:rsidRPr="004F2AF7">
        <w:rPr>
          <w:b/>
          <w:bCs/>
          <w:color w:val="auto"/>
        </w:rPr>
        <w:t>6</w:t>
      </w:r>
    </w:p>
    <w:p w14:paraId="63735F9B"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5C27B498"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7A480BA6"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2C51BD">
        <w:rPr>
          <w:color w:val="000000" w:themeColor="text1"/>
          <w:lang w:val="en-US"/>
        </w:rPr>
        <w:t>184-00-0354818-5</w:t>
      </w:r>
    </w:p>
    <w:p w14:paraId="38F3D6BE"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2C51BD">
        <w:rPr>
          <w:color w:val="000000" w:themeColor="text1"/>
          <w:lang w:val="en-US"/>
        </w:rPr>
        <w:t xml:space="preserve">Muhammad </w:t>
      </w:r>
      <w:proofErr w:type="spellStart"/>
      <w:r w:rsidR="002C51BD">
        <w:rPr>
          <w:color w:val="000000" w:themeColor="text1"/>
          <w:lang w:val="en-US"/>
        </w:rPr>
        <w:t>Darmaji</w:t>
      </w:r>
      <w:proofErr w:type="spellEnd"/>
    </w:p>
    <w:p w14:paraId="7D81FF2D"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2C51BD">
        <w:rPr>
          <w:color w:val="000000" w:themeColor="text1"/>
          <w:lang w:val="en-US"/>
        </w:rPr>
        <w:t>Bank Mandiri</w:t>
      </w:r>
    </w:p>
    <w:p w14:paraId="7F275E79" w14:textId="77777777"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2C51BD">
        <w:rPr>
          <w:color w:val="000000" w:themeColor="text1"/>
          <w:lang w:val="en-US"/>
        </w:rPr>
        <w:t xml:space="preserve">KCP </w:t>
      </w:r>
      <w:proofErr w:type="spellStart"/>
      <w:r w:rsidR="002C51BD">
        <w:rPr>
          <w:color w:val="000000" w:themeColor="text1"/>
          <w:lang w:val="en-US"/>
        </w:rPr>
        <w:t>Kalinyamatan</w:t>
      </w:r>
      <w:proofErr w:type="spellEnd"/>
      <w:r w:rsidR="002C51BD">
        <w:rPr>
          <w:color w:val="000000" w:themeColor="text1"/>
          <w:lang w:val="en-US"/>
        </w:rPr>
        <w:t xml:space="preserve"> </w:t>
      </w:r>
      <w:proofErr w:type="spellStart"/>
      <w:r w:rsidR="002C51BD">
        <w:rPr>
          <w:color w:val="000000" w:themeColor="text1"/>
          <w:lang w:val="en-US"/>
        </w:rPr>
        <w:t>Jepara</w:t>
      </w:r>
      <w:proofErr w:type="spellEnd"/>
    </w:p>
    <w:p w14:paraId="24605559"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w:t>
      </w:r>
      <w:r w:rsidR="002C51BD">
        <w:rPr>
          <w:color w:val="000000" w:themeColor="text1"/>
          <w:lang w:val="en-US"/>
        </w:rPr>
        <w:t>14</w:t>
      </w:r>
      <w:r w:rsidR="00C4481B" w:rsidRPr="004F2AF7">
        <w:rPr>
          <w:color w:val="000000" w:themeColor="text1"/>
        </w:rPr>
        <w:t xml:space="preserve"> </w:t>
      </w:r>
      <w:r w:rsidR="009644E5" w:rsidRPr="004F2AF7">
        <w:rPr>
          <w:color w:val="000000" w:themeColor="text1"/>
        </w:rPr>
        <w:t>(</w:t>
      </w:r>
      <w:proofErr w:type="spellStart"/>
      <w:r w:rsidR="002C51BD">
        <w:rPr>
          <w:color w:val="000000" w:themeColor="text1"/>
          <w:lang w:val="en-US"/>
        </w:rPr>
        <w:t>empat</w:t>
      </w:r>
      <w:proofErr w:type="spellEnd"/>
      <w:r w:rsidR="002C51BD">
        <w:rPr>
          <w:color w:val="000000" w:themeColor="text1"/>
          <w:lang w:val="en-US"/>
        </w:rPr>
        <w:t xml:space="preserve"> </w:t>
      </w:r>
      <w:proofErr w:type="spellStart"/>
      <w:r w:rsidR="002C51BD">
        <w:rPr>
          <w:color w:val="000000" w:themeColor="text1"/>
          <w:lang w:val="en-US"/>
        </w:rPr>
        <w:t>belas</w:t>
      </w:r>
      <w:proofErr w:type="spellEnd"/>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1EB707E2"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6EB626B1" w14:textId="77777777" w:rsidR="00E16BCC" w:rsidRPr="004F2AF7" w:rsidRDefault="00E16BCC" w:rsidP="004F2AF7">
      <w:pPr>
        <w:pStyle w:val="Default"/>
        <w:spacing w:line="276" w:lineRule="auto"/>
        <w:jc w:val="center"/>
        <w:rPr>
          <w:b/>
          <w:bCs/>
          <w:color w:val="000000" w:themeColor="text1"/>
        </w:rPr>
      </w:pPr>
    </w:p>
    <w:p w14:paraId="5CF739F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13781865"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014C95BD" w14:textId="2FDB98C9" w:rsidR="00116A55" w:rsidRPr="0086716A" w:rsidRDefault="00116A55" w:rsidP="004F2AF7">
      <w:pPr>
        <w:pStyle w:val="ListParagraph"/>
        <w:numPr>
          <w:ilvl w:val="0"/>
          <w:numId w:val="23"/>
        </w:numPr>
        <w:spacing w:line="276" w:lineRule="auto"/>
        <w:ind w:left="567" w:hanging="567"/>
        <w:jc w:val="both"/>
        <w:rPr>
          <w:ins w:id="43" w:author="Rohayati,Rohayati" w:date="2025-03-17T09:40:00Z" w16du:dateUtc="2025-03-17T02:40:00Z"/>
          <w:rFonts w:eastAsiaTheme="minorEastAsia" w:cs="Times New Roman"/>
          <w:color w:val="000000"/>
          <w:kern w:val="0"/>
          <w:lang w:val="id-ID" w:eastAsia="id-ID" w:bidi="ar-SA"/>
          <w:rPrChange w:id="44" w:author="Rohayati,Rohayati" w:date="2025-03-17T09:40:00Z" w16du:dateUtc="2025-03-17T02:40:00Z">
            <w:rPr>
              <w:ins w:id="45" w:author="Rohayati,Rohayati" w:date="2025-03-17T09:40:00Z" w16du:dateUtc="2025-03-17T02:40:00Z"/>
              <w:rFonts w:eastAsiaTheme="minorEastAsia" w:cs="Times New Roman"/>
              <w:color w:val="000000"/>
              <w:kern w:val="0"/>
              <w:lang w:val="en-US" w:eastAsia="id-ID" w:bidi="ar-SA"/>
            </w:rPr>
          </w:rPrChange>
        </w:rPr>
      </w:pPr>
      <w:r w:rsidRPr="004F2AF7">
        <w:rPr>
          <w:rFonts w:eastAsiaTheme="minorEastAsia" w:cs="Times New Roman"/>
          <w:color w:val="000000"/>
          <w:kern w:val="0"/>
          <w:lang w:val="id-ID" w:eastAsia="id-ID" w:bidi="ar-SA"/>
        </w:rPr>
        <w:t xml:space="preserve">Perjanjian ini berlaku selama satu (1) tahun sejak tanggal </w:t>
      </w:r>
      <w:r w:rsidR="005659F9">
        <w:rPr>
          <w:rFonts w:eastAsiaTheme="minorEastAsia" w:cs="Times New Roman"/>
          <w:color w:val="000000"/>
          <w:kern w:val="0"/>
          <w:lang w:val="en-US" w:eastAsia="id-ID" w:bidi="ar-SA"/>
        </w:rPr>
        <w:t>1</w:t>
      </w:r>
      <w:ins w:id="46" w:author="Rohayati,Rohayati" w:date="2025-03-17T09:39:00Z" w16du:dateUtc="2025-03-17T02:39:00Z">
        <w:r w:rsidR="0086716A">
          <w:rPr>
            <w:rFonts w:eastAsiaTheme="minorEastAsia" w:cs="Times New Roman"/>
            <w:color w:val="000000"/>
            <w:kern w:val="0"/>
            <w:lang w:val="en-US" w:eastAsia="id-ID" w:bidi="ar-SA"/>
          </w:rPr>
          <w:t>7</w:t>
        </w:r>
      </w:ins>
      <w:del w:id="47" w:author="Rohayati,Rohayati" w:date="2025-03-17T09:39:00Z" w16du:dateUtc="2025-03-17T02:39:00Z">
        <w:r w:rsidR="005659F9" w:rsidDel="0086716A">
          <w:rPr>
            <w:rFonts w:eastAsiaTheme="minorEastAsia" w:cs="Times New Roman"/>
            <w:color w:val="000000"/>
            <w:kern w:val="0"/>
            <w:lang w:val="en-US" w:eastAsia="id-ID" w:bidi="ar-SA"/>
          </w:rPr>
          <w:delText>5</w:delText>
        </w:r>
      </w:del>
      <w:r w:rsidR="005659F9">
        <w:rPr>
          <w:rFonts w:eastAsiaTheme="minorEastAsia" w:cs="Times New Roman"/>
          <w:color w:val="000000"/>
          <w:kern w:val="0"/>
          <w:lang w:val="en-US" w:eastAsia="id-ID" w:bidi="ar-SA"/>
        </w:rPr>
        <w:t xml:space="preserve"> Maret 202</w:t>
      </w:r>
      <w:ins w:id="48" w:author="Rohayati,Rohayati" w:date="2025-03-17T09:39:00Z" w16du:dateUtc="2025-03-17T02:39:00Z">
        <w:r w:rsidR="0086716A">
          <w:rPr>
            <w:rFonts w:eastAsiaTheme="minorEastAsia" w:cs="Times New Roman"/>
            <w:color w:val="000000"/>
            <w:kern w:val="0"/>
            <w:lang w:val="en-US" w:eastAsia="id-ID" w:bidi="ar-SA"/>
          </w:rPr>
          <w:t>5</w:t>
        </w:r>
      </w:ins>
      <w:del w:id="49" w:author="Rohayati,Rohayati" w:date="2025-03-17T09:39:00Z" w16du:dateUtc="2025-03-17T02:39:00Z">
        <w:r w:rsidR="005659F9" w:rsidDel="0086716A">
          <w:rPr>
            <w:rFonts w:eastAsiaTheme="minorEastAsia" w:cs="Times New Roman"/>
            <w:color w:val="000000"/>
            <w:kern w:val="0"/>
            <w:lang w:val="en-US" w:eastAsia="id-ID" w:bidi="ar-SA"/>
          </w:rPr>
          <w:delText>4</w:delText>
        </w:r>
      </w:del>
      <w:r w:rsidR="00E16BCC" w:rsidRPr="004F2AF7">
        <w:rPr>
          <w:rFonts w:eastAsiaTheme="minorEastAsia" w:cs="Times New Roman"/>
          <w:color w:val="000000"/>
          <w:kern w:val="0"/>
          <w:lang w:val="id-ID" w:eastAsia="id-ID" w:bidi="ar-SA"/>
        </w:rPr>
        <w:t xml:space="preserve"> sampai dengan tanggal </w:t>
      </w:r>
      <w:r w:rsidR="005659F9">
        <w:rPr>
          <w:rFonts w:eastAsiaTheme="minorEastAsia" w:cs="Times New Roman"/>
          <w:color w:val="000000"/>
          <w:kern w:val="0"/>
          <w:lang w:val="en-US" w:eastAsia="id-ID" w:bidi="ar-SA"/>
        </w:rPr>
        <w:t>1</w:t>
      </w:r>
      <w:ins w:id="50" w:author="Rohayati,Rohayati" w:date="2025-03-17T09:39:00Z" w16du:dateUtc="2025-03-17T02:39:00Z">
        <w:r w:rsidR="0086716A">
          <w:rPr>
            <w:rFonts w:eastAsiaTheme="minorEastAsia" w:cs="Times New Roman"/>
            <w:color w:val="000000"/>
            <w:kern w:val="0"/>
            <w:lang w:val="en-US" w:eastAsia="id-ID" w:bidi="ar-SA"/>
          </w:rPr>
          <w:t>6</w:t>
        </w:r>
      </w:ins>
      <w:del w:id="51" w:author="Rohayati,Rohayati" w:date="2025-03-17T09:39:00Z" w16du:dateUtc="2025-03-17T02:39:00Z">
        <w:r w:rsidR="005659F9" w:rsidDel="0086716A">
          <w:rPr>
            <w:rFonts w:eastAsiaTheme="minorEastAsia" w:cs="Times New Roman"/>
            <w:color w:val="000000"/>
            <w:kern w:val="0"/>
            <w:lang w:val="en-US" w:eastAsia="id-ID" w:bidi="ar-SA"/>
          </w:rPr>
          <w:delText>4</w:delText>
        </w:r>
      </w:del>
      <w:r w:rsidR="005659F9">
        <w:rPr>
          <w:rFonts w:eastAsiaTheme="minorEastAsia" w:cs="Times New Roman"/>
          <w:color w:val="000000"/>
          <w:kern w:val="0"/>
          <w:lang w:val="en-US" w:eastAsia="id-ID" w:bidi="ar-SA"/>
        </w:rPr>
        <w:t xml:space="preserve"> Maret 202</w:t>
      </w:r>
      <w:ins w:id="52" w:author="Rohayati,Rohayati" w:date="2025-03-17T09:39:00Z" w16du:dateUtc="2025-03-17T02:39:00Z">
        <w:r w:rsidR="0086716A">
          <w:rPr>
            <w:rFonts w:eastAsiaTheme="minorEastAsia" w:cs="Times New Roman"/>
            <w:color w:val="000000"/>
            <w:kern w:val="0"/>
            <w:lang w:val="en-US" w:eastAsia="id-ID" w:bidi="ar-SA"/>
          </w:rPr>
          <w:t>6</w:t>
        </w:r>
      </w:ins>
      <w:del w:id="53" w:author="Rohayati,Rohayati" w:date="2025-03-17T09:39:00Z" w16du:dateUtc="2025-03-17T02:39:00Z">
        <w:r w:rsidR="005659F9" w:rsidDel="0086716A">
          <w:rPr>
            <w:rFonts w:eastAsiaTheme="minorEastAsia" w:cs="Times New Roman"/>
            <w:color w:val="000000"/>
            <w:kern w:val="0"/>
            <w:lang w:val="en-US" w:eastAsia="id-ID" w:bidi="ar-SA"/>
          </w:rPr>
          <w:delText>5</w:delText>
        </w:r>
      </w:del>
      <w:r w:rsidR="003B348F">
        <w:rPr>
          <w:rFonts w:eastAsiaTheme="minorEastAsia" w:cs="Times New Roman"/>
          <w:color w:val="000000"/>
          <w:kern w:val="0"/>
          <w:lang w:val="en-US" w:eastAsia="id-ID" w:bidi="ar-SA"/>
        </w:rPr>
        <w:t>.</w:t>
      </w:r>
    </w:p>
    <w:p w14:paraId="5D570177" w14:textId="77777777" w:rsidR="0086716A" w:rsidRPr="004F2AF7" w:rsidDel="0086716A" w:rsidRDefault="0086716A" w:rsidP="004F2AF7">
      <w:pPr>
        <w:pStyle w:val="ListParagraph"/>
        <w:numPr>
          <w:ilvl w:val="0"/>
          <w:numId w:val="23"/>
        </w:numPr>
        <w:spacing w:line="276" w:lineRule="auto"/>
        <w:ind w:left="567" w:hanging="567"/>
        <w:jc w:val="both"/>
        <w:rPr>
          <w:del w:id="54" w:author="Rohayati,Rohayati" w:date="2025-03-17T09:40:00Z" w16du:dateUtc="2025-03-17T02:40:00Z"/>
          <w:rFonts w:eastAsiaTheme="minorEastAsia" w:cs="Times New Roman"/>
          <w:color w:val="000000"/>
          <w:kern w:val="0"/>
          <w:lang w:val="id-ID" w:eastAsia="id-ID" w:bidi="ar-SA"/>
        </w:rPr>
      </w:pPr>
    </w:p>
    <w:p w14:paraId="72192C3A" w14:textId="28CA4740" w:rsidR="00AC58E9" w:rsidDel="0086716A" w:rsidRDefault="0086716A" w:rsidP="0086716A">
      <w:pPr>
        <w:pStyle w:val="ListParagraph"/>
        <w:numPr>
          <w:ilvl w:val="0"/>
          <w:numId w:val="23"/>
        </w:numPr>
        <w:spacing w:line="276" w:lineRule="auto"/>
        <w:ind w:left="567" w:hanging="567"/>
        <w:jc w:val="both"/>
        <w:rPr>
          <w:del w:id="55" w:author="Rohayati,Rohayati" w:date="2025-03-17T09:40:00Z" w16du:dateUtc="2025-03-17T02:40:00Z"/>
          <w:rFonts w:cs="Times New Roman"/>
          <w:color w:val="000000"/>
        </w:rPr>
      </w:pPr>
      <w:proofErr w:type="spellStart"/>
      <w:ins w:id="56" w:author="Rohayati,Rohayati" w:date="2025-03-17T09:40:00Z" w16du:dateUtc="2025-03-17T02:40:00Z">
        <w:r w:rsidRPr="0086716A">
          <w:rPr>
            <w:rFonts w:cs="Times New Roman"/>
            <w:color w:val="000000"/>
            <w:rPrChange w:id="57" w:author="Rohayati,Rohayati" w:date="2025-03-17T09:40:00Z" w16du:dateUtc="2025-03-17T02:40:00Z">
              <w:rPr/>
            </w:rPrChange>
          </w:rPr>
          <w:t>Perjanjian</w:t>
        </w:r>
        <w:proofErr w:type="spellEnd"/>
        <w:r w:rsidRPr="0086716A">
          <w:rPr>
            <w:rFonts w:cs="Times New Roman"/>
            <w:color w:val="000000"/>
            <w:rPrChange w:id="58" w:author="Rohayati,Rohayati" w:date="2025-03-17T09:40:00Z" w16du:dateUtc="2025-03-17T02:40:00Z">
              <w:rPr/>
            </w:rPrChange>
          </w:rPr>
          <w:t xml:space="preserve"> </w:t>
        </w:r>
        <w:proofErr w:type="spellStart"/>
        <w:r w:rsidRPr="0086716A">
          <w:rPr>
            <w:rFonts w:cs="Times New Roman"/>
            <w:color w:val="000000"/>
            <w:rPrChange w:id="59" w:author="Rohayati,Rohayati" w:date="2025-03-17T09:40:00Z" w16du:dateUtc="2025-03-17T02:40:00Z">
              <w:rPr/>
            </w:rPrChange>
          </w:rPr>
          <w:t>ini</w:t>
        </w:r>
        <w:proofErr w:type="spellEnd"/>
        <w:r w:rsidRPr="0086716A">
          <w:rPr>
            <w:rFonts w:cs="Times New Roman"/>
            <w:color w:val="000000"/>
            <w:rPrChange w:id="60" w:author="Rohayati,Rohayati" w:date="2025-03-17T09:40:00Z" w16du:dateUtc="2025-03-17T02:40:00Z">
              <w:rPr/>
            </w:rPrChange>
          </w:rPr>
          <w:t xml:space="preserve"> </w:t>
        </w:r>
        <w:proofErr w:type="spellStart"/>
        <w:r w:rsidRPr="0086716A">
          <w:rPr>
            <w:rFonts w:cs="Times New Roman"/>
            <w:color w:val="000000"/>
            <w:rPrChange w:id="61" w:author="Rohayati,Rohayati" w:date="2025-03-17T09:40:00Z" w16du:dateUtc="2025-03-17T02:40:00Z">
              <w:rPr/>
            </w:rPrChange>
          </w:rPr>
          <w:t>dapat</w:t>
        </w:r>
        <w:proofErr w:type="spellEnd"/>
        <w:r w:rsidRPr="0086716A">
          <w:rPr>
            <w:rFonts w:cs="Times New Roman"/>
            <w:color w:val="000000"/>
            <w:rPrChange w:id="62" w:author="Rohayati,Rohayati" w:date="2025-03-17T09:40:00Z" w16du:dateUtc="2025-03-17T02:40:00Z">
              <w:rPr/>
            </w:rPrChange>
          </w:rPr>
          <w:t xml:space="preserve"> </w:t>
        </w:r>
        <w:proofErr w:type="spellStart"/>
        <w:r w:rsidRPr="0086716A">
          <w:rPr>
            <w:rFonts w:cs="Times New Roman"/>
            <w:color w:val="000000"/>
            <w:rPrChange w:id="63" w:author="Rohayati,Rohayati" w:date="2025-03-17T09:40:00Z" w16du:dateUtc="2025-03-17T02:40:00Z">
              <w:rPr/>
            </w:rPrChange>
          </w:rPr>
          <w:t>diperpanjang</w:t>
        </w:r>
        <w:proofErr w:type="spellEnd"/>
        <w:r w:rsidRPr="0086716A">
          <w:rPr>
            <w:rFonts w:cs="Times New Roman"/>
            <w:color w:val="000000"/>
            <w:rPrChange w:id="64" w:author="Rohayati,Rohayati" w:date="2025-03-17T09:40:00Z" w16du:dateUtc="2025-03-17T02:40:00Z">
              <w:rPr/>
            </w:rPrChange>
          </w:rPr>
          <w:t xml:space="preserve"> </w:t>
        </w:r>
        <w:proofErr w:type="spellStart"/>
        <w:r w:rsidRPr="0086716A">
          <w:rPr>
            <w:rFonts w:cs="Times New Roman"/>
            <w:color w:val="000000"/>
            <w:rPrChange w:id="65" w:author="Rohayati,Rohayati" w:date="2025-03-17T09:40:00Z" w16du:dateUtc="2025-03-17T02:40:00Z">
              <w:rPr/>
            </w:rPrChange>
          </w:rPr>
          <w:t>secara</w:t>
        </w:r>
        <w:proofErr w:type="spellEnd"/>
        <w:r w:rsidRPr="0086716A">
          <w:rPr>
            <w:rFonts w:cs="Times New Roman"/>
            <w:color w:val="000000"/>
            <w:rPrChange w:id="66" w:author="Rohayati,Rohayati" w:date="2025-03-17T09:40:00Z" w16du:dateUtc="2025-03-17T02:40:00Z">
              <w:rPr/>
            </w:rPrChange>
          </w:rPr>
          <w:t xml:space="preserve"> </w:t>
        </w:r>
        <w:proofErr w:type="spellStart"/>
        <w:r w:rsidRPr="0086716A">
          <w:rPr>
            <w:rFonts w:cs="Times New Roman"/>
            <w:color w:val="000000"/>
            <w:rPrChange w:id="67" w:author="Rohayati,Rohayati" w:date="2025-03-17T09:40:00Z" w16du:dateUtc="2025-03-17T02:40:00Z">
              <w:rPr/>
            </w:rPrChange>
          </w:rPr>
          <w:t>otomatis</w:t>
        </w:r>
        <w:proofErr w:type="spellEnd"/>
        <w:r w:rsidRPr="0086716A">
          <w:rPr>
            <w:rFonts w:cs="Times New Roman"/>
            <w:color w:val="000000"/>
            <w:rPrChange w:id="68" w:author="Rohayati,Rohayati" w:date="2025-03-17T09:40:00Z" w16du:dateUtc="2025-03-17T02:40:00Z">
              <w:rPr/>
            </w:rPrChange>
          </w:rPr>
          <w:t xml:space="preserve"> </w:t>
        </w:r>
        <w:proofErr w:type="spellStart"/>
        <w:r w:rsidRPr="0086716A">
          <w:rPr>
            <w:rFonts w:cs="Times New Roman"/>
            <w:color w:val="000000"/>
            <w:rPrChange w:id="69" w:author="Rohayati,Rohayati" w:date="2025-03-17T09:40:00Z" w16du:dateUtc="2025-03-17T02:40:00Z">
              <w:rPr/>
            </w:rPrChange>
          </w:rPr>
          <w:t>untuk</w:t>
        </w:r>
        <w:proofErr w:type="spellEnd"/>
        <w:r w:rsidRPr="0086716A">
          <w:rPr>
            <w:rFonts w:cs="Times New Roman"/>
            <w:color w:val="000000"/>
            <w:rPrChange w:id="70" w:author="Rohayati,Rohayati" w:date="2025-03-17T09:40:00Z" w16du:dateUtc="2025-03-17T02:40:00Z">
              <w:rPr/>
            </w:rPrChange>
          </w:rPr>
          <w:t xml:space="preserve"> </w:t>
        </w:r>
        <w:proofErr w:type="spellStart"/>
        <w:r w:rsidRPr="0086716A">
          <w:rPr>
            <w:rFonts w:cs="Times New Roman"/>
            <w:color w:val="000000"/>
            <w:rPrChange w:id="71" w:author="Rohayati,Rohayati" w:date="2025-03-17T09:40:00Z" w16du:dateUtc="2025-03-17T02:40:00Z">
              <w:rPr/>
            </w:rPrChange>
          </w:rPr>
          <w:t>satu</w:t>
        </w:r>
        <w:proofErr w:type="spellEnd"/>
        <w:r w:rsidRPr="0086716A">
          <w:rPr>
            <w:rFonts w:cs="Times New Roman"/>
            <w:color w:val="000000"/>
            <w:rPrChange w:id="72" w:author="Rohayati,Rohayati" w:date="2025-03-17T09:40:00Z" w16du:dateUtc="2025-03-17T02:40:00Z">
              <w:rPr/>
            </w:rPrChange>
          </w:rPr>
          <w:t xml:space="preserve"> (1) </w:t>
        </w:r>
        <w:proofErr w:type="spellStart"/>
        <w:r w:rsidRPr="0086716A">
          <w:rPr>
            <w:rFonts w:cs="Times New Roman"/>
            <w:color w:val="000000"/>
            <w:rPrChange w:id="73" w:author="Rohayati,Rohayati" w:date="2025-03-17T09:40:00Z" w16du:dateUtc="2025-03-17T02:40:00Z">
              <w:rPr/>
            </w:rPrChange>
          </w:rPr>
          <w:t>tahun</w:t>
        </w:r>
        <w:proofErr w:type="spellEnd"/>
        <w:r w:rsidRPr="0086716A">
          <w:rPr>
            <w:rFonts w:cs="Times New Roman"/>
            <w:color w:val="000000"/>
            <w:rPrChange w:id="74" w:author="Rohayati,Rohayati" w:date="2025-03-17T09:40:00Z" w16du:dateUtc="2025-03-17T02:40:00Z">
              <w:rPr/>
            </w:rPrChange>
          </w:rPr>
          <w:t xml:space="preserve"> </w:t>
        </w:r>
        <w:proofErr w:type="spellStart"/>
        <w:r w:rsidRPr="0086716A">
          <w:rPr>
            <w:rFonts w:cs="Times New Roman"/>
            <w:color w:val="000000"/>
            <w:rPrChange w:id="75" w:author="Rohayati,Rohayati" w:date="2025-03-17T09:40:00Z" w16du:dateUtc="2025-03-17T02:40:00Z">
              <w:rPr/>
            </w:rPrChange>
          </w:rPr>
          <w:t>berikutnya</w:t>
        </w:r>
        <w:proofErr w:type="spellEnd"/>
        <w:r w:rsidRPr="0086716A">
          <w:rPr>
            <w:rFonts w:cs="Times New Roman"/>
            <w:color w:val="000000"/>
            <w:rPrChange w:id="76" w:author="Rohayati,Rohayati" w:date="2025-03-17T09:40:00Z" w16du:dateUtc="2025-03-17T02:40:00Z">
              <w:rPr/>
            </w:rPrChange>
          </w:rPr>
          <w:t xml:space="preserve"> </w:t>
        </w:r>
        <w:proofErr w:type="spellStart"/>
        <w:r w:rsidRPr="0086716A">
          <w:rPr>
            <w:rFonts w:cs="Times New Roman"/>
            <w:color w:val="000000"/>
            <w:rPrChange w:id="77" w:author="Rohayati,Rohayati" w:date="2025-03-17T09:40:00Z" w16du:dateUtc="2025-03-17T02:40:00Z">
              <w:rPr/>
            </w:rPrChange>
          </w:rPr>
          <w:t>kecuali</w:t>
        </w:r>
        <w:proofErr w:type="spellEnd"/>
        <w:r w:rsidRPr="0086716A">
          <w:rPr>
            <w:rFonts w:cs="Times New Roman"/>
            <w:color w:val="000000"/>
            <w:rPrChange w:id="78" w:author="Rohayati,Rohayati" w:date="2025-03-17T09:40:00Z" w16du:dateUtc="2025-03-17T02:40:00Z">
              <w:rPr/>
            </w:rPrChange>
          </w:rPr>
          <w:t xml:space="preserve"> </w:t>
        </w:r>
        <w:proofErr w:type="spellStart"/>
        <w:r w:rsidRPr="0086716A">
          <w:rPr>
            <w:rFonts w:cs="Times New Roman"/>
            <w:color w:val="000000"/>
            <w:rPrChange w:id="79" w:author="Rohayati,Rohayati" w:date="2025-03-17T09:40:00Z" w16du:dateUtc="2025-03-17T02:40:00Z">
              <w:rPr/>
            </w:rPrChange>
          </w:rPr>
          <w:t>ada</w:t>
        </w:r>
        <w:proofErr w:type="spellEnd"/>
        <w:r w:rsidRPr="0086716A">
          <w:rPr>
            <w:rFonts w:cs="Times New Roman"/>
            <w:color w:val="000000"/>
            <w:rPrChange w:id="80" w:author="Rohayati,Rohayati" w:date="2025-03-17T09:40:00Z" w16du:dateUtc="2025-03-17T02:40:00Z">
              <w:rPr/>
            </w:rPrChange>
          </w:rPr>
          <w:t xml:space="preserve"> </w:t>
        </w:r>
        <w:proofErr w:type="spellStart"/>
        <w:r w:rsidRPr="0086716A">
          <w:rPr>
            <w:rFonts w:cs="Times New Roman"/>
            <w:color w:val="000000"/>
            <w:rPrChange w:id="81" w:author="Rohayati,Rohayati" w:date="2025-03-17T09:40:00Z" w16du:dateUtc="2025-03-17T02:40:00Z">
              <w:rPr/>
            </w:rPrChange>
          </w:rPr>
          <w:t>pemberitahuan</w:t>
        </w:r>
        <w:proofErr w:type="spellEnd"/>
        <w:r w:rsidRPr="0086716A">
          <w:rPr>
            <w:rFonts w:cs="Times New Roman"/>
            <w:color w:val="000000"/>
            <w:rPrChange w:id="82" w:author="Rohayati,Rohayati" w:date="2025-03-17T09:40:00Z" w16du:dateUtc="2025-03-17T02:40:00Z">
              <w:rPr/>
            </w:rPrChange>
          </w:rPr>
          <w:t xml:space="preserve"> </w:t>
        </w:r>
        <w:proofErr w:type="spellStart"/>
        <w:r w:rsidRPr="0086716A">
          <w:rPr>
            <w:rFonts w:cs="Times New Roman"/>
            <w:color w:val="000000"/>
            <w:rPrChange w:id="83" w:author="Rohayati,Rohayati" w:date="2025-03-17T09:40:00Z" w16du:dateUtc="2025-03-17T02:40:00Z">
              <w:rPr/>
            </w:rPrChange>
          </w:rPr>
          <w:t>dari</w:t>
        </w:r>
        <w:proofErr w:type="spellEnd"/>
        <w:r w:rsidRPr="0086716A">
          <w:rPr>
            <w:rFonts w:cs="Times New Roman"/>
            <w:color w:val="000000"/>
            <w:rPrChange w:id="84" w:author="Rohayati,Rohayati" w:date="2025-03-17T09:40:00Z" w16du:dateUtc="2025-03-17T02:40:00Z">
              <w:rPr/>
            </w:rPrChange>
          </w:rPr>
          <w:t xml:space="preserve"> salah </w:t>
        </w:r>
        <w:proofErr w:type="spellStart"/>
        <w:r w:rsidRPr="0086716A">
          <w:rPr>
            <w:rFonts w:cs="Times New Roman"/>
            <w:color w:val="000000"/>
            <w:rPrChange w:id="85" w:author="Rohayati,Rohayati" w:date="2025-03-17T09:40:00Z" w16du:dateUtc="2025-03-17T02:40:00Z">
              <w:rPr/>
            </w:rPrChange>
          </w:rPr>
          <w:t>satu</w:t>
        </w:r>
        <w:proofErr w:type="spellEnd"/>
        <w:r w:rsidRPr="0086716A">
          <w:rPr>
            <w:rFonts w:cs="Times New Roman"/>
            <w:color w:val="000000"/>
            <w:rPrChange w:id="86" w:author="Rohayati,Rohayati" w:date="2025-03-17T09:40:00Z" w16du:dateUtc="2025-03-17T02:40:00Z">
              <w:rPr/>
            </w:rPrChange>
          </w:rPr>
          <w:t xml:space="preserve"> </w:t>
        </w:r>
        <w:proofErr w:type="spellStart"/>
        <w:r w:rsidRPr="0086716A">
          <w:rPr>
            <w:rFonts w:cs="Times New Roman"/>
            <w:color w:val="000000"/>
            <w:rPrChange w:id="87" w:author="Rohayati,Rohayati" w:date="2025-03-17T09:40:00Z" w16du:dateUtc="2025-03-17T02:40:00Z">
              <w:rPr/>
            </w:rPrChange>
          </w:rPr>
          <w:t>pihak</w:t>
        </w:r>
        <w:proofErr w:type="spellEnd"/>
        <w:r w:rsidRPr="0086716A">
          <w:rPr>
            <w:rFonts w:cs="Times New Roman"/>
            <w:color w:val="000000"/>
            <w:rPrChange w:id="88" w:author="Rohayati,Rohayati" w:date="2025-03-17T09:40:00Z" w16du:dateUtc="2025-03-17T02:40:00Z">
              <w:rPr/>
            </w:rPrChange>
          </w:rPr>
          <w:t xml:space="preserve"> </w:t>
        </w:r>
        <w:proofErr w:type="spellStart"/>
        <w:r w:rsidRPr="0086716A">
          <w:rPr>
            <w:rFonts w:cs="Times New Roman"/>
            <w:color w:val="000000"/>
            <w:rPrChange w:id="89" w:author="Rohayati,Rohayati" w:date="2025-03-17T09:40:00Z" w16du:dateUtc="2025-03-17T02:40:00Z">
              <w:rPr/>
            </w:rPrChange>
          </w:rPr>
          <w:t>secara</w:t>
        </w:r>
        <w:proofErr w:type="spellEnd"/>
        <w:r w:rsidRPr="0086716A">
          <w:rPr>
            <w:rFonts w:cs="Times New Roman"/>
            <w:color w:val="000000"/>
            <w:rPrChange w:id="90" w:author="Rohayati,Rohayati" w:date="2025-03-17T09:40:00Z" w16du:dateUtc="2025-03-17T02:40:00Z">
              <w:rPr/>
            </w:rPrChange>
          </w:rPr>
          <w:t xml:space="preserve"> </w:t>
        </w:r>
        <w:proofErr w:type="spellStart"/>
        <w:r w:rsidRPr="0086716A">
          <w:rPr>
            <w:rFonts w:cs="Times New Roman"/>
            <w:color w:val="000000"/>
            <w:rPrChange w:id="91" w:author="Rohayati,Rohayati" w:date="2025-03-17T09:40:00Z" w16du:dateUtc="2025-03-17T02:40:00Z">
              <w:rPr/>
            </w:rPrChange>
          </w:rPr>
          <w:t>tertulis</w:t>
        </w:r>
        <w:proofErr w:type="spellEnd"/>
        <w:r w:rsidRPr="0086716A">
          <w:rPr>
            <w:rFonts w:cs="Times New Roman"/>
            <w:color w:val="000000"/>
            <w:rPrChange w:id="92" w:author="Rohayati,Rohayati" w:date="2025-03-17T09:40:00Z" w16du:dateUtc="2025-03-17T02:40:00Z">
              <w:rPr/>
            </w:rPrChange>
          </w:rPr>
          <w:t xml:space="preserve"> </w:t>
        </w:r>
        <w:proofErr w:type="spellStart"/>
        <w:r w:rsidRPr="0086716A">
          <w:rPr>
            <w:rFonts w:cs="Times New Roman"/>
            <w:color w:val="000000"/>
            <w:rPrChange w:id="93" w:author="Rohayati,Rohayati" w:date="2025-03-17T09:40:00Z" w16du:dateUtc="2025-03-17T02:40:00Z">
              <w:rPr/>
            </w:rPrChange>
          </w:rPr>
          <w:t>untuk</w:t>
        </w:r>
        <w:proofErr w:type="spellEnd"/>
        <w:r w:rsidRPr="0086716A">
          <w:rPr>
            <w:rFonts w:cs="Times New Roman"/>
            <w:color w:val="000000"/>
            <w:rPrChange w:id="94" w:author="Rohayati,Rohayati" w:date="2025-03-17T09:40:00Z" w16du:dateUtc="2025-03-17T02:40:00Z">
              <w:rPr/>
            </w:rPrChange>
          </w:rPr>
          <w:t xml:space="preserve"> </w:t>
        </w:r>
        <w:proofErr w:type="spellStart"/>
        <w:r w:rsidRPr="0086716A">
          <w:rPr>
            <w:rFonts w:cs="Times New Roman"/>
            <w:color w:val="000000"/>
            <w:rPrChange w:id="95" w:author="Rohayati,Rohayati" w:date="2025-03-17T09:40:00Z" w16du:dateUtc="2025-03-17T02:40:00Z">
              <w:rPr/>
            </w:rPrChange>
          </w:rPr>
          <w:t>mengakhiri</w:t>
        </w:r>
        <w:proofErr w:type="spellEnd"/>
        <w:r w:rsidRPr="0086716A">
          <w:rPr>
            <w:rFonts w:cs="Times New Roman"/>
            <w:color w:val="000000"/>
            <w:rPrChange w:id="96" w:author="Rohayati,Rohayati" w:date="2025-03-17T09:40:00Z" w16du:dateUtc="2025-03-17T02:40:00Z">
              <w:rPr/>
            </w:rPrChange>
          </w:rPr>
          <w:t xml:space="preserve"> </w:t>
        </w:r>
        <w:proofErr w:type="spellStart"/>
        <w:r w:rsidRPr="0086716A">
          <w:rPr>
            <w:rFonts w:cs="Times New Roman"/>
            <w:color w:val="000000"/>
            <w:rPrChange w:id="97" w:author="Rohayati,Rohayati" w:date="2025-03-17T09:40:00Z" w16du:dateUtc="2025-03-17T02:40:00Z">
              <w:rPr/>
            </w:rPrChange>
          </w:rPr>
          <w:t>atau</w:t>
        </w:r>
        <w:proofErr w:type="spellEnd"/>
        <w:r w:rsidRPr="0086716A">
          <w:rPr>
            <w:rFonts w:cs="Times New Roman"/>
            <w:color w:val="000000"/>
            <w:rPrChange w:id="98" w:author="Rohayati,Rohayati" w:date="2025-03-17T09:40:00Z" w16du:dateUtc="2025-03-17T02:40:00Z">
              <w:rPr/>
            </w:rPrChange>
          </w:rPr>
          <w:t xml:space="preserve"> </w:t>
        </w:r>
        <w:proofErr w:type="spellStart"/>
        <w:r w:rsidRPr="0086716A">
          <w:rPr>
            <w:rFonts w:cs="Times New Roman"/>
            <w:color w:val="000000"/>
            <w:rPrChange w:id="99" w:author="Rohayati,Rohayati" w:date="2025-03-17T09:40:00Z" w16du:dateUtc="2025-03-17T02:40:00Z">
              <w:rPr/>
            </w:rPrChange>
          </w:rPr>
          <w:t>merubah</w:t>
        </w:r>
        <w:proofErr w:type="spellEnd"/>
        <w:r w:rsidRPr="0086716A">
          <w:rPr>
            <w:rFonts w:cs="Times New Roman"/>
            <w:color w:val="000000"/>
            <w:rPrChange w:id="100" w:author="Rohayati,Rohayati" w:date="2025-03-17T09:40:00Z" w16du:dateUtc="2025-03-17T02:40:00Z">
              <w:rPr/>
            </w:rPrChange>
          </w:rPr>
          <w:t xml:space="preserve"> </w:t>
        </w:r>
        <w:proofErr w:type="spellStart"/>
        <w:r w:rsidRPr="0086716A">
          <w:rPr>
            <w:rFonts w:cs="Times New Roman"/>
            <w:color w:val="000000"/>
            <w:rPrChange w:id="101" w:author="Rohayati,Rohayati" w:date="2025-03-17T09:40:00Z" w16du:dateUtc="2025-03-17T02:40:00Z">
              <w:rPr/>
            </w:rPrChange>
          </w:rPr>
          <w:t>perjanjian</w:t>
        </w:r>
        <w:proofErr w:type="spellEnd"/>
        <w:r w:rsidRPr="0086716A">
          <w:rPr>
            <w:rFonts w:cs="Times New Roman"/>
            <w:color w:val="000000"/>
            <w:rPrChange w:id="102" w:author="Rohayati,Rohayati" w:date="2025-03-17T09:40:00Z" w16du:dateUtc="2025-03-17T02:40:00Z">
              <w:rPr/>
            </w:rPrChange>
          </w:rPr>
          <w:t xml:space="preserve">  </w:t>
        </w:r>
        <w:proofErr w:type="spellStart"/>
        <w:r w:rsidRPr="0086716A">
          <w:rPr>
            <w:rFonts w:cs="Times New Roman"/>
            <w:color w:val="000000"/>
            <w:rPrChange w:id="103" w:author="Rohayati,Rohayati" w:date="2025-03-17T09:40:00Z" w16du:dateUtc="2025-03-17T02:40:00Z">
              <w:rPr/>
            </w:rPrChange>
          </w:rPr>
          <w:t>ini</w:t>
        </w:r>
        <w:proofErr w:type="spellEnd"/>
        <w:r w:rsidRPr="0086716A">
          <w:rPr>
            <w:rFonts w:cs="Times New Roman"/>
            <w:color w:val="000000"/>
            <w:rPrChange w:id="104" w:author="Rohayati,Rohayati" w:date="2025-03-17T09:40:00Z" w16du:dateUtc="2025-03-17T02:40:00Z">
              <w:rPr/>
            </w:rPrChange>
          </w:rPr>
          <w:t xml:space="preserve"> 3 (</w:t>
        </w:r>
        <w:proofErr w:type="spellStart"/>
        <w:r w:rsidRPr="0086716A">
          <w:rPr>
            <w:rFonts w:cs="Times New Roman"/>
            <w:color w:val="000000"/>
            <w:rPrChange w:id="105" w:author="Rohayati,Rohayati" w:date="2025-03-17T09:40:00Z" w16du:dateUtc="2025-03-17T02:40:00Z">
              <w:rPr/>
            </w:rPrChange>
          </w:rPr>
          <w:t>tiga</w:t>
        </w:r>
        <w:proofErr w:type="spellEnd"/>
        <w:r w:rsidRPr="0086716A">
          <w:rPr>
            <w:rFonts w:cs="Times New Roman"/>
            <w:color w:val="000000"/>
            <w:rPrChange w:id="106" w:author="Rohayati,Rohayati" w:date="2025-03-17T09:40:00Z" w16du:dateUtc="2025-03-17T02:40:00Z">
              <w:rPr/>
            </w:rPrChange>
          </w:rPr>
          <w:t xml:space="preserve">) </w:t>
        </w:r>
        <w:proofErr w:type="spellStart"/>
        <w:r w:rsidRPr="0086716A">
          <w:rPr>
            <w:rFonts w:cs="Times New Roman"/>
            <w:color w:val="000000"/>
            <w:rPrChange w:id="107" w:author="Rohayati,Rohayati" w:date="2025-03-17T09:40:00Z" w16du:dateUtc="2025-03-17T02:40:00Z">
              <w:rPr/>
            </w:rPrChange>
          </w:rPr>
          <w:t>bulan</w:t>
        </w:r>
        <w:proofErr w:type="spellEnd"/>
        <w:r w:rsidRPr="0086716A">
          <w:rPr>
            <w:rFonts w:cs="Times New Roman"/>
            <w:color w:val="000000"/>
            <w:rPrChange w:id="108" w:author="Rohayati,Rohayati" w:date="2025-03-17T09:40:00Z" w16du:dateUtc="2025-03-17T02:40:00Z">
              <w:rPr/>
            </w:rPrChange>
          </w:rPr>
          <w:t xml:space="preserve"> </w:t>
        </w:r>
        <w:proofErr w:type="spellStart"/>
        <w:r w:rsidRPr="0086716A">
          <w:rPr>
            <w:rFonts w:cs="Times New Roman"/>
            <w:color w:val="000000"/>
            <w:rPrChange w:id="109" w:author="Rohayati,Rohayati" w:date="2025-03-17T09:40:00Z" w16du:dateUtc="2025-03-17T02:40:00Z">
              <w:rPr/>
            </w:rPrChange>
          </w:rPr>
          <w:t>sebelum</w:t>
        </w:r>
        <w:proofErr w:type="spellEnd"/>
        <w:r w:rsidRPr="0086716A">
          <w:rPr>
            <w:rFonts w:cs="Times New Roman"/>
            <w:color w:val="000000"/>
            <w:rPrChange w:id="110" w:author="Rohayati,Rohayati" w:date="2025-03-17T09:40:00Z" w16du:dateUtc="2025-03-17T02:40:00Z">
              <w:rPr/>
            </w:rPrChange>
          </w:rPr>
          <w:t xml:space="preserve"> </w:t>
        </w:r>
        <w:proofErr w:type="spellStart"/>
        <w:r w:rsidRPr="0086716A">
          <w:rPr>
            <w:rFonts w:cs="Times New Roman"/>
            <w:color w:val="000000"/>
            <w:rPrChange w:id="111" w:author="Rohayati,Rohayati" w:date="2025-03-17T09:40:00Z" w16du:dateUtc="2025-03-17T02:40:00Z">
              <w:rPr/>
            </w:rPrChange>
          </w:rPr>
          <w:t>berakhirnya</w:t>
        </w:r>
        <w:proofErr w:type="spellEnd"/>
        <w:r w:rsidRPr="0086716A">
          <w:rPr>
            <w:rFonts w:cs="Times New Roman"/>
            <w:color w:val="000000"/>
            <w:rPrChange w:id="112" w:author="Rohayati,Rohayati" w:date="2025-03-17T09:40:00Z" w16du:dateUtc="2025-03-17T02:40:00Z">
              <w:rPr/>
            </w:rPrChange>
          </w:rPr>
          <w:t xml:space="preserve"> masa 1 (</w:t>
        </w:r>
        <w:proofErr w:type="spellStart"/>
        <w:r w:rsidRPr="0086716A">
          <w:rPr>
            <w:rFonts w:cs="Times New Roman"/>
            <w:color w:val="000000"/>
            <w:rPrChange w:id="113" w:author="Rohayati,Rohayati" w:date="2025-03-17T09:40:00Z" w16du:dateUtc="2025-03-17T02:40:00Z">
              <w:rPr/>
            </w:rPrChange>
          </w:rPr>
          <w:t>satu</w:t>
        </w:r>
        <w:proofErr w:type="spellEnd"/>
        <w:r w:rsidRPr="0086716A">
          <w:rPr>
            <w:rFonts w:cs="Times New Roman"/>
            <w:color w:val="000000"/>
            <w:rPrChange w:id="114" w:author="Rohayati,Rohayati" w:date="2025-03-17T09:40:00Z" w16du:dateUtc="2025-03-17T02:40:00Z">
              <w:rPr/>
            </w:rPrChange>
          </w:rPr>
          <w:t xml:space="preserve">) </w:t>
        </w:r>
        <w:proofErr w:type="spellStart"/>
        <w:r w:rsidRPr="0086716A">
          <w:rPr>
            <w:rFonts w:cs="Times New Roman"/>
            <w:color w:val="000000"/>
            <w:rPrChange w:id="115" w:author="Rohayati,Rohayati" w:date="2025-03-17T09:40:00Z" w16du:dateUtc="2025-03-17T02:40:00Z">
              <w:rPr/>
            </w:rPrChange>
          </w:rPr>
          <w:t>tahun</w:t>
        </w:r>
        <w:proofErr w:type="spellEnd"/>
        <w:r w:rsidRPr="0086716A">
          <w:rPr>
            <w:rFonts w:cs="Times New Roman"/>
            <w:color w:val="000000"/>
            <w:rPrChange w:id="116" w:author="Rohayati,Rohayati" w:date="2025-03-17T09:40:00Z" w16du:dateUtc="2025-03-17T02:40:00Z">
              <w:rPr/>
            </w:rPrChange>
          </w:rPr>
          <w:t xml:space="preserve"> </w:t>
        </w:r>
        <w:proofErr w:type="spellStart"/>
        <w:r w:rsidRPr="0086716A">
          <w:rPr>
            <w:rFonts w:cs="Times New Roman"/>
            <w:color w:val="000000"/>
            <w:rPrChange w:id="117" w:author="Rohayati,Rohayati" w:date="2025-03-17T09:40:00Z" w16du:dateUtc="2025-03-17T02:40:00Z">
              <w:rPr/>
            </w:rPrChange>
          </w:rPr>
          <w:t>Perjanjian</w:t>
        </w:r>
        <w:proofErr w:type="spellEnd"/>
        <w:r w:rsidRPr="0086716A">
          <w:rPr>
            <w:rFonts w:cs="Times New Roman"/>
            <w:color w:val="000000"/>
            <w:rPrChange w:id="118" w:author="Rohayati,Rohayati" w:date="2025-03-17T09:40:00Z" w16du:dateUtc="2025-03-17T02:40:00Z">
              <w:rPr/>
            </w:rPrChange>
          </w:rPr>
          <w:t xml:space="preserve"> </w:t>
        </w:r>
        <w:proofErr w:type="spellStart"/>
        <w:r w:rsidRPr="0086716A">
          <w:rPr>
            <w:rFonts w:cs="Times New Roman"/>
            <w:color w:val="000000"/>
            <w:rPrChange w:id="119" w:author="Rohayati,Rohayati" w:date="2025-03-17T09:40:00Z" w16du:dateUtc="2025-03-17T02:40:00Z">
              <w:rPr/>
            </w:rPrChange>
          </w:rPr>
          <w:t>ini</w:t>
        </w:r>
        <w:proofErr w:type="spellEnd"/>
        <w:r w:rsidRPr="0086716A">
          <w:rPr>
            <w:rFonts w:cs="Times New Roman"/>
            <w:color w:val="000000"/>
            <w:rPrChange w:id="120" w:author="Rohayati,Rohayati" w:date="2025-03-17T09:40:00Z" w16du:dateUtc="2025-03-17T02:40:00Z">
              <w:rPr/>
            </w:rPrChange>
          </w:rPr>
          <w:t xml:space="preserve"> </w:t>
        </w:r>
        <w:proofErr w:type="spellStart"/>
        <w:r w:rsidRPr="0086716A">
          <w:rPr>
            <w:rFonts w:cs="Times New Roman"/>
            <w:color w:val="000000"/>
            <w:rPrChange w:id="121" w:author="Rohayati,Rohayati" w:date="2025-03-17T09:40:00Z" w16du:dateUtc="2025-03-17T02:40:00Z">
              <w:rPr/>
            </w:rPrChange>
          </w:rPr>
          <w:t>atau</w:t>
        </w:r>
        <w:proofErr w:type="spellEnd"/>
        <w:r w:rsidRPr="0086716A">
          <w:rPr>
            <w:rFonts w:cs="Times New Roman"/>
            <w:color w:val="000000"/>
            <w:rPrChange w:id="122" w:author="Rohayati,Rohayati" w:date="2025-03-17T09:40:00Z" w16du:dateUtc="2025-03-17T02:40:00Z">
              <w:rPr/>
            </w:rPrChange>
          </w:rPr>
          <w:t xml:space="preserve"> masa </w:t>
        </w:r>
        <w:proofErr w:type="spellStart"/>
        <w:r w:rsidRPr="0086716A">
          <w:rPr>
            <w:rFonts w:cs="Times New Roman"/>
            <w:color w:val="000000"/>
            <w:rPrChange w:id="123" w:author="Rohayati,Rohayati" w:date="2025-03-17T09:40:00Z" w16du:dateUtc="2025-03-17T02:40:00Z">
              <w:rPr/>
            </w:rPrChange>
          </w:rPr>
          <w:t>perpanjangannya</w:t>
        </w:r>
      </w:ins>
      <w:proofErr w:type="spellEnd"/>
      <w:del w:id="124" w:author="Rohayati,Rohayati" w:date="2025-03-17T09:40:00Z" w16du:dateUtc="2025-03-17T02:40:00Z">
        <w:r w:rsidR="00116A55" w:rsidRPr="0086716A" w:rsidDel="0086716A">
          <w:rPr>
            <w:rFonts w:cs="Times New Roman"/>
            <w:color w:val="000000"/>
            <w:rPrChange w:id="125" w:author="Rohayati,Rohayati" w:date="2025-03-17T09:40:00Z" w16du:dateUtc="2025-03-17T02:40:00Z">
              <w:rPr/>
            </w:rPrChange>
          </w:rPr>
          <w:delText xml:space="preserve">Perjanjian ini dapat </w:delText>
        </w:r>
        <w:r w:rsidR="00E16BCC" w:rsidRPr="0086716A" w:rsidDel="0086716A">
          <w:rPr>
            <w:rFonts w:cs="Times New Roman"/>
            <w:color w:val="000000"/>
            <w:rPrChange w:id="126" w:author="Rohayati,Rohayati" w:date="2025-03-17T09:40:00Z" w16du:dateUtc="2025-03-17T02:40:00Z">
              <w:rPr/>
            </w:rPrChange>
          </w:rPr>
          <w:delText xml:space="preserve">diperpanjang berdasarkan kesepakatan </w:delText>
        </w:r>
        <w:r w:rsidR="00E16BCC" w:rsidRPr="0086716A" w:rsidDel="0086716A">
          <w:rPr>
            <w:rFonts w:cs="Times New Roman"/>
            <w:b/>
            <w:color w:val="000000"/>
            <w:rPrChange w:id="127" w:author="Rohayati,Rohayati" w:date="2025-03-17T09:40:00Z" w16du:dateUtc="2025-03-17T02:40:00Z">
              <w:rPr>
                <w:b/>
              </w:rPr>
            </w:rPrChange>
          </w:rPr>
          <w:delText>Para Pihak</w:delText>
        </w:r>
        <w:r w:rsidR="00E16BCC" w:rsidRPr="0086716A" w:rsidDel="0086716A">
          <w:rPr>
            <w:rFonts w:cs="Times New Roman"/>
            <w:color w:val="000000"/>
            <w:rPrChange w:id="128" w:author="Rohayati,Rohayati" w:date="2025-03-17T09:40:00Z" w16du:dateUtc="2025-03-17T02:40:00Z">
              <w:rPr/>
            </w:rPrChange>
          </w:rPr>
          <w:delText xml:space="preserve"> dengan pemberitahuan tertulis 3 (tiga) bulan sebelum berakhirnya perjanjian</w:delText>
        </w:r>
        <w:r w:rsidR="0084356D" w:rsidRPr="0086716A" w:rsidDel="0086716A">
          <w:rPr>
            <w:rFonts w:cs="Times New Roman"/>
            <w:color w:val="000000"/>
            <w:rPrChange w:id="129" w:author="Rohayati,Rohayati" w:date="2025-03-17T09:40:00Z" w16du:dateUtc="2025-03-17T02:40:00Z">
              <w:rPr/>
            </w:rPrChange>
          </w:rPr>
          <w:delText>.</w:delText>
        </w:r>
      </w:del>
    </w:p>
    <w:p w14:paraId="0458817A" w14:textId="77777777" w:rsidR="0086716A" w:rsidRPr="0086716A" w:rsidRDefault="0086716A" w:rsidP="0086716A">
      <w:pPr>
        <w:pStyle w:val="ListParagraph"/>
        <w:numPr>
          <w:ilvl w:val="0"/>
          <w:numId w:val="23"/>
        </w:numPr>
        <w:spacing w:line="276" w:lineRule="auto"/>
        <w:ind w:left="567" w:hanging="567"/>
        <w:jc w:val="both"/>
        <w:rPr>
          <w:ins w:id="130" w:author="Rohayati,Rohayati" w:date="2025-03-17T09:40:00Z" w16du:dateUtc="2025-03-17T02:40:00Z"/>
          <w:rFonts w:cs="Times New Roman"/>
          <w:color w:val="000000"/>
          <w:rPrChange w:id="131" w:author="Rohayati,Rohayati" w:date="2025-03-17T09:40:00Z" w16du:dateUtc="2025-03-17T02:40:00Z">
            <w:rPr>
              <w:ins w:id="132" w:author="Rohayati,Rohayati" w:date="2025-03-17T09:40:00Z" w16du:dateUtc="2025-03-17T02:40:00Z"/>
              <w:lang w:val="id-ID" w:eastAsia="id-ID" w:bidi="ar-SA"/>
            </w:rPr>
          </w:rPrChange>
        </w:rPr>
      </w:pPr>
    </w:p>
    <w:p w14:paraId="4AC2B298" w14:textId="77777777" w:rsidR="0084356D" w:rsidRPr="004F2AF7" w:rsidRDefault="0084356D">
      <w:pPr>
        <w:pStyle w:val="ListParagraph"/>
        <w:spacing w:line="276" w:lineRule="auto"/>
        <w:ind w:left="567"/>
        <w:jc w:val="both"/>
        <w:pPrChange w:id="133" w:author="Rohayati,Rohayati" w:date="2025-03-17T09:40:00Z" w16du:dateUtc="2025-03-17T02:40:00Z">
          <w:pPr>
            <w:pStyle w:val="ListParagraph"/>
            <w:spacing w:line="276" w:lineRule="auto"/>
            <w:ind w:left="426"/>
            <w:jc w:val="both"/>
          </w:pPr>
        </w:pPrChange>
      </w:pPr>
    </w:p>
    <w:p w14:paraId="2A4A4A76"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7F175127"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3C913F87"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oleh </w:t>
      </w:r>
      <w:r w:rsidRPr="004F2AF7">
        <w:t>force majeure</w:t>
      </w:r>
      <w:r w:rsidRPr="004F2AF7">
        <w:rPr>
          <w:lang w:val="en-US"/>
        </w:rPr>
        <w:t>.</w:t>
      </w:r>
    </w:p>
    <w:p w14:paraId="2B3EE959"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oleh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oleh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oleh </w:t>
      </w:r>
      <w:proofErr w:type="spellStart"/>
      <w:r w:rsidRPr="004F2AF7">
        <w:rPr>
          <w:lang w:val="en-US"/>
        </w:rPr>
        <w:t>pemerintah</w:t>
      </w:r>
      <w:proofErr w:type="spellEnd"/>
      <w:r w:rsidRPr="004F2AF7">
        <w:rPr>
          <w:lang w:val="en-US"/>
        </w:rPr>
        <w:t>.</w:t>
      </w:r>
    </w:p>
    <w:p w14:paraId="278AC3DD"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1188C889"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proofErr w:type="gramStart"/>
      <w:r w:rsidRPr="004F2AF7">
        <w:rPr>
          <w:lang w:val="en-US"/>
        </w:rPr>
        <w:t>menerima</w:t>
      </w:r>
      <w:proofErr w:type="spellEnd"/>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4781DBAD"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5BD5669E"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24CEB562"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29113F5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lastRenderedPageBreak/>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15B835D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56F734C7"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64B099CC"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66090957"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03B82D78"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BB5066C"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7AC42F0E"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534E1369"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754B8F90"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6ECF8125"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299A4FC5"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 xml:space="preserve">pada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1FF2FEA0"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dan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481F1398"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pada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proofErr w:type="gramStart"/>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Rp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6B3F9565"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0153221B"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6D501430"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Hadiah</w:t>
      </w:r>
      <w:r w:rsidR="00745D12" w:rsidRPr="004F2AF7">
        <w:rPr>
          <w:rFonts w:cs="Times New Roman"/>
          <w:b/>
          <w:color w:val="000000" w:themeColor="text1"/>
          <w:lang w:val="id-ID"/>
        </w:rPr>
        <w:t xml:space="preserve"> atau Janji</w:t>
      </w:r>
    </w:p>
    <w:p w14:paraId="34235FFD"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4C26372A"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711F2052"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5227D05D"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C717340"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075F3492"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6A70821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lastRenderedPageBreak/>
        <w:t>Pihak Kedua</w:t>
      </w:r>
      <w:r w:rsidRPr="004F2AF7">
        <w:rPr>
          <w:rFonts w:cs="Times New Roman"/>
          <w:color w:val="000000" w:themeColor="text1"/>
          <w:lang w:val="id-ID"/>
        </w:rPr>
        <w:t xml:space="preserve"> berhak melaporkan kepada pihak yang berwajib. </w:t>
      </w:r>
    </w:p>
    <w:p w14:paraId="793C2111"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12CD9286"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737AD034"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49925D91"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0F1C5520"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CFA711C"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3ED219C3"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1D331879"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4C3E8A23"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164632B0"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1E1358D7" w14:textId="77777777" w:rsidR="00361FDF" w:rsidRPr="004F2AF7" w:rsidRDefault="00361FDF" w:rsidP="004F2AF7">
      <w:pPr>
        <w:pStyle w:val="Default"/>
        <w:spacing w:line="276" w:lineRule="auto"/>
        <w:jc w:val="center"/>
        <w:rPr>
          <w:b/>
          <w:bCs/>
          <w:color w:val="000000" w:themeColor="text1"/>
        </w:rPr>
      </w:pPr>
    </w:p>
    <w:p w14:paraId="6743EDD8"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34086B16"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4200E8E2"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37F3014A" w14:textId="77777777" w:rsidR="0084356D" w:rsidRPr="004F2AF7" w:rsidRDefault="0084356D" w:rsidP="004F2AF7">
      <w:pPr>
        <w:spacing w:after="0"/>
        <w:rPr>
          <w:rFonts w:ascii="Times New Roman" w:hAnsi="Times New Roman" w:cs="Times New Roman"/>
          <w:sz w:val="24"/>
          <w:szCs w:val="24"/>
        </w:rPr>
      </w:pPr>
    </w:p>
    <w:p w14:paraId="00854FE6"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14:paraId="1556E022"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40E126F5"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18A06999"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5CFFD39E"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masing-masing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5D6647B6"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oleh salah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37D9FFDD"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41398698"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56ED4FBB"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6918A2F4"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71306BAA"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dan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r w:rsidRPr="004F2AF7">
        <w:rPr>
          <w:rFonts w:cs="Times New Roman"/>
          <w:color w:val="000000" w:themeColor="text1"/>
        </w:rPr>
        <w:t>akan</w:t>
      </w:r>
      <w:proofErr w:type="spell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dan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699F50B7"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 xml:space="preserve">egala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oleh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1FE87558"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33EA63EC"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001E0CD7" w:rsidRPr="004F2AF7">
        <w:rPr>
          <w:rFonts w:cs="Times New Roman"/>
          <w:color w:val="000000" w:themeColor="text1"/>
        </w:rPr>
        <w:t>akan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dan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42081BFE"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4C26AF26" w14:textId="77777777"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3B348F">
        <w:rPr>
          <w:rFonts w:cs="Times New Roman"/>
          <w:color w:val="000000" w:themeColor="text1"/>
          <w:lang w:val="en-US"/>
        </w:rPr>
        <w:t>TB. LANGGENG JAYA</w:t>
      </w:r>
    </w:p>
    <w:p w14:paraId="031A1069" w14:textId="77777777" w:rsidR="00AB39AE" w:rsidRPr="00EE5FB5" w:rsidRDefault="00EF15BE" w:rsidP="00EE5FB5">
      <w:pPr>
        <w:pStyle w:val="ListParagraph"/>
        <w:ind w:left="567"/>
        <w:rPr>
          <w:lang w:val="en-US"/>
        </w:rPr>
      </w:pPr>
      <w:r w:rsidRPr="004F2AF7">
        <w:rPr>
          <w:rFonts w:cs="Times New Roman"/>
        </w:rPr>
        <w:lastRenderedPageBreak/>
        <w:t xml:space="preserve">Alamat </w:t>
      </w:r>
      <w:r w:rsidRPr="004F2AF7">
        <w:rPr>
          <w:rFonts w:cs="Times New Roman"/>
        </w:rPr>
        <w:tab/>
      </w:r>
      <w:r w:rsidRPr="004F2AF7">
        <w:rPr>
          <w:rFonts w:cs="Times New Roman"/>
        </w:rPr>
        <w:tab/>
        <w:t xml:space="preserve">: </w:t>
      </w:r>
      <w:proofErr w:type="spellStart"/>
      <w:r w:rsidR="003B348F" w:rsidRPr="003B348F">
        <w:rPr>
          <w:lang w:val="en-US"/>
        </w:rPr>
        <w:t>Bendowangen</w:t>
      </w:r>
      <w:proofErr w:type="spellEnd"/>
      <w:r w:rsidR="003B348F" w:rsidRPr="003B348F">
        <w:rPr>
          <w:lang w:val="en-US"/>
        </w:rPr>
        <w:t xml:space="preserve"> Rt 03 </w:t>
      </w:r>
      <w:proofErr w:type="spellStart"/>
      <w:r w:rsidR="003B348F" w:rsidRPr="003B348F">
        <w:rPr>
          <w:lang w:val="en-US"/>
        </w:rPr>
        <w:t>Rw</w:t>
      </w:r>
      <w:proofErr w:type="spellEnd"/>
      <w:r w:rsidR="003B348F" w:rsidRPr="003B348F">
        <w:rPr>
          <w:lang w:val="en-US"/>
        </w:rPr>
        <w:t xml:space="preserve"> 01 </w:t>
      </w:r>
      <w:proofErr w:type="spellStart"/>
      <w:r w:rsidR="003B348F" w:rsidRPr="003B348F">
        <w:rPr>
          <w:lang w:val="en-US"/>
        </w:rPr>
        <w:t>Mayong</w:t>
      </w:r>
      <w:proofErr w:type="spellEnd"/>
      <w:r w:rsidR="003B348F" w:rsidRPr="003B348F">
        <w:rPr>
          <w:lang w:val="en-US"/>
        </w:rPr>
        <w:t xml:space="preserve"> Lor, </w:t>
      </w:r>
      <w:proofErr w:type="spellStart"/>
      <w:r w:rsidR="003B348F" w:rsidRPr="003B348F">
        <w:rPr>
          <w:lang w:val="en-US"/>
        </w:rPr>
        <w:t>Mayong</w:t>
      </w:r>
      <w:proofErr w:type="spellEnd"/>
      <w:r w:rsidR="003B348F" w:rsidRPr="003B348F">
        <w:rPr>
          <w:lang w:val="en-US"/>
        </w:rPr>
        <w:t xml:space="preserve">, </w:t>
      </w:r>
      <w:proofErr w:type="spellStart"/>
      <w:r w:rsidR="003B348F" w:rsidRPr="003B348F">
        <w:rPr>
          <w:lang w:val="en-US"/>
        </w:rPr>
        <w:t>Jepara</w:t>
      </w:r>
      <w:proofErr w:type="spellEnd"/>
      <w:r w:rsidR="003B348F" w:rsidRPr="003B348F">
        <w:rPr>
          <w:lang w:val="en-US"/>
        </w:rPr>
        <w:t>, Jawa Tengah.</w:t>
      </w:r>
    </w:p>
    <w:p w14:paraId="19F44A30" w14:textId="77777777"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3B348F">
        <w:rPr>
          <w:rFonts w:cs="Times New Roman"/>
          <w:color w:val="000000" w:themeColor="text1"/>
          <w:lang w:val="en-US"/>
        </w:rPr>
        <w:t>0812-2826-2000</w:t>
      </w:r>
    </w:p>
    <w:p w14:paraId="4BCED633" w14:textId="77777777"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3B348F">
        <w:rPr>
          <w:rFonts w:cs="Times New Roman"/>
          <w:color w:val="000000" w:themeColor="text1"/>
          <w:lang w:val="en-US"/>
        </w:rPr>
        <w:t>-</w:t>
      </w:r>
    </w:p>
    <w:p w14:paraId="58FC4D4D" w14:textId="77777777"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3B348F">
        <w:rPr>
          <w:rFonts w:cs="Times New Roman"/>
          <w:color w:val="000000" w:themeColor="text1"/>
          <w:lang w:val="en-US"/>
        </w:rPr>
        <w:t xml:space="preserve">Bp. Moh </w:t>
      </w:r>
      <w:proofErr w:type="spellStart"/>
      <w:r w:rsidR="003B348F">
        <w:rPr>
          <w:rFonts w:cs="Times New Roman"/>
          <w:color w:val="000000" w:themeColor="text1"/>
          <w:lang w:val="en-US"/>
        </w:rPr>
        <w:t>Darmaji</w:t>
      </w:r>
      <w:proofErr w:type="spellEnd"/>
    </w:p>
    <w:p w14:paraId="622E5697" w14:textId="77777777" w:rsidR="00EF15BE" w:rsidRPr="004F2AF7" w:rsidRDefault="00EF15BE" w:rsidP="004F2AF7">
      <w:pPr>
        <w:pStyle w:val="ListParagraph"/>
        <w:spacing w:line="276" w:lineRule="auto"/>
        <w:ind w:left="567"/>
        <w:jc w:val="both"/>
        <w:rPr>
          <w:rFonts w:cs="Times New Roman"/>
          <w:color w:val="000000" w:themeColor="text1"/>
        </w:rPr>
      </w:pPr>
    </w:p>
    <w:p w14:paraId="26BCD3F8"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351CA743" w14:textId="77777777" w:rsidR="002952FC" w:rsidRDefault="001E0CD7" w:rsidP="00EE5FB5">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14:paraId="27498AD6" w14:textId="77777777" w:rsidR="001E0CD7" w:rsidRPr="00EE5FB5" w:rsidRDefault="002952FC" w:rsidP="00EE5FB5">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4B5FF0E2" w14:textId="77777777"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3B348F">
        <w:rPr>
          <w:rFonts w:cs="Times New Roman"/>
          <w:color w:val="000000" w:themeColor="text1"/>
        </w:rPr>
        <w:t>0291-7512101</w:t>
      </w:r>
    </w:p>
    <w:p w14:paraId="3AA8F055" w14:textId="77777777" w:rsidR="00EF15BE"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3B348F">
        <w:rPr>
          <w:rFonts w:cs="Times New Roman"/>
          <w:lang w:val="en-US"/>
        </w:rPr>
        <w:t>ga_03@sami-jf.co.id</w:t>
      </w:r>
    </w:p>
    <w:p w14:paraId="7E18CBBC" w14:textId="77777777" w:rsidR="00EF15BE" w:rsidRPr="00EE5FB5"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3B348F">
        <w:rPr>
          <w:rFonts w:cs="Times New Roman"/>
          <w:color w:val="000000" w:themeColor="text1"/>
          <w:lang w:val="en-US"/>
        </w:rPr>
        <w:t>Ibu Aya</w:t>
      </w:r>
    </w:p>
    <w:p w14:paraId="184CE9DA"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59B42217" w14:textId="77777777" w:rsidR="00E0731A" w:rsidRPr="00E0731A" w:rsidRDefault="00E0731A" w:rsidP="00EE5FB5">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14:paraId="6E8CBAA6" w14:textId="77777777" w:rsidR="00E0731A" w:rsidRDefault="00E0731A" w:rsidP="00EE5FB5">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Pr="00E0731A">
        <w:rPr>
          <w:rFonts w:cs="Times New Roman"/>
          <w:color w:val="000000" w:themeColor="text1"/>
        </w:rPr>
        <w:t xml:space="preserve"> </w:t>
      </w:r>
      <w:proofErr w:type="spellStart"/>
      <w:r w:rsidRPr="00E0731A">
        <w:rPr>
          <w:rFonts w:cs="Times New Roman"/>
          <w:color w:val="000000" w:themeColor="text1"/>
        </w:rPr>
        <w:t>berhak</w:t>
      </w:r>
      <w:proofErr w:type="spellEnd"/>
      <w:r w:rsidRPr="00E0731A">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Pr="00E0731A">
        <w:rPr>
          <w:rFonts w:cs="Times New Roman"/>
          <w:color w:val="000000" w:themeColor="text1"/>
        </w:rPr>
        <w:t xml:space="preserve"> </w:t>
      </w:r>
      <w:proofErr w:type="spellStart"/>
      <w:r w:rsidRPr="00E0731A">
        <w:rPr>
          <w:rFonts w:cs="Times New Roman"/>
          <w:color w:val="000000" w:themeColor="text1"/>
        </w:rPr>
        <w:t>pelaksanaan</w:t>
      </w:r>
      <w:proofErr w:type="spellEnd"/>
      <w:r w:rsidRPr="00E0731A">
        <w:rPr>
          <w:rFonts w:cs="Times New Roman"/>
          <w:color w:val="000000" w:themeColor="text1"/>
        </w:rPr>
        <w:t xml:space="preserve"> </w:t>
      </w:r>
      <w:proofErr w:type="spellStart"/>
      <w:r w:rsidRPr="00E0731A">
        <w:rPr>
          <w:rFonts w:cs="Times New Roman"/>
          <w:color w:val="000000" w:themeColor="text1"/>
        </w:rPr>
        <w:t>perjanjian</w:t>
      </w:r>
      <w:proofErr w:type="spellEnd"/>
      <w:r w:rsidRPr="00E0731A">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14:paraId="27E15A88"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0B5AE05C" w14:textId="77777777"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Kitab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Hukum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385DF1CE"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 xml:space="preserve">Hukum yang </w:t>
      </w:r>
      <w:proofErr w:type="spellStart"/>
      <w:r w:rsidRPr="004F2AF7">
        <w:rPr>
          <w:rFonts w:cs="Times New Roman"/>
          <w:color w:val="000000" w:themeColor="text1"/>
        </w:rPr>
        <w:t>berlaku</w:t>
      </w:r>
      <w:proofErr w:type="spellEnd"/>
    </w:p>
    <w:p w14:paraId="07123126"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dan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5FF432F4"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r w:rsidRPr="004F2AF7">
        <w:rPr>
          <w:rFonts w:cs="Times New Roman"/>
          <w:color w:val="000000"/>
        </w:rPr>
        <w:t>akan</w:t>
      </w:r>
      <w:proofErr w:type="spell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oleh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3653A4AA"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41E0E86C"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6C4148D4"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1F93E5CD"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3DE8D577" w14:textId="77777777" w:rsidTr="00C20180">
        <w:trPr>
          <w:trHeight w:val="1483"/>
        </w:trPr>
        <w:tc>
          <w:tcPr>
            <w:tcW w:w="2400" w:type="pct"/>
            <w:vAlign w:val="bottom"/>
          </w:tcPr>
          <w:p w14:paraId="07E3BBD3"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46A932AB" w14:textId="77777777" w:rsidR="007749D3" w:rsidRPr="00EE5FB5" w:rsidRDefault="003B348F"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E5FB5">
              <w:rPr>
                <w:rFonts w:ascii="Times New Roman" w:hAnsi="Times New Roman" w:cs="Times New Roman"/>
                <w:b/>
                <w:color w:val="000000" w:themeColor="text1"/>
                <w:sz w:val="24"/>
                <w:szCs w:val="24"/>
                <w:lang w:val="en-US"/>
              </w:rPr>
              <w:t>TB. LANGGENG JAYA</w:t>
            </w:r>
          </w:p>
          <w:p w14:paraId="6409999E"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F5737E2"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007D21D"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714636D"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4370B9D"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EC556A8"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239A55F5" w14:textId="77777777" w:rsidR="00F33B45" w:rsidRPr="00EE5FB5" w:rsidRDefault="003B348F"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 xml:space="preserve">Muhammad </w:t>
            </w:r>
            <w:proofErr w:type="spellStart"/>
            <w:r>
              <w:rPr>
                <w:rFonts w:ascii="Times New Roman" w:hAnsi="Times New Roman" w:cs="Times New Roman"/>
                <w:b/>
                <w:bCs/>
                <w:color w:val="000000" w:themeColor="text1"/>
                <w:sz w:val="24"/>
                <w:szCs w:val="24"/>
                <w:u w:val="single"/>
                <w:lang w:val="en-US"/>
              </w:rPr>
              <w:t>Darmaji</w:t>
            </w:r>
            <w:proofErr w:type="spellEnd"/>
          </w:p>
          <w:p w14:paraId="72E05345" w14:textId="77777777" w:rsidR="007749D3" w:rsidRPr="004F2AF7" w:rsidRDefault="003B348F"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Pemilik</w:t>
            </w:r>
            <w:proofErr w:type="spellEnd"/>
            <w:r>
              <w:rPr>
                <w:rFonts w:ascii="Times New Roman" w:hAnsi="Times New Roman" w:cs="Times New Roman"/>
                <w:color w:val="000000" w:themeColor="text1"/>
                <w:sz w:val="24"/>
                <w:szCs w:val="24"/>
                <w:lang w:val="en-US"/>
              </w:rPr>
              <w:t xml:space="preserve"> Toko</w:t>
            </w:r>
          </w:p>
        </w:tc>
        <w:tc>
          <w:tcPr>
            <w:tcW w:w="2600" w:type="pct"/>
            <w:vAlign w:val="bottom"/>
          </w:tcPr>
          <w:p w14:paraId="22E771E8"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2409A43B"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20EE21D5"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A94BD45"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72DF88D"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9A5160E"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D4C194F"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B73E00F" w14:textId="6F9A20E8" w:rsidR="007749D3" w:rsidRPr="00EE5FB5" w:rsidRDefault="00857E78"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del w:id="134" w:author="Rohayati,Rohayati" w:date="2025-03-17T09:40:00Z" w16du:dateUtc="2025-03-17T02:40:00Z">
              <w:r w:rsidDel="0086716A">
                <w:rPr>
                  <w:rFonts w:ascii="Times New Roman" w:hAnsi="Times New Roman" w:cs="Times New Roman"/>
                  <w:b/>
                  <w:color w:val="000000" w:themeColor="text1"/>
                  <w:sz w:val="24"/>
                  <w:szCs w:val="24"/>
                  <w:u w:val="single"/>
                  <w:lang w:val="en-US"/>
                </w:rPr>
                <w:delText>Kawasaki Nozomi</w:delText>
              </w:r>
            </w:del>
            <w:ins w:id="135" w:author="Rohayati,Rohayati" w:date="2025-03-17T09:40:00Z" w16du:dateUtc="2025-03-17T02:40:00Z">
              <w:r w:rsidR="0086716A">
                <w:rPr>
                  <w:rFonts w:ascii="Times New Roman" w:hAnsi="Times New Roman" w:cs="Times New Roman"/>
                  <w:b/>
                  <w:color w:val="000000" w:themeColor="text1"/>
                  <w:sz w:val="24"/>
                  <w:szCs w:val="24"/>
                  <w:u w:val="single"/>
                  <w:lang w:val="en-US"/>
                </w:rPr>
                <w:t>Koki Iwamoto</w:t>
              </w:r>
            </w:ins>
          </w:p>
          <w:p w14:paraId="5767A319" w14:textId="51358B66" w:rsidR="007749D3" w:rsidRPr="004F2AF7" w:rsidRDefault="0086716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ins w:id="136" w:author="Rohayati,Rohayati" w:date="2025-03-17T09:40:00Z" w16du:dateUtc="2025-03-17T02:40:00Z">
              <w:r>
                <w:rPr>
                  <w:rFonts w:ascii="Times New Roman" w:hAnsi="Times New Roman" w:cs="Times New Roman"/>
                  <w:color w:val="000000" w:themeColor="text1"/>
                  <w:sz w:val="24"/>
                  <w:szCs w:val="24"/>
                </w:rPr>
                <w:t xml:space="preserve">Presiden </w:t>
              </w:r>
            </w:ins>
            <w:r w:rsidR="006C01EA"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285218D6" w14:textId="77777777" w:rsidR="000250C0" w:rsidRPr="004F2AF7" w:rsidRDefault="000250C0" w:rsidP="004F2AF7">
      <w:pPr>
        <w:pStyle w:val="Default"/>
        <w:tabs>
          <w:tab w:val="center" w:pos="7560"/>
        </w:tabs>
        <w:spacing w:line="276" w:lineRule="auto"/>
        <w:jc w:val="both"/>
        <w:rPr>
          <w:b/>
          <w:bCs/>
          <w:color w:val="000000" w:themeColor="text1"/>
        </w:rPr>
      </w:pPr>
    </w:p>
    <w:p w14:paraId="708FA514"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9BE6" w14:textId="77777777" w:rsidR="005830C3" w:rsidRDefault="005830C3" w:rsidP="001A0EC8">
      <w:pPr>
        <w:spacing w:after="0" w:line="240" w:lineRule="auto"/>
      </w:pPr>
      <w:r>
        <w:separator/>
      </w:r>
    </w:p>
  </w:endnote>
  <w:endnote w:type="continuationSeparator" w:id="0">
    <w:p w14:paraId="34D3FFDC" w14:textId="77777777" w:rsidR="005830C3" w:rsidRDefault="005830C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6F3D6B84" w14:textId="77777777" w:rsidTr="007D7353">
      <w:trPr>
        <w:trHeight w:val="710"/>
      </w:trPr>
      <w:tc>
        <w:tcPr>
          <w:tcW w:w="850" w:type="dxa"/>
        </w:tcPr>
        <w:p w14:paraId="060F9414"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1EB067AF" w14:textId="77777777" w:rsidR="00B42BD1" w:rsidRPr="001A1104" w:rsidRDefault="00B42BD1" w:rsidP="00F31FB4">
          <w:pPr>
            <w:pStyle w:val="Footer"/>
            <w:rPr>
              <w:rFonts w:ascii="Times New Roman" w:hAnsi="Times New Roman" w:cs="Times New Roman"/>
              <w:sz w:val="16"/>
              <w:szCs w:val="16"/>
            </w:rPr>
          </w:pPr>
        </w:p>
        <w:p w14:paraId="708662B0" w14:textId="77777777" w:rsidR="00B42BD1" w:rsidRPr="001A1104" w:rsidRDefault="00B42BD1" w:rsidP="00F31FB4">
          <w:pPr>
            <w:pStyle w:val="Footer"/>
            <w:jc w:val="center"/>
            <w:rPr>
              <w:rFonts w:ascii="Times New Roman" w:hAnsi="Times New Roman" w:cs="Times New Roman"/>
              <w:sz w:val="16"/>
              <w:szCs w:val="16"/>
            </w:rPr>
          </w:pPr>
        </w:p>
        <w:p w14:paraId="6E84EA07"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7C13048D"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00A298BA"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78C9C2A7"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22528D15"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EE5FB5">
      <w:rPr>
        <w:rFonts w:ascii="Times New Roman" w:hAnsi="Times New Roman" w:cs="Times New Roman"/>
        <w:b/>
        <w:noProof/>
        <w:sz w:val="16"/>
        <w:szCs w:val="16"/>
      </w:rPr>
      <w:t>5</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EE5FB5">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53FB2848" w14:textId="6A65C222" w:rsidR="00EE5FB5" w:rsidRPr="00A813BD" w:rsidDel="00A813BD" w:rsidRDefault="00A813BD" w:rsidP="00F33B45">
    <w:pPr>
      <w:pStyle w:val="Default"/>
      <w:spacing w:line="276" w:lineRule="auto"/>
      <w:rPr>
        <w:del w:id="137" w:author="Rohayati,Rohayati" w:date="2025-03-26T14:19:00Z" w16du:dateUtc="2025-03-26T07:19:00Z"/>
        <w:color w:val="000000" w:themeColor="text1"/>
        <w:sz w:val="18"/>
        <w:szCs w:val="18"/>
        <w:rPrChange w:id="138" w:author="Rohayati,Rohayati" w:date="2025-03-26T14:19:00Z" w16du:dateUtc="2025-03-26T07:19:00Z">
          <w:rPr>
            <w:del w:id="139" w:author="Rohayati,Rohayati" w:date="2025-03-26T14:19:00Z" w16du:dateUtc="2025-03-26T07:19:00Z"/>
            <w:color w:val="000000" w:themeColor="text1"/>
            <w:sz w:val="16"/>
            <w:szCs w:val="16"/>
          </w:rPr>
        </w:rPrChange>
      </w:rPr>
    </w:pPr>
    <w:ins w:id="140" w:author="Rohayati,Rohayati" w:date="2025-03-26T14:19:00Z">
      <w:r w:rsidRPr="00A813BD">
        <w:rPr>
          <w:color w:val="000000" w:themeColor="text1"/>
          <w:sz w:val="18"/>
          <w:szCs w:val="18"/>
          <w:rPrChange w:id="141" w:author="Rohayati,Rohayati" w:date="2025-03-26T14:19:00Z" w16du:dateUtc="2025-03-26T07:19:00Z">
            <w:rPr>
              <w:color w:val="000000" w:themeColor="text1"/>
              <w:sz w:val="16"/>
              <w:szCs w:val="16"/>
            </w:rPr>
          </w:rPrChange>
        </w:rPr>
        <w:t>SAMIJF/LKM-LA/03-2025/007</w:t>
      </w:r>
    </w:ins>
    <w:del w:id="142" w:author="Rohayati,Rohayati" w:date="2025-03-17T09:36:00Z" w16du:dateUtc="2025-03-17T02:36:00Z">
      <w:r w:rsidR="00EE5FB5" w:rsidRPr="00A813BD" w:rsidDel="0086716A">
        <w:rPr>
          <w:color w:val="000000" w:themeColor="text1"/>
          <w:sz w:val="18"/>
          <w:szCs w:val="18"/>
          <w:rPrChange w:id="143" w:author="Rohayati,Rohayati" w:date="2025-03-26T14:19:00Z" w16du:dateUtc="2025-03-26T07:19:00Z">
            <w:rPr>
              <w:color w:val="000000" w:themeColor="text1"/>
              <w:sz w:val="16"/>
              <w:szCs w:val="16"/>
            </w:rPr>
          </w:rPrChange>
        </w:rPr>
        <w:delText>SAMIJF/LKM-LA/03-2024/037</w:delText>
      </w:r>
    </w:del>
  </w:p>
  <w:p w14:paraId="21777FA6" w14:textId="77777777" w:rsidR="00A813BD" w:rsidRPr="00A813BD" w:rsidRDefault="00A813BD" w:rsidP="00EE5FB5">
    <w:pPr>
      <w:pStyle w:val="Footer"/>
      <w:rPr>
        <w:ins w:id="144" w:author="Rohayati,Rohayati" w:date="2025-03-26T14:19:00Z" w16du:dateUtc="2025-03-26T07:19:00Z"/>
        <w:rFonts w:ascii="Times New Roman" w:hAnsi="Times New Roman" w:cs="Times New Roman"/>
        <w:color w:val="000000" w:themeColor="text1"/>
        <w:sz w:val="18"/>
        <w:szCs w:val="18"/>
        <w:rPrChange w:id="145" w:author="Rohayati,Rohayati" w:date="2025-03-26T14:19:00Z" w16du:dateUtc="2025-03-26T07:19:00Z">
          <w:rPr>
            <w:ins w:id="146" w:author="Rohayati,Rohayati" w:date="2025-03-26T14:19:00Z" w16du:dateUtc="2025-03-26T07:19:00Z"/>
            <w:rFonts w:ascii="Times New Roman" w:hAnsi="Times New Roman" w:cs="Times New Roman"/>
            <w:color w:val="000000" w:themeColor="text1"/>
            <w:sz w:val="16"/>
            <w:szCs w:val="16"/>
          </w:rPr>
        </w:rPrChange>
      </w:rPr>
    </w:pPr>
  </w:p>
  <w:p w14:paraId="65454133" w14:textId="77777777" w:rsidR="00B42BD1" w:rsidRPr="001A1104" w:rsidRDefault="002C51BD" w:rsidP="00F33B45">
    <w:pPr>
      <w:pStyle w:val="Default"/>
      <w:spacing w:line="276" w:lineRule="auto"/>
      <w:rPr>
        <w:color w:val="000000" w:themeColor="text1"/>
        <w:sz w:val="16"/>
        <w:szCs w:val="16"/>
      </w:rPr>
    </w:pPr>
    <w:r>
      <w:rPr>
        <w:color w:val="000000" w:themeColor="text1"/>
        <w:sz w:val="16"/>
        <w:szCs w:val="16"/>
        <w:lang w:val="en-US"/>
      </w:rPr>
      <w:t>TB. LANGGENG JAYA &amp; PT. SAMI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D94E" w14:textId="77777777" w:rsidR="005830C3" w:rsidRDefault="005830C3" w:rsidP="001A0EC8">
      <w:pPr>
        <w:spacing w:after="0" w:line="240" w:lineRule="auto"/>
      </w:pPr>
      <w:r>
        <w:separator/>
      </w:r>
    </w:p>
  </w:footnote>
  <w:footnote w:type="continuationSeparator" w:id="0">
    <w:p w14:paraId="4153AC7B" w14:textId="77777777" w:rsidR="005830C3" w:rsidRDefault="005830C3" w:rsidP="001A0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291403722">
    <w:abstractNumId w:val="3"/>
  </w:num>
  <w:num w:numId="2" w16cid:durableId="710037444">
    <w:abstractNumId w:val="17"/>
  </w:num>
  <w:num w:numId="3" w16cid:durableId="1822498053">
    <w:abstractNumId w:val="30"/>
  </w:num>
  <w:num w:numId="4" w16cid:durableId="725030627">
    <w:abstractNumId w:val="36"/>
  </w:num>
  <w:num w:numId="5" w16cid:durableId="1442605984">
    <w:abstractNumId w:val="4"/>
  </w:num>
  <w:num w:numId="6" w16cid:durableId="479928626">
    <w:abstractNumId w:val="11"/>
  </w:num>
  <w:num w:numId="7" w16cid:durableId="1400325680">
    <w:abstractNumId w:val="35"/>
  </w:num>
  <w:num w:numId="8" w16cid:durableId="782111403">
    <w:abstractNumId w:val="22"/>
  </w:num>
  <w:num w:numId="9" w16cid:durableId="79837214">
    <w:abstractNumId w:val="14"/>
  </w:num>
  <w:num w:numId="10" w16cid:durableId="102388560">
    <w:abstractNumId w:val="27"/>
  </w:num>
  <w:num w:numId="11" w16cid:durableId="1899970670">
    <w:abstractNumId w:val="23"/>
  </w:num>
  <w:num w:numId="12" w16cid:durableId="843712996">
    <w:abstractNumId w:val="18"/>
  </w:num>
  <w:num w:numId="13" w16cid:durableId="227501583">
    <w:abstractNumId w:val="16"/>
  </w:num>
  <w:num w:numId="14" w16cid:durableId="1064642419">
    <w:abstractNumId w:val="19"/>
  </w:num>
  <w:num w:numId="15" w16cid:durableId="440226876">
    <w:abstractNumId w:val="28"/>
  </w:num>
  <w:num w:numId="16" w16cid:durableId="1212158770">
    <w:abstractNumId w:val="13"/>
  </w:num>
  <w:num w:numId="17" w16cid:durableId="1065295991">
    <w:abstractNumId w:val="25"/>
  </w:num>
  <w:num w:numId="18" w16cid:durableId="1804696222">
    <w:abstractNumId w:val="33"/>
  </w:num>
  <w:num w:numId="19" w16cid:durableId="1580820533">
    <w:abstractNumId w:val="31"/>
  </w:num>
  <w:num w:numId="20" w16cid:durableId="150021261">
    <w:abstractNumId w:val="5"/>
  </w:num>
  <w:num w:numId="21" w16cid:durableId="2039354606">
    <w:abstractNumId w:val="32"/>
  </w:num>
  <w:num w:numId="22" w16cid:durableId="244342421">
    <w:abstractNumId w:val="34"/>
  </w:num>
  <w:num w:numId="23" w16cid:durableId="1314676578">
    <w:abstractNumId w:val="21"/>
  </w:num>
  <w:num w:numId="24" w16cid:durableId="105543211">
    <w:abstractNumId w:val="7"/>
  </w:num>
  <w:num w:numId="25" w16cid:durableId="761337571">
    <w:abstractNumId w:val="29"/>
  </w:num>
  <w:num w:numId="26" w16cid:durableId="894126464">
    <w:abstractNumId w:val="6"/>
  </w:num>
  <w:num w:numId="27" w16cid:durableId="541327869">
    <w:abstractNumId w:val="26"/>
  </w:num>
  <w:num w:numId="28" w16cid:durableId="499782596">
    <w:abstractNumId w:val="12"/>
  </w:num>
  <w:num w:numId="29" w16cid:durableId="447429920">
    <w:abstractNumId w:val="15"/>
  </w:num>
  <w:num w:numId="30" w16cid:durableId="1738478054">
    <w:abstractNumId w:val="9"/>
  </w:num>
  <w:num w:numId="31" w16cid:durableId="1480924756">
    <w:abstractNumId w:val="24"/>
  </w:num>
  <w:num w:numId="32" w16cid:durableId="94059563">
    <w:abstractNumId w:val="10"/>
  </w:num>
  <w:num w:numId="33" w16cid:durableId="11275051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63962542">
    <w:abstractNumId w:val="20"/>
  </w:num>
  <w:num w:numId="35" w16cid:durableId="122236488">
    <w:abstractNumId w:val="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hayati,Rohayati">
    <w15:presenceInfo w15:providerId="AD" w15:userId="S::rohayati.a1@id.yazaki.com::4063c2a9-fb75-4e8c-945d-dac01f341c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trackRevisions/>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51BD"/>
    <w:rsid w:val="002C62A1"/>
    <w:rsid w:val="002D032E"/>
    <w:rsid w:val="002E36F1"/>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70997"/>
    <w:rsid w:val="00374E42"/>
    <w:rsid w:val="003750C5"/>
    <w:rsid w:val="00392558"/>
    <w:rsid w:val="003A2772"/>
    <w:rsid w:val="003B348F"/>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659F9"/>
    <w:rsid w:val="00571030"/>
    <w:rsid w:val="005736E5"/>
    <w:rsid w:val="00575435"/>
    <w:rsid w:val="005830C3"/>
    <w:rsid w:val="005A6D39"/>
    <w:rsid w:val="005B05C3"/>
    <w:rsid w:val="005B2426"/>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7F6D63"/>
    <w:rsid w:val="008065E6"/>
    <w:rsid w:val="00824E1A"/>
    <w:rsid w:val="008256CD"/>
    <w:rsid w:val="00836BC0"/>
    <w:rsid w:val="00837023"/>
    <w:rsid w:val="0084356D"/>
    <w:rsid w:val="008522C7"/>
    <w:rsid w:val="00852FD9"/>
    <w:rsid w:val="00856F60"/>
    <w:rsid w:val="00857E78"/>
    <w:rsid w:val="0086202A"/>
    <w:rsid w:val="00862B95"/>
    <w:rsid w:val="008640AB"/>
    <w:rsid w:val="0086459C"/>
    <w:rsid w:val="00864EFD"/>
    <w:rsid w:val="0086716A"/>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3BD"/>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7D5"/>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55B9"/>
    <w:rsid w:val="00EE2208"/>
    <w:rsid w:val="00EE5FB5"/>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2BEEFDC"/>
  <w15:docId w15:val="{C1392DB9-8051-4789-80BD-E6CC262D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8671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233195789">
      <w:bodyDiv w:val="1"/>
      <w:marLeft w:val="0"/>
      <w:marRight w:val="0"/>
      <w:marTop w:val="0"/>
      <w:marBottom w:val="0"/>
      <w:divBdr>
        <w:top w:val="none" w:sz="0" w:space="0" w:color="auto"/>
        <w:left w:val="none" w:sz="0" w:space="0" w:color="auto"/>
        <w:bottom w:val="none" w:sz="0" w:space="0" w:color="auto"/>
        <w:right w:val="none" w:sz="0" w:space="0" w:color="auto"/>
      </w:divBdr>
    </w:div>
    <w:div w:id="1634560057">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76984-745D-4DB8-BC07-5956C2AC4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7</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Rohayati,Rohayati</cp:lastModifiedBy>
  <cp:revision>62</cp:revision>
  <cp:lastPrinted>2025-03-26T07:20:00Z</cp:lastPrinted>
  <dcterms:created xsi:type="dcterms:W3CDTF">2018-09-19T07:23:00Z</dcterms:created>
  <dcterms:modified xsi:type="dcterms:W3CDTF">2025-03-26T07:20:00Z</dcterms:modified>
</cp:coreProperties>
</file>