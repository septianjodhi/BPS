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DA7CEB" w:rsidRPr="00E62189" w:rsidRDefault="00DA7CEB" w:rsidP="00DA7CEB">
      <w:pPr>
        <w:pStyle w:val="Default"/>
        <w:spacing w:line="276" w:lineRule="auto"/>
        <w:jc w:val="center"/>
        <w:rPr>
          <w:b/>
          <w:bCs/>
          <w:color w:val="000000" w:themeColor="text1"/>
          <w:lang w:val="en-US"/>
        </w:rPr>
      </w:pPr>
      <w:r>
        <w:rPr>
          <w:b/>
          <w:bCs/>
          <w:color w:val="000000" w:themeColor="text1"/>
          <w:lang w:val="en-US"/>
        </w:rPr>
        <w:t>CV GRIYA PIRANTI INFORMATIKA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870E9A" w:rsidRPr="00427F93" w:rsidRDefault="00870E9A" w:rsidP="004F2AF7">
      <w:pPr>
        <w:pStyle w:val="Default"/>
        <w:spacing w:line="276" w:lineRule="auto"/>
        <w:jc w:val="center"/>
        <w:rPr>
          <w:color w:val="000000" w:themeColor="text1"/>
          <w:lang w:val="en-US"/>
          <w:rPrChange w:id="0" w:author="ROHAYATI" w:date="2022-11-03T09:01:00Z">
            <w:rPr>
              <w:color w:val="000000" w:themeColor="text1"/>
            </w:rPr>
          </w:rPrChange>
        </w:rPr>
      </w:pPr>
      <w:del w:id="1" w:author="ROHAYATI" w:date="2022-11-03T09:01:00Z">
        <w:r w:rsidRPr="00870E9A" w:rsidDel="00427F93">
          <w:rPr>
            <w:color w:val="000000" w:themeColor="text1"/>
          </w:rPr>
          <w:delText>SAMIJF/LKM-LA/11-2021/124</w:delText>
        </w:r>
      </w:del>
      <w:ins w:id="2" w:author="ROHAYATI" w:date="2022-11-03T15:34:00Z">
        <w:r w:rsidR="00437D5C" w:rsidRPr="00437D5C">
          <w:rPr>
            <w:color w:val="000000" w:themeColor="text1"/>
          </w:rPr>
          <w:t>SAMIJF/LKM-LA/11-2022/145</w:t>
        </w:r>
      </w:ins>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3" w:author="ROHAYATI" w:date="2022-11-03T09:01:00Z">
        <w:r w:rsidR="00E0347A" w:rsidDel="00427F93">
          <w:rPr>
            <w:color w:val="000000" w:themeColor="text1"/>
            <w:lang w:val="en-US"/>
          </w:rPr>
          <w:delText>Rabu</w:delText>
        </w:r>
      </w:del>
      <w:ins w:id="4" w:author="ROHAYATI" w:date="2022-11-03T09:01:00Z">
        <w:r w:rsidR="00427F93">
          <w:rPr>
            <w:color w:val="000000" w:themeColor="text1"/>
            <w:lang w:val="en-US"/>
          </w:rPr>
          <w:t>Kamis</w:t>
        </w:r>
      </w:ins>
      <w:r w:rsidR="00DA7CEB">
        <w:rPr>
          <w:color w:val="000000" w:themeColor="text1"/>
          <w:lang w:val="en-US"/>
        </w:rPr>
        <w:t xml:space="preserve">, </w:t>
      </w:r>
      <w:r w:rsidR="00E0347A">
        <w:rPr>
          <w:color w:val="000000" w:themeColor="text1"/>
          <w:lang w:val="en-US"/>
        </w:rPr>
        <w:t>01 Desember 202</w:t>
      </w:r>
      <w:ins w:id="5" w:author="ROHAYATI" w:date="2022-09-06T14:22:00Z">
        <w:r w:rsidR="00304923">
          <w:rPr>
            <w:color w:val="000000" w:themeColor="text1"/>
            <w:lang w:val="en-US"/>
          </w:rPr>
          <w:t>2</w:t>
        </w:r>
      </w:ins>
      <w:del w:id="6" w:author="ROHAYATI" w:date="2022-09-06T14:22:00Z">
        <w:r w:rsidR="00E0347A" w:rsidDel="00304923">
          <w:rPr>
            <w:color w:val="000000" w:themeColor="text1"/>
            <w:lang w:val="en-US"/>
          </w:rPr>
          <w:delText>1</w:delText>
        </w:r>
      </w:del>
      <w:r w:rsidR="00F33B45" w:rsidRPr="004F2AF7">
        <w:rPr>
          <w:i/>
          <w:color w:val="000000" w:themeColor="text1"/>
          <w:lang w:val="en-US"/>
        </w:rPr>
        <w:t xml:space="preserve"> </w:t>
      </w:r>
      <w:r w:rsidRPr="004F2AF7">
        <w:rPr>
          <w:color w:val="000000" w:themeColor="text1"/>
        </w:rPr>
        <w:t xml:space="preserve">bertempat di </w:t>
      </w:r>
      <w:r w:rsidR="00E0347A">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E62189"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DA7CEB">
        <w:rPr>
          <w:color w:val="000000" w:themeColor="text1"/>
          <w:lang w:val="en-US"/>
        </w:rPr>
        <w:t>Hendri Setiawan</w:t>
      </w:r>
      <w:r w:rsidR="00DA7CEB">
        <w:rPr>
          <w:color w:val="000000" w:themeColor="text1"/>
          <w:lang w:val="en-US"/>
        </w:rPr>
        <w:tab/>
      </w:r>
    </w:p>
    <w:p w:rsidR="001A1104" w:rsidRPr="00E62189"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DA7CEB">
        <w:rPr>
          <w:color w:val="000000" w:themeColor="text1"/>
          <w:lang w:val="en-US"/>
        </w:rPr>
        <w:t>Direktur</w:t>
      </w:r>
    </w:p>
    <w:p w:rsidR="001A1104" w:rsidRPr="00E62189"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del w:id="7" w:author="ROHAYATI" w:date="2022-11-03T12:44:00Z">
        <w:r w:rsidR="00DA7CEB" w:rsidDel="00B62D46">
          <w:rPr>
            <w:color w:val="000000" w:themeColor="text1"/>
            <w:lang w:val="en-US"/>
          </w:rPr>
          <w:delText>Pasar Bulu Lt.3 JL. MGR Sugiyopranoto No. 839, Kota Semarang</w:delText>
        </w:r>
      </w:del>
      <w:ins w:id="8" w:author="ROHAYATI" w:date="2022-11-03T12:44:00Z">
        <w:r w:rsidR="00B62D46">
          <w:rPr>
            <w:color w:val="000000" w:themeColor="text1"/>
            <w:lang w:val="en-US"/>
          </w:rPr>
          <w:t>Ruko BQ Square No 22 Jalan Banjarsari Raya Tembalang, Semarang</w:t>
        </w:r>
      </w:ins>
      <w:ins w:id="9" w:author="ROHAYATI" w:date="2022-11-03T12:45:00Z">
        <w:r w:rsidR="00B62D46">
          <w:rPr>
            <w:color w:val="000000" w:themeColor="text1"/>
            <w:lang w:val="en-US"/>
          </w:rPr>
          <w:t>.</w:t>
        </w:r>
      </w:ins>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DA7CEB">
        <w:rPr>
          <w:i/>
          <w:color w:val="000000" w:themeColor="text1"/>
          <w:lang w:val="en-US"/>
        </w:rPr>
        <w:t xml:space="preserve"> </w:t>
      </w:r>
      <w:r w:rsidR="00DA7CEB" w:rsidRPr="00E62189">
        <w:rPr>
          <w:color w:val="000000" w:themeColor="text1"/>
          <w:lang w:val="en-US"/>
        </w:rPr>
        <w:t>CV GRIYA PIRANTI INFORMATIKA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304923" w:rsidRDefault="001A1104" w:rsidP="004F2AF7">
      <w:pPr>
        <w:pStyle w:val="Default"/>
        <w:spacing w:line="276" w:lineRule="auto"/>
        <w:jc w:val="both"/>
        <w:rPr>
          <w:color w:val="000000" w:themeColor="text1"/>
          <w:lang w:val="en-US"/>
          <w:rPrChange w:id="10" w:author="ROHAYATI" w:date="2022-09-06T14:23:00Z">
            <w:rPr>
              <w:color w:val="000000" w:themeColor="text1"/>
            </w:rPr>
          </w:rPrChange>
        </w:rPr>
      </w:pPr>
      <w:r w:rsidRPr="004F2AF7">
        <w:rPr>
          <w:color w:val="000000" w:themeColor="text1"/>
        </w:rPr>
        <w:t>Nama</w:t>
      </w:r>
      <w:r w:rsidRPr="004F2AF7">
        <w:rPr>
          <w:color w:val="000000" w:themeColor="text1"/>
        </w:rPr>
        <w:tab/>
      </w:r>
      <w:r w:rsidRPr="004F2AF7">
        <w:rPr>
          <w:color w:val="000000" w:themeColor="text1"/>
        </w:rPr>
        <w:tab/>
        <w:t xml:space="preserve">: </w:t>
      </w:r>
      <w:del w:id="11" w:author="ROHAYATI" w:date="2022-09-06T14:23:00Z">
        <w:r w:rsidRPr="004F2AF7" w:rsidDel="00304923">
          <w:rPr>
            <w:color w:val="000000" w:themeColor="text1"/>
          </w:rPr>
          <w:delText>Tatsuya Matsushita</w:delText>
        </w:r>
      </w:del>
      <w:ins w:id="12" w:author="ROHAYATI" w:date="2022-09-06T14:23:00Z">
        <w:r w:rsidR="00304923">
          <w:rPr>
            <w:color w:val="000000" w:themeColor="text1"/>
            <w:lang w:val="en-US"/>
          </w:rPr>
          <w:t>Kawasaki Nozomi</w:t>
        </w:r>
      </w:ins>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0B636C">
        <w:rPr>
          <w:color w:val="000000" w:themeColor="text1"/>
          <w:lang w:val="en-US"/>
        </w:rPr>
        <w:t>perdagangan besar komputer dan perlengkapan komputer</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0F726A">
        <w:rPr>
          <w:color w:val="000000" w:themeColor="text1"/>
          <w:lang w:val="en-US"/>
        </w:rPr>
        <w:t>21</w:t>
      </w:r>
      <w:r w:rsidR="00451346" w:rsidRPr="004F2AF7">
        <w:rPr>
          <w:color w:val="000000" w:themeColor="text1"/>
        </w:rPr>
        <w:t xml:space="preserve"> </w:t>
      </w:r>
      <w:r w:rsidR="00052833" w:rsidRPr="004F2AF7">
        <w:rPr>
          <w:color w:val="000000" w:themeColor="text1"/>
        </w:rPr>
        <w:t xml:space="preserve">tanggal </w:t>
      </w:r>
      <w:r w:rsidR="000F726A">
        <w:rPr>
          <w:color w:val="000000" w:themeColor="text1"/>
          <w:lang w:val="en-US"/>
        </w:rPr>
        <w:t>26 Februari 2020</w:t>
      </w:r>
      <w:r w:rsidR="00451346" w:rsidRPr="004F2AF7">
        <w:rPr>
          <w:color w:val="000000" w:themeColor="text1"/>
        </w:rPr>
        <w:t xml:space="preserve"> yang dibuat</w:t>
      </w:r>
      <w:r w:rsidR="00AB13A6">
        <w:rPr>
          <w:i/>
          <w:color w:val="000000" w:themeColor="text1"/>
          <w:lang w:val="en-US"/>
        </w:rPr>
        <w:t xml:space="preserve"> </w:t>
      </w:r>
      <w:r w:rsidR="00AB13A6" w:rsidRPr="00E62189">
        <w:rPr>
          <w:color w:val="000000" w:themeColor="text1"/>
          <w:lang w:val="en-US"/>
        </w:rPr>
        <w:t>SHELMA MUTTI SUBASIR, SH, M.Kn</w:t>
      </w:r>
      <w:r w:rsidR="00AB13A6">
        <w:rPr>
          <w:color w:val="000000" w:themeColor="text1"/>
          <w:lang w:val="en-US"/>
        </w:rPr>
        <w:t xml:space="preserve"> </w:t>
      </w:r>
      <w:r w:rsidR="00052833" w:rsidRPr="004F2AF7">
        <w:rPr>
          <w:color w:val="000000" w:themeColor="text1"/>
        </w:rPr>
        <w:t>Notaris di</w:t>
      </w:r>
      <w:r w:rsidR="00451346" w:rsidRPr="004F2AF7">
        <w:rPr>
          <w:color w:val="000000" w:themeColor="text1"/>
        </w:rPr>
        <w:t xml:space="preserve"> </w:t>
      </w:r>
      <w:r w:rsidR="00AB13A6">
        <w:rPr>
          <w:color w:val="000000" w:themeColor="text1"/>
          <w:lang w:val="en-US"/>
        </w:rPr>
        <w:t>Jl. Veteran No. 14 Boja, Kabupaten Kendal</w:t>
      </w:r>
      <w:r w:rsidR="00052833" w:rsidRPr="004F2AF7">
        <w:rPr>
          <w:color w:val="000000" w:themeColor="text1"/>
        </w:rPr>
        <w:t xml:space="preserve"> dan telah memperoleh persetujuan dan pengesahan dari Menteri Kehakiman Republik Indonesia No. </w:t>
      </w:r>
      <w:r w:rsidR="000B636C">
        <w:rPr>
          <w:color w:val="000000" w:themeColor="text1"/>
          <w:lang w:val="en-US"/>
        </w:rPr>
        <w:t>AHU-0016107-AH.01.14 Tahun 2020</w:t>
      </w:r>
      <w:r w:rsidR="00147AB0" w:rsidRPr="004F2AF7">
        <w:rPr>
          <w:i/>
          <w:color w:val="000000" w:themeColor="text1"/>
          <w:lang w:val="en-US"/>
        </w:rPr>
        <w:t xml:space="preserve"> </w:t>
      </w:r>
      <w:r w:rsidR="00052833" w:rsidRPr="004F2AF7">
        <w:rPr>
          <w:color w:val="000000" w:themeColor="text1"/>
        </w:rPr>
        <w:t xml:space="preserve">tanggal </w:t>
      </w:r>
      <w:r w:rsidR="000B636C">
        <w:rPr>
          <w:color w:val="000000" w:themeColor="text1"/>
          <w:lang w:val="en-US"/>
        </w:rPr>
        <w:t>4 Maret 2020</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E62189"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B30271" w:rsidRPr="004F2AF7" w:rsidRDefault="00B30271" w:rsidP="00E62189">
      <w:pPr>
        <w:pStyle w:val="Default"/>
        <w:spacing w:line="276" w:lineRule="auto"/>
        <w:ind w:left="567"/>
        <w:jc w:val="both"/>
        <w:rPr>
          <w:color w:val="000000" w:themeColor="text1"/>
        </w:rPr>
      </w:pPr>
    </w:p>
    <w:p w:rsidR="001A1104" w:rsidRPr="004F2AF7" w:rsidRDefault="001A1104" w:rsidP="004F2AF7">
      <w:pPr>
        <w:pStyle w:val="Default"/>
        <w:spacing w:line="276" w:lineRule="auto"/>
        <w:jc w:val="both"/>
        <w:rPr>
          <w:color w:val="000000" w:themeColor="text1"/>
        </w:rPr>
      </w:pPr>
      <w:bookmarkStart w:id="13" w:name="_GoBack"/>
      <w:bookmarkEnd w:id="13"/>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E0347A">
        <w:rPr>
          <w:bCs/>
          <w:iCs/>
          <w:color w:val="000000" w:themeColor="text1"/>
          <w:lang w:val="en-US"/>
        </w:rPr>
        <w:t>Software dan Hardware Komputer</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sidRPr="00FB5AE6">
        <w:rPr>
          <w:lang w:val="en-US"/>
        </w:rPr>
        <w:t xml:space="preserve">,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lastRenderedPageBreak/>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B30271">
        <w:rPr>
          <w:color w:val="000000" w:themeColor="text1"/>
          <w:lang w:val="en-US"/>
        </w:rPr>
        <w:t>8360 292992</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B30271">
        <w:rPr>
          <w:color w:val="000000" w:themeColor="text1"/>
          <w:lang w:val="en-US"/>
        </w:rPr>
        <w:t>CV GRIYA PIRANTI INFORMATIKA</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B30271">
        <w:rPr>
          <w:color w:val="000000" w:themeColor="text1"/>
          <w:lang w:val="en-US"/>
        </w:rPr>
        <w:t>BCA</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B30271">
        <w:rPr>
          <w:color w:val="000000" w:themeColor="text1"/>
          <w:lang w:val="en-US"/>
        </w:rPr>
        <w:t>Jl. Pandanaran 101A Semarang</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E0347A">
        <w:rPr>
          <w:rFonts w:eastAsiaTheme="minorEastAsia" w:cs="Times New Roman"/>
          <w:color w:val="000000"/>
          <w:kern w:val="0"/>
          <w:lang w:val="en-US" w:eastAsia="id-ID" w:bidi="ar-SA"/>
        </w:rPr>
        <w:t>1 Desember 202</w:t>
      </w:r>
      <w:ins w:id="14" w:author="ROHAYATI" w:date="2022-09-06T14:23:00Z">
        <w:r w:rsidR="00304923">
          <w:rPr>
            <w:rFonts w:eastAsiaTheme="minorEastAsia" w:cs="Times New Roman"/>
            <w:color w:val="000000"/>
            <w:kern w:val="0"/>
            <w:lang w:val="en-US" w:eastAsia="id-ID" w:bidi="ar-SA"/>
          </w:rPr>
          <w:t>2</w:t>
        </w:r>
      </w:ins>
      <w:del w:id="15" w:author="ROHAYATI" w:date="2022-09-06T14:23:00Z">
        <w:r w:rsidR="00E0347A" w:rsidDel="00304923">
          <w:rPr>
            <w:rFonts w:eastAsiaTheme="minorEastAsia" w:cs="Times New Roman"/>
            <w:color w:val="000000"/>
            <w:kern w:val="0"/>
            <w:lang w:val="en-US" w:eastAsia="id-ID" w:bidi="ar-SA"/>
          </w:rPr>
          <w:delText>1</w:delText>
        </w:r>
      </w:del>
      <w:r w:rsidR="00E0347A">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E0347A">
        <w:rPr>
          <w:rFonts w:eastAsiaTheme="minorEastAsia" w:cs="Times New Roman"/>
          <w:color w:val="000000"/>
          <w:kern w:val="0"/>
          <w:lang w:val="en-US" w:eastAsia="id-ID" w:bidi="ar-SA"/>
        </w:rPr>
        <w:t>30 November 202</w:t>
      </w:r>
      <w:ins w:id="16" w:author="ROHAYATI" w:date="2022-09-06T14:23:00Z">
        <w:r w:rsidR="00304923">
          <w:rPr>
            <w:rFonts w:eastAsiaTheme="minorEastAsia" w:cs="Times New Roman"/>
            <w:color w:val="000000"/>
            <w:kern w:val="0"/>
            <w:lang w:val="en-US" w:eastAsia="id-ID" w:bidi="ar-SA"/>
          </w:rPr>
          <w:t>3</w:t>
        </w:r>
      </w:ins>
      <w:del w:id="17" w:author="ROHAYATI" w:date="2022-09-06T14:23:00Z">
        <w:r w:rsidR="00E0347A" w:rsidDel="00304923">
          <w:rPr>
            <w:rFonts w:eastAsiaTheme="minorEastAsia" w:cs="Times New Roman"/>
            <w:color w:val="000000"/>
            <w:kern w:val="0"/>
            <w:lang w:val="en-US" w:eastAsia="id-ID" w:bidi="ar-SA"/>
          </w:rPr>
          <w:delText>2</w:delText>
        </w:r>
      </w:del>
      <w:r w:rsidR="00E0347A">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lastRenderedPageBreak/>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AA5582">
        <w:rPr>
          <w:rFonts w:cs="Times New Roman"/>
          <w:color w:val="000000" w:themeColor="text1"/>
          <w:lang w:val="en-US"/>
        </w:rPr>
        <w:t>CV GRIYA PIRANTI INFORMATIKA</w:t>
      </w:r>
    </w:p>
    <w:p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ins w:id="18" w:author="ROHAYATI" w:date="2022-11-03T12:45:00Z">
        <w:r w:rsidR="00B62D46" w:rsidRPr="00B62D46">
          <w:rPr>
            <w:rFonts w:cs="Times New Roman"/>
            <w:lang w:val="en-US"/>
          </w:rPr>
          <w:t>Ruko BQ Square No 22 Jalan Banjarsari Raya Tembalang, Semarang.</w:t>
        </w:r>
      </w:ins>
      <w:del w:id="19" w:author="ROHAYATI" w:date="2022-11-03T12:45:00Z">
        <w:r w:rsidR="00AA5582" w:rsidDel="00B62D46">
          <w:rPr>
            <w:rFonts w:cs="Times New Roman"/>
            <w:color w:val="000000" w:themeColor="text1"/>
            <w:lang w:val="en-US"/>
          </w:rPr>
          <w:delText>Jl Banjarsari Raya Ruko BQ Square No. 22, Tembalang, Semarang</w:delText>
        </w:r>
      </w:del>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AA5582">
        <w:rPr>
          <w:rFonts w:cs="Times New Roman"/>
          <w:color w:val="000000" w:themeColor="text1"/>
          <w:lang w:val="en-US"/>
        </w:rPr>
        <w:t>0823-5938-6675</w:t>
      </w:r>
    </w:p>
    <w:p w:rsidR="00AA5582" w:rsidRDefault="00FB4651" w:rsidP="004F2AF7">
      <w:pPr>
        <w:pStyle w:val="ListParagraph"/>
        <w:spacing w:line="276" w:lineRule="auto"/>
        <w:ind w:left="567"/>
        <w:jc w:val="both"/>
        <w:rPr>
          <w:rFonts w:cs="Times New Roman"/>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hyperlink r:id="rId9" w:history="1">
        <w:r w:rsidR="00AA5582" w:rsidRPr="0035000F">
          <w:rPr>
            <w:rStyle w:val="Hyperlink"/>
            <w:rFonts w:cs="Times New Roman"/>
          </w:rPr>
          <w:t>sales1gpi.srg@gmail.com</w:t>
        </w:r>
      </w:hyperlink>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AA5582">
        <w:rPr>
          <w:rFonts w:cs="Times New Roman"/>
          <w:color w:val="000000" w:themeColor="text1"/>
          <w:lang w:val="en-US"/>
        </w:rPr>
        <w:t>Hendri Setiawan</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E62189">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E62189" w:rsidRDefault="002952FC" w:rsidP="00E62189">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color w:val="000000" w:themeColor="text1"/>
        </w:rPr>
        <w:t>0291-7512101</w:t>
      </w:r>
    </w:p>
    <w:p w:rsidR="00EF15BE" w:rsidRPr="00E62189"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lang w:val="en-US"/>
        </w:rPr>
        <w:t>ga_03@sami-jf.co.id</w:t>
      </w:r>
    </w:p>
    <w:p w:rsidR="00EF15BE" w:rsidRPr="00E62189"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E0347A">
        <w:rPr>
          <w:rFonts w:cs="Times New Roman"/>
          <w:color w:val="000000" w:themeColor="text1"/>
          <w:lang w:val="en-US"/>
        </w:rPr>
        <w:t>Ibu 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E62189">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E62189">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E62189" w:rsidRDefault="00AA5582"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62189">
              <w:rPr>
                <w:rFonts w:ascii="Times New Roman" w:hAnsi="Times New Roman" w:cs="Times New Roman"/>
                <w:b/>
                <w:color w:val="000000" w:themeColor="text1"/>
                <w:sz w:val="24"/>
                <w:szCs w:val="24"/>
                <w:lang w:val="en-US"/>
              </w:rPr>
              <w:t>CV GRIYA PIRANTI INFORMATIKA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E62189" w:rsidRDefault="00AA5582"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Hendri Setiawan</w:t>
            </w:r>
          </w:p>
          <w:p w:rsidR="007749D3" w:rsidRPr="004F2AF7" w:rsidRDefault="00AA5582"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304923" w:rsidRDefault="0084356D"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Change w:id="20" w:author="ROHAYATI" w:date="2022-09-06T14:23:00Z">
                  <w:rPr>
                    <w:rFonts w:ascii="Times New Roman" w:hAnsi="Times New Roman" w:cs="Times New Roman"/>
                    <w:b/>
                    <w:color w:val="000000" w:themeColor="text1"/>
                    <w:sz w:val="24"/>
                    <w:szCs w:val="24"/>
                  </w:rPr>
                </w:rPrChange>
              </w:rPr>
            </w:pPr>
            <w:del w:id="21" w:author="ROHAYATI" w:date="2022-09-06T14:23:00Z">
              <w:r w:rsidRPr="004F2AF7" w:rsidDel="00304923">
                <w:rPr>
                  <w:rFonts w:ascii="Times New Roman" w:hAnsi="Times New Roman" w:cs="Times New Roman"/>
                  <w:b/>
                  <w:color w:val="000000" w:themeColor="text1"/>
                  <w:sz w:val="24"/>
                  <w:szCs w:val="24"/>
                  <w:u w:val="single"/>
                </w:rPr>
                <w:delText>Tatsuya Matsushita</w:delText>
              </w:r>
            </w:del>
            <w:ins w:id="22" w:author="ROHAYATI" w:date="2022-09-06T14:23:00Z">
              <w:r w:rsidR="00304923">
                <w:rPr>
                  <w:rFonts w:ascii="Times New Roman" w:hAnsi="Times New Roman" w:cs="Times New Roman"/>
                  <w:b/>
                  <w:color w:val="000000" w:themeColor="text1"/>
                  <w:sz w:val="24"/>
                  <w:szCs w:val="24"/>
                  <w:u w:val="single"/>
                  <w:lang w:val="en-US"/>
                </w:rPr>
                <w:t>Kawasaki Nozomi</w:t>
              </w:r>
            </w:ins>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0"/>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05F4" w:rsidRDefault="00E405F4" w:rsidP="001A0EC8">
      <w:pPr>
        <w:spacing w:after="0" w:line="240" w:lineRule="auto"/>
      </w:pPr>
      <w:r>
        <w:separator/>
      </w:r>
    </w:p>
  </w:endnote>
  <w:endnote w:type="continuationSeparator" w:id="0">
    <w:p w:rsidR="00E405F4" w:rsidRDefault="00E405F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437D5C">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437D5C">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437D5C" w:rsidRDefault="00437D5C" w:rsidP="00F33B45">
    <w:pPr>
      <w:pStyle w:val="Default"/>
      <w:spacing w:line="276" w:lineRule="auto"/>
      <w:rPr>
        <w:ins w:id="23" w:author="ROHAYATI" w:date="2022-11-03T15:34:00Z"/>
        <w:color w:val="000000" w:themeColor="text1"/>
        <w:sz w:val="16"/>
        <w:szCs w:val="16"/>
      </w:rPr>
    </w:pPr>
    <w:ins w:id="24" w:author="ROHAYATI" w:date="2022-11-03T15:34:00Z">
      <w:r w:rsidRPr="00437D5C">
        <w:rPr>
          <w:color w:val="000000" w:themeColor="text1"/>
          <w:sz w:val="16"/>
          <w:szCs w:val="16"/>
        </w:rPr>
        <w:t>SAMIJF/LKM-LA/11-2022/145</w:t>
      </w:r>
    </w:ins>
  </w:p>
  <w:p w:rsidR="00EA28FC" w:rsidRPr="00304923" w:rsidDel="00437D5C" w:rsidRDefault="00EA28FC" w:rsidP="00EA28FC">
    <w:pPr>
      <w:pStyle w:val="Footer"/>
      <w:rPr>
        <w:del w:id="25" w:author="ROHAYATI" w:date="2022-11-03T15:34:00Z"/>
        <w:rFonts w:ascii="Times New Roman" w:hAnsi="Times New Roman" w:cs="Times New Roman"/>
        <w:color w:val="000000" w:themeColor="text1"/>
        <w:sz w:val="16"/>
        <w:szCs w:val="16"/>
        <w:lang w:val="en-US"/>
        <w:rPrChange w:id="26" w:author="ROHAYATI" w:date="2022-09-06T14:23:00Z">
          <w:rPr>
            <w:del w:id="27" w:author="ROHAYATI" w:date="2022-11-03T15:34:00Z"/>
            <w:rFonts w:ascii="Times New Roman" w:hAnsi="Times New Roman" w:cs="Times New Roman"/>
            <w:color w:val="000000" w:themeColor="text1"/>
            <w:sz w:val="16"/>
            <w:szCs w:val="16"/>
          </w:rPr>
        </w:rPrChange>
      </w:rPr>
    </w:pPr>
    <w:del w:id="28" w:author="ROHAYATI" w:date="2022-09-06T14:23:00Z">
      <w:r w:rsidRPr="00EA28FC" w:rsidDel="00304923">
        <w:rPr>
          <w:rFonts w:ascii="Times New Roman" w:hAnsi="Times New Roman" w:cs="Times New Roman"/>
          <w:color w:val="000000" w:themeColor="text1"/>
          <w:sz w:val="16"/>
          <w:szCs w:val="16"/>
        </w:rPr>
        <w:delText>SAMIJF/LKM-LA/11-2021/124</w:delText>
      </w:r>
    </w:del>
  </w:p>
  <w:p w:rsidR="00B42BD1" w:rsidRPr="001A1104" w:rsidRDefault="00E0347A" w:rsidP="00F33B45">
    <w:pPr>
      <w:pStyle w:val="Default"/>
      <w:spacing w:line="276" w:lineRule="auto"/>
      <w:rPr>
        <w:color w:val="000000" w:themeColor="text1"/>
        <w:sz w:val="16"/>
        <w:szCs w:val="16"/>
      </w:rPr>
    </w:pPr>
    <w:r>
      <w:rPr>
        <w:color w:val="000000" w:themeColor="text1"/>
        <w:sz w:val="16"/>
        <w:szCs w:val="16"/>
        <w:lang w:val="en-US"/>
      </w:rPr>
      <w:t>CV. GRIYA PIRANTI INFORMATIKA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05F4" w:rsidRDefault="00E405F4" w:rsidP="001A0EC8">
      <w:pPr>
        <w:spacing w:after="0" w:line="240" w:lineRule="auto"/>
      </w:pPr>
      <w:r>
        <w:separator/>
      </w:r>
    </w:p>
  </w:footnote>
  <w:footnote w:type="continuationSeparator" w:id="0">
    <w:p w:rsidR="00E405F4" w:rsidRDefault="00E405F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B636C"/>
    <w:rsid w:val="000C114B"/>
    <w:rsid w:val="000C32A6"/>
    <w:rsid w:val="000E030E"/>
    <w:rsid w:val="000E6C54"/>
    <w:rsid w:val="000E732D"/>
    <w:rsid w:val="000F0BD6"/>
    <w:rsid w:val="000F0D8E"/>
    <w:rsid w:val="000F27F8"/>
    <w:rsid w:val="000F726A"/>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4923"/>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27F93"/>
    <w:rsid w:val="00437D5C"/>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E9A"/>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A5582"/>
    <w:rsid w:val="00AB13A6"/>
    <w:rsid w:val="00AB39AE"/>
    <w:rsid w:val="00AB77A2"/>
    <w:rsid w:val="00AC58E9"/>
    <w:rsid w:val="00AD185B"/>
    <w:rsid w:val="00AD3B24"/>
    <w:rsid w:val="00AD7185"/>
    <w:rsid w:val="00AF2584"/>
    <w:rsid w:val="00B02046"/>
    <w:rsid w:val="00B02DA1"/>
    <w:rsid w:val="00B04A0F"/>
    <w:rsid w:val="00B0726F"/>
    <w:rsid w:val="00B30271"/>
    <w:rsid w:val="00B33166"/>
    <w:rsid w:val="00B41120"/>
    <w:rsid w:val="00B42BD1"/>
    <w:rsid w:val="00B44053"/>
    <w:rsid w:val="00B62D46"/>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A7CEB"/>
    <w:rsid w:val="00DB1FC8"/>
    <w:rsid w:val="00DC03C0"/>
    <w:rsid w:val="00DC11F4"/>
    <w:rsid w:val="00DC2D4B"/>
    <w:rsid w:val="00DC2F3B"/>
    <w:rsid w:val="00DC6B2D"/>
    <w:rsid w:val="00DD6B5C"/>
    <w:rsid w:val="00DD6E4C"/>
    <w:rsid w:val="00DE3B51"/>
    <w:rsid w:val="00DF2180"/>
    <w:rsid w:val="00DF60CB"/>
    <w:rsid w:val="00E0092D"/>
    <w:rsid w:val="00E0347A"/>
    <w:rsid w:val="00E04469"/>
    <w:rsid w:val="00E0731A"/>
    <w:rsid w:val="00E16BCC"/>
    <w:rsid w:val="00E20609"/>
    <w:rsid w:val="00E236C0"/>
    <w:rsid w:val="00E353B1"/>
    <w:rsid w:val="00E405F4"/>
    <w:rsid w:val="00E46359"/>
    <w:rsid w:val="00E47D9D"/>
    <w:rsid w:val="00E62189"/>
    <w:rsid w:val="00E930F0"/>
    <w:rsid w:val="00E94CFB"/>
    <w:rsid w:val="00EA28FC"/>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E73D1120-BEEF-4BB6-A00E-E8F7C4C1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1gpi.sr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181C1-DDB8-4484-8A26-E92BC8E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7</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63</cp:revision>
  <cp:lastPrinted>2021-12-01T07:31:00Z</cp:lastPrinted>
  <dcterms:created xsi:type="dcterms:W3CDTF">2018-09-19T07:23:00Z</dcterms:created>
  <dcterms:modified xsi:type="dcterms:W3CDTF">2022-11-03T08:34:00Z</dcterms:modified>
</cp:coreProperties>
</file>