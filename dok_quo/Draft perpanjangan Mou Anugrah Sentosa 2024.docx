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8E56B4"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4CA0EBC4"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548196C5" w14:textId="3E367661" w:rsidR="00176442" w:rsidRPr="004F2AF7" w:rsidRDefault="003E469E" w:rsidP="004F2AF7">
      <w:pPr>
        <w:pStyle w:val="Default"/>
        <w:spacing w:line="276" w:lineRule="auto"/>
        <w:jc w:val="center"/>
        <w:rPr>
          <w:color w:val="000000" w:themeColor="text1"/>
          <w:lang w:val="en-US"/>
        </w:rPr>
      </w:pPr>
      <w:r>
        <w:rPr>
          <w:b/>
          <w:bCs/>
          <w:color w:val="000000" w:themeColor="text1"/>
          <w:lang w:val="en-US"/>
        </w:rPr>
        <w:t>PT. ANUGRAH SENTOSA PROTEKSINDO</w:t>
      </w:r>
      <w:r w:rsidR="005A4DDB">
        <w:rPr>
          <w:b/>
          <w:bCs/>
          <w:color w:val="000000" w:themeColor="text1"/>
          <w:lang w:val="en-US"/>
        </w:rPr>
        <w:t xml:space="preserve"> </w:t>
      </w:r>
    </w:p>
    <w:p w14:paraId="0A81DD56"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3314D095"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4B2C73AB" w14:textId="77777777" w:rsidR="00321442" w:rsidRDefault="00321442" w:rsidP="004F2AF7">
      <w:pPr>
        <w:pStyle w:val="Default"/>
        <w:spacing w:line="276" w:lineRule="auto"/>
        <w:jc w:val="center"/>
        <w:rPr>
          <w:ins w:id="0" w:author="ROHAYATI" w:date="2024-06-06T11:49:00Z"/>
        </w:rPr>
      </w:pPr>
      <w:ins w:id="1" w:author="ROHAYATI" w:date="2024-06-06T11:49:00Z">
        <w:r w:rsidRPr="00321442">
          <w:t>SAMIJF/LKM-LA/05-2024/075</w:t>
        </w:r>
      </w:ins>
    </w:p>
    <w:p w14:paraId="33A38541" w14:textId="035E48C2" w:rsidR="00CB4310" w:rsidDel="00321442" w:rsidRDefault="00CB4310" w:rsidP="004F2AF7">
      <w:pPr>
        <w:pStyle w:val="Default"/>
        <w:spacing w:line="276" w:lineRule="auto"/>
        <w:jc w:val="center"/>
        <w:rPr>
          <w:del w:id="2" w:author="ROHAYATI" w:date="2024-06-06T11:49:00Z"/>
          <w:lang w:val="en-US"/>
        </w:rPr>
      </w:pPr>
      <w:del w:id="3" w:author="ROHAYATI" w:date="2024-05-16T09:55:00Z">
        <w:r w:rsidRPr="00CB4310" w:rsidDel="001F0136">
          <w:rPr>
            <w:lang w:val="en-US"/>
          </w:rPr>
          <w:delText>SAMIJF/LKM-LA/06-2023/065</w:delText>
        </w:r>
      </w:del>
    </w:p>
    <w:p w14:paraId="591B7E6D" w14:textId="77777777" w:rsidR="00F33B45" w:rsidRPr="004F2AF7" w:rsidRDefault="00F33B45" w:rsidP="004F2AF7">
      <w:pPr>
        <w:pStyle w:val="Default"/>
        <w:spacing w:line="276" w:lineRule="auto"/>
        <w:jc w:val="center"/>
        <w:rPr>
          <w:color w:val="000000" w:themeColor="text1"/>
          <w:lang w:val="en-US"/>
        </w:rPr>
      </w:pPr>
    </w:p>
    <w:p w14:paraId="0ECE113D" w14:textId="2AB4059B"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del w:id="4" w:author="ROHAYATI" w:date="2024-05-16T09:57:00Z">
        <w:r w:rsidR="00257C41" w:rsidDel="001F0136">
          <w:rPr>
            <w:color w:val="000000" w:themeColor="text1"/>
            <w:lang w:val="en-US"/>
          </w:rPr>
          <w:delText>Senin</w:delText>
        </w:r>
      </w:del>
      <w:proofErr w:type="spellStart"/>
      <w:ins w:id="5" w:author="ROHAYATI" w:date="2024-05-16T09:57:00Z">
        <w:r w:rsidR="001F0136">
          <w:rPr>
            <w:color w:val="000000" w:themeColor="text1"/>
            <w:lang w:val="en-US"/>
          </w:rPr>
          <w:t>Kamis</w:t>
        </w:r>
      </w:ins>
      <w:proofErr w:type="spellEnd"/>
      <w:r w:rsidR="00257C41">
        <w:rPr>
          <w:color w:val="000000" w:themeColor="text1"/>
          <w:lang w:val="en-US"/>
        </w:rPr>
        <w:t>,</w:t>
      </w:r>
      <w:r w:rsidR="008243C4">
        <w:rPr>
          <w:color w:val="000000" w:themeColor="text1"/>
          <w:lang w:val="en-US"/>
        </w:rPr>
        <w:t xml:space="preserve"> </w:t>
      </w:r>
      <w:proofErr w:type="spellStart"/>
      <w:r w:rsidR="008243C4">
        <w:rPr>
          <w:color w:val="000000" w:themeColor="text1"/>
          <w:lang w:val="en-US"/>
        </w:rPr>
        <w:t>tanggal</w:t>
      </w:r>
      <w:proofErr w:type="spellEnd"/>
      <w:r w:rsidR="008243C4">
        <w:rPr>
          <w:color w:val="000000" w:themeColor="text1"/>
          <w:lang w:val="en-US"/>
        </w:rPr>
        <w:t xml:space="preserve"> </w:t>
      </w:r>
      <w:del w:id="6" w:author="ROHAYATI" w:date="2024-05-16T09:56:00Z">
        <w:r w:rsidR="00257C41" w:rsidDel="001F0136">
          <w:rPr>
            <w:color w:val="000000" w:themeColor="text1"/>
            <w:lang w:val="en-US"/>
          </w:rPr>
          <w:delText>Lima</w:delText>
        </w:r>
        <w:r w:rsidR="00187BE3" w:rsidDel="001F0136">
          <w:rPr>
            <w:color w:val="000000" w:themeColor="text1"/>
            <w:lang w:val="en-US"/>
          </w:rPr>
          <w:delText xml:space="preserve"> </w:delText>
        </w:r>
      </w:del>
      <w:proofErr w:type="spellStart"/>
      <w:ins w:id="7" w:author="ROHAYATI" w:date="2024-05-16T09:57:00Z">
        <w:r w:rsidR="001F0136">
          <w:rPr>
            <w:color w:val="000000" w:themeColor="text1"/>
            <w:lang w:val="en-US"/>
          </w:rPr>
          <w:t>Enam</w:t>
        </w:r>
        <w:proofErr w:type="spellEnd"/>
        <w:r w:rsidR="001F0136">
          <w:rPr>
            <w:color w:val="000000" w:themeColor="text1"/>
            <w:lang w:val="en-US"/>
          </w:rPr>
          <w:t xml:space="preserve"> </w:t>
        </w:r>
      </w:ins>
      <w:proofErr w:type="spellStart"/>
      <w:r w:rsidR="008243C4">
        <w:rPr>
          <w:color w:val="000000" w:themeColor="text1"/>
          <w:lang w:val="en-US"/>
        </w:rPr>
        <w:t>bulan</w:t>
      </w:r>
      <w:proofErr w:type="spellEnd"/>
      <w:r w:rsidR="008243C4">
        <w:rPr>
          <w:color w:val="000000" w:themeColor="text1"/>
          <w:lang w:val="en-US"/>
        </w:rPr>
        <w:t xml:space="preserve"> </w:t>
      </w:r>
      <w:del w:id="8" w:author="ROHAYATI" w:date="2024-05-16T09:57:00Z">
        <w:r w:rsidR="00257C41" w:rsidDel="001F0136">
          <w:rPr>
            <w:color w:val="000000" w:themeColor="text1"/>
            <w:lang w:val="en-US"/>
          </w:rPr>
          <w:delText>Ju</w:delText>
        </w:r>
      </w:del>
      <w:del w:id="9" w:author="ROHAYATI" w:date="2024-05-16T09:56:00Z">
        <w:r w:rsidR="00257C41" w:rsidDel="001F0136">
          <w:rPr>
            <w:color w:val="000000" w:themeColor="text1"/>
            <w:lang w:val="en-US"/>
          </w:rPr>
          <w:delText>n</w:delText>
        </w:r>
      </w:del>
      <w:del w:id="10" w:author="ROHAYATI" w:date="2024-05-16T09:57:00Z">
        <w:r w:rsidR="00257C41" w:rsidDel="001F0136">
          <w:rPr>
            <w:color w:val="000000" w:themeColor="text1"/>
            <w:lang w:val="en-US"/>
          </w:rPr>
          <w:delText>i</w:delText>
        </w:r>
      </w:del>
      <w:proofErr w:type="spellStart"/>
      <w:ins w:id="11" w:author="ROHAYATI" w:date="2024-06-06T11:49:00Z">
        <w:r w:rsidR="00321442">
          <w:rPr>
            <w:color w:val="000000" w:themeColor="text1"/>
            <w:lang w:val="en-US"/>
          </w:rPr>
          <w:t>Juni</w:t>
        </w:r>
      </w:ins>
      <w:proofErr w:type="spellEnd"/>
      <w:r w:rsidR="00187BE3">
        <w:rPr>
          <w:color w:val="000000" w:themeColor="text1"/>
          <w:lang w:val="en-US"/>
        </w:rPr>
        <w:t xml:space="preserve"> </w:t>
      </w:r>
      <w:proofErr w:type="spellStart"/>
      <w:r w:rsidR="008243C4">
        <w:rPr>
          <w:color w:val="000000" w:themeColor="text1"/>
          <w:lang w:val="en-US"/>
        </w:rPr>
        <w:t>tahun</w:t>
      </w:r>
      <w:proofErr w:type="spellEnd"/>
      <w:r w:rsidR="008243C4">
        <w:rPr>
          <w:color w:val="000000" w:themeColor="text1"/>
          <w:lang w:val="en-US"/>
        </w:rPr>
        <w:t xml:space="preserve"> </w:t>
      </w:r>
      <w:proofErr w:type="spellStart"/>
      <w:r w:rsidR="008243C4">
        <w:rPr>
          <w:color w:val="000000" w:themeColor="text1"/>
          <w:lang w:val="en-US"/>
        </w:rPr>
        <w:t>dua</w:t>
      </w:r>
      <w:proofErr w:type="spellEnd"/>
      <w:r w:rsidR="008243C4">
        <w:rPr>
          <w:color w:val="000000" w:themeColor="text1"/>
          <w:lang w:val="en-US"/>
        </w:rPr>
        <w:t xml:space="preserve"> </w:t>
      </w:r>
      <w:proofErr w:type="spellStart"/>
      <w:r w:rsidR="008243C4">
        <w:rPr>
          <w:color w:val="000000" w:themeColor="text1"/>
          <w:lang w:val="en-US"/>
        </w:rPr>
        <w:t>ribu</w:t>
      </w:r>
      <w:proofErr w:type="spellEnd"/>
      <w:r w:rsidR="008243C4">
        <w:rPr>
          <w:color w:val="000000" w:themeColor="text1"/>
          <w:lang w:val="en-US"/>
        </w:rPr>
        <w:t xml:space="preserve"> </w:t>
      </w:r>
      <w:proofErr w:type="spellStart"/>
      <w:r w:rsidR="008243C4">
        <w:rPr>
          <w:color w:val="000000" w:themeColor="text1"/>
          <w:lang w:val="en-US"/>
        </w:rPr>
        <w:t>dua</w:t>
      </w:r>
      <w:proofErr w:type="spellEnd"/>
      <w:r w:rsidR="008243C4">
        <w:rPr>
          <w:color w:val="000000" w:themeColor="text1"/>
          <w:lang w:val="en-US"/>
        </w:rPr>
        <w:t xml:space="preserve"> </w:t>
      </w:r>
      <w:proofErr w:type="spellStart"/>
      <w:r w:rsidR="008243C4">
        <w:rPr>
          <w:color w:val="000000" w:themeColor="text1"/>
          <w:lang w:val="en-US"/>
        </w:rPr>
        <w:t>puluh</w:t>
      </w:r>
      <w:proofErr w:type="spellEnd"/>
      <w:r w:rsidR="008243C4">
        <w:rPr>
          <w:color w:val="000000" w:themeColor="text1"/>
          <w:lang w:val="en-US"/>
        </w:rPr>
        <w:t xml:space="preserve"> </w:t>
      </w:r>
      <w:del w:id="12" w:author="ROHAYATI" w:date="2024-05-16T09:56:00Z">
        <w:r w:rsidR="00257C41" w:rsidDel="001F0136">
          <w:rPr>
            <w:color w:val="000000" w:themeColor="text1"/>
            <w:lang w:val="en-US"/>
          </w:rPr>
          <w:delText>tiga</w:delText>
        </w:r>
        <w:r w:rsidR="00187BE3" w:rsidDel="001F0136">
          <w:rPr>
            <w:color w:val="000000" w:themeColor="text1"/>
            <w:lang w:val="en-US"/>
          </w:rPr>
          <w:delText xml:space="preserve"> </w:delText>
        </w:r>
      </w:del>
      <w:proofErr w:type="spellStart"/>
      <w:ins w:id="13" w:author="ROHAYATI" w:date="2024-05-16T09:56:00Z">
        <w:r w:rsidR="001F0136">
          <w:rPr>
            <w:color w:val="000000" w:themeColor="text1"/>
            <w:lang w:val="en-US"/>
          </w:rPr>
          <w:t>empat</w:t>
        </w:r>
        <w:proofErr w:type="spellEnd"/>
        <w:r w:rsidR="001F0136">
          <w:rPr>
            <w:color w:val="000000" w:themeColor="text1"/>
            <w:lang w:val="en-US"/>
          </w:rPr>
          <w:t xml:space="preserve"> </w:t>
        </w:r>
      </w:ins>
      <w:r w:rsidR="008243C4">
        <w:rPr>
          <w:color w:val="000000" w:themeColor="text1"/>
          <w:lang w:val="en-US"/>
        </w:rPr>
        <w:t>(</w:t>
      </w:r>
      <w:ins w:id="14" w:author="ROHAYATI" w:date="2024-05-16T09:57:00Z">
        <w:r w:rsidR="00321442">
          <w:rPr>
            <w:color w:val="000000" w:themeColor="text1"/>
            <w:lang w:val="en-US"/>
          </w:rPr>
          <w:t>06</w:t>
        </w:r>
      </w:ins>
      <w:del w:id="15" w:author="ROHAYATI" w:date="2024-05-16T09:57:00Z">
        <w:r w:rsidR="00257C41" w:rsidDel="001F0136">
          <w:rPr>
            <w:color w:val="000000" w:themeColor="text1"/>
            <w:lang w:val="en-US"/>
          </w:rPr>
          <w:delText>0</w:delText>
        </w:r>
      </w:del>
      <w:del w:id="16" w:author="ROHAYATI" w:date="2024-05-16T09:56:00Z">
        <w:r w:rsidR="00257C41" w:rsidDel="001F0136">
          <w:rPr>
            <w:color w:val="000000" w:themeColor="text1"/>
            <w:lang w:val="en-US"/>
          </w:rPr>
          <w:delText>5</w:delText>
        </w:r>
      </w:del>
      <w:r w:rsidR="008243C4">
        <w:rPr>
          <w:color w:val="000000" w:themeColor="text1"/>
          <w:lang w:val="en-US"/>
        </w:rPr>
        <w:t>-</w:t>
      </w:r>
      <w:ins w:id="17" w:author="ROHAYATI" w:date="2024-05-16T09:57:00Z">
        <w:r w:rsidR="00321442">
          <w:rPr>
            <w:color w:val="000000" w:themeColor="text1"/>
            <w:lang w:val="en-US"/>
          </w:rPr>
          <w:t>06</w:t>
        </w:r>
      </w:ins>
      <w:del w:id="18" w:author="ROHAYATI" w:date="2024-05-16T09:57:00Z">
        <w:r w:rsidR="008243C4" w:rsidDel="001F0136">
          <w:rPr>
            <w:color w:val="000000" w:themeColor="text1"/>
            <w:lang w:val="en-US"/>
          </w:rPr>
          <w:delText>0</w:delText>
        </w:r>
      </w:del>
      <w:del w:id="19" w:author="ROHAYATI" w:date="2024-05-16T09:56:00Z">
        <w:r w:rsidR="00257C41" w:rsidDel="001F0136">
          <w:rPr>
            <w:color w:val="000000" w:themeColor="text1"/>
            <w:lang w:val="en-US"/>
          </w:rPr>
          <w:delText>6</w:delText>
        </w:r>
      </w:del>
      <w:r w:rsidR="008243C4">
        <w:rPr>
          <w:color w:val="000000" w:themeColor="text1"/>
          <w:lang w:val="en-US"/>
        </w:rPr>
        <w:t>-202</w:t>
      </w:r>
      <w:ins w:id="20" w:author="ROHAYATI" w:date="2024-05-16T09:56:00Z">
        <w:r w:rsidR="001F0136">
          <w:rPr>
            <w:color w:val="000000" w:themeColor="text1"/>
            <w:lang w:val="en-US"/>
          </w:rPr>
          <w:t>4</w:t>
        </w:r>
      </w:ins>
      <w:del w:id="21" w:author="ROHAYATI" w:date="2024-05-16T09:56:00Z">
        <w:r w:rsidR="00257C41" w:rsidDel="001F0136">
          <w:rPr>
            <w:color w:val="000000" w:themeColor="text1"/>
            <w:lang w:val="en-US"/>
          </w:rPr>
          <w:delText>3</w:delText>
        </w:r>
      </w:del>
      <w:r w:rsidR="008243C4">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8243C4">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12780B62" w14:textId="77777777" w:rsidR="001A1104" w:rsidRPr="004F2AF7" w:rsidRDefault="001A1104" w:rsidP="004F2AF7">
      <w:pPr>
        <w:pStyle w:val="Default"/>
        <w:spacing w:line="276" w:lineRule="auto"/>
        <w:jc w:val="both"/>
        <w:rPr>
          <w:color w:val="000000" w:themeColor="text1"/>
        </w:rPr>
      </w:pPr>
    </w:p>
    <w:p w14:paraId="22596740" w14:textId="04FBA23F" w:rsidR="001A1104" w:rsidRPr="008243C4"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5A4DDB">
        <w:rPr>
          <w:color w:val="000000" w:themeColor="text1"/>
          <w:lang w:val="en-US"/>
        </w:rPr>
        <w:t xml:space="preserve">Rahmat Suwitono </w:t>
      </w:r>
    </w:p>
    <w:p w14:paraId="5ADAC203" w14:textId="17832CDA" w:rsidR="001A1104" w:rsidRPr="008243C4"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5A4DDB">
        <w:rPr>
          <w:color w:val="000000" w:themeColor="text1"/>
          <w:lang w:val="en-US"/>
        </w:rPr>
        <w:t>Direktur</w:t>
      </w:r>
      <w:proofErr w:type="spellEnd"/>
      <w:r w:rsidR="005A4DDB">
        <w:rPr>
          <w:color w:val="000000" w:themeColor="text1"/>
          <w:lang w:val="en-US"/>
        </w:rPr>
        <w:t xml:space="preserve"> </w:t>
      </w:r>
    </w:p>
    <w:p w14:paraId="1551DD09" w14:textId="3BB9618D" w:rsidR="001A1104" w:rsidRPr="008243C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5A4DDB">
        <w:rPr>
          <w:color w:val="000000" w:themeColor="text1"/>
          <w:lang w:val="en-US"/>
        </w:rPr>
        <w:t xml:space="preserve">Jl. Gang </w:t>
      </w:r>
      <w:proofErr w:type="spellStart"/>
      <w:r w:rsidR="005A4DDB">
        <w:rPr>
          <w:color w:val="000000" w:themeColor="text1"/>
          <w:lang w:val="en-US"/>
        </w:rPr>
        <w:t>Pinggir</w:t>
      </w:r>
      <w:proofErr w:type="spellEnd"/>
      <w:r w:rsidR="005A4DDB">
        <w:rPr>
          <w:color w:val="000000" w:themeColor="text1"/>
          <w:lang w:val="en-US"/>
        </w:rPr>
        <w:t xml:space="preserve"> No. 11 B Semarang Indonesia </w:t>
      </w:r>
    </w:p>
    <w:p w14:paraId="009963FC" w14:textId="2E9E824B"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3E469E">
        <w:rPr>
          <w:color w:val="000000" w:themeColor="text1"/>
          <w:lang w:val="en-US"/>
        </w:rPr>
        <w:t xml:space="preserve">PT. Anugrah Sentosa </w:t>
      </w:r>
      <w:proofErr w:type="spellStart"/>
      <w:r w:rsidR="003E469E">
        <w:rPr>
          <w:color w:val="000000" w:themeColor="text1"/>
          <w:lang w:val="en-US"/>
        </w:rPr>
        <w:t>Proteksindo</w:t>
      </w:r>
      <w:proofErr w:type="spellEnd"/>
      <w:r w:rsidR="005A4DDB">
        <w:rPr>
          <w:color w:val="000000" w:themeColor="text1"/>
          <w:lang w:val="en-US"/>
        </w:rPr>
        <w:t xml:space="preserve">, </w:t>
      </w:r>
      <w:r w:rsidRPr="004F2AF7">
        <w:rPr>
          <w:color w:val="000000" w:themeColor="text1"/>
        </w:rPr>
        <w:t xml:space="preserve">untuk selanjutnya disebut </w:t>
      </w:r>
      <w:r w:rsidRPr="004F2AF7">
        <w:rPr>
          <w:b/>
          <w:bCs/>
          <w:color w:val="000000" w:themeColor="text1"/>
        </w:rPr>
        <w:t>Pihak Pertama.</w:t>
      </w:r>
    </w:p>
    <w:p w14:paraId="179D797D" w14:textId="77777777" w:rsidR="001A1104" w:rsidRPr="004F2AF7" w:rsidRDefault="001A1104" w:rsidP="004F2AF7">
      <w:pPr>
        <w:pStyle w:val="Default"/>
        <w:spacing w:line="276" w:lineRule="auto"/>
        <w:jc w:val="both"/>
        <w:rPr>
          <w:color w:val="000000" w:themeColor="text1"/>
        </w:rPr>
      </w:pPr>
    </w:p>
    <w:p w14:paraId="0F4A7A12" w14:textId="11F946C0" w:rsidR="001A1104" w:rsidRPr="005C608D"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257C41">
        <w:rPr>
          <w:color w:val="000000" w:themeColor="text1"/>
          <w:lang w:val="en-US"/>
        </w:rPr>
        <w:t xml:space="preserve">Kawasaki </w:t>
      </w:r>
      <w:proofErr w:type="spellStart"/>
      <w:r w:rsidR="00257C41">
        <w:rPr>
          <w:color w:val="000000" w:themeColor="text1"/>
          <w:lang w:val="en-US"/>
        </w:rPr>
        <w:t>Nozomi</w:t>
      </w:r>
      <w:proofErr w:type="spellEnd"/>
    </w:p>
    <w:p w14:paraId="3739B25C"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3B7C3CE4"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2838C14F"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245CBC4F"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14B0D68D"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5F23AD5F" w14:textId="77777777" w:rsidR="001A0EC8" w:rsidRPr="004F2AF7" w:rsidRDefault="001A0EC8" w:rsidP="004F2AF7">
      <w:pPr>
        <w:pStyle w:val="Default"/>
        <w:spacing w:line="276" w:lineRule="auto"/>
        <w:jc w:val="both"/>
        <w:rPr>
          <w:color w:val="000000" w:themeColor="text1"/>
        </w:rPr>
      </w:pPr>
    </w:p>
    <w:p w14:paraId="76BF00A8"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1889237F" w14:textId="77777777" w:rsidR="000F7A42" w:rsidRPr="004F2AF7" w:rsidRDefault="000F7A42" w:rsidP="004F2AF7">
      <w:pPr>
        <w:pStyle w:val="Default"/>
        <w:spacing w:line="276" w:lineRule="auto"/>
        <w:jc w:val="both"/>
        <w:rPr>
          <w:color w:val="000000" w:themeColor="text1"/>
        </w:rPr>
      </w:pPr>
    </w:p>
    <w:p w14:paraId="6023795B" w14:textId="77777777" w:rsidR="00176442" w:rsidRPr="005A4DDB" w:rsidRDefault="00B674C0" w:rsidP="004F2AF7">
      <w:pPr>
        <w:pStyle w:val="Default"/>
        <w:spacing w:line="276" w:lineRule="auto"/>
        <w:jc w:val="both"/>
        <w:rPr>
          <w:color w:val="000000" w:themeColor="text1"/>
        </w:rPr>
      </w:pPr>
      <w:r w:rsidRPr="008243C4">
        <w:rPr>
          <w:b/>
          <w:color w:val="000000" w:themeColor="text1"/>
        </w:rPr>
        <w:t>Para Pihak</w:t>
      </w:r>
      <w:r w:rsidR="00176442" w:rsidRPr="008243C4">
        <w:rPr>
          <w:color w:val="000000" w:themeColor="text1"/>
        </w:rPr>
        <w:t xml:space="preserve"> dengan ini menerangkan terlebih dahulu: </w:t>
      </w:r>
    </w:p>
    <w:p w14:paraId="4BF37711" w14:textId="2E8694A2" w:rsidR="00E94CFB" w:rsidRPr="005A4DDB" w:rsidRDefault="000F7A42" w:rsidP="004F2AF7">
      <w:pPr>
        <w:pStyle w:val="Default"/>
        <w:numPr>
          <w:ilvl w:val="0"/>
          <w:numId w:val="7"/>
        </w:numPr>
        <w:spacing w:line="276" w:lineRule="auto"/>
        <w:ind w:left="567" w:hanging="567"/>
        <w:jc w:val="both"/>
        <w:rPr>
          <w:color w:val="000000" w:themeColor="text1"/>
        </w:rPr>
      </w:pPr>
      <w:r w:rsidRPr="008243C4">
        <w:rPr>
          <w:b/>
          <w:bCs/>
          <w:color w:val="000000" w:themeColor="text1"/>
        </w:rPr>
        <w:t>Pihak Pertama</w:t>
      </w:r>
      <w:r w:rsidRPr="008243C4">
        <w:rPr>
          <w:bCs/>
          <w:color w:val="000000" w:themeColor="text1"/>
        </w:rPr>
        <w:t xml:space="preserve"> </w:t>
      </w:r>
      <w:r w:rsidR="007F2280" w:rsidRPr="008243C4">
        <w:rPr>
          <w:bCs/>
          <w:color w:val="000000" w:themeColor="text1"/>
        </w:rPr>
        <w:t>adalah</w:t>
      </w:r>
      <w:r w:rsidR="00052833" w:rsidRPr="008243C4">
        <w:rPr>
          <w:bCs/>
          <w:color w:val="000000" w:themeColor="text1"/>
        </w:rPr>
        <w:t xml:space="preserve"> </w:t>
      </w:r>
      <w:r w:rsidR="000532DC" w:rsidRPr="008243C4">
        <w:rPr>
          <w:color w:val="000000" w:themeColor="text1"/>
        </w:rPr>
        <w:t xml:space="preserve">perusahaan </w:t>
      </w:r>
      <w:proofErr w:type="spellStart"/>
      <w:r w:rsidR="005A4DDB" w:rsidRPr="008243C4">
        <w:rPr>
          <w:color w:val="000000" w:themeColor="text1"/>
          <w:lang w:val="en-US"/>
        </w:rPr>
        <w:t>Teknik</w:t>
      </w:r>
      <w:proofErr w:type="spellEnd"/>
      <w:r w:rsidR="005A4DDB" w:rsidRPr="008243C4">
        <w:rPr>
          <w:color w:val="000000" w:themeColor="text1"/>
          <w:lang w:val="en-US"/>
        </w:rPr>
        <w:t xml:space="preserve"> </w:t>
      </w:r>
      <w:proofErr w:type="spellStart"/>
      <w:r w:rsidR="005A4DDB" w:rsidRPr="008243C4">
        <w:rPr>
          <w:color w:val="000000" w:themeColor="text1"/>
          <w:lang w:val="en-US"/>
        </w:rPr>
        <w:t>dan</w:t>
      </w:r>
      <w:proofErr w:type="spellEnd"/>
      <w:r w:rsidR="005A4DDB" w:rsidRPr="008243C4">
        <w:rPr>
          <w:color w:val="000000" w:themeColor="text1"/>
          <w:lang w:val="en-US"/>
        </w:rPr>
        <w:t xml:space="preserve"> Safety </w:t>
      </w:r>
      <w:r w:rsidR="00D21C54" w:rsidRPr="008243C4">
        <w:rPr>
          <w:color w:val="000000" w:themeColor="text1"/>
        </w:rPr>
        <w:t xml:space="preserve">sesuai </w:t>
      </w:r>
      <w:r w:rsidR="00052833" w:rsidRPr="008243C4">
        <w:rPr>
          <w:color w:val="000000" w:themeColor="text1"/>
        </w:rPr>
        <w:t xml:space="preserve">Akta No. </w:t>
      </w:r>
      <w:r w:rsidR="00A24910">
        <w:rPr>
          <w:color w:val="000000" w:themeColor="text1"/>
          <w:lang w:val="en-US"/>
        </w:rPr>
        <w:t xml:space="preserve">26 </w:t>
      </w:r>
      <w:r w:rsidR="00052833" w:rsidRPr="008243C4">
        <w:rPr>
          <w:color w:val="000000" w:themeColor="text1"/>
        </w:rPr>
        <w:t xml:space="preserve">tanggal </w:t>
      </w:r>
      <w:r w:rsidR="00A24910">
        <w:rPr>
          <w:color w:val="000000" w:themeColor="text1"/>
          <w:lang w:val="en-US"/>
        </w:rPr>
        <w:t xml:space="preserve">23 </w:t>
      </w:r>
      <w:proofErr w:type="spellStart"/>
      <w:r w:rsidR="00A24910">
        <w:rPr>
          <w:color w:val="000000" w:themeColor="text1"/>
          <w:lang w:val="en-US"/>
        </w:rPr>
        <w:t>Desember</w:t>
      </w:r>
      <w:proofErr w:type="spellEnd"/>
      <w:r w:rsidR="00A24910">
        <w:rPr>
          <w:color w:val="000000" w:themeColor="text1"/>
          <w:lang w:val="en-US"/>
        </w:rPr>
        <w:t xml:space="preserve"> 2020 </w:t>
      </w:r>
      <w:r w:rsidR="00451346" w:rsidRPr="008243C4">
        <w:rPr>
          <w:color w:val="000000" w:themeColor="text1"/>
        </w:rPr>
        <w:t xml:space="preserve">yang dibuat dihadapan </w:t>
      </w:r>
      <w:proofErr w:type="spellStart"/>
      <w:proofErr w:type="gramStart"/>
      <w:r w:rsidR="00A24910">
        <w:rPr>
          <w:color w:val="000000" w:themeColor="text1"/>
          <w:lang w:val="en-US"/>
        </w:rPr>
        <w:t>Ny</w:t>
      </w:r>
      <w:proofErr w:type="spellEnd"/>
      <w:proofErr w:type="gramEnd"/>
      <w:r w:rsidR="00A24910">
        <w:rPr>
          <w:color w:val="000000" w:themeColor="text1"/>
          <w:lang w:val="en-US"/>
        </w:rPr>
        <w:t xml:space="preserve">. Elly </w:t>
      </w:r>
      <w:proofErr w:type="spellStart"/>
      <w:r w:rsidR="00A24910">
        <w:rPr>
          <w:color w:val="000000" w:themeColor="text1"/>
          <w:lang w:val="en-US"/>
        </w:rPr>
        <w:t>Ninaningsih</w:t>
      </w:r>
      <w:proofErr w:type="spellEnd"/>
      <w:r w:rsidR="00A24910">
        <w:rPr>
          <w:color w:val="000000" w:themeColor="text1"/>
          <w:lang w:val="en-US"/>
        </w:rPr>
        <w:t xml:space="preserve">, SH </w:t>
      </w:r>
      <w:r w:rsidR="00052833" w:rsidRPr="008243C4">
        <w:rPr>
          <w:color w:val="000000" w:themeColor="text1"/>
        </w:rPr>
        <w:t>Notaris di</w:t>
      </w:r>
      <w:r w:rsidR="005A4DDB" w:rsidRPr="008243C4">
        <w:rPr>
          <w:color w:val="000000" w:themeColor="text1"/>
          <w:lang w:val="en-US"/>
        </w:rPr>
        <w:t xml:space="preserve"> Jl. </w:t>
      </w:r>
      <w:proofErr w:type="spellStart"/>
      <w:r w:rsidR="00A24910">
        <w:rPr>
          <w:color w:val="000000" w:themeColor="text1"/>
          <w:lang w:val="en-US"/>
        </w:rPr>
        <w:t>Moch</w:t>
      </w:r>
      <w:proofErr w:type="spellEnd"/>
      <w:r w:rsidR="00A24910">
        <w:rPr>
          <w:color w:val="000000" w:themeColor="text1"/>
          <w:lang w:val="en-US"/>
        </w:rPr>
        <w:t xml:space="preserve">. </w:t>
      </w:r>
      <w:proofErr w:type="spellStart"/>
      <w:r w:rsidR="00A24910">
        <w:rPr>
          <w:color w:val="000000" w:themeColor="text1"/>
          <w:lang w:val="en-US"/>
        </w:rPr>
        <w:t>Suyudi</w:t>
      </w:r>
      <w:proofErr w:type="spellEnd"/>
      <w:r w:rsidR="00A24910">
        <w:rPr>
          <w:color w:val="000000" w:themeColor="text1"/>
          <w:lang w:val="en-US"/>
        </w:rPr>
        <w:t xml:space="preserve"> SH. No 15 </w:t>
      </w:r>
      <w:r w:rsidR="005A4DDB" w:rsidRPr="008243C4">
        <w:rPr>
          <w:color w:val="000000" w:themeColor="text1"/>
          <w:lang w:val="en-US"/>
        </w:rPr>
        <w:t>S</w:t>
      </w:r>
      <w:r w:rsidR="00A24910">
        <w:rPr>
          <w:color w:val="000000" w:themeColor="text1"/>
          <w:lang w:val="en-US"/>
        </w:rPr>
        <w:t>e</w:t>
      </w:r>
      <w:r w:rsidR="005A4DDB" w:rsidRPr="008243C4">
        <w:rPr>
          <w:color w:val="000000" w:themeColor="text1"/>
          <w:lang w:val="en-US"/>
        </w:rPr>
        <w:t xml:space="preserve">marang </w:t>
      </w:r>
      <w:r w:rsidR="00052833" w:rsidRPr="008243C4">
        <w:rPr>
          <w:color w:val="000000" w:themeColor="text1"/>
        </w:rPr>
        <w:t xml:space="preserve">dan telah memperoleh persetujuan dan pengesahan dari Menteri Kehakiman Republik Indonesia No. </w:t>
      </w:r>
      <w:r w:rsidR="005A4DDB" w:rsidRPr="008243C4">
        <w:rPr>
          <w:color w:val="000000" w:themeColor="text1"/>
          <w:lang w:val="en-US"/>
        </w:rPr>
        <w:t>AHU-</w:t>
      </w:r>
      <w:r w:rsidR="00A24910">
        <w:rPr>
          <w:color w:val="000000" w:themeColor="text1"/>
          <w:lang w:val="en-US"/>
        </w:rPr>
        <w:t>0010284</w:t>
      </w:r>
      <w:r w:rsidR="005A4DDB" w:rsidRPr="008243C4">
        <w:rPr>
          <w:color w:val="000000" w:themeColor="text1"/>
          <w:lang w:val="en-US"/>
        </w:rPr>
        <w:t>-AH-01.</w:t>
      </w:r>
      <w:r w:rsidR="00A24910">
        <w:rPr>
          <w:color w:val="000000" w:themeColor="text1"/>
          <w:lang w:val="en-US"/>
        </w:rPr>
        <w:t>01</w:t>
      </w:r>
      <w:r w:rsidR="00A24910" w:rsidRPr="008243C4">
        <w:rPr>
          <w:color w:val="000000" w:themeColor="text1"/>
          <w:lang w:val="en-US"/>
        </w:rPr>
        <w:t xml:space="preserve"> </w:t>
      </w:r>
      <w:r w:rsidR="00052833" w:rsidRPr="008243C4">
        <w:rPr>
          <w:color w:val="000000" w:themeColor="text1"/>
        </w:rPr>
        <w:t xml:space="preserve">tanggal </w:t>
      </w:r>
      <w:r w:rsidR="00A24910">
        <w:rPr>
          <w:color w:val="000000" w:themeColor="text1"/>
          <w:lang w:val="en-US"/>
        </w:rPr>
        <w:t xml:space="preserve">11 </w:t>
      </w:r>
      <w:proofErr w:type="spellStart"/>
      <w:r w:rsidR="00A24910">
        <w:rPr>
          <w:color w:val="000000" w:themeColor="text1"/>
          <w:lang w:val="en-US"/>
        </w:rPr>
        <w:t>Februari</w:t>
      </w:r>
      <w:proofErr w:type="spellEnd"/>
      <w:r w:rsidR="00A24910">
        <w:rPr>
          <w:color w:val="000000" w:themeColor="text1"/>
          <w:lang w:val="en-US"/>
        </w:rPr>
        <w:t xml:space="preserve"> 2021 </w:t>
      </w:r>
      <w:r w:rsidR="009850FF" w:rsidRPr="008243C4">
        <w:rPr>
          <w:color w:val="000000" w:themeColor="text1"/>
        </w:rPr>
        <w:t xml:space="preserve">yang </w:t>
      </w:r>
      <w:r w:rsidR="00E94CFB" w:rsidRPr="008243C4">
        <w:rPr>
          <w:bCs/>
          <w:color w:val="000000" w:themeColor="text1"/>
        </w:rPr>
        <w:t xml:space="preserve">dalam </w:t>
      </w:r>
      <w:r w:rsidR="00DE3B51" w:rsidRPr="008243C4">
        <w:rPr>
          <w:bCs/>
          <w:color w:val="000000" w:themeColor="text1"/>
        </w:rPr>
        <w:t>perjanjian</w:t>
      </w:r>
      <w:r w:rsidR="00E94CFB" w:rsidRPr="008243C4">
        <w:rPr>
          <w:bCs/>
          <w:color w:val="000000" w:themeColor="text1"/>
        </w:rPr>
        <w:t xml:space="preserve"> ini </w:t>
      </w:r>
      <w:r w:rsidR="00723AC8" w:rsidRPr="008243C4">
        <w:rPr>
          <w:bCs/>
          <w:color w:val="000000" w:themeColor="text1"/>
        </w:rPr>
        <w:t xml:space="preserve">disebut </w:t>
      </w:r>
      <w:r w:rsidR="00E94CFB" w:rsidRPr="008243C4">
        <w:rPr>
          <w:bCs/>
          <w:color w:val="000000" w:themeColor="text1"/>
        </w:rPr>
        <w:t xml:space="preserve">sebagai </w:t>
      </w:r>
      <w:r w:rsidR="009850FF" w:rsidRPr="008243C4">
        <w:rPr>
          <w:bCs/>
          <w:color w:val="000000" w:themeColor="text1"/>
        </w:rPr>
        <w:t>PENJUAL</w:t>
      </w:r>
      <w:r w:rsidR="000532DC" w:rsidRPr="008243C4">
        <w:rPr>
          <w:bCs/>
          <w:color w:val="000000" w:themeColor="text1"/>
        </w:rPr>
        <w:t>.</w:t>
      </w:r>
    </w:p>
    <w:p w14:paraId="2175D1EF" w14:textId="7C00E4E9" w:rsidR="00CB4310" w:rsidRPr="005A4DDB" w:rsidRDefault="00055704" w:rsidP="004F2AF7">
      <w:pPr>
        <w:pStyle w:val="Default"/>
        <w:numPr>
          <w:ilvl w:val="0"/>
          <w:numId w:val="7"/>
        </w:numPr>
        <w:spacing w:line="276" w:lineRule="auto"/>
        <w:ind w:left="567" w:hanging="567"/>
        <w:jc w:val="both"/>
        <w:rPr>
          <w:color w:val="000000" w:themeColor="text1"/>
        </w:rPr>
      </w:pPr>
      <w:r w:rsidRPr="008243C4">
        <w:rPr>
          <w:b/>
          <w:bCs/>
          <w:color w:val="000000" w:themeColor="text1"/>
        </w:rPr>
        <w:t>Pihak Kedua</w:t>
      </w:r>
      <w:r w:rsidR="009850FF" w:rsidRPr="008243C4">
        <w:rPr>
          <w:bCs/>
          <w:color w:val="000000" w:themeColor="text1"/>
        </w:rPr>
        <w:t xml:space="preserve"> </w:t>
      </w:r>
      <w:r w:rsidR="007F2280" w:rsidRPr="008243C4">
        <w:rPr>
          <w:color w:val="000000" w:themeColor="text1"/>
        </w:rPr>
        <w:t xml:space="preserve">adalah </w:t>
      </w:r>
      <w:r w:rsidR="00105D1D" w:rsidRPr="008243C4">
        <w:rPr>
          <w:color w:val="000000" w:themeColor="text1"/>
        </w:rPr>
        <w:t xml:space="preserve">perusahaan yang bergerak di bidang manufacturing </w:t>
      </w:r>
      <w:r w:rsidR="00DE3B51" w:rsidRPr="008243C4">
        <w:rPr>
          <w:color w:val="000000" w:themeColor="text1"/>
        </w:rPr>
        <w:t>perakitan kabel kendaraan roda empat atau lebih</w:t>
      </w:r>
      <w:r w:rsidR="009850FF" w:rsidRPr="008243C4">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8243C4">
        <w:rPr>
          <w:color w:val="000000" w:themeColor="text1"/>
        </w:rPr>
        <w:t xml:space="preserve">yang </w:t>
      </w:r>
      <w:r w:rsidR="00DE3B51" w:rsidRPr="008243C4">
        <w:rPr>
          <w:color w:val="000000" w:themeColor="text1"/>
        </w:rPr>
        <w:t xml:space="preserve">dalam perjanjian ini </w:t>
      </w:r>
      <w:r w:rsidR="00723AC8" w:rsidRPr="008243C4">
        <w:rPr>
          <w:color w:val="000000" w:themeColor="text1"/>
        </w:rPr>
        <w:t xml:space="preserve">disebut </w:t>
      </w:r>
      <w:r w:rsidR="00DE3B51" w:rsidRPr="008243C4">
        <w:rPr>
          <w:color w:val="000000" w:themeColor="text1"/>
        </w:rPr>
        <w:t xml:space="preserve">sebagai </w:t>
      </w:r>
      <w:r w:rsidR="009850FF" w:rsidRPr="008243C4">
        <w:rPr>
          <w:color w:val="000000" w:themeColor="text1"/>
        </w:rPr>
        <w:t>PEMBELI</w:t>
      </w:r>
      <w:r w:rsidR="000532DC" w:rsidRPr="008243C4">
        <w:rPr>
          <w:bCs/>
          <w:color w:val="000000" w:themeColor="text1"/>
        </w:rPr>
        <w:t>.</w:t>
      </w:r>
    </w:p>
    <w:p w14:paraId="6F8C37A5" w14:textId="77777777" w:rsidR="00BB0714" w:rsidRPr="005A4DDB" w:rsidRDefault="00BB0714" w:rsidP="005C608D">
      <w:pPr>
        <w:pStyle w:val="Default"/>
        <w:spacing w:line="276" w:lineRule="auto"/>
        <w:jc w:val="both"/>
        <w:rPr>
          <w:color w:val="000000" w:themeColor="text1"/>
        </w:rPr>
      </w:pPr>
    </w:p>
    <w:p w14:paraId="40037BA4" w14:textId="495ACB96" w:rsidR="00CB4310"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1E01E1EF" w14:textId="77777777" w:rsidR="00B674C0" w:rsidRPr="005C608D" w:rsidRDefault="00B674C0" w:rsidP="004F2AF7">
      <w:pPr>
        <w:pStyle w:val="Default"/>
        <w:spacing w:line="276" w:lineRule="auto"/>
        <w:jc w:val="both"/>
        <w:rPr>
          <w:b/>
          <w:bCs/>
          <w:color w:val="000000" w:themeColor="text1"/>
          <w:lang w:val="en-US"/>
        </w:rPr>
      </w:pPr>
      <w:bookmarkStart w:id="22" w:name="_GoBack"/>
      <w:bookmarkEnd w:id="22"/>
    </w:p>
    <w:p w14:paraId="4945577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14:paraId="0439D25E"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39481AF8" w14:textId="01810C17" w:rsidR="00245D5B" w:rsidRPr="008243C4"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sidR="005A4DDB">
        <w:rPr>
          <w:bCs/>
          <w:iCs/>
          <w:color w:val="000000" w:themeColor="text1"/>
          <w:lang w:val="en-US"/>
        </w:rPr>
        <w:t>Alat</w:t>
      </w:r>
      <w:proofErr w:type="spellEnd"/>
      <w:r w:rsidR="005A4DDB">
        <w:rPr>
          <w:bCs/>
          <w:iCs/>
          <w:color w:val="000000" w:themeColor="text1"/>
          <w:lang w:val="en-US"/>
        </w:rPr>
        <w:t xml:space="preserve"> Safety </w:t>
      </w:r>
      <w:proofErr w:type="spellStart"/>
      <w:r w:rsidR="005A4DDB">
        <w:rPr>
          <w:bCs/>
          <w:iCs/>
          <w:color w:val="000000" w:themeColor="text1"/>
          <w:lang w:val="en-US"/>
        </w:rPr>
        <w:t>dan</w:t>
      </w:r>
      <w:proofErr w:type="spellEnd"/>
      <w:r w:rsidR="005A4DDB">
        <w:rPr>
          <w:bCs/>
          <w:iCs/>
          <w:color w:val="000000" w:themeColor="text1"/>
          <w:lang w:val="en-US"/>
        </w:rPr>
        <w:t xml:space="preserve"> </w:t>
      </w:r>
      <w:proofErr w:type="spellStart"/>
      <w:r w:rsidR="005A4DDB">
        <w:rPr>
          <w:bCs/>
          <w:iCs/>
          <w:color w:val="000000" w:themeColor="text1"/>
          <w:lang w:val="en-US"/>
        </w:rPr>
        <w:t>Perlengkapan</w:t>
      </w:r>
      <w:proofErr w:type="spellEnd"/>
      <w:r w:rsidR="005A4DDB">
        <w:rPr>
          <w:bCs/>
          <w:iCs/>
          <w:color w:val="000000" w:themeColor="text1"/>
          <w:lang w:val="en-US"/>
        </w:rPr>
        <w:t xml:space="preserve"> </w:t>
      </w:r>
      <w:proofErr w:type="spellStart"/>
      <w:r w:rsidR="005A4DDB">
        <w:rPr>
          <w:bCs/>
          <w:iCs/>
          <w:color w:val="000000" w:themeColor="text1"/>
          <w:lang w:val="en-US"/>
        </w:rPr>
        <w:t>Keselamatan</w:t>
      </w:r>
      <w:proofErr w:type="spellEnd"/>
      <w:r w:rsidR="005A4DDB">
        <w:rPr>
          <w:bCs/>
          <w:iCs/>
          <w:color w:val="000000" w:themeColor="text1"/>
          <w:lang w:val="en-US"/>
        </w:rPr>
        <w:t xml:space="preserve"> </w:t>
      </w:r>
      <w:proofErr w:type="spellStart"/>
      <w:r w:rsidR="005A4DDB">
        <w:rPr>
          <w:bCs/>
          <w:iCs/>
          <w:color w:val="000000" w:themeColor="text1"/>
          <w:lang w:val="en-US"/>
        </w:rPr>
        <w:t>Kerja</w:t>
      </w:r>
      <w:proofErr w:type="spellEnd"/>
      <w:r w:rsidR="005A4DDB">
        <w:rPr>
          <w:bCs/>
          <w:iCs/>
          <w:color w:val="000000" w:themeColor="text1"/>
          <w:lang w:val="en-US"/>
        </w:rPr>
        <w:t xml:space="preserve"> </w:t>
      </w:r>
      <w:r w:rsidRPr="004F2AF7">
        <w:rPr>
          <w:bCs/>
          <w:iCs/>
          <w:color w:val="000000" w:themeColor="text1"/>
        </w:rPr>
        <w:t xml:space="preserve">di </w:t>
      </w:r>
      <w:r w:rsidRPr="004F2AF7">
        <w:rPr>
          <w:color w:val="000000" w:themeColor="text1"/>
        </w:rPr>
        <w:t xml:space="preserve">PT. Semarang Autocomp Manufacturing Indonesia </w:t>
      </w:r>
    </w:p>
    <w:p w14:paraId="63A4F3DF" w14:textId="4EB96FC6"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untuk</w:t>
      </w:r>
      <w:proofErr w:type="spellEnd"/>
      <w:r w:rsidR="00A67E4C" w:rsidRPr="00FB5AE6">
        <w:rPr>
          <w:lang w:val="en-US"/>
        </w:rPr>
        <w:t xml:space="preserve"> </w:t>
      </w:r>
      <w:proofErr w:type="spellStart"/>
      <w:r w:rsidR="00A67E4C" w:rsidRPr="00FB5AE6">
        <w:rPr>
          <w:lang w:val="en-US"/>
        </w:rPr>
        <w:t>produk</w:t>
      </w:r>
      <w:proofErr w:type="spellEnd"/>
      <w:r w:rsidR="00A67E4C" w:rsidRPr="00FB5AE6">
        <w:rPr>
          <w:lang w:val="en-US"/>
        </w:rPr>
        <w:t xml:space="preserve"> yang </w:t>
      </w:r>
      <w:proofErr w:type="spellStart"/>
      <w:r w:rsidR="00A67E4C" w:rsidRPr="00FB5AE6">
        <w:rPr>
          <w:lang w:val="en-US"/>
        </w:rPr>
        <w:t>tidak</w:t>
      </w:r>
      <w:proofErr w:type="spellEnd"/>
      <w:r w:rsidR="00A67E4C" w:rsidRPr="00FB5AE6">
        <w:rPr>
          <w:lang w:val="en-US"/>
        </w:rPr>
        <w:t xml:space="preserve"> </w:t>
      </w:r>
      <w:proofErr w:type="spellStart"/>
      <w:r w:rsidR="00A67E4C" w:rsidRPr="00FB5AE6">
        <w:rPr>
          <w:lang w:val="en-US"/>
        </w:rPr>
        <w:t>disebutkan</w:t>
      </w:r>
      <w:proofErr w:type="spellEnd"/>
      <w:r w:rsidR="00A67E4C" w:rsidRPr="00FB5AE6">
        <w:rPr>
          <w:lang w:val="en-US"/>
        </w:rPr>
        <w:t xml:space="preserve"> </w:t>
      </w:r>
      <w:proofErr w:type="spellStart"/>
      <w:r w:rsidR="00A67E4C" w:rsidRPr="00FB5AE6">
        <w:rPr>
          <w:lang w:val="en-US"/>
        </w:rPr>
        <w:t>pada</w:t>
      </w:r>
      <w:proofErr w:type="spellEnd"/>
      <w:r w:rsidR="00A67E4C" w:rsidRPr="00FB5AE6">
        <w:rPr>
          <w:lang w:val="en-US"/>
        </w:rPr>
        <w:t xml:space="preserve"> </w:t>
      </w:r>
      <w:proofErr w:type="spellStart"/>
      <w:r w:rsidR="00A67E4C" w:rsidRPr="00FB5AE6">
        <w:rPr>
          <w:lang w:val="en-US"/>
        </w:rPr>
        <w:t>ayat</w:t>
      </w:r>
      <w:proofErr w:type="spellEnd"/>
      <w:r w:rsidR="00A67E4C" w:rsidRPr="00FB5AE6">
        <w:rPr>
          <w:lang w:val="en-US"/>
        </w:rPr>
        <w:t xml:space="preserve"> 1 </w:t>
      </w:r>
      <w:proofErr w:type="spellStart"/>
      <w:r w:rsidR="00A67E4C" w:rsidRPr="00FB5AE6">
        <w:rPr>
          <w:lang w:val="en-US"/>
        </w:rPr>
        <w:t>diatas</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14:paraId="4A2CA57A" w14:textId="77777777"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14:paraId="61C5C3A5"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7AEF6C33" w14:textId="77777777" w:rsidR="00D826E6" w:rsidRPr="004F2AF7" w:rsidRDefault="00D826E6" w:rsidP="004F2AF7">
      <w:pPr>
        <w:pStyle w:val="Default"/>
        <w:spacing w:line="276" w:lineRule="auto"/>
        <w:rPr>
          <w:b/>
          <w:bCs/>
          <w:color w:val="000000" w:themeColor="text1"/>
        </w:rPr>
      </w:pPr>
    </w:p>
    <w:p w14:paraId="4E16E9DF"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6016E7E7"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69CB653A" w14:textId="48A6CB89" w:rsidR="00761B6C" w:rsidRPr="005C608D" w:rsidRDefault="00761B6C" w:rsidP="004F2AF7">
      <w:pPr>
        <w:pStyle w:val="Default"/>
        <w:numPr>
          <w:ilvl w:val="0"/>
          <w:numId w:val="10"/>
        </w:numPr>
        <w:spacing w:line="276" w:lineRule="auto"/>
        <w:ind w:left="567" w:hanging="567"/>
        <w:jc w:val="both"/>
        <w:rPr>
          <w:bCs/>
          <w:color w:val="auto"/>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00BB0714" w:rsidRPr="005C608D">
        <w:rPr>
          <w:bCs/>
          <w:color w:val="auto"/>
          <w:lang w:val="en-US"/>
        </w:rPr>
        <w:t xml:space="preserve">, </w:t>
      </w:r>
      <w:proofErr w:type="spellStart"/>
      <w:r w:rsidR="00BB0714" w:rsidRPr="005C608D">
        <w:rPr>
          <w:bCs/>
          <w:color w:val="auto"/>
          <w:lang w:val="en-US"/>
        </w:rPr>
        <w:t>kecuali</w:t>
      </w:r>
      <w:proofErr w:type="spellEnd"/>
      <w:r w:rsidR="00BB0714" w:rsidRPr="005C608D">
        <w:rPr>
          <w:bCs/>
          <w:color w:val="auto"/>
          <w:lang w:val="en-US"/>
        </w:rPr>
        <w:t xml:space="preserve"> </w:t>
      </w:r>
      <w:proofErr w:type="spellStart"/>
      <w:r w:rsidR="00BB0714" w:rsidRPr="005C608D">
        <w:rPr>
          <w:bCs/>
          <w:color w:val="auto"/>
          <w:lang w:val="en-US"/>
        </w:rPr>
        <w:t>untuk</w:t>
      </w:r>
      <w:proofErr w:type="spellEnd"/>
      <w:r w:rsidR="00BB0714" w:rsidRPr="005C608D">
        <w:rPr>
          <w:bCs/>
          <w:color w:val="auto"/>
          <w:lang w:val="en-US"/>
        </w:rPr>
        <w:t xml:space="preserve"> branch </w:t>
      </w:r>
      <w:proofErr w:type="spellStart"/>
      <w:r w:rsidR="00BB0714" w:rsidRPr="005C608D">
        <w:rPr>
          <w:bCs/>
          <w:color w:val="auto"/>
          <w:lang w:val="en-US"/>
        </w:rPr>
        <w:t>Jepara</w:t>
      </w:r>
      <w:proofErr w:type="spellEnd"/>
      <w:r w:rsidR="00BB0714" w:rsidRPr="005C608D">
        <w:rPr>
          <w:bCs/>
          <w:color w:val="auto"/>
          <w:lang w:val="en-US"/>
        </w:rPr>
        <w:t xml:space="preserve"> </w:t>
      </w:r>
      <w:proofErr w:type="spellStart"/>
      <w:r w:rsidR="00BB0714" w:rsidRPr="005C608D">
        <w:rPr>
          <w:bCs/>
          <w:color w:val="auto"/>
          <w:lang w:val="en-US"/>
        </w:rPr>
        <w:t>tidak</w:t>
      </w:r>
      <w:proofErr w:type="spellEnd"/>
      <w:r w:rsidR="00BB0714" w:rsidRPr="005C608D">
        <w:rPr>
          <w:bCs/>
          <w:color w:val="auto"/>
          <w:lang w:val="en-US"/>
        </w:rPr>
        <w:t xml:space="preserve"> </w:t>
      </w:r>
      <w:proofErr w:type="spellStart"/>
      <w:r w:rsidR="00BB0714" w:rsidRPr="005C608D">
        <w:rPr>
          <w:bCs/>
          <w:color w:val="auto"/>
          <w:lang w:val="en-US"/>
        </w:rPr>
        <w:t>dapat</w:t>
      </w:r>
      <w:proofErr w:type="spellEnd"/>
      <w:r w:rsidR="00BB0714" w:rsidRPr="005C608D">
        <w:rPr>
          <w:bCs/>
          <w:color w:val="auto"/>
          <w:lang w:val="en-US"/>
        </w:rPr>
        <w:t xml:space="preserve"> </w:t>
      </w:r>
      <w:proofErr w:type="spellStart"/>
      <w:r w:rsidR="00BB0714" w:rsidRPr="005C608D">
        <w:rPr>
          <w:bCs/>
          <w:color w:val="auto"/>
          <w:lang w:val="en-US"/>
        </w:rPr>
        <w:t>dikirim</w:t>
      </w:r>
      <w:proofErr w:type="spellEnd"/>
      <w:r w:rsidR="00BB0714" w:rsidRPr="005C608D">
        <w:rPr>
          <w:bCs/>
          <w:color w:val="auto"/>
          <w:lang w:val="en-US"/>
        </w:rPr>
        <w:t xml:space="preserve">. </w:t>
      </w:r>
    </w:p>
    <w:p w14:paraId="3AF759E2"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3E3FF796"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370A1015"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1817C043"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62377A84"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0564124B"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70A6FCE3" w14:textId="60326B84" w:rsidR="005A4DDB" w:rsidRPr="00536629" w:rsidRDefault="00761B6C" w:rsidP="00536629">
      <w:pPr>
        <w:pStyle w:val="Default"/>
        <w:spacing w:line="276" w:lineRule="auto"/>
        <w:rPr>
          <w:b/>
          <w:bCs/>
          <w:color w:val="000000" w:themeColor="text1"/>
          <w:lang w:val="en-US"/>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3206C3CF" w14:textId="77777777" w:rsidR="005A4DDB" w:rsidRDefault="005A4DDB" w:rsidP="004F2AF7">
      <w:pPr>
        <w:pStyle w:val="Default"/>
        <w:spacing w:line="276" w:lineRule="auto"/>
        <w:jc w:val="center"/>
        <w:rPr>
          <w:b/>
          <w:bCs/>
          <w:color w:val="000000" w:themeColor="text1"/>
        </w:rPr>
      </w:pPr>
    </w:p>
    <w:p w14:paraId="3A3C1917" w14:textId="51407CF6"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2E9B6B9C"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1B7C1ADD"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031F45F0"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61CABDC2"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39DEB6D0"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w:t>
      </w:r>
      <w:r w:rsidRPr="004F2AF7">
        <w:rPr>
          <w:bCs/>
          <w:color w:val="000000" w:themeColor="text1"/>
        </w:rPr>
        <w:lastRenderedPageBreak/>
        <w:t xml:space="preserve">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3018134B"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26A8F3E6"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3AA17541" w14:textId="77777777" w:rsidR="00E16BCC" w:rsidRPr="004F2AF7" w:rsidRDefault="00E16BCC" w:rsidP="004F2AF7">
      <w:pPr>
        <w:pStyle w:val="Default"/>
        <w:spacing w:line="276" w:lineRule="auto"/>
        <w:jc w:val="center"/>
        <w:rPr>
          <w:b/>
          <w:bCs/>
          <w:color w:val="000000" w:themeColor="text1"/>
        </w:rPr>
      </w:pPr>
    </w:p>
    <w:p w14:paraId="5F1C0904"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5192C674"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06D42E7B"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1507CC19"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672DA363"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5CE1F1AB" w14:textId="77777777" w:rsidR="00A87434" w:rsidRPr="004F2AF7" w:rsidRDefault="00A87434" w:rsidP="004F2AF7">
      <w:pPr>
        <w:pStyle w:val="Default"/>
        <w:spacing w:line="276" w:lineRule="auto"/>
        <w:jc w:val="center"/>
        <w:rPr>
          <w:bCs/>
          <w:color w:val="000000" w:themeColor="text1"/>
        </w:rPr>
      </w:pPr>
    </w:p>
    <w:p w14:paraId="63010BC1"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3A2CD4C3"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64EB1B06"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2A789B62"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1130C8C3" w14:textId="3A1E41B7" w:rsidR="00A812BE" w:rsidRPr="00536629" w:rsidRDefault="00A812BE" w:rsidP="00536629">
      <w:pPr>
        <w:pStyle w:val="Default"/>
        <w:numPr>
          <w:ilvl w:val="0"/>
          <w:numId w:val="11"/>
        </w:numPr>
        <w:spacing w:line="276" w:lineRule="auto"/>
        <w:ind w:left="567" w:hanging="567"/>
        <w:jc w:val="both"/>
        <w:rPr>
          <w:bCs/>
          <w:color w:val="000000" w:themeColor="text1"/>
          <w:lang w:val="en-US"/>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638F53FC" w14:textId="77777777" w:rsidR="007A35E8" w:rsidRDefault="007A35E8" w:rsidP="004F2AF7">
      <w:pPr>
        <w:pStyle w:val="Default"/>
        <w:spacing w:line="276" w:lineRule="auto"/>
        <w:jc w:val="center"/>
        <w:rPr>
          <w:b/>
          <w:bCs/>
          <w:color w:val="auto"/>
          <w:lang w:val="en-US"/>
        </w:rPr>
      </w:pPr>
    </w:p>
    <w:p w14:paraId="1792A04F"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6F1CA467"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38DBFBFA"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6A5E89B3" w14:textId="41DB2A33"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007849">
        <w:rPr>
          <w:color w:val="000000" w:themeColor="text1"/>
          <w:lang w:val="en-US"/>
        </w:rPr>
        <w:t>182.7879.801</w:t>
      </w:r>
    </w:p>
    <w:p w14:paraId="47D576BD" w14:textId="0FEEC1CB"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lastRenderedPageBreak/>
        <w:t>Atas nama</w:t>
      </w:r>
      <w:r w:rsidRPr="004F2AF7">
        <w:rPr>
          <w:color w:val="000000" w:themeColor="text1"/>
        </w:rPr>
        <w:tab/>
      </w:r>
      <w:r w:rsidRPr="004F2AF7">
        <w:rPr>
          <w:color w:val="000000" w:themeColor="text1"/>
        </w:rPr>
        <w:tab/>
        <w:t xml:space="preserve">: </w:t>
      </w:r>
      <w:r w:rsidR="003E469E">
        <w:rPr>
          <w:iCs/>
          <w:color w:val="000000" w:themeColor="text1"/>
          <w:lang w:val="en-US"/>
        </w:rPr>
        <w:t>PT. ANUGRAH SENTOSA PROTEKSINDO</w:t>
      </w:r>
      <w:r w:rsidR="00A53412">
        <w:rPr>
          <w:iCs/>
          <w:color w:val="000000" w:themeColor="text1"/>
          <w:lang w:val="en-US"/>
        </w:rPr>
        <w:t xml:space="preserve"> </w:t>
      </w:r>
    </w:p>
    <w:p w14:paraId="6338FAEA" w14:textId="5CAE984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A53412">
        <w:rPr>
          <w:color w:val="000000" w:themeColor="text1"/>
          <w:lang w:val="en-US"/>
        </w:rPr>
        <w:t>Bank Central Asia</w:t>
      </w:r>
    </w:p>
    <w:p w14:paraId="1BFEBD13" w14:textId="558D455D"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A53412">
        <w:rPr>
          <w:iCs/>
          <w:color w:val="000000" w:themeColor="text1"/>
          <w:lang w:val="en-US"/>
        </w:rPr>
        <w:t xml:space="preserve">Jl. </w:t>
      </w:r>
      <w:r w:rsidR="00007849">
        <w:rPr>
          <w:iCs/>
          <w:color w:val="000000" w:themeColor="text1"/>
          <w:lang w:val="en-US"/>
        </w:rPr>
        <w:t>Gang Tengah No. 88. Semarang</w:t>
      </w:r>
    </w:p>
    <w:p w14:paraId="16A8421E"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4FFD45ED"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42706472" w14:textId="77777777" w:rsidR="00E16BCC" w:rsidRPr="004F2AF7" w:rsidRDefault="00E16BCC" w:rsidP="004F2AF7">
      <w:pPr>
        <w:pStyle w:val="Default"/>
        <w:spacing w:line="276" w:lineRule="auto"/>
        <w:jc w:val="center"/>
        <w:rPr>
          <w:b/>
          <w:bCs/>
          <w:color w:val="000000" w:themeColor="text1"/>
        </w:rPr>
      </w:pPr>
    </w:p>
    <w:p w14:paraId="6CCA50F6"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2890EE9F"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5B1F09F9" w14:textId="69729EBF"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Perjanjian ini berlaku selama satu (1) tahun sejak tanggal</w:t>
      </w:r>
      <w:r w:rsidR="008243C4">
        <w:rPr>
          <w:rFonts w:eastAsiaTheme="minorEastAsia" w:cs="Times New Roman"/>
          <w:color w:val="000000"/>
          <w:kern w:val="0"/>
          <w:lang w:val="en-US" w:eastAsia="id-ID" w:bidi="ar-SA"/>
        </w:rPr>
        <w:t xml:space="preserve"> 01 </w:t>
      </w:r>
      <w:proofErr w:type="spellStart"/>
      <w:r w:rsidR="008243C4">
        <w:rPr>
          <w:rFonts w:eastAsiaTheme="minorEastAsia" w:cs="Times New Roman"/>
          <w:color w:val="000000"/>
          <w:kern w:val="0"/>
          <w:lang w:val="en-US" w:eastAsia="id-ID" w:bidi="ar-SA"/>
        </w:rPr>
        <w:t>Juli</w:t>
      </w:r>
      <w:proofErr w:type="spellEnd"/>
      <w:r w:rsidR="008243C4">
        <w:rPr>
          <w:rFonts w:eastAsiaTheme="minorEastAsia" w:cs="Times New Roman"/>
          <w:color w:val="000000"/>
          <w:kern w:val="0"/>
          <w:lang w:val="en-US" w:eastAsia="id-ID" w:bidi="ar-SA"/>
        </w:rPr>
        <w:t xml:space="preserve"> 202</w:t>
      </w:r>
      <w:ins w:id="23" w:author="ROHAYATI" w:date="2024-05-16T09:58:00Z">
        <w:r w:rsidR="001F0136">
          <w:rPr>
            <w:rFonts w:eastAsiaTheme="minorEastAsia" w:cs="Times New Roman"/>
            <w:color w:val="000000"/>
            <w:kern w:val="0"/>
            <w:lang w:val="en-US" w:eastAsia="id-ID" w:bidi="ar-SA"/>
          </w:rPr>
          <w:t>4</w:t>
        </w:r>
      </w:ins>
      <w:del w:id="24" w:author="ROHAYATI" w:date="2024-05-16T09:58:00Z">
        <w:r w:rsidR="00257C41" w:rsidDel="001F0136">
          <w:rPr>
            <w:rFonts w:eastAsiaTheme="minorEastAsia" w:cs="Times New Roman"/>
            <w:color w:val="000000"/>
            <w:kern w:val="0"/>
            <w:lang w:val="en-US" w:eastAsia="id-ID" w:bidi="ar-SA"/>
          </w:rPr>
          <w:delText>3</w:delText>
        </w:r>
      </w:del>
      <w:r w:rsidR="00E16BCC" w:rsidRPr="004F2AF7">
        <w:rPr>
          <w:rFonts w:eastAsiaTheme="minorEastAsia" w:cs="Times New Roman"/>
          <w:color w:val="000000"/>
          <w:kern w:val="0"/>
          <w:lang w:val="id-ID" w:eastAsia="id-ID" w:bidi="ar-SA"/>
        </w:rPr>
        <w:t xml:space="preserve"> sampai dengan tanggal </w:t>
      </w:r>
      <w:r w:rsidR="008243C4">
        <w:rPr>
          <w:rFonts w:eastAsiaTheme="minorEastAsia" w:cs="Times New Roman"/>
          <w:color w:val="000000"/>
          <w:kern w:val="0"/>
          <w:lang w:val="en-US" w:eastAsia="id-ID" w:bidi="ar-SA"/>
        </w:rPr>
        <w:t xml:space="preserve">30 </w:t>
      </w:r>
      <w:proofErr w:type="spellStart"/>
      <w:r w:rsidR="008243C4">
        <w:rPr>
          <w:rFonts w:eastAsiaTheme="minorEastAsia" w:cs="Times New Roman"/>
          <w:color w:val="000000"/>
          <w:kern w:val="0"/>
          <w:lang w:val="en-US" w:eastAsia="id-ID" w:bidi="ar-SA"/>
        </w:rPr>
        <w:t>Juni</w:t>
      </w:r>
      <w:proofErr w:type="spellEnd"/>
      <w:r w:rsidR="008243C4">
        <w:rPr>
          <w:rFonts w:eastAsiaTheme="minorEastAsia" w:cs="Times New Roman"/>
          <w:color w:val="000000"/>
          <w:kern w:val="0"/>
          <w:lang w:val="en-US" w:eastAsia="id-ID" w:bidi="ar-SA"/>
        </w:rPr>
        <w:t xml:space="preserve"> 202</w:t>
      </w:r>
      <w:ins w:id="25" w:author="ROHAYATI" w:date="2024-05-16T09:58:00Z">
        <w:r w:rsidR="001F0136">
          <w:rPr>
            <w:rFonts w:eastAsiaTheme="minorEastAsia" w:cs="Times New Roman"/>
            <w:color w:val="000000"/>
            <w:kern w:val="0"/>
            <w:lang w:val="en-US" w:eastAsia="id-ID" w:bidi="ar-SA"/>
          </w:rPr>
          <w:t>5</w:t>
        </w:r>
      </w:ins>
      <w:del w:id="26" w:author="ROHAYATI" w:date="2024-05-16T09:58:00Z">
        <w:r w:rsidR="00257C41" w:rsidDel="001F0136">
          <w:rPr>
            <w:rFonts w:eastAsiaTheme="minorEastAsia" w:cs="Times New Roman"/>
            <w:color w:val="000000"/>
            <w:kern w:val="0"/>
            <w:lang w:val="en-US" w:eastAsia="id-ID" w:bidi="ar-SA"/>
          </w:rPr>
          <w:delText>4</w:delText>
        </w:r>
      </w:del>
      <w:r w:rsidR="008243C4">
        <w:rPr>
          <w:rFonts w:eastAsiaTheme="minorEastAsia" w:cs="Times New Roman"/>
          <w:color w:val="000000"/>
          <w:kern w:val="0"/>
          <w:lang w:val="en-US" w:eastAsia="id-ID" w:bidi="ar-SA"/>
        </w:rPr>
        <w:t>.</w:t>
      </w:r>
    </w:p>
    <w:p w14:paraId="31950A9A" w14:textId="77777777" w:rsidR="001F0136" w:rsidRDefault="001F0136" w:rsidP="001F0136">
      <w:pPr>
        <w:pStyle w:val="ListParagraph"/>
        <w:numPr>
          <w:ilvl w:val="0"/>
          <w:numId w:val="23"/>
        </w:numPr>
        <w:spacing w:line="276" w:lineRule="auto"/>
        <w:ind w:left="567" w:hanging="567"/>
        <w:jc w:val="both"/>
        <w:rPr>
          <w:ins w:id="27" w:author="ROHAYATI" w:date="2024-05-16T09:58:00Z"/>
          <w:rFonts w:cs="Times New Roman"/>
          <w:color w:val="000000"/>
          <w:lang w:val="id-ID" w:eastAsia="id-ID" w:bidi="ar-SA"/>
        </w:rPr>
      </w:pPr>
      <w:ins w:id="28" w:author="ROHAYATI" w:date="2024-05-16T09:58:00Z">
        <w:r w:rsidRPr="00734F48">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ins>
    </w:p>
    <w:p w14:paraId="50CE88D9" w14:textId="5E0CF161" w:rsidR="00AC58E9" w:rsidDel="001F0136" w:rsidRDefault="00116A55">
      <w:pPr>
        <w:pStyle w:val="Default"/>
        <w:spacing w:line="276" w:lineRule="auto"/>
        <w:rPr>
          <w:del w:id="29" w:author="ROHAYATI" w:date="2024-05-16T09:58:00Z"/>
          <w:b/>
          <w:bCs/>
          <w:color w:val="000000" w:themeColor="text1"/>
        </w:rPr>
        <w:pPrChange w:id="30" w:author="ROHAYATI" w:date="2024-05-16T09:58:00Z">
          <w:pPr>
            <w:pStyle w:val="Default"/>
            <w:spacing w:line="276" w:lineRule="auto"/>
            <w:jc w:val="center"/>
          </w:pPr>
        </w:pPrChange>
      </w:pPr>
      <w:del w:id="31" w:author="ROHAYATI" w:date="2024-05-16T09:58:00Z">
        <w:r w:rsidRPr="001F0136" w:rsidDel="001F0136">
          <w:delText xml:space="preserve">Perjanjian ini dapat </w:delText>
        </w:r>
        <w:r w:rsidR="00E16BCC" w:rsidRPr="001F0136" w:rsidDel="001F0136">
          <w:delText xml:space="preserve">diperpanjang berdasarkan kesepakatan </w:delText>
        </w:r>
        <w:r w:rsidR="00E16BCC" w:rsidRPr="001F0136" w:rsidDel="001F0136">
          <w:rPr>
            <w:b/>
          </w:rPr>
          <w:delText>Para Pihak</w:delText>
        </w:r>
        <w:r w:rsidR="00E16BCC" w:rsidRPr="001F0136" w:rsidDel="001F0136">
          <w:delText xml:space="preserve"> dengan pemberitahuan tertulis 3 (tiga) bulan sebelum berakhirnya perjanjian</w:delText>
        </w:r>
        <w:r w:rsidR="0084356D" w:rsidRPr="001F0136" w:rsidDel="001F0136">
          <w:delText>.</w:delText>
        </w:r>
      </w:del>
    </w:p>
    <w:p w14:paraId="7C9E5532" w14:textId="77777777" w:rsidR="001F0136" w:rsidRPr="001F0136" w:rsidRDefault="001F0136">
      <w:pPr>
        <w:spacing w:after="0"/>
        <w:jc w:val="both"/>
        <w:rPr>
          <w:ins w:id="32" w:author="ROHAYATI" w:date="2024-05-16T09:58:00Z"/>
          <w:rFonts w:cs="Times New Roman"/>
          <w:color w:val="000000"/>
          <w:rPrChange w:id="33" w:author="ROHAYATI" w:date="2024-05-16T09:58:00Z">
            <w:rPr>
              <w:ins w:id="34" w:author="ROHAYATI" w:date="2024-05-16T09:58:00Z"/>
              <w:lang w:val="id-ID" w:eastAsia="id-ID" w:bidi="ar-SA"/>
            </w:rPr>
          </w:rPrChange>
        </w:rPr>
        <w:pPrChange w:id="35" w:author="ROHAYATI" w:date="2024-05-16T09:58:00Z">
          <w:pPr>
            <w:pStyle w:val="ListParagraph"/>
            <w:numPr>
              <w:numId w:val="23"/>
            </w:numPr>
            <w:spacing w:line="276" w:lineRule="auto"/>
            <w:ind w:left="567" w:hanging="567"/>
            <w:jc w:val="both"/>
          </w:pPr>
        </w:pPrChange>
      </w:pPr>
    </w:p>
    <w:p w14:paraId="1E64BC2F" w14:textId="77777777" w:rsidR="0084356D" w:rsidRPr="004F2AF7" w:rsidDel="001F0136" w:rsidRDefault="0084356D">
      <w:pPr>
        <w:jc w:val="center"/>
        <w:rPr>
          <w:del w:id="36" w:author="ROHAYATI" w:date="2024-05-16T09:58:00Z"/>
        </w:rPr>
        <w:pPrChange w:id="37" w:author="ROHAYATI" w:date="2024-05-16T09:58:00Z">
          <w:pPr>
            <w:pStyle w:val="ListParagraph"/>
            <w:spacing w:line="276" w:lineRule="auto"/>
            <w:ind w:left="426"/>
            <w:jc w:val="both"/>
          </w:pPr>
        </w:pPrChange>
      </w:pPr>
    </w:p>
    <w:p w14:paraId="19941844" w14:textId="77777777" w:rsidR="00D124E1" w:rsidRPr="004F2AF7" w:rsidRDefault="00D124E1">
      <w:pPr>
        <w:pStyle w:val="Default"/>
        <w:spacing w:line="276" w:lineRule="auto"/>
        <w:jc w:val="center"/>
        <w:rPr>
          <w:color w:val="000000" w:themeColor="text1"/>
        </w:rPr>
      </w:pPr>
      <w:r w:rsidRPr="004F2AF7">
        <w:rPr>
          <w:b/>
          <w:bCs/>
          <w:color w:val="000000" w:themeColor="text1"/>
        </w:rPr>
        <w:t>Pasal 8</w:t>
      </w:r>
    </w:p>
    <w:p w14:paraId="61739D3A"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2B63A093"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14:paraId="2813ED76"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14:paraId="1F899B57"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7D19196A"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46F0FC48"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260B2AE7"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1579A41B"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76995E85"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74CC15C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546CE1C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lastRenderedPageBreak/>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701EE283"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6BE4BD83"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41474998"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66DF218F"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191766E2"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31D2B036"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7ABEE5B9"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087FEFCF"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2F1F8695"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677AC650"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6C16D023"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423BD031"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0BAEBCD9"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14:paraId="498F8A87"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14:paraId="22C231A4"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0EF716D4"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383389F9"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2C40EFD2"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23D2760"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0F1C70C9"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511F7981"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6878227F" w14:textId="70240B3F" w:rsidR="00536629" w:rsidRPr="00536629" w:rsidRDefault="004D7C0B" w:rsidP="004F2AF7">
      <w:pPr>
        <w:pStyle w:val="Default"/>
        <w:tabs>
          <w:tab w:val="left" w:pos="5055"/>
        </w:tabs>
        <w:spacing w:line="276" w:lineRule="auto"/>
        <w:rPr>
          <w:b/>
          <w:bCs/>
          <w:color w:val="000000" w:themeColor="text1"/>
          <w:lang w:val="en-US"/>
        </w:rPr>
      </w:pPr>
      <w:r w:rsidRPr="004F2AF7">
        <w:rPr>
          <w:b/>
          <w:bCs/>
          <w:color w:val="000000" w:themeColor="text1"/>
        </w:rPr>
        <w:tab/>
      </w:r>
    </w:p>
    <w:p w14:paraId="71A922B5"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00A567C1"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6489FD1A"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1CBFABCF"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002EEF95"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23A9D04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44A78FD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6B45990C"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680D43D0"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5FEF767A" w14:textId="77777777" w:rsidR="00361FDF" w:rsidRPr="004F2AF7" w:rsidRDefault="00361FDF" w:rsidP="004F2AF7">
      <w:pPr>
        <w:pStyle w:val="Default"/>
        <w:spacing w:line="276" w:lineRule="auto"/>
        <w:jc w:val="center"/>
        <w:rPr>
          <w:b/>
          <w:bCs/>
          <w:color w:val="000000" w:themeColor="text1"/>
        </w:rPr>
      </w:pPr>
    </w:p>
    <w:p w14:paraId="00A10017"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3B8D16B2"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2EAC882D"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2BF0FFAA" w14:textId="77777777" w:rsidR="0084356D" w:rsidRPr="004F2AF7" w:rsidRDefault="0084356D" w:rsidP="004F2AF7">
      <w:pPr>
        <w:spacing w:after="0"/>
        <w:rPr>
          <w:rFonts w:ascii="Times New Roman" w:hAnsi="Times New Roman" w:cs="Times New Roman"/>
          <w:sz w:val="24"/>
          <w:szCs w:val="24"/>
        </w:rPr>
      </w:pPr>
    </w:p>
    <w:p w14:paraId="578CE403" w14:textId="77777777"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14:paraId="53143D53"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4A818B1E"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66C2E24D"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5D708D18"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41E1CBDA"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0E5646E3" w14:textId="77777777" w:rsidR="00AF2584" w:rsidRPr="004F2AF7" w:rsidRDefault="00AF2584" w:rsidP="004F2AF7">
      <w:pPr>
        <w:spacing w:after="0"/>
        <w:jc w:val="center"/>
        <w:rPr>
          <w:rFonts w:ascii="Times New Roman" w:hAnsi="Times New Roman" w:cs="Times New Roman"/>
          <w:b/>
          <w:color w:val="000000" w:themeColor="text1"/>
          <w:sz w:val="24"/>
          <w:szCs w:val="24"/>
        </w:rPr>
      </w:pPr>
    </w:p>
    <w:p w14:paraId="1EEA1A08"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15F554CA"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7FC27F7A"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63A17111"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14:paraId="437B7BDB"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734B62DD"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2E1C9E1D"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14:paraId="1AEA92AF"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3409F660" w14:textId="31D0745C"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E84927">
        <w:rPr>
          <w:rFonts w:cs="Times New Roman"/>
          <w:color w:val="000000" w:themeColor="text1"/>
          <w:lang w:val="en-US"/>
        </w:rPr>
        <w:t xml:space="preserve">PT. Anugrah Sentosa </w:t>
      </w:r>
      <w:proofErr w:type="spellStart"/>
      <w:r w:rsidR="00E84927">
        <w:rPr>
          <w:rFonts w:cs="Times New Roman"/>
          <w:color w:val="000000" w:themeColor="text1"/>
          <w:lang w:val="en-US"/>
        </w:rPr>
        <w:t>Proteksindo</w:t>
      </w:r>
      <w:proofErr w:type="spellEnd"/>
    </w:p>
    <w:p w14:paraId="7D3DA08E" w14:textId="4EFD3CB2"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A53412" w:rsidRPr="008243C4">
        <w:rPr>
          <w:rFonts w:cs="Times New Roman"/>
          <w:color w:val="000000" w:themeColor="text1"/>
          <w:lang w:val="en-US"/>
        </w:rPr>
        <w:t>J</w:t>
      </w:r>
      <w:r w:rsidR="00A53412">
        <w:rPr>
          <w:rFonts w:cs="Times New Roman"/>
          <w:color w:val="000000" w:themeColor="text1"/>
          <w:lang w:val="en-US"/>
        </w:rPr>
        <w:t xml:space="preserve">l. Gang </w:t>
      </w:r>
      <w:proofErr w:type="spellStart"/>
      <w:r w:rsidR="00A53412">
        <w:rPr>
          <w:rFonts w:cs="Times New Roman"/>
          <w:color w:val="000000" w:themeColor="text1"/>
          <w:lang w:val="en-US"/>
        </w:rPr>
        <w:t>Pinggir</w:t>
      </w:r>
      <w:proofErr w:type="spellEnd"/>
      <w:r w:rsidR="00A53412">
        <w:rPr>
          <w:rFonts w:cs="Times New Roman"/>
          <w:color w:val="000000" w:themeColor="text1"/>
          <w:lang w:val="en-US"/>
        </w:rPr>
        <w:t xml:space="preserve"> No. 11 B </w:t>
      </w:r>
      <w:proofErr w:type="spellStart"/>
      <w:r w:rsidR="00A53412">
        <w:rPr>
          <w:rFonts w:cs="Times New Roman"/>
          <w:color w:val="000000" w:themeColor="text1"/>
          <w:lang w:val="en-US"/>
        </w:rPr>
        <w:t>Semaranng</w:t>
      </w:r>
      <w:proofErr w:type="spellEnd"/>
      <w:r w:rsidR="00A53412">
        <w:rPr>
          <w:rFonts w:cs="Times New Roman"/>
          <w:color w:val="000000" w:themeColor="text1"/>
          <w:lang w:val="en-US"/>
        </w:rPr>
        <w:t xml:space="preserve"> </w:t>
      </w:r>
    </w:p>
    <w:p w14:paraId="40456611" w14:textId="18290661"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A53412">
        <w:rPr>
          <w:rFonts w:cs="Times New Roman"/>
          <w:color w:val="000000" w:themeColor="text1"/>
          <w:lang w:val="en-US"/>
        </w:rPr>
        <w:t>024-3560445</w:t>
      </w:r>
    </w:p>
    <w:p w14:paraId="41696508" w14:textId="3A6AC239"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A53412">
        <w:rPr>
          <w:rFonts w:cs="Times New Roman"/>
          <w:color w:val="000000" w:themeColor="text1"/>
          <w:lang w:val="en-US"/>
        </w:rPr>
        <w:t>anugrahsentosasmg@gmail.com</w:t>
      </w:r>
    </w:p>
    <w:p w14:paraId="0840DDE3" w14:textId="250CCCA8" w:rsidR="00EF15BE" w:rsidRPr="007A35E8" w:rsidRDefault="00EF15BE">
      <w:pPr>
        <w:pStyle w:val="ListParagraph"/>
        <w:spacing w:line="276" w:lineRule="auto"/>
        <w:ind w:left="567"/>
        <w:jc w:val="both"/>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proofErr w:type="spellStart"/>
      <w:r w:rsidR="00A53412">
        <w:rPr>
          <w:rFonts w:cs="Times New Roman"/>
          <w:color w:val="000000" w:themeColor="text1"/>
          <w:lang w:val="en-US"/>
        </w:rPr>
        <w:t>Ervina</w:t>
      </w:r>
      <w:proofErr w:type="spellEnd"/>
      <w:r w:rsidR="00A53412">
        <w:rPr>
          <w:rFonts w:cs="Times New Roman"/>
          <w:color w:val="000000" w:themeColor="text1"/>
          <w:lang w:val="en-US"/>
        </w:rPr>
        <w:t xml:space="preserve"> </w:t>
      </w:r>
      <w:proofErr w:type="spellStart"/>
      <w:r w:rsidR="00A53412">
        <w:rPr>
          <w:rFonts w:cs="Times New Roman"/>
          <w:color w:val="000000" w:themeColor="text1"/>
          <w:lang w:val="en-US"/>
        </w:rPr>
        <w:t>Santoso</w:t>
      </w:r>
      <w:proofErr w:type="spellEnd"/>
    </w:p>
    <w:p w14:paraId="3B8CF720" w14:textId="77777777"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29F1602A" w14:textId="77777777" w:rsidR="002952FC" w:rsidRDefault="001E0CD7" w:rsidP="008243C4">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14:paraId="2C03076C" w14:textId="00A19654" w:rsidR="001E0CD7" w:rsidRPr="008243C4" w:rsidRDefault="002952FC" w:rsidP="008243C4">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0B407DC0" w14:textId="5E88156B"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8243C4">
        <w:rPr>
          <w:rFonts w:cs="Times New Roman"/>
          <w:color w:val="000000" w:themeColor="text1"/>
        </w:rPr>
        <w:t>0291-7512101</w:t>
      </w:r>
    </w:p>
    <w:p w14:paraId="4424D51D" w14:textId="5298A5CC" w:rsidR="00EF15BE" w:rsidRPr="008243C4"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8243C4">
        <w:rPr>
          <w:rFonts w:cs="Times New Roman"/>
          <w:lang w:val="en-US"/>
        </w:rPr>
        <w:t>ga_03@sami-jf.co.id</w:t>
      </w:r>
    </w:p>
    <w:p w14:paraId="54109360" w14:textId="451D5E39" w:rsidR="00EF15BE" w:rsidRPr="008243C4"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8243C4">
        <w:rPr>
          <w:rFonts w:cs="Times New Roman"/>
          <w:color w:val="000000" w:themeColor="text1"/>
          <w:lang w:val="en-US"/>
        </w:rPr>
        <w:t>Ibu</w:t>
      </w:r>
      <w:proofErr w:type="spellEnd"/>
      <w:r w:rsidR="008243C4">
        <w:rPr>
          <w:rFonts w:cs="Times New Roman"/>
          <w:color w:val="000000" w:themeColor="text1"/>
          <w:lang w:val="en-US"/>
        </w:rPr>
        <w:t xml:space="preserve"> </w:t>
      </w:r>
      <w:proofErr w:type="spellStart"/>
      <w:r w:rsidR="008243C4">
        <w:rPr>
          <w:rFonts w:cs="Times New Roman"/>
          <w:color w:val="000000" w:themeColor="text1"/>
          <w:lang w:val="en-US"/>
        </w:rPr>
        <w:t>Aya</w:t>
      </w:r>
      <w:proofErr w:type="spellEnd"/>
    </w:p>
    <w:p w14:paraId="1AF29B8D"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6846233F"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65C31C79" w14:textId="77777777" w:rsidR="00C5376B" w:rsidRDefault="004D7437" w:rsidP="004F2AF7">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14:paraId="7C706231" w14:textId="77777777" w:rsidR="007A35E8" w:rsidRPr="00B1283C" w:rsidRDefault="007A35E8" w:rsidP="007A35E8">
      <w:pPr>
        <w:pStyle w:val="ListParagraph"/>
        <w:numPr>
          <w:ilvl w:val="0"/>
          <w:numId w:val="36"/>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14:paraId="6FC9643E" w14:textId="66280B03" w:rsidR="007A35E8" w:rsidRPr="005C608D" w:rsidRDefault="007A35E8" w:rsidP="005C608D">
      <w:pPr>
        <w:pStyle w:val="ListParagraph"/>
        <w:suppressAutoHyphens w:val="0"/>
        <w:spacing w:line="276" w:lineRule="auto"/>
        <w:ind w:left="567"/>
        <w:contextualSpacing/>
        <w:jc w:val="both"/>
        <w:rPr>
          <w:rFonts w:cs="Times New Roman"/>
          <w:color w:val="000000"/>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14:paraId="09284014" w14:textId="0FEC0210" w:rsidR="001E0CD7" w:rsidRPr="005C608D" w:rsidRDefault="001E0CD7" w:rsidP="005C608D">
      <w:pPr>
        <w:pStyle w:val="ListParagraph"/>
        <w:numPr>
          <w:ilvl w:val="0"/>
          <w:numId w:val="36"/>
        </w:numPr>
        <w:ind w:left="540" w:hanging="540"/>
        <w:contextualSpacing/>
        <w:jc w:val="both"/>
        <w:rPr>
          <w:rFonts w:cs="Times New Roman"/>
          <w:color w:val="000000" w:themeColor="text1"/>
        </w:rPr>
      </w:pPr>
      <w:proofErr w:type="spellStart"/>
      <w:r w:rsidRPr="005C608D">
        <w:rPr>
          <w:rFonts w:cs="Times New Roman"/>
          <w:color w:val="000000" w:themeColor="text1"/>
        </w:rPr>
        <w:t>Hukum</w:t>
      </w:r>
      <w:proofErr w:type="spellEnd"/>
      <w:r w:rsidRPr="005C608D">
        <w:rPr>
          <w:rFonts w:cs="Times New Roman"/>
          <w:color w:val="000000" w:themeColor="text1"/>
        </w:rPr>
        <w:t xml:space="preserve"> yang </w:t>
      </w:r>
      <w:proofErr w:type="spellStart"/>
      <w:r w:rsidRPr="005C608D">
        <w:rPr>
          <w:rFonts w:cs="Times New Roman"/>
          <w:color w:val="000000" w:themeColor="text1"/>
        </w:rPr>
        <w:t>berlaku</w:t>
      </w:r>
      <w:proofErr w:type="spellEnd"/>
    </w:p>
    <w:p w14:paraId="682EE4E1"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6A0F6C9E" w14:textId="77777777"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6CC6E447" w14:textId="77777777" w:rsidR="0084356D" w:rsidRPr="004F2AF7" w:rsidRDefault="0084356D" w:rsidP="004F2AF7">
      <w:pPr>
        <w:spacing w:after="0"/>
        <w:jc w:val="both"/>
        <w:rPr>
          <w:rFonts w:ascii="Times New Roman" w:hAnsi="Times New Roman" w:cs="Times New Roman"/>
          <w:color w:val="000000" w:themeColor="text1"/>
          <w:sz w:val="24"/>
          <w:szCs w:val="24"/>
        </w:rPr>
      </w:pPr>
    </w:p>
    <w:p w14:paraId="253073CD"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4ED74AA0"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3456BD15"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62270BEB" w14:textId="77777777" w:rsidTr="00C20180">
        <w:trPr>
          <w:trHeight w:val="1483"/>
        </w:trPr>
        <w:tc>
          <w:tcPr>
            <w:tcW w:w="2400" w:type="pct"/>
            <w:vAlign w:val="bottom"/>
          </w:tcPr>
          <w:p w14:paraId="7EA0AA1D"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61EE84AF" w14:textId="6D40E6F1" w:rsidR="00414AE8" w:rsidRPr="008243C4" w:rsidRDefault="001F0136"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en-US"/>
              </w:rPr>
            </w:pPr>
            <w:ins w:id="38" w:author="ROHAYATI" w:date="2024-05-16T09:59:00Z">
              <w:r>
                <w:rPr>
                  <w:rFonts w:ascii="Times New Roman" w:hAnsi="Times New Roman" w:cs="Times New Roman"/>
                  <w:b/>
                  <w:bCs/>
                  <w:color w:val="000000" w:themeColor="text1"/>
                  <w:sz w:val="24"/>
                  <w:szCs w:val="24"/>
                  <w:lang w:val="en-US"/>
                </w:rPr>
                <w:t>PT.</w:t>
              </w:r>
            </w:ins>
            <w:del w:id="39" w:author="ROHAYATI" w:date="2024-05-16T09:59:00Z">
              <w:r w:rsidR="00A53412" w:rsidDel="001F0136">
                <w:rPr>
                  <w:rFonts w:ascii="Times New Roman" w:hAnsi="Times New Roman" w:cs="Times New Roman"/>
                  <w:b/>
                  <w:bCs/>
                  <w:color w:val="000000" w:themeColor="text1"/>
                  <w:sz w:val="24"/>
                  <w:szCs w:val="24"/>
                  <w:lang w:val="en-US"/>
                </w:rPr>
                <w:delText>CV</w:delText>
              </w:r>
            </w:del>
            <w:r w:rsidR="00A53412">
              <w:rPr>
                <w:rFonts w:ascii="Times New Roman" w:hAnsi="Times New Roman" w:cs="Times New Roman"/>
                <w:b/>
                <w:bCs/>
                <w:color w:val="000000" w:themeColor="text1"/>
                <w:sz w:val="24"/>
                <w:szCs w:val="24"/>
                <w:lang w:val="en-US"/>
              </w:rPr>
              <w:t xml:space="preserve"> ANUGRAH SENTOSA</w:t>
            </w:r>
            <w:r w:rsidR="003A788C">
              <w:rPr>
                <w:rFonts w:ascii="Times New Roman" w:hAnsi="Times New Roman" w:cs="Times New Roman"/>
                <w:b/>
                <w:bCs/>
                <w:color w:val="000000" w:themeColor="text1"/>
                <w:sz w:val="24"/>
                <w:szCs w:val="24"/>
                <w:lang w:val="en-US"/>
              </w:rPr>
              <w:t xml:space="preserve"> PROTEKSINDO</w:t>
            </w:r>
          </w:p>
          <w:p w14:paraId="16652A7C"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21B82A8"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47035EF"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FD1CF91" w14:textId="77777777"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F14BAED"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1953FA5B" w14:textId="14B65CA5" w:rsidR="00F33B45" w:rsidRPr="008243C4" w:rsidRDefault="00A53412"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 xml:space="preserve">Rahmat Suwitono </w:t>
            </w:r>
          </w:p>
          <w:p w14:paraId="45B829E2" w14:textId="11BB0FFE" w:rsidR="007749D3" w:rsidRPr="004F2AF7" w:rsidRDefault="00A53412"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14:paraId="452B9F1D"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3583F779"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22B9B1EE"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8EBAA30"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3ECCC28"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E60D067"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327F042"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E390319" w14:textId="77141DB2" w:rsidR="007749D3" w:rsidRPr="005C608D" w:rsidRDefault="00257C41"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14:paraId="3C3897DF" w14:textId="77777777"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0F012245" w14:textId="77777777" w:rsidR="000250C0" w:rsidRPr="004F2AF7" w:rsidRDefault="000250C0" w:rsidP="004F2AF7">
      <w:pPr>
        <w:pStyle w:val="Default"/>
        <w:tabs>
          <w:tab w:val="center" w:pos="7560"/>
        </w:tabs>
        <w:spacing w:line="276" w:lineRule="auto"/>
        <w:jc w:val="both"/>
        <w:rPr>
          <w:b/>
          <w:bCs/>
          <w:color w:val="000000" w:themeColor="text1"/>
        </w:rPr>
      </w:pPr>
    </w:p>
    <w:p w14:paraId="398C7A1F"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9910E6" w14:textId="77777777" w:rsidR="00103C24" w:rsidRDefault="00103C24" w:rsidP="001A0EC8">
      <w:pPr>
        <w:spacing w:after="0" w:line="240" w:lineRule="auto"/>
      </w:pPr>
      <w:r>
        <w:separator/>
      </w:r>
    </w:p>
  </w:endnote>
  <w:endnote w:type="continuationSeparator" w:id="0">
    <w:p w14:paraId="5E35E704" w14:textId="77777777" w:rsidR="00103C24" w:rsidRDefault="00103C24"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8243C4" w:rsidRPr="001A1104" w14:paraId="38086802" w14:textId="77777777" w:rsidTr="007D7353">
      <w:trPr>
        <w:trHeight w:val="710"/>
      </w:trPr>
      <w:tc>
        <w:tcPr>
          <w:tcW w:w="850" w:type="dxa"/>
        </w:tcPr>
        <w:p w14:paraId="2E759DDF" w14:textId="77777777" w:rsidR="008243C4" w:rsidRPr="001A1104" w:rsidRDefault="008243C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7136495A" w14:textId="77777777" w:rsidR="008243C4" w:rsidRPr="001A1104" w:rsidRDefault="008243C4" w:rsidP="00F31FB4">
          <w:pPr>
            <w:pStyle w:val="Footer"/>
            <w:rPr>
              <w:rFonts w:ascii="Times New Roman" w:hAnsi="Times New Roman" w:cs="Times New Roman"/>
              <w:sz w:val="16"/>
              <w:szCs w:val="16"/>
            </w:rPr>
          </w:pPr>
        </w:p>
        <w:p w14:paraId="4AA8FDA0" w14:textId="77777777" w:rsidR="008243C4" w:rsidRPr="001A1104" w:rsidRDefault="008243C4" w:rsidP="00F31FB4">
          <w:pPr>
            <w:pStyle w:val="Footer"/>
            <w:jc w:val="center"/>
            <w:rPr>
              <w:rFonts w:ascii="Times New Roman" w:hAnsi="Times New Roman" w:cs="Times New Roman"/>
              <w:sz w:val="16"/>
              <w:szCs w:val="16"/>
            </w:rPr>
          </w:pPr>
        </w:p>
        <w:p w14:paraId="5016CDBF" w14:textId="77777777" w:rsidR="008243C4" w:rsidRPr="001A1104" w:rsidRDefault="008243C4" w:rsidP="00F31FB4">
          <w:pPr>
            <w:pStyle w:val="Footer"/>
            <w:jc w:val="center"/>
            <w:rPr>
              <w:rFonts w:ascii="Times New Roman" w:hAnsi="Times New Roman" w:cs="Times New Roman"/>
              <w:sz w:val="16"/>
              <w:szCs w:val="16"/>
            </w:rPr>
          </w:pPr>
        </w:p>
      </w:tc>
      <w:tc>
        <w:tcPr>
          <w:tcW w:w="851" w:type="dxa"/>
        </w:tcPr>
        <w:p w14:paraId="15E00470" w14:textId="77777777" w:rsidR="008243C4" w:rsidRPr="001A1104" w:rsidRDefault="008243C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4E16ED51" w14:textId="77777777" w:rsidR="008243C4" w:rsidRPr="001A1104" w:rsidRDefault="008243C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609B11D8" w14:textId="77777777" w:rsidR="008243C4" w:rsidRPr="001A1104" w:rsidRDefault="008243C4"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358AD4B7" w14:textId="77777777" w:rsidR="008243C4" w:rsidRPr="001A1104" w:rsidRDefault="008243C4">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321442">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32144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48150D35" w14:textId="77777777" w:rsidR="00321442" w:rsidRPr="00321442" w:rsidRDefault="00321442" w:rsidP="00321442">
    <w:pPr>
      <w:pStyle w:val="Footer"/>
      <w:rPr>
        <w:ins w:id="40" w:author="ROHAYATI" w:date="2024-06-06T11:49:00Z"/>
        <w:rFonts w:ascii="Times New Roman" w:hAnsi="Times New Roman" w:cs="Times New Roman"/>
        <w:color w:val="000000" w:themeColor="text1"/>
        <w:sz w:val="16"/>
        <w:szCs w:val="16"/>
      </w:rPr>
    </w:pPr>
    <w:ins w:id="41" w:author="ROHAYATI" w:date="2024-06-06T11:49:00Z">
      <w:r w:rsidRPr="00321442">
        <w:rPr>
          <w:rFonts w:ascii="Times New Roman" w:hAnsi="Times New Roman" w:cs="Times New Roman"/>
          <w:color w:val="000000" w:themeColor="text1"/>
          <w:sz w:val="16"/>
          <w:szCs w:val="16"/>
        </w:rPr>
        <w:t>SAMIJF/LKM-LA/05-2024/075</w:t>
      </w:r>
    </w:ins>
  </w:p>
  <w:p w14:paraId="6A8D6F0C" w14:textId="298E02FB" w:rsidR="00CB4310" w:rsidRPr="00CB4310" w:rsidDel="00321442" w:rsidRDefault="00CB4310" w:rsidP="00CB4310">
    <w:pPr>
      <w:pStyle w:val="Footer"/>
      <w:rPr>
        <w:del w:id="42" w:author="ROHAYATI" w:date="2024-06-06T11:49:00Z"/>
        <w:rFonts w:ascii="Times New Roman" w:hAnsi="Times New Roman" w:cs="Times New Roman"/>
        <w:color w:val="000000" w:themeColor="text1"/>
        <w:sz w:val="16"/>
        <w:szCs w:val="16"/>
        <w:lang w:val="en-US"/>
      </w:rPr>
    </w:pPr>
    <w:del w:id="43" w:author="ROHAYATI" w:date="2024-05-16T09:57:00Z">
      <w:r w:rsidRPr="00CB4310" w:rsidDel="001F0136">
        <w:rPr>
          <w:rFonts w:ascii="Times New Roman" w:hAnsi="Times New Roman" w:cs="Times New Roman"/>
          <w:color w:val="000000" w:themeColor="text1"/>
          <w:sz w:val="16"/>
          <w:szCs w:val="16"/>
          <w:lang w:val="en-US"/>
        </w:rPr>
        <w:delText>SAMIJF/LKM-LA/06-2023/065</w:delText>
      </w:r>
    </w:del>
  </w:p>
  <w:p w14:paraId="28553572" w14:textId="4A18DD30" w:rsidR="008243C4" w:rsidRPr="001A1104" w:rsidRDefault="00BB0714" w:rsidP="00F33B45">
    <w:pPr>
      <w:pStyle w:val="Default"/>
      <w:spacing w:line="276" w:lineRule="auto"/>
      <w:rPr>
        <w:color w:val="000000" w:themeColor="text1"/>
        <w:sz w:val="16"/>
        <w:szCs w:val="16"/>
      </w:rPr>
    </w:pPr>
    <w:r>
      <w:rPr>
        <w:color w:val="000000" w:themeColor="text1"/>
        <w:sz w:val="16"/>
        <w:szCs w:val="16"/>
        <w:lang w:val="en-US"/>
      </w:rPr>
      <w:t>PT. ANUGRAH SENTOSA PROTEKSINDO</w:t>
    </w:r>
    <w:r w:rsidR="008243C4">
      <w:rPr>
        <w:color w:val="000000" w:themeColor="text1"/>
        <w:sz w:val="16"/>
        <w:szCs w:val="16"/>
        <w:lang w:val="en-US"/>
      </w:rPr>
      <w:t>&amp;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A8648" w14:textId="77777777" w:rsidR="00103C24" w:rsidRDefault="00103C24" w:rsidP="001A0EC8">
      <w:pPr>
        <w:spacing w:after="0" w:line="240" w:lineRule="auto"/>
      </w:pPr>
      <w:r>
        <w:separator/>
      </w:r>
    </w:p>
  </w:footnote>
  <w:footnote w:type="continuationSeparator" w:id="0">
    <w:p w14:paraId="5996CA5F" w14:textId="77777777" w:rsidR="00103C24" w:rsidRDefault="00103C24"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0" w:insDel="0" w:formatting="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07849"/>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3C24"/>
    <w:rsid w:val="00105D1D"/>
    <w:rsid w:val="00116A55"/>
    <w:rsid w:val="001368C2"/>
    <w:rsid w:val="00147AB0"/>
    <w:rsid w:val="00163EC8"/>
    <w:rsid w:val="00163EF0"/>
    <w:rsid w:val="001703D8"/>
    <w:rsid w:val="00176442"/>
    <w:rsid w:val="00187BE3"/>
    <w:rsid w:val="0019486C"/>
    <w:rsid w:val="001A0EC8"/>
    <w:rsid w:val="001A1104"/>
    <w:rsid w:val="001A5DFD"/>
    <w:rsid w:val="001B567F"/>
    <w:rsid w:val="001C78E9"/>
    <w:rsid w:val="001E0CD7"/>
    <w:rsid w:val="001E5A94"/>
    <w:rsid w:val="001E5DF7"/>
    <w:rsid w:val="001E6F70"/>
    <w:rsid w:val="001E7C01"/>
    <w:rsid w:val="001F0136"/>
    <w:rsid w:val="001F4635"/>
    <w:rsid w:val="001F5D4A"/>
    <w:rsid w:val="00200A76"/>
    <w:rsid w:val="00213EEA"/>
    <w:rsid w:val="00223ABB"/>
    <w:rsid w:val="00225337"/>
    <w:rsid w:val="00227C20"/>
    <w:rsid w:val="0024559D"/>
    <w:rsid w:val="00245D5B"/>
    <w:rsid w:val="00247A39"/>
    <w:rsid w:val="00257C41"/>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213F6"/>
    <w:rsid w:val="00321442"/>
    <w:rsid w:val="003505BA"/>
    <w:rsid w:val="003567B4"/>
    <w:rsid w:val="0035701F"/>
    <w:rsid w:val="00361FDF"/>
    <w:rsid w:val="00364052"/>
    <w:rsid w:val="003646D6"/>
    <w:rsid w:val="00364ECB"/>
    <w:rsid w:val="00370997"/>
    <w:rsid w:val="00374E42"/>
    <w:rsid w:val="003750C5"/>
    <w:rsid w:val="00392558"/>
    <w:rsid w:val="003A788C"/>
    <w:rsid w:val="003C5922"/>
    <w:rsid w:val="003E469E"/>
    <w:rsid w:val="003E63D8"/>
    <w:rsid w:val="003F0264"/>
    <w:rsid w:val="003F4FD7"/>
    <w:rsid w:val="003F5ED0"/>
    <w:rsid w:val="003F74DB"/>
    <w:rsid w:val="004112A0"/>
    <w:rsid w:val="00414AE8"/>
    <w:rsid w:val="00415D5A"/>
    <w:rsid w:val="004166BB"/>
    <w:rsid w:val="00424E0D"/>
    <w:rsid w:val="004258A4"/>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36629"/>
    <w:rsid w:val="00544BEC"/>
    <w:rsid w:val="00550F4B"/>
    <w:rsid w:val="00555BDE"/>
    <w:rsid w:val="00560D57"/>
    <w:rsid w:val="00571030"/>
    <w:rsid w:val="005736E5"/>
    <w:rsid w:val="00575435"/>
    <w:rsid w:val="005A4DDB"/>
    <w:rsid w:val="005A6D39"/>
    <w:rsid w:val="005B05C3"/>
    <w:rsid w:val="005B2481"/>
    <w:rsid w:val="005C1299"/>
    <w:rsid w:val="005C1806"/>
    <w:rsid w:val="005C608D"/>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262BE"/>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35E8"/>
    <w:rsid w:val="007A5FEB"/>
    <w:rsid w:val="007B00D8"/>
    <w:rsid w:val="007B1764"/>
    <w:rsid w:val="007C1728"/>
    <w:rsid w:val="007C1C86"/>
    <w:rsid w:val="007D5ED5"/>
    <w:rsid w:val="007D7353"/>
    <w:rsid w:val="007E2FDA"/>
    <w:rsid w:val="007F2280"/>
    <w:rsid w:val="007F489B"/>
    <w:rsid w:val="007F510D"/>
    <w:rsid w:val="007F5E99"/>
    <w:rsid w:val="008065E6"/>
    <w:rsid w:val="0082330A"/>
    <w:rsid w:val="008243C4"/>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24910"/>
    <w:rsid w:val="00A3233A"/>
    <w:rsid w:val="00A40055"/>
    <w:rsid w:val="00A43BE8"/>
    <w:rsid w:val="00A43CD8"/>
    <w:rsid w:val="00A475D7"/>
    <w:rsid w:val="00A53412"/>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2465"/>
    <w:rsid w:val="00BA5E6B"/>
    <w:rsid w:val="00BB0714"/>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B4310"/>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84927"/>
    <w:rsid w:val="00E930F0"/>
    <w:rsid w:val="00E94CFB"/>
    <w:rsid w:val="00EA31F6"/>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82F1E"/>
  <w15:docId w15:val="{0C69D9A9-5D46-43B9-9083-9CD0C8D9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Revision">
    <w:name w:val="Revision"/>
    <w:hidden/>
    <w:uiPriority w:val="99"/>
    <w:semiHidden/>
    <w:rsid w:val="003E46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E5C5CE-17DF-4408-8EAE-C9CA38D1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2211</Words>
  <Characters>12608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9</cp:revision>
  <cp:lastPrinted>2023-06-15T03:15:00Z</cp:lastPrinted>
  <dcterms:created xsi:type="dcterms:W3CDTF">2022-05-13T07:27:00Z</dcterms:created>
  <dcterms:modified xsi:type="dcterms:W3CDTF">2024-06-06T04:50:00Z</dcterms:modified>
</cp:coreProperties>
</file>