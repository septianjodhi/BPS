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991D2D" w:rsidP="00991D2D">
      <w:pPr>
        <w:pStyle w:val="Default"/>
        <w:spacing w:line="276" w:lineRule="auto"/>
        <w:jc w:val="center"/>
        <w:rPr>
          <w:color w:val="000000" w:themeColor="text1"/>
          <w:lang w:val="en-US"/>
        </w:rPr>
      </w:pPr>
      <w:r>
        <w:rPr>
          <w:b/>
          <w:bCs/>
          <w:color w:val="000000" w:themeColor="text1"/>
          <w:lang w:val="en-US"/>
        </w:rPr>
        <w:t>CV. MITRA TEKNIK</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991D2D" w:rsidRPr="005B423D" w:rsidRDefault="00991D2D" w:rsidP="004F2AF7">
      <w:pPr>
        <w:pStyle w:val="Default"/>
        <w:pBdr>
          <w:bottom w:val="double" w:sz="6" w:space="1" w:color="auto"/>
        </w:pBdr>
        <w:spacing w:line="276" w:lineRule="auto"/>
        <w:jc w:val="center"/>
        <w:rPr>
          <w:b/>
          <w:bCs/>
          <w:color w:val="000000" w:themeColor="text1"/>
          <w:lang w:val="en-US"/>
        </w:rPr>
      </w:pPr>
      <w:r>
        <w:rPr>
          <w:b/>
          <w:bCs/>
          <w:color w:val="000000" w:themeColor="text1"/>
          <w:lang w:val="en-US"/>
        </w:rPr>
        <w:t>JEPARA FACTORY</w:t>
      </w:r>
    </w:p>
    <w:p w:rsidR="00267FFC" w:rsidRDefault="00267FFC" w:rsidP="004F2AF7">
      <w:pPr>
        <w:pStyle w:val="Default"/>
        <w:spacing w:line="276" w:lineRule="auto"/>
        <w:jc w:val="center"/>
        <w:rPr>
          <w:ins w:id="0" w:author="ROHAYATI" w:date="2024-06-11T11:40:00Z"/>
          <w:color w:val="000000" w:themeColor="text1"/>
        </w:rPr>
      </w:pPr>
      <w:ins w:id="1" w:author="ROHAYATI" w:date="2024-06-11T11:40:00Z">
        <w:r w:rsidRPr="00267FFC">
          <w:rPr>
            <w:color w:val="000000" w:themeColor="text1"/>
          </w:rPr>
          <w:t>SAMIJF/LKM-LA/06-2024/082</w:t>
        </w:r>
      </w:ins>
    </w:p>
    <w:p w:rsidR="002D5193" w:rsidRPr="00A5388B" w:rsidDel="00267FFC" w:rsidRDefault="002D5193" w:rsidP="004F2AF7">
      <w:pPr>
        <w:pStyle w:val="Default"/>
        <w:spacing w:line="276" w:lineRule="auto"/>
        <w:jc w:val="center"/>
        <w:rPr>
          <w:del w:id="2" w:author="ROHAYATI" w:date="2024-06-11T11:40:00Z"/>
          <w:color w:val="000000" w:themeColor="text1"/>
          <w:lang w:val="en-US"/>
          <w:rPrChange w:id="3" w:author="ROHAYATI" w:date="2024-06-06T12:59:00Z">
            <w:rPr>
              <w:del w:id="4" w:author="ROHAYATI" w:date="2024-06-11T11:40:00Z"/>
              <w:color w:val="000000" w:themeColor="text1"/>
            </w:rPr>
          </w:rPrChange>
        </w:rPr>
      </w:pPr>
      <w:del w:id="5" w:author="ROHAYATI" w:date="2024-06-06T12:59:00Z">
        <w:r w:rsidRPr="002D5193" w:rsidDel="00A5388B">
          <w:rPr>
            <w:color w:val="000000" w:themeColor="text1"/>
          </w:rPr>
          <w:delText>SAMIJF/LKM-LA/06-2023/074</w:delText>
        </w:r>
      </w:del>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Pada hari</w:t>
      </w:r>
      <w:r w:rsidR="00991D2D">
        <w:rPr>
          <w:color w:val="000000" w:themeColor="text1"/>
          <w:lang w:val="en-US"/>
        </w:rPr>
        <w:t xml:space="preserve"> </w:t>
      </w:r>
      <w:r w:rsidR="00984F60">
        <w:rPr>
          <w:color w:val="000000" w:themeColor="text1"/>
          <w:lang w:val="en-US"/>
        </w:rPr>
        <w:t>Kamis</w:t>
      </w:r>
      <w:r w:rsidR="002E2F55">
        <w:rPr>
          <w:color w:val="000000" w:themeColor="text1"/>
          <w:lang w:val="en-US"/>
        </w:rPr>
        <w:t xml:space="preserve"> </w:t>
      </w:r>
      <w:r w:rsidR="00991D2D">
        <w:rPr>
          <w:color w:val="000000" w:themeColor="text1"/>
          <w:lang w:val="en-US"/>
        </w:rPr>
        <w:t xml:space="preserve">tanggal </w:t>
      </w:r>
      <w:del w:id="6" w:author="ROHAYATI" w:date="2024-06-06T12:59:00Z">
        <w:r w:rsidR="00984F60" w:rsidDel="00A5388B">
          <w:rPr>
            <w:color w:val="000000" w:themeColor="text1"/>
            <w:lang w:val="en-US"/>
          </w:rPr>
          <w:delText>Delapan</w:delText>
        </w:r>
        <w:r w:rsidR="002E2F55" w:rsidDel="00A5388B">
          <w:rPr>
            <w:color w:val="000000" w:themeColor="text1"/>
            <w:lang w:val="en-US"/>
          </w:rPr>
          <w:delText xml:space="preserve"> </w:delText>
        </w:r>
      </w:del>
      <w:ins w:id="7" w:author="ROHAYATI" w:date="2024-06-06T12:59:00Z">
        <w:r w:rsidR="00A5388B">
          <w:rPr>
            <w:color w:val="000000" w:themeColor="text1"/>
            <w:lang w:val="en-US"/>
          </w:rPr>
          <w:t xml:space="preserve">Enam </w:t>
        </w:r>
      </w:ins>
      <w:r w:rsidR="00991D2D">
        <w:rPr>
          <w:color w:val="000000" w:themeColor="text1"/>
          <w:lang w:val="en-US"/>
        </w:rPr>
        <w:t xml:space="preserve">bulan </w:t>
      </w:r>
      <w:r w:rsidR="00984F60">
        <w:rPr>
          <w:color w:val="000000" w:themeColor="text1"/>
          <w:lang w:val="en-US"/>
        </w:rPr>
        <w:t>Juni</w:t>
      </w:r>
      <w:r w:rsidR="00991D2D">
        <w:rPr>
          <w:color w:val="000000" w:themeColor="text1"/>
          <w:lang w:val="en-US"/>
        </w:rPr>
        <w:t xml:space="preserve"> tahun Dua Ribu Dua Puluh </w:t>
      </w:r>
      <w:del w:id="8" w:author="ROHAYATI" w:date="2024-06-06T12:59:00Z">
        <w:r w:rsidR="00984F60" w:rsidDel="00A5388B">
          <w:rPr>
            <w:color w:val="000000" w:themeColor="text1"/>
            <w:lang w:val="en-US"/>
          </w:rPr>
          <w:delText>Tiga</w:delText>
        </w:r>
        <w:r w:rsidR="002E2F55" w:rsidDel="00A5388B">
          <w:rPr>
            <w:color w:val="000000" w:themeColor="text1"/>
            <w:lang w:val="en-US"/>
          </w:rPr>
          <w:delText xml:space="preserve"> </w:delText>
        </w:r>
      </w:del>
      <w:ins w:id="9" w:author="ROHAYATI" w:date="2024-06-06T12:59:00Z">
        <w:r w:rsidR="00A5388B">
          <w:rPr>
            <w:color w:val="000000" w:themeColor="text1"/>
            <w:lang w:val="en-US"/>
          </w:rPr>
          <w:t xml:space="preserve">Empat </w:t>
        </w:r>
      </w:ins>
      <w:r w:rsidR="00991D2D">
        <w:rPr>
          <w:color w:val="000000" w:themeColor="text1"/>
          <w:lang w:val="en-US"/>
        </w:rPr>
        <w:t>(</w:t>
      </w:r>
      <w:r w:rsidR="00984F60">
        <w:rPr>
          <w:color w:val="000000" w:themeColor="text1"/>
          <w:lang w:val="en-US"/>
        </w:rPr>
        <w:t>0</w:t>
      </w:r>
      <w:ins w:id="10" w:author="ROHAYATI" w:date="2024-06-06T13:00:00Z">
        <w:r w:rsidR="00A5388B">
          <w:rPr>
            <w:color w:val="000000" w:themeColor="text1"/>
            <w:lang w:val="en-US"/>
          </w:rPr>
          <w:t>6</w:t>
        </w:r>
      </w:ins>
      <w:del w:id="11" w:author="ROHAYATI" w:date="2024-06-06T13:00:00Z">
        <w:r w:rsidR="00984F60" w:rsidDel="00A5388B">
          <w:rPr>
            <w:color w:val="000000" w:themeColor="text1"/>
            <w:lang w:val="en-US"/>
          </w:rPr>
          <w:delText>8</w:delText>
        </w:r>
      </w:del>
      <w:r w:rsidR="00984F60">
        <w:rPr>
          <w:color w:val="000000" w:themeColor="text1"/>
          <w:lang w:val="en-US"/>
        </w:rPr>
        <w:t>-06</w:t>
      </w:r>
      <w:r w:rsidR="00991D2D">
        <w:rPr>
          <w:color w:val="000000" w:themeColor="text1"/>
          <w:lang w:val="en-US"/>
        </w:rPr>
        <w:t>-202</w:t>
      </w:r>
      <w:ins w:id="12" w:author="ROHAYATI" w:date="2024-06-06T13:00:00Z">
        <w:r w:rsidR="00A5388B">
          <w:rPr>
            <w:color w:val="000000" w:themeColor="text1"/>
            <w:lang w:val="en-US"/>
          </w:rPr>
          <w:t>4</w:t>
        </w:r>
      </w:ins>
      <w:del w:id="13" w:author="ROHAYATI" w:date="2024-06-06T13:00:00Z">
        <w:r w:rsidR="00984F60" w:rsidDel="00A5388B">
          <w:rPr>
            <w:color w:val="000000" w:themeColor="text1"/>
            <w:lang w:val="en-US"/>
          </w:rPr>
          <w:delText>3</w:delText>
        </w:r>
      </w:del>
      <w:r w:rsidR="00991D2D">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r w:rsidR="00991D2D">
        <w:rPr>
          <w:bCs/>
          <w:color w:val="000000" w:themeColor="text1"/>
          <w:lang w:val="en-US"/>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5B423D"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991D2D">
        <w:rPr>
          <w:color w:val="000000" w:themeColor="text1"/>
          <w:lang w:val="en-US"/>
        </w:rPr>
        <w:t>Romi Ari Susanto</w:t>
      </w:r>
    </w:p>
    <w:p w:rsidR="001A1104" w:rsidRPr="005B423D"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744E37">
        <w:rPr>
          <w:color w:val="000000" w:themeColor="text1"/>
          <w:lang w:val="en-US"/>
        </w:rPr>
        <w:t>Direktur</w:t>
      </w:r>
    </w:p>
    <w:p w:rsidR="001A1104" w:rsidRPr="005B423D"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744E37">
        <w:rPr>
          <w:color w:val="000000" w:themeColor="text1"/>
          <w:lang w:val="en-US"/>
        </w:rPr>
        <w:t>Jl. Bukit Barisan B1/8, Permata Puri, Bringin, Ngaliyan, Semarang, Jawa Tengah</w:t>
      </w:r>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744E37">
        <w:rPr>
          <w:color w:val="000000" w:themeColor="text1"/>
          <w:lang w:val="en-US"/>
        </w:rPr>
        <w:t xml:space="preserve"> </w:t>
      </w:r>
      <w:r w:rsidR="00744E37" w:rsidRPr="005B423D">
        <w:rPr>
          <w:b/>
          <w:color w:val="000000" w:themeColor="text1"/>
          <w:lang w:val="en-US"/>
        </w:rPr>
        <w:t>CV. MITRA TEKNIK</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2D4563"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7B2911">
        <w:rPr>
          <w:color w:val="000000" w:themeColor="text1"/>
          <w:lang w:val="en-US"/>
        </w:rPr>
        <w:t>Kawasaki Nozomi</w:t>
      </w:r>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5B423D"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perusahaan</w:t>
      </w:r>
      <w:r w:rsidR="00744E37">
        <w:rPr>
          <w:color w:val="000000" w:themeColor="text1"/>
          <w:lang w:val="en-US"/>
        </w:rPr>
        <w:t xml:space="preserve"> PERDAGANGAN UMUM &amp; JASA</w:t>
      </w:r>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Akta No.</w:t>
      </w:r>
      <w:r w:rsidR="00744E37">
        <w:rPr>
          <w:color w:val="000000" w:themeColor="text1"/>
          <w:lang w:val="en-US"/>
        </w:rPr>
        <w:t xml:space="preserve"> 05</w:t>
      </w:r>
      <w:r w:rsidR="00451346" w:rsidRPr="004F2AF7">
        <w:rPr>
          <w:color w:val="000000" w:themeColor="text1"/>
        </w:rPr>
        <w:t xml:space="preserve"> </w:t>
      </w:r>
      <w:r w:rsidR="00052833" w:rsidRPr="004F2AF7">
        <w:rPr>
          <w:color w:val="000000" w:themeColor="text1"/>
        </w:rPr>
        <w:t>tanggal</w:t>
      </w:r>
      <w:r w:rsidR="00744E37">
        <w:rPr>
          <w:color w:val="000000" w:themeColor="text1"/>
          <w:lang w:val="en-US"/>
        </w:rPr>
        <w:t xml:space="preserve"> 15 September 2020</w:t>
      </w:r>
      <w:r w:rsidR="00451346" w:rsidRPr="004F2AF7">
        <w:rPr>
          <w:color w:val="000000" w:themeColor="text1"/>
        </w:rPr>
        <w:t xml:space="preserve"> yang dibuat dihadapan </w:t>
      </w:r>
      <w:r w:rsidR="00AE7298">
        <w:rPr>
          <w:color w:val="000000" w:themeColor="text1"/>
          <w:lang w:val="en-US"/>
        </w:rPr>
        <w:t>Achmad Nurachman, Sarjana Hukum</w:t>
      </w:r>
      <w:r w:rsidR="00052833" w:rsidRPr="004F2AF7">
        <w:rPr>
          <w:color w:val="000000" w:themeColor="text1"/>
        </w:rPr>
        <w:t>, Notaris di</w:t>
      </w:r>
      <w:r w:rsidR="00451346" w:rsidRPr="004F2AF7">
        <w:rPr>
          <w:color w:val="000000" w:themeColor="text1"/>
        </w:rPr>
        <w:t xml:space="preserve"> </w:t>
      </w:r>
      <w:r w:rsidR="00AE7298">
        <w:rPr>
          <w:color w:val="000000" w:themeColor="text1"/>
          <w:lang w:val="en-US"/>
        </w:rPr>
        <w:t>Semarang</w:t>
      </w:r>
      <w:r w:rsidR="00052833" w:rsidRPr="004F2AF7">
        <w:rPr>
          <w:color w:val="000000" w:themeColor="text1"/>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C0263C" w:rsidRPr="004F2AF7" w:rsidRDefault="00C0263C" w:rsidP="005B423D">
      <w:pPr>
        <w:pStyle w:val="Default"/>
        <w:spacing w:line="276" w:lineRule="auto"/>
        <w:ind w:left="567"/>
        <w:jc w:val="both"/>
        <w:rPr>
          <w:color w:val="000000" w:themeColor="text1"/>
        </w:rPr>
      </w:pP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w:t>
      </w:r>
      <w:r w:rsidR="00984F60">
        <w:rPr>
          <w:bCs/>
          <w:iCs/>
          <w:color w:val="000000" w:themeColor="text1"/>
          <w:lang w:val="en-US"/>
        </w:rPr>
        <w:t>Maintenance mesin absensi</w:t>
      </w:r>
      <w:r w:rsidR="004921CB">
        <w:rPr>
          <w:bCs/>
          <w:iCs/>
          <w:color w:val="000000" w:themeColor="text1"/>
          <w:lang w:val="en-US"/>
        </w:rPr>
        <w:t xml:space="preserve"> </w:t>
      </w:r>
      <w:r w:rsidRPr="004F2AF7">
        <w:rPr>
          <w:bCs/>
          <w:iCs/>
          <w:color w:val="000000" w:themeColor="text1"/>
        </w:rPr>
        <w:t xml:space="preserve">di </w:t>
      </w:r>
      <w:r w:rsidRPr="004F2AF7">
        <w:rPr>
          <w:color w:val="000000" w:themeColor="text1"/>
        </w:rPr>
        <w:t>PT. Semarang Autocomp Manufacturing Indonesia</w:t>
      </w:r>
      <w:r w:rsidR="00984F60">
        <w:rPr>
          <w:color w:val="000000" w:themeColor="text1"/>
          <w:lang w:val="en-US"/>
        </w:rPr>
        <w:t>.</w:t>
      </w:r>
    </w:p>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r w:rsidR="00A67E4C" w:rsidRPr="00FB5AE6">
        <w:rPr>
          <w:lang w:val="en-US"/>
        </w:rPr>
        <w:t xml:space="preserve">dan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r w:rsidRPr="008E7BD2">
        <w:rPr>
          <w:color w:val="000000" w:themeColor="text1"/>
          <w:lang w:val="en-US"/>
        </w:rPr>
        <w:t>i.</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C0263C" w:rsidRPr="005B423D" w:rsidRDefault="00761B6C" w:rsidP="005B423D">
      <w:pPr>
        <w:pStyle w:val="Default"/>
        <w:numPr>
          <w:ilvl w:val="0"/>
          <w:numId w:val="10"/>
        </w:numPr>
        <w:spacing w:line="276" w:lineRule="auto"/>
        <w:ind w:left="567" w:hanging="567"/>
        <w:jc w:val="both"/>
        <w:rPr>
          <w:b/>
          <w:bCs/>
          <w:color w:val="000000" w:themeColor="text1"/>
          <w:lang w:val="en-US"/>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C0263C" w:rsidRDefault="00C0263C"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r w:rsidR="00FC0358">
        <w:rPr>
          <w:bCs/>
          <w:color w:val="000000" w:themeColor="text1"/>
          <w:lang w:val="en-US"/>
        </w:rPr>
        <w:t>termasuk bahan pengemasan</w:t>
      </w:r>
      <w:r w:rsidR="00E930F0">
        <w:rPr>
          <w:bCs/>
          <w:color w:val="000000" w:themeColor="text1"/>
          <w:lang w:val="en-US"/>
        </w:rPr>
        <w:t xml:space="preserve"> atau packing</w:t>
      </w:r>
      <w:r w:rsidR="00FC0358">
        <w:rPr>
          <w:bCs/>
          <w:color w:val="000000" w:themeColor="text1"/>
          <w:lang w:val="en-US"/>
        </w:rPr>
        <w:t xml:space="preserve"> dan bahan pelindung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w:t>
      </w:r>
      <w:r w:rsidRPr="004F2AF7">
        <w:rPr>
          <w:bCs/>
          <w:color w:val="000000" w:themeColor="text1"/>
        </w:rPr>
        <w:lastRenderedPageBreak/>
        <w:t xml:space="preserve">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lebih lengkap terkait list GADSL dapat mengakses link berikut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tabs>
          <w:tab w:val="left" w:pos="360"/>
        </w:tabs>
        <w:spacing w:line="276" w:lineRule="auto"/>
        <w:ind w:left="360"/>
        <w:jc w:val="both"/>
        <w:rPr>
          <w:bCs/>
          <w:color w:val="000000" w:themeColor="text1"/>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r>
      <w:r w:rsidR="00C0263C">
        <w:rPr>
          <w:color w:val="000000" w:themeColor="text1"/>
          <w:lang w:val="en-US"/>
        </w:rPr>
        <w:t>: 135-00-0625046-6</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lastRenderedPageBreak/>
        <w:t>Atas nama</w:t>
      </w:r>
      <w:r w:rsidRPr="004F2AF7">
        <w:rPr>
          <w:color w:val="000000" w:themeColor="text1"/>
        </w:rPr>
        <w:tab/>
      </w:r>
      <w:r w:rsidRPr="004F2AF7">
        <w:rPr>
          <w:color w:val="000000" w:themeColor="text1"/>
        </w:rPr>
        <w:tab/>
        <w:t xml:space="preserve">: </w:t>
      </w:r>
      <w:r w:rsidR="00C0263C">
        <w:rPr>
          <w:color w:val="000000" w:themeColor="text1"/>
          <w:lang w:val="en-US"/>
        </w:rPr>
        <w:t>CV. MITRA TEKNIK</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r>
      <w:r w:rsidR="00C0263C">
        <w:rPr>
          <w:color w:val="000000" w:themeColor="text1"/>
          <w:lang w:val="en-US"/>
        </w:rPr>
        <w:t>: MANDIRI</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r>
      <w:r w:rsidR="00C0263C">
        <w:rPr>
          <w:color w:val="000000" w:themeColor="text1"/>
          <w:lang w:val="en-US"/>
        </w:rPr>
        <w:t>: Kantor Cabang Pemuda - Semarang</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w:t>
      </w:r>
      <w:r w:rsidR="00C0263C">
        <w:rPr>
          <w:color w:val="000000" w:themeColor="text1"/>
          <w:lang w:val="en-US"/>
        </w:rPr>
        <w:t>14</w:t>
      </w:r>
      <w:r w:rsidR="00C4481B" w:rsidRPr="004F2AF7">
        <w:rPr>
          <w:color w:val="000000" w:themeColor="text1"/>
        </w:rPr>
        <w:t xml:space="preserve"> </w:t>
      </w:r>
      <w:r w:rsidR="009644E5" w:rsidRPr="004F2AF7">
        <w:rPr>
          <w:color w:val="000000" w:themeColor="text1"/>
        </w:rPr>
        <w:t>(</w:t>
      </w:r>
      <w:r w:rsidR="00C0263C">
        <w:rPr>
          <w:color w:val="000000" w:themeColor="text1"/>
          <w:lang w:val="en-US"/>
        </w:rPr>
        <w:t>empat belas</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A5388B"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A5388B">
        <w:rPr>
          <w:rFonts w:eastAsiaTheme="minorEastAsia" w:cs="Times New Roman"/>
          <w:color w:val="000000"/>
          <w:kern w:val="0"/>
          <w:lang w:val="id-ID" w:eastAsia="id-ID" w:bidi="ar-SA"/>
        </w:rPr>
        <w:t>Perjanjian ini berlaku selama satu (1) tahun sejak tanggal</w:t>
      </w:r>
      <w:r w:rsidR="006C61B9" w:rsidRPr="00A5388B">
        <w:rPr>
          <w:rFonts w:eastAsiaTheme="minorEastAsia" w:cs="Times New Roman"/>
          <w:color w:val="000000"/>
          <w:kern w:val="0"/>
          <w:lang w:val="en-US" w:eastAsia="id-ID" w:bidi="ar-SA"/>
        </w:rPr>
        <w:t xml:space="preserve"> 01 Juli 202</w:t>
      </w:r>
      <w:r w:rsidR="00984F60" w:rsidRPr="00A5388B">
        <w:rPr>
          <w:rFonts w:eastAsiaTheme="minorEastAsia" w:cs="Times New Roman"/>
          <w:color w:val="000000"/>
          <w:kern w:val="0"/>
          <w:lang w:val="en-US" w:eastAsia="id-ID" w:bidi="ar-SA"/>
        </w:rPr>
        <w:t>3</w:t>
      </w:r>
      <w:r w:rsidR="006C61B9" w:rsidRPr="00A5388B">
        <w:rPr>
          <w:rFonts w:eastAsiaTheme="minorEastAsia" w:cs="Times New Roman"/>
          <w:color w:val="000000"/>
          <w:kern w:val="0"/>
          <w:lang w:val="en-US" w:eastAsia="id-ID" w:bidi="ar-SA"/>
        </w:rPr>
        <w:t xml:space="preserve"> </w:t>
      </w:r>
      <w:r w:rsidR="00E16BCC" w:rsidRPr="00A5388B">
        <w:rPr>
          <w:rFonts w:eastAsiaTheme="minorEastAsia" w:cs="Times New Roman"/>
          <w:color w:val="000000"/>
          <w:kern w:val="0"/>
          <w:lang w:val="id-ID" w:eastAsia="id-ID" w:bidi="ar-SA"/>
        </w:rPr>
        <w:t xml:space="preserve">sampai dengan tanggal </w:t>
      </w:r>
      <w:r w:rsidR="006C61B9" w:rsidRPr="00A5388B">
        <w:rPr>
          <w:rFonts w:eastAsiaTheme="minorEastAsia" w:cs="Times New Roman"/>
          <w:color w:val="000000"/>
          <w:kern w:val="0"/>
          <w:lang w:val="en-US" w:eastAsia="id-ID" w:bidi="ar-SA"/>
        </w:rPr>
        <w:t>30 Juni 202</w:t>
      </w:r>
      <w:r w:rsidR="00984F60" w:rsidRPr="00A5388B">
        <w:rPr>
          <w:rFonts w:eastAsiaTheme="minorEastAsia" w:cs="Times New Roman"/>
          <w:color w:val="000000"/>
          <w:kern w:val="0"/>
          <w:lang w:val="en-US" w:eastAsia="id-ID" w:bidi="ar-SA"/>
        </w:rPr>
        <w:t>4</w:t>
      </w:r>
      <w:r w:rsidR="002E2F55" w:rsidRPr="00A5388B">
        <w:rPr>
          <w:rFonts w:eastAsiaTheme="minorEastAsia" w:cs="Times New Roman"/>
          <w:color w:val="000000"/>
          <w:kern w:val="0"/>
          <w:lang w:val="en-US" w:eastAsia="id-ID" w:bidi="ar-SA"/>
        </w:rPr>
        <w:t>.</w:t>
      </w:r>
    </w:p>
    <w:p w:rsidR="00A5388B" w:rsidRPr="00A5388B" w:rsidRDefault="00A5388B" w:rsidP="00A5388B">
      <w:pPr>
        <w:pStyle w:val="ListParagraph"/>
        <w:numPr>
          <w:ilvl w:val="0"/>
          <w:numId w:val="23"/>
        </w:numPr>
        <w:spacing w:line="276" w:lineRule="auto"/>
        <w:ind w:left="567" w:hanging="567"/>
        <w:jc w:val="both"/>
        <w:rPr>
          <w:ins w:id="14" w:author="ROHAYATI" w:date="2024-06-06T13:02:00Z"/>
          <w:rFonts w:cs="Times New Roman"/>
          <w:color w:val="000000"/>
          <w:lang w:val="id-ID" w:eastAsia="id-ID" w:bidi="ar-SA"/>
          <w:rPrChange w:id="15" w:author="ROHAYATI" w:date="2024-06-06T13:02:00Z">
            <w:rPr>
              <w:ins w:id="16" w:author="ROHAYATI" w:date="2024-06-06T13:02:00Z"/>
              <w:rFonts w:ascii="Arial" w:hAnsi="Arial" w:cs="Arial"/>
              <w:color w:val="000000"/>
              <w:sz w:val="22"/>
              <w:lang w:val="id-ID" w:eastAsia="id-ID" w:bidi="ar-SA"/>
            </w:rPr>
          </w:rPrChange>
        </w:rPr>
      </w:pPr>
      <w:ins w:id="17" w:author="ROHAYATI" w:date="2024-06-06T13:02:00Z">
        <w:r w:rsidRPr="00A5388B">
          <w:rPr>
            <w:rFonts w:cs="Times New Roman"/>
            <w:color w:val="000000"/>
            <w:lang w:val="id-ID" w:eastAsia="id-ID" w:bidi="ar-SA"/>
            <w:rPrChange w:id="18" w:author="ROHAYATI" w:date="2024-06-06T13:02:00Z">
              <w:rPr>
                <w:rFonts w:ascii="Arial" w:hAnsi="Arial" w:cs="Arial"/>
                <w:color w:val="000000"/>
                <w:sz w:val="22"/>
                <w:lang w:val="id-ID" w:eastAsia="id-ID" w:bidi="ar-SA"/>
              </w:rPr>
            </w:rPrChange>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ins>
    </w:p>
    <w:p w:rsidR="00AC58E9" w:rsidRPr="004F2AF7" w:rsidDel="00A5388B" w:rsidRDefault="00116A55" w:rsidP="004F2AF7">
      <w:pPr>
        <w:pStyle w:val="ListParagraph"/>
        <w:numPr>
          <w:ilvl w:val="0"/>
          <w:numId w:val="23"/>
        </w:numPr>
        <w:spacing w:line="276" w:lineRule="auto"/>
        <w:ind w:left="567" w:hanging="567"/>
        <w:jc w:val="both"/>
        <w:rPr>
          <w:del w:id="19" w:author="ROHAYATI" w:date="2024-06-06T13:02:00Z"/>
          <w:rFonts w:eastAsiaTheme="minorEastAsia" w:cs="Times New Roman"/>
          <w:color w:val="000000"/>
          <w:kern w:val="0"/>
          <w:lang w:val="id-ID" w:eastAsia="id-ID" w:bidi="ar-SA"/>
        </w:rPr>
      </w:pPr>
      <w:del w:id="20" w:author="ROHAYATI" w:date="2024-06-06T13:02:00Z">
        <w:r w:rsidRPr="004F2AF7" w:rsidDel="00A5388B">
          <w:rPr>
            <w:rFonts w:eastAsiaTheme="minorEastAsia" w:cs="Times New Roman"/>
            <w:color w:val="000000"/>
            <w:kern w:val="0"/>
            <w:lang w:val="id-ID" w:eastAsia="id-ID" w:bidi="ar-SA"/>
          </w:rPr>
          <w:delText xml:space="preserve">Perjanjian ini dapat </w:delText>
        </w:r>
        <w:r w:rsidR="00E16BCC" w:rsidRPr="004F2AF7" w:rsidDel="00A5388B">
          <w:rPr>
            <w:rFonts w:eastAsiaTheme="minorEastAsia" w:cs="Times New Roman"/>
            <w:color w:val="000000"/>
            <w:kern w:val="0"/>
            <w:lang w:val="id-ID" w:eastAsia="id-ID" w:bidi="ar-SA"/>
          </w:rPr>
          <w:delText xml:space="preserve">diperpanjang berdasarkan kesepakatan </w:delText>
        </w:r>
        <w:r w:rsidR="00E16BCC" w:rsidRPr="004F2AF7" w:rsidDel="00A5388B">
          <w:rPr>
            <w:rFonts w:eastAsiaTheme="minorEastAsia" w:cs="Times New Roman"/>
            <w:b/>
            <w:color w:val="000000"/>
            <w:kern w:val="0"/>
            <w:lang w:val="id-ID" w:eastAsia="id-ID" w:bidi="ar-SA"/>
          </w:rPr>
          <w:delText>Para Pihak</w:delText>
        </w:r>
        <w:r w:rsidR="00E16BCC" w:rsidRPr="004F2AF7" w:rsidDel="00A5388B">
          <w:rPr>
            <w:rFonts w:eastAsiaTheme="minorEastAsia" w:cs="Times New Roman"/>
            <w:color w:val="000000"/>
            <w:kern w:val="0"/>
            <w:lang w:val="id-ID" w:eastAsia="id-ID" w:bidi="ar-SA"/>
          </w:rPr>
          <w:delText xml:space="preserve"> dengan pemberitahuan tertulis 3 (tiga) bulan sebelum berakhirnya perjanjian</w:delText>
        </w:r>
        <w:r w:rsidR="0084356D" w:rsidRPr="004F2AF7" w:rsidDel="00A5388B">
          <w:rPr>
            <w:rFonts w:eastAsiaTheme="minorEastAsia" w:cs="Times New Roman"/>
            <w:color w:val="000000"/>
            <w:kern w:val="0"/>
            <w:lang w:val="id-ID" w:eastAsia="id-ID" w:bidi="ar-SA"/>
          </w:rPr>
          <w:delText>.</w:delText>
        </w:r>
      </w:del>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0084356D" w:rsidRPr="004F2AF7">
        <w:rPr>
          <w:b/>
        </w:rPr>
        <w:t>Para Pihak</w:t>
      </w:r>
      <w:r w:rsidRPr="004F2AF7">
        <w:rPr>
          <w:lang w:val="en-US"/>
        </w:rPr>
        <w:t xml:space="preserve"> adalah </w:t>
      </w:r>
      <w:r w:rsidR="0084356D" w:rsidRPr="004F2AF7">
        <w:t>p</w:t>
      </w:r>
      <w:r w:rsidR="0084356D" w:rsidRPr="004F2AF7">
        <w:rPr>
          <w:lang w:val="en-US"/>
        </w:rPr>
        <w:t xml:space="preserve">erang, huru-hara, sabotase, </w:t>
      </w:r>
      <w:r w:rsidRPr="004F2AF7">
        <w:rPr>
          <w:lang w:val="en-US"/>
        </w:rPr>
        <w:t>terorisme, penutupan oleh pemerintah, bencana alam yang dikatagorikan sebagai b</w:t>
      </w:r>
      <w:r w:rsidR="0084356D" w:rsidRPr="004F2AF7">
        <w:t>en</w:t>
      </w:r>
      <w:r w:rsidRPr="004F2AF7">
        <w:rPr>
          <w:lang w:val="en-US"/>
        </w:rPr>
        <w:t>cana nasional yang dibuktikan dengan ditetapkan oleh pemerintah.</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w:t>
      </w:r>
      <w:r w:rsidR="0084356D"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rsidR="005B423D" w:rsidRPr="005B423D" w:rsidRDefault="005B423D" w:rsidP="002D4563">
      <w:pPr>
        <w:widowControl w:val="0"/>
        <w:spacing w:after="0"/>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lastRenderedPageBreak/>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AB39AE" w:rsidRPr="004F2AF7">
        <w:rPr>
          <w:rFonts w:cs="Times New Roman"/>
          <w:lang w:val="id-ID"/>
        </w:rPr>
        <w:t xml:space="preserve"> </w:t>
      </w:r>
      <w:r w:rsidR="006C61B9">
        <w:rPr>
          <w:rFonts w:cs="Times New Roman"/>
          <w:lang w:val="en-US"/>
        </w:rPr>
        <w:t>CV. MITRA TEKNIK</w:t>
      </w:r>
    </w:p>
    <w:p w:rsidR="00AB39AE" w:rsidRPr="004F2AF7" w:rsidRDefault="00EF15BE" w:rsidP="004F2AF7">
      <w:pPr>
        <w:pStyle w:val="ListParagraph"/>
        <w:spacing w:line="276" w:lineRule="auto"/>
        <w:ind w:left="567"/>
        <w:jc w:val="both"/>
        <w:rPr>
          <w:rFonts w:cs="Times New Roman"/>
          <w:lang w:val="id-ID"/>
        </w:rPr>
      </w:pPr>
      <w:r w:rsidRPr="004F2AF7">
        <w:rPr>
          <w:rFonts w:cs="Times New Roman"/>
        </w:rPr>
        <w:t xml:space="preserve">Alamat </w:t>
      </w:r>
      <w:r w:rsidRPr="004F2AF7">
        <w:rPr>
          <w:rFonts w:cs="Times New Roman"/>
        </w:rPr>
        <w:tab/>
      </w:r>
      <w:r w:rsidRPr="004F2AF7">
        <w:rPr>
          <w:rFonts w:cs="Times New Roman"/>
        </w:rPr>
        <w:tab/>
        <w:t>:</w:t>
      </w:r>
      <w:r w:rsidR="006C61B9">
        <w:rPr>
          <w:rFonts w:cs="Times New Roman"/>
        </w:rPr>
        <w:t xml:space="preserve"> Jl. Bukit Barisan B1/8, Permata Puri, Bringin, Ngaliyan, Semarang</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6C61B9">
        <w:rPr>
          <w:rFonts w:cs="Times New Roman"/>
        </w:rPr>
        <w:t>024-7609131 / 0853 2900 0202</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6C61B9">
        <w:rPr>
          <w:rFonts w:cs="Times New Roman"/>
        </w:rPr>
        <w:t xml:space="preserve">: </w:t>
      </w:r>
      <w:hyperlink r:id="rId9" w:history="1">
        <w:r w:rsidR="006C61B9" w:rsidRPr="00CD1C4F">
          <w:rPr>
            <w:rStyle w:val="Hyperlink"/>
            <w:rFonts w:cs="Times New Roman"/>
          </w:rPr>
          <w:t>info@mitrateknik.co.id</w:t>
        </w:r>
      </w:hyperlink>
      <w:r w:rsidR="006C61B9">
        <w:rPr>
          <w:rFonts w:cs="Times New Roman"/>
        </w:rPr>
        <w:t xml:space="preserve"> , </w:t>
      </w:r>
      <w:hyperlink r:id="rId10" w:history="1">
        <w:r w:rsidR="006C61B9" w:rsidRPr="00CD1C4F">
          <w:rPr>
            <w:rStyle w:val="Hyperlink"/>
            <w:rFonts w:cs="Times New Roman"/>
          </w:rPr>
          <w:t>romi@mitrateknik.co.id</w:t>
        </w:r>
      </w:hyperlink>
      <w:r w:rsidR="006C61B9">
        <w:rPr>
          <w:rFonts w:cs="Times New Roman"/>
        </w:rPr>
        <w:t xml:space="preserve"> </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6C61B9">
        <w:rPr>
          <w:rFonts w:cs="Times New Roman"/>
          <w:lang w:val="en-US"/>
        </w:rPr>
        <w:t>Romi Ari Susanto</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5B423D">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p>
    <w:p w:rsidR="001E0CD7" w:rsidRPr="005B423D" w:rsidRDefault="002952FC" w:rsidP="005B423D">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6C61B9">
        <w:rPr>
          <w:rFonts w:cs="Times New Roman"/>
          <w:color w:val="000000" w:themeColor="text1"/>
        </w:rPr>
        <w:t>0291 - 7512101</w:t>
      </w:r>
    </w:p>
    <w:p w:rsidR="00EF15BE"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hyperlink r:id="rId11" w:history="1">
        <w:r w:rsidR="006C61B9" w:rsidRPr="00CD1C4F">
          <w:rPr>
            <w:rStyle w:val="Hyperlink"/>
            <w:rFonts w:cs="Times New Roman"/>
            <w:lang w:val="en-US"/>
          </w:rPr>
          <w:t>ga_03@sami-jf.co.id</w:t>
        </w:r>
      </w:hyperlink>
      <w:r w:rsidR="006C61B9">
        <w:rPr>
          <w:rFonts w:cs="Times New Roman"/>
          <w:lang w:val="en-US"/>
        </w:rPr>
        <w:t xml:space="preserve"> </w:t>
      </w:r>
    </w:p>
    <w:p w:rsidR="00EF15BE" w:rsidRPr="004F2AF7" w:rsidRDefault="001E0CD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6C61B9">
        <w:rPr>
          <w:rFonts w:cs="Times New Roman"/>
          <w:color w:val="000000" w:themeColor="text1"/>
          <w:lang w:val="en-US"/>
        </w:rPr>
        <w:t>Bu Aya</w:t>
      </w:r>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Default="004D743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rsidR="00FA69BD" w:rsidRPr="00B1283C" w:rsidRDefault="00FA69BD" w:rsidP="00FA69BD">
      <w:pPr>
        <w:pStyle w:val="ListParagraph"/>
        <w:numPr>
          <w:ilvl w:val="0"/>
          <w:numId w:val="36"/>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rsidR="00FA69BD" w:rsidRPr="002D4563" w:rsidRDefault="00FA69BD" w:rsidP="002D4563">
      <w:pPr>
        <w:pStyle w:val="ListParagraph"/>
        <w:suppressAutoHyphens w:val="0"/>
        <w:spacing w:line="276" w:lineRule="auto"/>
        <w:ind w:left="567"/>
        <w:contextualSpacing/>
        <w:jc w:val="both"/>
        <w:rPr>
          <w:rFonts w:cs="Times New Roman"/>
          <w:color w:val="000000" w:themeColor="text1"/>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rsidR="001E0CD7" w:rsidRPr="002D4563" w:rsidRDefault="001E0CD7" w:rsidP="002D4563">
      <w:pPr>
        <w:pStyle w:val="ListParagraph"/>
        <w:numPr>
          <w:ilvl w:val="0"/>
          <w:numId w:val="36"/>
        </w:numPr>
        <w:ind w:left="540" w:hanging="540"/>
        <w:contextualSpacing/>
        <w:jc w:val="both"/>
        <w:rPr>
          <w:rFonts w:cs="Times New Roman"/>
          <w:color w:val="000000" w:themeColor="text1"/>
        </w:rPr>
      </w:pPr>
      <w:r w:rsidRPr="002D4563">
        <w:rPr>
          <w:rFonts w:cs="Times New Roman"/>
          <w:color w:val="000000" w:themeColor="text1"/>
        </w:rPr>
        <w:t>Hukum yang berlaku</w:t>
      </w:r>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rsidR="0084356D" w:rsidRPr="004F2AF7" w:rsidRDefault="0084356D" w:rsidP="004F2AF7">
      <w:pPr>
        <w:spacing w:after="0"/>
        <w:jc w:val="both"/>
        <w:rPr>
          <w:rFonts w:ascii="Times New Roman" w:hAnsi="Times New Roman" w:cs="Times New Roman"/>
          <w:color w:val="000000" w:themeColor="text1"/>
          <w:sz w:val="24"/>
          <w:szCs w:val="24"/>
        </w:rPr>
      </w:pPr>
    </w:p>
    <w:p w:rsidR="00C20180" w:rsidRPr="005B423D" w:rsidRDefault="001E0CD7" w:rsidP="004F2AF7">
      <w:pPr>
        <w:spacing w:after="0"/>
        <w:jc w:val="both"/>
        <w:rPr>
          <w:rFonts w:ascii="Times New Roman" w:hAnsi="Times New Roman" w:cs="Times New Roman"/>
          <w:color w:val="000000" w:themeColor="text1"/>
          <w:sz w:val="24"/>
          <w:szCs w:val="24"/>
          <w:lang w:val="en-US"/>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pPr>
              <w:widowControl w:val="0"/>
              <w:autoSpaceDE w:val="0"/>
              <w:autoSpaceDN w:val="0"/>
              <w:adjustRightInd w:val="0"/>
              <w:spacing w:after="0"/>
              <w:ind w:right="105"/>
              <w:jc w:val="center"/>
              <w:rPr>
                <w:rFonts w:ascii="Times New Roman" w:hAnsi="Times New Roman" w:cs="Times New Roman"/>
                <w:i/>
                <w:color w:val="000000" w:themeColor="text1"/>
                <w:sz w:val="24"/>
                <w:szCs w:val="24"/>
              </w:rPr>
            </w:pPr>
            <w:r w:rsidRPr="004F2AF7">
              <w:rPr>
                <w:rFonts w:ascii="Times New Roman" w:hAnsi="Times New Roman" w:cs="Times New Roman"/>
                <w:b/>
                <w:bCs/>
                <w:color w:val="000000" w:themeColor="text1"/>
                <w:sz w:val="24"/>
                <w:szCs w:val="24"/>
              </w:rPr>
              <w:t>PIHAK PERTAMA</w:t>
            </w:r>
          </w:p>
          <w:p w:rsidR="00414AE8" w:rsidRPr="005B423D" w:rsidRDefault="00EA3DD9"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CV. MITRA TEKNIK</w:t>
            </w: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EA3DD9" w:rsidRDefault="00EA3DD9"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EA3DD9" w:rsidRDefault="00EA3DD9"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EA3DD9" w:rsidRDefault="00EA3DD9"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EA3DD9" w:rsidRPr="005B423D" w:rsidRDefault="00EA3DD9"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u w:val="single"/>
                <w:lang w:val="en-US"/>
              </w:rPr>
            </w:pPr>
            <w:r w:rsidRPr="005B423D">
              <w:rPr>
                <w:rFonts w:ascii="Times New Roman" w:hAnsi="Times New Roman" w:cs="Times New Roman"/>
                <w:b/>
                <w:bCs/>
                <w:color w:val="000000" w:themeColor="text1"/>
                <w:sz w:val="24"/>
                <w:szCs w:val="24"/>
                <w:u w:val="single"/>
                <w:lang w:val="en-US"/>
              </w:rPr>
              <w:t>Romi Ari Susanto</w:t>
            </w:r>
          </w:p>
          <w:p w:rsidR="007749D3" w:rsidRPr="004F2AF7" w:rsidRDefault="00EA3DD9">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Direktur</w:t>
            </w:r>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2D4563" w:rsidRDefault="007B2911"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5B423D" w:rsidRDefault="000250C0" w:rsidP="004F2AF7">
      <w:pPr>
        <w:pStyle w:val="Default"/>
        <w:tabs>
          <w:tab w:val="center" w:pos="7560"/>
        </w:tabs>
        <w:spacing w:line="276" w:lineRule="auto"/>
        <w:jc w:val="both"/>
        <w:rPr>
          <w:b/>
          <w:bCs/>
          <w:color w:val="000000" w:themeColor="text1"/>
          <w:lang w:val="en-US"/>
        </w:rPr>
      </w:pPr>
    </w:p>
    <w:p w:rsidR="0094347D" w:rsidRPr="004F2AF7" w:rsidRDefault="0094347D" w:rsidP="004F2AF7">
      <w:pPr>
        <w:pStyle w:val="Default"/>
        <w:tabs>
          <w:tab w:val="center" w:pos="7560"/>
        </w:tabs>
        <w:spacing w:line="276" w:lineRule="auto"/>
        <w:jc w:val="both"/>
        <w:rPr>
          <w:bCs/>
          <w:color w:val="000000" w:themeColor="text1"/>
        </w:rPr>
      </w:pPr>
      <w:bookmarkStart w:id="21" w:name="_GoBack"/>
      <w:bookmarkEnd w:id="21"/>
    </w:p>
    <w:sectPr w:rsidR="0094347D" w:rsidRPr="004F2AF7" w:rsidSect="00041EE8">
      <w:footerReference w:type="default" r:id="rId12"/>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36AE" w:rsidRDefault="00C836AE" w:rsidP="001A0EC8">
      <w:pPr>
        <w:spacing w:after="0" w:line="240" w:lineRule="auto"/>
      </w:pPr>
      <w:r>
        <w:separator/>
      </w:r>
    </w:p>
  </w:endnote>
  <w:endnote w:type="continuationSeparator" w:id="0">
    <w:p w:rsidR="00C836AE" w:rsidRDefault="00C836AE"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4921CB" w:rsidRPr="001A1104" w:rsidTr="007D7353">
      <w:trPr>
        <w:trHeight w:val="710"/>
      </w:trPr>
      <w:tc>
        <w:tcPr>
          <w:tcW w:w="850" w:type="dxa"/>
        </w:tcPr>
        <w:p w:rsidR="004921CB" w:rsidRPr="001A1104" w:rsidRDefault="004921C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4921CB" w:rsidRPr="001A1104" w:rsidRDefault="004921CB" w:rsidP="00F31FB4">
          <w:pPr>
            <w:pStyle w:val="Footer"/>
            <w:rPr>
              <w:rFonts w:ascii="Times New Roman" w:hAnsi="Times New Roman" w:cs="Times New Roman"/>
              <w:sz w:val="16"/>
              <w:szCs w:val="16"/>
            </w:rPr>
          </w:pPr>
        </w:p>
        <w:p w:rsidR="004921CB" w:rsidRPr="001A1104" w:rsidRDefault="004921CB" w:rsidP="00F31FB4">
          <w:pPr>
            <w:pStyle w:val="Footer"/>
            <w:jc w:val="center"/>
            <w:rPr>
              <w:rFonts w:ascii="Times New Roman" w:hAnsi="Times New Roman" w:cs="Times New Roman"/>
              <w:sz w:val="16"/>
              <w:szCs w:val="16"/>
            </w:rPr>
          </w:pPr>
        </w:p>
        <w:p w:rsidR="004921CB" w:rsidRPr="001A1104" w:rsidRDefault="004921CB" w:rsidP="00F31FB4">
          <w:pPr>
            <w:pStyle w:val="Footer"/>
            <w:jc w:val="center"/>
            <w:rPr>
              <w:rFonts w:ascii="Times New Roman" w:hAnsi="Times New Roman" w:cs="Times New Roman"/>
              <w:sz w:val="16"/>
              <w:szCs w:val="16"/>
            </w:rPr>
          </w:pPr>
        </w:p>
      </w:tc>
      <w:tc>
        <w:tcPr>
          <w:tcW w:w="851" w:type="dxa"/>
        </w:tcPr>
        <w:p w:rsidR="004921CB" w:rsidRPr="001A1104" w:rsidRDefault="004921C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4921CB" w:rsidRPr="001A1104" w:rsidRDefault="004921C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4921CB" w:rsidRPr="001A1104" w:rsidRDefault="004921C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4921CB" w:rsidRPr="001A1104" w:rsidRDefault="004921CB">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267FFC">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267FFC">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267FFC" w:rsidRPr="00267FFC" w:rsidRDefault="00267FFC" w:rsidP="00267FFC">
    <w:pPr>
      <w:pStyle w:val="Footer"/>
      <w:rPr>
        <w:ins w:id="22" w:author="ROHAYATI" w:date="2024-06-11T11:40:00Z"/>
        <w:rFonts w:ascii="Times New Roman" w:hAnsi="Times New Roman" w:cs="Times New Roman"/>
        <w:color w:val="000000" w:themeColor="text1"/>
        <w:sz w:val="16"/>
        <w:szCs w:val="16"/>
      </w:rPr>
    </w:pPr>
    <w:ins w:id="23" w:author="ROHAYATI" w:date="2024-06-11T11:40:00Z">
      <w:r w:rsidRPr="00267FFC">
        <w:rPr>
          <w:rFonts w:ascii="Times New Roman" w:hAnsi="Times New Roman" w:cs="Times New Roman"/>
          <w:color w:val="000000" w:themeColor="text1"/>
          <w:sz w:val="16"/>
          <w:szCs w:val="16"/>
        </w:rPr>
        <w:t>SAMIJF/LKM-LA/06-2024/082</w:t>
      </w:r>
    </w:ins>
  </w:p>
  <w:p w:rsidR="002D5193" w:rsidRPr="00A5388B" w:rsidDel="00267FFC" w:rsidRDefault="002D5193" w:rsidP="002D5193">
    <w:pPr>
      <w:pStyle w:val="Footer"/>
      <w:rPr>
        <w:del w:id="24" w:author="ROHAYATI" w:date="2024-06-11T11:40:00Z"/>
        <w:rFonts w:ascii="Times New Roman" w:hAnsi="Times New Roman" w:cs="Times New Roman"/>
        <w:color w:val="000000" w:themeColor="text1"/>
        <w:sz w:val="16"/>
        <w:szCs w:val="16"/>
        <w:lang w:val="en-US"/>
        <w:rPrChange w:id="25" w:author="ROHAYATI" w:date="2024-06-06T13:00:00Z">
          <w:rPr>
            <w:del w:id="26" w:author="ROHAYATI" w:date="2024-06-11T11:40:00Z"/>
            <w:rFonts w:ascii="Times New Roman" w:hAnsi="Times New Roman" w:cs="Times New Roman"/>
            <w:color w:val="000000" w:themeColor="text1"/>
            <w:sz w:val="16"/>
            <w:szCs w:val="16"/>
          </w:rPr>
        </w:rPrChange>
      </w:rPr>
    </w:pPr>
    <w:del w:id="27" w:author="ROHAYATI" w:date="2024-06-06T13:00:00Z">
      <w:r w:rsidRPr="002D5193" w:rsidDel="00A5388B">
        <w:rPr>
          <w:rFonts w:ascii="Times New Roman" w:hAnsi="Times New Roman" w:cs="Times New Roman"/>
          <w:color w:val="000000" w:themeColor="text1"/>
          <w:sz w:val="16"/>
          <w:szCs w:val="16"/>
        </w:rPr>
        <w:delText>SAMIJF/LKM-LA/06-2023/074</w:delText>
      </w:r>
    </w:del>
  </w:p>
  <w:p w:rsidR="004921CB" w:rsidRPr="001A1104" w:rsidRDefault="005B423D" w:rsidP="00F33B45">
    <w:pPr>
      <w:pStyle w:val="Default"/>
      <w:spacing w:line="276" w:lineRule="auto"/>
      <w:rPr>
        <w:color w:val="000000" w:themeColor="text1"/>
        <w:sz w:val="16"/>
        <w:szCs w:val="16"/>
      </w:rPr>
    </w:pPr>
    <w:r>
      <w:rPr>
        <w:color w:val="000000" w:themeColor="text1"/>
        <w:sz w:val="16"/>
        <w:szCs w:val="16"/>
        <w:lang w:val="en-US"/>
      </w:rPr>
      <w:t>CV. MITRA TEKNIK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36AE" w:rsidRDefault="00C836AE" w:rsidP="001A0EC8">
      <w:pPr>
        <w:spacing w:after="0" w:line="240" w:lineRule="auto"/>
      </w:pPr>
      <w:r>
        <w:separator/>
      </w:r>
    </w:p>
  </w:footnote>
  <w:footnote w:type="continuationSeparator" w:id="0">
    <w:p w:rsidR="00C836AE" w:rsidRDefault="00C836AE"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trackRevisions/>
  <w:defaultTabStop w:val="720"/>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2D9F"/>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67FFC"/>
    <w:rsid w:val="00280AF6"/>
    <w:rsid w:val="002842D6"/>
    <w:rsid w:val="0028476B"/>
    <w:rsid w:val="002915F4"/>
    <w:rsid w:val="0029213C"/>
    <w:rsid w:val="002952FC"/>
    <w:rsid w:val="002A4C5C"/>
    <w:rsid w:val="002C62A1"/>
    <w:rsid w:val="002D032E"/>
    <w:rsid w:val="002D4563"/>
    <w:rsid w:val="002D5193"/>
    <w:rsid w:val="002E2F55"/>
    <w:rsid w:val="002E36F1"/>
    <w:rsid w:val="002E3882"/>
    <w:rsid w:val="002E3D4A"/>
    <w:rsid w:val="002E634B"/>
    <w:rsid w:val="002F2DE3"/>
    <w:rsid w:val="002F2FBD"/>
    <w:rsid w:val="00313CF4"/>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21CB"/>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2481"/>
    <w:rsid w:val="005B423D"/>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C61B9"/>
    <w:rsid w:val="006D1A1C"/>
    <w:rsid w:val="006D3013"/>
    <w:rsid w:val="006F3111"/>
    <w:rsid w:val="006F458E"/>
    <w:rsid w:val="006F69B6"/>
    <w:rsid w:val="00700E71"/>
    <w:rsid w:val="007047A8"/>
    <w:rsid w:val="007129D7"/>
    <w:rsid w:val="00723AC8"/>
    <w:rsid w:val="00725D8B"/>
    <w:rsid w:val="007314BB"/>
    <w:rsid w:val="007347F0"/>
    <w:rsid w:val="00734C31"/>
    <w:rsid w:val="00744E37"/>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B2911"/>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4F60"/>
    <w:rsid w:val="009850FF"/>
    <w:rsid w:val="00991D2D"/>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88B"/>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E7298"/>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24E6"/>
    <w:rsid w:val="00BA5E6B"/>
    <w:rsid w:val="00BB1696"/>
    <w:rsid w:val="00BB7F0A"/>
    <w:rsid w:val="00BC7620"/>
    <w:rsid w:val="00BD2109"/>
    <w:rsid w:val="00BE3F10"/>
    <w:rsid w:val="00BF3E6E"/>
    <w:rsid w:val="00BF56B8"/>
    <w:rsid w:val="00BF75D9"/>
    <w:rsid w:val="00C0263C"/>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6AE"/>
    <w:rsid w:val="00C83D73"/>
    <w:rsid w:val="00C91D9A"/>
    <w:rsid w:val="00CA42F7"/>
    <w:rsid w:val="00CC0247"/>
    <w:rsid w:val="00CD3FD1"/>
    <w:rsid w:val="00CD4D92"/>
    <w:rsid w:val="00CE1E7C"/>
    <w:rsid w:val="00D026D9"/>
    <w:rsid w:val="00D03155"/>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3C9F"/>
    <w:rsid w:val="00E46359"/>
    <w:rsid w:val="00E47D9D"/>
    <w:rsid w:val="00E930F0"/>
    <w:rsid w:val="00E94CFB"/>
    <w:rsid w:val="00EA31F6"/>
    <w:rsid w:val="00EA3DD9"/>
    <w:rsid w:val="00EA707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A69BD"/>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docId w15:val="{105D0D6A-A1F7-4E44-9CD1-981D5FD3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paragraph" w:styleId="Revision">
    <w:name w:val="Revision"/>
    <w:hidden/>
    <w:uiPriority w:val="99"/>
    <w:semiHidden/>
    <w:rsid w:val="002D45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720979106">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a_03@sami-jf.co.i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omi@mitrateknik.co.id" TargetMode="External"/><Relationship Id="rId4" Type="http://schemas.openxmlformats.org/officeDocument/2006/relationships/settings" Target="settings.xml"/><Relationship Id="rId9" Type="http://schemas.openxmlformats.org/officeDocument/2006/relationships/hyperlink" Target="mailto:info@mitrateknik.co.id"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16D40-9694-4610-96B4-91D1BD17B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7</Pages>
  <Words>2170</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16</cp:revision>
  <cp:lastPrinted>2023-06-22T02:41:00Z</cp:lastPrinted>
  <dcterms:created xsi:type="dcterms:W3CDTF">2021-06-04T09:10:00Z</dcterms:created>
  <dcterms:modified xsi:type="dcterms:W3CDTF">2024-06-11T04:40:00Z</dcterms:modified>
</cp:coreProperties>
</file>