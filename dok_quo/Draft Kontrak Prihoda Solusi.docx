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4DC207" w14:textId="77777777" w:rsidR="00176442" w:rsidRPr="004F2AF7" w:rsidRDefault="00176442" w:rsidP="004F2AF7">
      <w:pPr>
        <w:pStyle w:val="Default"/>
        <w:spacing w:line="276" w:lineRule="auto"/>
        <w:jc w:val="center"/>
        <w:rPr>
          <w:b/>
          <w:bCs/>
          <w:color w:val="000000" w:themeColor="text1"/>
        </w:rPr>
      </w:pPr>
      <w:r w:rsidRPr="004F2AF7">
        <w:rPr>
          <w:b/>
          <w:bCs/>
          <w:color w:val="000000" w:themeColor="text1"/>
        </w:rPr>
        <w:t xml:space="preserve">PERJANJIAN </w:t>
      </w:r>
      <w:r w:rsidR="005B2481" w:rsidRPr="004F2AF7">
        <w:rPr>
          <w:b/>
          <w:bCs/>
          <w:color w:val="000000" w:themeColor="text1"/>
        </w:rPr>
        <w:t xml:space="preserve">KONTRAK </w:t>
      </w:r>
      <w:r w:rsidRPr="004F2AF7">
        <w:rPr>
          <w:b/>
          <w:bCs/>
          <w:color w:val="000000" w:themeColor="text1"/>
        </w:rPr>
        <w:t>KERJASAMA</w:t>
      </w:r>
    </w:p>
    <w:p w14:paraId="57193BF7" w14:textId="77777777" w:rsidR="00A62477" w:rsidRPr="004F2AF7" w:rsidRDefault="00A62477" w:rsidP="004F2AF7">
      <w:pPr>
        <w:pStyle w:val="Default"/>
        <w:spacing w:line="276" w:lineRule="auto"/>
        <w:jc w:val="center"/>
        <w:rPr>
          <w:color w:val="000000" w:themeColor="text1"/>
        </w:rPr>
      </w:pPr>
      <w:r w:rsidRPr="004F2AF7">
        <w:rPr>
          <w:b/>
          <w:bCs/>
          <w:color w:val="000000" w:themeColor="text1"/>
        </w:rPr>
        <w:t>antara</w:t>
      </w:r>
    </w:p>
    <w:p w14:paraId="7E1E601F" w14:textId="0134FC7A" w:rsidR="00176442" w:rsidRPr="004F2AF7" w:rsidRDefault="007701D9" w:rsidP="007701D9">
      <w:pPr>
        <w:pStyle w:val="Default"/>
        <w:spacing w:line="276" w:lineRule="auto"/>
        <w:jc w:val="center"/>
        <w:rPr>
          <w:color w:val="000000" w:themeColor="text1"/>
          <w:lang w:val="en-US"/>
        </w:rPr>
      </w:pPr>
      <w:r>
        <w:rPr>
          <w:b/>
          <w:bCs/>
          <w:color w:val="000000" w:themeColor="text1"/>
          <w:lang w:val="en-US"/>
        </w:rPr>
        <w:t>PT.</w:t>
      </w:r>
      <w:r w:rsidR="00EC1284">
        <w:rPr>
          <w:b/>
          <w:bCs/>
          <w:color w:val="000000" w:themeColor="text1"/>
          <w:lang w:val="en-US"/>
        </w:rPr>
        <w:t xml:space="preserve"> </w:t>
      </w:r>
      <w:r>
        <w:rPr>
          <w:b/>
          <w:bCs/>
          <w:color w:val="000000" w:themeColor="text1"/>
          <w:lang w:val="en-US"/>
        </w:rPr>
        <w:t>PRIHODA SOLUSI INDONESIA</w:t>
      </w:r>
    </w:p>
    <w:p w14:paraId="6E5A8CF4" w14:textId="77777777" w:rsidR="00176442" w:rsidRPr="004F2AF7" w:rsidRDefault="00176442" w:rsidP="004F2AF7">
      <w:pPr>
        <w:pStyle w:val="Default"/>
        <w:spacing w:line="276" w:lineRule="auto"/>
        <w:jc w:val="center"/>
        <w:rPr>
          <w:b/>
          <w:color w:val="000000" w:themeColor="text1"/>
        </w:rPr>
      </w:pPr>
      <w:r w:rsidRPr="004F2AF7">
        <w:rPr>
          <w:b/>
          <w:color w:val="000000" w:themeColor="text1"/>
        </w:rPr>
        <w:t>dengan</w:t>
      </w:r>
    </w:p>
    <w:p w14:paraId="22DE6B0C" w14:textId="77777777" w:rsidR="00176442" w:rsidRPr="004F2AF7" w:rsidRDefault="00374E42" w:rsidP="004F2AF7">
      <w:pPr>
        <w:pStyle w:val="Default"/>
        <w:pBdr>
          <w:bottom w:val="double" w:sz="6" w:space="1" w:color="auto"/>
        </w:pBdr>
        <w:spacing w:line="276" w:lineRule="auto"/>
        <w:jc w:val="center"/>
        <w:rPr>
          <w:b/>
          <w:bCs/>
          <w:color w:val="000000" w:themeColor="text1"/>
        </w:rPr>
      </w:pPr>
      <w:r w:rsidRPr="004F2AF7">
        <w:rPr>
          <w:b/>
          <w:bCs/>
          <w:color w:val="000000" w:themeColor="text1"/>
        </w:rPr>
        <w:t xml:space="preserve">PT. </w:t>
      </w:r>
      <w:r w:rsidR="004C397A" w:rsidRPr="004F2AF7">
        <w:rPr>
          <w:b/>
          <w:bCs/>
          <w:color w:val="000000" w:themeColor="text1"/>
        </w:rPr>
        <w:t>SEMARANG AUTOCOMP MANUFACTURING INDONESIA</w:t>
      </w:r>
      <w:r w:rsidR="003567B4" w:rsidRPr="004F2AF7">
        <w:rPr>
          <w:b/>
          <w:bCs/>
          <w:color w:val="000000" w:themeColor="text1"/>
        </w:rPr>
        <w:t xml:space="preserve"> (PT.SAMI)</w:t>
      </w:r>
    </w:p>
    <w:p w14:paraId="559080B6" w14:textId="77777777" w:rsidR="00AC601D" w:rsidRDefault="00AC601D" w:rsidP="004F2AF7">
      <w:pPr>
        <w:pStyle w:val="Default"/>
        <w:spacing w:line="276" w:lineRule="auto"/>
        <w:jc w:val="center"/>
        <w:rPr>
          <w:color w:val="000000" w:themeColor="text1"/>
        </w:rPr>
      </w:pPr>
      <w:r w:rsidRPr="00AC601D">
        <w:rPr>
          <w:color w:val="000000" w:themeColor="text1"/>
        </w:rPr>
        <w:t>SAMIJF/LKM-LA/12-2023/146</w:t>
      </w:r>
    </w:p>
    <w:p w14:paraId="03646CF7" w14:textId="77777777" w:rsidR="00F33B45" w:rsidRPr="004F2AF7" w:rsidRDefault="00F33B45" w:rsidP="004F2AF7">
      <w:pPr>
        <w:pStyle w:val="Default"/>
        <w:spacing w:line="276" w:lineRule="auto"/>
        <w:jc w:val="center"/>
        <w:rPr>
          <w:color w:val="000000" w:themeColor="text1"/>
          <w:lang w:val="en-US"/>
        </w:rPr>
      </w:pPr>
    </w:p>
    <w:p w14:paraId="3EB500D8" w14:textId="4DC6231F" w:rsidR="00176442" w:rsidRPr="004F2AF7" w:rsidRDefault="00176442" w:rsidP="004F2AF7">
      <w:pPr>
        <w:pStyle w:val="Default"/>
        <w:spacing w:line="276" w:lineRule="auto"/>
        <w:jc w:val="both"/>
        <w:rPr>
          <w:color w:val="000000" w:themeColor="text1"/>
        </w:rPr>
      </w:pPr>
      <w:r w:rsidRPr="004F2AF7">
        <w:rPr>
          <w:color w:val="000000" w:themeColor="text1"/>
        </w:rPr>
        <w:t xml:space="preserve">Pada hari </w:t>
      </w:r>
      <w:proofErr w:type="spellStart"/>
      <w:r w:rsidR="00AC601D">
        <w:rPr>
          <w:color w:val="000000" w:themeColor="text1"/>
          <w:lang w:val="en-US"/>
        </w:rPr>
        <w:t>Selasa</w:t>
      </w:r>
      <w:proofErr w:type="spellEnd"/>
      <w:r w:rsidR="00EC1284">
        <w:rPr>
          <w:color w:val="000000" w:themeColor="text1"/>
          <w:lang w:val="en-US"/>
        </w:rPr>
        <w:t xml:space="preserve">, </w:t>
      </w:r>
      <w:proofErr w:type="spellStart"/>
      <w:r w:rsidR="00EC1284">
        <w:rPr>
          <w:color w:val="000000" w:themeColor="text1"/>
          <w:lang w:val="en-US"/>
        </w:rPr>
        <w:t>tanggal</w:t>
      </w:r>
      <w:proofErr w:type="spellEnd"/>
      <w:r w:rsidR="00EC1284">
        <w:rPr>
          <w:color w:val="000000" w:themeColor="text1"/>
          <w:lang w:val="en-US"/>
        </w:rPr>
        <w:t xml:space="preserve"> </w:t>
      </w:r>
      <w:proofErr w:type="spellStart"/>
      <w:r w:rsidR="00EC1284">
        <w:rPr>
          <w:color w:val="000000" w:themeColor="text1"/>
          <w:lang w:val="en-US"/>
        </w:rPr>
        <w:t>Satu</w:t>
      </w:r>
      <w:proofErr w:type="spellEnd"/>
      <w:r w:rsidR="00EC1284">
        <w:rPr>
          <w:color w:val="000000" w:themeColor="text1"/>
          <w:lang w:val="en-US"/>
        </w:rPr>
        <w:t xml:space="preserve"> </w:t>
      </w:r>
      <w:proofErr w:type="spellStart"/>
      <w:r w:rsidR="00EC1284">
        <w:rPr>
          <w:color w:val="000000" w:themeColor="text1"/>
          <w:lang w:val="en-US"/>
        </w:rPr>
        <w:t>bulan</w:t>
      </w:r>
      <w:proofErr w:type="spellEnd"/>
      <w:r w:rsidR="00EC1284">
        <w:rPr>
          <w:color w:val="000000" w:themeColor="text1"/>
          <w:lang w:val="en-US"/>
        </w:rPr>
        <w:t xml:space="preserve"> </w:t>
      </w:r>
      <w:proofErr w:type="spellStart"/>
      <w:r w:rsidR="00AC601D">
        <w:rPr>
          <w:color w:val="000000" w:themeColor="text1"/>
          <w:lang w:val="en-US"/>
        </w:rPr>
        <w:t>Janua</w:t>
      </w:r>
      <w:r w:rsidR="00EC1284">
        <w:rPr>
          <w:color w:val="000000" w:themeColor="text1"/>
          <w:lang w:val="en-US"/>
        </w:rPr>
        <w:t>r</w:t>
      </w:r>
      <w:r w:rsidR="00AC601D">
        <w:rPr>
          <w:color w:val="000000" w:themeColor="text1"/>
          <w:lang w:val="en-US"/>
        </w:rPr>
        <w:t>i</w:t>
      </w:r>
      <w:proofErr w:type="spellEnd"/>
      <w:r w:rsidR="00EC1284">
        <w:rPr>
          <w:color w:val="000000" w:themeColor="text1"/>
          <w:lang w:val="en-US"/>
        </w:rPr>
        <w:t xml:space="preserve"> </w:t>
      </w:r>
      <w:proofErr w:type="spellStart"/>
      <w:r w:rsidR="00EC1284">
        <w:rPr>
          <w:color w:val="000000" w:themeColor="text1"/>
          <w:lang w:val="en-US"/>
        </w:rPr>
        <w:t>Tahun</w:t>
      </w:r>
      <w:proofErr w:type="spellEnd"/>
      <w:r w:rsidR="00EC1284">
        <w:rPr>
          <w:color w:val="000000" w:themeColor="text1"/>
          <w:lang w:val="en-US"/>
        </w:rPr>
        <w:t xml:space="preserve"> </w:t>
      </w:r>
      <w:proofErr w:type="spellStart"/>
      <w:r w:rsidR="00EC1284">
        <w:rPr>
          <w:color w:val="000000" w:themeColor="text1"/>
          <w:lang w:val="en-US"/>
        </w:rPr>
        <w:t>Dua</w:t>
      </w:r>
      <w:proofErr w:type="spellEnd"/>
      <w:r w:rsidR="00EC1284">
        <w:rPr>
          <w:color w:val="000000" w:themeColor="text1"/>
          <w:lang w:val="en-US"/>
        </w:rPr>
        <w:t xml:space="preserve"> </w:t>
      </w:r>
      <w:proofErr w:type="spellStart"/>
      <w:r w:rsidR="00EC1284">
        <w:rPr>
          <w:color w:val="000000" w:themeColor="text1"/>
          <w:lang w:val="en-US"/>
        </w:rPr>
        <w:t>Ribu</w:t>
      </w:r>
      <w:proofErr w:type="spellEnd"/>
      <w:r w:rsidR="00EC1284">
        <w:rPr>
          <w:color w:val="000000" w:themeColor="text1"/>
          <w:lang w:val="en-US"/>
        </w:rPr>
        <w:t xml:space="preserve"> </w:t>
      </w:r>
      <w:proofErr w:type="spellStart"/>
      <w:r w:rsidR="00EC1284">
        <w:rPr>
          <w:color w:val="000000" w:themeColor="text1"/>
          <w:lang w:val="en-US"/>
        </w:rPr>
        <w:t>Dua</w:t>
      </w:r>
      <w:proofErr w:type="spellEnd"/>
      <w:r w:rsidR="00EC1284">
        <w:rPr>
          <w:color w:val="000000" w:themeColor="text1"/>
          <w:lang w:val="en-US"/>
        </w:rPr>
        <w:t xml:space="preserve"> </w:t>
      </w:r>
      <w:proofErr w:type="spellStart"/>
      <w:r w:rsidR="00EC1284">
        <w:rPr>
          <w:color w:val="000000" w:themeColor="text1"/>
          <w:lang w:val="en-US"/>
        </w:rPr>
        <w:t>Puluh</w:t>
      </w:r>
      <w:proofErr w:type="spellEnd"/>
      <w:r w:rsidR="00EC1284">
        <w:rPr>
          <w:color w:val="000000" w:themeColor="text1"/>
          <w:lang w:val="en-US"/>
        </w:rPr>
        <w:t xml:space="preserve"> </w:t>
      </w:r>
      <w:proofErr w:type="spellStart"/>
      <w:r w:rsidR="00AC601D">
        <w:rPr>
          <w:color w:val="000000" w:themeColor="text1"/>
          <w:lang w:val="en-US"/>
        </w:rPr>
        <w:t>Empat</w:t>
      </w:r>
      <w:proofErr w:type="spellEnd"/>
      <w:r w:rsidR="00AC601D">
        <w:rPr>
          <w:color w:val="000000" w:themeColor="text1"/>
          <w:lang w:val="en-US"/>
        </w:rPr>
        <w:t>(02-01-2024</w:t>
      </w:r>
      <w:r w:rsidR="00EC1284">
        <w:rPr>
          <w:color w:val="000000" w:themeColor="text1"/>
          <w:lang w:val="en-US"/>
        </w:rPr>
        <w:t>)</w:t>
      </w:r>
      <w:r w:rsidR="00F33B45" w:rsidRPr="004F2AF7">
        <w:rPr>
          <w:i/>
          <w:color w:val="000000" w:themeColor="text1"/>
          <w:lang w:val="en-US"/>
        </w:rPr>
        <w:t xml:space="preserve"> </w:t>
      </w:r>
      <w:r w:rsidRPr="004F2AF7">
        <w:rPr>
          <w:color w:val="000000" w:themeColor="text1"/>
        </w:rPr>
        <w:t xml:space="preserve">bertempat di </w:t>
      </w:r>
      <w:proofErr w:type="spellStart"/>
      <w:r w:rsidR="00EC1284">
        <w:rPr>
          <w:bCs/>
          <w:color w:val="000000" w:themeColor="text1"/>
          <w:lang w:val="en-US"/>
        </w:rPr>
        <w:t>Jepara</w:t>
      </w:r>
      <w:proofErr w:type="spellEnd"/>
      <w:r w:rsidR="00A62477" w:rsidRPr="004F2AF7">
        <w:rPr>
          <w:color w:val="000000" w:themeColor="text1"/>
        </w:rPr>
        <w:t xml:space="preserve">, telah disepakati </w:t>
      </w:r>
      <w:r w:rsidRPr="004F2AF7">
        <w:rPr>
          <w:color w:val="000000" w:themeColor="text1"/>
        </w:rPr>
        <w:t xml:space="preserve">perjanjian </w:t>
      </w:r>
      <w:r w:rsidR="000F7A42" w:rsidRPr="004F2AF7">
        <w:rPr>
          <w:bCs/>
          <w:iCs/>
          <w:color w:val="000000" w:themeColor="text1"/>
        </w:rPr>
        <w:t>k</w:t>
      </w:r>
      <w:r w:rsidRPr="004F2AF7">
        <w:rPr>
          <w:bCs/>
          <w:iCs/>
          <w:color w:val="000000" w:themeColor="text1"/>
        </w:rPr>
        <w:t>e</w:t>
      </w:r>
      <w:r w:rsidR="00A81572" w:rsidRPr="004F2AF7">
        <w:rPr>
          <w:bCs/>
          <w:iCs/>
          <w:color w:val="000000" w:themeColor="text1"/>
        </w:rPr>
        <w:t>rjasama</w:t>
      </w:r>
      <w:r w:rsidR="003F5ED0" w:rsidRPr="004F2AF7">
        <w:rPr>
          <w:bCs/>
          <w:iCs/>
          <w:color w:val="000000" w:themeColor="text1"/>
        </w:rPr>
        <w:t xml:space="preserve"> </w:t>
      </w:r>
      <w:r w:rsidR="00A62477" w:rsidRPr="004F2AF7">
        <w:rPr>
          <w:color w:val="000000" w:themeColor="text1"/>
        </w:rPr>
        <w:t>oleh dan antara</w:t>
      </w:r>
      <w:r w:rsidRPr="004F2AF7">
        <w:rPr>
          <w:color w:val="000000" w:themeColor="text1"/>
        </w:rPr>
        <w:t xml:space="preserve">: </w:t>
      </w:r>
    </w:p>
    <w:p w14:paraId="40EE3264" w14:textId="77777777" w:rsidR="001A1104" w:rsidRPr="004F2AF7" w:rsidRDefault="001A1104" w:rsidP="004F2AF7">
      <w:pPr>
        <w:pStyle w:val="Default"/>
        <w:spacing w:line="276" w:lineRule="auto"/>
        <w:jc w:val="both"/>
        <w:rPr>
          <w:color w:val="000000" w:themeColor="text1"/>
        </w:rPr>
      </w:pPr>
    </w:p>
    <w:p w14:paraId="0D0FEA97" w14:textId="0F673F1A" w:rsidR="001A1104" w:rsidRPr="000E3EA4" w:rsidRDefault="001A1104" w:rsidP="004F2AF7">
      <w:pPr>
        <w:pStyle w:val="Default"/>
        <w:spacing w:line="276" w:lineRule="auto"/>
        <w:jc w:val="both"/>
      </w:pPr>
      <w:r w:rsidRPr="004F2AF7">
        <w:rPr>
          <w:color w:val="000000" w:themeColor="text1"/>
        </w:rPr>
        <w:t>Nama</w:t>
      </w:r>
      <w:r w:rsidRPr="004F2AF7">
        <w:rPr>
          <w:color w:val="000000" w:themeColor="text1"/>
        </w:rPr>
        <w:tab/>
      </w:r>
      <w:r w:rsidRPr="004F2AF7">
        <w:rPr>
          <w:color w:val="000000" w:themeColor="text1"/>
        </w:rPr>
        <w:tab/>
        <w:t xml:space="preserve">: </w:t>
      </w:r>
      <w:r w:rsidR="005B0BB7">
        <w:rPr>
          <w:color w:val="000000" w:themeColor="text1"/>
          <w:lang w:val="en-US"/>
        </w:rPr>
        <w:t>Reinaldo Hermawan Liem</w:t>
      </w:r>
    </w:p>
    <w:p w14:paraId="36A7688A" w14:textId="09F534ED" w:rsidR="001A1104" w:rsidRPr="000E3EA4" w:rsidRDefault="001A1104" w:rsidP="004F2AF7">
      <w:pPr>
        <w:pStyle w:val="Default"/>
        <w:spacing w:line="276" w:lineRule="auto"/>
        <w:jc w:val="both"/>
        <w:rPr>
          <w:color w:val="000000" w:themeColor="text1"/>
          <w:lang w:val="en-US"/>
        </w:rPr>
      </w:pPr>
      <w:r w:rsidRPr="004F2AF7">
        <w:rPr>
          <w:color w:val="000000" w:themeColor="text1"/>
        </w:rPr>
        <w:t>Jabatan</w:t>
      </w:r>
      <w:r w:rsidRPr="004F2AF7">
        <w:rPr>
          <w:color w:val="000000" w:themeColor="text1"/>
        </w:rPr>
        <w:tab/>
      </w:r>
      <w:r w:rsidRPr="004F2AF7">
        <w:rPr>
          <w:color w:val="000000" w:themeColor="text1"/>
        </w:rPr>
        <w:tab/>
        <w:t xml:space="preserve">: </w:t>
      </w:r>
      <w:proofErr w:type="spellStart"/>
      <w:r w:rsidR="00D54165">
        <w:rPr>
          <w:color w:val="000000" w:themeColor="text1"/>
          <w:lang w:val="en-US"/>
        </w:rPr>
        <w:t>Direktur</w:t>
      </w:r>
      <w:proofErr w:type="spellEnd"/>
      <w:r w:rsidR="00D54165">
        <w:rPr>
          <w:color w:val="000000" w:themeColor="text1"/>
          <w:lang w:val="en-US"/>
        </w:rPr>
        <w:t xml:space="preserve"> </w:t>
      </w:r>
      <w:proofErr w:type="spellStart"/>
      <w:r w:rsidR="00D54165">
        <w:rPr>
          <w:color w:val="000000" w:themeColor="text1"/>
          <w:lang w:val="en-US"/>
        </w:rPr>
        <w:t>PT.Prihoda</w:t>
      </w:r>
      <w:proofErr w:type="spellEnd"/>
      <w:r w:rsidR="00D54165">
        <w:rPr>
          <w:color w:val="000000" w:themeColor="text1"/>
          <w:lang w:val="en-US"/>
        </w:rPr>
        <w:t xml:space="preserve"> </w:t>
      </w:r>
      <w:proofErr w:type="spellStart"/>
      <w:r w:rsidR="00D54165">
        <w:rPr>
          <w:color w:val="000000" w:themeColor="text1"/>
          <w:lang w:val="en-US"/>
        </w:rPr>
        <w:t>Solusi</w:t>
      </w:r>
      <w:proofErr w:type="spellEnd"/>
      <w:r w:rsidR="00D54165">
        <w:rPr>
          <w:color w:val="000000" w:themeColor="text1"/>
          <w:lang w:val="en-US"/>
        </w:rPr>
        <w:t xml:space="preserve"> Indonesia</w:t>
      </w:r>
    </w:p>
    <w:p w14:paraId="4F624D20" w14:textId="16A573AA" w:rsidR="001A1104" w:rsidRPr="000E3EA4" w:rsidRDefault="001A1104" w:rsidP="004F2AF7">
      <w:pPr>
        <w:pStyle w:val="Default"/>
        <w:spacing w:line="276" w:lineRule="auto"/>
        <w:jc w:val="both"/>
        <w:rPr>
          <w:color w:val="000000" w:themeColor="text1"/>
          <w:lang w:val="en-US"/>
          <w:rPrChange w:id="0" w:author="ROHAYATI" w:date="2024-01-03T09:25:00Z">
            <w:rPr>
              <w:color w:val="000000" w:themeColor="text1"/>
              <w:lang w:val="en-US"/>
            </w:rPr>
          </w:rPrChange>
        </w:rPr>
      </w:pPr>
      <w:r w:rsidRPr="000E3EA4">
        <w:rPr>
          <w:color w:val="000000" w:themeColor="text1"/>
        </w:rPr>
        <w:t>Alamat kantor</w:t>
      </w:r>
      <w:r w:rsidRPr="000E3EA4">
        <w:rPr>
          <w:color w:val="000000" w:themeColor="text1"/>
        </w:rPr>
        <w:tab/>
        <w:t xml:space="preserve">: </w:t>
      </w:r>
      <w:r w:rsidR="00D54165" w:rsidRPr="000E3EA4">
        <w:rPr>
          <w:color w:val="202124"/>
          <w:shd w:val="clear" w:color="auto" w:fill="FFFFFF"/>
          <w:rPrChange w:id="1" w:author="ROHAYATI" w:date="2024-01-03T09:25:00Z">
            <w:rPr>
              <w:rFonts w:ascii="Arial" w:hAnsi="Arial" w:cs="Arial"/>
              <w:color w:val="202124"/>
              <w:sz w:val="21"/>
              <w:szCs w:val="21"/>
              <w:shd w:val="clear" w:color="auto" w:fill="FFFFFF"/>
            </w:rPr>
          </w:rPrChange>
        </w:rPr>
        <w:t>Jl. Agung Jaya 1 No.33, RT.14/RW.10, Sunter Agung, Kec. Tj. Priok, Jkt Utara, Daerah Khusus Ibukota Jakarta </w:t>
      </w:r>
    </w:p>
    <w:p w14:paraId="09359A0C" w14:textId="6BD17B94" w:rsidR="00041EE8" w:rsidRPr="004F2AF7" w:rsidRDefault="00041EE8" w:rsidP="004F2AF7">
      <w:pPr>
        <w:pStyle w:val="Default"/>
        <w:spacing w:line="276" w:lineRule="auto"/>
        <w:jc w:val="both"/>
        <w:rPr>
          <w:bCs/>
          <w:color w:val="000000" w:themeColor="text1"/>
        </w:rPr>
      </w:pPr>
      <w:r w:rsidRPr="004F2AF7">
        <w:rPr>
          <w:color w:val="000000" w:themeColor="text1"/>
        </w:rPr>
        <w:t>Bertindak untuk dan atas nama</w:t>
      </w:r>
      <w:r w:rsidR="00D54165">
        <w:rPr>
          <w:color w:val="000000" w:themeColor="text1"/>
          <w:lang w:val="en-US"/>
        </w:rPr>
        <w:t xml:space="preserve"> PT Prihoda </w:t>
      </w:r>
      <w:proofErr w:type="spellStart"/>
      <w:r w:rsidR="00D54165">
        <w:rPr>
          <w:color w:val="000000" w:themeColor="text1"/>
          <w:lang w:val="en-US"/>
        </w:rPr>
        <w:t>Solusi</w:t>
      </w:r>
      <w:proofErr w:type="spellEnd"/>
      <w:r w:rsidR="00D54165">
        <w:rPr>
          <w:color w:val="000000" w:themeColor="text1"/>
          <w:lang w:val="en-US"/>
        </w:rPr>
        <w:t xml:space="preserve"> Indonesia</w:t>
      </w:r>
      <w:del w:id="2" w:author="ROHAYATI" w:date="2024-01-03T09:26:00Z">
        <w:r w:rsidRPr="004F2AF7" w:rsidDel="000E3EA4">
          <w:rPr>
            <w:color w:val="000000" w:themeColor="text1"/>
            <w:lang w:val="en-US"/>
          </w:rPr>
          <w:delText xml:space="preserve"> </w:delText>
        </w:r>
        <w:r w:rsidRPr="004F2AF7" w:rsidDel="000E3EA4">
          <w:rPr>
            <w:i/>
            <w:color w:val="000000" w:themeColor="text1"/>
            <w:lang w:val="en-US"/>
          </w:rPr>
          <w:delText>[</w:delText>
        </w:r>
        <w:r w:rsidRPr="004F2AF7" w:rsidDel="000E3EA4">
          <w:rPr>
            <w:i/>
            <w:color w:val="000000" w:themeColor="text1"/>
          </w:rPr>
          <w:delText>nama perusahaan</w:delText>
        </w:r>
        <w:r w:rsidRPr="004F2AF7" w:rsidDel="000E3EA4">
          <w:rPr>
            <w:i/>
            <w:color w:val="000000" w:themeColor="text1"/>
            <w:lang w:val="en-US"/>
          </w:rPr>
          <w:delText>]</w:delText>
        </w:r>
        <w:r w:rsidRPr="004F2AF7" w:rsidDel="000E3EA4">
          <w:rPr>
            <w:color w:val="000000" w:themeColor="text1"/>
          </w:rPr>
          <w:delText xml:space="preserve">, </w:delText>
        </w:r>
      </w:del>
      <w:ins w:id="3" w:author="ROHAYATI" w:date="2024-01-03T09:26:00Z">
        <w:r w:rsidR="000E3EA4">
          <w:rPr>
            <w:i/>
            <w:color w:val="000000" w:themeColor="text1"/>
            <w:lang w:val="en-US"/>
          </w:rPr>
          <w:t xml:space="preserve">, </w:t>
        </w:r>
      </w:ins>
      <w:r w:rsidRPr="004F2AF7">
        <w:rPr>
          <w:color w:val="000000" w:themeColor="text1"/>
        </w:rPr>
        <w:t xml:space="preserve">untuk selanjutnya disebut </w:t>
      </w:r>
      <w:r w:rsidRPr="004F2AF7">
        <w:rPr>
          <w:b/>
          <w:bCs/>
          <w:color w:val="000000" w:themeColor="text1"/>
        </w:rPr>
        <w:t>Pihak Pertama.</w:t>
      </w:r>
      <w:bookmarkStart w:id="4" w:name="_GoBack"/>
      <w:bookmarkEnd w:id="4"/>
    </w:p>
    <w:p w14:paraId="68637488" w14:textId="77777777" w:rsidR="001A1104" w:rsidRPr="004F2AF7" w:rsidRDefault="001A1104" w:rsidP="004F2AF7">
      <w:pPr>
        <w:pStyle w:val="Default"/>
        <w:spacing w:line="276" w:lineRule="auto"/>
        <w:jc w:val="both"/>
        <w:rPr>
          <w:color w:val="000000" w:themeColor="text1"/>
        </w:rPr>
      </w:pPr>
    </w:p>
    <w:p w14:paraId="4A7A6BC2" w14:textId="6CE74AAF" w:rsidR="001A1104" w:rsidRPr="000E3EA4"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EC1284">
        <w:rPr>
          <w:color w:val="000000" w:themeColor="text1"/>
          <w:lang w:val="en-US"/>
        </w:rPr>
        <w:t xml:space="preserve">Kawasaki </w:t>
      </w:r>
      <w:proofErr w:type="spellStart"/>
      <w:r w:rsidR="00EC1284">
        <w:rPr>
          <w:color w:val="000000" w:themeColor="text1"/>
          <w:lang w:val="en-US"/>
        </w:rPr>
        <w:t>Nozomi</w:t>
      </w:r>
      <w:proofErr w:type="spellEnd"/>
    </w:p>
    <w:p w14:paraId="5584CFF6" w14:textId="77777777" w:rsidR="001A1104" w:rsidRPr="004F2AF7" w:rsidRDefault="001A1104" w:rsidP="004F2AF7">
      <w:pPr>
        <w:pStyle w:val="Default"/>
        <w:spacing w:line="276" w:lineRule="auto"/>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Direktur PT. Semarang Autocomp Manufacturing Indonesia</w:t>
      </w:r>
    </w:p>
    <w:p w14:paraId="632AEC14" w14:textId="77777777" w:rsidR="001A1104"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002861">
        <w:rPr>
          <w:color w:val="000000" w:themeColor="text1"/>
          <w:lang w:val="en-US"/>
        </w:rPr>
        <w:t xml:space="preserve">Head Office </w:t>
      </w:r>
      <w:r w:rsidRPr="004F2AF7">
        <w:rPr>
          <w:color w:val="000000" w:themeColor="text1"/>
        </w:rPr>
        <w:t>Jl. Walisongo Km. 9,8 Tugurejo, Tugu, Semarang, Jawa Tengah</w:t>
      </w:r>
    </w:p>
    <w:p w14:paraId="00AFA1B2" w14:textId="77777777" w:rsid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Branch Office </w:t>
      </w:r>
      <w:r w:rsidRPr="00041EE8">
        <w:rPr>
          <w:color w:val="000000" w:themeColor="text1"/>
        </w:rPr>
        <w:t>Jl.</w:t>
      </w:r>
      <w:r>
        <w:rPr>
          <w:color w:val="000000" w:themeColor="text1"/>
          <w:lang w:val="en-US"/>
        </w:rPr>
        <w:t xml:space="preserve"> Raya </w:t>
      </w:r>
      <w:proofErr w:type="spellStart"/>
      <w:r>
        <w:rPr>
          <w:color w:val="000000" w:themeColor="text1"/>
          <w:lang w:val="en-US"/>
        </w:rPr>
        <w:t>Jepara</w:t>
      </w:r>
      <w:proofErr w:type="spellEnd"/>
      <w:r>
        <w:rPr>
          <w:color w:val="000000" w:themeColor="text1"/>
          <w:lang w:val="en-US"/>
        </w:rPr>
        <w:t xml:space="preserve"> Kudus KM 28 Ds. </w:t>
      </w:r>
      <w:proofErr w:type="spellStart"/>
      <w:r>
        <w:rPr>
          <w:color w:val="000000" w:themeColor="text1"/>
          <w:lang w:val="en-US"/>
        </w:rPr>
        <w:t>Sengonbugel</w:t>
      </w:r>
      <w:proofErr w:type="spellEnd"/>
      <w:r>
        <w:rPr>
          <w:color w:val="000000" w:themeColor="text1"/>
          <w:lang w:val="en-US"/>
        </w:rPr>
        <w:t xml:space="preserve">, </w:t>
      </w:r>
      <w:proofErr w:type="spellStart"/>
      <w:r>
        <w:rPr>
          <w:color w:val="000000" w:themeColor="text1"/>
          <w:lang w:val="en-US"/>
        </w:rPr>
        <w:t>Kec</w:t>
      </w:r>
      <w:proofErr w:type="spellEnd"/>
      <w:r>
        <w:rPr>
          <w:color w:val="000000" w:themeColor="text1"/>
          <w:lang w:val="en-US"/>
        </w:rPr>
        <w:t xml:space="preserve">. </w:t>
      </w:r>
      <w:proofErr w:type="spellStart"/>
      <w:r>
        <w:rPr>
          <w:color w:val="000000" w:themeColor="text1"/>
          <w:lang w:val="en-US"/>
        </w:rPr>
        <w:t>Mayong</w:t>
      </w:r>
      <w:proofErr w:type="spellEnd"/>
      <w:r>
        <w:rPr>
          <w:color w:val="000000" w:themeColor="text1"/>
          <w:lang w:val="en-US"/>
        </w:rPr>
        <w:t xml:space="preserve"> </w:t>
      </w:r>
    </w:p>
    <w:p w14:paraId="6CDAE8C0" w14:textId="77777777" w:rsidR="00002861" w:rsidRP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14:paraId="25200BB5" w14:textId="77777777" w:rsidR="00041EE8" w:rsidRPr="004F2AF7" w:rsidRDefault="00041EE8" w:rsidP="004F2AF7">
      <w:pPr>
        <w:pStyle w:val="Default"/>
        <w:spacing w:line="276" w:lineRule="auto"/>
        <w:jc w:val="both"/>
        <w:rPr>
          <w:bCs/>
          <w:color w:val="000000" w:themeColor="text1"/>
        </w:rPr>
      </w:pPr>
      <w:r w:rsidRPr="004F2AF7">
        <w:rPr>
          <w:color w:val="000000" w:themeColor="text1"/>
        </w:rPr>
        <w:t>Bertindak untuk dan atas nama</w:t>
      </w:r>
      <w:r w:rsidR="0060474E" w:rsidRPr="004F2AF7">
        <w:rPr>
          <w:color w:val="000000" w:themeColor="text1"/>
        </w:rPr>
        <w:t xml:space="preserve"> </w:t>
      </w:r>
      <w:r w:rsidRPr="004F2AF7">
        <w:rPr>
          <w:color w:val="000000" w:themeColor="text1"/>
        </w:rPr>
        <w:t xml:space="preserve">PT. Semarang Autocomp Manufacturing Indonesia, untuk selanjutnya disebut </w:t>
      </w:r>
      <w:r w:rsidRPr="004F2AF7">
        <w:rPr>
          <w:b/>
          <w:bCs/>
          <w:color w:val="000000" w:themeColor="text1"/>
        </w:rPr>
        <w:t>Pihak Kedua.</w:t>
      </w:r>
    </w:p>
    <w:p w14:paraId="596DEACE" w14:textId="77777777" w:rsidR="001A0EC8" w:rsidRPr="004F2AF7" w:rsidRDefault="001A0EC8" w:rsidP="004F2AF7">
      <w:pPr>
        <w:pStyle w:val="Default"/>
        <w:spacing w:line="276" w:lineRule="auto"/>
        <w:jc w:val="both"/>
        <w:rPr>
          <w:color w:val="000000" w:themeColor="text1"/>
        </w:rPr>
      </w:pPr>
    </w:p>
    <w:p w14:paraId="68D5C8AF" w14:textId="77777777" w:rsidR="007F2280" w:rsidRPr="004F2AF7" w:rsidRDefault="00B752B9" w:rsidP="004F2AF7">
      <w:pPr>
        <w:pStyle w:val="Default"/>
        <w:spacing w:line="276" w:lineRule="auto"/>
        <w:jc w:val="both"/>
        <w:rPr>
          <w:color w:val="000000" w:themeColor="text1"/>
        </w:rPr>
      </w:pPr>
      <w:r w:rsidRPr="004F2AF7">
        <w:rPr>
          <w:b/>
          <w:color w:val="000000" w:themeColor="text1"/>
        </w:rPr>
        <w:t>Pihak Pertama</w:t>
      </w:r>
      <w:r w:rsidRPr="004F2AF7">
        <w:rPr>
          <w:color w:val="000000" w:themeColor="text1"/>
        </w:rPr>
        <w:t xml:space="preserve"> dan </w:t>
      </w:r>
      <w:r w:rsidR="00055704" w:rsidRPr="004F2AF7">
        <w:rPr>
          <w:b/>
          <w:color w:val="000000" w:themeColor="text1"/>
        </w:rPr>
        <w:t>Pihak Kedua</w:t>
      </w:r>
      <w:r w:rsidR="00052833" w:rsidRPr="004F2AF7">
        <w:rPr>
          <w:color w:val="000000" w:themeColor="text1"/>
        </w:rPr>
        <w:t xml:space="preserve"> </w:t>
      </w:r>
      <w:r w:rsidR="00B674C0" w:rsidRPr="004F2AF7">
        <w:rPr>
          <w:color w:val="000000" w:themeColor="text1"/>
        </w:rPr>
        <w:t xml:space="preserve">masing - </w:t>
      </w:r>
      <w:r w:rsidRPr="004F2AF7">
        <w:rPr>
          <w:color w:val="000000" w:themeColor="text1"/>
        </w:rPr>
        <w:t>masing dis</w:t>
      </w:r>
      <w:r w:rsidR="00B674C0" w:rsidRPr="004F2AF7">
        <w:rPr>
          <w:color w:val="000000" w:themeColor="text1"/>
        </w:rPr>
        <w:t xml:space="preserve">ebut </w:t>
      </w:r>
      <w:r w:rsidR="00B674C0" w:rsidRPr="004F2AF7">
        <w:rPr>
          <w:b/>
          <w:color w:val="000000" w:themeColor="text1"/>
        </w:rPr>
        <w:t>Pihak</w:t>
      </w:r>
      <w:r w:rsidR="00B674C0" w:rsidRPr="004F2AF7">
        <w:rPr>
          <w:color w:val="000000" w:themeColor="text1"/>
        </w:rPr>
        <w:t xml:space="preserve"> dan secara bersama - </w:t>
      </w:r>
      <w:r w:rsidR="00052833" w:rsidRPr="004F2AF7">
        <w:rPr>
          <w:color w:val="000000" w:themeColor="text1"/>
        </w:rPr>
        <w:t xml:space="preserve">sama disebut </w:t>
      </w:r>
      <w:r w:rsidR="00052833" w:rsidRPr="004F2AF7">
        <w:rPr>
          <w:b/>
          <w:color w:val="000000" w:themeColor="text1"/>
        </w:rPr>
        <w:t xml:space="preserve">Para </w:t>
      </w:r>
      <w:r w:rsidRPr="004F2AF7">
        <w:rPr>
          <w:b/>
          <w:color w:val="000000" w:themeColor="text1"/>
        </w:rPr>
        <w:t>Pihak</w:t>
      </w:r>
      <w:r w:rsidRPr="004F2AF7">
        <w:rPr>
          <w:color w:val="000000" w:themeColor="text1"/>
        </w:rPr>
        <w:t>.</w:t>
      </w:r>
    </w:p>
    <w:p w14:paraId="6C80D855" w14:textId="77777777" w:rsidR="000F7A42" w:rsidRPr="004F2AF7" w:rsidRDefault="000F7A42" w:rsidP="004F2AF7">
      <w:pPr>
        <w:pStyle w:val="Default"/>
        <w:spacing w:line="276" w:lineRule="auto"/>
        <w:jc w:val="both"/>
        <w:rPr>
          <w:color w:val="000000" w:themeColor="text1"/>
        </w:rPr>
      </w:pPr>
    </w:p>
    <w:p w14:paraId="25F83143" w14:textId="77777777" w:rsidR="00176442" w:rsidRPr="004F2AF7" w:rsidRDefault="00B674C0" w:rsidP="004F2AF7">
      <w:pPr>
        <w:pStyle w:val="Default"/>
        <w:spacing w:line="276" w:lineRule="auto"/>
        <w:jc w:val="both"/>
        <w:rPr>
          <w:color w:val="000000" w:themeColor="text1"/>
        </w:rPr>
      </w:pPr>
      <w:r w:rsidRPr="004F2AF7">
        <w:rPr>
          <w:b/>
          <w:color w:val="000000" w:themeColor="text1"/>
        </w:rPr>
        <w:t>Para Pihak</w:t>
      </w:r>
      <w:r w:rsidR="00176442" w:rsidRPr="004F2AF7">
        <w:rPr>
          <w:color w:val="000000" w:themeColor="text1"/>
        </w:rPr>
        <w:t xml:space="preserve"> dengan ini menerangkan terlebih dahulu: </w:t>
      </w:r>
    </w:p>
    <w:p w14:paraId="3D869EE6" w14:textId="3879AAE3" w:rsidR="00E94CFB" w:rsidRPr="004F2AF7" w:rsidRDefault="000F7A42"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Pertama</w:t>
      </w:r>
      <w:r w:rsidRPr="004F2AF7">
        <w:rPr>
          <w:bCs/>
          <w:color w:val="000000" w:themeColor="text1"/>
        </w:rPr>
        <w:t xml:space="preserve"> </w:t>
      </w:r>
      <w:r w:rsidR="007F2280" w:rsidRPr="004F2AF7">
        <w:rPr>
          <w:bCs/>
          <w:color w:val="000000" w:themeColor="text1"/>
        </w:rPr>
        <w:t>adalah</w:t>
      </w:r>
      <w:r w:rsidR="00052833" w:rsidRPr="004F2AF7">
        <w:rPr>
          <w:bCs/>
          <w:color w:val="000000" w:themeColor="text1"/>
        </w:rPr>
        <w:t xml:space="preserve"> </w:t>
      </w:r>
      <w:r w:rsidR="000532DC" w:rsidRPr="004F2AF7">
        <w:rPr>
          <w:color w:val="000000" w:themeColor="text1"/>
        </w:rPr>
        <w:t>perusahaan</w:t>
      </w:r>
      <w:r w:rsidR="00EC1284">
        <w:rPr>
          <w:color w:val="000000" w:themeColor="text1"/>
          <w:lang w:val="en-US"/>
        </w:rPr>
        <w:t xml:space="preserve"> </w:t>
      </w:r>
      <w:r w:rsidR="000D52AC">
        <w:rPr>
          <w:color w:val="000000" w:themeColor="text1"/>
          <w:lang w:val="en-US"/>
        </w:rPr>
        <w:t xml:space="preserve">distributor </w:t>
      </w:r>
      <w:r w:rsidR="00D21C54" w:rsidRPr="004F2AF7">
        <w:rPr>
          <w:color w:val="000000" w:themeColor="text1"/>
        </w:rPr>
        <w:t xml:space="preserve">sesuai </w:t>
      </w:r>
      <w:r w:rsidR="00052833" w:rsidRPr="004F2AF7">
        <w:rPr>
          <w:color w:val="000000" w:themeColor="text1"/>
        </w:rPr>
        <w:t xml:space="preserve">Akta No. </w:t>
      </w:r>
      <w:r w:rsidR="000D52AC">
        <w:rPr>
          <w:color w:val="000000" w:themeColor="text1"/>
          <w:lang w:val="en-US"/>
        </w:rPr>
        <w:t>17</w:t>
      </w:r>
      <w:r w:rsidR="00EC1284">
        <w:rPr>
          <w:color w:val="000000" w:themeColor="text1"/>
          <w:lang w:val="en-US"/>
        </w:rPr>
        <w:t xml:space="preserve"> </w:t>
      </w:r>
      <w:r w:rsidR="00052833" w:rsidRPr="004F2AF7">
        <w:rPr>
          <w:color w:val="000000" w:themeColor="text1"/>
        </w:rPr>
        <w:t xml:space="preserve">tanggal </w:t>
      </w:r>
      <w:r w:rsidR="000D52AC">
        <w:rPr>
          <w:color w:val="000000" w:themeColor="text1"/>
          <w:lang w:val="en-US"/>
        </w:rPr>
        <w:t xml:space="preserve">20 </w:t>
      </w:r>
      <w:proofErr w:type="spellStart"/>
      <w:r w:rsidR="000D52AC">
        <w:rPr>
          <w:color w:val="000000" w:themeColor="text1"/>
          <w:lang w:val="en-US"/>
        </w:rPr>
        <w:t>juni</w:t>
      </w:r>
      <w:proofErr w:type="spellEnd"/>
      <w:r w:rsidR="000D52AC">
        <w:rPr>
          <w:color w:val="000000" w:themeColor="text1"/>
          <w:lang w:val="en-US"/>
        </w:rPr>
        <w:t xml:space="preserve"> 2019</w:t>
      </w:r>
      <w:r w:rsidR="00EC1284">
        <w:rPr>
          <w:color w:val="000000" w:themeColor="text1"/>
          <w:lang w:val="en-US"/>
        </w:rPr>
        <w:t xml:space="preserve"> </w:t>
      </w:r>
      <w:r w:rsidR="00451346" w:rsidRPr="004F2AF7">
        <w:rPr>
          <w:color w:val="000000" w:themeColor="text1"/>
        </w:rPr>
        <w:t xml:space="preserve">yang dibuat dihadapan </w:t>
      </w:r>
      <w:r w:rsidR="000D52AC">
        <w:rPr>
          <w:color w:val="000000" w:themeColor="text1"/>
          <w:lang w:val="en-US"/>
        </w:rPr>
        <w:t xml:space="preserve">Diana </w:t>
      </w:r>
      <w:proofErr w:type="spellStart"/>
      <w:r w:rsidR="000D52AC">
        <w:rPr>
          <w:color w:val="000000" w:themeColor="text1"/>
          <w:lang w:val="en-US"/>
        </w:rPr>
        <w:t>Indriati</w:t>
      </w:r>
      <w:proofErr w:type="spellEnd"/>
      <w:r w:rsidR="000D52AC">
        <w:rPr>
          <w:color w:val="000000" w:themeColor="text1"/>
          <w:lang w:val="en-US"/>
        </w:rPr>
        <w:t xml:space="preserve"> Hermawan SH</w:t>
      </w:r>
      <w:r w:rsidR="00052833" w:rsidRPr="004F2AF7">
        <w:rPr>
          <w:color w:val="000000" w:themeColor="text1"/>
        </w:rPr>
        <w:t>, Notaris di</w:t>
      </w:r>
      <w:r w:rsidR="00451346" w:rsidRPr="004F2AF7">
        <w:rPr>
          <w:color w:val="000000" w:themeColor="text1"/>
        </w:rPr>
        <w:t xml:space="preserve"> </w:t>
      </w:r>
      <w:r w:rsidR="000D52AC">
        <w:rPr>
          <w:color w:val="000000" w:themeColor="text1"/>
          <w:lang w:val="en-US"/>
        </w:rPr>
        <w:t>Kota Bandung</w:t>
      </w:r>
      <w:r w:rsidR="0084236D">
        <w:rPr>
          <w:color w:val="000000" w:themeColor="text1"/>
          <w:lang w:val="en-US"/>
        </w:rPr>
        <w:t xml:space="preserve"> </w:t>
      </w:r>
      <w:r w:rsidR="00052833" w:rsidRPr="004F2AF7">
        <w:rPr>
          <w:color w:val="000000" w:themeColor="text1"/>
        </w:rPr>
        <w:t xml:space="preserve">dan telah memperoleh persetujuan dan pengesahan dari Menteri Kehakiman Republik Indonesia No. </w:t>
      </w:r>
      <w:r w:rsidR="000D52AC">
        <w:rPr>
          <w:color w:val="000000" w:themeColor="text1"/>
          <w:lang w:val="en-US"/>
        </w:rPr>
        <w:t xml:space="preserve">AHU-0030222.AH.01.01 </w:t>
      </w:r>
      <w:proofErr w:type="spellStart"/>
      <w:r w:rsidR="000D52AC">
        <w:rPr>
          <w:color w:val="000000" w:themeColor="text1"/>
          <w:lang w:val="en-US"/>
        </w:rPr>
        <w:t>Tahun</w:t>
      </w:r>
      <w:proofErr w:type="spellEnd"/>
      <w:r w:rsidR="000D52AC">
        <w:rPr>
          <w:color w:val="000000" w:themeColor="text1"/>
          <w:lang w:val="en-US"/>
        </w:rPr>
        <w:t xml:space="preserve"> 2019</w:t>
      </w:r>
      <w:r w:rsidR="0084236D">
        <w:rPr>
          <w:color w:val="000000" w:themeColor="text1"/>
          <w:lang w:val="en-US"/>
        </w:rPr>
        <w:t xml:space="preserve"> </w:t>
      </w:r>
      <w:r w:rsidR="00052833" w:rsidRPr="004F2AF7">
        <w:rPr>
          <w:color w:val="000000" w:themeColor="text1"/>
        </w:rPr>
        <w:t xml:space="preserve">tanggal </w:t>
      </w:r>
      <w:r w:rsidR="000D52AC">
        <w:rPr>
          <w:color w:val="000000" w:themeColor="text1"/>
          <w:lang w:val="en-US"/>
        </w:rPr>
        <w:t xml:space="preserve">26 </w:t>
      </w:r>
      <w:proofErr w:type="spellStart"/>
      <w:r w:rsidR="000D52AC">
        <w:rPr>
          <w:color w:val="000000" w:themeColor="text1"/>
          <w:lang w:val="en-US"/>
        </w:rPr>
        <w:t>Juni</w:t>
      </w:r>
      <w:proofErr w:type="spellEnd"/>
      <w:r w:rsidR="000D52AC">
        <w:rPr>
          <w:color w:val="000000" w:themeColor="text1"/>
          <w:lang w:val="en-US"/>
        </w:rPr>
        <w:t xml:space="preserve"> 2019</w:t>
      </w:r>
      <w:r w:rsidR="0084236D">
        <w:rPr>
          <w:color w:val="000000" w:themeColor="text1"/>
          <w:lang w:val="en-US"/>
        </w:rPr>
        <w:t xml:space="preserve"> </w:t>
      </w:r>
      <w:r w:rsidR="009850FF" w:rsidRPr="004F2AF7">
        <w:rPr>
          <w:color w:val="000000" w:themeColor="text1"/>
        </w:rPr>
        <w:t xml:space="preserve">yang </w:t>
      </w:r>
      <w:r w:rsidR="00E94CFB" w:rsidRPr="004F2AF7">
        <w:rPr>
          <w:bCs/>
          <w:iCs/>
          <w:color w:val="000000" w:themeColor="text1"/>
        </w:rPr>
        <w:t xml:space="preserve">dalam </w:t>
      </w:r>
      <w:r w:rsidR="00DE3B51" w:rsidRPr="004F2AF7">
        <w:rPr>
          <w:bCs/>
          <w:iCs/>
          <w:color w:val="000000" w:themeColor="text1"/>
        </w:rPr>
        <w:t>perjanjian</w:t>
      </w:r>
      <w:r w:rsidR="00E94CFB" w:rsidRPr="004F2AF7">
        <w:rPr>
          <w:bCs/>
          <w:iCs/>
          <w:color w:val="000000" w:themeColor="text1"/>
        </w:rPr>
        <w:t xml:space="preserve"> ini </w:t>
      </w:r>
      <w:r w:rsidR="00723AC8" w:rsidRPr="004F2AF7">
        <w:rPr>
          <w:bCs/>
          <w:iCs/>
          <w:color w:val="000000" w:themeColor="text1"/>
        </w:rPr>
        <w:t xml:space="preserve">disebut </w:t>
      </w:r>
      <w:r w:rsidR="00E94CFB" w:rsidRPr="004F2AF7">
        <w:rPr>
          <w:bCs/>
          <w:iCs/>
          <w:color w:val="000000" w:themeColor="text1"/>
        </w:rPr>
        <w:t xml:space="preserve">sebagai </w:t>
      </w:r>
      <w:r w:rsidR="009850FF" w:rsidRPr="004F2AF7">
        <w:rPr>
          <w:bCs/>
          <w:iCs/>
          <w:color w:val="000000" w:themeColor="text1"/>
        </w:rPr>
        <w:t>PENJUAL</w:t>
      </w:r>
      <w:r w:rsidR="000532DC" w:rsidRPr="004F2AF7">
        <w:rPr>
          <w:bCs/>
          <w:color w:val="000000" w:themeColor="text1"/>
        </w:rPr>
        <w:t>.</w:t>
      </w:r>
    </w:p>
    <w:p w14:paraId="708AA2F0" w14:textId="77777777" w:rsidR="00176442" w:rsidRPr="004F2AF7" w:rsidRDefault="00055704"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Kedua</w:t>
      </w:r>
      <w:r w:rsidR="009850FF" w:rsidRPr="004F2AF7">
        <w:rPr>
          <w:bCs/>
          <w:color w:val="000000" w:themeColor="text1"/>
        </w:rPr>
        <w:t xml:space="preserve"> </w:t>
      </w:r>
      <w:r w:rsidR="007F2280" w:rsidRPr="004F2AF7">
        <w:rPr>
          <w:color w:val="000000" w:themeColor="text1"/>
        </w:rPr>
        <w:t xml:space="preserve">adalah </w:t>
      </w:r>
      <w:r w:rsidR="00105D1D" w:rsidRPr="004F2AF7">
        <w:rPr>
          <w:color w:val="000000" w:themeColor="text1"/>
        </w:rPr>
        <w:t xml:space="preserve">perusahaan yang bergerak di bidang manufacturing </w:t>
      </w:r>
      <w:r w:rsidR="00DE3B51" w:rsidRPr="004F2AF7">
        <w:rPr>
          <w:color w:val="000000" w:themeColor="text1"/>
        </w:rPr>
        <w:t>perakitan kabel kendaraan roda empat atau lebih</w:t>
      </w:r>
      <w:r w:rsidR="009850FF" w:rsidRPr="004F2AF7">
        <w:rPr>
          <w:color w:val="000000" w:themeColor="text1"/>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4F2AF7">
        <w:rPr>
          <w:color w:val="000000" w:themeColor="text1"/>
        </w:rPr>
        <w:t xml:space="preserve">yang </w:t>
      </w:r>
      <w:r w:rsidR="00DE3B51" w:rsidRPr="004F2AF7">
        <w:rPr>
          <w:color w:val="000000" w:themeColor="text1"/>
        </w:rPr>
        <w:t xml:space="preserve">dalam perjanjian ini </w:t>
      </w:r>
      <w:r w:rsidR="00723AC8" w:rsidRPr="004F2AF7">
        <w:rPr>
          <w:color w:val="000000" w:themeColor="text1"/>
        </w:rPr>
        <w:t xml:space="preserve">disebut </w:t>
      </w:r>
      <w:r w:rsidR="00DE3B51" w:rsidRPr="004F2AF7">
        <w:rPr>
          <w:color w:val="000000" w:themeColor="text1"/>
        </w:rPr>
        <w:t xml:space="preserve">sebagai </w:t>
      </w:r>
      <w:r w:rsidR="009850FF" w:rsidRPr="004F2AF7">
        <w:rPr>
          <w:color w:val="000000" w:themeColor="text1"/>
        </w:rPr>
        <w:t>PEMBELI</w:t>
      </w:r>
      <w:r w:rsidR="000532DC" w:rsidRPr="004F2AF7">
        <w:rPr>
          <w:bCs/>
          <w:color w:val="000000" w:themeColor="text1"/>
        </w:rPr>
        <w:t>.</w:t>
      </w:r>
    </w:p>
    <w:p w14:paraId="1199B2AC" w14:textId="77777777" w:rsidR="001A1104" w:rsidRPr="004F2AF7" w:rsidRDefault="001A1104" w:rsidP="004F2AF7">
      <w:pPr>
        <w:pStyle w:val="Default"/>
        <w:spacing w:line="276" w:lineRule="auto"/>
        <w:jc w:val="both"/>
        <w:rPr>
          <w:color w:val="000000" w:themeColor="text1"/>
        </w:rPr>
      </w:pPr>
    </w:p>
    <w:p w14:paraId="50683019" w14:textId="77777777" w:rsidR="007F510D" w:rsidRPr="004F2AF7" w:rsidRDefault="00DE3B51" w:rsidP="004F2AF7">
      <w:pPr>
        <w:pStyle w:val="Default"/>
        <w:spacing w:line="276" w:lineRule="auto"/>
        <w:jc w:val="both"/>
        <w:rPr>
          <w:b/>
          <w:bCs/>
          <w:color w:val="000000" w:themeColor="text1"/>
        </w:rPr>
      </w:pPr>
      <w:r w:rsidRPr="004F2AF7">
        <w:rPr>
          <w:color w:val="000000" w:themeColor="text1"/>
        </w:rPr>
        <w:t xml:space="preserve">Berdasarkan hal-hal diatas maka dengan ini </w:t>
      </w:r>
      <w:r w:rsidRPr="004F2AF7">
        <w:rPr>
          <w:b/>
          <w:color w:val="000000" w:themeColor="text1"/>
        </w:rPr>
        <w:t>Para Pihak</w:t>
      </w:r>
      <w:r w:rsidR="00176442" w:rsidRPr="004F2AF7">
        <w:rPr>
          <w:color w:val="000000" w:themeColor="text1"/>
        </w:rPr>
        <w:t xml:space="preserve"> sepakat </w:t>
      </w:r>
      <w:r w:rsidR="007F2280" w:rsidRPr="004F2AF7">
        <w:rPr>
          <w:color w:val="000000" w:themeColor="text1"/>
        </w:rPr>
        <w:t xml:space="preserve">membuat </w:t>
      </w:r>
      <w:r w:rsidR="00723AC8" w:rsidRPr="004F2AF7">
        <w:rPr>
          <w:color w:val="000000" w:themeColor="text1"/>
        </w:rPr>
        <w:t xml:space="preserve">perjanjian </w:t>
      </w:r>
      <w:r w:rsidR="00176442" w:rsidRPr="004F2AF7">
        <w:rPr>
          <w:color w:val="000000" w:themeColor="text1"/>
        </w:rPr>
        <w:t xml:space="preserve">kerjasama </w:t>
      </w:r>
      <w:r w:rsidR="007F2280" w:rsidRPr="004F2AF7">
        <w:rPr>
          <w:color w:val="000000" w:themeColor="text1"/>
        </w:rPr>
        <w:t>dengan</w:t>
      </w:r>
      <w:r w:rsidRPr="004F2AF7">
        <w:rPr>
          <w:color w:val="000000" w:themeColor="text1"/>
        </w:rPr>
        <w:t xml:space="preserve"> syarat-syarat</w:t>
      </w:r>
      <w:r w:rsidR="00FF0F60" w:rsidRPr="004F2AF7">
        <w:rPr>
          <w:color w:val="000000" w:themeColor="text1"/>
        </w:rPr>
        <w:t xml:space="preserve"> </w:t>
      </w:r>
      <w:r w:rsidRPr="004F2AF7">
        <w:rPr>
          <w:color w:val="000000" w:themeColor="text1"/>
        </w:rPr>
        <w:t>sebagai berikut</w:t>
      </w:r>
      <w:r w:rsidR="007F2280" w:rsidRPr="004F2AF7">
        <w:rPr>
          <w:color w:val="000000" w:themeColor="text1"/>
        </w:rPr>
        <w:t>:</w:t>
      </w:r>
    </w:p>
    <w:p w14:paraId="480A1117" w14:textId="77777777" w:rsidR="00B674C0" w:rsidRPr="004F2AF7" w:rsidRDefault="00B674C0" w:rsidP="004F2AF7">
      <w:pPr>
        <w:pStyle w:val="Default"/>
        <w:spacing w:line="276" w:lineRule="auto"/>
        <w:jc w:val="both"/>
        <w:rPr>
          <w:b/>
          <w:bCs/>
          <w:color w:val="000000" w:themeColor="text1"/>
        </w:rPr>
      </w:pPr>
    </w:p>
    <w:p w14:paraId="453E694F" w14:textId="77777777" w:rsidR="00176442" w:rsidRPr="004F2AF7" w:rsidRDefault="00176442" w:rsidP="004F2AF7">
      <w:pPr>
        <w:pStyle w:val="Default"/>
        <w:spacing w:line="276" w:lineRule="auto"/>
        <w:jc w:val="center"/>
        <w:rPr>
          <w:color w:val="000000" w:themeColor="text1"/>
        </w:rPr>
      </w:pPr>
      <w:r w:rsidRPr="004F2AF7">
        <w:rPr>
          <w:b/>
          <w:bCs/>
          <w:color w:val="000000" w:themeColor="text1"/>
        </w:rPr>
        <w:t>Pasal 1</w:t>
      </w:r>
    </w:p>
    <w:p w14:paraId="065AE042" w14:textId="77777777" w:rsidR="00F33B45" w:rsidRPr="004F2AF7" w:rsidRDefault="00DE3B51" w:rsidP="004F2AF7">
      <w:pPr>
        <w:pStyle w:val="Default"/>
        <w:spacing w:line="276" w:lineRule="auto"/>
        <w:jc w:val="center"/>
        <w:rPr>
          <w:b/>
          <w:bCs/>
          <w:color w:val="000000" w:themeColor="text1"/>
        </w:rPr>
      </w:pPr>
      <w:r w:rsidRPr="004F2AF7">
        <w:rPr>
          <w:b/>
          <w:bCs/>
          <w:color w:val="000000" w:themeColor="text1"/>
        </w:rPr>
        <w:t xml:space="preserve">Obyek Perjanjian </w:t>
      </w:r>
      <w:r w:rsidR="00F33B45" w:rsidRPr="004F2AF7">
        <w:rPr>
          <w:b/>
          <w:bCs/>
          <w:color w:val="000000" w:themeColor="text1"/>
          <w:lang w:val="en-US"/>
        </w:rPr>
        <w:t xml:space="preserve">&amp; </w:t>
      </w:r>
      <w:r w:rsidR="00F33B45" w:rsidRPr="004F2AF7">
        <w:rPr>
          <w:b/>
          <w:bCs/>
          <w:color w:val="000000" w:themeColor="text1"/>
        </w:rPr>
        <w:t>Harga</w:t>
      </w:r>
    </w:p>
    <w:p w14:paraId="6759EE4F" w14:textId="70C53A60" w:rsidR="00245D5B" w:rsidRPr="004F2AF7" w:rsidRDefault="00245D5B" w:rsidP="004F2AF7">
      <w:pPr>
        <w:pStyle w:val="Default"/>
        <w:numPr>
          <w:ilvl w:val="0"/>
          <w:numId w:val="22"/>
        </w:numPr>
        <w:spacing w:line="276" w:lineRule="auto"/>
        <w:ind w:left="567" w:hanging="567"/>
        <w:jc w:val="both"/>
        <w:rPr>
          <w:color w:val="000000" w:themeColor="text1"/>
        </w:rPr>
      </w:pPr>
      <w:r w:rsidRPr="004F2AF7">
        <w:rPr>
          <w:bCs/>
          <w:iCs/>
          <w:color w:val="000000" w:themeColor="text1"/>
        </w:rPr>
        <w:t xml:space="preserve">Objek perjanjian ini adalah pembelian/pengadaan </w:t>
      </w:r>
      <w:r w:rsidR="000D52AC">
        <w:rPr>
          <w:bCs/>
          <w:iCs/>
          <w:color w:val="000000" w:themeColor="text1"/>
          <w:lang w:val="en-US"/>
        </w:rPr>
        <w:t>Washing Cleaning Textile duct</w:t>
      </w:r>
      <w:r w:rsidRPr="004F2AF7">
        <w:rPr>
          <w:bCs/>
          <w:iCs/>
          <w:color w:val="000000" w:themeColor="text1"/>
        </w:rPr>
        <w:t xml:space="preserve"> di </w:t>
      </w:r>
      <w:r w:rsidRPr="004F2AF7">
        <w:rPr>
          <w:color w:val="000000" w:themeColor="text1"/>
        </w:rPr>
        <w:t>PT. Semarang Autocomp Manufacturing Indonesia dengan detail produk</w:t>
      </w:r>
      <w:r w:rsidRPr="004F2AF7">
        <w:rPr>
          <w:bCs/>
          <w:iCs/>
          <w:color w:val="000000" w:themeColor="text1"/>
        </w:rPr>
        <w:t xml:space="preserve"> :</w:t>
      </w:r>
    </w:p>
    <w:tbl>
      <w:tblPr>
        <w:tblStyle w:val="TableGrid"/>
        <w:tblW w:w="5000" w:type="pct"/>
        <w:tblLook w:val="04A0" w:firstRow="1" w:lastRow="0" w:firstColumn="1" w:lastColumn="0" w:noHBand="0" w:noVBand="1"/>
      </w:tblPr>
      <w:tblGrid>
        <w:gridCol w:w="616"/>
        <w:gridCol w:w="1562"/>
        <w:gridCol w:w="1932"/>
        <w:gridCol w:w="1874"/>
        <w:gridCol w:w="1473"/>
        <w:gridCol w:w="1786"/>
      </w:tblGrid>
      <w:tr w:rsidR="00F33B45" w:rsidRPr="004F2AF7" w14:paraId="66BD4C18" w14:textId="77777777" w:rsidTr="000E3EA4">
        <w:tc>
          <w:tcPr>
            <w:tcW w:w="333" w:type="pct"/>
          </w:tcPr>
          <w:p w14:paraId="00183E98" w14:textId="77777777" w:rsidR="00F33B45" w:rsidRPr="004F2AF7" w:rsidRDefault="00F33B45" w:rsidP="004F2AF7">
            <w:pPr>
              <w:pStyle w:val="Default"/>
              <w:spacing w:line="276" w:lineRule="auto"/>
              <w:ind w:left="426" w:hanging="426"/>
              <w:jc w:val="both"/>
              <w:rPr>
                <w:color w:val="000000" w:themeColor="text1"/>
                <w:lang w:val="en-US"/>
              </w:rPr>
            </w:pPr>
            <w:r w:rsidRPr="004F2AF7">
              <w:rPr>
                <w:color w:val="000000" w:themeColor="text1"/>
                <w:lang w:val="en-US"/>
              </w:rPr>
              <w:t>No.</w:t>
            </w:r>
          </w:p>
        </w:tc>
        <w:tc>
          <w:tcPr>
            <w:tcW w:w="845" w:type="pct"/>
          </w:tcPr>
          <w:p w14:paraId="3D26044B" w14:textId="77777777" w:rsidR="00F33B45" w:rsidRPr="004F2AF7" w:rsidRDefault="00F33B45" w:rsidP="004F2AF7">
            <w:pPr>
              <w:pStyle w:val="Default"/>
              <w:spacing w:line="276" w:lineRule="auto"/>
              <w:ind w:left="426" w:hanging="426"/>
              <w:jc w:val="both"/>
              <w:rPr>
                <w:color w:val="000000" w:themeColor="text1"/>
                <w:lang w:val="en-US"/>
              </w:rPr>
            </w:pPr>
            <w:r w:rsidRPr="004F2AF7">
              <w:rPr>
                <w:color w:val="000000" w:themeColor="text1"/>
                <w:lang w:val="en-US"/>
              </w:rPr>
              <w:t>Barang</w:t>
            </w:r>
          </w:p>
        </w:tc>
        <w:tc>
          <w:tcPr>
            <w:tcW w:w="1045" w:type="pct"/>
          </w:tcPr>
          <w:p w14:paraId="767F7820" w14:textId="77777777" w:rsidR="00F33B45" w:rsidRPr="004F2AF7" w:rsidRDefault="00F33B45" w:rsidP="004F2AF7">
            <w:pPr>
              <w:pStyle w:val="Default"/>
              <w:spacing w:line="276" w:lineRule="auto"/>
              <w:ind w:left="426" w:hanging="426"/>
              <w:jc w:val="both"/>
              <w:rPr>
                <w:color w:val="000000" w:themeColor="text1"/>
                <w:lang w:val="en-US"/>
              </w:rPr>
            </w:pPr>
            <w:proofErr w:type="spellStart"/>
            <w:r w:rsidRPr="004F2AF7">
              <w:rPr>
                <w:color w:val="000000" w:themeColor="text1"/>
                <w:lang w:val="en-US"/>
              </w:rPr>
              <w:t>Deskripsi</w:t>
            </w:r>
            <w:proofErr w:type="spellEnd"/>
          </w:p>
        </w:tc>
        <w:tc>
          <w:tcPr>
            <w:tcW w:w="1014" w:type="pct"/>
          </w:tcPr>
          <w:p w14:paraId="13306B06" w14:textId="77777777" w:rsidR="00F33B45" w:rsidRPr="004F2AF7" w:rsidRDefault="00F33B45" w:rsidP="004F2AF7">
            <w:pPr>
              <w:pStyle w:val="Default"/>
              <w:spacing w:line="276" w:lineRule="auto"/>
              <w:ind w:left="426" w:hanging="426"/>
              <w:jc w:val="both"/>
              <w:rPr>
                <w:color w:val="000000" w:themeColor="text1"/>
                <w:lang w:val="en-US"/>
              </w:rPr>
            </w:pPr>
            <w:r w:rsidRPr="004F2AF7">
              <w:rPr>
                <w:color w:val="000000" w:themeColor="text1"/>
                <w:lang w:val="en-US"/>
              </w:rPr>
              <w:t>Harga</w:t>
            </w:r>
          </w:p>
        </w:tc>
        <w:tc>
          <w:tcPr>
            <w:tcW w:w="797" w:type="pct"/>
          </w:tcPr>
          <w:p w14:paraId="43868159" w14:textId="77777777" w:rsidR="00F33B45" w:rsidRPr="004F2AF7" w:rsidRDefault="00F33B45" w:rsidP="004F2AF7">
            <w:pPr>
              <w:pStyle w:val="Default"/>
              <w:spacing w:line="276" w:lineRule="auto"/>
              <w:ind w:left="426" w:hanging="426"/>
              <w:jc w:val="both"/>
              <w:rPr>
                <w:color w:val="000000" w:themeColor="text1"/>
                <w:lang w:val="en-US"/>
              </w:rPr>
            </w:pPr>
            <w:proofErr w:type="spellStart"/>
            <w:r w:rsidRPr="004F2AF7">
              <w:rPr>
                <w:color w:val="000000" w:themeColor="text1"/>
                <w:lang w:val="en-US"/>
              </w:rPr>
              <w:t>Satuan</w:t>
            </w:r>
            <w:proofErr w:type="spellEnd"/>
          </w:p>
        </w:tc>
        <w:tc>
          <w:tcPr>
            <w:tcW w:w="966" w:type="pct"/>
          </w:tcPr>
          <w:p w14:paraId="1A1D07B4" w14:textId="77777777" w:rsidR="00F33B45" w:rsidRPr="004F2AF7" w:rsidRDefault="00F33B45" w:rsidP="004F2AF7">
            <w:pPr>
              <w:pStyle w:val="Default"/>
              <w:spacing w:line="276" w:lineRule="auto"/>
              <w:ind w:left="426" w:hanging="426"/>
              <w:jc w:val="both"/>
              <w:rPr>
                <w:color w:val="000000" w:themeColor="text1"/>
                <w:lang w:val="en-US"/>
              </w:rPr>
            </w:pPr>
            <w:proofErr w:type="spellStart"/>
            <w:r w:rsidRPr="004F2AF7">
              <w:rPr>
                <w:color w:val="000000" w:themeColor="text1"/>
                <w:lang w:val="en-US"/>
              </w:rPr>
              <w:t>Garansi</w:t>
            </w:r>
            <w:proofErr w:type="spellEnd"/>
          </w:p>
        </w:tc>
      </w:tr>
      <w:tr w:rsidR="00F33B45" w:rsidRPr="004F2AF7" w14:paraId="533BA5DB" w14:textId="77777777" w:rsidTr="000E3EA4">
        <w:tc>
          <w:tcPr>
            <w:tcW w:w="333" w:type="pct"/>
          </w:tcPr>
          <w:p w14:paraId="071D2E68" w14:textId="50E0299A" w:rsidR="00F33B45" w:rsidRPr="004F2AF7" w:rsidRDefault="000D52AC" w:rsidP="004F2AF7">
            <w:pPr>
              <w:pStyle w:val="Default"/>
              <w:spacing w:line="276" w:lineRule="auto"/>
              <w:ind w:left="426" w:hanging="426"/>
              <w:jc w:val="both"/>
              <w:rPr>
                <w:color w:val="000000" w:themeColor="text1"/>
                <w:lang w:val="en-US"/>
              </w:rPr>
            </w:pPr>
            <w:r>
              <w:rPr>
                <w:color w:val="000000" w:themeColor="text1"/>
                <w:lang w:val="en-US"/>
              </w:rPr>
              <w:t>1</w:t>
            </w:r>
          </w:p>
        </w:tc>
        <w:tc>
          <w:tcPr>
            <w:tcW w:w="845" w:type="pct"/>
          </w:tcPr>
          <w:p w14:paraId="0589FEA9" w14:textId="1F5783E6" w:rsidR="00F33B45" w:rsidRPr="000E3EA4" w:rsidRDefault="000D52AC" w:rsidP="004F2AF7">
            <w:pPr>
              <w:pStyle w:val="Default"/>
              <w:spacing w:line="276" w:lineRule="auto"/>
              <w:ind w:left="426" w:hanging="426"/>
              <w:jc w:val="both"/>
              <w:rPr>
                <w:color w:val="000000" w:themeColor="text1"/>
                <w:lang w:val="en-US"/>
              </w:rPr>
            </w:pPr>
            <w:r>
              <w:rPr>
                <w:color w:val="000000" w:themeColor="text1"/>
                <w:lang w:val="en-US"/>
              </w:rPr>
              <w:t>Textile duct</w:t>
            </w:r>
          </w:p>
        </w:tc>
        <w:tc>
          <w:tcPr>
            <w:tcW w:w="1045" w:type="pct"/>
          </w:tcPr>
          <w:p w14:paraId="19FB59B0" w14:textId="09ABA1FA" w:rsidR="00F33B45" w:rsidRPr="000E3EA4" w:rsidRDefault="000D52AC" w:rsidP="004F2AF7">
            <w:pPr>
              <w:pStyle w:val="Default"/>
              <w:spacing w:line="276" w:lineRule="auto"/>
              <w:ind w:left="426" w:hanging="426"/>
              <w:jc w:val="both"/>
              <w:rPr>
                <w:color w:val="000000" w:themeColor="text1"/>
                <w:lang w:val="en-US"/>
              </w:rPr>
            </w:pPr>
            <w:r>
              <w:rPr>
                <w:color w:val="000000" w:themeColor="text1"/>
                <w:lang w:val="en-US"/>
              </w:rPr>
              <w:t>Washing</w:t>
            </w:r>
          </w:p>
        </w:tc>
        <w:tc>
          <w:tcPr>
            <w:tcW w:w="1014" w:type="pct"/>
          </w:tcPr>
          <w:p w14:paraId="5AAC6291" w14:textId="575EF21A" w:rsidR="00F33B45" w:rsidRPr="004F2AF7" w:rsidRDefault="000D52AC" w:rsidP="004F2AF7">
            <w:pPr>
              <w:pStyle w:val="Default"/>
              <w:spacing w:line="276" w:lineRule="auto"/>
              <w:ind w:left="426" w:hanging="426"/>
              <w:jc w:val="both"/>
              <w:rPr>
                <w:color w:val="000000" w:themeColor="text1"/>
                <w:lang w:val="en-US"/>
              </w:rPr>
            </w:pPr>
            <w:r>
              <w:rPr>
                <w:color w:val="000000" w:themeColor="text1"/>
                <w:lang w:val="en-US"/>
              </w:rPr>
              <w:t>Rp.90.000</w:t>
            </w:r>
          </w:p>
        </w:tc>
        <w:tc>
          <w:tcPr>
            <w:tcW w:w="797" w:type="pct"/>
          </w:tcPr>
          <w:p w14:paraId="224E4645" w14:textId="33712E18" w:rsidR="00F33B45" w:rsidRPr="004F2AF7" w:rsidRDefault="000D52AC" w:rsidP="004F2AF7">
            <w:pPr>
              <w:pStyle w:val="Default"/>
              <w:spacing w:line="276" w:lineRule="auto"/>
              <w:ind w:left="426" w:hanging="426"/>
              <w:jc w:val="both"/>
              <w:rPr>
                <w:color w:val="000000" w:themeColor="text1"/>
                <w:lang w:val="en-US"/>
              </w:rPr>
            </w:pPr>
            <w:r>
              <w:rPr>
                <w:color w:val="000000" w:themeColor="text1"/>
                <w:lang w:val="en-US"/>
              </w:rPr>
              <w:t>m’</w:t>
            </w:r>
          </w:p>
        </w:tc>
        <w:tc>
          <w:tcPr>
            <w:tcW w:w="966" w:type="pct"/>
          </w:tcPr>
          <w:p w14:paraId="2FEA86A1" w14:textId="62F6E66E" w:rsidR="00F33B45" w:rsidRPr="004F2AF7" w:rsidRDefault="000D52AC" w:rsidP="004F2AF7">
            <w:pPr>
              <w:pStyle w:val="Default"/>
              <w:spacing w:line="276" w:lineRule="auto"/>
              <w:ind w:left="426" w:hanging="426"/>
              <w:jc w:val="both"/>
              <w:rPr>
                <w:color w:val="000000" w:themeColor="text1"/>
                <w:lang w:val="en-US"/>
              </w:rPr>
            </w:pPr>
            <w:r>
              <w:rPr>
                <w:color w:val="000000" w:themeColor="text1"/>
                <w:lang w:val="en-US"/>
              </w:rPr>
              <w:t>6 Bulan</w:t>
            </w:r>
          </w:p>
        </w:tc>
      </w:tr>
      <w:tr w:rsidR="00F33B45" w:rsidRPr="004F2AF7" w14:paraId="07C19DD6" w14:textId="77777777" w:rsidTr="000E3EA4">
        <w:tc>
          <w:tcPr>
            <w:tcW w:w="333" w:type="pct"/>
          </w:tcPr>
          <w:p w14:paraId="32569475" w14:textId="77777777" w:rsidR="00F33B45" w:rsidRPr="004F2AF7" w:rsidRDefault="00F33B45" w:rsidP="004F2AF7">
            <w:pPr>
              <w:pStyle w:val="Default"/>
              <w:spacing w:line="276" w:lineRule="auto"/>
              <w:ind w:left="426" w:hanging="426"/>
              <w:jc w:val="both"/>
              <w:rPr>
                <w:color w:val="000000" w:themeColor="text1"/>
              </w:rPr>
            </w:pPr>
          </w:p>
        </w:tc>
        <w:tc>
          <w:tcPr>
            <w:tcW w:w="845" w:type="pct"/>
          </w:tcPr>
          <w:p w14:paraId="3E8A146F" w14:textId="77777777" w:rsidR="00F33B45" w:rsidRPr="004F2AF7" w:rsidRDefault="00F33B45" w:rsidP="004F2AF7">
            <w:pPr>
              <w:pStyle w:val="Default"/>
              <w:spacing w:line="276" w:lineRule="auto"/>
              <w:ind w:left="426" w:hanging="426"/>
              <w:jc w:val="both"/>
              <w:rPr>
                <w:color w:val="000000" w:themeColor="text1"/>
              </w:rPr>
            </w:pPr>
          </w:p>
        </w:tc>
        <w:tc>
          <w:tcPr>
            <w:tcW w:w="1045" w:type="pct"/>
          </w:tcPr>
          <w:p w14:paraId="523ECE8C" w14:textId="52175C4B" w:rsidR="00F33B45" w:rsidRPr="000E3EA4" w:rsidRDefault="000D52AC" w:rsidP="004F2AF7">
            <w:pPr>
              <w:pStyle w:val="Default"/>
              <w:spacing w:line="276" w:lineRule="auto"/>
              <w:ind w:left="426" w:hanging="426"/>
              <w:jc w:val="both"/>
              <w:rPr>
                <w:color w:val="000000" w:themeColor="text1"/>
                <w:lang w:val="en-US"/>
              </w:rPr>
            </w:pPr>
            <w:r>
              <w:rPr>
                <w:color w:val="000000" w:themeColor="text1"/>
                <w:lang w:val="en-US"/>
              </w:rPr>
              <w:t>Prelim</w:t>
            </w:r>
          </w:p>
        </w:tc>
        <w:tc>
          <w:tcPr>
            <w:tcW w:w="1014" w:type="pct"/>
          </w:tcPr>
          <w:p w14:paraId="4E86C419" w14:textId="554F46AC" w:rsidR="00F33B45" w:rsidRPr="000E3EA4" w:rsidRDefault="000D52AC" w:rsidP="004F2AF7">
            <w:pPr>
              <w:pStyle w:val="Default"/>
              <w:spacing w:line="276" w:lineRule="auto"/>
              <w:ind w:left="426" w:hanging="426"/>
              <w:jc w:val="both"/>
              <w:rPr>
                <w:color w:val="000000" w:themeColor="text1"/>
                <w:lang w:val="en-US"/>
              </w:rPr>
            </w:pPr>
            <w:r>
              <w:rPr>
                <w:color w:val="000000" w:themeColor="text1"/>
                <w:lang w:val="en-US"/>
              </w:rPr>
              <w:t>Rp. 2.000.000</w:t>
            </w:r>
          </w:p>
        </w:tc>
        <w:tc>
          <w:tcPr>
            <w:tcW w:w="797" w:type="pct"/>
          </w:tcPr>
          <w:p w14:paraId="231DDADC" w14:textId="38AC201F" w:rsidR="00F33B45" w:rsidRPr="000E3EA4" w:rsidRDefault="000D52AC" w:rsidP="004F2AF7">
            <w:pPr>
              <w:pStyle w:val="Default"/>
              <w:spacing w:line="276" w:lineRule="auto"/>
              <w:ind w:left="426" w:hanging="426"/>
              <w:jc w:val="both"/>
              <w:rPr>
                <w:color w:val="000000" w:themeColor="text1"/>
                <w:lang w:val="en-US"/>
              </w:rPr>
            </w:pPr>
            <w:r>
              <w:rPr>
                <w:color w:val="000000" w:themeColor="text1"/>
                <w:lang w:val="en-US"/>
              </w:rPr>
              <w:t>Lot/cleaning</w:t>
            </w:r>
          </w:p>
        </w:tc>
        <w:tc>
          <w:tcPr>
            <w:tcW w:w="966" w:type="pct"/>
          </w:tcPr>
          <w:p w14:paraId="4B61F35A" w14:textId="77777777" w:rsidR="00F33B45" w:rsidRPr="004F2AF7" w:rsidRDefault="00F33B45" w:rsidP="004F2AF7">
            <w:pPr>
              <w:pStyle w:val="Default"/>
              <w:spacing w:line="276" w:lineRule="auto"/>
              <w:ind w:left="426" w:hanging="426"/>
              <w:jc w:val="both"/>
              <w:rPr>
                <w:color w:val="000000" w:themeColor="text1"/>
              </w:rPr>
            </w:pPr>
          </w:p>
        </w:tc>
      </w:tr>
    </w:tbl>
    <w:p w14:paraId="72AE7F52" w14:textId="595D67AA" w:rsidR="007D7353" w:rsidRPr="004F2AF7" w:rsidRDefault="007D7353" w:rsidP="004F2AF7">
      <w:pPr>
        <w:pStyle w:val="Default"/>
        <w:numPr>
          <w:ilvl w:val="0"/>
          <w:numId w:val="22"/>
        </w:numPr>
        <w:spacing w:line="276" w:lineRule="auto"/>
        <w:ind w:left="567" w:hanging="567"/>
        <w:jc w:val="both"/>
        <w:rPr>
          <w:color w:val="000000" w:themeColor="text1"/>
        </w:rPr>
      </w:pPr>
      <w:r w:rsidRPr="004F2AF7">
        <w:rPr>
          <w:color w:val="000000" w:themeColor="text1"/>
        </w:rPr>
        <w:t xml:space="preserve">Jumlah dan jenis </w:t>
      </w:r>
      <w:r w:rsidR="0084356D" w:rsidRPr="004F2AF7">
        <w:rPr>
          <w:color w:val="000000" w:themeColor="text1"/>
        </w:rPr>
        <w:t xml:space="preserve">produk </w:t>
      </w:r>
      <w:r w:rsidRPr="004F2AF7">
        <w:rPr>
          <w:color w:val="000000" w:themeColor="text1"/>
        </w:rPr>
        <w:t>yang dipesan sesuai PO (</w:t>
      </w:r>
      <w:r w:rsidRPr="004F2AF7">
        <w:rPr>
          <w:i/>
          <w:color w:val="000000" w:themeColor="text1"/>
        </w:rPr>
        <w:t>Purchase Order</w:t>
      </w:r>
      <w:r w:rsidRPr="004F2AF7">
        <w:rPr>
          <w:color w:val="000000" w:themeColor="text1"/>
        </w:rPr>
        <w:t xml:space="preserve">) dari </w:t>
      </w:r>
      <w:r w:rsidRPr="004F2AF7">
        <w:rPr>
          <w:b/>
          <w:color w:val="000000" w:themeColor="text1"/>
        </w:rPr>
        <w:t>Pihak Kedua</w:t>
      </w:r>
      <w:r w:rsidR="00A67E4C">
        <w:rPr>
          <w:b/>
          <w:color w:val="000000" w:themeColor="text1"/>
          <w:lang w:val="en-US"/>
        </w:rPr>
        <w:t xml:space="preserve"> </w:t>
      </w:r>
      <w:proofErr w:type="spellStart"/>
      <w:r w:rsidR="00A67E4C" w:rsidRPr="00FB5AE6">
        <w:rPr>
          <w:lang w:val="en-US"/>
        </w:rPr>
        <w:t>dan</w:t>
      </w:r>
      <w:proofErr w:type="spellEnd"/>
      <w:r w:rsidR="00A67E4C" w:rsidRPr="00FB5AE6">
        <w:rPr>
          <w:lang w:val="en-US"/>
        </w:rPr>
        <w:t xml:space="preserve"> </w:t>
      </w:r>
      <w:proofErr w:type="spellStart"/>
      <w:r w:rsidR="00A67E4C" w:rsidRPr="00FB5AE6">
        <w:rPr>
          <w:lang w:val="en-US"/>
        </w:rPr>
        <w:t>untuk</w:t>
      </w:r>
      <w:proofErr w:type="spellEnd"/>
      <w:r w:rsidR="00A67E4C" w:rsidRPr="00FB5AE6">
        <w:rPr>
          <w:lang w:val="en-US"/>
        </w:rPr>
        <w:t xml:space="preserve"> </w:t>
      </w:r>
      <w:proofErr w:type="spellStart"/>
      <w:r w:rsidR="00A67E4C" w:rsidRPr="00FB5AE6">
        <w:rPr>
          <w:lang w:val="en-US"/>
        </w:rPr>
        <w:t>produk</w:t>
      </w:r>
      <w:proofErr w:type="spellEnd"/>
      <w:r w:rsidR="00A67E4C" w:rsidRPr="00FB5AE6">
        <w:rPr>
          <w:lang w:val="en-US"/>
        </w:rPr>
        <w:t xml:space="preserve"> yang </w:t>
      </w:r>
      <w:proofErr w:type="spellStart"/>
      <w:r w:rsidR="00A67E4C" w:rsidRPr="00FB5AE6">
        <w:rPr>
          <w:lang w:val="en-US"/>
        </w:rPr>
        <w:t>tidak</w:t>
      </w:r>
      <w:proofErr w:type="spellEnd"/>
      <w:r w:rsidR="00A67E4C" w:rsidRPr="00FB5AE6">
        <w:rPr>
          <w:lang w:val="en-US"/>
        </w:rPr>
        <w:t xml:space="preserve"> </w:t>
      </w:r>
      <w:proofErr w:type="spellStart"/>
      <w:r w:rsidR="00A67E4C" w:rsidRPr="00FB5AE6">
        <w:rPr>
          <w:lang w:val="en-US"/>
        </w:rPr>
        <w:t>disebutkan</w:t>
      </w:r>
      <w:proofErr w:type="spellEnd"/>
      <w:r w:rsidR="00A67E4C" w:rsidRPr="00FB5AE6">
        <w:rPr>
          <w:lang w:val="en-US"/>
        </w:rPr>
        <w:t xml:space="preserve"> </w:t>
      </w:r>
      <w:proofErr w:type="spellStart"/>
      <w:r w:rsidR="00A67E4C" w:rsidRPr="00FB5AE6">
        <w:rPr>
          <w:lang w:val="en-US"/>
        </w:rPr>
        <w:t>pada</w:t>
      </w:r>
      <w:proofErr w:type="spellEnd"/>
      <w:r w:rsidR="00A67E4C" w:rsidRPr="00FB5AE6">
        <w:rPr>
          <w:lang w:val="en-US"/>
        </w:rPr>
        <w:t xml:space="preserve"> </w:t>
      </w:r>
      <w:proofErr w:type="spellStart"/>
      <w:r w:rsidR="00A67E4C" w:rsidRPr="00FB5AE6">
        <w:rPr>
          <w:lang w:val="en-US"/>
        </w:rPr>
        <w:t>ayat</w:t>
      </w:r>
      <w:proofErr w:type="spellEnd"/>
      <w:r w:rsidR="00A67E4C" w:rsidRPr="00FB5AE6">
        <w:rPr>
          <w:lang w:val="en-US"/>
        </w:rPr>
        <w:t xml:space="preserve"> 1 </w:t>
      </w:r>
      <w:proofErr w:type="spellStart"/>
      <w:r w:rsidR="00A67E4C" w:rsidRPr="00FB5AE6">
        <w:rPr>
          <w:lang w:val="en-US"/>
        </w:rPr>
        <w:t>diatas</w:t>
      </w:r>
      <w:proofErr w:type="spellEnd"/>
      <w:r w:rsidR="00A67E4C" w:rsidRPr="00FB5AE6">
        <w:rPr>
          <w:lang w:val="en-US"/>
        </w:rPr>
        <w:t xml:space="preserve">, </w:t>
      </w:r>
      <w:proofErr w:type="spellStart"/>
      <w:r w:rsidR="00A67E4C" w:rsidRPr="00FB5AE6">
        <w:rPr>
          <w:lang w:val="en-US"/>
        </w:rPr>
        <w:t>harus</w:t>
      </w:r>
      <w:proofErr w:type="spellEnd"/>
      <w:r w:rsidR="00A67E4C" w:rsidRPr="00FB5AE6">
        <w:rPr>
          <w:lang w:val="en-US"/>
        </w:rPr>
        <w:t xml:space="preserve"> </w:t>
      </w:r>
      <w:proofErr w:type="spellStart"/>
      <w:r w:rsidR="00A67E4C" w:rsidRPr="00FB5AE6">
        <w:rPr>
          <w:lang w:val="en-US"/>
        </w:rPr>
        <w:t>berdasarkan</w:t>
      </w:r>
      <w:proofErr w:type="spellEnd"/>
      <w:r w:rsidR="00A67E4C" w:rsidRPr="00FB5AE6">
        <w:rPr>
          <w:lang w:val="en-US"/>
        </w:rPr>
        <w:t xml:space="preserve"> Surat </w:t>
      </w:r>
      <w:proofErr w:type="spellStart"/>
      <w:r w:rsidR="00A67E4C" w:rsidRPr="00FB5AE6">
        <w:rPr>
          <w:lang w:val="en-US"/>
        </w:rPr>
        <w:t>Penawaran</w:t>
      </w:r>
      <w:proofErr w:type="spellEnd"/>
      <w:r w:rsidR="00A67E4C" w:rsidRPr="00FB5AE6">
        <w:rPr>
          <w:lang w:val="en-US"/>
        </w:rPr>
        <w:t xml:space="preserve"> yang </w:t>
      </w:r>
      <w:proofErr w:type="spellStart"/>
      <w:r w:rsidR="00A67E4C" w:rsidRPr="00FB5AE6">
        <w:rPr>
          <w:lang w:val="en-US"/>
        </w:rPr>
        <w:t>disetujui</w:t>
      </w:r>
      <w:proofErr w:type="spellEnd"/>
      <w:r w:rsidR="00A67E4C" w:rsidRPr="00FB5AE6">
        <w:rPr>
          <w:lang w:val="en-US"/>
        </w:rPr>
        <w:t xml:space="preserve"> </w:t>
      </w:r>
      <w:r w:rsidR="00A67E4C" w:rsidRPr="00FB5AE6">
        <w:rPr>
          <w:b/>
          <w:lang w:val="en-US"/>
        </w:rPr>
        <w:t>Para</w:t>
      </w:r>
      <w:r w:rsidR="00A67E4C" w:rsidRPr="00FB5AE6">
        <w:rPr>
          <w:lang w:val="en-US"/>
        </w:rPr>
        <w:t xml:space="preserve"> </w:t>
      </w:r>
      <w:proofErr w:type="spellStart"/>
      <w:r w:rsidR="00A67E4C" w:rsidRPr="00FB5AE6">
        <w:rPr>
          <w:b/>
          <w:lang w:val="en-US"/>
        </w:rPr>
        <w:t>Pihak</w:t>
      </w:r>
      <w:proofErr w:type="spellEnd"/>
      <w:r w:rsidR="00A67E4C" w:rsidRPr="00FB5AE6">
        <w:rPr>
          <w:b/>
        </w:rPr>
        <w:t>.</w:t>
      </w:r>
    </w:p>
    <w:p w14:paraId="2B577349" w14:textId="77777777" w:rsidR="007D7353" w:rsidRPr="004F2AF7" w:rsidRDefault="006921BD" w:rsidP="004F2AF7">
      <w:pPr>
        <w:pStyle w:val="Default"/>
        <w:numPr>
          <w:ilvl w:val="0"/>
          <w:numId w:val="22"/>
        </w:numPr>
        <w:spacing w:line="276" w:lineRule="auto"/>
        <w:ind w:left="567" w:hanging="567"/>
        <w:jc w:val="both"/>
        <w:rPr>
          <w:color w:val="000000" w:themeColor="text1"/>
        </w:rPr>
      </w:pPr>
      <w:r w:rsidRPr="004F2AF7">
        <w:rPr>
          <w:color w:val="000000" w:themeColor="text1"/>
        </w:rPr>
        <w:t>Harga dalam a</w:t>
      </w:r>
      <w:r w:rsidR="000A4DEB" w:rsidRPr="004F2AF7">
        <w:rPr>
          <w:color w:val="000000" w:themeColor="text1"/>
        </w:rPr>
        <w:t>yat</w:t>
      </w:r>
      <w:r w:rsidRPr="004F2AF7">
        <w:rPr>
          <w:color w:val="000000" w:themeColor="text1"/>
        </w:rPr>
        <w:t xml:space="preserve"> </w:t>
      </w:r>
      <w:r w:rsidR="006257F5" w:rsidRPr="004F2AF7">
        <w:rPr>
          <w:color w:val="000000" w:themeColor="text1"/>
        </w:rPr>
        <w:t>(1)</w:t>
      </w:r>
      <w:r w:rsidR="000A4DEB" w:rsidRPr="004F2AF7">
        <w:rPr>
          <w:color w:val="000000" w:themeColor="text1"/>
        </w:rPr>
        <w:t xml:space="preserve"> </w:t>
      </w:r>
      <w:r w:rsidRPr="004F2AF7">
        <w:rPr>
          <w:color w:val="000000" w:themeColor="text1"/>
        </w:rPr>
        <w:t>di</w:t>
      </w:r>
      <w:r w:rsidR="006257F5" w:rsidRPr="004F2AF7">
        <w:rPr>
          <w:color w:val="000000" w:themeColor="text1"/>
        </w:rPr>
        <w:t xml:space="preserve"> </w:t>
      </w:r>
      <w:r w:rsidRPr="004F2AF7">
        <w:rPr>
          <w:color w:val="000000" w:themeColor="text1"/>
        </w:rPr>
        <w:t>atas</w:t>
      </w:r>
      <w:r w:rsidR="0008012D" w:rsidRPr="004F2AF7">
        <w:rPr>
          <w:color w:val="000000" w:themeColor="text1"/>
        </w:rPr>
        <w:t xml:space="preserve"> </w:t>
      </w:r>
      <w:r w:rsidR="000A4DEB" w:rsidRPr="004F2AF7">
        <w:rPr>
          <w:color w:val="000000" w:themeColor="text1"/>
        </w:rPr>
        <w:t>belum</w:t>
      </w:r>
      <w:r w:rsidRPr="004F2AF7">
        <w:rPr>
          <w:color w:val="000000" w:themeColor="text1"/>
        </w:rPr>
        <w:t xml:space="preserve"> termasuk pajak</w:t>
      </w:r>
      <w:r w:rsidR="00C419A0" w:rsidRPr="004F2AF7">
        <w:rPr>
          <w:color w:val="000000" w:themeColor="text1"/>
        </w:rPr>
        <w:t xml:space="preserve"> (PPN), PPN ditanggung </w:t>
      </w:r>
      <w:r w:rsidR="00C419A0" w:rsidRPr="004F2AF7">
        <w:rPr>
          <w:b/>
          <w:color w:val="000000" w:themeColor="text1"/>
        </w:rPr>
        <w:t>Pihak Kedua</w:t>
      </w:r>
      <w:r w:rsidR="007D7353" w:rsidRPr="004F2AF7">
        <w:rPr>
          <w:b/>
          <w:color w:val="000000" w:themeColor="text1"/>
        </w:rPr>
        <w:t>.</w:t>
      </w:r>
    </w:p>
    <w:p w14:paraId="54EE9328" w14:textId="77777777" w:rsidR="006257F5" w:rsidRPr="008E7BD2" w:rsidRDefault="006257F5" w:rsidP="004F2AF7">
      <w:pPr>
        <w:pStyle w:val="Default"/>
        <w:numPr>
          <w:ilvl w:val="0"/>
          <w:numId w:val="22"/>
        </w:numPr>
        <w:spacing w:line="276" w:lineRule="auto"/>
        <w:ind w:left="567" w:hanging="567"/>
        <w:jc w:val="both"/>
        <w:rPr>
          <w:color w:val="000000" w:themeColor="text1"/>
        </w:rPr>
      </w:pPr>
      <w:r w:rsidRPr="004F2AF7">
        <w:rPr>
          <w:color w:val="000000" w:themeColor="text1"/>
        </w:rPr>
        <w:t>Harga dalam ayat (1) di atas berlaku selama waktu perjanjian.</w:t>
      </w:r>
    </w:p>
    <w:p w14:paraId="5F9044FD" w14:textId="77777777" w:rsidR="008E7BD2" w:rsidRPr="004F2AF7" w:rsidRDefault="008E7BD2" w:rsidP="004F2AF7">
      <w:pPr>
        <w:pStyle w:val="Default"/>
        <w:numPr>
          <w:ilvl w:val="0"/>
          <w:numId w:val="22"/>
        </w:numPr>
        <w:spacing w:line="276" w:lineRule="auto"/>
        <w:ind w:left="567" w:hanging="567"/>
        <w:jc w:val="both"/>
        <w:rPr>
          <w:color w:val="000000" w:themeColor="text1"/>
        </w:rPr>
      </w:pPr>
      <w:r w:rsidRPr="008E7BD2">
        <w:rPr>
          <w:color w:val="000000" w:themeColor="text1"/>
        </w:rPr>
        <w:t>Semua lampiran maupun surat penawaran yang muncul selama periode perjanjian merupakan bagian yang tidak terpisahkan dari surat perjanjian in</w:t>
      </w:r>
      <w:proofErr w:type="spellStart"/>
      <w:r w:rsidRPr="008E7BD2">
        <w:rPr>
          <w:color w:val="000000" w:themeColor="text1"/>
          <w:lang w:val="en-US"/>
        </w:rPr>
        <w:t>i</w:t>
      </w:r>
      <w:proofErr w:type="spellEnd"/>
      <w:r w:rsidRPr="008E7BD2">
        <w:rPr>
          <w:color w:val="000000" w:themeColor="text1"/>
          <w:lang w:val="en-US"/>
        </w:rPr>
        <w:t>.</w:t>
      </w:r>
    </w:p>
    <w:p w14:paraId="3CB3877C" w14:textId="77777777" w:rsidR="00D826E6" w:rsidRPr="004F2AF7" w:rsidRDefault="00D826E6" w:rsidP="004F2AF7">
      <w:pPr>
        <w:pStyle w:val="Default"/>
        <w:spacing w:line="276" w:lineRule="auto"/>
        <w:rPr>
          <w:b/>
          <w:bCs/>
          <w:color w:val="000000" w:themeColor="text1"/>
        </w:rPr>
      </w:pPr>
    </w:p>
    <w:p w14:paraId="4E617743" w14:textId="77777777" w:rsidR="004F25E8" w:rsidRPr="004F2AF7" w:rsidRDefault="004F25E8" w:rsidP="004F2AF7">
      <w:pPr>
        <w:pStyle w:val="Default"/>
        <w:spacing w:line="276" w:lineRule="auto"/>
        <w:jc w:val="center"/>
        <w:rPr>
          <w:b/>
          <w:bCs/>
          <w:color w:val="000000" w:themeColor="text1"/>
        </w:rPr>
      </w:pPr>
      <w:r w:rsidRPr="004F2AF7">
        <w:rPr>
          <w:b/>
          <w:bCs/>
          <w:color w:val="000000" w:themeColor="text1"/>
        </w:rPr>
        <w:t>Pasal 2</w:t>
      </w:r>
    </w:p>
    <w:p w14:paraId="0C292FAB" w14:textId="77777777" w:rsidR="004F25E8" w:rsidRPr="004F2AF7" w:rsidRDefault="004F25E8" w:rsidP="004F2AF7">
      <w:pPr>
        <w:pStyle w:val="Default"/>
        <w:spacing w:line="276" w:lineRule="auto"/>
        <w:jc w:val="center"/>
        <w:rPr>
          <w:b/>
          <w:bCs/>
          <w:color w:val="000000" w:themeColor="text1"/>
        </w:rPr>
      </w:pPr>
      <w:r w:rsidRPr="004F2AF7">
        <w:rPr>
          <w:b/>
          <w:bCs/>
          <w:color w:val="000000" w:themeColor="text1"/>
        </w:rPr>
        <w:t>Pengiriman</w:t>
      </w:r>
    </w:p>
    <w:p w14:paraId="23165CEF"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Biaya transportasi yang timbul dari tempat </w:t>
      </w:r>
      <w:r w:rsidRPr="004F2AF7">
        <w:rPr>
          <w:b/>
          <w:bCs/>
          <w:color w:val="000000" w:themeColor="text1"/>
        </w:rPr>
        <w:t>Pihak Pertama</w:t>
      </w:r>
      <w:r w:rsidRPr="004F2AF7">
        <w:rPr>
          <w:bCs/>
          <w:color w:val="000000" w:themeColor="text1"/>
        </w:rPr>
        <w:t xml:space="preserve"> ke tempat </w:t>
      </w:r>
      <w:r w:rsidRPr="004F2AF7">
        <w:rPr>
          <w:b/>
          <w:bCs/>
          <w:color w:val="000000" w:themeColor="text1"/>
        </w:rPr>
        <w:t>Pihak Kedua</w:t>
      </w:r>
      <w:r w:rsidRPr="004F2AF7">
        <w:rPr>
          <w:bCs/>
          <w:color w:val="000000" w:themeColor="text1"/>
        </w:rPr>
        <w:t xml:space="preserve"> sepenuhnya menjadi tanggung jawab </w:t>
      </w:r>
      <w:r w:rsidRPr="004F2AF7">
        <w:rPr>
          <w:b/>
          <w:bCs/>
          <w:color w:val="000000" w:themeColor="text1"/>
        </w:rPr>
        <w:t>Pihak Pertama</w:t>
      </w:r>
      <w:r w:rsidRPr="004F2AF7">
        <w:rPr>
          <w:bCs/>
          <w:color w:val="000000" w:themeColor="text1"/>
        </w:rPr>
        <w:t>.</w:t>
      </w:r>
    </w:p>
    <w:p w14:paraId="2BF7FDF0"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Resiko kerusakan akibat proses pengiriman menjadi tanggung jawab </w:t>
      </w:r>
      <w:r w:rsidRPr="004F2AF7">
        <w:rPr>
          <w:b/>
          <w:bCs/>
          <w:color w:val="000000" w:themeColor="text1"/>
        </w:rPr>
        <w:t>Pihak Pertama</w:t>
      </w:r>
      <w:r w:rsidRPr="004F2AF7">
        <w:rPr>
          <w:bCs/>
          <w:color w:val="000000" w:themeColor="text1"/>
        </w:rPr>
        <w:t>.</w:t>
      </w:r>
    </w:p>
    <w:p w14:paraId="63D5B41B"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Jumlah </w:t>
      </w:r>
      <w:r w:rsidR="0084356D" w:rsidRPr="004F2AF7">
        <w:rPr>
          <w:bCs/>
          <w:color w:val="000000" w:themeColor="text1"/>
        </w:rPr>
        <w:t>produk</w:t>
      </w:r>
      <w:r w:rsidRPr="004F2AF7">
        <w:rPr>
          <w:bCs/>
          <w:color w:val="000000" w:themeColor="text1"/>
        </w:rPr>
        <w:t xml:space="preserve"> dan waktu pengiriman harus sesuai dengan yang sudah ditetapkan di </w:t>
      </w:r>
      <w:r w:rsidRPr="004F2AF7">
        <w:rPr>
          <w:bCs/>
          <w:i/>
          <w:color w:val="000000" w:themeColor="text1"/>
        </w:rPr>
        <w:t>Purchase Order</w:t>
      </w:r>
      <w:r w:rsidRPr="004F2AF7">
        <w:rPr>
          <w:bCs/>
          <w:color w:val="000000" w:themeColor="text1"/>
        </w:rPr>
        <w:t xml:space="preserve"> yang diterbitkan oleh </w:t>
      </w:r>
      <w:r w:rsidRPr="004F2AF7">
        <w:rPr>
          <w:b/>
          <w:bCs/>
          <w:color w:val="000000" w:themeColor="text1"/>
        </w:rPr>
        <w:t>Pihak Kedua</w:t>
      </w:r>
      <w:r w:rsidRPr="004F2AF7">
        <w:rPr>
          <w:bCs/>
          <w:color w:val="000000" w:themeColor="text1"/>
        </w:rPr>
        <w:t>.</w:t>
      </w:r>
    </w:p>
    <w:p w14:paraId="186B5A6F"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w:t>
      </w:r>
      <w:r w:rsidRPr="004F2AF7">
        <w:rPr>
          <w:b/>
          <w:bCs/>
          <w:color w:val="000000" w:themeColor="text1"/>
        </w:rPr>
        <w:t>Pihak Pertama</w:t>
      </w:r>
      <w:r w:rsidRPr="004F2AF7">
        <w:rPr>
          <w:bCs/>
          <w:color w:val="000000" w:themeColor="text1"/>
        </w:rPr>
        <w:t xml:space="preserve"> akan melakukan pengiriman </w:t>
      </w:r>
      <w:r w:rsidR="0084356D" w:rsidRPr="004F2AF7">
        <w:rPr>
          <w:bCs/>
          <w:color w:val="000000" w:themeColor="text1"/>
        </w:rPr>
        <w:t>produk</w:t>
      </w:r>
      <w:r w:rsidRPr="004F2AF7">
        <w:rPr>
          <w:bCs/>
          <w:color w:val="000000" w:themeColor="text1"/>
        </w:rPr>
        <w:t xml:space="preserve"> kepada </w:t>
      </w:r>
      <w:r w:rsidRPr="004F2AF7">
        <w:rPr>
          <w:b/>
          <w:bCs/>
          <w:color w:val="000000" w:themeColor="text1"/>
        </w:rPr>
        <w:t>Pihak Kedua</w:t>
      </w:r>
      <w:r w:rsidRPr="004F2AF7">
        <w:rPr>
          <w:bCs/>
          <w:color w:val="000000" w:themeColor="text1"/>
        </w:rPr>
        <w:t xml:space="preserve"> melebihi waktu atau tidak pada hari kerja yang telah ditentukan maka </w:t>
      </w:r>
      <w:r w:rsidRPr="004F2AF7">
        <w:rPr>
          <w:b/>
          <w:bCs/>
          <w:color w:val="000000" w:themeColor="text1"/>
        </w:rPr>
        <w:t>Pihak Pertama</w:t>
      </w:r>
      <w:r w:rsidRPr="004F2AF7">
        <w:rPr>
          <w:bCs/>
          <w:color w:val="000000" w:themeColor="text1"/>
        </w:rPr>
        <w:t xml:space="preserve"> harus menginformasikan kepada</w:t>
      </w:r>
      <w:r w:rsidRPr="004F2AF7">
        <w:rPr>
          <w:b/>
          <w:bCs/>
          <w:color w:val="000000" w:themeColor="text1"/>
        </w:rPr>
        <w:t xml:space="preserve"> Pihak Kedua </w:t>
      </w:r>
      <w:r w:rsidRPr="004F2AF7">
        <w:rPr>
          <w:bCs/>
          <w:color w:val="000000" w:themeColor="text1"/>
        </w:rPr>
        <w:t>terlebih dahulu.</w:t>
      </w:r>
    </w:p>
    <w:p w14:paraId="69791A01"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Batas waktu pengiriman</w:t>
      </w:r>
      <w:r w:rsidR="0084356D" w:rsidRPr="004F2AF7">
        <w:rPr>
          <w:bCs/>
          <w:color w:val="000000" w:themeColor="text1"/>
        </w:rPr>
        <w:t xml:space="preserve"> produk</w:t>
      </w:r>
      <w:r w:rsidRPr="004F2AF7">
        <w:rPr>
          <w:bCs/>
          <w:color w:val="000000" w:themeColor="text1"/>
        </w:rPr>
        <w:t xml:space="preserve"> sesuai dengan jadwal yang sudah disetujui </w:t>
      </w:r>
      <w:r w:rsidRPr="004F2AF7">
        <w:rPr>
          <w:b/>
          <w:bCs/>
          <w:color w:val="000000" w:themeColor="text1"/>
        </w:rPr>
        <w:t>Para Pihak</w:t>
      </w:r>
      <w:r w:rsidRPr="004F2AF7">
        <w:rPr>
          <w:bCs/>
          <w:color w:val="000000" w:themeColor="text1"/>
        </w:rPr>
        <w:t>.</w:t>
      </w:r>
    </w:p>
    <w:p w14:paraId="65E795B7"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terjadi keterlambatan dalam pengiriman maka </w:t>
      </w:r>
      <w:r w:rsidRPr="004F2AF7">
        <w:rPr>
          <w:b/>
          <w:bCs/>
          <w:color w:val="000000" w:themeColor="text1"/>
        </w:rPr>
        <w:t>Pihak Pertama</w:t>
      </w:r>
      <w:r w:rsidRPr="004F2AF7">
        <w:rPr>
          <w:bCs/>
          <w:color w:val="000000" w:themeColor="text1"/>
        </w:rPr>
        <w:t xml:space="preserve"> wajib membayar biaya keterlambatan 0,1</w:t>
      </w:r>
      <w:r w:rsidRPr="004F2AF7">
        <w:rPr>
          <w:bCs/>
          <w:color w:val="000000" w:themeColor="text1"/>
          <w:vertAlign w:val="superscript"/>
        </w:rPr>
        <w:t>0</w:t>
      </w:r>
      <w:r w:rsidRPr="004F2AF7">
        <w:rPr>
          <w:bCs/>
          <w:color w:val="000000" w:themeColor="text1"/>
        </w:rPr>
        <w:t>/</w:t>
      </w:r>
      <w:r w:rsidRPr="004F2AF7">
        <w:rPr>
          <w:bCs/>
          <w:color w:val="000000" w:themeColor="text1"/>
          <w:vertAlign w:val="subscript"/>
        </w:rPr>
        <w:t xml:space="preserve">0 </w:t>
      </w:r>
      <w:r w:rsidRPr="004F2AF7">
        <w:rPr>
          <w:bCs/>
          <w:color w:val="000000" w:themeColor="text1"/>
        </w:rPr>
        <w:t xml:space="preserve">(nol koma satu persen) per hari keterlambatan dari total harga </w:t>
      </w:r>
      <w:r w:rsidR="0084356D" w:rsidRPr="004F2AF7">
        <w:rPr>
          <w:bCs/>
          <w:color w:val="000000" w:themeColor="text1"/>
        </w:rPr>
        <w:t>produk</w:t>
      </w:r>
      <w:r w:rsidR="006257F5" w:rsidRPr="004F2AF7">
        <w:rPr>
          <w:bCs/>
          <w:color w:val="000000" w:themeColor="text1"/>
        </w:rPr>
        <w:t xml:space="preserve"> yang dipesan </w:t>
      </w:r>
      <w:r w:rsidR="006257F5" w:rsidRPr="004F2AF7">
        <w:rPr>
          <w:b/>
          <w:bCs/>
          <w:color w:val="000000" w:themeColor="text1"/>
        </w:rPr>
        <w:t>Pihak Kedua</w:t>
      </w:r>
      <w:r w:rsidRPr="004F2AF7">
        <w:rPr>
          <w:bCs/>
          <w:color w:val="000000" w:themeColor="text1"/>
        </w:rPr>
        <w:t>.</w:t>
      </w:r>
    </w:p>
    <w:p w14:paraId="00678944" w14:textId="77777777" w:rsidR="006257F5" w:rsidRPr="004F2AF7" w:rsidRDefault="006257F5"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Pembayaran ayat (6) paling lambat 15 (lima belas) hari setelah tagihan klaim diterima </w:t>
      </w:r>
      <w:r w:rsidRPr="004F2AF7">
        <w:rPr>
          <w:b/>
          <w:bCs/>
          <w:color w:val="000000" w:themeColor="text1"/>
        </w:rPr>
        <w:t>Pihak Pertama</w:t>
      </w:r>
      <w:r w:rsidRPr="004F2AF7">
        <w:rPr>
          <w:bCs/>
          <w:color w:val="000000" w:themeColor="text1"/>
        </w:rPr>
        <w:t>.</w:t>
      </w:r>
    </w:p>
    <w:p w14:paraId="1F09ABE1"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
          <w:bCs/>
          <w:color w:val="000000" w:themeColor="text1"/>
        </w:rPr>
        <w:t>Para Pihak</w:t>
      </w:r>
      <w:r w:rsidRPr="004F2AF7">
        <w:rPr>
          <w:bCs/>
          <w:color w:val="000000" w:themeColor="text1"/>
        </w:rPr>
        <w:t xml:space="preserve"> sepakat sebelum dilakukan penyerahan </w:t>
      </w:r>
      <w:r w:rsidR="0084356D" w:rsidRPr="004F2AF7">
        <w:rPr>
          <w:bCs/>
          <w:color w:val="000000" w:themeColor="text1"/>
        </w:rPr>
        <w:t>produk</w:t>
      </w:r>
      <w:r w:rsidRPr="004F2AF7">
        <w:rPr>
          <w:bCs/>
          <w:color w:val="000000" w:themeColor="text1"/>
        </w:rPr>
        <w:t xml:space="preserve"> dari </w:t>
      </w:r>
      <w:r w:rsidRPr="004F2AF7">
        <w:rPr>
          <w:b/>
          <w:bCs/>
          <w:color w:val="000000" w:themeColor="text1"/>
        </w:rPr>
        <w:t>Pihak Pertama</w:t>
      </w:r>
      <w:r w:rsidRPr="004F2AF7">
        <w:rPr>
          <w:bCs/>
          <w:color w:val="000000" w:themeColor="text1"/>
        </w:rPr>
        <w:t xml:space="preserve"> kepada </w:t>
      </w:r>
      <w:r w:rsidRPr="004F2AF7">
        <w:rPr>
          <w:b/>
          <w:bCs/>
          <w:color w:val="000000" w:themeColor="text1"/>
        </w:rPr>
        <w:t>Pihak Kedua</w:t>
      </w:r>
      <w:r w:rsidRPr="004F2AF7">
        <w:rPr>
          <w:bCs/>
          <w:color w:val="000000" w:themeColor="text1"/>
        </w:rPr>
        <w:t>, dilakukan pengecekan</w:t>
      </w:r>
      <w:r w:rsidR="0084356D" w:rsidRPr="004F2AF7">
        <w:rPr>
          <w:bCs/>
          <w:color w:val="000000" w:themeColor="text1"/>
        </w:rPr>
        <w:t xml:space="preserve"> produk </w:t>
      </w:r>
      <w:r w:rsidRPr="004F2AF7">
        <w:rPr>
          <w:bCs/>
          <w:color w:val="000000" w:themeColor="text1"/>
        </w:rPr>
        <w:t xml:space="preserve">(jumlah, kualitas, dll) antara </w:t>
      </w:r>
      <w:r w:rsidRPr="004F2AF7">
        <w:rPr>
          <w:b/>
          <w:bCs/>
          <w:color w:val="000000" w:themeColor="text1"/>
        </w:rPr>
        <w:t>Pihak Pertama</w:t>
      </w:r>
      <w:r w:rsidRPr="004F2AF7">
        <w:rPr>
          <w:bCs/>
          <w:color w:val="000000" w:themeColor="text1"/>
        </w:rPr>
        <w:t xml:space="preserve"> dan </w:t>
      </w:r>
      <w:r w:rsidRPr="004F2AF7">
        <w:rPr>
          <w:b/>
          <w:bCs/>
          <w:color w:val="000000" w:themeColor="text1"/>
        </w:rPr>
        <w:t>Pihak Kedua</w:t>
      </w:r>
      <w:r w:rsidRPr="004F2AF7">
        <w:rPr>
          <w:bCs/>
          <w:color w:val="000000" w:themeColor="text1"/>
        </w:rPr>
        <w:t>.</w:t>
      </w:r>
    </w:p>
    <w:p w14:paraId="511396BA" w14:textId="77777777" w:rsidR="00414AE8" w:rsidRPr="004F2AF7" w:rsidRDefault="00414AE8" w:rsidP="004F2AF7">
      <w:pPr>
        <w:pStyle w:val="Default"/>
        <w:spacing w:line="276" w:lineRule="auto"/>
        <w:jc w:val="center"/>
        <w:rPr>
          <w:b/>
          <w:bCs/>
          <w:color w:val="000000" w:themeColor="text1"/>
        </w:rPr>
      </w:pPr>
    </w:p>
    <w:p w14:paraId="778A4A70" w14:textId="77777777" w:rsidR="0094635A" w:rsidRPr="004F2AF7" w:rsidRDefault="0094635A" w:rsidP="004F2AF7">
      <w:pPr>
        <w:pStyle w:val="Default"/>
        <w:spacing w:line="276" w:lineRule="auto"/>
        <w:jc w:val="center"/>
        <w:rPr>
          <w:b/>
          <w:bCs/>
          <w:color w:val="000000" w:themeColor="text1"/>
        </w:rPr>
      </w:pPr>
      <w:r w:rsidRPr="004F2AF7">
        <w:rPr>
          <w:b/>
          <w:bCs/>
          <w:color w:val="000000" w:themeColor="text1"/>
        </w:rPr>
        <w:t>Pasal 3</w:t>
      </w:r>
    </w:p>
    <w:p w14:paraId="0F56A7F9" w14:textId="77777777" w:rsidR="0094635A" w:rsidRPr="004F2AF7" w:rsidRDefault="0094635A" w:rsidP="004F2AF7">
      <w:pPr>
        <w:pStyle w:val="Default"/>
        <w:spacing w:line="276" w:lineRule="auto"/>
        <w:jc w:val="center"/>
        <w:rPr>
          <w:b/>
          <w:bCs/>
          <w:color w:val="000000" w:themeColor="text1"/>
        </w:rPr>
      </w:pPr>
      <w:r w:rsidRPr="004F2AF7">
        <w:rPr>
          <w:b/>
          <w:bCs/>
          <w:color w:val="000000" w:themeColor="text1"/>
        </w:rPr>
        <w:t>Jaminan Kualitas Produk</w:t>
      </w:r>
    </w:p>
    <w:p w14:paraId="0A76A38C" w14:textId="77777777"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seluruh </w:t>
      </w:r>
      <w:r w:rsidR="00544BEC" w:rsidRPr="004F2AF7">
        <w:rPr>
          <w:bCs/>
          <w:color w:val="000000" w:themeColor="text1"/>
        </w:rPr>
        <w:t>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spesifikasi yang telah disepakati oleh </w:t>
      </w:r>
      <w:r w:rsidRPr="004F2AF7">
        <w:rPr>
          <w:b/>
          <w:bCs/>
          <w:color w:val="000000" w:themeColor="text1"/>
        </w:rPr>
        <w:t>Para Pihak</w:t>
      </w:r>
      <w:r w:rsidRPr="004F2AF7">
        <w:rPr>
          <w:bCs/>
          <w:color w:val="000000" w:themeColor="text1"/>
        </w:rPr>
        <w:t>.</w:t>
      </w:r>
    </w:p>
    <w:p w14:paraId="046CEC28" w14:textId="77777777"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lastRenderedPageBreak/>
        <w:t>Pihak Pert</w:t>
      </w:r>
      <w:r w:rsidR="00C8217D" w:rsidRPr="004F2AF7">
        <w:rPr>
          <w:b/>
          <w:bCs/>
          <w:color w:val="000000" w:themeColor="text1"/>
        </w:rPr>
        <w:t>a</w:t>
      </w:r>
      <w:r w:rsidRPr="004F2AF7">
        <w:rPr>
          <w:b/>
          <w:bCs/>
          <w:color w:val="000000" w:themeColor="text1"/>
        </w:rPr>
        <w:t xml:space="preserve">ma </w:t>
      </w:r>
      <w:r w:rsidRPr="004F2AF7">
        <w:rPr>
          <w:bCs/>
          <w:color w:val="000000" w:themeColor="text1"/>
        </w:rPr>
        <w:t>menjamin seluruh</w:t>
      </w:r>
      <w:r w:rsidR="00544BEC" w:rsidRPr="004F2AF7">
        <w:rPr>
          <w:bCs/>
          <w:color w:val="000000" w:themeColor="text1"/>
        </w:rPr>
        <w:t xml:space="preserve"> 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standar</w:t>
      </w:r>
      <w:r w:rsidR="00CD3FD1" w:rsidRPr="004F2AF7">
        <w:rPr>
          <w:bCs/>
          <w:color w:val="000000" w:themeColor="text1"/>
        </w:rPr>
        <w:t xml:space="preserve"> </w:t>
      </w:r>
      <w:r w:rsidRPr="004F2AF7">
        <w:rPr>
          <w:bCs/>
          <w:color w:val="000000" w:themeColor="text1"/>
        </w:rPr>
        <w:t>produk yang baik.</w:t>
      </w:r>
    </w:p>
    <w:p w14:paraId="61AC7A25" w14:textId="77777777"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 xml:space="preserve">Pihak Pertama </w:t>
      </w:r>
      <w:r w:rsidR="00C8217D" w:rsidRPr="004F2AF7">
        <w:rPr>
          <w:bCs/>
          <w:color w:val="000000" w:themeColor="text1"/>
        </w:rPr>
        <w:t>bersedia mengganti sebagian</w:t>
      </w:r>
      <w:r w:rsidR="00544BEC" w:rsidRPr="004F2AF7">
        <w:rPr>
          <w:bCs/>
          <w:color w:val="000000" w:themeColor="text1"/>
        </w:rPr>
        <w:t xml:space="preserve"> dan/atau seluruhnya atas produk</w:t>
      </w:r>
      <w:r w:rsidR="00CD3FD1" w:rsidRPr="004F2AF7">
        <w:rPr>
          <w:bCs/>
          <w:color w:val="000000" w:themeColor="text1"/>
        </w:rPr>
        <w:t xml:space="preserve"> yang telah dikirim </w:t>
      </w:r>
      <w:r w:rsidR="00C8217D" w:rsidRPr="004F2AF7">
        <w:rPr>
          <w:bCs/>
          <w:color w:val="000000" w:themeColor="text1"/>
        </w:rPr>
        <w:t xml:space="preserve">apabila </w:t>
      </w:r>
      <w:r w:rsidR="00544BEC" w:rsidRPr="004F2AF7">
        <w:rPr>
          <w:bCs/>
          <w:color w:val="000000" w:themeColor="text1"/>
        </w:rPr>
        <w:t xml:space="preserve">diketahui ada produk </w:t>
      </w:r>
      <w:r w:rsidR="00C8217D" w:rsidRPr="004F2AF7">
        <w:rPr>
          <w:bCs/>
          <w:color w:val="000000" w:themeColor="text1"/>
        </w:rPr>
        <w:t>cacat atau</w:t>
      </w:r>
      <w:r w:rsidR="00CD3FD1" w:rsidRPr="004F2AF7">
        <w:rPr>
          <w:bCs/>
          <w:color w:val="000000" w:themeColor="text1"/>
        </w:rPr>
        <w:t xml:space="preserve"> tidak sesuai sebagaimana dalam ayat (1) dan (2).</w:t>
      </w:r>
    </w:p>
    <w:p w14:paraId="30D6BF73" w14:textId="77777777" w:rsidR="00C8217D" w:rsidRPr="004F2AF7" w:rsidRDefault="00544BEC"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bahwa semua produk </w:t>
      </w:r>
      <w:proofErr w:type="spellStart"/>
      <w:r w:rsidR="00FC0358">
        <w:rPr>
          <w:bCs/>
          <w:color w:val="000000" w:themeColor="text1"/>
          <w:lang w:val="en-US"/>
        </w:rPr>
        <w:t>termasuk</w:t>
      </w:r>
      <w:proofErr w:type="spellEnd"/>
      <w:r w:rsidR="00FC0358">
        <w:rPr>
          <w:bCs/>
          <w:color w:val="000000" w:themeColor="text1"/>
          <w:lang w:val="en-US"/>
        </w:rPr>
        <w:t xml:space="preserve"> </w:t>
      </w:r>
      <w:proofErr w:type="spellStart"/>
      <w:r w:rsidR="00FC0358">
        <w:rPr>
          <w:bCs/>
          <w:color w:val="000000" w:themeColor="text1"/>
          <w:lang w:val="en-US"/>
        </w:rPr>
        <w:t>bahan</w:t>
      </w:r>
      <w:proofErr w:type="spellEnd"/>
      <w:r w:rsidR="00FC0358">
        <w:rPr>
          <w:bCs/>
          <w:color w:val="000000" w:themeColor="text1"/>
          <w:lang w:val="en-US"/>
        </w:rPr>
        <w:t xml:space="preserve"> </w:t>
      </w:r>
      <w:proofErr w:type="spellStart"/>
      <w:r w:rsidR="00FC0358">
        <w:rPr>
          <w:bCs/>
          <w:color w:val="000000" w:themeColor="text1"/>
          <w:lang w:val="en-US"/>
        </w:rPr>
        <w:t>pengemasan</w:t>
      </w:r>
      <w:proofErr w:type="spellEnd"/>
      <w:r w:rsidR="00E930F0">
        <w:rPr>
          <w:bCs/>
          <w:color w:val="000000" w:themeColor="text1"/>
          <w:lang w:val="en-US"/>
        </w:rPr>
        <w:t xml:space="preserve"> </w:t>
      </w:r>
      <w:proofErr w:type="spellStart"/>
      <w:r w:rsidR="00E930F0">
        <w:rPr>
          <w:bCs/>
          <w:color w:val="000000" w:themeColor="text1"/>
          <w:lang w:val="en-US"/>
        </w:rPr>
        <w:t>atau</w:t>
      </w:r>
      <w:proofErr w:type="spellEnd"/>
      <w:r w:rsidR="00E930F0">
        <w:rPr>
          <w:bCs/>
          <w:color w:val="000000" w:themeColor="text1"/>
          <w:lang w:val="en-US"/>
        </w:rPr>
        <w:t xml:space="preserve"> packing</w:t>
      </w:r>
      <w:r w:rsidR="00FC0358">
        <w:rPr>
          <w:bCs/>
          <w:color w:val="000000" w:themeColor="text1"/>
          <w:lang w:val="en-US"/>
        </w:rPr>
        <w:t xml:space="preserve"> </w:t>
      </w:r>
      <w:proofErr w:type="spellStart"/>
      <w:r w:rsidR="00FC0358">
        <w:rPr>
          <w:bCs/>
          <w:color w:val="000000" w:themeColor="text1"/>
          <w:lang w:val="en-US"/>
        </w:rPr>
        <w:t>dan</w:t>
      </w:r>
      <w:proofErr w:type="spellEnd"/>
      <w:r w:rsidR="00FC0358">
        <w:rPr>
          <w:bCs/>
          <w:color w:val="000000" w:themeColor="text1"/>
          <w:lang w:val="en-US"/>
        </w:rPr>
        <w:t xml:space="preserve"> </w:t>
      </w:r>
      <w:proofErr w:type="spellStart"/>
      <w:r w:rsidR="00FC0358">
        <w:rPr>
          <w:bCs/>
          <w:color w:val="000000" w:themeColor="text1"/>
          <w:lang w:val="en-US"/>
        </w:rPr>
        <w:t>bahan</w:t>
      </w:r>
      <w:proofErr w:type="spellEnd"/>
      <w:r w:rsidR="00FC0358">
        <w:rPr>
          <w:bCs/>
          <w:color w:val="000000" w:themeColor="text1"/>
          <w:lang w:val="en-US"/>
        </w:rPr>
        <w:t xml:space="preserve"> </w:t>
      </w:r>
      <w:proofErr w:type="spellStart"/>
      <w:r w:rsidR="00FC0358">
        <w:rPr>
          <w:bCs/>
          <w:color w:val="000000" w:themeColor="text1"/>
          <w:lang w:val="en-US"/>
        </w:rPr>
        <w:t>pelindung</w:t>
      </w:r>
      <w:proofErr w:type="spellEnd"/>
      <w:r w:rsidR="00FC0358">
        <w:rPr>
          <w:bCs/>
          <w:color w:val="000000" w:themeColor="text1"/>
          <w:lang w:val="en-US"/>
        </w:rPr>
        <w:t xml:space="preserve"> </w:t>
      </w:r>
      <w:r w:rsidR="00FC0358" w:rsidRPr="00FC0358">
        <w:rPr>
          <w:bCs/>
          <w:color w:val="000000" w:themeColor="text1"/>
        </w:rPr>
        <w:t xml:space="preserve">yang dikirim </w:t>
      </w:r>
      <w:r w:rsidRPr="004F2AF7">
        <w:rPr>
          <w:bCs/>
          <w:color w:val="000000" w:themeColor="text1"/>
        </w:rPr>
        <w:t xml:space="preserve">kepada </w:t>
      </w:r>
      <w:r w:rsidRPr="004F2AF7">
        <w:rPr>
          <w:b/>
          <w:bCs/>
          <w:color w:val="000000" w:themeColor="text1"/>
        </w:rPr>
        <w:t>Pihak Kedua</w:t>
      </w:r>
      <w:r w:rsidRPr="004F2AF7">
        <w:rPr>
          <w:bCs/>
          <w:color w:val="000000" w:themeColor="text1"/>
        </w:rPr>
        <w:t xml:space="preserve"> tidak mengandung zat berbahaya bagi lingkungan </w:t>
      </w:r>
      <w:r w:rsidR="00CC0247" w:rsidRPr="004F2AF7">
        <w:rPr>
          <w:bCs/>
          <w:color w:val="000000" w:themeColor="text1"/>
        </w:rPr>
        <w:t xml:space="preserve">seperti: lead, mercury, cadmium, hexavalent chromium, polybrominated biphenyl, polybrominated diphenyl ether, bis (2-ethylhexy) phthalate, di-(n)-butyl phthalate, benzyl butyl phthalate, di-isobutyl phthalate, zat terlarang yang tercantum dalam GADSL (Global Automotive Declarable Substance List), zat </w:t>
      </w:r>
      <w:r w:rsidR="00E16BCC" w:rsidRPr="004F2AF7">
        <w:rPr>
          <w:bCs/>
          <w:color w:val="000000" w:themeColor="text1"/>
        </w:rPr>
        <w:t xml:space="preserve">terlarang </w:t>
      </w:r>
      <w:r w:rsidR="00CC0247" w:rsidRPr="004F2AF7">
        <w:rPr>
          <w:bCs/>
          <w:color w:val="000000" w:themeColor="text1"/>
        </w:rPr>
        <w:t xml:space="preserve">yang tercantum dalam Yazaki Group Self-Control Substance List, asbestos, perfluorooctanesulfonic acid atau zat lain seperti yang diinstruksikan </w:t>
      </w:r>
      <w:r w:rsidR="00CC0247" w:rsidRPr="004F2AF7">
        <w:rPr>
          <w:b/>
          <w:bCs/>
          <w:color w:val="000000" w:themeColor="text1"/>
        </w:rPr>
        <w:t>Pihak Kedua</w:t>
      </w:r>
      <w:r w:rsidR="00CC0247" w:rsidRPr="004F2AF7">
        <w:rPr>
          <w:bCs/>
          <w:color w:val="000000" w:themeColor="text1"/>
        </w:rPr>
        <w:t xml:space="preserve"> kepada </w:t>
      </w:r>
      <w:r w:rsidR="00CC0247" w:rsidRPr="004F2AF7">
        <w:rPr>
          <w:b/>
          <w:bCs/>
          <w:color w:val="000000" w:themeColor="text1"/>
        </w:rPr>
        <w:t>Pihak Pertama</w:t>
      </w:r>
      <w:r w:rsidR="00FC0358">
        <w:rPr>
          <w:bCs/>
          <w:color w:val="000000" w:themeColor="text1"/>
        </w:rPr>
        <w:t xml:space="preserve"> dari waktu ke waktu</w:t>
      </w:r>
      <w:r w:rsidR="00FC0358">
        <w:rPr>
          <w:bCs/>
          <w:color w:val="000000" w:themeColor="text1"/>
          <w:lang w:val="en-US"/>
        </w:rPr>
        <w:t xml:space="preserve">, </w:t>
      </w:r>
      <w:proofErr w:type="spellStart"/>
      <w:r w:rsidR="00FC0358">
        <w:rPr>
          <w:bCs/>
          <w:color w:val="000000" w:themeColor="text1"/>
          <w:lang w:val="en-US"/>
        </w:rPr>
        <w:t>lebih</w:t>
      </w:r>
      <w:proofErr w:type="spellEnd"/>
      <w:r w:rsidR="00FC0358">
        <w:rPr>
          <w:bCs/>
          <w:color w:val="000000" w:themeColor="text1"/>
          <w:lang w:val="en-US"/>
        </w:rPr>
        <w:t xml:space="preserve"> </w:t>
      </w:r>
      <w:proofErr w:type="spellStart"/>
      <w:r w:rsidR="00FC0358">
        <w:rPr>
          <w:bCs/>
          <w:color w:val="000000" w:themeColor="text1"/>
          <w:lang w:val="en-US"/>
        </w:rPr>
        <w:t>lengkap</w:t>
      </w:r>
      <w:proofErr w:type="spellEnd"/>
      <w:r w:rsidR="00FC0358">
        <w:rPr>
          <w:bCs/>
          <w:color w:val="000000" w:themeColor="text1"/>
          <w:lang w:val="en-US"/>
        </w:rPr>
        <w:t xml:space="preserve"> </w:t>
      </w:r>
      <w:proofErr w:type="spellStart"/>
      <w:r w:rsidR="00FC0358">
        <w:rPr>
          <w:bCs/>
          <w:color w:val="000000" w:themeColor="text1"/>
          <w:lang w:val="en-US"/>
        </w:rPr>
        <w:t>terkait</w:t>
      </w:r>
      <w:proofErr w:type="spellEnd"/>
      <w:r w:rsidR="00FC0358">
        <w:rPr>
          <w:bCs/>
          <w:color w:val="000000" w:themeColor="text1"/>
          <w:lang w:val="en-US"/>
        </w:rPr>
        <w:t xml:space="preserve"> list GADSL </w:t>
      </w:r>
      <w:proofErr w:type="spellStart"/>
      <w:r w:rsidR="00FC0358">
        <w:rPr>
          <w:bCs/>
          <w:color w:val="000000" w:themeColor="text1"/>
          <w:lang w:val="en-US"/>
        </w:rPr>
        <w:t>dapat</w:t>
      </w:r>
      <w:proofErr w:type="spellEnd"/>
      <w:r w:rsidR="00FC0358">
        <w:rPr>
          <w:bCs/>
          <w:color w:val="000000" w:themeColor="text1"/>
          <w:lang w:val="en-US"/>
        </w:rPr>
        <w:t xml:space="preserve"> </w:t>
      </w:r>
      <w:proofErr w:type="spellStart"/>
      <w:r w:rsidR="00FC0358">
        <w:rPr>
          <w:bCs/>
          <w:color w:val="000000" w:themeColor="text1"/>
          <w:lang w:val="en-US"/>
        </w:rPr>
        <w:t>mengakses</w:t>
      </w:r>
      <w:proofErr w:type="spellEnd"/>
      <w:r w:rsidR="00FC0358">
        <w:rPr>
          <w:bCs/>
          <w:color w:val="000000" w:themeColor="text1"/>
          <w:lang w:val="en-US"/>
        </w:rPr>
        <w:t xml:space="preserve"> link </w:t>
      </w:r>
      <w:proofErr w:type="spellStart"/>
      <w:r w:rsidR="00FC0358">
        <w:rPr>
          <w:bCs/>
          <w:color w:val="000000" w:themeColor="text1"/>
          <w:lang w:val="en-US"/>
        </w:rPr>
        <w:t>berikut</w:t>
      </w:r>
      <w:proofErr w:type="spellEnd"/>
      <w:r w:rsidR="00FC0358">
        <w:rPr>
          <w:bCs/>
          <w:color w:val="000000" w:themeColor="text1"/>
          <w:lang w:val="en-US"/>
        </w:rPr>
        <w:t xml:space="preserve"> </w:t>
      </w:r>
      <w:hyperlink r:id="rId8" w:history="1">
        <w:r w:rsidR="00FC0358" w:rsidRPr="007C2A81">
          <w:rPr>
            <w:rStyle w:val="Hyperlink"/>
          </w:rPr>
          <w:t>https://www.gadsl.org</w:t>
        </w:r>
        <w:r w:rsidR="00FC0358" w:rsidRPr="007C2A81">
          <w:rPr>
            <w:rStyle w:val="Hyperlink"/>
            <w:lang w:val="en-US"/>
          </w:rPr>
          <w:t>/</w:t>
        </w:r>
      </w:hyperlink>
      <w:r w:rsidR="00FC0358">
        <w:rPr>
          <w:rStyle w:val="jlqj4b"/>
          <w:lang w:val="en-US"/>
        </w:rPr>
        <w:t xml:space="preserve">. </w:t>
      </w:r>
    </w:p>
    <w:p w14:paraId="397B68BB" w14:textId="77777777" w:rsidR="00313CF4" w:rsidRPr="00313CF4" w:rsidRDefault="001E6F70" w:rsidP="00370997">
      <w:pPr>
        <w:pStyle w:val="Default"/>
        <w:numPr>
          <w:ilvl w:val="0"/>
          <w:numId w:val="24"/>
        </w:numPr>
        <w:spacing w:line="276" w:lineRule="auto"/>
        <w:ind w:left="567" w:hanging="567"/>
        <w:jc w:val="both"/>
        <w:rPr>
          <w:bCs/>
          <w:color w:val="000000" w:themeColor="text1"/>
        </w:rPr>
      </w:pPr>
      <w:r w:rsidRPr="001E6F70">
        <w:rPr>
          <w:bCs/>
          <w:color w:val="000000" w:themeColor="text1"/>
        </w:rPr>
        <w:t xml:space="preserve">Apabila dibutuhkan oleh </w:t>
      </w:r>
      <w:r w:rsidRPr="001E6F70">
        <w:rPr>
          <w:b/>
          <w:bCs/>
          <w:color w:val="000000" w:themeColor="text1"/>
        </w:rPr>
        <w:t>Pihak Kedua</w:t>
      </w:r>
      <w:r w:rsidRPr="001E6F70">
        <w:rPr>
          <w:bCs/>
          <w:color w:val="000000" w:themeColor="text1"/>
        </w:rPr>
        <w:t xml:space="preserve">, maka </w:t>
      </w:r>
      <w:r w:rsidRPr="001E6F70">
        <w:rPr>
          <w:b/>
          <w:bCs/>
          <w:color w:val="000000" w:themeColor="text1"/>
        </w:rPr>
        <w:t xml:space="preserve">Pihak Pertama </w:t>
      </w:r>
      <w:r w:rsidRPr="001E6F70">
        <w:rPr>
          <w:bCs/>
          <w:color w:val="000000" w:themeColor="text1"/>
        </w:rPr>
        <w:t xml:space="preserve">harus menyediakan Sertifikat Eksternal yang dibutuhkan sebagaimana yang disebutkan pada ayat(4), </w:t>
      </w:r>
      <w:r>
        <w:rPr>
          <w:bCs/>
          <w:color w:val="000000" w:themeColor="text1"/>
          <w:lang w:val="en-US"/>
        </w:rPr>
        <w:t>dan</w:t>
      </w:r>
      <w:r w:rsidRPr="001E6F70">
        <w:rPr>
          <w:bCs/>
          <w:color w:val="000000" w:themeColor="text1"/>
        </w:rPr>
        <w:t xml:space="preserve"> juga harus menyertakan </w:t>
      </w:r>
      <w:r>
        <w:rPr>
          <w:bCs/>
          <w:color w:val="000000" w:themeColor="text1"/>
          <w:lang w:val="en-US"/>
        </w:rPr>
        <w:t xml:space="preserve">data </w:t>
      </w:r>
      <w:proofErr w:type="spellStart"/>
      <w:r>
        <w:rPr>
          <w:bCs/>
          <w:color w:val="000000" w:themeColor="text1"/>
          <w:lang w:val="en-US"/>
        </w:rPr>
        <w:t>informasi</w:t>
      </w:r>
      <w:proofErr w:type="spellEnd"/>
      <w:r>
        <w:rPr>
          <w:bCs/>
          <w:color w:val="000000" w:themeColor="text1"/>
          <w:lang w:val="en-US"/>
        </w:rPr>
        <w:t xml:space="preserve"> </w:t>
      </w:r>
      <w:r w:rsidRPr="001B511F">
        <w:t>International Material Data System (IMDS) dan Safety Data Sheet (SDS) terkait dengan zat kandungan yang dibuat berdasarkan Global Harmony System (GHS)</w:t>
      </w:r>
      <w:r>
        <w:rPr>
          <w:lang w:val="en-US"/>
        </w:rPr>
        <w:t>.</w:t>
      </w:r>
    </w:p>
    <w:p w14:paraId="4E6DB27D" w14:textId="77777777" w:rsidR="00370997" w:rsidRPr="004F2AF7" w:rsidRDefault="00370997" w:rsidP="00370997">
      <w:pPr>
        <w:pStyle w:val="Default"/>
        <w:numPr>
          <w:ilvl w:val="0"/>
          <w:numId w:val="24"/>
        </w:numPr>
        <w:spacing w:line="276" w:lineRule="auto"/>
        <w:ind w:left="567" w:hanging="567"/>
        <w:jc w:val="both"/>
        <w:rPr>
          <w:bCs/>
          <w:color w:val="000000" w:themeColor="text1"/>
        </w:rPr>
      </w:pPr>
      <w:r>
        <w:rPr>
          <w:bCs/>
          <w:color w:val="000000" w:themeColor="text1"/>
        </w:rPr>
        <w:t xml:space="preserve">Dalam hal produk yang dikirim </w:t>
      </w:r>
      <w:r w:rsidRPr="00370997">
        <w:rPr>
          <w:b/>
          <w:bCs/>
          <w:color w:val="000000" w:themeColor="text1"/>
        </w:rPr>
        <w:t>Pihak Pertama</w:t>
      </w:r>
      <w:r>
        <w:rPr>
          <w:bCs/>
          <w:color w:val="000000" w:themeColor="text1"/>
        </w:rPr>
        <w:t xml:space="preserve"> kepada </w:t>
      </w:r>
      <w:r w:rsidRPr="00370997">
        <w:rPr>
          <w:b/>
          <w:bCs/>
          <w:color w:val="000000" w:themeColor="text1"/>
        </w:rPr>
        <w:t>Pihak Kedua</w:t>
      </w:r>
      <w:r>
        <w:rPr>
          <w:bCs/>
          <w:color w:val="000000" w:themeColor="text1"/>
        </w:rPr>
        <w:t xml:space="preserve"> mengandung zat-zat berbahaya yang melanggar ayat (4), </w:t>
      </w:r>
      <w:r>
        <w:rPr>
          <w:b/>
          <w:bCs/>
          <w:color w:val="000000" w:themeColor="text1"/>
        </w:rPr>
        <w:t>Pihak Pertama</w:t>
      </w:r>
      <w:r>
        <w:rPr>
          <w:bCs/>
          <w:color w:val="000000" w:themeColor="text1"/>
        </w:rPr>
        <w:t xml:space="preserve"> akan mengganti kerugian </w:t>
      </w:r>
      <w:r w:rsidRPr="00370997">
        <w:rPr>
          <w:b/>
          <w:bCs/>
          <w:color w:val="000000" w:themeColor="text1"/>
        </w:rPr>
        <w:t>Pihak Kedua</w:t>
      </w:r>
      <w:r>
        <w:rPr>
          <w:bCs/>
          <w:color w:val="000000" w:themeColor="text1"/>
        </w:rPr>
        <w:t xml:space="preserve"> dari semua kerugian dan kerusakan yang timbul dari pelanggaran tersebut, termasuk semua biaya yang berkaitan dengan penarikan kembali produk. Cakupan dan jumlah kompensasi akan ditentukan sepenuhnya oleh </w:t>
      </w:r>
      <w:r w:rsidRPr="00DA2057">
        <w:rPr>
          <w:b/>
          <w:bCs/>
          <w:color w:val="000000" w:themeColor="text1"/>
        </w:rPr>
        <w:t>Pihak Kedua</w:t>
      </w:r>
      <w:r>
        <w:rPr>
          <w:bCs/>
          <w:color w:val="000000" w:themeColor="text1"/>
        </w:rPr>
        <w:t xml:space="preserve">. Dalam hal </w:t>
      </w:r>
      <w:r w:rsidRPr="00DA2057">
        <w:rPr>
          <w:b/>
          <w:bCs/>
          <w:color w:val="000000" w:themeColor="text1"/>
        </w:rPr>
        <w:t>Pihak Pertama</w:t>
      </w:r>
      <w:r>
        <w:rPr>
          <w:bCs/>
          <w:color w:val="000000" w:themeColor="text1"/>
        </w:rPr>
        <w:t xml:space="preserve"> ingin menyangkal atau mempertanyakan keputusan </w:t>
      </w:r>
      <w:r w:rsidRPr="00DA2057">
        <w:rPr>
          <w:b/>
          <w:bCs/>
          <w:color w:val="000000" w:themeColor="text1"/>
        </w:rPr>
        <w:t>Pihak Kedua</w:t>
      </w:r>
      <w:r>
        <w:rPr>
          <w:bCs/>
          <w:color w:val="000000" w:themeColor="text1"/>
        </w:rPr>
        <w:t xml:space="preserve">, </w:t>
      </w:r>
      <w:r w:rsidRPr="00DA2057">
        <w:rPr>
          <w:b/>
          <w:bCs/>
          <w:color w:val="000000" w:themeColor="text1"/>
        </w:rPr>
        <w:t>Pihak Pertama</w:t>
      </w:r>
      <w:r>
        <w:rPr>
          <w:bCs/>
          <w:color w:val="000000" w:themeColor="text1"/>
        </w:rPr>
        <w:t xml:space="preserve"> </w:t>
      </w:r>
      <w:r w:rsidRPr="00370997">
        <w:rPr>
          <w:bCs/>
          <w:color w:val="000000" w:themeColor="text1"/>
        </w:rPr>
        <w:t xml:space="preserve">harus </w:t>
      </w:r>
      <w:r w:rsidR="00DA2057">
        <w:rPr>
          <w:bCs/>
          <w:color w:val="000000" w:themeColor="text1"/>
        </w:rPr>
        <w:t>segera</w:t>
      </w:r>
      <w:r w:rsidRPr="00370997">
        <w:rPr>
          <w:bCs/>
          <w:color w:val="000000" w:themeColor="text1"/>
        </w:rPr>
        <w:t xml:space="preserve"> memberi tahu </w:t>
      </w:r>
      <w:r w:rsidRPr="00DA2057">
        <w:rPr>
          <w:b/>
          <w:bCs/>
          <w:color w:val="000000" w:themeColor="text1"/>
        </w:rPr>
        <w:t>Pihak Kedua</w:t>
      </w:r>
      <w:r w:rsidR="00DA2057">
        <w:rPr>
          <w:bCs/>
          <w:color w:val="000000" w:themeColor="text1"/>
        </w:rPr>
        <w:t xml:space="preserve"> tidak boleh melebihi 3</w:t>
      </w:r>
      <w:r w:rsidR="004B1269">
        <w:rPr>
          <w:bCs/>
          <w:color w:val="000000" w:themeColor="text1"/>
        </w:rPr>
        <w:t xml:space="preserve"> (tiga)</w:t>
      </w:r>
      <w:r w:rsidR="00DA2057">
        <w:rPr>
          <w:bCs/>
          <w:color w:val="000000" w:themeColor="text1"/>
        </w:rPr>
        <w:t xml:space="preserve"> h</w:t>
      </w:r>
      <w:r w:rsidR="00DA2057" w:rsidRPr="00370997">
        <w:rPr>
          <w:bCs/>
          <w:color w:val="000000" w:themeColor="text1"/>
        </w:rPr>
        <w:t xml:space="preserve">ari sejak tanggal penetapan oleh </w:t>
      </w:r>
      <w:r w:rsidR="00DA2057" w:rsidRPr="00DA2057">
        <w:rPr>
          <w:b/>
          <w:bCs/>
          <w:color w:val="000000" w:themeColor="text1"/>
        </w:rPr>
        <w:t>Pihak Kedua</w:t>
      </w:r>
      <w:r w:rsidRPr="00370997">
        <w:rPr>
          <w:bCs/>
          <w:color w:val="000000" w:themeColor="text1"/>
        </w:rPr>
        <w:t xml:space="preserve">, dan </w:t>
      </w:r>
      <w:r w:rsidRPr="00DA2057">
        <w:rPr>
          <w:b/>
          <w:bCs/>
          <w:color w:val="000000" w:themeColor="text1"/>
        </w:rPr>
        <w:t>Pihak Kedua</w:t>
      </w:r>
      <w:r>
        <w:rPr>
          <w:bCs/>
          <w:color w:val="000000" w:themeColor="text1"/>
        </w:rPr>
        <w:t xml:space="preserve"> </w:t>
      </w:r>
      <w:r w:rsidRPr="00370997">
        <w:rPr>
          <w:bCs/>
          <w:color w:val="000000" w:themeColor="text1"/>
        </w:rPr>
        <w:t xml:space="preserve">serta </w:t>
      </w:r>
      <w:r w:rsidRPr="00DA2057">
        <w:rPr>
          <w:b/>
          <w:bCs/>
          <w:color w:val="000000" w:themeColor="text1"/>
        </w:rPr>
        <w:t>Pihak Pertama</w:t>
      </w:r>
      <w:r>
        <w:rPr>
          <w:bCs/>
          <w:color w:val="000000" w:themeColor="text1"/>
        </w:rPr>
        <w:t xml:space="preserve"> </w:t>
      </w:r>
      <w:r w:rsidRPr="00370997">
        <w:rPr>
          <w:bCs/>
          <w:color w:val="000000" w:themeColor="text1"/>
        </w:rPr>
        <w:t>akan</w:t>
      </w:r>
      <w:r>
        <w:rPr>
          <w:bCs/>
          <w:color w:val="000000" w:themeColor="text1"/>
        </w:rPr>
        <w:t xml:space="preserve"> menyelesaikan masalah tersebut </w:t>
      </w:r>
      <w:r w:rsidRPr="00370997">
        <w:rPr>
          <w:bCs/>
          <w:color w:val="000000" w:themeColor="text1"/>
        </w:rPr>
        <w:t>melalui konsultasi timbal balik</w:t>
      </w:r>
      <w:r>
        <w:rPr>
          <w:bCs/>
          <w:color w:val="000000" w:themeColor="text1"/>
        </w:rPr>
        <w:t>.</w:t>
      </w:r>
    </w:p>
    <w:p w14:paraId="6165361B" w14:textId="77777777" w:rsidR="00E16BCC" w:rsidRPr="004F2AF7" w:rsidRDefault="00E16BCC" w:rsidP="004F2AF7">
      <w:pPr>
        <w:pStyle w:val="Default"/>
        <w:spacing w:line="276" w:lineRule="auto"/>
        <w:jc w:val="center"/>
        <w:rPr>
          <w:b/>
          <w:bCs/>
          <w:color w:val="000000" w:themeColor="text1"/>
        </w:rPr>
      </w:pPr>
    </w:p>
    <w:p w14:paraId="02D99BB4" w14:textId="77777777" w:rsidR="00A812BE" w:rsidRPr="004F2AF7" w:rsidRDefault="00A812BE" w:rsidP="004F2AF7">
      <w:pPr>
        <w:pStyle w:val="Default"/>
        <w:spacing w:line="276" w:lineRule="auto"/>
        <w:jc w:val="center"/>
        <w:rPr>
          <w:b/>
          <w:bCs/>
          <w:color w:val="000000" w:themeColor="text1"/>
        </w:rPr>
      </w:pPr>
      <w:r w:rsidRPr="004F2AF7">
        <w:rPr>
          <w:b/>
          <w:bCs/>
          <w:color w:val="000000" w:themeColor="text1"/>
        </w:rPr>
        <w:t xml:space="preserve">Pasal </w:t>
      </w:r>
      <w:r w:rsidR="007A5FEB" w:rsidRPr="004F2AF7">
        <w:rPr>
          <w:b/>
          <w:bCs/>
          <w:color w:val="000000" w:themeColor="text1"/>
        </w:rPr>
        <w:t>4</w:t>
      </w:r>
    </w:p>
    <w:p w14:paraId="7136FF76" w14:textId="77777777" w:rsidR="00A812BE" w:rsidRPr="004F2AF7" w:rsidRDefault="00A812BE" w:rsidP="004F2AF7">
      <w:pPr>
        <w:pStyle w:val="Default"/>
        <w:spacing w:line="276" w:lineRule="auto"/>
        <w:jc w:val="center"/>
        <w:rPr>
          <w:b/>
          <w:bCs/>
          <w:color w:val="000000" w:themeColor="text1"/>
        </w:rPr>
      </w:pPr>
      <w:r w:rsidRPr="004F2AF7">
        <w:rPr>
          <w:b/>
          <w:bCs/>
          <w:color w:val="000000" w:themeColor="text1"/>
        </w:rPr>
        <w:t>Kewajiban dan Hak Pihak Pertama</w:t>
      </w:r>
    </w:p>
    <w:p w14:paraId="65F33F1D" w14:textId="77777777"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berhak menerima pembayaran dari </w:t>
      </w:r>
      <w:r w:rsidRPr="004F2AF7">
        <w:rPr>
          <w:b/>
          <w:bCs/>
          <w:color w:val="000000" w:themeColor="text1"/>
        </w:rPr>
        <w:t>Pihak Kedua</w:t>
      </w:r>
      <w:r w:rsidR="0008012D" w:rsidRPr="004F2AF7">
        <w:rPr>
          <w:bCs/>
          <w:color w:val="000000" w:themeColor="text1"/>
        </w:rPr>
        <w:t xml:space="preserve"> </w:t>
      </w:r>
      <w:r w:rsidRPr="004F2AF7">
        <w:rPr>
          <w:bCs/>
          <w:color w:val="000000" w:themeColor="text1"/>
        </w:rPr>
        <w:t xml:space="preserve">sesuai waktu yang telah disepakati </w:t>
      </w:r>
      <w:r w:rsidRPr="004F2AF7">
        <w:rPr>
          <w:b/>
          <w:bCs/>
          <w:color w:val="000000" w:themeColor="text1"/>
        </w:rPr>
        <w:t>Para Pihak</w:t>
      </w:r>
      <w:r w:rsidRPr="004F2AF7">
        <w:rPr>
          <w:bCs/>
          <w:color w:val="000000" w:themeColor="text1"/>
        </w:rPr>
        <w:t>.</w:t>
      </w:r>
    </w:p>
    <w:p w14:paraId="3FC92602" w14:textId="77777777" w:rsidR="00881FEF" w:rsidRPr="004F2AF7" w:rsidRDefault="00A812BE" w:rsidP="004F2AF7">
      <w:pPr>
        <w:pStyle w:val="Default"/>
        <w:widowControl w:val="0"/>
        <w:numPr>
          <w:ilvl w:val="0"/>
          <w:numId w:val="25"/>
        </w:numPr>
        <w:tabs>
          <w:tab w:val="left" w:pos="-1440"/>
        </w:tabs>
        <w:spacing w:line="276" w:lineRule="auto"/>
        <w:ind w:left="567" w:hanging="567"/>
        <w:jc w:val="both"/>
        <w:rPr>
          <w:bCs/>
          <w:color w:val="000000" w:themeColor="text1"/>
        </w:rPr>
      </w:pPr>
      <w:r w:rsidRPr="004F2AF7">
        <w:rPr>
          <w:b/>
          <w:color w:val="000000" w:themeColor="text1"/>
        </w:rPr>
        <w:t>Pihak Pertama</w:t>
      </w:r>
      <w:r w:rsidRPr="004F2AF7">
        <w:rPr>
          <w:color w:val="000000" w:themeColor="text1"/>
        </w:rPr>
        <w:t xml:space="preserve"> wajib </w:t>
      </w:r>
      <w:r w:rsidR="00AB39AE" w:rsidRPr="004F2AF7">
        <w:rPr>
          <w:color w:val="000000" w:themeColor="text1"/>
        </w:rPr>
        <w:t xml:space="preserve">menyerahkan </w:t>
      </w:r>
      <w:r w:rsidR="00E16BCC" w:rsidRPr="004F2AF7">
        <w:rPr>
          <w:color w:val="000000" w:themeColor="text1"/>
        </w:rPr>
        <w:t>produk</w:t>
      </w:r>
      <w:r w:rsidR="00AB39AE" w:rsidRPr="004F2AF7">
        <w:rPr>
          <w:color w:val="000000" w:themeColor="text1"/>
        </w:rPr>
        <w:t xml:space="preserve"> </w:t>
      </w:r>
      <w:r w:rsidR="007D7353" w:rsidRPr="004F2AF7">
        <w:rPr>
          <w:color w:val="000000" w:themeColor="text1"/>
        </w:rPr>
        <w:t xml:space="preserve">sesuai spesifikasi dan jadwal yang disepakati </w:t>
      </w:r>
      <w:r w:rsidR="007D7353" w:rsidRPr="004F2AF7">
        <w:rPr>
          <w:b/>
          <w:color w:val="000000" w:themeColor="text1"/>
        </w:rPr>
        <w:t>Para Pihak</w:t>
      </w:r>
      <w:r w:rsidR="0008012D" w:rsidRPr="004F2AF7">
        <w:rPr>
          <w:color w:val="000000" w:themeColor="text1"/>
        </w:rPr>
        <w:t>.</w:t>
      </w:r>
    </w:p>
    <w:p w14:paraId="22C3F8D7" w14:textId="77777777"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14:paraId="532E08FA" w14:textId="77777777" w:rsidR="00A87434" w:rsidRPr="004F2AF7" w:rsidRDefault="00A87434" w:rsidP="004F2AF7">
      <w:pPr>
        <w:pStyle w:val="Default"/>
        <w:spacing w:line="276" w:lineRule="auto"/>
        <w:jc w:val="center"/>
        <w:rPr>
          <w:bCs/>
          <w:color w:val="000000" w:themeColor="text1"/>
        </w:rPr>
      </w:pPr>
    </w:p>
    <w:p w14:paraId="281B337E" w14:textId="77777777" w:rsidR="00A812BE" w:rsidRPr="004F2AF7" w:rsidRDefault="00A812BE" w:rsidP="004F2AF7">
      <w:pPr>
        <w:pStyle w:val="Default"/>
        <w:spacing w:line="276" w:lineRule="auto"/>
        <w:jc w:val="center"/>
        <w:rPr>
          <w:color w:val="auto"/>
        </w:rPr>
      </w:pPr>
      <w:r w:rsidRPr="004F2AF7">
        <w:rPr>
          <w:b/>
          <w:bCs/>
          <w:color w:val="auto"/>
        </w:rPr>
        <w:t xml:space="preserve">Pasal </w:t>
      </w:r>
      <w:r w:rsidR="007A5FEB" w:rsidRPr="004F2AF7">
        <w:rPr>
          <w:b/>
          <w:bCs/>
          <w:color w:val="auto"/>
        </w:rPr>
        <w:t>5</w:t>
      </w:r>
    </w:p>
    <w:p w14:paraId="369325FE" w14:textId="77777777" w:rsidR="00A812BE" w:rsidRPr="004F2AF7" w:rsidRDefault="00A812BE" w:rsidP="004F2AF7">
      <w:pPr>
        <w:pStyle w:val="Default"/>
        <w:spacing w:line="276" w:lineRule="auto"/>
        <w:jc w:val="center"/>
        <w:rPr>
          <w:color w:val="000000" w:themeColor="text1"/>
        </w:rPr>
      </w:pPr>
      <w:r w:rsidRPr="004F2AF7">
        <w:rPr>
          <w:b/>
          <w:bCs/>
          <w:color w:val="000000" w:themeColor="text1"/>
        </w:rPr>
        <w:t>Kewajiban dan Hak Pihak Kedua</w:t>
      </w:r>
    </w:p>
    <w:p w14:paraId="4625441C" w14:textId="77777777"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00B02046" w:rsidRPr="004F2AF7">
        <w:rPr>
          <w:color w:val="000000" w:themeColor="text1"/>
        </w:rPr>
        <w:t xml:space="preserve"> </w:t>
      </w:r>
      <w:r w:rsidRPr="004F2AF7">
        <w:rPr>
          <w:color w:val="000000" w:themeColor="text1"/>
        </w:rPr>
        <w:t>wajib membayar tepat waktu sesuai perjanjian.</w:t>
      </w:r>
    </w:p>
    <w:p w14:paraId="1EB2C0EA" w14:textId="77777777" w:rsidR="008640AB" w:rsidRPr="004F2AF7" w:rsidRDefault="00836BC0" w:rsidP="004F2AF7">
      <w:pPr>
        <w:pStyle w:val="Default"/>
        <w:numPr>
          <w:ilvl w:val="0"/>
          <w:numId w:val="11"/>
        </w:numPr>
        <w:spacing w:line="276" w:lineRule="auto"/>
        <w:ind w:left="567" w:hanging="567"/>
        <w:jc w:val="both"/>
        <w:rPr>
          <w:color w:val="000000" w:themeColor="text1"/>
        </w:rPr>
      </w:pPr>
      <w:r w:rsidRPr="004F2AF7">
        <w:rPr>
          <w:b/>
          <w:color w:val="000000" w:themeColor="text1"/>
        </w:rPr>
        <w:lastRenderedPageBreak/>
        <w:t>Pihak Kedua</w:t>
      </w:r>
      <w:r w:rsidRPr="004F2AF7">
        <w:rPr>
          <w:color w:val="000000" w:themeColor="text1"/>
        </w:rPr>
        <w:t xml:space="preserve"> berhak menerima</w:t>
      </w:r>
      <w:r w:rsidR="00AB39AE" w:rsidRPr="004F2AF7">
        <w:rPr>
          <w:color w:val="000000" w:themeColor="text1"/>
        </w:rPr>
        <w:t xml:space="preserve"> </w:t>
      </w:r>
      <w:r w:rsidR="00E16BCC" w:rsidRPr="004F2AF7">
        <w:rPr>
          <w:color w:val="000000" w:themeColor="text1"/>
        </w:rPr>
        <w:t>produk</w:t>
      </w:r>
      <w:r w:rsidRPr="004F2AF7">
        <w:rPr>
          <w:color w:val="000000" w:themeColor="text1"/>
        </w:rPr>
        <w:t xml:space="preserve"> sesuai spesifikasi dan jadwal yang disepakati </w:t>
      </w:r>
      <w:r w:rsidRPr="004F2AF7">
        <w:rPr>
          <w:b/>
          <w:color w:val="000000" w:themeColor="text1"/>
        </w:rPr>
        <w:t>Para Pihak</w:t>
      </w:r>
      <w:r w:rsidRPr="004F2AF7">
        <w:rPr>
          <w:color w:val="000000" w:themeColor="text1"/>
        </w:rPr>
        <w:t>.</w:t>
      </w:r>
    </w:p>
    <w:p w14:paraId="4A9F8336" w14:textId="77777777"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bCs/>
          <w:color w:val="000000" w:themeColor="text1"/>
        </w:rPr>
        <w:t>Pihak Kedua</w:t>
      </w:r>
      <w:r w:rsidR="00BE3F10" w:rsidRPr="004F2AF7">
        <w:rPr>
          <w:bCs/>
          <w:color w:val="000000" w:themeColor="text1"/>
        </w:rPr>
        <w:t xml:space="preserve"> </w:t>
      </w:r>
      <w:r w:rsidRPr="004F2AF7">
        <w:rPr>
          <w:bCs/>
          <w:color w:val="000000" w:themeColor="text1"/>
        </w:rPr>
        <w:t xml:space="preserve">berhak atas garansi yang diberikan oleh </w:t>
      </w:r>
      <w:r w:rsidRPr="004F2AF7">
        <w:rPr>
          <w:b/>
          <w:bCs/>
          <w:color w:val="000000" w:themeColor="text1"/>
        </w:rPr>
        <w:t>Pihak</w:t>
      </w:r>
      <w:r w:rsidR="00836BC0" w:rsidRPr="004F2AF7">
        <w:rPr>
          <w:b/>
          <w:bCs/>
          <w:color w:val="000000" w:themeColor="text1"/>
        </w:rPr>
        <w:t xml:space="preserve"> </w:t>
      </w:r>
      <w:r w:rsidRPr="004F2AF7">
        <w:rPr>
          <w:b/>
          <w:bCs/>
          <w:color w:val="000000" w:themeColor="text1"/>
        </w:rPr>
        <w:t>Pertama</w:t>
      </w:r>
      <w:r w:rsidR="00245D5B" w:rsidRPr="004F2AF7">
        <w:rPr>
          <w:b/>
          <w:bCs/>
          <w:color w:val="000000" w:themeColor="text1"/>
        </w:rPr>
        <w:t>.</w:t>
      </w:r>
    </w:p>
    <w:p w14:paraId="64797CEA" w14:textId="77777777" w:rsidR="00A812BE" w:rsidRPr="004F2AF7" w:rsidRDefault="00A812BE" w:rsidP="004F2AF7">
      <w:pPr>
        <w:pStyle w:val="Default"/>
        <w:tabs>
          <w:tab w:val="left" w:pos="360"/>
        </w:tabs>
        <w:spacing w:line="276" w:lineRule="auto"/>
        <w:ind w:left="360"/>
        <w:jc w:val="both"/>
        <w:rPr>
          <w:bCs/>
          <w:color w:val="000000" w:themeColor="text1"/>
        </w:rPr>
      </w:pPr>
    </w:p>
    <w:p w14:paraId="23BA1618" w14:textId="77777777" w:rsidR="00A812BE" w:rsidRPr="004F2AF7" w:rsidRDefault="00A812BE" w:rsidP="004F2AF7">
      <w:pPr>
        <w:pStyle w:val="Default"/>
        <w:spacing w:line="276" w:lineRule="auto"/>
        <w:jc w:val="center"/>
        <w:rPr>
          <w:b/>
          <w:bCs/>
          <w:color w:val="auto"/>
        </w:rPr>
      </w:pPr>
      <w:r w:rsidRPr="004F2AF7">
        <w:rPr>
          <w:b/>
          <w:bCs/>
          <w:color w:val="auto"/>
        </w:rPr>
        <w:t xml:space="preserve">Pasal </w:t>
      </w:r>
      <w:r w:rsidR="007A5FEB" w:rsidRPr="004F2AF7">
        <w:rPr>
          <w:b/>
          <w:bCs/>
          <w:color w:val="auto"/>
        </w:rPr>
        <w:t>6</w:t>
      </w:r>
    </w:p>
    <w:p w14:paraId="34EE5E93" w14:textId="77777777" w:rsidR="00A812BE" w:rsidRPr="004F2AF7" w:rsidRDefault="00A812BE" w:rsidP="004F2AF7">
      <w:pPr>
        <w:pStyle w:val="Default"/>
        <w:spacing w:line="276" w:lineRule="auto"/>
        <w:jc w:val="center"/>
        <w:rPr>
          <w:b/>
          <w:bCs/>
          <w:color w:val="auto"/>
        </w:rPr>
      </w:pPr>
      <w:r w:rsidRPr="004F2AF7">
        <w:rPr>
          <w:b/>
          <w:bCs/>
          <w:color w:val="auto"/>
        </w:rPr>
        <w:t>Tata Cara Pembayaran</w:t>
      </w:r>
    </w:p>
    <w:p w14:paraId="37AF0EA9" w14:textId="77777777" w:rsidR="00A812BE" w:rsidRPr="004F2AF7" w:rsidRDefault="001703D8" w:rsidP="004F2AF7">
      <w:pPr>
        <w:pStyle w:val="Default"/>
        <w:numPr>
          <w:ilvl w:val="0"/>
          <w:numId w:val="5"/>
        </w:numPr>
        <w:spacing w:line="276" w:lineRule="auto"/>
        <w:ind w:left="567" w:hanging="567"/>
        <w:jc w:val="both"/>
        <w:rPr>
          <w:color w:val="000000" w:themeColor="text1"/>
        </w:rPr>
      </w:pPr>
      <w:r w:rsidRPr="004F2AF7">
        <w:rPr>
          <w:color w:val="000000" w:themeColor="text1"/>
        </w:rPr>
        <w:t>Pem</w:t>
      </w:r>
      <w:r w:rsidR="00A812BE" w:rsidRPr="004F2AF7">
        <w:rPr>
          <w:color w:val="000000" w:themeColor="text1"/>
        </w:rPr>
        <w:t>bayar</w:t>
      </w:r>
      <w:r w:rsidR="00836BC0" w:rsidRPr="004F2AF7">
        <w:rPr>
          <w:color w:val="000000" w:themeColor="text1"/>
        </w:rPr>
        <w:t>an</w:t>
      </w:r>
      <w:r w:rsidR="00A812BE" w:rsidRPr="004F2AF7">
        <w:rPr>
          <w:color w:val="000000" w:themeColor="text1"/>
        </w:rPr>
        <w:t xml:space="preserve"> </w:t>
      </w:r>
      <w:r w:rsidR="00225337" w:rsidRPr="004F2AF7">
        <w:rPr>
          <w:b/>
          <w:color w:val="000000" w:themeColor="text1"/>
        </w:rPr>
        <w:t>Pihak Kedua</w:t>
      </w:r>
      <w:r w:rsidR="00225337" w:rsidRPr="004F2AF7">
        <w:rPr>
          <w:color w:val="000000" w:themeColor="text1"/>
        </w:rPr>
        <w:t xml:space="preserve"> kepada </w:t>
      </w:r>
      <w:r w:rsidR="00225337" w:rsidRPr="004F2AF7">
        <w:rPr>
          <w:b/>
          <w:color w:val="000000" w:themeColor="text1"/>
        </w:rPr>
        <w:t>Pihak Pertama</w:t>
      </w:r>
      <w:r w:rsidR="00225337" w:rsidRPr="004F2AF7">
        <w:rPr>
          <w:color w:val="000000" w:themeColor="text1"/>
        </w:rPr>
        <w:t xml:space="preserve"> dila</w:t>
      </w:r>
      <w:r w:rsidRPr="004F2AF7">
        <w:rPr>
          <w:color w:val="000000" w:themeColor="text1"/>
        </w:rPr>
        <w:t>kukan dengan cara transfer bank ke nomor rekening:</w:t>
      </w:r>
    </w:p>
    <w:p w14:paraId="51D23A64" w14:textId="22553327"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Nomor rekening</w:t>
      </w:r>
      <w:r w:rsidRPr="004F2AF7">
        <w:rPr>
          <w:color w:val="000000" w:themeColor="text1"/>
        </w:rPr>
        <w:tab/>
        <w:t xml:space="preserve">: </w:t>
      </w:r>
      <w:r w:rsidR="005B0BB7">
        <w:rPr>
          <w:color w:val="000000" w:themeColor="text1"/>
          <w:lang w:val="en-US"/>
        </w:rPr>
        <w:t>1668.785.7751</w:t>
      </w:r>
    </w:p>
    <w:p w14:paraId="0916F5BC" w14:textId="19CB18B8"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Atas nama</w:t>
      </w:r>
      <w:r w:rsidRPr="004F2AF7">
        <w:rPr>
          <w:color w:val="000000" w:themeColor="text1"/>
        </w:rPr>
        <w:tab/>
      </w:r>
      <w:r w:rsidRPr="004F2AF7">
        <w:rPr>
          <w:color w:val="000000" w:themeColor="text1"/>
        </w:rPr>
        <w:tab/>
        <w:t xml:space="preserve">: </w:t>
      </w:r>
      <w:proofErr w:type="spellStart"/>
      <w:r w:rsidR="005B0BB7">
        <w:rPr>
          <w:color w:val="000000" w:themeColor="text1"/>
          <w:lang w:val="en-US"/>
        </w:rPr>
        <w:t>PT.Prihoda</w:t>
      </w:r>
      <w:proofErr w:type="spellEnd"/>
      <w:r w:rsidR="005B0BB7">
        <w:rPr>
          <w:color w:val="000000" w:themeColor="text1"/>
          <w:lang w:val="en-US"/>
        </w:rPr>
        <w:t xml:space="preserve"> </w:t>
      </w:r>
      <w:proofErr w:type="spellStart"/>
      <w:r w:rsidR="005B0BB7">
        <w:rPr>
          <w:color w:val="000000" w:themeColor="text1"/>
          <w:lang w:val="en-US"/>
        </w:rPr>
        <w:t>Solusi</w:t>
      </w:r>
      <w:proofErr w:type="spellEnd"/>
      <w:r w:rsidR="005B0BB7">
        <w:rPr>
          <w:color w:val="000000" w:themeColor="text1"/>
          <w:lang w:val="en-US"/>
        </w:rPr>
        <w:t xml:space="preserve"> Indonesia</w:t>
      </w:r>
    </w:p>
    <w:p w14:paraId="50DDD3E2" w14:textId="0F8DFBF6"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Nama Bank</w:t>
      </w:r>
      <w:r w:rsidRPr="004F2AF7">
        <w:rPr>
          <w:color w:val="000000" w:themeColor="text1"/>
        </w:rPr>
        <w:tab/>
      </w:r>
      <w:r w:rsidRPr="004F2AF7">
        <w:rPr>
          <w:color w:val="000000" w:themeColor="text1"/>
        </w:rPr>
        <w:tab/>
        <w:t xml:space="preserve">: </w:t>
      </w:r>
      <w:r w:rsidR="005B0BB7">
        <w:rPr>
          <w:color w:val="000000" w:themeColor="text1"/>
          <w:lang w:val="en-US"/>
        </w:rPr>
        <w:t>Hana Bank</w:t>
      </w:r>
    </w:p>
    <w:p w14:paraId="691673D8" w14:textId="373269CA" w:rsidR="00F33B45" w:rsidRPr="004F2AF7" w:rsidRDefault="001703D8" w:rsidP="004F2AF7">
      <w:pPr>
        <w:pStyle w:val="Default"/>
        <w:numPr>
          <w:ilvl w:val="0"/>
          <w:numId w:val="4"/>
        </w:numPr>
        <w:spacing w:line="276" w:lineRule="auto"/>
        <w:ind w:left="993" w:hanging="426"/>
        <w:jc w:val="both"/>
        <w:rPr>
          <w:b/>
          <w:color w:val="000000" w:themeColor="text1"/>
        </w:rPr>
      </w:pPr>
      <w:r w:rsidRPr="004F2AF7">
        <w:rPr>
          <w:color w:val="000000" w:themeColor="text1"/>
        </w:rPr>
        <w:t>Alamat bank</w:t>
      </w:r>
      <w:r w:rsidRPr="004F2AF7">
        <w:rPr>
          <w:color w:val="000000" w:themeColor="text1"/>
        </w:rPr>
        <w:tab/>
        <w:t>:</w:t>
      </w:r>
      <w:r w:rsidR="00AD3B24" w:rsidRPr="004F2AF7">
        <w:rPr>
          <w:color w:val="000000" w:themeColor="text1"/>
        </w:rPr>
        <w:t xml:space="preserve"> </w:t>
      </w:r>
      <w:proofErr w:type="spellStart"/>
      <w:r w:rsidR="005B0BB7">
        <w:rPr>
          <w:color w:val="000000" w:themeColor="text1"/>
          <w:lang w:val="en-US"/>
        </w:rPr>
        <w:t>Cabang</w:t>
      </w:r>
      <w:proofErr w:type="spellEnd"/>
      <w:r w:rsidR="005B0BB7">
        <w:rPr>
          <w:color w:val="000000" w:themeColor="text1"/>
          <w:lang w:val="en-US"/>
        </w:rPr>
        <w:t xml:space="preserve"> </w:t>
      </w:r>
      <w:proofErr w:type="spellStart"/>
      <w:r w:rsidR="005B0BB7">
        <w:rPr>
          <w:color w:val="000000" w:themeColor="text1"/>
          <w:lang w:val="en-US"/>
        </w:rPr>
        <w:t>Thamrin</w:t>
      </w:r>
      <w:proofErr w:type="spellEnd"/>
      <w:r w:rsidR="005B0BB7">
        <w:rPr>
          <w:color w:val="000000" w:themeColor="text1"/>
          <w:lang w:val="en-US"/>
        </w:rPr>
        <w:t xml:space="preserve"> </w:t>
      </w:r>
      <w:proofErr w:type="spellStart"/>
      <w:r w:rsidR="005B0BB7">
        <w:rPr>
          <w:color w:val="000000" w:themeColor="text1"/>
          <w:lang w:val="en-US"/>
        </w:rPr>
        <w:t>Residense</w:t>
      </w:r>
      <w:proofErr w:type="spellEnd"/>
      <w:r w:rsidR="005B0BB7">
        <w:rPr>
          <w:color w:val="000000" w:themeColor="text1"/>
          <w:lang w:val="en-US"/>
        </w:rPr>
        <w:t xml:space="preserve"> Jakarta</w:t>
      </w:r>
    </w:p>
    <w:p w14:paraId="1D671125" w14:textId="77777777" w:rsidR="00E16BCC" w:rsidRPr="004F2AF7" w:rsidRDefault="0003139A" w:rsidP="004F2AF7">
      <w:pPr>
        <w:pStyle w:val="Default"/>
        <w:numPr>
          <w:ilvl w:val="0"/>
          <w:numId w:val="5"/>
        </w:numPr>
        <w:spacing w:line="276" w:lineRule="auto"/>
        <w:ind w:left="567" w:hanging="567"/>
        <w:jc w:val="both"/>
        <w:rPr>
          <w:b/>
          <w:color w:val="000000" w:themeColor="text1"/>
        </w:rPr>
      </w:pPr>
      <w:r w:rsidRPr="004F2AF7">
        <w:rPr>
          <w:color w:val="000000" w:themeColor="text1"/>
        </w:rPr>
        <w:t>Pembayaran sebesar</w:t>
      </w:r>
      <w:r w:rsidR="00C4481B" w:rsidRPr="004F2AF7">
        <w:rPr>
          <w:color w:val="000000" w:themeColor="text1"/>
        </w:rPr>
        <w:t xml:space="preserve"> </w:t>
      </w:r>
      <w:r w:rsidRPr="004F2AF7">
        <w:rPr>
          <w:color w:val="000000" w:themeColor="text1"/>
        </w:rPr>
        <w:t>100</w:t>
      </w:r>
      <w:r w:rsidR="00C4481B" w:rsidRPr="004F2AF7">
        <w:rPr>
          <w:color w:val="000000" w:themeColor="text1"/>
        </w:rPr>
        <w:t xml:space="preserve">% dari </w:t>
      </w:r>
      <w:r w:rsidR="00E16BCC" w:rsidRPr="004F2AF7">
        <w:rPr>
          <w:color w:val="000000" w:themeColor="text1"/>
        </w:rPr>
        <w:t xml:space="preserve">total </w:t>
      </w:r>
      <w:r w:rsidR="00C4481B" w:rsidRPr="004F2AF7">
        <w:rPr>
          <w:color w:val="000000" w:themeColor="text1"/>
        </w:rPr>
        <w:t xml:space="preserve">harga </w:t>
      </w:r>
      <w:r w:rsidR="00E16BCC" w:rsidRPr="004F2AF7">
        <w:rPr>
          <w:color w:val="000000" w:themeColor="text1"/>
        </w:rPr>
        <w:t>produk. Pembayaran</w:t>
      </w:r>
      <w:r w:rsidR="00D124E1" w:rsidRPr="004F2AF7">
        <w:rPr>
          <w:color w:val="000000" w:themeColor="text1"/>
        </w:rPr>
        <w:t xml:space="preserve"> </w:t>
      </w:r>
      <w:r w:rsidR="00C4481B" w:rsidRPr="004F2AF7">
        <w:rPr>
          <w:color w:val="000000" w:themeColor="text1"/>
        </w:rPr>
        <w:t>dilakukan</w:t>
      </w:r>
      <w:r w:rsidR="009644E5" w:rsidRPr="004F2AF7">
        <w:rPr>
          <w:color w:val="000000" w:themeColor="text1"/>
        </w:rPr>
        <w:t xml:space="preserve"> 30</w:t>
      </w:r>
      <w:r w:rsidR="00C4481B" w:rsidRPr="004F2AF7">
        <w:rPr>
          <w:color w:val="000000" w:themeColor="text1"/>
        </w:rPr>
        <w:t xml:space="preserve"> </w:t>
      </w:r>
      <w:r w:rsidR="009644E5" w:rsidRPr="004F2AF7">
        <w:rPr>
          <w:color w:val="000000" w:themeColor="text1"/>
        </w:rPr>
        <w:t>(</w:t>
      </w:r>
      <w:r w:rsidR="00C4481B" w:rsidRPr="004F2AF7">
        <w:rPr>
          <w:color w:val="000000" w:themeColor="text1"/>
        </w:rPr>
        <w:t>tiga puluh</w:t>
      </w:r>
      <w:r w:rsidR="009644E5" w:rsidRPr="004F2AF7">
        <w:rPr>
          <w:color w:val="000000" w:themeColor="text1"/>
        </w:rPr>
        <w:t>)</w:t>
      </w:r>
      <w:r w:rsidR="00C4481B" w:rsidRPr="004F2AF7">
        <w:rPr>
          <w:color w:val="000000" w:themeColor="text1"/>
        </w:rPr>
        <w:t xml:space="preserve"> hari setelah diterimanya Invoice </w:t>
      </w:r>
      <w:r w:rsidR="00FD7661" w:rsidRPr="004F2AF7">
        <w:rPr>
          <w:color w:val="000000" w:themeColor="text1"/>
        </w:rPr>
        <w:t xml:space="preserve">yang dilampirkan dengan bukti nota pengiriman barang </w:t>
      </w:r>
      <w:r w:rsidR="00C4481B" w:rsidRPr="004F2AF7">
        <w:rPr>
          <w:color w:val="000000" w:themeColor="text1"/>
        </w:rPr>
        <w:t xml:space="preserve">dari </w:t>
      </w:r>
      <w:r w:rsidR="00C4481B" w:rsidRPr="004F2AF7">
        <w:rPr>
          <w:b/>
          <w:color w:val="000000" w:themeColor="text1"/>
        </w:rPr>
        <w:t>Pihak Pertama</w:t>
      </w:r>
      <w:r w:rsidR="00C4481B" w:rsidRPr="004F2AF7">
        <w:rPr>
          <w:color w:val="000000" w:themeColor="text1"/>
        </w:rPr>
        <w:t xml:space="preserve"> kepada </w:t>
      </w:r>
      <w:r w:rsidR="00C4481B" w:rsidRPr="004F2AF7">
        <w:rPr>
          <w:b/>
          <w:color w:val="000000" w:themeColor="text1"/>
        </w:rPr>
        <w:t>Pihak Kedua</w:t>
      </w:r>
      <w:r w:rsidR="00225337" w:rsidRPr="004F2AF7">
        <w:rPr>
          <w:bCs/>
          <w:iCs/>
        </w:rPr>
        <w:t>.</w:t>
      </w:r>
    </w:p>
    <w:p w14:paraId="16096C98" w14:textId="77777777" w:rsidR="00D124E1" w:rsidRPr="004F2AF7" w:rsidRDefault="00D124E1" w:rsidP="004F2AF7">
      <w:pPr>
        <w:pStyle w:val="Default"/>
        <w:numPr>
          <w:ilvl w:val="0"/>
          <w:numId w:val="5"/>
        </w:numPr>
        <w:spacing w:line="276" w:lineRule="auto"/>
        <w:ind w:left="567" w:hanging="567"/>
        <w:jc w:val="both"/>
        <w:rPr>
          <w:b/>
          <w:color w:val="000000" w:themeColor="text1"/>
        </w:rPr>
      </w:pPr>
      <w:r w:rsidRPr="004F2AF7">
        <w:rPr>
          <w:bCs/>
          <w:iCs/>
        </w:rPr>
        <w:t xml:space="preserve">Invoice </w:t>
      </w:r>
      <w:r w:rsidR="00364052" w:rsidRPr="004F2AF7">
        <w:rPr>
          <w:bCs/>
          <w:iCs/>
        </w:rPr>
        <w:t>diterima</w:t>
      </w:r>
      <w:r w:rsidRPr="004F2AF7">
        <w:rPr>
          <w:bCs/>
          <w:iCs/>
        </w:rPr>
        <w:t xml:space="preserve"> </w:t>
      </w:r>
      <w:r w:rsidRPr="004F2AF7">
        <w:rPr>
          <w:b/>
          <w:bCs/>
          <w:iCs/>
        </w:rPr>
        <w:t xml:space="preserve">Pihak </w:t>
      </w:r>
      <w:r w:rsidR="00364052" w:rsidRPr="004F2AF7">
        <w:rPr>
          <w:b/>
          <w:bCs/>
          <w:iCs/>
        </w:rPr>
        <w:t>Kedua</w:t>
      </w:r>
      <w:r w:rsidRPr="004F2AF7">
        <w:rPr>
          <w:bCs/>
          <w:iCs/>
        </w:rPr>
        <w:t xml:space="preserve"> </w:t>
      </w:r>
      <w:r w:rsidR="00364052" w:rsidRPr="004F2AF7">
        <w:rPr>
          <w:bCs/>
          <w:iCs/>
        </w:rPr>
        <w:t>dari</w:t>
      </w:r>
      <w:r w:rsidRPr="004F2AF7">
        <w:rPr>
          <w:bCs/>
          <w:iCs/>
        </w:rPr>
        <w:t xml:space="preserve"> </w:t>
      </w:r>
      <w:r w:rsidRPr="004F2AF7">
        <w:rPr>
          <w:b/>
          <w:bCs/>
          <w:iCs/>
        </w:rPr>
        <w:t xml:space="preserve">Pihak </w:t>
      </w:r>
      <w:r w:rsidR="00364052" w:rsidRPr="004F2AF7">
        <w:rPr>
          <w:b/>
          <w:bCs/>
          <w:iCs/>
        </w:rPr>
        <w:t>Pertama</w:t>
      </w:r>
      <w:r w:rsidRPr="004F2AF7">
        <w:rPr>
          <w:bCs/>
          <w:iCs/>
        </w:rPr>
        <w:t xml:space="preserve"> bersamaan dengan </w:t>
      </w:r>
      <w:r w:rsidR="00364052" w:rsidRPr="004F2AF7">
        <w:rPr>
          <w:bCs/>
          <w:iCs/>
        </w:rPr>
        <w:t>kedatangan</w:t>
      </w:r>
      <w:r w:rsidRPr="004F2AF7">
        <w:rPr>
          <w:bCs/>
          <w:iCs/>
        </w:rPr>
        <w:t xml:space="preserve"> barang.</w:t>
      </w:r>
    </w:p>
    <w:p w14:paraId="0297C6E2" w14:textId="77777777" w:rsidR="00E16BCC" w:rsidRPr="004F2AF7" w:rsidRDefault="00E16BCC" w:rsidP="004F2AF7">
      <w:pPr>
        <w:pStyle w:val="Default"/>
        <w:spacing w:line="276" w:lineRule="auto"/>
        <w:jc w:val="center"/>
        <w:rPr>
          <w:b/>
          <w:bCs/>
          <w:color w:val="000000" w:themeColor="text1"/>
        </w:rPr>
      </w:pPr>
    </w:p>
    <w:p w14:paraId="13B58068" w14:textId="77777777"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7A5FEB" w:rsidRPr="004F2AF7">
        <w:rPr>
          <w:b/>
          <w:bCs/>
          <w:color w:val="000000" w:themeColor="text1"/>
        </w:rPr>
        <w:t>7</w:t>
      </w:r>
    </w:p>
    <w:p w14:paraId="350BC105" w14:textId="77777777" w:rsidR="00176442" w:rsidRPr="004F2AF7" w:rsidRDefault="00B907C6" w:rsidP="004F2AF7">
      <w:pPr>
        <w:pStyle w:val="Default"/>
        <w:spacing w:line="276" w:lineRule="auto"/>
        <w:jc w:val="center"/>
        <w:rPr>
          <w:color w:val="000000" w:themeColor="text1"/>
        </w:rPr>
      </w:pPr>
      <w:r w:rsidRPr="004F2AF7">
        <w:rPr>
          <w:b/>
          <w:bCs/>
          <w:color w:val="000000" w:themeColor="text1"/>
        </w:rPr>
        <w:t>Waktu Perjanjian</w:t>
      </w:r>
    </w:p>
    <w:p w14:paraId="431A4405" w14:textId="1AA1D496" w:rsidR="00B72D69"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berlaku selama satu (1) tahun sejak tanggal </w:t>
      </w:r>
      <w:r w:rsidR="00CB5647">
        <w:rPr>
          <w:rFonts w:eastAsiaTheme="minorEastAsia" w:cs="Times New Roman"/>
          <w:color w:val="000000"/>
          <w:kern w:val="0"/>
          <w:lang w:val="en-US" w:eastAsia="id-ID" w:bidi="ar-SA"/>
        </w:rPr>
        <w:t>02</w:t>
      </w:r>
      <w:r w:rsidR="00F36A0B">
        <w:rPr>
          <w:rFonts w:eastAsiaTheme="minorEastAsia" w:cs="Times New Roman"/>
          <w:color w:val="000000"/>
          <w:kern w:val="0"/>
          <w:lang w:val="en-US" w:eastAsia="id-ID" w:bidi="ar-SA"/>
        </w:rPr>
        <w:t xml:space="preserve"> </w:t>
      </w:r>
      <w:proofErr w:type="spellStart"/>
      <w:r w:rsidR="00AC601D">
        <w:rPr>
          <w:rFonts w:eastAsiaTheme="minorEastAsia" w:cs="Times New Roman"/>
          <w:color w:val="000000"/>
          <w:kern w:val="0"/>
          <w:lang w:val="en-US" w:eastAsia="id-ID" w:bidi="ar-SA"/>
        </w:rPr>
        <w:t>Januari</w:t>
      </w:r>
      <w:proofErr w:type="spellEnd"/>
      <w:r w:rsidR="00AC601D">
        <w:rPr>
          <w:rFonts w:eastAsiaTheme="minorEastAsia" w:cs="Times New Roman"/>
          <w:color w:val="000000"/>
          <w:kern w:val="0"/>
          <w:lang w:val="en-US" w:eastAsia="id-ID" w:bidi="ar-SA"/>
        </w:rPr>
        <w:t xml:space="preserve"> 2024</w:t>
      </w:r>
      <w:r w:rsidR="00F36A0B" w:rsidRPr="004F2AF7">
        <w:rPr>
          <w:rFonts w:eastAsiaTheme="minorEastAsia" w:cs="Times New Roman"/>
          <w:color w:val="000000"/>
          <w:kern w:val="0"/>
          <w:lang w:val="id-ID" w:eastAsia="id-ID" w:bidi="ar-SA"/>
        </w:rPr>
        <w:t xml:space="preserve"> </w:t>
      </w:r>
      <w:r w:rsidR="00E16BCC" w:rsidRPr="004F2AF7">
        <w:rPr>
          <w:rFonts w:eastAsiaTheme="minorEastAsia" w:cs="Times New Roman"/>
          <w:color w:val="000000"/>
          <w:kern w:val="0"/>
          <w:lang w:val="id-ID" w:eastAsia="id-ID" w:bidi="ar-SA"/>
        </w:rPr>
        <w:t xml:space="preserve">sampai dengan tanggal </w:t>
      </w:r>
      <w:r w:rsidR="00F36A0B">
        <w:rPr>
          <w:rFonts w:eastAsiaTheme="minorEastAsia" w:cs="Times New Roman"/>
          <w:color w:val="000000"/>
          <w:kern w:val="0"/>
          <w:lang w:val="en-US" w:eastAsia="id-ID" w:bidi="ar-SA"/>
        </w:rPr>
        <w:t xml:space="preserve">30 </w:t>
      </w:r>
      <w:proofErr w:type="spellStart"/>
      <w:r w:rsidR="00AC601D">
        <w:rPr>
          <w:rFonts w:eastAsiaTheme="minorEastAsia" w:cs="Times New Roman"/>
          <w:color w:val="000000"/>
          <w:kern w:val="0"/>
          <w:lang w:val="en-US" w:eastAsia="id-ID" w:bidi="ar-SA"/>
        </w:rPr>
        <w:t>Desember</w:t>
      </w:r>
      <w:proofErr w:type="spellEnd"/>
      <w:r w:rsidR="00F36A0B">
        <w:rPr>
          <w:rFonts w:eastAsiaTheme="minorEastAsia" w:cs="Times New Roman"/>
          <w:color w:val="000000"/>
          <w:kern w:val="0"/>
          <w:lang w:val="en-US" w:eastAsia="id-ID" w:bidi="ar-SA"/>
        </w:rPr>
        <w:t xml:space="preserve"> 2024.</w:t>
      </w:r>
    </w:p>
    <w:p w14:paraId="61B04004" w14:textId="77777777" w:rsidR="00B72D69" w:rsidRDefault="00B72D69" w:rsidP="000E3EA4">
      <w:pPr>
        <w:pStyle w:val="ListParagraph"/>
        <w:numPr>
          <w:ilvl w:val="0"/>
          <w:numId w:val="23"/>
        </w:numPr>
        <w:spacing w:line="276" w:lineRule="auto"/>
        <w:ind w:left="567" w:hanging="567"/>
        <w:jc w:val="both"/>
        <w:rPr>
          <w:rFonts w:cs="Times New Roman"/>
          <w:color w:val="000000"/>
          <w:lang w:val="id-ID" w:eastAsia="id-ID" w:bidi="ar-SA"/>
        </w:rPr>
      </w:pPr>
      <w:r w:rsidRPr="000E3EA4">
        <w:rPr>
          <w:rFonts w:cs="Times New Roman"/>
          <w:color w:val="000000"/>
          <w:lang w:val="id-ID" w:eastAsia="id-ID" w:bidi="ar-SA"/>
        </w:rPr>
        <w:t>Perjanjian ini dapat diperpanjang secara otomatis untuk satu (1) tahun berikutnya kecuali ada pemberitahuan dari salah satu pihak secara tertulis untuk mengakhiri atau merubah perjanjian  ini 3 (tiga) bulan sebelum berakhirnya masa 1 (satu) tahun Perjanjian ini atau masa perpanjangannya.</w:t>
      </w:r>
    </w:p>
    <w:p w14:paraId="04DF45AF" w14:textId="77777777" w:rsidR="0084356D" w:rsidRPr="004F2AF7" w:rsidRDefault="0084356D" w:rsidP="000E3EA4">
      <w:pPr>
        <w:pStyle w:val="ListParagraph"/>
        <w:spacing w:line="276" w:lineRule="auto"/>
        <w:ind w:left="567"/>
        <w:jc w:val="both"/>
        <w:rPr>
          <w:lang w:val="id-ID" w:eastAsia="id-ID" w:bidi="ar-SA"/>
        </w:rPr>
      </w:pPr>
    </w:p>
    <w:p w14:paraId="0480FAFB" w14:textId="77777777" w:rsidR="00D124E1" w:rsidRPr="004F2AF7" w:rsidRDefault="00D124E1" w:rsidP="004F2AF7">
      <w:pPr>
        <w:pStyle w:val="Default"/>
        <w:spacing w:line="276" w:lineRule="auto"/>
        <w:jc w:val="center"/>
        <w:rPr>
          <w:color w:val="000000" w:themeColor="text1"/>
        </w:rPr>
      </w:pPr>
      <w:r w:rsidRPr="004F2AF7">
        <w:rPr>
          <w:b/>
          <w:bCs/>
          <w:color w:val="000000" w:themeColor="text1"/>
        </w:rPr>
        <w:t>Pasal 8</w:t>
      </w:r>
    </w:p>
    <w:p w14:paraId="63292FB2" w14:textId="77777777" w:rsidR="00D124E1" w:rsidRPr="004F2AF7" w:rsidRDefault="00D124E1" w:rsidP="004F2AF7">
      <w:pPr>
        <w:pStyle w:val="Default"/>
        <w:spacing w:line="276" w:lineRule="auto"/>
        <w:jc w:val="center"/>
        <w:rPr>
          <w:color w:val="000000" w:themeColor="text1"/>
        </w:rPr>
      </w:pPr>
      <w:r w:rsidRPr="004F2AF7">
        <w:rPr>
          <w:b/>
          <w:bCs/>
          <w:color w:val="000000" w:themeColor="text1"/>
        </w:rPr>
        <w:t>Force Majeure</w:t>
      </w:r>
    </w:p>
    <w:p w14:paraId="3E17A890" w14:textId="77777777"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b/>
          <w:bCs/>
          <w:color w:val="000000" w:themeColor="text1"/>
        </w:rPr>
        <w:t>Para Pihak</w:t>
      </w:r>
      <w:r w:rsidRPr="004F2AF7">
        <w:rPr>
          <w:bCs/>
          <w:color w:val="000000" w:themeColor="text1"/>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bertanggung</w:t>
      </w:r>
      <w:proofErr w:type="spellEnd"/>
      <w:r w:rsidRPr="004F2AF7">
        <w:rPr>
          <w:lang w:val="en-US"/>
        </w:rPr>
        <w:t xml:space="preserve"> </w:t>
      </w:r>
      <w:proofErr w:type="spellStart"/>
      <w:r w:rsidRPr="004F2AF7">
        <w:rPr>
          <w:lang w:val="en-US"/>
        </w:rPr>
        <w:t>jawab</w:t>
      </w:r>
      <w:proofErr w:type="spellEnd"/>
      <w:r w:rsidRPr="004F2AF7">
        <w:rPr>
          <w:lang w:val="en-US"/>
        </w:rPr>
        <w:t xml:space="preserve"> </w:t>
      </w:r>
      <w:proofErr w:type="spellStart"/>
      <w:r w:rsidRPr="004F2AF7">
        <w:rPr>
          <w:lang w:val="en-US"/>
        </w:rPr>
        <w:t>atas</w:t>
      </w:r>
      <w:proofErr w:type="spellEnd"/>
      <w:r w:rsidRPr="004F2AF7">
        <w:rPr>
          <w:lang w:val="en-US"/>
        </w:rPr>
        <w:t xml:space="preserve"> </w:t>
      </w:r>
      <w:proofErr w:type="spellStart"/>
      <w:r w:rsidRPr="004F2AF7">
        <w:rPr>
          <w:lang w:val="en-US"/>
        </w:rPr>
        <w:t>segala</w:t>
      </w:r>
      <w:proofErr w:type="spellEnd"/>
      <w:r w:rsidRPr="004F2AF7">
        <w:rPr>
          <w:lang w:val="en-US"/>
        </w:rPr>
        <w:t xml:space="preserve"> </w:t>
      </w:r>
      <w:proofErr w:type="spellStart"/>
      <w:r w:rsidRPr="004F2AF7">
        <w:rPr>
          <w:lang w:val="en-US"/>
        </w:rPr>
        <w:t>kerugian</w:t>
      </w:r>
      <w:proofErr w:type="spellEnd"/>
      <w:r w:rsidRPr="004F2AF7">
        <w:rPr>
          <w:lang w:val="en-US"/>
        </w:rPr>
        <w:t xml:space="preserve"> yang </w:t>
      </w:r>
      <w:proofErr w:type="spellStart"/>
      <w:r w:rsidRPr="004F2AF7">
        <w:rPr>
          <w:lang w:val="en-US"/>
        </w:rPr>
        <w:t>timbul</w:t>
      </w:r>
      <w:proofErr w:type="spellEnd"/>
      <w:r w:rsidRPr="004F2AF7">
        <w:rPr>
          <w:lang w:val="en-US"/>
        </w:rPr>
        <w:t xml:space="preserve"> </w:t>
      </w:r>
      <w:proofErr w:type="spellStart"/>
      <w:r w:rsidRPr="004F2AF7">
        <w:rPr>
          <w:lang w:val="en-US"/>
        </w:rPr>
        <w:t>diakibatkan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r w:rsidRPr="004F2AF7">
        <w:t>force majeure</w:t>
      </w:r>
      <w:r w:rsidRPr="004F2AF7">
        <w:rPr>
          <w:lang w:val="en-US"/>
        </w:rPr>
        <w:t>.</w:t>
      </w:r>
    </w:p>
    <w:p w14:paraId="2CAA818B" w14:textId="77777777"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Kondisi</w:t>
      </w:r>
      <w:proofErr w:type="spellEnd"/>
      <w:r w:rsidRPr="004F2AF7">
        <w:rPr>
          <w:lang w:val="en-US"/>
        </w:rPr>
        <w:t xml:space="preserve"> yang </w:t>
      </w:r>
      <w:proofErr w:type="spellStart"/>
      <w:r w:rsidRPr="004F2AF7">
        <w:rPr>
          <w:lang w:val="en-US"/>
        </w:rPr>
        <w:t>dapat</w:t>
      </w:r>
      <w:proofErr w:type="spellEnd"/>
      <w:r w:rsidRPr="004F2AF7">
        <w:rPr>
          <w:lang w:val="en-US"/>
        </w:rPr>
        <w:t xml:space="preserve"> </w:t>
      </w:r>
      <w:proofErr w:type="spellStart"/>
      <w:r w:rsidRPr="004F2AF7">
        <w:rPr>
          <w:lang w:val="en-US"/>
        </w:rPr>
        <w:t>diterima</w:t>
      </w:r>
      <w:proofErr w:type="spellEnd"/>
      <w:r w:rsidRPr="004F2AF7">
        <w:rPr>
          <w:lang w:val="en-US"/>
        </w:rPr>
        <w:t xml:space="preserve"> </w:t>
      </w:r>
      <w:proofErr w:type="spellStart"/>
      <w:r w:rsidRPr="004F2AF7">
        <w:rPr>
          <w:lang w:val="en-US"/>
        </w:rPr>
        <w:t>sebagai</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oleh</w:t>
      </w:r>
      <w:proofErr w:type="spellEnd"/>
      <w:r w:rsidRPr="004F2AF7">
        <w:rPr>
          <w:lang w:val="en-US"/>
        </w:rPr>
        <w:t xml:space="preserve"> </w:t>
      </w:r>
      <w:r w:rsidR="0084356D" w:rsidRPr="004F2AF7">
        <w:rPr>
          <w:b/>
        </w:rPr>
        <w:t>Para Pihak</w:t>
      </w:r>
      <w:r w:rsidRPr="004F2AF7">
        <w:rPr>
          <w:lang w:val="en-US"/>
        </w:rPr>
        <w:t xml:space="preserve"> </w:t>
      </w:r>
      <w:proofErr w:type="spellStart"/>
      <w:r w:rsidRPr="004F2AF7">
        <w:rPr>
          <w:lang w:val="en-US"/>
        </w:rPr>
        <w:t>adalah</w:t>
      </w:r>
      <w:proofErr w:type="spellEnd"/>
      <w:r w:rsidRPr="004F2AF7">
        <w:rPr>
          <w:lang w:val="en-US"/>
        </w:rPr>
        <w:t xml:space="preserve"> </w:t>
      </w:r>
      <w:r w:rsidR="0084356D" w:rsidRPr="004F2AF7">
        <w:t>p</w:t>
      </w:r>
      <w:proofErr w:type="spellStart"/>
      <w:r w:rsidR="0084356D" w:rsidRPr="004F2AF7">
        <w:rPr>
          <w:lang w:val="en-US"/>
        </w:rPr>
        <w:t>erang</w:t>
      </w:r>
      <w:proofErr w:type="spellEnd"/>
      <w:r w:rsidR="0084356D" w:rsidRPr="004F2AF7">
        <w:rPr>
          <w:lang w:val="en-US"/>
        </w:rPr>
        <w:t xml:space="preserve">, </w:t>
      </w:r>
      <w:proofErr w:type="spellStart"/>
      <w:r w:rsidR="0084356D" w:rsidRPr="004F2AF7">
        <w:rPr>
          <w:lang w:val="en-US"/>
        </w:rPr>
        <w:t>huru</w:t>
      </w:r>
      <w:proofErr w:type="spellEnd"/>
      <w:r w:rsidR="0084356D" w:rsidRPr="004F2AF7">
        <w:rPr>
          <w:lang w:val="en-US"/>
        </w:rPr>
        <w:t xml:space="preserve">-hara, </w:t>
      </w:r>
      <w:proofErr w:type="spellStart"/>
      <w:r w:rsidR="0084356D" w:rsidRPr="004F2AF7">
        <w:rPr>
          <w:lang w:val="en-US"/>
        </w:rPr>
        <w:t>sabotase</w:t>
      </w:r>
      <w:proofErr w:type="spellEnd"/>
      <w:r w:rsidR="0084356D" w:rsidRPr="004F2AF7">
        <w:rPr>
          <w:lang w:val="en-US"/>
        </w:rPr>
        <w:t xml:space="preserve">, </w:t>
      </w:r>
      <w:proofErr w:type="spellStart"/>
      <w:r w:rsidRPr="004F2AF7">
        <w:rPr>
          <w:lang w:val="en-US"/>
        </w:rPr>
        <w:t>terorisme</w:t>
      </w:r>
      <w:proofErr w:type="spellEnd"/>
      <w:r w:rsidRPr="004F2AF7">
        <w:rPr>
          <w:lang w:val="en-US"/>
        </w:rPr>
        <w:t xml:space="preserve">, </w:t>
      </w:r>
      <w:proofErr w:type="spellStart"/>
      <w:r w:rsidRPr="004F2AF7">
        <w:rPr>
          <w:lang w:val="en-US"/>
        </w:rPr>
        <w:t>penutupan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 xml:space="preserve">, </w:t>
      </w:r>
      <w:proofErr w:type="spellStart"/>
      <w:r w:rsidRPr="004F2AF7">
        <w:rPr>
          <w:lang w:val="en-US"/>
        </w:rPr>
        <w:t>bencana</w:t>
      </w:r>
      <w:proofErr w:type="spellEnd"/>
      <w:r w:rsidRPr="004F2AF7">
        <w:rPr>
          <w:lang w:val="en-US"/>
        </w:rPr>
        <w:t xml:space="preserve"> </w:t>
      </w:r>
      <w:proofErr w:type="spellStart"/>
      <w:r w:rsidRPr="004F2AF7">
        <w:rPr>
          <w:lang w:val="en-US"/>
        </w:rPr>
        <w:t>alam</w:t>
      </w:r>
      <w:proofErr w:type="spellEnd"/>
      <w:r w:rsidRPr="004F2AF7">
        <w:rPr>
          <w:lang w:val="en-US"/>
        </w:rPr>
        <w:t xml:space="preserve"> yang </w:t>
      </w:r>
      <w:proofErr w:type="spellStart"/>
      <w:r w:rsidRPr="004F2AF7">
        <w:rPr>
          <w:lang w:val="en-US"/>
        </w:rPr>
        <w:t>dikatagorikan</w:t>
      </w:r>
      <w:proofErr w:type="spellEnd"/>
      <w:r w:rsidRPr="004F2AF7">
        <w:rPr>
          <w:lang w:val="en-US"/>
        </w:rPr>
        <w:t xml:space="preserve"> </w:t>
      </w:r>
      <w:proofErr w:type="spellStart"/>
      <w:r w:rsidRPr="004F2AF7">
        <w:rPr>
          <w:lang w:val="en-US"/>
        </w:rPr>
        <w:t>sebagai</w:t>
      </w:r>
      <w:proofErr w:type="spellEnd"/>
      <w:r w:rsidRPr="004F2AF7">
        <w:rPr>
          <w:lang w:val="en-US"/>
        </w:rPr>
        <w:t xml:space="preserve"> b</w:t>
      </w:r>
      <w:r w:rsidR="0084356D" w:rsidRPr="004F2AF7">
        <w:t>en</w:t>
      </w:r>
      <w:proofErr w:type="spellStart"/>
      <w:r w:rsidRPr="004F2AF7">
        <w:rPr>
          <w:lang w:val="en-US"/>
        </w:rPr>
        <w:t>cana</w:t>
      </w:r>
      <w:proofErr w:type="spellEnd"/>
      <w:r w:rsidRPr="004F2AF7">
        <w:rPr>
          <w:lang w:val="en-US"/>
        </w:rPr>
        <w:t xml:space="preserve"> </w:t>
      </w:r>
      <w:proofErr w:type="spellStart"/>
      <w:r w:rsidRPr="004F2AF7">
        <w:rPr>
          <w:lang w:val="en-US"/>
        </w:rPr>
        <w:t>nasional</w:t>
      </w:r>
      <w:proofErr w:type="spellEnd"/>
      <w:r w:rsidRPr="004F2AF7">
        <w:rPr>
          <w:lang w:val="en-US"/>
        </w:rPr>
        <w:t xml:space="preserve"> yang </w:t>
      </w:r>
      <w:proofErr w:type="spellStart"/>
      <w:r w:rsidRPr="004F2AF7">
        <w:rPr>
          <w:lang w:val="en-US"/>
        </w:rPr>
        <w:t>dibuktikan</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ditetapkan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w:t>
      </w:r>
    </w:p>
    <w:p w14:paraId="2438742F" w14:textId="77777777"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r w:rsidR="0084356D" w:rsidRPr="004F2AF7">
        <w:t>keadaan</w:t>
      </w:r>
      <w:r w:rsidRPr="004F2AF7">
        <w:rPr>
          <w:lang w:val="en-US"/>
        </w:rPr>
        <w:t xml:space="preserve"> </w:t>
      </w:r>
      <w:r w:rsidRPr="004F2AF7">
        <w:t>force majeure</w:t>
      </w:r>
      <w:r w:rsidRPr="004F2AF7">
        <w:rPr>
          <w:lang w:val="en-US"/>
        </w:rPr>
        <w:t xml:space="preserve"> </w:t>
      </w:r>
      <w:proofErr w:type="spellStart"/>
      <w:r w:rsidRPr="004F2AF7">
        <w:rPr>
          <w:lang w:val="en-US"/>
        </w:rPr>
        <w:t>dibuat</w:t>
      </w:r>
      <w:proofErr w:type="spellEnd"/>
      <w:r w:rsidRPr="004F2AF7">
        <w:rPr>
          <w:lang w:val="en-US"/>
        </w:rPr>
        <w:t xml:space="preserve"> </w:t>
      </w:r>
      <w:proofErr w:type="spellStart"/>
      <w:r w:rsidRPr="004F2AF7">
        <w:rPr>
          <w:lang w:val="en-US"/>
        </w:rPr>
        <w:t>secara</w:t>
      </w:r>
      <w:proofErr w:type="spellEnd"/>
      <w:r w:rsidRPr="004F2AF7">
        <w:rPr>
          <w:lang w:val="en-US"/>
        </w:rPr>
        <w:t xml:space="preserve"> </w:t>
      </w:r>
      <w:proofErr w:type="spellStart"/>
      <w:r w:rsidRPr="004F2AF7">
        <w:rPr>
          <w:lang w:val="en-US"/>
        </w:rPr>
        <w:t>tertulis</w:t>
      </w:r>
      <w:proofErr w:type="spellEnd"/>
      <w:r w:rsidRPr="004F2AF7">
        <w:rPr>
          <w:lang w:val="en-US"/>
        </w:rPr>
        <w:t xml:space="preserve"> </w:t>
      </w:r>
      <w:proofErr w:type="spellStart"/>
      <w:r w:rsidRPr="004F2AF7">
        <w:rPr>
          <w:lang w:val="en-US"/>
        </w:rPr>
        <w:t>maksimal</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7 (</w:t>
      </w:r>
      <w:proofErr w:type="spellStart"/>
      <w:r w:rsidRPr="004F2AF7">
        <w:rPr>
          <w:lang w:val="en-US"/>
        </w:rPr>
        <w:t>tujuh</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proofErr w:type="spellStart"/>
      <w:r w:rsidRPr="004F2AF7">
        <w:rPr>
          <w:lang w:val="en-US"/>
        </w:rPr>
        <w:t>didukung</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bukti</w:t>
      </w:r>
      <w:proofErr w:type="spellEnd"/>
      <w:r w:rsidRPr="004F2AF7">
        <w:rPr>
          <w:lang w:val="en-US"/>
        </w:rPr>
        <w:t>.</w:t>
      </w:r>
    </w:p>
    <w:p w14:paraId="0D44A130" w14:textId="44C51CC5" w:rsidR="00D124E1" w:rsidRPr="000E3EA4" w:rsidRDefault="00AF2584" w:rsidP="000E3EA4">
      <w:pPr>
        <w:pStyle w:val="NormalWeb"/>
        <w:numPr>
          <w:ilvl w:val="0"/>
          <w:numId w:val="32"/>
        </w:numPr>
        <w:spacing w:before="0" w:after="0" w:line="276" w:lineRule="auto"/>
        <w:ind w:left="567" w:hanging="567"/>
        <w:jc w:val="both"/>
        <w:rPr>
          <w:b/>
          <w:bCs/>
          <w:color w:val="000000" w:themeColor="text1"/>
          <w:lang w:val="en-US"/>
        </w:rPr>
      </w:pPr>
      <w:proofErr w:type="spellStart"/>
      <w:r w:rsidRPr="004F2AF7">
        <w:rPr>
          <w:lang w:val="en-US"/>
        </w:rPr>
        <w:t>Pemberitahuan</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diterima</w:t>
      </w:r>
      <w:proofErr w:type="spellEnd"/>
      <w:r w:rsidRPr="004F2AF7">
        <w:rPr>
          <w:lang w:val="en-US"/>
        </w:rPr>
        <w:t xml:space="preserve">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r w:rsidRPr="004F2AF7">
        <w:rPr>
          <w:color w:val="000000" w:themeColor="text1"/>
          <w:lang w:eastAsia="en-US"/>
        </w:rPr>
        <w:t xml:space="preserve"> </w:t>
      </w:r>
      <w:proofErr w:type="spellStart"/>
      <w:r w:rsidRPr="004F2AF7">
        <w:rPr>
          <w:lang w:val="en-US"/>
        </w:rPr>
        <w:t>dan</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3 (</w:t>
      </w:r>
      <w:proofErr w:type="spellStart"/>
      <w:r w:rsidRPr="004F2AF7">
        <w:rPr>
          <w:lang w:val="en-US"/>
        </w:rPr>
        <w:t>tiga</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penerimaan</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Apabila</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proofErr w:type="spellStart"/>
      <w:r w:rsidRPr="004F2AF7">
        <w:rPr>
          <w:lang w:val="en-US"/>
        </w:rPr>
        <w:t>tersebut</w:t>
      </w:r>
      <w:proofErr w:type="spellEnd"/>
      <w:r w:rsidRPr="004F2AF7">
        <w:rPr>
          <w:lang w:val="en-US"/>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maka</w:t>
      </w:r>
      <w:proofErr w:type="spellEnd"/>
      <w:r w:rsidRPr="004F2AF7">
        <w:rPr>
          <w:lang w:val="en-US"/>
        </w:rPr>
        <w:t xml:space="preserve"> </w:t>
      </w:r>
      <w:proofErr w:type="spellStart"/>
      <w:r w:rsidRPr="004F2AF7">
        <w:rPr>
          <w:lang w:val="en-US"/>
        </w:rPr>
        <w:t>dianggap</w:t>
      </w:r>
      <w:proofErr w:type="spellEnd"/>
      <w:r w:rsidRPr="004F2AF7">
        <w:t xml:space="preserve"> </w:t>
      </w:r>
      <w:proofErr w:type="spellStart"/>
      <w:r w:rsidRPr="004F2AF7">
        <w:rPr>
          <w:lang w:val="en-US"/>
        </w:rPr>
        <w:t>telah</w:t>
      </w:r>
      <w:proofErr w:type="spellEnd"/>
      <w:r w:rsidRPr="004F2AF7">
        <w:rPr>
          <w:lang w:val="en-US"/>
        </w:rPr>
        <w:t xml:space="preserve"> </w:t>
      </w:r>
      <w:proofErr w:type="spellStart"/>
      <w:r w:rsidRPr="004F2AF7">
        <w:rPr>
          <w:lang w:val="en-US"/>
        </w:rPr>
        <w:t>menerima</w:t>
      </w:r>
      <w:proofErr w:type="spellEnd"/>
      <w:proofErr w:type="gramStart"/>
      <w:r w:rsidRPr="004F2AF7">
        <w:rPr>
          <w:lang w:val="en-US"/>
        </w:rPr>
        <w:t xml:space="preserve">  </w:t>
      </w:r>
      <w:proofErr w:type="spellStart"/>
      <w:r w:rsidRPr="004F2AF7">
        <w:rPr>
          <w:lang w:val="en-US"/>
        </w:rPr>
        <w:t>kejadian</w:t>
      </w:r>
      <w:proofErr w:type="spellEnd"/>
      <w:proofErr w:type="gramEnd"/>
      <w:r w:rsidRPr="004F2AF7">
        <w:rPr>
          <w:lang w:val="en-US"/>
        </w:rPr>
        <w:t xml:space="preserve"> </w:t>
      </w:r>
      <w:r w:rsidRPr="004F2AF7">
        <w:t>force majeure</w:t>
      </w:r>
      <w:r w:rsidRPr="004F2AF7">
        <w:rPr>
          <w:lang w:val="en-US"/>
        </w:rPr>
        <w:t xml:space="preserve"> </w:t>
      </w:r>
      <w:proofErr w:type="spellStart"/>
      <w:r w:rsidRPr="004F2AF7">
        <w:rPr>
          <w:lang w:val="en-US"/>
        </w:rPr>
        <w:t>tersebut</w:t>
      </w:r>
      <w:proofErr w:type="spellEnd"/>
      <w:r w:rsidRPr="004F2AF7">
        <w:rPr>
          <w:lang w:val="en-US"/>
        </w:rPr>
        <w:t>.</w:t>
      </w:r>
    </w:p>
    <w:p w14:paraId="592060BB" w14:textId="77777777" w:rsidR="00F36A0B" w:rsidRPr="004F2AF7" w:rsidRDefault="00F36A0B" w:rsidP="004F2AF7">
      <w:pPr>
        <w:widowControl w:val="0"/>
        <w:spacing w:after="0"/>
        <w:jc w:val="center"/>
        <w:rPr>
          <w:rFonts w:ascii="Times New Roman" w:hAnsi="Times New Roman" w:cs="Times New Roman"/>
          <w:b/>
          <w:bCs/>
          <w:color w:val="000000" w:themeColor="text1"/>
          <w:sz w:val="24"/>
          <w:szCs w:val="24"/>
          <w:lang w:val="en-US"/>
        </w:rPr>
      </w:pPr>
    </w:p>
    <w:p w14:paraId="1CE855A1" w14:textId="77777777" w:rsidR="001E0CD7" w:rsidRPr="004F2AF7" w:rsidRDefault="00F65F2C"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lastRenderedPageBreak/>
        <w:t>Pasal</w:t>
      </w:r>
      <w:r w:rsidR="00D124E1" w:rsidRPr="004F2AF7">
        <w:rPr>
          <w:rFonts w:ascii="Times New Roman" w:hAnsi="Times New Roman" w:cs="Times New Roman"/>
          <w:b/>
          <w:bCs/>
          <w:color w:val="000000" w:themeColor="text1"/>
          <w:sz w:val="24"/>
          <w:szCs w:val="24"/>
        </w:rPr>
        <w:t xml:space="preserve"> 9</w:t>
      </w:r>
    </w:p>
    <w:p w14:paraId="1829B4E4" w14:textId="77777777" w:rsidR="001E0CD7" w:rsidRPr="004F2AF7" w:rsidRDefault="00B8566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w:t>
      </w:r>
      <w:r w:rsidR="00361FDF" w:rsidRPr="004F2AF7">
        <w:rPr>
          <w:rFonts w:ascii="Times New Roman" w:hAnsi="Times New Roman" w:cs="Times New Roman"/>
          <w:b/>
          <w:bCs/>
          <w:color w:val="000000" w:themeColor="text1"/>
          <w:sz w:val="24"/>
          <w:szCs w:val="24"/>
        </w:rPr>
        <w:t xml:space="preserve"> Informasi</w:t>
      </w:r>
    </w:p>
    <w:p w14:paraId="130D5989"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lang w:val="id-ID"/>
        </w:rPr>
        <w:t>Para Pihak</w:t>
      </w:r>
      <w:r w:rsidRPr="004F2AF7">
        <w:rPr>
          <w:rFonts w:cs="Times New Roman"/>
          <w:bCs/>
          <w:color w:val="000000" w:themeColor="text1"/>
          <w:lang w:val="id-ID"/>
        </w:rPr>
        <w:t xml:space="preserve"> sepakat untuk menjaga kerahasiaan isi perjanjian ini dan informasi lainnya yang diperoleh berkaitan dengan perjanjian ini, </w:t>
      </w:r>
      <w:r w:rsidR="009B5971" w:rsidRPr="004F2AF7">
        <w:rPr>
          <w:rFonts w:cs="Times New Roman"/>
          <w:bCs/>
          <w:color w:val="000000" w:themeColor="text1"/>
          <w:lang w:val="id-ID"/>
        </w:rPr>
        <w:t xml:space="preserve">saat ini dan atau dikemudian hari setelah berakhirnya perjanjian </w:t>
      </w:r>
      <w:r w:rsidRPr="004F2AF7">
        <w:rPr>
          <w:rFonts w:cs="Times New Roman"/>
          <w:bCs/>
          <w:color w:val="000000" w:themeColor="text1"/>
          <w:lang w:val="id-ID"/>
        </w:rPr>
        <w:t>kecuali informasi yang sifatnya sudah diketahui oleh umum atau sepatutnya dikategorikan sebagai informasi yang dapat diketahui oleh masyarakat luas atau berdasarkan ketentuan hukum yang berlaku.</w:t>
      </w:r>
    </w:p>
    <w:p w14:paraId="023093EC"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rPr>
        <w:t xml:space="preserve">Para </w:t>
      </w:r>
      <w:proofErr w:type="spellStart"/>
      <w:r w:rsidRPr="004F2AF7">
        <w:rPr>
          <w:rFonts w:cs="Times New Roman"/>
          <w:b/>
          <w:bCs/>
          <w:color w:val="000000" w:themeColor="text1"/>
        </w:rPr>
        <w:t>Pihak</w:t>
      </w:r>
      <w:proofErr w:type="spellEnd"/>
      <w:r w:rsidRPr="004F2AF7">
        <w:rPr>
          <w:rFonts w:cs="Times New Roman"/>
          <w:bCs/>
          <w:color w:val="000000" w:themeColor="text1"/>
        </w:rPr>
        <w:t xml:space="preserve"> </w:t>
      </w:r>
      <w:proofErr w:type="spellStart"/>
      <w:r w:rsidRPr="004F2AF7">
        <w:rPr>
          <w:rFonts w:cs="Times New Roman"/>
          <w:bCs/>
          <w:color w:val="000000" w:themeColor="text1"/>
        </w:rPr>
        <w:t>tidak</w:t>
      </w:r>
      <w:proofErr w:type="spellEnd"/>
      <w:r w:rsidRPr="004F2AF7">
        <w:rPr>
          <w:rFonts w:cs="Times New Roman"/>
          <w:bCs/>
          <w:color w:val="000000" w:themeColor="text1"/>
        </w:rPr>
        <w:t xml:space="preserve"> </w:t>
      </w:r>
      <w:proofErr w:type="spellStart"/>
      <w:r w:rsidRPr="004F2AF7">
        <w:rPr>
          <w:rFonts w:cs="Times New Roman"/>
          <w:bCs/>
          <w:color w:val="000000" w:themeColor="text1"/>
        </w:rPr>
        <w:t>akan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membuka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kerahasiaan</w:t>
      </w:r>
      <w:proofErr w:type="spellEnd"/>
      <w:r w:rsidRPr="004F2AF7">
        <w:rPr>
          <w:rFonts w:cs="Times New Roman"/>
          <w:bCs/>
          <w:color w:val="000000" w:themeColor="text1"/>
        </w:rPr>
        <w:t xml:space="preserve"> </w:t>
      </w:r>
      <w:r w:rsidRPr="004F2AF7">
        <w:rPr>
          <w:rFonts w:cs="Times New Roman"/>
          <w:bCs/>
          <w:color w:val="000000" w:themeColor="text1"/>
          <w:lang w:val="id-ID"/>
        </w:rPr>
        <w:t>informasi perusahaan</w:t>
      </w:r>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r w:rsidRPr="004F2AF7">
        <w:rPr>
          <w:rFonts w:cs="Times New Roman"/>
          <w:bCs/>
          <w:color w:val="000000" w:themeColor="text1"/>
          <w:lang w:val="id-ID"/>
        </w:rPr>
        <w:t>Pihak Ketiga</w:t>
      </w:r>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persetujuan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yang ditandatangani atasan tertinggi dari masing-masing </w:t>
      </w:r>
      <w:r w:rsidRPr="004F2AF7">
        <w:rPr>
          <w:rFonts w:cs="Times New Roman"/>
          <w:b/>
          <w:bCs/>
          <w:color w:val="000000" w:themeColor="text1"/>
          <w:lang w:val="id-ID"/>
        </w:rPr>
        <w:t>Pihak</w:t>
      </w:r>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 video ke media sosial, dll).</w:t>
      </w:r>
    </w:p>
    <w:p w14:paraId="1CA76C39"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 xml:space="preserve">membocorkan dan/atau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009B5971" w:rsidRPr="004F2AF7">
        <w:rPr>
          <w:rFonts w:eastAsiaTheme="minorEastAsia" w:cs="Times New Roman"/>
          <w:b/>
          <w:color w:val="000000" w:themeColor="text1"/>
          <w:kern w:val="0"/>
          <w:lang w:val="id-ID" w:eastAsia="en-US" w:bidi="ar-SA"/>
        </w:rPr>
        <w:t xml:space="preserve">Pihak </w:t>
      </w:r>
      <w:r w:rsidR="0084356D" w:rsidRPr="004F2AF7">
        <w:rPr>
          <w:rFonts w:eastAsiaTheme="minorEastAsia" w:cs="Times New Roman"/>
          <w:b/>
          <w:color w:val="000000" w:themeColor="text1"/>
          <w:kern w:val="0"/>
          <w:lang w:val="id-ID" w:eastAsia="en-US" w:bidi="ar-SA"/>
        </w:rPr>
        <w:t>Kedua</w:t>
      </w:r>
      <w:r w:rsidR="009B5971" w:rsidRPr="004F2AF7">
        <w:rPr>
          <w:rFonts w:eastAsiaTheme="minorEastAsia" w:cs="Times New Roman"/>
          <w:color w:val="000000" w:themeColor="text1"/>
          <w:kern w:val="0"/>
          <w:lang w:val="id-ID" w:eastAsia="en-US" w:bidi="ar-SA"/>
        </w:rPr>
        <w:t xml:space="preserve"> </w:t>
      </w:r>
      <w:r w:rsidRPr="004F2AF7">
        <w:rPr>
          <w:rFonts w:eastAsiaTheme="minorEastAsia" w:cs="Times New Roman"/>
          <w:color w:val="000000" w:themeColor="text1"/>
          <w:kern w:val="0"/>
          <w:lang w:val="id-ID" w:eastAsia="en-US" w:bidi="ar-SA"/>
        </w:rPr>
        <w:t xml:space="preserve">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14:paraId="5DEF95FB"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lang w:val="id-ID"/>
        </w:rPr>
        <w:t>Pihak Pertama</w:t>
      </w:r>
      <w:r w:rsidRPr="004F2AF7">
        <w:rPr>
          <w:rFonts w:cs="Times New Roman"/>
          <w:bCs/>
          <w:color w:val="000000" w:themeColor="text1"/>
        </w:rPr>
        <w:t xml:space="preserve"> </w:t>
      </w:r>
      <w:proofErr w:type="spellStart"/>
      <w:r w:rsidRPr="004F2AF7">
        <w:rPr>
          <w:rFonts w:cs="Times New Roman"/>
          <w:bCs/>
          <w:color w:val="000000" w:themeColor="text1"/>
        </w:rPr>
        <w:t>berperan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serta</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aset</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14:paraId="4B59B5C5"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mengambil</w:t>
      </w:r>
      <w:proofErr w:type="spellEnd"/>
      <w:r w:rsidRPr="004F2AF7">
        <w:rPr>
          <w:rFonts w:cs="Times New Roman"/>
          <w:bCs/>
          <w:color w:val="000000" w:themeColor="text1"/>
        </w:rPr>
        <w:t xml:space="preserve"> </w:t>
      </w:r>
      <w:proofErr w:type="spellStart"/>
      <w:r w:rsidRPr="004F2AF7">
        <w:rPr>
          <w:rFonts w:cs="Times New Roman"/>
          <w:bCs/>
          <w:color w:val="000000" w:themeColor="text1"/>
        </w:rPr>
        <w:t>gambar</w:t>
      </w:r>
      <w:proofErr w:type="spellEnd"/>
      <w:r w:rsidRPr="004F2AF7">
        <w:rPr>
          <w:rFonts w:cs="Times New Roman"/>
          <w:bCs/>
          <w:color w:val="000000" w:themeColor="text1"/>
        </w:rPr>
        <w:t xml:space="preserve">/ video </w:t>
      </w:r>
      <w:proofErr w:type="spellStart"/>
      <w:r w:rsidRPr="004F2AF7">
        <w:rPr>
          <w:rFonts w:cs="Times New Roman"/>
          <w:bCs/>
          <w:color w:val="000000" w:themeColor="text1"/>
        </w:rPr>
        <w:t>dalam</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bentuk</w:t>
      </w:r>
      <w:proofErr w:type="spellEnd"/>
      <w:r w:rsidRPr="004F2AF7">
        <w:rPr>
          <w:rFonts w:cs="Times New Roman"/>
          <w:bCs/>
          <w:color w:val="000000" w:themeColor="text1"/>
        </w:rPr>
        <w:t xml:space="preserve"> </w:t>
      </w:r>
      <w:proofErr w:type="spellStart"/>
      <w:r w:rsidRPr="004F2AF7">
        <w:rPr>
          <w:rFonts w:cs="Times New Roman"/>
          <w:bCs/>
          <w:color w:val="000000" w:themeColor="text1"/>
        </w:rPr>
        <w:t>apapun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selain</w:t>
      </w:r>
      <w:proofErr w:type="spellEnd"/>
      <w:r w:rsidRPr="004F2AF7">
        <w:rPr>
          <w:rFonts w:cs="Times New Roman"/>
          <w:bCs/>
          <w:color w:val="000000" w:themeColor="text1"/>
        </w:rPr>
        <w:t xml:space="preserve"> </w:t>
      </w:r>
      <w:r w:rsidR="009B5971" w:rsidRPr="004F2AF7">
        <w:rPr>
          <w:rFonts w:cs="Times New Roman"/>
          <w:bCs/>
          <w:color w:val="000000" w:themeColor="text1"/>
          <w:lang w:val="id-ID"/>
        </w:rPr>
        <w:t xml:space="preserve">untuk </w:t>
      </w:r>
      <w:proofErr w:type="spellStart"/>
      <w:r w:rsidRPr="004F2AF7">
        <w:rPr>
          <w:rFonts w:cs="Times New Roman"/>
          <w:bCs/>
          <w:color w:val="000000" w:themeColor="text1"/>
        </w:rPr>
        <w:t>kepentingan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14:paraId="4B9F1C82"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memasuki</w:t>
      </w:r>
      <w:proofErr w:type="spellEnd"/>
      <w:r w:rsidRPr="004F2AF7">
        <w:rPr>
          <w:rFonts w:cs="Times New Roman"/>
          <w:bCs/>
          <w:color w:val="000000" w:themeColor="text1"/>
        </w:rPr>
        <w:t xml:space="preserve"> area </w:t>
      </w:r>
      <w:r w:rsidRPr="004F2AF7">
        <w:rPr>
          <w:rFonts w:cs="Times New Roman"/>
          <w:bCs/>
          <w:color w:val="000000" w:themeColor="text1"/>
          <w:lang w:val="id-ID"/>
        </w:rPr>
        <w:t xml:space="preserve">yang bukan area kerjanya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mengakses</w:t>
      </w:r>
      <w:proofErr w:type="spellEnd"/>
      <w:r w:rsidRPr="004F2AF7">
        <w:rPr>
          <w:rFonts w:cs="Times New Roman"/>
          <w:bCs/>
          <w:color w:val="000000" w:themeColor="text1"/>
        </w:rPr>
        <w:t xml:space="preserve"> system </w:t>
      </w:r>
      <w:proofErr w:type="spellStart"/>
      <w:r w:rsidRPr="004F2AF7">
        <w:rPr>
          <w:rFonts w:cs="Times New Roman"/>
          <w:bCs/>
          <w:color w:val="000000" w:themeColor="text1"/>
        </w:rPr>
        <w:t>informasi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seijin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14:paraId="32158E2E"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wajib</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menyampaikan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ketentuan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karyawan</w:t>
      </w:r>
      <w:proofErr w:type="spellEnd"/>
      <w:r w:rsidRPr="004F2AF7">
        <w:rPr>
          <w:rFonts w:cs="Times New Roman"/>
          <w:bCs/>
          <w:color w:val="000000" w:themeColor="text1"/>
        </w:rPr>
        <w:t xml:space="preserve"> yang </w:t>
      </w:r>
      <w:proofErr w:type="spellStart"/>
      <w:r w:rsidRPr="004F2AF7">
        <w:rPr>
          <w:rFonts w:cs="Times New Roman"/>
          <w:bCs/>
          <w:color w:val="000000" w:themeColor="text1"/>
        </w:rPr>
        <w:t>berkaitan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dengan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perjanjian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w:t>
      </w:r>
      <w:r w:rsidRPr="004F2AF7">
        <w:rPr>
          <w:rFonts w:cs="Times New Roman"/>
          <w:color w:val="000000"/>
        </w:rPr>
        <w:t xml:space="preserve"> </w:t>
      </w:r>
    </w:p>
    <w:p w14:paraId="7FFC4436" w14:textId="77777777" w:rsidR="00392558" w:rsidRPr="004F2AF7" w:rsidRDefault="00392558" w:rsidP="004F2AF7">
      <w:pPr>
        <w:widowControl w:val="0"/>
        <w:spacing w:after="0"/>
        <w:jc w:val="center"/>
        <w:rPr>
          <w:rFonts w:ascii="Times New Roman" w:hAnsi="Times New Roman" w:cs="Times New Roman"/>
          <w:b/>
          <w:bCs/>
          <w:color w:val="000000" w:themeColor="text1"/>
          <w:sz w:val="24"/>
          <w:szCs w:val="24"/>
        </w:rPr>
      </w:pPr>
    </w:p>
    <w:p w14:paraId="0BD1D317" w14:textId="77777777" w:rsidR="001E0CD7" w:rsidRPr="004F2AF7" w:rsidRDefault="00D124E1"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10</w:t>
      </w:r>
    </w:p>
    <w:p w14:paraId="0B9BDC6B" w14:textId="77777777" w:rsidR="001E0CD7" w:rsidRPr="004F2AF7" w:rsidRDefault="009A0DE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14:paraId="7563BE26" w14:textId="77777777"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lang w:val="id-ID"/>
        </w:rPr>
        <w:t xml:space="preserve"> wajib</w:t>
      </w:r>
      <w:r w:rsidRPr="004F2AF7">
        <w:rPr>
          <w:rFonts w:cs="Times New Roman"/>
          <w:bCs/>
          <w:color w:val="000000" w:themeColor="text1"/>
        </w:rPr>
        <w:t xml:space="preserve"> </w:t>
      </w:r>
      <w:proofErr w:type="spellStart"/>
      <w:r w:rsidRPr="004F2AF7">
        <w:rPr>
          <w:rFonts w:cs="Times New Roman"/>
          <w:bCs/>
          <w:color w:val="000000" w:themeColor="text1"/>
        </w:rPr>
        <w:t>mematuhi</w:t>
      </w:r>
      <w:proofErr w:type="spellEnd"/>
      <w:r w:rsidRPr="004F2AF7">
        <w:rPr>
          <w:rFonts w:cs="Times New Roman"/>
          <w:bCs/>
          <w:color w:val="000000" w:themeColor="text1"/>
        </w:rPr>
        <w:t xml:space="preserve"> </w:t>
      </w:r>
      <w:r w:rsidRPr="004F2AF7">
        <w:rPr>
          <w:rFonts w:cs="Times New Roman"/>
          <w:bCs/>
          <w:color w:val="000000" w:themeColor="text1"/>
          <w:lang w:val="id-ID"/>
        </w:rPr>
        <w:t>peraturan</w:t>
      </w:r>
      <w:r w:rsidR="0084356D" w:rsidRPr="004F2AF7">
        <w:rPr>
          <w:rFonts w:cs="Times New Roman"/>
          <w:bCs/>
          <w:color w:val="000000" w:themeColor="text1"/>
          <w:lang w:val="id-ID"/>
        </w:rPr>
        <w:t xml:space="preserve"> </w:t>
      </w:r>
      <w:r w:rsidR="0095718C" w:rsidRPr="004F2AF7">
        <w:rPr>
          <w:rFonts w:cs="Times New Roman"/>
          <w:bCs/>
          <w:color w:val="000000" w:themeColor="text1"/>
          <w:lang w:val="id-ID"/>
        </w:rPr>
        <w:t>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0046058D"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0046058D" w:rsidRPr="004F2AF7">
        <w:rPr>
          <w:rFonts w:cs="Times New Roman"/>
          <w:b/>
          <w:bCs/>
          <w:color w:val="000000" w:themeColor="text1"/>
          <w:lang w:val="id-ID"/>
        </w:rPr>
        <w:t>K</w:t>
      </w:r>
      <w:proofErr w:type="spellStart"/>
      <w:r w:rsidRPr="004F2AF7">
        <w:rPr>
          <w:rFonts w:cs="Times New Roman"/>
          <w:b/>
          <w:bCs/>
          <w:color w:val="000000" w:themeColor="text1"/>
        </w:rPr>
        <w:t>edu</w:t>
      </w:r>
      <w:proofErr w:type="spellEnd"/>
      <w:r w:rsidRPr="004F2AF7">
        <w:rPr>
          <w:rFonts w:cs="Times New Roman"/>
          <w:b/>
          <w:bCs/>
          <w:color w:val="000000" w:themeColor="text1"/>
          <w:lang w:val="id-ID"/>
        </w:rPr>
        <w:t>a</w:t>
      </w:r>
      <w:r w:rsidRPr="004F2AF7">
        <w:rPr>
          <w:rFonts w:cs="Times New Roman"/>
          <w:bCs/>
          <w:color w:val="000000" w:themeColor="text1"/>
          <w:lang w:val="id-ID"/>
        </w:rPr>
        <w:t>.</w:t>
      </w:r>
    </w:p>
    <w:p w14:paraId="0E82AA60" w14:textId="77777777"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bertanggung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jawab</w:t>
      </w:r>
      <w:proofErr w:type="spellEnd"/>
      <w:r w:rsidRPr="004F2AF7">
        <w:rPr>
          <w:rFonts w:cs="Times New Roman"/>
          <w:bCs/>
          <w:color w:val="000000" w:themeColor="text1"/>
        </w:rPr>
        <w:t xml:space="preserve"> </w:t>
      </w:r>
      <w:proofErr w:type="spellStart"/>
      <w:r w:rsidRPr="004F2AF7">
        <w:rPr>
          <w:rFonts w:cs="Times New Roman"/>
          <w:bCs/>
          <w:color w:val="000000" w:themeColor="text1"/>
        </w:rPr>
        <w:t>atas</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kecelakaan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kerja</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Pr="004F2AF7">
        <w:rPr>
          <w:rFonts w:cs="Times New Roman"/>
          <w:bCs/>
          <w:color w:val="000000" w:themeColor="text1"/>
          <w:lang w:val="id-ID"/>
        </w:rPr>
        <w:t xml:space="preserve"> </w:t>
      </w:r>
      <w:proofErr w:type="spellStart"/>
      <w:r w:rsidRPr="004F2AF7">
        <w:rPr>
          <w:rFonts w:cs="Times New Roman"/>
          <w:bCs/>
          <w:color w:val="000000" w:themeColor="text1"/>
        </w:rPr>
        <w:t>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saat</w:t>
      </w:r>
      <w:proofErr w:type="spellEnd"/>
      <w:r w:rsidRPr="004F2AF7">
        <w:rPr>
          <w:rFonts w:cs="Times New Roman"/>
          <w:bCs/>
          <w:color w:val="000000" w:themeColor="text1"/>
        </w:rPr>
        <w:t xml:space="preserve"> proses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14:paraId="45CECE03" w14:textId="77777777"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akan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selalu</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kebersihan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kerapihan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disekitar</w:t>
      </w:r>
      <w:proofErr w:type="spellEnd"/>
      <w:r w:rsidRPr="004F2AF7">
        <w:rPr>
          <w:rFonts w:cs="Times New Roman"/>
          <w:bCs/>
          <w:color w:val="000000" w:themeColor="text1"/>
        </w:rPr>
        <w:t xml:space="preserve"> area </w:t>
      </w:r>
      <w:proofErr w:type="spellStart"/>
      <w:r w:rsidRPr="004F2AF7">
        <w:rPr>
          <w:rFonts w:cs="Times New Roman"/>
          <w:bCs/>
          <w:color w:val="000000" w:themeColor="text1"/>
        </w:rPr>
        <w:t>tempat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14:paraId="29C21837" w14:textId="77777777" w:rsidR="000133E9"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lang w:val="id-ID"/>
        </w:rPr>
      </w:pPr>
      <w:proofErr w:type="spellStart"/>
      <w:r w:rsidRPr="004F2AF7">
        <w:rPr>
          <w:rFonts w:cs="Times New Roman"/>
          <w:bCs/>
          <w:color w:val="000000" w:themeColor="text1"/>
        </w:rPr>
        <w:t>Apabila</w:t>
      </w:r>
      <w:proofErr w:type="spellEnd"/>
      <w:r w:rsidRPr="004F2AF7">
        <w:rPr>
          <w:rFonts w:cs="Times New Roman"/>
          <w:bCs/>
          <w:color w:val="000000" w:themeColor="text1"/>
        </w:rPr>
        <w:t xml:space="preserve"> </w:t>
      </w:r>
      <w:proofErr w:type="spellStart"/>
      <w:r w:rsidRPr="004F2AF7">
        <w:rPr>
          <w:rFonts w:cs="Times New Roman"/>
          <w:b/>
          <w:color w:val="000000"/>
        </w:rPr>
        <w:t>Pihak</w:t>
      </w:r>
      <w:proofErr w:type="spellEnd"/>
      <w:r w:rsidRPr="004F2AF7">
        <w:rPr>
          <w:rFonts w:cs="Times New Roman"/>
          <w:b/>
          <w:color w:val="000000"/>
        </w:rPr>
        <w:t xml:space="preserve"> </w:t>
      </w:r>
      <w:proofErr w:type="spellStart"/>
      <w:r w:rsidRPr="004F2AF7">
        <w:rPr>
          <w:rFonts w:cs="Times New Roman"/>
          <w:b/>
          <w:color w:val="000000"/>
        </w:rPr>
        <w:t>Pertama</w:t>
      </w:r>
      <w:proofErr w:type="spellEnd"/>
      <w:r w:rsidR="00AB39AE" w:rsidRPr="004F2AF7">
        <w:rPr>
          <w:rFonts w:cs="Times New Roman"/>
          <w:color w:val="000000"/>
          <w:lang w:val="id-ID"/>
        </w:rPr>
        <w:t xml:space="preserve"> </w:t>
      </w:r>
      <w:proofErr w:type="spellStart"/>
      <w:r w:rsidRPr="004F2AF7">
        <w:rPr>
          <w:rFonts w:cs="Times New Roman"/>
          <w:bCs/>
          <w:color w:val="000000" w:themeColor="text1"/>
        </w:rPr>
        <w:t>mendapat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teguran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proofErr w:type="spellStart"/>
      <w:r w:rsidRPr="004F2AF7">
        <w:rPr>
          <w:rFonts w:cs="Times New Roman"/>
          <w:bCs/>
          <w:color w:val="000000" w:themeColor="text1"/>
        </w:rPr>
        <w:t>lebih</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dari </w:t>
      </w:r>
      <w:r w:rsidRPr="004F2AF7">
        <w:rPr>
          <w:rFonts w:cs="Times New Roman"/>
          <w:bCs/>
          <w:color w:val="000000" w:themeColor="text1"/>
        </w:rPr>
        <w:t>2 (</w:t>
      </w:r>
      <w:proofErr w:type="spellStart"/>
      <w:r w:rsidRPr="004F2AF7">
        <w:rPr>
          <w:rFonts w:cs="Times New Roman"/>
          <w:bCs/>
          <w:color w:val="000000" w:themeColor="text1"/>
        </w:rPr>
        <w:t>dua</w:t>
      </w:r>
      <w:proofErr w:type="spellEnd"/>
      <w:r w:rsidRPr="004F2AF7">
        <w:rPr>
          <w:rFonts w:cs="Times New Roman"/>
          <w:bCs/>
          <w:color w:val="000000" w:themeColor="text1"/>
        </w:rPr>
        <w:t xml:space="preserve">)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sidR="00AB39AE" w:rsidRPr="004F2AF7">
        <w:rPr>
          <w:rFonts w:cs="Times New Roman"/>
          <w:bCs/>
          <w:color w:val="000000" w:themeColor="text1"/>
          <w:lang w:val="id-ID"/>
        </w:rPr>
        <w:t xml:space="preserve"> </w:t>
      </w:r>
      <w:r w:rsidRPr="004F2AF7">
        <w:rPr>
          <w:rFonts w:cs="Times New Roman"/>
          <w:bCs/>
          <w:color w:val="000000" w:themeColor="text1"/>
          <w:lang w:val="id-ID"/>
        </w:rPr>
        <w:t xml:space="preserve">yang dikarenakan </w:t>
      </w:r>
      <w:proofErr w:type="spellStart"/>
      <w:r w:rsidR="0095718C" w:rsidRPr="004F2AF7">
        <w:rPr>
          <w:rFonts w:cs="Times New Roman"/>
          <w:bCs/>
          <w:color w:val="000000" w:themeColor="text1"/>
          <w:lang w:val="en-US"/>
        </w:rPr>
        <w:t>pelanggaran</w:t>
      </w:r>
      <w:proofErr w:type="spellEnd"/>
      <w:r w:rsidR="0095718C" w:rsidRPr="004F2AF7">
        <w:rPr>
          <w:rFonts w:cs="Times New Roman"/>
          <w:bCs/>
          <w:color w:val="000000" w:themeColor="text1"/>
          <w:lang w:val="en-US"/>
        </w:rPr>
        <w:t xml:space="preserve"> </w:t>
      </w:r>
      <w:r w:rsidR="0095718C" w:rsidRPr="004F2AF7">
        <w:rPr>
          <w:rFonts w:cs="Times New Roman"/>
          <w:bCs/>
          <w:color w:val="000000" w:themeColor="text1"/>
          <w:lang w:val="id-ID"/>
        </w:rPr>
        <w:t>K</w:t>
      </w:r>
      <w:r w:rsidRPr="004F2AF7">
        <w:rPr>
          <w:rFonts w:cs="Times New Roman"/>
          <w:bCs/>
          <w:color w:val="000000" w:themeColor="text1"/>
          <w:lang w:val="en-US"/>
        </w:rPr>
        <w:t xml:space="preserve">3 </w:t>
      </w:r>
      <w:proofErr w:type="spellStart"/>
      <w:r w:rsidRPr="004F2AF7">
        <w:rPr>
          <w:rFonts w:cs="Times New Roman"/>
          <w:bCs/>
          <w:color w:val="000000" w:themeColor="text1"/>
          <w:lang w:val="en-US"/>
        </w:rPr>
        <w:t>oleh</w:t>
      </w:r>
      <w:proofErr w:type="spellEnd"/>
      <w:r w:rsidRPr="004F2AF7">
        <w:rPr>
          <w:rFonts w:cs="Times New Roman"/>
          <w:bCs/>
          <w:color w:val="000000" w:themeColor="text1"/>
          <w:lang w:val="en-US"/>
        </w:rPr>
        <w:t xml:space="preserve"> </w:t>
      </w:r>
      <w:proofErr w:type="spellStart"/>
      <w:r w:rsidRPr="004F2AF7">
        <w:rPr>
          <w:rFonts w:cs="Times New Roman"/>
          <w:b/>
          <w:bCs/>
          <w:color w:val="000000" w:themeColor="text1"/>
          <w:lang w:val="en-US"/>
        </w:rPr>
        <w:t>Pihak</w:t>
      </w:r>
      <w:proofErr w:type="spellEnd"/>
      <w:r w:rsidRPr="004F2AF7">
        <w:rPr>
          <w:rFonts w:cs="Times New Roman"/>
          <w:b/>
          <w:bCs/>
          <w:color w:val="000000" w:themeColor="text1"/>
          <w:lang w:val="en-US"/>
        </w:rPr>
        <w:t xml:space="preserve"> </w:t>
      </w:r>
      <w:proofErr w:type="spellStart"/>
      <w:r w:rsidRPr="004F2AF7">
        <w:rPr>
          <w:rFonts w:cs="Times New Roman"/>
          <w:b/>
          <w:bCs/>
          <w:color w:val="000000" w:themeColor="text1"/>
          <w:lang w:val="en-US"/>
        </w:rPr>
        <w:t>Pertama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atau</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pekerjanya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pada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saat</w:t>
      </w:r>
      <w:proofErr w:type="spellEnd"/>
      <w:r w:rsidRPr="004F2AF7">
        <w:rPr>
          <w:rFonts w:cs="Times New Roman"/>
          <w:bCs/>
          <w:color w:val="000000" w:themeColor="text1"/>
          <w:lang w:val="en-US"/>
        </w:rPr>
        <w:t xml:space="preserve"> b</w:t>
      </w:r>
      <w:r w:rsidRPr="004F2AF7">
        <w:rPr>
          <w:rFonts w:cs="Times New Roman"/>
          <w:bCs/>
          <w:color w:val="000000" w:themeColor="text1"/>
          <w:lang w:val="id-ID"/>
        </w:rPr>
        <w:t>ekerja</w:t>
      </w:r>
      <w:r w:rsidR="00AB39AE" w:rsidRPr="004F2AF7">
        <w:rPr>
          <w:rFonts w:cs="Times New Roman"/>
          <w:bCs/>
          <w:color w:val="000000" w:themeColor="text1"/>
          <w:lang w:val="id-ID"/>
        </w:rPr>
        <w:t xml:space="preserve"> </w:t>
      </w:r>
      <w:proofErr w:type="spellStart"/>
      <w:r w:rsidR="0046058D" w:rsidRPr="004F2AF7">
        <w:rPr>
          <w:rFonts w:cs="Times New Roman"/>
          <w:bCs/>
          <w:color w:val="000000" w:themeColor="text1"/>
        </w:rPr>
        <w:t>maka</w:t>
      </w:r>
      <w:proofErr w:type="spellEnd"/>
      <w:r w:rsidR="0046058D" w:rsidRPr="004F2AF7">
        <w:rPr>
          <w:rFonts w:cs="Times New Roman"/>
          <w:bCs/>
          <w:color w:val="000000" w:themeColor="text1"/>
        </w:rPr>
        <w:t xml:space="preserve"> </w:t>
      </w:r>
      <w:r w:rsidR="0046058D"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0046058D" w:rsidRPr="004F2AF7">
        <w:rPr>
          <w:rFonts w:cs="Times New Roman"/>
          <w:b/>
          <w:bCs/>
          <w:color w:val="000000" w:themeColor="text1"/>
          <w:lang w:val="id-ID"/>
        </w:rPr>
        <w:t>P</w:t>
      </w:r>
      <w:proofErr w:type="spellStart"/>
      <w:r w:rsidRPr="004F2AF7">
        <w:rPr>
          <w:rFonts w:cs="Times New Roman"/>
          <w:b/>
          <w:bCs/>
          <w:color w:val="000000" w:themeColor="text1"/>
        </w:rPr>
        <w:t>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bersedia</w:t>
      </w:r>
      <w:proofErr w:type="spellEnd"/>
      <w:r w:rsidRPr="004F2AF7">
        <w:rPr>
          <w:rFonts w:cs="Times New Roman"/>
          <w:bCs/>
          <w:color w:val="000000" w:themeColor="text1"/>
        </w:rPr>
        <w:t xml:space="preserve"> </w:t>
      </w:r>
      <w:proofErr w:type="spellStart"/>
      <w:r w:rsidRPr="004F2AF7">
        <w:rPr>
          <w:rFonts w:cs="Times New Roman"/>
          <w:bCs/>
          <w:color w:val="000000" w:themeColor="text1"/>
        </w:rPr>
        <w:t>untuk</w:t>
      </w:r>
      <w:proofErr w:type="spellEnd"/>
      <w:r w:rsidRPr="004F2AF7">
        <w:rPr>
          <w:rFonts w:cs="Times New Roman"/>
          <w:bCs/>
          <w:color w:val="000000" w:themeColor="text1"/>
        </w:rPr>
        <w:t xml:space="preserve"> </w:t>
      </w:r>
      <w:r w:rsidRPr="004F2AF7">
        <w:rPr>
          <w:rFonts w:cs="Times New Roman"/>
          <w:bCs/>
          <w:color w:val="000000" w:themeColor="text1"/>
          <w:lang w:val="id-ID"/>
        </w:rPr>
        <w:t>dikenakan</w:t>
      </w:r>
      <w:r w:rsidRPr="004F2AF7">
        <w:rPr>
          <w:rFonts w:cs="Times New Roman"/>
          <w:bCs/>
          <w:color w:val="000000" w:themeColor="text1"/>
        </w:rPr>
        <w:t xml:space="preserve"> </w:t>
      </w:r>
      <w:proofErr w:type="spellStart"/>
      <w:r w:rsidRPr="004F2AF7">
        <w:rPr>
          <w:rFonts w:cs="Times New Roman"/>
          <w:bCs/>
          <w:color w:val="000000" w:themeColor="text1"/>
        </w:rPr>
        <w:t>sanksi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sebesar</w:t>
      </w:r>
      <w:proofErr w:type="spellEnd"/>
      <w:r w:rsidRPr="004F2AF7">
        <w:rPr>
          <w:rFonts w:cs="Times New Roman"/>
          <w:bCs/>
          <w:color w:val="000000" w:themeColor="text1"/>
        </w:rPr>
        <w:t xml:space="preserve"> </w:t>
      </w:r>
      <w:proofErr w:type="spellStart"/>
      <w:r w:rsidRPr="004F2AF7">
        <w:rPr>
          <w:rFonts w:cs="Times New Roman"/>
          <w:bCs/>
          <w:color w:val="000000" w:themeColor="text1"/>
        </w:rPr>
        <w:t>Rp</w:t>
      </w:r>
      <w:proofErr w:type="spellEnd"/>
      <w:r w:rsidRPr="004F2AF7">
        <w:rPr>
          <w:rFonts w:cs="Times New Roman"/>
          <w:bCs/>
          <w:color w:val="000000" w:themeColor="text1"/>
        </w:rPr>
        <w:t xml:space="preserve"> 5.000.000 (lima </w:t>
      </w:r>
      <w:proofErr w:type="spellStart"/>
      <w:r w:rsidRPr="004F2AF7">
        <w:rPr>
          <w:rFonts w:cs="Times New Roman"/>
          <w:bCs/>
          <w:color w:val="000000" w:themeColor="text1"/>
        </w:rPr>
        <w:t>juta</w:t>
      </w:r>
      <w:proofErr w:type="spellEnd"/>
      <w:r w:rsidRPr="004F2AF7">
        <w:rPr>
          <w:rFonts w:cs="Times New Roman"/>
          <w:bCs/>
          <w:color w:val="000000" w:themeColor="text1"/>
        </w:rPr>
        <w:t xml:space="preserve"> rupiah) </w:t>
      </w:r>
      <w:r w:rsidRPr="004F2AF7">
        <w:rPr>
          <w:rFonts w:cs="Times New Roman"/>
          <w:bCs/>
          <w:color w:val="000000" w:themeColor="text1"/>
          <w:lang w:val="id-ID"/>
        </w:rPr>
        <w:t xml:space="preserve">yang </w:t>
      </w:r>
      <w:proofErr w:type="spellStart"/>
      <w:r w:rsidRPr="004F2AF7">
        <w:rPr>
          <w:rFonts w:cs="Times New Roman"/>
          <w:bCs/>
          <w:color w:val="000000" w:themeColor="text1"/>
          <w:lang w:val="en-US"/>
        </w:rPr>
        <w:t>dapat</w:t>
      </w:r>
      <w:proofErr w:type="spellEnd"/>
      <w:r w:rsidRPr="004F2AF7">
        <w:rPr>
          <w:rFonts w:cs="Times New Roman"/>
          <w:bCs/>
          <w:color w:val="000000" w:themeColor="text1"/>
          <w:lang w:val="en-US"/>
        </w:rPr>
        <w:t xml:space="preserve"> </w:t>
      </w:r>
      <w:r w:rsidRPr="004F2AF7">
        <w:rPr>
          <w:rFonts w:cs="Times New Roman"/>
          <w:bCs/>
          <w:color w:val="000000" w:themeColor="text1"/>
          <w:lang w:val="id-ID"/>
        </w:rPr>
        <w:t xml:space="preserve">dipotongkan dari sisa pembayaran yang ada. </w:t>
      </w:r>
    </w:p>
    <w:p w14:paraId="1627C8A1" w14:textId="77777777" w:rsidR="00062D02" w:rsidRPr="004F2AF7" w:rsidRDefault="00062D02" w:rsidP="004F2AF7">
      <w:pPr>
        <w:pStyle w:val="ListParagraph"/>
        <w:widowControl w:val="0"/>
        <w:spacing w:line="276" w:lineRule="auto"/>
        <w:ind w:left="360" w:hanging="360"/>
        <w:jc w:val="both"/>
        <w:rPr>
          <w:rFonts w:cs="Times New Roman"/>
          <w:bCs/>
          <w:color w:val="000000" w:themeColor="text1"/>
          <w:lang w:val="id-ID"/>
        </w:rPr>
      </w:pPr>
    </w:p>
    <w:p w14:paraId="0F488961" w14:textId="77777777" w:rsidR="001E0CD7" w:rsidRPr="004F2AF7" w:rsidRDefault="00BB1696" w:rsidP="004F2AF7">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Pasal</w:t>
      </w:r>
      <w:proofErr w:type="spellEnd"/>
      <w:r w:rsidRPr="004F2AF7">
        <w:rPr>
          <w:rFonts w:cs="Times New Roman"/>
          <w:b/>
          <w:color w:val="000000" w:themeColor="text1"/>
        </w:rPr>
        <w:t xml:space="preserve"> 1</w:t>
      </w:r>
      <w:r w:rsidR="00D124E1" w:rsidRPr="004F2AF7">
        <w:rPr>
          <w:rFonts w:cs="Times New Roman"/>
          <w:b/>
          <w:color w:val="000000" w:themeColor="text1"/>
          <w:lang w:val="id-ID"/>
        </w:rPr>
        <w:t>1</w:t>
      </w:r>
    </w:p>
    <w:p w14:paraId="6CCB0D40" w14:textId="77777777" w:rsidR="001E0CD7" w:rsidRPr="004F2AF7" w:rsidRDefault="009A0DEF" w:rsidP="004F2AF7">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Pemberian</w:t>
      </w:r>
      <w:proofErr w:type="spellEnd"/>
      <w:r w:rsidRPr="004F2AF7">
        <w:rPr>
          <w:rFonts w:cs="Times New Roman"/>
          <w:b/>
          <w:color w:val="000000" w:themeColor="text1"/>
        </w:rPr>
        <w:t xml:space="preserve"> </w:t>
      </w:r>
      <w:proofErr w:type="spellStart"/>
      <w:r w:rsidRPr="004F2AF7">
        <w:rPr>
          <w:rFonts w:cs="Times New Roman"/>
          <w:b/>
          <w:color w:val="000000" w:themeColor="text1"/>
        </w:rPr>
        <w:t>Hadiah</w:t>
      </w:r>
      <w:proofErr w:type="spellEnd"/>
      <w:r w:rsidR="00745D12" w:rsidRPr="004F2AF7">
        <w:rPr>
          <w:rFonts w:cs="Times New Roman"/>
          <w:b/>
          <w:color w:val="000000" w:themeColor="text1"/>
          <w:lang w:val="id-ID"/>
        </w:rPr>
        <w:t xml:space="preserve"> atau Janji</w:t>
      </w:r>
    </w:p>
    <w:p w14:paraId="44C8473C" w14:textId="77777777"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b/>
          <w:color w:val="000000" w:themeColor="text1"/>
        </w:rPr>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proofErr w:type="spellStart"/>
      <w:r w:rsidRPr="004F2AF7">
        <w:rPr>
          <w:rFonts w:cs="Times New Roman"/>
          <w:color w:val="000000" w:themeColor="text1"/>
        </w:rPr>
        <w:t>untuk</w:t>
      </w:r>
      <w:proofErr w:type="spellEnd"/>
      <w:r w:rsidRPr="004F2AF7">
        <w:rPr>
          <w:rFonts w:cs="Times New Roman"/>
          <w:color w:val="000000" w:themeColor="text1"/>
        </w:rPr>
        <w:t xml:space="preserve"> </w:t>
      </w:r>
      <w:proofErr w:type="spellStart"/>
      <w:r w:rsidRPr="004F2AF7">
        <w:rPr>
          <w:rFonts w:cs="Times New Roman"/>
          <w:color w:val="000000" w:themeColor="text1"/>
        </w:rPr>
        <w:t>memberikan</w:t>
      </w:r>
      <w:proofErr w:type="spellEnd"/>
      <w:r w:rsidRPr="004F2AF7">
        <w:rPr>
          <w:rFonts w:cs="Times New Roman"/>
          <w:color w:val="000000" w:themeColor="text1"/>
        </w:rPr>
        <w:t xml:space="preserve"> </w:t>
      </w:r>
      <w:proofErr w:type="spellStart"/>
      <w:r w:rsidRPr="004F2AF7">
        <w:rPr>
          <w:rFonts w:cs="Times New Roman"/>
          <w:color w:val="000000" w:themeColor="text1"/>
        </w:rPr>
        <w:t>hadiah</w:t>
      </w:r>
      <w:proofErr w:type="spellEnd"/>
      <w:r w:rsidRPr="004F2AF7">
        <w:rPr>
          <w:rFonts w:cs="Times New Roman"/>
          <w:color w:val="000000" w:themeColor="text1"/>
          <w:lang w:val="id-ID"/>
        </w:rPr>
        <w:t xml:space="preserve"> dalam bentuk apapun baik </w:t>
      </w:r>
      <w:proofErr w:type="spellStart"/>
      <w:r w:rsidRPr="004F2AF7">
        <w:rPr>
          <w:rFonts w:cs="Times New Roman"/>
          <w:color w:val="000000" w:themeColor="text1"/>
        </w:rPr>
        <w:t>berupa</w:t>
      </w:r>
      <w:proofErr w:type="spellEnd"/>
      <w:r w:rsidRPr="004F2AF7">
        <w:rPr>
          <w:rFonts w:cs="Times New Roman"/>
          <w:color w:val="000000" w:themeColor="text1"/>
        </w:rPr>
        <w:t xml:space="preserve"> </w:t>
      </w:r>
      <w:r w:rsidRPr="004F2AF7">
        <w:rPr>
          <w:rFonts w:cs="Times New Roman"/>
          <w:color w:val="000000" w:themeColor="text1"/>
          <w:lang w:val="id-ID"/>
        </w:rPr>
        <w:t xml:space="preserve">uang, </w:t>
      </w:r>
      <w:proofErr w:type="spellStart"/>
      <w:r w:rsidRPr="004F2AF7">
        <w:rPr>
          <w:rFonts w:cs="Times New Roman"/>
          <w:color w:val="000000" w:themeColor="text1"/>
        </w:rPr>
        <w:t>barang</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bentuk</w:t>
      </w:r>
      <w:proofErr w:type="spellEnd"/>
      <w:r w:rsidRPr="004F2AF7">
        <w:rPr>
          <w:rFonts w:cs="Times New Roman"/>
          <w:color w:val="000000" w:themeColor="text1"/>
        </w:rPr>
        <w:t xml:space="preserve"> </w:t>
      </w:r>
      <w:r w:rsidRPr="004F2AF7">
        <w:rPr>
          <w:rFonts w:cs="Times New Roman"/>
          <w:color w:val="000000" w:themeColor="text1"/>
          <w:lang w:val="id-ID"/>
        </w:rPr>
        <w:t xml:space="preserve">lainnya yang bernilai uang dan </w:t>
      </w:r>
      <w:proofErr w:type="spellStart"/>
      <w:r w:rsidRPr="004F2AF7">
        <w:rPr>
          <w:rFonts w:cs="Times New Roman"/>
          <w:color w:val="000000" w:themeColor="text1"/>
        </w:rPr>
        <w:t>bersifat</w:t>
      </w:r>
      <w:proofErr w:type="spellEnd"/>
      <w:r w:rsidRPr="004F2AF7">
        <w:rPr>
          <w:rFonts w:cs="Times New Roman"/>
          <w:color w:val="000000" w:themeColor="text1"/>
        </w:rPr>
        <w:t xml:space="preserve"> </w:t>
      </w:r>
      <w:proofErr w:type="spellStart"/>
      <w:r w:rsidRPr="004F2AF7">
        <w:rPr>
          <w:rFonts w:cs="Times New Roman"/>
          <w:color w:val="000000" w:themeColor="text1"/>
        </w:rPr>
        <w:t>pribadi</w:t>
      </w:r>
      <w:proofErr w:type="spellEnd"/>
      <w:r w:rsidRPr="004F2AF7">
        <w:rPr>
          <w:rFonts w:cs="Times New Roman"/>
          <w:color w:val="000000" w:themeColor="text1"/>
        </w:rPr>
        <w:t xml:space="preserve"> </w:t>
      </w:r>
      <w:proofErr w:type="spellStart"/>
      <w:r w:rsidRPr="004F2AF7">
        <w:rPr>
          <w:rFonts w:cs="Times New Roman"/>
          <w:color w:val="000000" w:themeColor="text1"/>
        </w:rPr>
        <w:t>kepada</w:t>
      </w:r>
      <w:proofErr w:type="spellEnd"/>
      <w:r w:rsidRPr="004F2AF7">
        <w:rPr>
          <w:rFonts w:cs="Times New Roman"/>
          <w:color w:val="000000" w:themeColor="text1"/>
        </w:rPr>
        <w:t xml:space="preserve">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14:paraId="5261B3B8" w14:textId="77777777"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14:paraId="09387B67"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14:paraId="56E2E4ED"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perusahaan </w:t>
      </w:r>
      <w:r w:rsidRPr="004F2AF7">
        <w:rPr>
          <w:rFonts w:cs="Times New Roman"/>
          <w:b/>
          <w:color w:val="000000" w:themeColor="text1"/>
          <w:lang w:val="id-ID"/>
        </w:rPr>
        <w:t>Pihak Pertama</w:t>
      </w:r>
      <w:r w:rsidRPr="004F2AF7">
        <w:rPr>
          <w:rFonts w:cs="Times New Roman"/>
          <w:color w:val="000000" w:themeColor="text1"/>
          <w:lang w:val="id-ID"/>
        </w:rPr>
        <w:t>.</w:t>
      </w:r>
    </w:p>
    <w:p w14:paraId="59752F03"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14:paraId="7F997AE6"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 xml:space="preserve">Pihak Pertama </w:t>
      </w:r>
      <w:r w:rsidRPr="004F2AF7">
        <w:rPr>
          <w:rFonts w:cs="Times New Roman"/>
          <w:color w:val="000000" w:themeColor="text1"/>
          <w:lang w:val="id-ID"/>
        </w:rPr>
        <w:t xml:space="preserve">mengembalikan semua pembayaran yang telah diberikan oleh </w:t>
      </w:r>
      <w:r w:rsidRPr="004F2AF7">
        <w:rPr>
          <w:rFonts w:cs="Times New Roman"/>
          <w:b/>
          <w:color w:val="000000" w:themeColor="text1"/>
          <w:lang w:val="id-ID"/>
        </w:rPr>
        <w:t>Pihak Kedua</w:t>
      </w:r>
      <w:r w:rsidRPr="004F2AF7">
        <w:rPr>
          <w:rFonts w:cs="Times New Roman"/>
          <w:color w:val="000000" w:themeColor="text1"/>
          <w:lang w:val="id-ID"/>
        </w:rPr>
        <w:t>.</w:t>
      </w:r>
    </w:p>
    <w:p w14:paraId="3E0CD093"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Pihak Kedua</w:t>
      </w:r>
      <w:r w:rsidRPr="004F2AF7">
        <w:rPr>
          <w:rFonts w:cs="Times New Roman"/>
          <w:color w:val="000000" w:themeColor="text1"/>
          <w:lang w:val="id-ID"/>
        </w:rPr>
        <w:t xml:space="preserve"> berhak melaporkan kepada pihak yang berwajib. </w:t>
      </w:r>
    </w:p>
    <w:p w14:paraId="0CAA7D88" w14:textId="77777777" w:rsidR="00D124E1" w:rsidRPr="004F2AF7" w:rsidRDefault="004D7C0B" w:rsidP="004F2AF7">
      <w:pPr>
        <w:pStyle w:val="Default"/>
        <w:tabs>
          <w:tab w:val="left" w:pos="5055"/>
        </w:tabs>
        <w:spacing w:line="276" w:lineRule="auto"/>
        <w:rPr>
          <w:b/>
          <w:bCs/>
          <w:color w:val="000000" w:themeColor="text1"/>
        </w:rPr>
      </w:pPr>
      <w:r w:rsidRPr="004F2AF7">
        <w:rPr>
          <w:b/>
          <w:bCs/>
          <w:color w:val="000000" w:themeColor="text1"/>
        </w:rPr>
        <w:tab/>
      </w:r>
    </w:p>
    <w:p w14:paraId="039E93FD" w14:textId="77777777" w:rsidR="00361FDF" w:rsidRPr="004F2AF7" w:rsidRDefault="00361FDF" w:rsidP="004F2AF7">
      <w:pPr>
        <w:pStyle w:val="Default"/>
        <w:spacing w:line="276" w:lineRule="auto"/>
        <w:jc w:val="center"/>
        <w:rPr>
          <w:color w:val="000000" w:themeColor="text1"/>
        </w:rPr>
      </w:pPr>
      <w:r w:rsidRPr="004F2AF7">
        <w:rPr>
          <w:b/>
          <w:bCs/>
          <w:color w:val="000000" w:themeColor="text1"/>
        </w:rPr>
        <w:t>Pasal 12</w:t>
      </w:r>
    </w:p>
    <w:p w14:paraId="75A0129F" w14:textId="77777777" w:rsidR="00361FDF" w:rsidRPr="004F2AF7" w:rsidRDefault="00A64D10" w:rsidP="004F2AF7">
      <w:pPr>
        <w:pStyle w:val="Default"/>
        <w:spacing w:line="276" w:lineRule="auto"/>
        <w:jc w:val="center"/>
        <w:rPr>
          <w:color w:val="000000" w:themeColor="text1"/>
        </w:rPr>
      </w:pPr>
      <w:r w:rsidRPr="004F2AF7">
        <w:rPr>
          <w:b/>
          <w:bCs/>
          <w:color w:val="000000" w:themeColor="text1"/>
        </w:rPr>
        <w:t>Pengakhiran Perjanjian</w:t>
      </w:r>
    </w:p>
    <w:p w14:paraId="18F74311" w14:textId="77777777" w:rsidR="00361FDF" w:rsidRPr="004F2AF7" w:rsidRDefault="00361FDF"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rPr>
      </w:pPr>
      <w:r w:rsidRPr="004F2AF7">
        <w:rPr>
          <w:rFonts w:cs="Times New Roman"/>
          <w:color w:val="000000" w:themeColor="text1"/>
          <w:lang w:val="id-ID"/>
        </w:rPr>
        <w:t>Perjanjian ini dapat berakhir dikarenakan sebagai berikut:</w:t>
      </w:r>
    </w:p>
    <w:p w14:paraId="60D4ACD4"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Para Pihak sepakat untuk mengakhiri.</w:t>
      </w:r>
    </w:p>
    <w:p w14:paraId="59F7300F"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Periode perjanjian telah berakhir.</w:t>
      </w:r>
    </w:p>
    <w:p w14:paraId="7AFB90A1"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cidera janji.</w:t>
      </w:r>
    </w:p>
    <w:p w14:paraId="1FE860E2"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Denga</w:t>
      </w:r>
      <w:r w:rsidR="009D596D" w:rsidRPr="004F2AF7">
        <w:rPr>
          <w:rFonts w:cs="Times New Roman"/>
          <w:color w:val="000000" w:themeColor="text1"/>
          <w:lang w:val="id-ID"/>
        </w:rPr>
        <w:t>n</w:t>
      </w:r>
      <w:r w:rsidRPr="004F2AF7">
        <w:rPr>
          <w:rFonts w:cs="Times New Roman"/>
          <w:color w:val="000000" w:themeColor="text1"/>
          <w:lang w:val="id-ID"/>
        </w:rPr>
        <w:t xml:space="preserve"> putusan pengadilan.</w:t>
      </w:r>
    </w:p>
    <w:p w14:paraId="30D98343" w14:textId="77777777" w:rsidR="00B33166"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dinyatakan bangkrut/pailit.</w:t>
      </w:r>
    </w:p>
    <w:p w14:paraId="238D6DEB" w14:textId="77777777" w:rsidR="00B33166" w:rsidRPr="004F2AF7" w:rsidRDefault="00B33166"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lang w:val="id-ID"/>
        </w:rPr>
      </w:pPr>
      <w:r w:rsidRPr="004F2AF7">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14:paraId="03BE9C47" w14:textId="77777777" w:rsidR="00361FDF" w:rsidRPr="004F2AF7" w:rsidRDefault="00361FDF" w:rsidP="004F2AF7">
      <w:pPr>
        <w:pStyle w:val="Default"/>
        <w:spacing w:line="276" w:lineRule="auto"/>
        <w:jc w:val="center"/>
        <w:rPr>
          <w:b/>
          <w:bCs/>
          <w:color w:val="000000" w:themeColor="text1"/>
        </w:rPr>
      </w:pPr>
    </w:p>
    <w:p w14:paraId="427E0358" w14:textId="77777777"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1E0CD7" w:rsidRPr="004F2AF7">
        <w:rPr>
          <w:b/>
          <w:bCs/>
          <w:color w:val="000000" w:themeColor="text1"/>
        </w:rPr>
        <w:t>1</w:t>
      </w:r>
      <w:r w:rsidR="00361FDF" w:rsidRPr="004F2AF7">
        <w:rPr>
          <w:b/>
          <w:bCs/>
          <w:color w:val="000000" w:themeColor="text1"/>
        </w:rPr>
        <w:t>3</w:t>
      </w:r>
    </w:p>
    <w:p w14:paraId="77531F9B" w14:textId="77777777" w:rsidR="00725D8B" w:rsidRPr="004F2AF7" w:rsidRDefault="00725D8B"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14:paraId="4AF078F1" w14:textId="77777777" w:rsidR="00725D8B" w:rsidRPr="004F2AF7" w:rsidRDefault="00725D8B" w:rsidP="004F2AF7">
      <w:pPr>
        <w:pStyle w:val="ListParagraph"/>
        <w:numPr>
          <w:ilvl w:val="0"/>
          <w:numId w:val="30"/>
        </w:numPr>
        <w:spacing w:line="276" w:lineRule="auto"/>
        <w:ind w:left="567" w:hanging="567"/>
        <w:rPr>
          <w:rFonts w:cs="Times New Roman"/>
        </w:rPr>
      </w:pPr>
      <w:r w:rsidRPr="004F2AF7">
        <w:rPr>
          <w:rFonts w:cs="Times New Roman"/>
          <w:lang w:val="id-ID"/>
        </w:rPr>
        <w:t>Jika terjadi permasalahan selain yang tercantum dalam perjanjian ini akan diselesaikan dengan etikat baik dengan musyawarah secara mufakat.</w:t>
      </w:r>
      <w:r w:rsidRPr="004F2AF7">
        <w:rPr>
          <w:rFonts w:cs="Times New Roman"/>
        </w:rPr>
        <w:t xml:space="preserve"> </w:t>
      </w:r>
    </w:p>
    <w:p w14:paraId="065C844E" w14:textId="77777777" w:rsidR="0084356D" w:rsidRPr="004F2AF7" w:rsidRDefault="0084356D" w:rsidP="004F2AF7">
      <w:pPr>
        <w:spacing w:after="0"/>
        <w:rPr>
          <w:rFonts w:ascii="Times New Roman" w:hAnsi="Times New Roman" w:cs="Times New Roman"/>
          <w:sz w:val="24"/>
          <w:szCs w:val="24"/>
        </w:rPr>
      </w:pPr>
    </w:p>
    <w:p w14:paraId="264C5424" w14:textId="77777777" w:rsidR="0084356D" w:rsidRPr="004F2AF7" w:rsidRDefault="0084356D" w:rsidP="004F2AF7">
      <w:pPr>
        <w:spacing w:after="0"/>
        <w:jc w:val="center"/>
        <w:rPr>
          <w:rFonts w:ascii="Times New Roman" w:hAnsi="Times New Roman" w:cs="Times New Roman"/>
          <w:b/>
          <w:sz w:val="24"/>
          <w:szCs w:val="24"/>
        </w:rPr>
      </w:pPr>
      <w:proofErr w:type="spellStart"/>
      <w:r w:rsidRPr="004F2AF7">
        <w:rPr>
          <w:rFonts w:ascii="Times New Roman" w:hAnsi="Times New Roman" w:cs="Times New Roman"/>
          <w:b/>
          <w:sz w:val="24"/>
          <w:szCs w:val="24"/>
          <w:lang w:val="en-US"/>
        </w:rPr>
        <w:t>Pasal</w:t>
      </w:r>
      <w:proofErr w:type="spellEnd"/>
      <w:r w:rsidRPr="004F2AF7">
        <w:rPr>
          <w:rFonts w:ascii="Times New Roman" w:hAnsi="Times New Roman" w:cs="Times New Roman"/>
          <w:b/>
          <w:sz w:val="24"/>
          <w:szCs w:val="24"/>
          <w:lang w:val="en-US"/>
        </w:rPr>
        <w:t xml:space="preserve"> 1</w:t>
      </w:r>
      <w:r w:rsidR="004F2AF7" w:rsidRPr="004F2AF7">
        <w:rPr>
          <w:rFonts w:ascii="Times New Roman" w:hAnsi="Times New Roman" w:cs="Times New Roman"/>
          <w:b/>
          <w:sz w:val="24"/>
          <w:szCs w:val="24"/>
        </w:rPr>
        <w:t>4</w:t>
      </w:r>
    </w:p>
    <w:p w14:paraId="5944BE92" w14:textId="77777777" w:rsidR="0084356D" w:rsidRPr="004F2AF7" w:rsidRDefault="0084356D" w:rsidP="004F2AF7">
      <w:pPr>
        <w:pStyle w:val="Heading1"/>
        <w:spacing w:after="0" w:line="276" w:lineRule="auto"/>
        <w:ind w:right="271"/>
        <w:rPr>
          <w:color w:val="auto"/>
          <w:szCs w:val="24"/>
          <w:lang w:val="id-ID"/>
        </w:rPr>
      </w:pPr>
      <w:r w:rsidRPr="004F2AF7">
        <w:rPr>
          <w:color w:val="auto"/>
          <w:szCs w:val="24"/>
          <w:lang w:val="id-ID"/>
        </w:rPr>
        <w:t>Pernyataan Dan Jaminan</w:t>
      </w:r>
      <w:r w:rsidR="00494FE4">
        <w:rPr>
          <w:color w:val="auto"/>
          <w:szCs w:val="24"/>
          <w:lang w:val="id-ID"/>
        </w:rPr>
        <w:t xml:space="preserve"> Kepatuhan Regulasi</w:t>
      </w:r>
    </w:p>
    <w:p w14:paraId="3D4FCA8B" w14:textId="77777777" w:rsidR="0084356D" w:rsidRPr="004F2AF7" w:rsidRDefault="0084356D" w:rsidP="004F2AF7">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14:paraId="391A18BA" w14:textId="77777777"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pelaksanaan</w:t>
      </w:r>
      <w:proofErr w:type="spellEnd"/>
      <w:r w:rsidRPr="004F2AF7">
        <w:rPr>
          <w:rFonts w:cs="Times New Roman"/>
        </w:rPr>
        <w:t xml:space="preserve"> </w:t>
      </w:r>
      <w:proofErr w:type="spellStart"/>
      <w:r w:rsidRPr="004F2AF7">
        <w:rPr>
          <w:rFonts w:cs="Times New Roman"/>
        </w:rPr>
        <w:t>perjanjian</w:t>
      </w:r>
      <w:proofErr w:type="spellEnd"/>
      <w:r w:rsidRPr="004F2AF7">
        <w:rPr>
          <w:rFonts w:cs="Times New Roman"/>
        </w:rPr>
        <w:t xml:space="preserve"> </w:t>
      </w:r>
      <w:proofErr w:type="spellStart"/>
      <w:r w:rsidRPr="004F2AF7">
        <w:rPr>
          <w:rFonts w:cs="Times New Roman"/>
        </w:rPr>
        <w:t>ini</w:t>
      </w:r>
      <w:proofErr w:type="spellEnd"/>
      <w:r w:rsidRPr="004F2AF7">
        <w:rPr>
          <w:rFonts w:cs="Times New Roman"/>
        </w:rPr>
        <w:t xml:space="preserve"> </w:t>
      </w:r>
      <w:proofErr w:type="spellStart"/>
      <w:r w:rsidRPr="004F2AF7">
        <w:rPr>
          <w:rFonts w:cs="Times New Roman"/>
          <w:lang w:val="en-US"/>
        </w:rPr>
        <w:t>mentaati</w:t>
      </w:r>
      <w:proofErr w:type="spellEnd"/>
      <w:r w:rsidRPr="004F2AF7">
        <w:rPr>
          <w:rFonts w:cs="Times New Roman"/>
          <w:lang w:val="en-US"/>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perundang-undangan</w:t>
      </w:r>
      <w:proofErr w:type="spellEnd"/>
      <w:r w:rsidRPr="004F2AF7">
        <w:rPr>
          <w:rFonts w:cs="Times New Roman"/>
        </w:rPr>
        <w:t xml:space="preserve"> yang </w:t>
      </w:r>
      <w:proofErr w:type="spellStart"/>
      <w:r w:rsidRPr="004F2AF7">
        <w:rPr>
          <w:rFonts w:cs="Times New Roman"/>
        </w:rPr>
        <w:t>berlaku</w:t>
      </w:r>
      <w:proofErr w:type="spellEnd"/>
      <w:r w:rsidRPr="004F2AF7">
        <w:rPr>
          <w:rFonts w:cs="Times New Roman"/>
        </w:rPr>
        <w:t>.</w:t>
      </w:r>
    </w:p>
    <w:p w14:paraId="3933766E" w14:textId="77777777"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Usia</w:t>
      </w:r>
      <w:proofErr w:type="spellEnd"/>
      <w:r w:rsidRPr="004F2AF7">
        <w:rPr>
          <w:rFonts w:cs="Times New Roman"/>
        </w:rPr>
        <w:t xml:space="preserve"> P</w:t>
      </w:r>
      <w:r w:rsidRPr="004F2AF7">
        <w:rPr>
          <w:rFonts w:cs="Times New Roman"/>
          <w:lang w:val="en-US"/>
        </w:rPr>
        <w:t>e</w:t>
      </w:r>
      <w:proofErr w:type="spellStart"/>
      <w:r w:rsidRPr="004F2AF7">
        <w:rPr>
          <w:rFonts w:cs="Times New Roman"/>
        </w:rPr>
        <w:t>kerja</w:t>
      </w:r>
      <w:proofErr w:type="spellEnd"/>
      <w:r w:rsidRPr="004F2AF7">
        <w:rPr>
          <w:rFonts w:cs="Times New Roman"/>
        </w:rPr>
        <w:t xml:space="preserve"> yang </w:t>
      </w:r>
      <w:proofErr w:type="spellStart"/>
      <w:r w:rsidRPr="004F2AF7">
        <w:rPr>
          <w:rFonts w:cs="Times New Roman"/>
        </w:rPr>
        <w:t>dipekerjakan</w:t>
      </w:r>
      <w:proofErr w:type="spellEnd"/>
      <w:r w:rsidRPr="004F2AF7">
        <w:rPr>
          <w:rFonts w:cs="Times New Roman"/>
        </w:rPr>
        <w:t xml:space="preserve"> di </w:t>
      </w:r>
      <w:proofErr w:type="spellStart"/>
      <w:r w:rsidRPr="004F2AF7">
        <w:rPr>
          <w:rFonts w:cs="Times New Roman"/>
        </w:rPr>
        <w:t>perusahaan</w:t>
      </w:r>
      <w:proofErr w:type="spellEnd"/>
      <w:r w:rsidRPr="004F2AF7">
        <w:rPr>
          <w:rFonts w:cs="Times New Roman"/>
        </w:rPr>
        <w:t xml:space="preserve"> </w:t>
      </w:r>
      <w:proofErr w:type="spellStart"/>
      <w:r w:rsidRPr="004F2AF7">
        <w:rPr>
          <w:rFonts w:cs="Times New Roman"/>
        </w:rPr>
        <w:t>masing-masing</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bertentangan</w:t>
      </w:r>
      <w:proofErr w:type="spellEnd"/>
      <w:r w:rsidRPr="004F2AF7">
        <w:rPr>
          <w:rFonts w:cs="Times New Roman"/>
        </w:rPr>
        <w:t xml:space="preserve"> </w:t>
      </w:r>
      <w:proofErr w:type="spellStart"/>
      <w:r w:rsidRPr="004F2AF7">
        <w:rPr>
          <w:rFonts w:cs="Times New Roman"/>
        </w:rPr>
        <w:t>dengan</w:t>
      </w:r>
      <w:proofErr w:type="spellEnd"/>
      <w:r w:rsidRPr="004F2AF7">
        <w:rPr>
          <w:rFonts w:cs="Times New Roman"/>
        </w:rPr>
        <w:t xml:space="preserve"> </w:t>
      </w:r>
      <w:proofErr w:type="spellStart"/>
      <w:r w:rsidRPr="004F2AF7">
        <w:rPr>
          <w:rFonts w:cs="Times New Roman"/>
        </w:rPr>
        <w:t>ketentuan</w:t>
      </w:r>
      <w:proofErr w:type="spellEnd"/>
      <w:r w:rsidRPr="004F2AF7">
        <w:rPr>
          <w:rFonts w:cs="Times New Roman"/>
        </w:rPr>
        <w:t xml:space="preserve">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Undang-undang</w:t>
      </w:r>
      <w:proofErr w:type="spellEnd"/>
      <w:r w:rsidRPr="004F2AF7">
        <w:rPr>
          <w:rFonts w:cs="Times New Roman"/>
        </w:rPr>
        <w:t xml:space="preserve"> </w:t>
      </w:r>
      <w:proofErr w:type="spellStart"/>
      <w:r w:rsidRPr="004F2AF7">
        <w:rPr>
          <w:rFonts w:cs="Times New Roman"/>
        </w:rPr>
        <w:t>Ketenagakerjaan</w:t>
      </w:r>
      <w:proofErr w:type="spellEnd"/>
      <w:r w:rsidRPr="004F2AF7">
        <w:rPr>
          <w:rFonts w:cs="Times New Roman"/>
        </w:rPr>
        <w:t>.</w:t>
      </w:r>
    </w:p>
    <w:p w14:paraId="06533228" w14:textId="77777777"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hal</w:t>
      </w:r>
      <w:proofErr w:type="spellEnd"/>
      <w:r w:rsidRPr="004F2AF7">
        <w:rPr>
          <w:rFonts w:cs="Times New Roman"/>
        </w:rPr>
        <w:t xml:space="preserve"> </w:t>
      </w:r>
      <w:proofErr w:type="spellStart"/>
      <w:r w:rsidRPr="004F2AF7">
        <w:rPr>
          <w:rFonts w:cs="Times New Roman"/>
        </w:rPr>
        <w:t>terdapat</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yang </w:t>
      </w:r>
      <w:proofErr w:type="spellStart"/>
      <w:r w:rsidRPr="004F2AF7">
        <w:rPr>
          <w:rFonts w:cs="Times New Roman"/>
        </w:rPr>
        <w:t>dilakukan</w:t>
      </w:r>
      <w:proofErr w:type="spellEnd"/>
      <w:r w:rsidRPr="004F2AF7">
        <w:rPr>
          <w:rFonts w:cs="Times New Roman"/>
        </w:rPr>
        <w:t xml:space="preserve"> </w:t>
      </w:r>
      <w:proofErr w:type="spellStart"/>
      <w:r w:rsidRPr="004F2AF7">
        <w:rPr>
          <w:rFonts w:cs="Times New Roman"/>
        </w:rPr>
        <w:t>oleh</w:t>
      </w:r>
      <w:proofErr w:type="spellEnd"/>
      <w:r w:rsidRPr="004F2AF7">
        <w:rPr>
          <w:rFonts w:cs="Times New Roman"/>
        </w:rPr>
        <w:t xml:space="preserve"> </w:t>
      </w:r>
      <w:proofErr w:type="spellStart"/>
      <w:r w:rsidRPr="004F2AF7">
        <w:rPr>
          <w:rFonts w:cs="Times New Roman"/>
        </w:rPr>
        <w:t>salah</w:t>
      </w:r>
      <w:proofErr w:type="spellEnd"/>
      <w:r w:rsidRPr="004F2AF7">
        <w:rPr>
          <w:rFonts w:cs="Times New Roman"/>
        </w:rPr>
        <w:t xml:space="preserve"> </w:t>
      </w:r>
      <w:proofErr w:type="spellStart"/>
      <w:r w:rsidRPr="004F2AF7">
        <w:rPr>
          <w:rFonts w:cs="Times New Roman"/>
        </w:rPr>
        <w:t>satu</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maka</w:t>
      </w:r>
      <w:proofErr w:type="spellEnd"/>
      <w:r w:rsidRPr="004F2AF7">
        <w:rPr>
          <w:rFonts w:cs="Times New Roman"/>
        </w:rPr>
        <w:t xml:space="preserve"> Para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sepakat</w:t>
      </w:r>
      <w:proofErr w:type="spellEnd"/>
      <w:r w:rsidRPr="004F2AF7">
        <w:rPr>
          <w:rFonts w:cs="Times New Roman"/>
        </w:rPr>
        <w:t xml:space="preserve"> </w:t>
      </w:r>
      <w:proofErr w:type="spellStart"/>
      <w:r w:rsidRPr="004F2AF7">
        <w:rPr>
          <w:rFonts w:cs="Times New Roman"/>
        </w:rPr>
        <w:t>untuk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melibatkan</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yang lain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kasus</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tersebut</w:t>
      </w:r>
      <w:proofErr w:type="spellEnd"/>
      <w:r w:rsidRPr="004F2AF7">
        <w:rPr>
          <w:rFonts w:cs="Times New Roman"/>
        </w:rPr>
        <w:t>.</w:t>
      </w:r>
    </w:p>
    <w:p w14:paraId="40B7D3FD" w14:textId="77777777" w:rsidR="00AF2584" w:rsidRPr="004F2AF7" w:rsidRDefault="00AF2584" w:rsidP="004F2AF7">
      <w:pPr>
        <w:spacing w:after="0"/>
        <w:jc w:val="center"/>
        <w:rPr>
          <w:rFonts w:ascii="Times New Roman" w:hAnsi="Times New Roman" w:cs="Times New Roman"/>
          <w:b/>
          <w:color w:val="000000" w:themeColor="text1"/>
          <w:sz w:val="24"/>
          <w:szCs w:val="24"/>
        </w:rPr>
      </w:pPr>
    </w:p>
    <w:p w14:paraId="674C783C" w14:textId="77777777" w:rsidR="001E0CD7" w:rsidRPr="004F2AF7" w:rsidRDefault="001B567F"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Pasal</w:t>
      </w:r>
      <w:r w:rsidR="001E0CD7" w:rsidRPr="004F2AF7">
        <w:rPr>
          <w:rFonts w:ascii="Times New Roman" w:hAnsi="Times New Roman" w:cs="Times New Roman"/>
          <w:b/>
          <w:color w:val="000000" w:themeColor="text1"/>
          <w:sz w:val="24"/>
          <w:szCs w:val="24"/>
        </w:rPr>
        <w:t xml:space="preserve"> 1</w:t>
      </w:r>
      <w:r w:rsidR="004F2AF7" w:rsidRPr="004F2AF7">
        <w:rPr>
          <w:rFonts w:ascii="Times New Roman" w:hAnsi="Times New Roman" w:cs="Times New Roman"/>
          <w:b/>
          <w:color w:val="000000" w:themeColor="text1"/>
          <w:sz w:val="24"/>
          <w:szCs w:val="24"/>
        </w:rPr>
        <w:t>5</w:t>
      </w:r>
    </w:p>
    <w:p w14:paraId="7BAD8224" w14:textId="77777777" w:rsidR="001E0CD7" w:rsidRPr="004F2AF7" w:rsidRDefault="00EF15BE"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14:paraId="4A6691F1" w14:textId="77777777" w:rsidR="001E0CD7" w:rsidRPr="004F2AF7" w:rsidRDefault="001E0CD7" w:rsidP="004F2AF7">
      <w:pPr>
        <w:pStyle w:val="ListParagraph"/>
        <w:numPr>
          <w:ilvl w:val="1"/>
          <w:numId w:val="16"/>
        </w:numPr>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Perubahan</w:t>
      </w:r>
      <w:proofErr w:type="spellEnd"/>
      <w:r w:rsidRPr="004F2AF7">
        <w:rPr>
          <w:rFonts w:cs="Times New Roman"/>
          <w:color w:val="000000" w:themeColor="text1"/>
        </w:rPr>
        <w:t xml:space="preserve"> </w:t>
      </w:r>
      <w:proofErr w:type="spellStart"/>
      <w:r w:rsidRPr="004F2AF7">
        <w:rPr>
          <w:rFonts w:cs="Times New Roman"/>
          <w:color w:val="000000" w:themeColor="text1"/>
        </w:rPr>
        <w:t>Perjanjian</w:t>
      </w:r>
      <w:proofErr w:type="spellEnd"/>
    </w:p>
    <w:p w14:paraId="5BF9B5EC" w14:textId="77777777"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syarat</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ketentuan</w:t>
      </w:r>
      <w:proofErr w:type="spellEnd"/>
      <w:r w:rsidRPr="004F2AF7">
        <w:rPr>
          <w:rFonts w:cs="Times New Roman"/>
          <w:color w:val="000000" w:themeColor="text1"/>
        </w:rPr>
        <w:t xml:space="preserve"> yang </w:t>
      </w:r>
      <w:proofErr w:type="spellStart"/>
      <w:r w:rsidRPr="004F2AF7">
        <w:rPr>
          <w:rFonts w:cs="Times New Roman"/>
          <w:color w:val="000000" w:themeColor="text1"/>
        </w:rPr>
        <w:t>belum</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tidak</w:t>
      </w:r>
      <w:proofErr w:type="spellEnd"/>
      <w:r w:rsidRPr="004F2AF7">
        <w:rPr>
          <w:rFonts w:cs="Times New Roman"/>
          <w:color w:val="000000" w:themeColor="text1"/>
        </w:rPr>
        <w:t xml:space="preserve"> </w:t>
      </w:r>
      <w:proofErr w:type="spellStart"/>
      <w:r w:rsidRPr="004F2AF7">
        <w:rPr>
          <w:rFonts w:cs="Times New Roman"/>
          <w:color w:val="000000" w:themeColor="text1"/>
        </w:rPr>
        <w:t>diatur</w:t>
      </w:r>
      <w:proofErr w:type="spellEnd"/>
      <w:r w:rsidRPr="004F2AF7">
        <w:rPr>
          <w:rFonts w:cs="Times New Roman"/>
          <w:color w:val="000000" w:themeColor="text1"/>
        </w:rPr>
        <w:t xml:space="preserve"> </w:t>
      </w:r>
      <w:proofErr w:type="spellStart"/>
      <w:r w:rsidR="001B567F" w:rsidRPr="004F2AF7">
        <w:rPr>
          <w:rFonts w:cs="Times New Roman"/>
          <w:color w:val="000000" w:themeColor="text1"/>
        </w:rPr>
        <w:t>dalam</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perjanji</w:t>
      </w:r>
      <w:proofErr w:type="spellEnd"/>
      <w:r w:rsidR="001B567F" w:rsidRPr="004F2AF7">
        <w:rPr>
          <w:rFonts w:cs="Times New Roman"/>
          <w:color w:val="000000" w:themeColor="text1"/>
          <w:lang w:val="id-ID"/>
        </w:rPr>
        <w:t>an</w:t>
      </w:r>
      <w:r w:rsidRPr="004F2AF7">
        <w:rPr>
          <w:rFonts w:cs="Times New Roman"/>
          <w:color w:val="000000" w:themeColor="text1"/>
        </w:rPr>
        <w:t xml:space="preserve"> </w:t>
      </w:r>
      <w:proofErr w:type="spellStart"/>
      <w:r w:rsidRPr="004F2AF7">
        <w:rPr>
          <w:rFonts w:cs="Times New Roman"/>
          <w:color w:val="000000" w:themeColor="text1"/>
        </w:rPr>
        <w:t>akan</w:t>
      </w:r>
      <w:proofErr w:type="spellEnd"/>
      <w:r w:rsidRPr="004F2AF7">
        <w:rPr>
          <w:rFonts w:cs="Times New Roman"/>
          <w:color w:val="000000" w:themeColor="text1"/>
        </w:rPr>
        <w:t xml:space="preserve"> </w:t>
      </w:r>
      <w:proofErr w:type="spellStart"/>
      <w:r w:rsidRPr="004F2AF7">
        <w:rPr>
          <w:rFonts w:cs="Times New Roman"/>
          <w:color w:val="000000" w:themeColor="text1"/>
        </w:rPr>
        <w:t>dibicarakan</w:t>
      </w:r>
      <w:proofErr w:type="spellEnd"/>
      <w:r w:rsidRPr="004F2AF7">
        <w:rPr>
          <w:rFonts w:cs="Times New Roman"/>
          <w:color w:val="000000" w:themeColor="text1"/>
        </w:rPr>
        <w:t xml:space="preserve">, </w:t>
      </w:r>
      <w:proofErr w:type="spellStart"/>
      <w:r w:rsidRPr="004F2AF7">
        <w:rPr>
          <w:rFonts w:cs="Times New Roman"/>
          <w:color w:val="000000" w:themeColor="text1"/>
        </w:rPr>
        <w:t>dinegosiasikan</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ditambahkan</w:t>
      </w:r>
      <w:proofErr w:type="spellEnd"/>
      <w:r w:rsidRPr="004F2AF7">
        <w:rPr>
          <w:rFonts w:cs="Times New Roman"/>
          <w:color w:val="000000" w:themeColor="text1"/>
        </w:rPr>
        <w:t xml:space="preserve"> </w:t>
      </w:r>
      <w:proofErr w:type="spellStart"/>
      <w:r w:rsidRPr="004F2AF7">
        <w:rPr>
          <w:rFonts w:cs="Times New Roman"/>
          <w:color w:val="000000" w:themeColor="text1"/>
        </w:rPr>
        <w:t>berdasarkan</w:t>
      </w:r>
      <w:proofErr w:type="spellEnd"/>
      <w:r w:rsidRPr="004F2AF7">
        <w:rPr>
          <w:rFonts w:cs="Times New Roman"/>
          <w:color w:val="000000" w:themeColor="text1"/>
        </w:rPr>
        <w:t xml:space="preserve"> </w:t>
      </w:r>
      <w:proofErr w:type="spellStart"/>
      <w:r w:rsidRPr="004F2AF7">
        <w:rPr>
          <w:rFonts w:cs="Times New Roman"/>
          <w:color w:val="000000" w:themeColor="text1"/>
        </w:rPr>
        <w:t>kesepakatan</w:t>
      </w:r>
      <w:proofErr w:type="spellEnd"/>
      <w:r w:rsidRPr="004F2AF7">
        <w:rPr>
          <w:rFonts w:cs="Times New Roman"/>
          <w:color w:val="000000" w:themeColor="text1"/>
        </w:rPr>
        <w:t xml:space="preserve"> </w:t>
      </w:r>
      <w:r w:rsidR="00EF15BE" w:rsidRPr="004F2AF7">
        <w:rPr>
          <w:rFonts w:cs="Times New Roman"/>
          <w:b/>
          <w:color w:val="000000" w:themeColor="text1"/>
        </w:rPr>
        <w:t>Para Pih</w:t>
      </w:r>
      <w:r w:rsidR="00EF15BE" w:rsidRPr="004F2AF7">
        <w:rPr>
          <w:rFonts w:cs="Times New Roman"/>
          <w:b/>
          <w:color w:val="000000" w:themeColor="text1"/>
          <w:lang w:val="id-ID"/>
        </w:rPr>
        <w:t>ak</w:t>
      </w:r>
      <w:r w:rsidR="00EF15BE" w:rsidRPr="004F2AF7">
        <w:rPr>
          <w:rFonts w:cs="Times New Roman"/>
          <w:color w:val="000000" w:themeColor="text1"/>
        </w:rPr>
        <w:t>.</w:t>
      </w:r>
    </w:p>
    <w:p w14:paraId="15C503BE" w14:textId="77777777"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w:t>
      </w:r>
      <w:r w:rsidR="001B567F" w:rsidRPr="004F2AF7">
        <w:rPr>
          <w:rFonts w:cs="Times New Roman"/>
          <w:color w:val="000000" w:themeColor="text1"/>
        </w:rPr>
        <w:t>egala</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perubahan</w:t>
      </w:r>
      <w:proofErr w:type="spellEnd"/>
      <w:r w:rsidR="001B567F" w:rsidRPr="004F2AF7">
        <w:rPr>
          <w:rFonts w:cs="Times New Roman"/>
          <w:color w:val="000000" w:themeColor="text1"/>
          <w:lang w:val="id-ID"/>
        </w:rPr>
        <w:t xml:space="preserve"> dan atau</w:t>
      </w:r>
      <w:r w:rsidR="001B567F" w:rsidRPr="004F2AF7">
        <w:rPr>
          <w:rFonts w:cs="Times New Roman"/>
          <w:color w:val="000000" w:themeColor="text1"/>
        </w:rPr>
        <w:t xml:space="preserve"> </w:t>
      </w:r>
      <w:proofErr w:type="spellStart"/>
      <w:r w:rsidR="001B567F" w:rsidRPr="004F2AF7">
        <w:rPr>
          <w:rFonts w:cs="Times New Roman"/>
          <w:color w:val="000000" w:themeColor="text1"/>
        </w:rPr>
        <w:t>penambahan</w:t>
      </w:r>
      <w:proofErr w:type="spellEnd"/>
      <w:r w:rsidR="001B567F" w:rsidRPr="004F2AF7">
        <w:rPr>
          <w:rFonts w:cs="Times New Roman"/>
          <w:color w:val="000000" w:themeColor="text1"/>
        </w:rPr>
        <w:t xml:space="preserve"> </w:t>
      </w:r>
      <w:r w:rsidR="001B567F" w:rsidRPr="004F2AF7">
        <w:rPr>
          <w:rFonts w:cs="Times New Roman"/>
          <w:color w:val="000000" w:themeColor="text1"/>
          <w:lang w:val="id-ID"/>
        </w:rPr>
        <w:t>isi</w:t>
      </w:r>
      <w:r w:rsidRPr="004F2AF7">
        <w:rPr>
          <w:rFonts w:cs="Times New Roman"/>
          <w:color w:val="000000" w:themeColor="text1"/>
        </w:rPr>
        <w:t xml:space="preserve"> </w:t>
      </w:r>
      <w:proofErr w:type="spellStart"/>
      <w:r w:rsidRPr="004F2AF7">
        <w:rPr>
          <w:rFonts w:cs="Times New Roman"/>
          <w:color w:val="000000" w:themeColor="text1"/>
        </w:rPr>
        <w:t>p</w:t>
      </w:r>
      <w:r w:rsidR="001B567F" w:rsidRPr="004F2AF7">
        <w:rPr>
          <w:rFonts w:cs="Times New Roman"/>
          <w:color w:val="000000" w:themeColor="text1"/>
        </w:rPr>
        <w:t>erjanjian</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tidak</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berlaku</w:t>
      </w:r>
      <w:proofErr w:type="spellEnd"/>
      <w:r w:rsidRPr="004F2AF7">
        <w:rPr>
          <w:rFonts w:cs="Times New Roman"/>
          <w:color w:val="000000" w:themeColor="text1"/>
        </w:rPr>
        <w:t xml:space="preserve"> </w:t>
      </w:r>
      <w:proofErr w:type="spellStart"/>
      <w:r w:rsidRPr="004F2AF7">
        <w:rPr>
          <w:rFonts w:cs="Times New Roman"/>
          <w:color w:val="000000" w:themeColor="text1"/>
        </w:rPr>
        <w:t>kecual</w:t>
      </w:r>
      <w:r w:rsidR="001B567F" w:rsidRPr="004F2AF7">
        <w:rPr>
          <w:rFonts w:cs="Times New Roman"/>
          <w:color w:val="000000" w:themeColor="text1"/>
        </w:rPr>
        <w:t>i</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disepakati</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secara</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tertulis</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oleh</w:t>
      </w:r>
      <w:proofErr w:type="spellEnd"/>
      <w:r w:rsidR="001B567F"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proofErr w:type="spellEnd"/>
      <w:r w:rsidR="00AB39AE" w:rsidRPr="004F2AF7">
        <w:rPr>
          <w:rFonts w:cs="Times New Roman"/>
          <w:color w:val="000000" w:themeColor="text1"/>
          <w:lang w:val="id-ID"/>
        </w:rPr>
        <w:t xml:space="preserve"> </w:t>
      </w:r>
      <w:r w:rsidR="001B567F" w:rsidRPr="004F2AF7">
        <w:rPr>
          <w:rFonts w:cs="Times New Roman"/>
          <w:color w:val="000000" w:themeColor="text1"/>
          <w:lang w:val="id-ID"/>
        </w:rPr>
        <w:t xml:space="preserve">sebagai bagian </w:t>
      </w:r>
      <w:r w:rsidR="00EF15BE" w:rsidRPr="004F2AF7">
        <w:rPr>
          <w:rFonts w:cs="Times New Roman"/>
          <w:color w:val="000000" w:themeColor="text1"/>
        </w:rPr>
        <w:t xml:space="preserve">yang </w:t>
      </w:r>
      <w:proofErr w:type="spellStart"/>
      <w:r w:rsidR="00EF15BE" w:rsidRPr="004F2AF7">
        <w:rPr>
          <w:rFonts w:cs="Times New Roman"/>
          <w:color w:val="000000" w:themeColor="text1"/>
        </w:rPr>
        <w:t>tidak</w:t>
      </w:r>
      <w:proofErr w:type="spellEnd"/>
      <w:r w:rsidR="00AB39AE" w:rsidRPr="004F2AF7">
        <w:rPr>
          <w:rFonts w:cs="Times New Roman"/>
          <w:color w:val="000000" w:themeColor="text1"/>
          <w:lang w:val="id-ID"/>
        </w:rPr>
        <w:t xml:space="preserve"> </w:t>
      </w:r>
      <w:r w:rsidR="001B567F" w:rsidRPr="004F2AF7">
        <w:rPr>
          <w:rFonts w:cs="Times New Roman"/>
          <w:color w:val="000000" w:themeColor="text1"/>
          <w:lang w:val="id-ID"/>
        </w:rPr>
        <w:t>ter</w:t>
      </w:r>
      <w:proofErr w:type="spellStart"/>
      <w:r w:rsidRPr="004F2AF7">
        <w:rPr>
          <w:rFonts w:cs="Times New Roman"/>
          <w:color w:val="000000" w:themeColor="text1"/>
        </w:rPr>
        <w:t>pisahkan</w:t>
      </w:r>
      <w:proofErr w:type="spellEnd"/>
      <w:r w:rsidRPr="004F2AF7">
        <w:rPr>
          <w:rFonts w:cs="Times New Roman"/>
          <w:color w:val="000000" w:themeColor="text1"/>
        </w:rPr>
        <w:t>.</w:t>
      </w:r>
    </w:p>
    <w:p w14:paraId="422D3DCE" w14:textId="77777777" w:rsidR="009B1BFF" w:rsidRPr="004F2AF7" w:rsidRDefault="001E0CD7" w:rsidP="004F2AF7">
      <w:pPr>
        <w:pStyle w:val="ListParagraph"/>
        <w:numPr>
          <w:ilvl w:val="0"/>
          <w:numId w:val="17"/>
        </w:numPr>
        <w:suppressAutoHyphens w:val="0"/>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pemberitahuan</w:t>
      </w:r>
      <w:proofErr w:type="spellEnd"/>
    </w:p>
    <w:p w14:paraId="55CC9CAF" w14:textId="58ED8F27" w:rsidR="0084356D" w:rsidRPr="00F36A0B" w:rsidRDefault="001B567F">
      <w:pPr>
        <w:pStyle w:val="ListParagraph"/>
        <w:suppressAutoHyphens w:val="0"/>
        <w:spacing w:line="276" w:lineRule="auto"/>
        <w:ind w:left="567"/>
        <w:contextualSpacing/>
        <w:jc w:val="both"/>
        <w:rPr>
          <w:lang w:val="id-ID"/>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proofErr w:type="gramStart"/>
      <w:r w:rsidR="001E0CD7" w:rsidRPr="004F2AF7">
        <w:rPr>
          <w:rFonts w:cs="Times New Roman"/>
          <w:color w:val="000000" w:themeColor="text1"/>
        </w:rPr>
        <w:t>akan</w:t>
      </w:r>
      <w:proofErr w:type="spellEnd"/>
      <w:proofErr w:type="gramEnd"/>
      <w:r w:rsidR="001E0CD7" w:rsidRPr="004F2AF7">
        <w:rPr>
          <w:rFonts w:cs="Times New Roman"/>
          <w:color w:val="000000" w:themeColor="text1"/>
        </w:rPr>
        <w:t xml:space="preserve"> </w:t>
      </w:r>
      <w:proofErr w:type="spellStart"/>
      <w:r w:rsidR="001E0CD7" w:rsidRPr="004F2AF7">
        <w:rPr>
          <w:rFonts w:cs="Times New Roman"/>
          <w:color w:val="000000" w:themeColor="text1"/>
        </w:rPr>
        <w:t>disampaikan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melalui</w:t>
      </w:r>
      <w:proofErr w:type="spellEnd"/>
      <w:r w:rsidR="001E0CD7" w:rsidRPr="004F2AF7">
        <w:rPr>
          <w:rFonts w:cs="Times New Roman"/>
          <w:color w:val="000000" w:themeColor="text1"/>
        </w:rPr>
        <w:t xml:space="preserve"> </w:t>
      </w:r>
      <w:proofErr w:type="spellStart"/>
      <w:r w:rsidRPr="004F2AF7">
        <w:rPr>
          <w:rFonts w:cs="Times New Roman"/>
          <w:color w:val="000000" w:themeColor="text1"/>
        </w:rPr>
        <w:t>pos</w:t>
      </w:r>
      <w:proofErr w:type="spellEnd"/>
      <w:r w:rsidRPr="004F2AF7">
        <w:rPr>
          <w:rFonts w:cs="Times New Roman"/>
          <w:color w:val="000000" w:themeColor="text1"/>
        </w:rPr>
        <w:t xml:space="preserve"> </w:t>
      </w:r>
      <w:proofErr w:type="spellStart"/>
      <w:r w:rsidRPr="004F2AF7">
        <w:rPr>
          <w:rFonts w:cs="Times New Roman"/>
          <w:color w:val="000000" w:themeColor="text1"/>
        </w:rPr>
        <w:t>tercatat</w:t>
      </w:r>
      <w:proofErr w:type="spellEnd"/>
      <w:r w:rsidRPr="004F2AF7">
        <w:rPr>
          <w:rFonts w:cs="Times New Roman"/>
          <w:color w:val="000000" w:themeColor="text1"/>
        </w:rPr>
        <w:t xml:space="preserve">, </w:t>
      </w:r>
      <w:proofErr w:type="spellStart"/>
      <w:r w:rsidRPr="004F2AF7">
        <w:rPr>
          <w:rFonts w:cs="Times New Roman"/>
          <w:color w:val="000000" w:themeColor="text1"/>
        </w:rPr>
        <w:t>jasa</w:t>
      </w:r>
      <w:proofErr w:type="spellEnd"/>
      <w:r w:rsidRPr="004F2AF7">
        <w:rPr>
          <w:rFonts w:cs="Times New Roman"/>
          <w:color w:val="000000" w:themeColor="text1"/>
        </w:rPr>
        <w:t xml:space="preserve"> </w:t>
      </w:r>
      <w:proofErr w:type="spellStart"/>
      <w:r w:rsidRPr="004F2AF7">
        <w:rPr>
          <w:rFonts w:cs="Times New Roman"/>
          <w:color w:val="000000" w:themeColor="text1"/>
        </w:rPr>
        <w:t>kurir</w:t>
      </w:r>
      <w:proofErr w:type="spellEnd"/>
      <w:r w:rsidRPr="004F2AF7">
        <w:rPr>
          <w:rFonts w:cs="Times New Roman"/>
          <w:color w:val="000000" w:themeColor="text1"/>
        </w:rPr>
        <w:t>,</w:t>
      </w:r>
      <w:r w:rsidR="001E0CD7" w:rsidRPr="004F2AF7">
        <w:rPr>
          <w:rFonts w:cs="Times New Roman"/>
          <w:color w:val="000000" w:themeColor="text1"/>
        </w:rPr>
        <w:t xml:space="preserve"> </w:t>
      </w:r>
      <w:proofErr w:type="spellStart"/>
      <w:r w:rsidR="001E0CD7" w:rsidRPr="004F2AF7">
        <w:rPr>
          <w:rFonts w:cs="Times New Roman"/>
          <w:color w:val="000000" w:themeColor="text1"/>
        </w:rPr>
        <w:t>surat</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elektronik</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atau</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diserahkan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langsung</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dialamatkan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ke</w:t>
      </w:r>
      <w:proofErr w:type="spellEnd"/>
      <w:r w:rsidR="001E0CD7" w:rsidRPr="004F2AF7">
        <w:rPr>
          <w:rFonts w:cs="Times New Roman"/>
          <w:color w:val="000000" w:themeColor="text1"/>
        </w:rPr>
        <w:t>:</w:t>
      </w:r>
    </w:p>
    <w:p w14:paraId="25A3BDB1" w14:textId="1359DEC6" w:rsidR="00EF15B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b/>
        </w:rPr>
        <w:t>Pihak</w:t>
      </w:r>
      <w:proofErr w:type="spellEnd"/>
      <w:r w:rsidRPr="004F2AF7">
        <w:rPr>
          <w:rFonts w:cs="Times New Roman"/>
          <w:b/>
        </w:rPr>
        <w:t xml:space="preserve"> </w:t>
      </w:r>
      <w:proofErr w:type="spellStart"/>
      <w:r w:rsidRPr="004F2AF7">
        <w:rPr>
          <w:rFonts w:cs="Times New Roman"/>
          <w:b/>
        </w:rPr>
        <w:t>Pertama</w:t>
      </w:r>
      <w:proofErr w:type="spellEnd"/>
      <w:r w:rsidRPr="004F2AF7">
        <w:rPr>
          <w:rFonts w:cs="Times New Roman"/>
        </w:rPr>
        <w:tab/>
      </w:r>
      <w:proofErr w:type="gramStart"/>
      <w:r w:rsidRPr="004F2AF7">
        <w:rPr>
          <w:rFonts w:cs="Times New Roman"/>
        </w:rPr>
        <w:t>:</w:t>
      </w:r>
      <w:r w:rsidR="005B0BB7">
        <w:rPr>
          <w:rFonts w:cs="Times New Roman"/>
        </w:rPr>
        <w:t>PT</w:t>
      </w:r>
      <w:proofErr w:type="gramEnd"/>
      <w:r w:rsidR="005B0BB7">
        <w:rPr>
          <w:rFonts w:cs="Times New Roman"/>
        </w:rPr>
        <w:t xml:space="preserve"> Prihoda </w:t>
      </w:r>
      <w:proofErr w:type="spellStart"/>
      <w:r w:rsidR="005B0BB7">
        <w:rPr>
          <w:rFonts w:cs="Times New Roman"/>
        </w:rPr>
        <w:t>Solusi</w:t>
      </w:r>
      <w:proofErr w:type="spellEnd"/>
      <w:r w:rsidR="005B0BB7">
        <w:rPr>
          <w:rFonts w:cs="Times New Roman"/>
        </w:rPr>
        <w:t xml:space="preserve"> Indonesia</w:t>
      </w:r>
    </w:p>
    <w:p w14:paraId="15B0FA28" w14:textId="478D8045" w:rsidR="00AB39A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rPr>
        <w:t>Alamat</w:t>
      </w:r>
      <w:proofErr w:type="spellEnd"/>
      <w:r w:rsidRPr="004F2AF7">
        <w:rPr>
          <w:rFonts w:cs="Times New Roman"/>
        </w:rPr>
        <w:t xml:space="preserve"> </w:t>
      </w:r>
      <w:r w:rsidRPr="004F2AF7">
        <w:rPr>
          <w:rFonts w:cs="Times New Roman"/>
        </w:rPr>
        <w:tab/>
      </w:r>
      <w:r w:rsidRPr="004F2AF7">
        <w:rPr>
          <w:rFonts w:cs="Times New Roman"/>
        </w:rPr>
        <w:tab/>
      </w:r>
      <w:proofErr w:type="gramStart"/>
      <w:r w:rsidRPr="004F2AF7">
        <w:rPr>
          <w:rFonts w:cs="Times New Roman"/>
        </w:rPr>
        <w:t>:</w:t>
      </w:r>
      <w:r w:rsidR="005B0BB7">
        <w:rPr>
          <w:rFonts w:ascii="Arial" w:hAnsi="Arial" w:cs="Arial"/>
          <w:color w:val="202124"/>
          <w:sz w:val="21"/>
          <w:szCs w:val="21"/>
          <w:shd w:val="clear" w:color="auto" w:fill="FFFFFF"/>
        </w:rPr>
        <w:t>Jl</w:t>
      </w:r>
      <w:proofErr w:type="gramEnd"/>
      <w:r w:rsidR="005B0BB7">
        <w:rPr>
          <w:rFonts w:ascii="Arial" w:hAnsi="Arial" w:cs="Arial"/>
          <w:color w:val="202124"/>
          <w:sz w:val="21"/>
          <w:szCs w:val="21"/>
          <w:shd w:val="clear" w:color="auto" w:fill="FFFFFF"/>
        </w:rPr>
        <w:t xml:space="preserve">. Agung Jaya 1 No.33, RT.14/RW.10, </w:t>
      </w:r>
      <w:proofErr w:type="spellStart"/>
      <w:r w:rsidR="005B0BB7">
        <w:rPr>
          <w:rFonts w:ascii="Arial" w:hAnsi="Arial" w:cs="Arial"/>
          <w:color w:val="202124"/>
          <w:sz w:val="21"/>
          <w:szCs w:val="21"/>
          <w:shd w:val="clear" w:color="auto" w:fill="FFFFFF"/>
        </w:rPr>
        <w:t>Sunter</w:t>
      </w:r>
      <w:proofErr w:type="spellEnd"/>
      <w:r w:rsidR="005B0BB7">
        <w:rPr>
          <w:rFonts w:ascii="Arial" w:hAnsi="Arial" w:cs="Arial"/>
          <w:color w:val="202124"/>
          <w:sz w:val="21"/>
          <w:szCs w:val="21"/>
          <w:shd w:val="clear" w:color="auto" w:fill="FFFFFF"/>
        </w:rPr>
        <w:t xml:space="preserve"> Agung, </w:t>
      </w:r>
      <w:proofErr w:type="spellStart"/>
      <w:r w:rsidR="005B0BB7">
        <w:rPr>
          <w:rFonts w:ascii="Arial" w:hAnsi="Arial" w:cs="Arial"/>
          <w:color w:val="202124"/>
          <w:sz w:val="21"/>
          <w:szCs w:val="21"/>
          <w:shd w:val="clear" w:color="auto" w:fill="FFFFFF"/>
        </w:rPr>
        <w:t>Kec</w:t>
      </w:r>
      <w:proofErr w:type="spellEnd"/>
      <w:r w:rsidR="005B0BB7">
        <w:rPr>
          <w:rFonts w:ascii="Arial" w:hAnsi="Arial" w:cs="Arial"/>
          <w:color w:val="202124"/>
          <w:sz w:val="21"/>
          <w:szCs w:val="21"/>
          <w:shd w:val="clear" w:color="auto" w:fill="FFFFFF"/>
        </w:rPr>
        <w:t xml:space="preserve">. </w:t>
      </w:r>
      <w:proofErr w:type="spellStart"/>
      <w:r w:rsidR="005B0BB7">
        <w:rPr>
          <w:rFonts w:ascii="Arial" w:hAnsi="Arial" w:cs="Arial"/>
          <w:color w:val="202124"/>
          <w:sz w:val="21"/>
          <w:szCs w:val="21"/>
          <w:shd w:val="clear" w:color="auto" w:fill="FFFFFF"/>
        </w:rPr>
        <w:t>Tj</w:t>
      </w:r>
      <w:proofErr w:type="spellEnd"/>
      <w:r w:rsidR="005B0BB7">
        <w:rPr>
          <w:rFonts w:ascii="Arial" w:hAnsi="Arial" w:cs="Arial"/>
          <w:color w:val="202124"/>
          <w:sz w:val="21"/>
          <w:szCs w:val="21"/>
          <w:shd w:val="clear" w:color="auto" w:fill="FFFFFF"/>
        </w:rPr>
        <w:t xml:space="preserve">. </w:t>
      </w:r>
      <w:proofErr w:type="spellStart"/>
      <w:r w:rsidR="005B0BB7">
        <w:rPr>
          <w:rFonts w:ascii="Arial" w:hAnsi="Arial" w:cs="Arial"/>
          <w:color w:val="202124"/>
          <w:sz w:val="21"/>
          <w:szCs w:val="21"/>
          <w:shd w:val="clear" w:color="auto" w:fill="FFFFFF"/>
        </w:rPr>
        <w:t>Priok</w:t>
      </w:r>
      <w:proofErr w:type="spellEnd"/>
      <w:r w:rsidR="005B0BB7">
        <w:rPr>
          <w:rFonts w:ascii="Arial" w:hAnsi="Arial" w:cs="Arial"/>
          <w:color w:val="202124"/>
          <w:sz w:val="21"/>
          <w:szCs w:val="21"/>
          <w:shd w:val="clear" w:color="auto" w:fill="FFFFFF"/>
        </w:rPr>
        <w:t xml:space="preserve">, Jkt Utara, Daerah </w:t>
      </w:r>
      <w:proofErr w:type="spellStart"/>
      <w:r w:rsidR="005B0BB7">
        <w:rPr>
          <w:rFonts w:ascii="Arial" w:hAnsi="Arial" w:cs="Arial"/>
          <w:color w:val="202124"/>
          <w:sz w:val="21"/>
          <w:szCs w:val="21"/>
          <w:shd w:val="clear" w:color="auto" w:fill="FFFFFF"/>
        </w:rPr>
        <w:t>Khusus</w:t>
      </w:r>
      <w:proofErr w:type="spellEnd"/>
      <w:r w:rsidR="005B0BB7">
        <w:rPr>
          <w:rFonts w:ascii="Arial" w:hAnsi="Arial" w:cs="Arial"/>
          <w:color w:val="202124"/>
          <w:sz w:val="21"/>
          <w:szCs w:val="21"/>
          <w:shd w:val="clear" w:color="auto" w:fill="FFFFFF"/>
        </w:rPr>
        <w:t xml:space="preserve"> </w:t>
      </w:r>
      <w:proofErr w:type="spellStart"/>
      <w:r w:rsidR="005B0BB7">
        <w:rPr>
          <w:rFonts w:ascii="Arial" w:hAnsi="Arial" w:cs="Arial"/>
          <w:color w:val="202124"/>
          <w:sz w:val="21"/>
          <w:szCs w:val="21"/>
          <w:shd w:val="clear" w:color="auto" w:fill="FFFFFF"/>
        </w:rPr>
        <w:t>Ibukota</w:t>
      </w:r>
      <w:proofErr w:type="spellEnd"/>
      <w:r w:rsidR="005B0BB7">
        <w:rPr>
          <w:rFonts w:ascii="Arial" w:hAnsi="Arial" w:cs="Arial"/>
          <w:color w:val="202124"/>
          <w:sz w:val="21"/>
          <w:szCs w:val="21"/>
          <w:shd w:val="clear" w:color="auto" w:fill="FFFFFF"/>
        </w:rPr>
        <w:t xml:space="preserve"> Jakarta</w:t>
      </w:r>
    </w:p>
    <w:p w14:paraId="4179959E" w14:textId="07363E66" w:rsidR="00EF15B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rPr>
        <w:t>Telepon</w:t>
      </w:r>
      <w:proofErr w:type="spellEnd"/>
      <w:r w:rsidRPr="004F2AF7">
        <w:rPr>
          <w:rFonts w:cs="Times New Roman"/>
        </w:rPr>
        <w:tab/>
      </w:r>
      <w:r w:rsidRPr="004F2AF7">
        <w:rPr>
          <w:rFonts w:cs="Times New Roman"/>
        </w:rPr>
        <w:tab/>
        <w:t xml:space="preserve">: </w:t>
      </w:r>
      <w:hyperlink r:id="rId9" w:history="1">
        <w:r w:rsidR="005B0BB7">
          <w:rPr>
            <w:rStyle w:val="Hyperlink"/>
            <w:rFonts w:ascii="Arial" w:hAnsi="Arial" w:cs="Arial"/>
            <w:color w:val="1A0DAB"/>
            <w:sz w:val="21"/>
            <w:szCs w:val="21"/>
            <w:shd w:val="clear" w:color="auto" w:fill="FFFFFF"/>
          </w:rPr>
          <w:t>(021) 22655881</w:t>
        </w:r>
      </w:hyperlink>
      <w:r w:rsidR="005B0BB7" w:rsidRPr="004F2AF7">
        <w:rPr>
          <w:rFonts w:cs="Times New Roman"/>
          <w:color w:val="000000" w:themeColor="text1"/>
          <w:lang w:val="en-US"/>
        </w:rPr>
        <w:t xml:space="preserve"> </w:t>
      </w:r>
    </w:p>
    <w:p w14:paraId="706D9401" w14:textId="14BCB9D0" w:rsidR="00EF15BE" w:rsidRPr="004F2AF7" w:rsidRDefault="00FB4651" w:rsidP="004F2AF7">
      <w:pPr>
        <w:pStyle w:val="ListParagraph"/>
        <w:spacing w:line="276" w:lineRule="auto"/>
        <w:ind w:left="567"/>
        <w:jc w:val="both"/>
        <w:rPr>
          <w:rFonts w:cs="Times New Roman"/>
          <w:lang w:val="id-ID"/>
        </w:rPr>
      </w:pPr>
      <w:r w:rsidRPr="004F2AF7">
        <w:rPr>
          <w:rFonts w:cs="Times New Roman"/>
        </w:rPr>
        <w:t>Email</w:t>
      </w:r>
      <w:r w:rsidRPr="004F2AF7">
        <w:rPr>
          <w:rFonts w:cs="Times New Roman"/>
        </w:rPr>
        <w:tab/>
      </w:r>
      <w:r w:rsidRPr="004F2AF7">
        <w:rPr>
          <w:rFonts w:cs="Times New Roman"/>
        </w:rPr>
        <w:tab/>
      </w:r>
      <w:r w:rsidR="00EF15BE" w:rsidRPr="004F2AF7">
        <w:rPr>
          <w:rFonts w:cs="Times New Roman"/>
        </w:rPr>
        <w:t xml:space="preserve">: </w:t>
      </w:r>
      <w:hyperlink r:id="rId10" w:history="1">
        <w:r w:rsidR="005B0BB7" w:rsidRPr="00E82308">
          <w:rPr>
            <w:rStyle w:val="Hyperlink"/>
            <w:rFonts w:cs="Times New Roman"/>
          </w:rPr>
          <w:t>uri.widiansyah@prihoda</w:t>
        </w:r>
      </w:hyperlink>
      <w:r w:rsidR="005B0BB7">
        <w:rPr>
          <w:rFonts w:cs="Times New Roman"/>
        </w:rPr>
        <w:t>indonesia.com</w:t>
      </w:r>
    </w:p>
    <w:p w14:paraId="7961FF49" w14:textId="1C24F1B6" w:rsidR="00EF15BE" w:rsidRPr="00F36A0B" w:rsidRDefault="00EF15BE">
      <w:pPr>
        <w:pStyle w:val="ListParagraph"/>
        <w:spacing w:line="276" w:lineRule="auto"/>
        <w:ind w:left="567"/>
        <w:jc w:val="both"/>
      </w:pPr>
      <w:r w:rsidRPr="004F2AF7">
        <w:rPr>
          <w:rFonts w:cs="Times New Roman"/>
        </w:rPr>
        <w:t>Up</w:t>
      </w:r>
      <w:r w:rsidRPr="004F2AF7">
        <w:rPr>
          <w:rFonts w:cs="Times New Roman"/>
        </w:rPr>
        <w:tab/>
      </w:r>
      <w:r w:rsidRPr="004F2AF7">
        <w:rPr>
          <w:rFonts w:cs="Times New Roman"/>
        </w:rPr>
        <w:tab/>
        <w:t>:</w:t>
      </w:r>
      <w:r w:rsidR="00AD3B24" w:rsidRPr="004F2AF7">
        <w:rPr>
          <w:rFonts w:cs="Times New Roman"/>
          <w:lang w:val="id-ID"/>
        </w:rPr>
        <w:t xml:space="preserve"> </w:t>
      </w:r>
      <w:r w:rsidR="005B0BB7">
        <w:rPr>
          <w:rFonts w:cs="Times New Roman"/>
          <w:lang w:val="en-US"/>
        </w:rPr>
        <w:t xml:space="preserve">Uri </w:t>
      </w:r>
      <w:proofErr w:type="spellStart"/>
      <w:r w:rsidR="005B0BB7">
        <w:rPr>
          <w:rFonts w:cs="Times New Roman"/>
          <w:lang w:val="en-US"/>
        </w:rPr>
        <w:t>Widiansyah</w:t>
      </w:r>
      <w:proofErr w:type="spellEnd"/>
    </w:p>
    <w:p w14:paraId="3F8B960C" w14:textId="77777777" w:rsidR="001E0CD7" w:rsidRPr="004F2AF7" w:rsidRDefault="00EF15BE" w:rsidP="004F2AF7">
      <w:pPr>
        <w:pStyle w:val="ListParagraph"/>
        <w:spacing w:line="276" w:lineRule="auto"/>
        <w:ind w:left="567"/>
        <w:jc w:val="both"/>
        <w:rPr>
          <w:rFonts w:cs="Times New Roman"/>
          <w:color w:val="000000" w:themeColor="text1"/>
          <w:lang w:val="id-ID"/>
        </w:rPr>
      </w:pPr>
      <w:proofErr w:type="spellStart"/>
      <w:r w:rsidRPr="004F2AF7">
        <w:rPr>
          <w:rFonts w:cs="Times New Roman"/>
          <w:b/>
          <w:color w:val="000000" w:themeColor="text1"/>
        </w:rPr>
        <w:t>Pihak</w:t>
      </w:r>
      <w:proofErr w:type="spellEnd"/>
      <w:r w:rsidRPr="004F2AF7">
        <w:rPr>
          <w:rFonts w:cs="Times New Roman"/>
          <w:b/>
          <w:color w:val="000000" w:themeColor="text1"/>
        </w:rPr>
        <w:t xml:space="preserve"> </w:t>
      </w:r>
      <w:proofErr w:type="spellStart"/>
      <w:r w:rsidRPr="004F2AF7">
        <w:rPr>
          <w:rFonts w:cs="Times New Roman"/>
          <w:b/>
          <w:color w:val="000000" w:themeColor="text1"/>
        </w:rPr>
        <w:t>Kedua</w:t>
      </w:r>
      <w:proofErr w:type="spellEnd"/>
      <w:r w:rsidR="001E0CD7" w:rsidRPr="004F2AF7">
        <w:rPr>
          <w:rFonts w:cs="Times New Roman"/>
          <w:color w:val="000000" w:themeColor="text1"/>
        </w:rPr>
        <w:tab/>
        <w:t xml:space="preserve">: </w:t>
      </w:r>
      <w:r w:rsidR="00FB0D2C" w:rsidRPr="004F2AF7">
        <w:rPr>
          <w:rFonts w:cs="Times New Roman"/>
          <w:color w:val="000000" w:themeColor="text1"/>
          <w:lang w:val="id-ID"/>
        </w:rPr>
        <w:t>PT. Semarang Autocomp Manufacturing Indonesia</w:t>
      </w:r>
    </w:p>
    <w:p w14:paraId="69080E04" w14:textId="77777777" w:rsidR="002952FC" w:rsidRDefault="001E0CD7" w:rsidP="000E3EA4">
      <w:pPr>
        <w:pStyle w:val="Default"/>
        <w:spacing w:line="276" w:lineRule="auto"/>
        <w:ind w:left="540"/>
        <w:jc w:val="both"/>
        <w:rPr>
          <w:color w:val="000000" w:themeColor="text1"/>
          <w:lang w:val="en-US"/>
        </w:rPr>
      </w:pPr>
      <w:r w:rsidRPr="004F2AF7">
        <w:rPr>
          <w:color w:val="000000" w:themeColor="text1"/>
        </w:rPr>
        <w:t xml:space="preserve">Alamat </w:t>
      </w:r>
      <w:r w:rsidRPr="004F2AF7">
        <w:rPr>
          <w:color w:val="000000" w:themeColor="text1"/>
        </w:rPr>
        <w:tab/>
      </w:r>
      <w:r w:rsidRPr="004F2AF7">
        <w:rPr>
          <w:color w:val="000000" w:themeColor="text1"/>
        </w:rPr>
        <w:tab/>
        <w:t xml:space="preserve">: </w:t>
      </w:r>
      <w:r w:rsidR="002952FC">
        <w:rPr>
          <w:color w:val="000000" w:themeColor="text1"/>
        </w:rPr>
        <w:t xml:space="preserve"> </w:t>
      </w:r>
      <w:r w:rsidR="002952FC" w:rsidRPr="00041EE8">
        <w:rPr>
          <w:color w:val="000000" w:themeColor="text1"/>
        </w:rPr>
        <w:t>Jl.</w:t>
      </w:r>
      <w:r w:rsidR="002952FC">
        <w:rPr>
          <w:color w:val="000000" w:themeColor="text1"/>
          <w:lang w:val="en-US"/>
        </w:rPr>
        <w:t xml:space="preserve"> Raya </w:t>
      </w:r>
      <w:proofErr w:type="spellStart"/>
      <w:r w:rsidR="002952FC">
        <w:rPr>
          <w:color w:val="000000" w:themeColor="text1"/>
          <w:lang w:val="en-US"/>
        </w:rPr>
        <w:t>Jepara</w:t>
      </w:r>
      <w:proofErr w:type="spellEnd"/>
      <w:r w:rsidR="002952FC">
        <w:rPr>
          <w:color w:val="000000" w:themeColor="text1"/>
          <w:lang w:val="en-US"/>
        </w:rPr>
        <w:t xml:space="preserve"> Kudus KM 28 Ds. </w:t>
      </w:r>
      <w:proofErr w:type="spellStart"/>
      <w:r w:rsidR="002952FC">
        <w:rPr>
          <w:color w:val="000000" w:themeColor="text1"/>
          <w:lang w:val="en-US"/>
        </w:rPr>
        <w:t>Sengonbugel</w:t>
      </w:r>
      <w:proofErr w:type="spellEnd"/>
      <w:r w:rsidR="002952FC">
        <w:rPr>
          <w:color w:val="000000" w:themeColor="text1"/>
          <w:lang w:val="en-US"/>
        </w:rPr>
        <w:t xml:space="preserve">, </w:t>
      </w:r>
      <w:proofErr w:type="spellStart"/>
      <w:r w:rsidR="002952FC">
        <w:rPr>
          <w:color w:val="000000" w:themeColor="text1"/>
          <w:lang w:val="en-US"/>
        </w:rPr>
        <w:t>Kec</w:t>
      </w:r>
      <w:proofErr w:type="spellEnd"/>
      <w:r w:rsidR="002952FC">
        <w:rPr>
          <w:color w:val="000000" w:themeColor="text1"/>
          <w:lang w:val="en-US"/>
        </w:rPr>
        <w:t xml:space="preserve">. </w:t>
      </w:r>
      <w:proofErr w:type="spellStart"/>
      <w:r w:rsidR="002952FC">
        <w:rPr>
          <w:color w:val="000000" w:themeColor="text1"/>
          <w:lang w:val="en-US"/>
        </w:rPr>
        <w:t>Mayong</w:t>
      </w:r>
      <w:proofErr w:type="spellEnd"/>
      <w:r w:rsidR="002952FC">
        <w:rPr>
          <w:color w:val="000000" w:themeColor="text1"/>
          <w:lang w:val="en-US"/>
        </w:rPr>
        <w:t xml:space="preserve"> </w:t>
      </w:r>
    </w:p>
    <w:p w14:paraId="750EB07A" w14:textId="190E1E8B" w:rsidR="001E0CD7" w:rsidRPr="000E3EA4" w:rsidRDefault="002952FC" w:rsidP="000E3EA4">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14:paraId="4F953048" w14:textId="6D5D5BD4" w:rsidR="001E0CD7" w:rsidRPr="004F2AF7" w:rsidRDefault="001E0CD7" w:rsidP="004F2AF7">
      <w:pPr>
        <w:pStyle w:val="ListParagraph"/>
        <w:spacing w:line="276" w:lineRule="auto"/>
        <w:ind w:left="567"/>
        <w:jc w:val="both"/>
        <w:rPr>
          <w:rFonts w:cs="Times New Roman"/>
          <w:color w:val="000000" w:themeColor="text1"/>
        </w:rPr>
      </w:pPr>
      <w:proofErr w:type="spellStart"/>
      <w:r w:rsidRPr="004F2AF7">
        <w:rPr>
          <w:rFonts w:cs="Times New Roman"/>
          <w:color w:val="000000" w:themeColor="text1"/>
        </w:rPr>
        <w:t>Telepon</w:t>
      </w:r>
      <w:proofErr w:type="spellEnd"/>
      <w:r w:rsidRPr="004F2AF7">
        <w:rPr>
          <w:rFonts w:cs="Times New Roman"/>
          <w:color w:val="000000" w:themeColor="text1"/>
        </w:rPr>
        <w:tab/>
      </w:r>
      <w:r w:rsidRPr="004F2AF7">
        <w:rPr>
          <w:rFonts w:cs="Times New Roman"/>
          <w:color w:val="000000" w:themeColor="text1"/>
        </w:rPr>
        <w:tab/>
        <w:t xml:space="preserve">: </w:t>
      </w:r>
      <w:r w:rsidR="00F36A0B">
        <w:rPr>
          <w:rFonts w:cs="Times New Roman"/>
          <w:color w:val="000000" w:themeColor="text1"/>
        </w:rPr>
        <w:t>0291-7512101</w:t>
      </w:r>
    </w:p>
    <w:p w14:paraId="296A0CA7" w14:textId="3198D3EB" w:rsidR="00EF15BE" w:rsidRPr="000E3EA4"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Email</w:t>
      </w:r>
      <w:r w:rsidRPr="004F2AF7">
        <w:rPr>
          <w:rFonts w:cs="Times New Roman"/>
          <w:color w:val="000000" w:themeColor="text1"/>
        </w:rPr>
        <w:tab/>
      </w:r>
      <w:r w:rsidRPr="004F2AF7">
        <w:rPr>
          <w:rFonts w:cs="Times New Roman"/>
          <w:color w:val="000000" w:themeColor="text1"/>
        </w:rPr>
        <w:tab/>
        <w:t xml:space="preserve">: </w:t>
      </w:r>
      <w:r w:rsidR="00F36A0B">
        <w:rPr>
          <w:rFonts w:cs="Times New Roman"/>
          <w:lang w:val="en-US"/>
        </w:rPr>
        <w:t>ga_03@sami-jf.co.id</w:t>
      </w:r>
    </w:p>
    <w:p w14:paraId="64743BFB" w14:textId="4F06BA9B" w:rsidR="00EF15BE" w:rsidRPr="000E3EA4"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proofErr w:type="spellStart"/>
      <w:r w:rsidR="00F36A0B">
        <w:rPr>
          <w:rFonts w:cs="Times New Roman"/>
          <w:color w:val="000000" w:themeColor="text1"/>
          <w:lang w:val="en-US"/>
        </w:rPr>
        <w:t>Ibu</w:t>
      </w:r>
      <w:proofErr w:type="spellEnd"/>
      <w:r w:rsidR="00F36A0B">
        <w:rPr>
          <w:rFonts w:cs="Times New Roman"/>
          <w:color w:val="000000" w:themeColor="text1"/>
          <w:lang w:val="en-US"/>
        </w:rPr>
        <w:t xml:space="preserve"> </w:t>
      </w:r>
      <w:proofErr w:type="spellStart"/>
      <w:r w:rsidR="00F36A0B">
        <w:rPr>
          <w:rFonts w:cs="Times New Roman"/>
          <w:color w:val="000000" w:themeColor="text1"/>
          <w:lang w:val="en-US"/>
        </w:rPr>
        <w:t>Aya</w:t>
      </w:r>
      <w:proofErr w:type="spellEnd"/>
    </w:p>
    <w:p w14:paraId="5A2DF9CD" w14:textId="77777777" w:rsidR="001E0CD7" w:rsidRPr="004F2AF7" w:rsidRDefault="004D743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lang w:val="id-ID"/>
        </w:rPr>
        <w:t xml:space="preserve">Setiap pemberitahuan atau </w:t>
      </w:r>
      <w:r w:rsidR="001E0CD7" w:rsidRPr="004F2AF7">
        <w:rPr>
          <w:rFonts w:cs="Times New Roman"/>
          <w:color w:val="000000" w:themeColor="text1"/>
          <w:lang w:val="id-ID"/>
        </w:rPr>
        <w:t>korespondensi pos terc</w:t>
      </w:r>
      <w:r w:rsidR="003213F6" w:rsidRPr="004F2AF7">
        <w:rPr>
          <w:rFonts w:cs="Times New Roman"/>
          <w:color w:val="000000" w:themeColor="text1"/>
          <w:lang w:val="id-ID"/>
        </w:rPr>
        <w:t xml:space="preserve">atat atau jasa kurir dianggap </w:t>
      </w:r>
      <w:r w:rsidR="001E0CD7" w:rsidRPr="004F2AF7">
        <w:rPr>
          <w:rFonts w:cs="Times New Roman"/>
          <w:color w:val="000000" w:themeColor="text1"/>
          <w:lang w:val="id-ID"/>
        </w:rPr>
        <w:t>telah diterima pada hari ke-lima</w:t>
      </w:r>
      <w:r w:rsidR="00F00A90" w:rsidRPr="004F2AF7">
        <w:rPr>
          <w:rFonts w:cs="Times New Roman"/>
          <w:color w:val="000000" w:themeColor="text1"/>
          <w:lang w:val="id-ID"/>
        </w:rPr>
        <w:t xml:space="preserve"> </w:t>
      </w:r>
      <w:r w:rsidR="003213F6" w:rsidRPr="004F2AF7">
        <w:rPr>
          <w:rFonts w:cs="Times New Roman"/>
          <w:color w:val="000000" w:themeColor="text1"/>
          <w:lang w:val="id-ID"/>
        </w:rPr>
        <w:t xml:space="preserve">pada </w:t>
      </w:r>
      <w:r w:rsidR="001E0CD7" w:rsidRPr="004F2AF7">
        <w:rPr>
          <w:rFonts w:cs="Times New Roman"/>
          <w:color w:val="000000" w:themeColor="text1"/>
          <w:lang w:val="id-ID"/>
        </w:rPr>
        <w:t>hari kerja setelah tanggal pengiriman dan pemberitahuan dengan menyerahkan langsu</w:t>
      </w:r>
      <w:r w:rsidR="003213F6" w:rsidRPr="004F2AF7">
        <w:rPr>
          <w:rFonts w:cs="Times New Roman"/>
          <w:color w:val="000000" w:themeColor="text1"/>
          <w:lang w:val="id-ID"/>
        </w:rPr>
        <w:t xml:space="preserve">ng </w:t>
      </w:r>
      <w:r w:rsidR="001E0CD7" w:rsidRPr="004F2AF7">
        <w:rPr>
          <w:rFonts w:cs="Times New Roman"/>
          <w:color w:val="000000" w:themeColor="text1"/>
          <w:lang w:val="id-ID"/>
        </w:rPr>
        <w:t>pada saat diserahkan.</w:t>
      </w:r>
    </w:p>
    <w:p w14:paraId="30D523B6" w14:textId="77777777" w:rsidR="001E0CD7" w:rsidRPr="004F2AF7" w:rsidRDefault="004D7437" w:rsidP="004F2AF7">
      <w:pPr>
        <w:pStyle w:val="ListParagraph"/>
        <w:numPr>
          <w:ilvl w:val="0"/>
          <w:numId w:val="18"/>
        </w:numPr>
        <w:spacing w:line="276" w:lineRule="auto"/>
        <w:ind w:left="567" w:hanging="567"/>
        <w:contextualSpacing/>
        <w:jc w:val="both"/>
        <w:rPr>
          <w:rFonts w:cs="Times New Roman"/>
          <w:color w:val="000000" w:themeColor="text1"/>
        </w:rPr>
      </w:pPr>
      <w:r w:rsidRPr="004F2AF7">
        <w:rPr>
          <w:rFonts w:cs="Times New Roman"/>
          <w:color w:val="000000" w:themeColor="text1"/>
        </w:rPr>
        <w:t>Pen</w:t>
      </w:r>
      <w:r w:rsidR="00414AE8" w:rsidRPr="004F2AF7">
        <w:rPr>
          <w:rFonts w:cs="Times New Roman"/>
          <w:color w:val="000000" w:themeColor="text1"/>
          <w:lang w:val="id-ID"/>
        </w:rPr>
        <w:t>gecualian</w:t>
      </w:r>
    </w:p>
    <w:p w14:paraId="7BC7C8B7" w14:textId="77777777" w:rsidR="00C5376B" w:rsidRPr="004F2AF7" w:rsidRDefault="004D7437" w:rsidP="004F2AF7">
      <w:pPr>
        <w:pStyle w:val="ListParagraph"/>
        <w:spacing w:line="276" w:lineRule="auto"/>
        <w:ind w:left="567"/>
        <w:jc w:val="both"/>
        <w:rPr>
          <w:rFonts w:cs="Times New Roman"/>
          <w:color w:val="000000" w:themeColor="text1"/>
          <w:lang w:val="id-ID"/>
        </w:rPr>
      </w:pPr>
      <w:proofErr w:type="spellStart"/>
      <w:r w:rsidRPr="004F2AF7">
        <w:rPr>
          <w:rFonts w:cs="Times New Roman"/>
          <w:color w:val="000000" w:themeColor="text1"/>
        </w:rPr>
        <w:t>Apabila</w:t>
      </w:r>
      <w:proofErr w:type="spellEnd"/>
      <w:r w:rsidRPr="004F2AF7">
        <w:rPr>
          <w:rFonts w:cs="Times New Roman"/>
          <w:color w:val="000000" w:themeColor="text1"/>
        </w:rPr>
        <w:t xml:space="preserve"> </w:t>
      </w:r>
      <w:proofErr w:type="spellStart"/>
      <w:r w:rsidRPr="004F2AF7">
        <w:rPr>
          <w:rFonts w:cs="Times New Roman"/>
          <w:color w:val="000000" w:themeColor="text1"/>
        </w:rPr>
        <w:t>terjadi</w:t>
      </w:r>
      <w:proofErr w:type="spellEnd"/>
      <w:r w:rsidRPr="004F2AF7">
        <w:rPr>
          <w:rFonts w:cs="Times New Roman"/>
          <w:color w:val="000000" w:themeColor="text1"/>
        </w:rPr>
        <w:t xml:space="preserve"> </w:t>
      </w:r>
      <w:proofErr w:type="spellStart"/>
      <w:r w:rsidRPr="004F2AF7">
        <w:rPr>
          <w:rFonts w:cs="Times New Roman"/>
          <w:color w:val="000000" w:themeColor="text1"/>
        </w:rPr>
        <w:t>pemutusan</w:t>
      </w:r>
      <w:proofErr w:type="spellEnd"/>
      <w:r w:rsidRPr="004F2AF7">
        <w:rPr>
          <w:rFonts w:cs="Times New Roman"/>
          <w:color w:val="000000" w:themeColor="text1"/>
          <w:lang w:val="id-ID"/>
        </w:rPr>
        <w:t xml:space="preserve"> atau</w:t>
      </w:r>
      <w:r w:rsidR="001E0CD7" w:rsidRPr="004F2AF7">
        <w:rPr>
          <w:rFonts w:cs="Times New Roman"/>
          <w:color w:val="000000" w:themeColor="text1"/>
        </w:rPr>
        <w:t xml:space="preserve"> </w:t>
      </w:r>
      <w:proofErr w:type="spellStart"/>
      <w:r w:rsidR="001E0CD7" w:rsidRPr="004F2AF7">
        <w:rPr>
          <w:rFonts w:cs="Times New Roman"/>
          <w:color w:val="000000" w:themeColor="text1"/>
        </w:rPr>
        <w:t>pembatalan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terhadap</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perjanjian</w:t>
      </w:r>
      <w:proofErr w:type="spellEnd"/>
      <w:r w:rsidR="003213F6"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proofErr w:type="spellEnd"/>
      <w:r w:rsidR="00EF15BE" w:rsidRPr="004F2AF7">
        <w:rPr>
          <w:rFonts w:cs="Times New Roman"/>
          <w:color w:val="000000" w:themeColor="text1"/>
        </w:rPr>
        <w:t xml:space="preserve"> </w:t>
      </w:r>
      <w:proofErr w:type="spellStart"/>
      <w:r w:rsidR="003213F6" w:rsidRPr="004F2AF7">
        <w:rPr>
          <w:rFonts w:cs="Times New Roman"/>
          <w:color w:val="000000" w:themeColor="text1"/>
        </w:rPr>
        <w:t>sepakat</w:t>
      </w:r>
      <w:proofErr w:type="spellEnd"/>
      <w:r w:rsidR="003213F6" w:rsidRPr="004F2AF7">
        <w:rPr>
          <w:rFonts w:cs="Times New Roman"/>
          <w:color w:val="000000" w:themeColor="text1"/>
        </w:rPr>
        <w:t xml:space="preserve"> </w:t>
      </w:r>
      <w:proofErr w:type="spellStart"/>
      <w:r w:rsidR="001E0CD7" w:rsidRPr="004F2AF7">
        <w:rPr>
          <w:rFonts w:cs="Times New Roman"/>
          <w:color w:val="000000" w:themeColor="text1"/>
        </w:rPr>
        <w:t>mengabai</w:t>
      </w:r>
      <w:r w:rsidR="003213F6" w:rsidRPr="004F2AF7">
        <w:rPr>
          <w:rFonts w:cs="Times New Roman"/>
          <w:color w:val="000000" w:themeColor="text1"/>
        </w:rPr>
        <w:t>kan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berlakunya</w:t>
      </w:r>
      <w:proofErr w:type="spellEnd"/>
      <w:r w:rsidR="003213F6" w:rsidRPr="004F2AF7">
        <w:rPr>
          <w:rFonts w:cs="Times New Roman"/>
          <w:color w:val="000000" w:themeColor="text1"/>
        </w:rPr>
        <w:t xml:space="preserve"> </w:t>
      </w:r>
      <w:proofErr w:type="spellStart"/>
      <w:r w:rsidR="001E0CD7" w:rsidRPr="004F2AF7">
        <w:rPr>
          <w:rFonts w:cs="Times New Roman"/>
          <w:color w:val="000000" w:themeColor="text1"/>
        </w:rPr>
        <w:t>pasal</w:t>
      </w:r>
      <w:proofErr w:type="spellEnd"/>
      <w:r w:rsidR="001E0CD7" w:rsidRPr="004F2AF7">
        <w:rPr>
          <w:rFonts w:cs="Times New Roman"/>
          <w:color w:val="000000" w:themeColor="text1"/>
        </w:rPr>
        <w:t xml:space="preserve"> 1266 </w:t>
      </w:r>
      <w:proofErr w:type="spellStart"/>
      <w:r w:rsidR="001E0CD7" w:rsidRPr="004F2AF7">
        <w:rPr>
          <w:rFonts w:cs="Times New Roman"/>
          <w:color w:val="000000" w:themeColor="text1"/>
        </w:rPr>
        <w:t>Kitab</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Undang</w:t>
      </w:r>
      <w:r w:rsidR="003213F6" w:rsidRPr="004F2AF7">
        <w:rPr>
          <w:rFonts w:cs="Times New Roman"/>
          <w:color w:val="000000" w:themeColor="text1"/>
        </w:rPr>
        <w:t>-Undang</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Hukum</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Perdata</w:t>
      </w:r>
      <w:proofErr w:type="spellEnd"/>
      <w:r w:rsidR="003213F6" w:rsidRPr="004F2AF7">
        <w:rPr>
          <w:rFonts w:cs="Times New Roman"/>
          <w:color w:val="000000" w:themeColor="text1"/>
        </w:rPr>
        <w:t xml:space="preserve"> Indonesia</w:t>
      </w:r>
      <w:r w:rsidR="003213F6" w:rsidRPr="004F2AF7">
        <w:rPr>
          <w:rFonts w:cs="Times New Roman"/>
          <w:color w:val="000000" w:themeColor="text1"/>
          <w:lang w:val="id-ID"/>
        </w:rPr>
        <w:t>.</w:t>
      </w:r>
    </w:p>
    <w:p w14:paraId="3A6C1F40" w14:textId="77777777" w:rsidR="001E0CD7" w:rsidRPr="004F2AF7" w:rsidRDefault="001E0CD7" w:rsidP="004F2AF7">
      <w:pPr>
        <w:pStyle w:val="ListParagraph"/>
        <w:numPr>
          <w:ilvl w:val="0"/>
          <w:numId w:val="19"/>
        </w:numPr>
        <w:suppressAutoHyphens w:val="0"/>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Hukum</w:t>
      </w:r>
      <w:proofErr w:type="spellEnd"/>
      <w:r w:rsidRPr="004F2AF7">
        <w:rPr>
          <w:rFonts w:cs="Times New Roman"/>
          <w:color w:val="000000" w:themeColor="text1"/>
        </w:rPr>
        <w:t xml:space="preserve"> yang </w:t>
      </w:r>
      <w:proofErr w:type="spellStart"/>
      <w:r w:rsidRPr="004F2AF7">
        <w:rPr>
          <w:rFonts w:cs="Times New Roman"/>
          <w:color w:val="000000" w:themeColor="text1"/>
        </w:rPr>
        <w:t>berlaku</w:t>
      </w:r>
      <w:proofErr w:type="spellEnd"/>
    </w:p>
    <w:p w14:paraId="60F79D02" w14:textId="77777777" w:rsidR="001E0CD7" w:rsidRPr="004F2AF7" w:rsidRDefault="001E0CD7" w:rsidP="004F2AF7">
      <w:pPr>
        <w:pStyle w:val="ListParagraph"/>
        <w:numPr>
          <w:ilvl w:val="0"/>
          <w:numId w:val="35"/>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Perjanjian</w:t>
      </w:r>
      <w:proofErr w:type="spellEnd"/>
      <w:r w:rsidR="00F00A90" w:rsidRPr="004F2AF7">
        <w:rPr>
          <w:rFonts w:cs="Times New Roman"/>
          <w:color w:val="000000" w:themeColor="text1"/>
          <w:lang w:val="id-ID"/>
        </w:rPr>
        <w:t xml:space="preserve"> </w:t>
      </w:r>
      <w:proofErr w:type="spellStart"/>
      <w:r w:rsidR="003213F6" w:rsidRPr="004F2AF7">
        <w:rPr>
          <w:rFonts w:cs="Times New Roman"/>
          <w:color w:val="000000" w:themeColor="text1"/>
        </w:rPr>
        <w:t>ini</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dan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pelaksanaan</w:t>
      </w:r>
      <w:r w:rsidRPr="004F2AF7">
        <w:rPr>
          <w:rFonts w:cs="Times New Roman"/>
          <w:color w:val="000000" w:themeColor="text1"/>
        </w:rPr>
        <w:t>nya</w:t>
      </w:r>
      <w:proofErr w:type="spellEnd"/>
      <w:r w:rsidRPr="004F2AF7">
        <w:rPr>
          <w:rFonts w:cs="Times New Roman"/>
          <w:color w:val="000000" w:themeColor="text1"/>
        </w:rPr>
        <w:t xml:space="preserve"> </w:t>
      </w:r>
      <w:r w:rsidR="007F489B"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14:paraId="4B509693" w14:textId="5031BD26" w:rsidR="00F36A0B" w:rsidRPr="004F2AF7" w:rsidRDefault="00725D8B" w:rsidP="004F2AF7">
      <w:pPr>
        <w:pStyle w:val="ListParagraph"/>
        <w:numPr>
          <w:ilvl w:val="0"/>
          <w:numId w:val="35"/>
        </w:numPr>
        <w:suppressAutoHyphens w:val="0"/>
        <w:spacing w:line="276" w:lineRule="auto"/>
        <w:ind w:left="993" w:hanging="426"/>
        <w:contextualSpacing/>
        <w:jc w:val="both"/>
        <w:rPr>
          <w:rFonts w:cs="Times New Roman"/>
          <w:color w:val="000000"/>
        </w:rPr>
      </w:pPr>
      <w:proofErr w:type="spellStart"/>
      <w:r w:rsidRPr="004F2AF7">
        <w:rPr>
          <w:rFonts w:cs="Times New Roman"/>
          <w:color w:val="000000"/>
        </w:rPr>
        <w:t>Apabila</w:t>
      </w:r>
      <w:proofErr w:type="spellEnd"/>
      <w:r w:rsidRPr="004F2AF7">
        <w:rPr>
          <w:rFonts w:cs="Times New Roman"/>
          <w:color w:val="000000"/>
        </w:rPr>
        <w:t xml:space="preserve"> </w:t>
      </w:r>
      <w:r w:rsidRPr="004F2AF7">
        <w:rPr>
          <w:rFonts w:cs="Times New Roman"/>
          <w:color w:val="000000"/>
          <w:lang w:val="id-ID"/>
        </w:rPr>
        <w:t>di</w:t>
      </w:r>
      <w:proofErr w:type="spellStart"/>
      <w:r w:rsidRPr="004F2AF7">
        <w:rPr>
          <w:rFonts w:cs="Times New Roman"/>
          <w:color w:val="000000"/>
        </w:rPr>
        <w:t>kemudian</w:t>
      </w:r>
      <w:proofErr w:type="spellEnd"/>
      <w:r w:rsidRPr="004F2AF7">
        <w:rPr>
          <w:rFonts w:cs="Times New Roman"/>
          <w:color w:val="000000"/>
        </w:rPr>
        <w:t xml:space="preserve"> </w:t>
      </w:r>
      <w:proofErr w:type="spellStart"/>
      <w:r w:rsidRPr="004F2AF7">
        <w:rPr>
          <w:rFonts w:cs="Times New Roman"/>
          <w:color w:val="000000"/>
        </w:rPr>
        <w:t>hari</w:t>
      </w:r>
      <w:proofErr w:type="spellEnd"/>
      <w:r w:rsidRPr="004F2AF7">
        <w:rPr>
          <w:rFonts w:cs="Times New Roman"/>
          <w:color w:val="000000"/>
        </w:rPr>
        <w:t xml:space="preserve"> </w:t>
      </w:r>
      <w:proofErr w:type="spellStart"/>
      <w:r w:rsidRPr="004F2AF7">
        <w:rPr>
          <w:rFonts w:cs="Times New Roman"/>
          <w:color w:val="000000"/>
        </w:rPr>
        <w:t>terbit</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r w:rsidRPr="004F2AF7">
        <w:rPr>
          <w:rFonts w:cs="Times New Roman"/>
          <w:color w:val="000000"/>
          <w:lang w:val="id-ID"/>
        </w:rPr>
        <w:t>agar</w:t>
      </w:r>
      <w:r w:rsidRPr="004F2AF7">
        <w:rPr>
          <w:rFonts w:cs="Times New Roman"/>
          <w:color w:val="000000"/>
        </w:rPr>
        <w:t xml:space="preserve"> </w:t>
      </w:r>
      <w:proofErr w:type="spellStart"/>
      <w:r w:rsidRPr="004F2AF7">
        <w:rPr>
          <w:rFonts w:cs="Times New Roman"/>
          <w:color w:val="000000"/>
        </w:rPr>
        <w:t>pasal-pasal</w:t>
      </w:r>
      <w:proofErr w:type="spellEnd"/>
      <w:r w:rsidRPr="004F2AF7">
        <w:rPr>
          <w:rFonts w:cs="Times New Roman"/>
          <w:color w:val="000000"/>
        </w:rPr>
        <w:t xml:space="preserve"> </w:t>
      </w:r>
      <w:r w:rsidRPr="004F2AF7">
        <w:rPr>
          <w:rFonts w:cs="Times New Roman"/>
          <w:color w:val="000000"/>
          <w:lang w:val="id-ID"/>
        </w:rPr>
        <w:t xml:space="preserve">dalam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 xml:space="preserve"> </w:t>
      </w:r>
      <w:r w:rsidRPr="004F2AF7">
        <w:rPr>
          <w:rFonts w:cs="Times New Roman"/>
          <w:color w:val="000000"/>
          <w:lang w:val="id-ID"/>
        </w:rPr>
        <w:t>tidak</w:t>
      </w:r>
      <w:r w:rsidRPr="004F2AF7">
        <w:rPr>
          <w:rFonts w:cs="Times New Roman"/>
          <w:color w:val="000000"/>
        </w:rPr>
        <w:t xml:space="preserve"> </w:t>
      </w:r>
      <w:proofErr w:type="spellStart"/>
      <w:r w:rsidRPr="004F2AF7">
        <w:rPr>
          <w:rFonts w:cs="Times New Roman"/>
          <w:color w:val="000000"/>
        </w:rPr>
        <w:t>bertentangan</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proofErr w:type="spellStart"/>
      <w:r w:rsidRPr="004F2AF7">
        <w:rPr>
          <w:rFonts w:cs="Times New Roman"/>
          <w:color w:val="000000"/>
        </w:rPr>
        <w:t>tersebut</w:t>
      </w:r>
      <w:proofErr w:type="spellEnd"/>
      <w:r w:rsidRPr="004F2AF7">
        <w:rPr>
          <w:rFonts w:cs="Times New Roman"/>
          <w:color w:val="000000"/>
          <w:lang w:val="id-ID"/>
        </w:rPr>
        <w:t>, maka</w:t>
      </w:r>
      <w:r w:rsidRPr="004F2AF7">
        <w:rPr>
          <w:rFonts w:cs="Times New Roman"/>
          <w:color w:val="000000"/>
        </w:rPr>
        <w:t xml:space="preserve"> </w:t>
      </w:r>
      <w:proofErr w:type="spellStart"/>
      <w:proofErr w:type="gramStart"/>
      <w:r w:rsidRPr="004F2AF7">
        <w:rPr>
          <w:rFonts w:cs="Times New Roman"/>
          <w:color w:val="000000"/>
        </w:rPr>
        <w:t>akan</w:t>
      </w:r>
      <w:proofErr w:type="spellEnd"/>
      <w:proofErr w:type="gramEnd"/>
      <w:r w:rsidRPr="004F2AF7">
        <w:rPr>
          <w:rFonts w:cs="Times New Roman"/>
          <w:color w:val="000000"/>
        </w:rPr>
        <w:t xml:space="preserve"> </w:t>
      </w:r>
      <w:proofErr w:type="spellStart"/>
      <w:r w:rsidRPr="004F2AF7">
        <w:rPr>
          <w:rFonts w:cs="Times New Roman"/>
          <w:color w:val="000000"/>
        </w:rPr>
        <w:t>dimusyawarahkan</w:t>
      </w:r>
      <w:proofErr w:type="spellEnd"/>
      <w:r w:rsidRPr="004F2AF7">
        <w:rPr>
          <w:rFonts w:cs="Times New Roman"/>
          <w:color w:val="000000"/>
        </w:rPr>
        <w:t xml:space="preserve"> </w:t>
      </w:r>
      <w:proofErr w:type="spellStart"/>
      <w:r w:rsidRPr="004F2AF7">
        <w:rPr>
          <w:rFonts w:cs="Times New Roman"/>
          <w:color w:val="000000"/>
        </w:rPr>
        <w:t>kembali</w:t>
      </w:r>
      <w:proofErr w:type="spellEnd"/>
      <w:r w:rsidRPr="004F2AF7">
        <w:rPr>
          <w:rFonts w:cs="Times New Roman"/>
          <w:color w:val="000000"/>
        </w:rPr>
        <w:t xml:space="preserve"> </w:t>
      </w:r>
      <w:proofErr w:type="spellStart"/>
      <w:r w:rsidRPr="004F2AF7">
        <w:rPr>
          <w:rFonts w:cs="Times New Roman"/>
          <w:color w:val="000000"/>
        </w:rPr>
        <w:t>oleh</w:t>
      </w:r>
      <w:proofErr w:type="spellEnd"/>
      <w:r w:rsidRPr="004F2AF7">
        <w:rPr>
          <w:rFonts w:cs="Times New Roman"/>
          <w:color w:val="000000"/>
        </w:rPr>
        <w:t xml:space="preserve"> </w:t>
      </w:r>
      <w:r w:rsidRPr="004F2AF7">
        <w:rPr>
          <w:rFonts w:cs="Times New Roman"/>
          <w:b/>
          <w:color w:val="000000"/>
        </w:rPr>
        <w:t xml:space="preserve">Para </w:t>
      </w:r>
      <w:proofErr w:type="spellStart"/>
      <w:r w:rsidRPr="004F2AF7">
        <w:rPr>
          <w:rFonts w:cs="Times New Roman"/>
          <w:b/>
          <w:color w:val="000000"/>
        </w:rPr>
        <w:t>Pihak</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tidak</w:t>
      </w:r>
      <w:proofErr w:type="spellEnd"/>
      <w:r w:rsidRPr="004F2AF7">
        <w:rPr>
          <w:rFonts w:cs="Times New Roman"/>
          <w:color w:val="000000"/>
        </w:rPr>
        <w:t xml:space="preserve"> </w:t>
      </w:r>
      <w:proofErr w:type="spellStart"/>
      <w:r w:rsidRPr="004F2AF7">
        <w:rPr>
          <w:rFonts w:cs="Times New Roman"/>
          <w:color w:val="000000"/>
        </w:rPr>
        <w:t>membatalkan</w:t>
      </w:r>
      <w:proofErr w:type="spellEnd"/>
      <w:r w:rsidRPr="004F2AF7">
        <w:rPr>
          <w:rFonts w:cs="Times New Roman"/>
          <w:color w:val="000000"/>
        </w:rPr>
        <w:t xml:space="preserve">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w:t>
      </w:r>
    </w:p>
    <w:p w14:paraId="7BB7879B" w14:textId="77777777" w:rsidR="0084356D" w:rsidRPr="000E3EA4" w:rsidRDefault="0084356D" w:rsidP="000E3EA4">
      <w:pPr>
        <w:pStyle w:val="ListParagraph"/>
        <w:suppressAutoHyphens w:val="0"/>
        <w:spacing w:line="276" w:lineRule="auto"/>
        <w:ind w:left="993"/>
        <w:contextualSpacing/>
        <w:jc w:val="both"/>
        <w:rPr>
          <w:rFonts w:cs="Times New Roman"/>
          <w:color w:val="000000" w:themeColor="text1"/>
        </w:rPr>
      </w:pPr>
    </w:p>
    <w:p w14:paraId="30E078D3" w14:textId="1F3249C7" w:rsidR="00C20180" w:rsidRPr="004F2AF7" w:rsidRDefault="001E0CD7" w:rsidP="004F2AF7">
      <w:pPr>
        <w:spacing w:after="0"/>
        <w:jc w:val="both"/>
        <w:rPr>
          <w:rFonts w:ascii="Times New Roman" w:hAnsi="Times New Roman" w:cs="Times New Roman"/>
          <w:color w:val="000000" w:themeColor="text1"/>
          <w:sz w:val="24"/>
          <w:szCs w:val="24"/>
        </w:rPr>
      </w:pPr>
      <w:r w:rsidRPr="004F2AF7">
        <w:rPr>
          <w:rFonts w:ascii="Times New Roman" w:hAnsi="Times New Roman" w:cs="Times New Roman"/>
          <w:color w:val="000000" w:themeColor="text1"/>
          <w:sz w:val="24"/>
          <w:szCs w:val="24"/>
        </w:rPr>
        <w:t>Demikian perjanj</w:t>
      </w:r>
      <w:r w:rsidR="00F02720" w:rsidRPr="004F2AF7">
        <w:rPr>
          <w:rFonts w:ascii="Times New Roman" w:hAnsi="Times New Roman" w:cs="Times New Roman"/>
          <w:color w:val="000000" w:themeColor="text1"/>
          <w:sz w:val="24"/>
          <w:szCs w:val="24"/>
        </w:rPr>
        <w:t>ian</w:t>
      </w:r>
      <w:r w:rsidR="00A3233A"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ini dibuat </w:t>
      </w:r>
      <w:r w:rsidRPr="004F2AF7">
        <w:rPr>
          <w:rFonts w:ascii="Times New Roman" w:hAnsi="Times New Roman" w:cs="Times New Roman"/>
          <w:color w:val="000000" w:themeColor="text1"/>
          <w:sz w:val="24"/>
          <w:szCs w:val="24"/>
        </w:rPr>
        <w:t>rangkap dua yang masing-m</w:t>
      </w:r>
      <w:r w:rsidR="00F02720" w:rsidRPr="004F2AF7">
        <w:rPr>
          <w:rFonts w:ascii="Times New Roman" w:hAnsi="Times New Roman" w:cs="Times New Roman"/>
          <w:color w:val="000000" w:themeColor="text1"/>
          <w:sz w:val="24"/>
          <w:szCs w:val="24"/>
        </w:rPr>
        <w:t xml:space="preserve">asing </w:t>
      </w:r>
      <w:r w:rsidRPr="004F2AF7">
        <w:rPr>
          <w:rFonts w:ascii="Times New Roman" w:hAnsi="Times New Roman" w:cs="Times New Roman"/>
          <w:color w:val="000000" w:themeColor="text1"/>
          <w:sz w:val="24"/>
          <w:szCs w:val="24"/>
        </w:rPr>
        <w:t>mempunyai kek</w:t>
      </w:r>
      <w:r w:rsidR="004F25E8" w:rsidRPr="004F2AF7">
        <w:rPr>
          <w:rFonts w:ascii="Times New Roman" w:hAnsi="Times New Roman" w:cs="Times New Roman"/>
          <w:color w:val="000000" w:themeColor="text1"/>
          <w:sz w:val="24"/>
          <w:szCs w:val="24"/>
        </w:rPr>
        <w:t>uatan hukum yang sama diatas me</w:t>
      </w:r>
      <w:r w:rsidR="00F02720" w:rsidRPr="004F2AF7">
        <w:rPr>
          <w:rFonts w:ascii="Times New Roman" w:hAnsi="Times New Roman" w:cs="Times New Roman"/>
          <w:color w:val="000000" w:themeColor="text1"/>
          <w:sz w:val="24"/>
          <w:szCs w:val="24"/>
        </w:rPr>
        <w:t xml:space="preserve">terai yang cukup satu untuk </w:t>
      </w:r>
      <w:r w:rsidR="00EF15BE" w:rsidRPr="004F2AF7">
        <w:rPr>
          <w:rFonts w:ascii="Times New Roman" w:hAnsi="Times New Roman" w:cs="Times New Roman"/>
          <w:b/>
          <w:color w:val="000000" w:themeColor="text1"/>
          <w:sz w:val="24"/>
          <w:szCs w:val="24"/>
        </w:rPr>
        <w:t>Pihak Pertama</w:t>
      </w:r>
      <w:r w:rsidR="00EF15BE"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dan satu untuk </w:t>
      </w:r>
      <w:r w:rsidR="00EF15BE" w:rsidRPr="004F2AF7">
        <w:rPr>
          <w:rFonts w:ascii="Times New Roman" w:hAnsi="Times New Roman" w:cs="Times New Roman"/>
          <w:b/>
          <w:color w:val="000000" w:themeColor="text1"/>
          <w:sz w:val="24"/>
          <w:szCs w:val="24"/>
        </w:rPr>
        <w:t>Pihak Kedua</w:t>
      </w:r>
      <w:r w:rsidR="00F02720" w:rsidRPr="004F2AF7">
        <w:rPr>
          <w:rFonts w:ascii="Times New Roman" w:hAnsi="Times New Roman" w:cs="Times New Roman"/>
          <w:color w:val="000000" w:themeColor="text1"/>
          <w:sz w:val="24"/>
          <w:szCs w:val="24"/>
        </w:rPr>
        <w:t>.</w:t>
      </w:r>
    </w:p>
    <w:p w14:paraId="2E88131E" w14:textId="77777777" w:rsidR="00414AE8" w:rsidRPr="004F2AF7" w:rsidRDefault="00414AE8" w:rsidP="004F2AF7">
      <w:pPr>
        <w:spacing w:after="0"/>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333"/>
        <w:gridCol w:w="4694"/>
      </w:tblGrid>
      <w:tr w:rsidR="007749D3" w:rsidRPr="004F2AF7" w14:paraId="4A6ADF25" w14:textId="77777777" w:rsidTr="00C20180">
        <w:trPr>
          <w:trHeight w:val="1483"/>
        </w:trPr>
        <w:tc>
          <w:tcPr>
            <w:tcW w:w="2400" w:type="pct"/>
            <w:vAlign w:val="bottom"/>
          </w:tcPr>
          <w:p w14:paraId="35521EEB" w14:textId="77777777" w:rsidR="007749D3" w:rsidRPr="004F2AF7" w:rsidRDefault="007749D3"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PERTAMA</w:t>
            </w:r>
          </w:p>
          <w:p w14:paraId="2A78FFFA" w14:textId="0B4B9174" w:rsidR="007749D3" w:rsidRPr="000E3EA4" w:rsidRDefault="005B0BB7" w:rsidP="004F2AF7">
            <w:pPr>
              <w:widowControl w:val="0"/>
              <w:autoSpaceDE w:val="0"/>
              <w:autoSpaceDN w:val="0"/>
              <w:adjustRightInd w:val="0"/>
              <w:spacing w:after="0"/>
              <w:ind w:right="105"/>
              <w:jc w:val="center"/>
              <w:rPr>
                <w:rFonts w:ascii="Times New Roman" w:hAnsi="Times New Roman" w:cs="Times New Roman"/>
                <w:b/>
                <w:i/>
                <w:color w:val="000000" w:themeColor="text1"/>
                <w:sz w:val="24"/>
                <w:szCs w:val="24"/>
              </w:rPr>
            </w:pPr>
            <w:r w:rsidRPr="000E3EA4">
              <w:rPr>
                <w:rFonts w:ascii="Times New Roman" w:hAnsi="Times New Roman" w:cs="Times New Roman"/>
                <w:b/>
                <w:color w:val="000000" w:themeColor="text1"/>
                <w:sz w:val="24"/>
                <w:szCs w:val="24"/>
                <w:lang w:val="en-US"/>
              </w:rPr>
              <w:t xml:space="preserve">PT Prihoda </w:t>
            </w:r>
            <w:proofErr w:type="spellStart"/>
            <w:r w:rsidRPr="000E3EA4">
              <w:rPr>
                <w:rFonts w:ascii="Times New Roman" w:hAnsi="Times New Roman" w:cs="Times New Roman"/>
                <w:b/>
                <w:color w:val="000000" w:themeColor="text1"/>
                <w:sz w:val="24"/>
                <w:szCs w:val="24"/>
                <w:lang w:val="en-US"/>
              </w:rPr>
              <w:t>Solusi</w:t>
            </w:r>
            <w:proofErr w:type="spellEnd"/>
            <w:r w:rsidRPr="000E3EA4">
              <w:rPr>
                <w:rFonts w:ascii="Times New Roman" w:hAnsi="Times New Roman" w:cs="Times New Roman"/>
                <w:b/>
                <w:color w:val="000000" w:themeColor="text1"/>
                <w:sz w:val="24"/>
                <w:szCs w:val="24"/>
                <w:lang w:val="en-US"/>
              </w:rPr>
              <w:t xml:space="preserve"> Indonesia</w:t>
            </w:r>
            <w:r w:rsidR="00F33B45" w:rsidRPr="000E3EA4">
              <w:rPr>
                <w:rFonts w:ascii="Times New Roman" w:hAnsi="Times New Roman" w:cs="Times New Roman"/>
                <w:b/>
                <w:color w:val="000000" w:themeColor="text1"/>
                <w:sz w:val="24"/>
                <w:szCs w:val="24"/>
                <w:lang w:val="en-US"/>
              </w:rPr>
              <w:t xml:space="preserve"> </w:t>
            </w:r>
          </w:p>
          <w:p w14:paraId="7F00F528" w14:textId="77777777" w:rsidR="00414AE8" w:rsidRPr="004F2AF7" w:rsidRDefault="00414AE8"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62C9E97A" w14:textId="77777777"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770EE786" w14:textId="77777777"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11D509B3" w14:textId="77777777" w:rsidR="0046058D" w:rsidRPr="004F2AF7" w:rsidRDefault="0046058D"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34E1E1FC" w14:textId="77777777" w:rsidR="00465955" w:rsidRPr="004F2AF7" w:rsidRDefault="00465955" w:rsidP="000E3EA4">
            <w:pPr>
              <w:widowControl w:val="0"/>
              <w:autoSpaceDE w:val="0"/>
              <w:autoSpaceDN w:val="0"/>
              <w:adjustRightInd w:val="0"/>
              <w:spacing w:after="0"/>
              <w:ind w:right="105"/>
              <w:rPr>
                <w:rFonts w:ascii="Times New Roman" w:hAnsi="Times New Roman" w:cs="Times New Roman"/>
                <w:b/>
                <w:bCs/>
                <w:color w:val="000000" w:themeColor="text1"/>
                <w:sz w:val="24"/>
                <w:szCs w:val="24"/>
              </w:rPr>
            </w:pPr>
          </w:p>
          <w:p w14:paraId="58A73EBC" w14:textId="77777777" w:rsidR="00A3233A" w:rsidRPr="004F2AF7" w:rsidRDefault="00A3233A" w:rsidP="004F2AF7">
            <w:pPr>
              <w:widowControl w:val="0"/>
              <w:autoSpaceDE w:val="0"/>
              <w:autoSpaceDN w:val="0"/>
              <w:adjustRightInd w:val="0"/>
              <w:spacing w:after="0"/>
              <w:ind w:right="105"/>
              <w:rPr>
                <w:rFonts w:ascii="Times New Roman" w:hAnsi="Times New Roman" w:cs="Times New Roman"/>
                <w:b/>
                <w:bCs/>
                <w:color w:val="000000" w:themeColor="text1"/>
                <w:sz w:val="24"/>
                <w:szCs w:val="24"/>
              </w:rPr>
            </w:pPr>
          </w:p>
          <w:p w14:paraId="231EA95C" w14:textId="00A73479" w:rsidR="00F33B45" w:rsidRPr="004F2AF7" w:rsidRDefault="005B0BB7" w:rsidP="004F2AF7">
            <w:pPr>
              <w:widowControl w:val="0"/>
              <w:tabs>
                <w:tab w:val="left" w:pos="3980"/>
              </w:tabs>
              <w:autoSpaceDE w:val="0"/>
              <w:autoSpaceDN w:val="0"/>
              <w:adjustRightInd w:val="0"/>
              <w:spacing w:after="0"/>
              <w:ind w:right="15"/>
              <w:jc w:val="center"/>
              <w:rPr>
                <w:rFonts w:ascii="Times New Roman" w:hAnsi="Times New Roman" w:cs="Times New Roman"/>
                <w:bCs/>
                <w:i/>
                <w:color w:val="000000" w:themeColor="text1"/>
                <w:sz w:val="24"/>
                <w:szCs w:val="24"/>
              </w:rPr>
            </w:pPr>
            <w:r>
              <w:rPr>
                <w:rFonts w:ascii="Times New Roman" w:hAnsi="Times New Roman" w:cs="Times New Roman"/>
                <w:b/>
                <w:bCs/>
                <w:color w:val="000000" w:themeColor="text1"/>
                <w:sz w:val="24"/>
                <w:szCs w:val="24"/>
                <w:u w:val="single"/>
                <w:lang w:val="en-US"/>
              </w:rPr>
              <w:t>Reinaldo Hermawan Liem</w:t>
            </w:r>
            <w:r w:rsidRPr="004F2AF7">
              <w:rPr>
                <w:rFonts w:ascii="Times New Roman" w:hAnsi="Times New Roman" w:cs="Times New Roman"/>
                <w:b/>
                <w:bCs/>
                <w:color w:val="000000" w:themeColor="text1"/>
                <w:sz w:val="24"/>
                <w:szCs w:val="24"/>
                <w:u w:val="single"/>
                <w:lang w:val="en-US"/>
              </w:rPr>
              <w:t xml:space="preserve"> </w:t>
            </w:r>
          </w:p>
          <w:p w14:paraId="6A53F9F3" w14:textId="4BD3E663" w:rsidR="007749D3" w:rsidRPr="004F2AF7" w:rsidRDefault="005B0BB7">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rPr>
            </w:pPr>
            <w:proofErr w:type="spellStart"/>
            <w:r>
              <w:rPr>
                <w:rFonts w:ascii="Times New Roman" w:hAnsi="Times New Roman" w:cs="Times New Roman"/>
                <w:color w:val="000000" w:themeColor="text1"/>
                <w:sz w:val="24"/>
                <w:szCs w:val="24"/>
                <w:lang w:val="en-US"/>
              </w:rPr>
              <w:t>Direktur</w:t>
            </w:r>
            <w:proofErr w:type="spellEnd"/>
            <w:r w:rsidRPr="004F2AF7">
              <w:rPr>
                <w:rFonts w:ascii="Times New Roman" w:hAnsi="Times New Roman" w:cs="Times New Roman"/>
                <w:color w:val="000000" w:themeColor="text1"/>
                <w:sz w:val="24"/>
                <w:szCs w:val="24"/>
                <w:lang w:val="en-US"/>
              </w:rPr>
              <w:t xml:space="preserve"> </w:t>
            </w:r>
          </w:p>
        </w:tc>
        <w:tc>
          <w:tcPr>
            <w:tcW w:w="2600" w:type="pct"/>
            <w:vAlign w:val="bottom"/>
          </w:tcPr>
          <w:p w14:paraId="32A8BCB7"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14:paraId="0E5C7F5E"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w:t>
            </w:r>
            <w:r w:rsidR="00A3233A" w:rsidRPr="004F2AF7">
              <w:rPr>
                <w:rFonts w:ascii="Times New Roman" w:hAnsi="Times New Roman" w:cs="Times New Roman"/>
                <w:b/>
                <w:bCs/>
                <w:color w:val="000000" w:themeColor="text1"/>
                <w:sz w:val="24"/>
                <w:szCs w:val="24"/>
              </w:rPr>
              <w:t xml:space="preserve"> </w:t>
            </w:r>
            <w:r w:rsidRPr="004F2AF7">
              <w:rPr>
                <w:rFonts w:ascii="Times New Roman" w:hAnsi="Times New Roman" w:cs="Times New Roman"/>
                <w:b/>
                <w:bCs/>
                <w:color w:val="000000" w:themeColor="text1"/>
                <w:sz w:val="24"/>
                <w:szCs w:val="24"/>
              </w:rPr>
              <w:t>S</w:t>
            </w:r>
            <w:r w:rsidR="0084356D" w:rsidRPr="004F2AF7">
              <w:rPr>
                <w:rFonts w:ascii="Times New Roman" w:hAnsi="Times New Roman" w:cs="Times New Roman"/>
                <w:b/>
                <w:bCs/>
                <w:color w:val="000000" w:themeColor="text1"/>
                <w:sz w:val="24"/>
                <w:szCs w:val="24"/>
              </w:rPr>
              <w:t>EMARANG AUTOCOMP MANUFACTURING INDONESIA</w:t>
            </w:r>
          </w:p>
          <w:p w14:paraId="0D8EE62F"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3E2152EB"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1F76E3E7" w14:textId="77777777"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2F11E94A" w14:textId="77777777" w:rsidR="0046058D" w:rsidRPr="004F2AF7" w:rsidRDefault="0046058D"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5D2F8396" w14:textId="77777777"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02D80B2E" w14:textId="24496AA6" w:rsidR="007749D3" w:rsidRPr="000E3EA4" w:rsidRDefault="00F36A0B" w:rsidP="004F2AF7">
            <w:pPr>
              <w:widowControl w:val="0"/>
              <w:autoSpaceDE w:val="0"/>
              <w:autoSpaceDN w:val="0"/>
              <w:adjustRightInd w:val="0"/>
              <w:spacing w:after="0"/>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u w:val="single"/>
                <w:lang w:val="en-US"/>
              </w:rPr>
              <w:t xml:space="preserve">Kawasaki </w:t>
            </w:r>
            <w:proofErr w:type="spellStart"/>
            <w:r>
              <w:rPr>
                <w:rFonts w:ascii="Times New Roman" w:hAnsi="Times New Roman" w:cs="Times New Roman"/>
                <w:b/>
                <w:color w:val="000000" w:themeColor="text1"/>
                <w:sz w:val="24"/>
                <w:szCs w:val="24"/>
                <w:u w:val="single"/>
                <w:lang w:val="en-US"/>
              </w:rPr>
              <w:t>Nozomi</w:t>
            </w:r>
            <w:proofErr w:type="spellEnd"/>
          </w:p>
          <w:p w14:paraId="35319697" w14:textId="77777777" w:rsidR="007749D3" w:rsidRPr="004F2AF7" w:rsidRDefault="006C01EA" w:rsidP="004F2AF7">
            <w:pPr>
              <w:widowControl w:val="0"/>
              <w:autoSpaceDE w:val="0"/>
              <w:autoSpaceDN w:val="0"/>
              <w:adjustRightInd w:val="0"/>
              <w:spacing w:after="0"/>
              <w:jc w:val="center"/>
              <w:rPr>
                <w:rFonts w:ascii="Times New Roman" w:hAnsi="Times New Roman" w:cs="Times New Roman"/>
                <w:bCs/>
                <w:color w:val="000000" w:themeColor="text1"/>
                <w:sz w:val="24"/>
                <w:szCs w:val="24"/>
              </w:rPr>
            </w:pPr>
            <w:r w:rsidRPr="004F2AF7">
              <w:rPr>
                <w:rFonts w:ascii="Times New Roman" w:hAnsi="Times New Roman" w:cs="Times New Roman"/>
                <w:color w:val="000000" w:themeColor="text1"/>
                <w:sz w:val="24"/>
                <w:szCs w:val="24"/>
              </w:rPr>
              <w:t>Direk</w:t>
            </w:r>
            <w:r w:rsidR="007749D3" w:rsidRPr="004F2AF7">
              <w:rPr>
                <w:rFonts w:ascii="Times New Roman" w:hAnsi="Times New Roman" w:cs="Times New Roman"/>
                <w:color w:val="000000" w:themeColor="text1"/>
                <w:sz w:val="24"/>
                <w:szCs w:val="24"/>
              </w:rPr>
              <w:t>tur</w:t>
            </w:r>
          </w:p>
        </w:tc>
      </w:tr>
    </w:tbl>
    <w:p w14:paraId="00FF7971" w14:textId="77777777" w:rsidR="000250C0" w:rsidRPr="004F2AF7" w:rsidRDefault="000250C0" w:rsidP="004F2AF7">
      <w:pPr>
        <w:pStyle w:val="Default"/>
        <w:tabs>
          <w:tab w:val="center" w:pos="7560"/>
        </w:tabs>
        <w:spacing w:line="276" w:lineRule="auto"/>
        <w:jc w:val="both"/>
        <w:rPr>
          <w:b/>
          <w:bCs/>
          <w:color w:val="000000" w:themeColor="text1"/>
        </w:rPr>
      </w:pPr>
    </w:p>
    <w:p w14:paraId="63E2A636" w14:textId="77777777" w:rsidR="0094347D" w:rsidRPr="004F2AF7" w:rsidRDefault="0094347D" w:rsidP="004F2AF7">
      <w:pPr>
        <w:pStyle w:val="Default"/>
        <w:tabs>
          <w:tab w:val="center" w:pos="7560"/>
        </w:tabs>
        <w:spacing w:line="276" w:lineRule="auto"/>
        <w:jc w:val="both"/>
        <w:rPr>
          <w:bCs/>
          <w:color w:val="000000" w:themeColor="text1"/>
        </w:rPr>
      </w:pPr>
    </w:p>
    <w:sectPr w:rsidR="0094347D" w:rsidRPr="004F2AF7" w:rsidSect="00041EE8">
      <w:footerReference w:type="default" r:id="rId11"/>
      <w:type w:val="continuous"/>
      <w:pgSz w:w="11907" w:h="16839" w:code="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8E1D5E" w14:textId="77777777" w:rsidR="00445A8E" w:rsidRDefault="00445A8E" w:rsidP="001A0EC8">
      <w:pPr>
        <w:spacing w:after="0" w:line="240" w:lineRule="auto"/>
      </w:pPr>
      <w:r>
        <w:separator/>
      </w:r>
    </w:p>
  </w:endnote>
  <w:endnote w:type="continuationSeparator" w:id="0">
    <w:p w14:paraId="53121A82" w14:textId="77777777" w:rsidR="00445A8E" w:rsidRDefault="00445A8E"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default"/>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B42BD1" w:rsidRPr="001A1104" w14:paraId="14514B58" w14:textId="77777777" w:rsidTr="007D7353">
      <w:trPr>
        <w:trHeight w:val="710"/>
      </w:trPr>
      <w:tc>
        <w:tcPr>
          <w:tcW w:w="850" w:type="dxa"/>
        </w:tcPr>
        <w:p w14:paraId="4C37B038" w14:textId="77777777"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14:paraId="0F702B0A" w14:textId="77777777" w:rsidR="00B42BD1" w:rsidRPr="001A1104" w:rsidRDefault="00B42BD1" w:rsidP="00F31FB4">
          <w:pPr>
            <w:pStyle w:val="Footer"/>
            <w:rPr>
              <w:rFonts w:ascii="Times New Roman" w:hAnsi="Times New Roman" w:cs="Times New Roman"/>
              <w:sz w:val="16"/>
              <w:szCs w:val="16"/>
            </w:rPr>
          </w:pPr>
        </w:p>
        <w:p w14:paraId="5D2FD82D" w14:textId="77777777" w:rsidR="00B42BD1" w:rsidRPr="001A1104" w:rsidRDefault="00B42BD1" w:rsidP="00F31FB4">
          <w:pPr>
            <w:pStyle w:val="Footer"/>
            <w:jc w:val="center"/>
            <w:rPr>
              <w:rFonts w:ascii="Times New Roman" w:hAnsi="Times New Roman" w:cs="Times New Roman"/>
              <w:sz w:val="16"/>
              <w:szCs w:val="16"/>
            </w:rPr>
          </w:pPr>
        </w:p>
        <w:p w14:paraId="0F85235F" w14:textId="77777777" w:rsidR="00B42BD1" w:rsidRPr="001A1104" w:rsidRDefault="00B42BD1" w:rsidP="00F31FB4">
          <w:pPr>
            <w:pStyle w:val="Footer"/>
            <w:jc w:val="center"/>
            <w:rPr>
              <w:rFonts w:ascii="Times New Roman" w:hAnsi="Times New Roman" w:cs="Times New Roman"/>
              <w:sz w:val="16"/>
              <w:szCs w:val="16"/>
            </w:rPr>
          </w:pPr>
        </w:p>
      </w:tc>
      <w:tc>
        <w:tcPr>
          <w:tcW w:w="851" w:type="dxa"/>
        </w:tcPr>
        <w:p w14:paraId="01AAB202" w14:textId="77777777"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14:paraId="0C7B9693" w14:textId="77777777"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14:paraId="7C4C4072" w14:textId="77777777"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14:paraId="0DC435EE" w14:textId="77777777" w:rsidR="00B42BD1" w:rsidRPr="001A1104" w:rsidRDefault="00B42BD1">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0E3EA4">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0E3EA4">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p>
  <w:p w14:paraId="36BBF940" w14:textId="77777777" w:rsidR="00AC601D" w:rsidRPr="00AC601D" w:rsidRDefault="00AC601D" w:rsidP="00AC601D">
    <w:pPr>
      <w:pStyle w:val="Footer"/>
      <w:rPr>
        <w:rFonts w:ascii="Times New Roman" w:hAnsi="Times New Roman" w:cs="Times New Roman"/>
        <w:color w:val="000000" w:themeColor="text1"/>
        <w:sz w:val="16"/>
        <w:szCs w:val="16"/>
      </w:rPr>
    </w:pPr>
    <w:r w:rsidRPr="00AC601D">
      <w:rPr>
        <w:rFonts w:ascii="Times New Roman" w:hAnsi="Times New Roman" w:cs="Times New Roman"/>
        <w:color w:val="000000" w:themeColor="text1"/>
        <w:sz w:val="16"/>
        <w:szCs w:val="16"/>
      </w:rPr>
      <w:t>SAMIJF/LKM-LA/12-2023/146</w:t>
    </w:r>
  </w:p>
  <w:p w14:paraId="570FAADD" w14:textId="36E1A84F" w:rsidR="00F36A0B" w:rsidRPr="000E3EA4" w:rsidRDefault="0084236D" w:rsidP="00F33B45">
    <w:pPr>
      <w:pStyle w:val="Default"/>
      <w:spacing w:line="276" w:lineRule="auto"/>
      <w:rPr>
        <w:color w:val="000000" w:themeColor="text1"/>
        <w:sz w:val="16"/>
        <w:szCs w:val="16"/>
        <w:lang w:val="en-US"/>
      </w:rPr>
    </w:pPr>
    <w:r>
      <w:rPr>
        <w:color w:val="000000" w:themeColor="text1"/>
        <w:sz w:val="16"/>
        <w:szCs w:val="16"/>
        <w:lang w:val="en-US"/>
      </w:rPr>
      <w:t xml:space="preserve">PT. PRIHODA </w:t>
    </w:r>
    <w:r w:rsidR="00F36A0B">
      <w:rPr>
        <w:color w:val="000000" w:themeColor="text1"/>
        <w:sz w:val="16"/>
        <w:szCs w:val="16"/>
        <w:lang w:val="en-US"/>
      </w:rPr>
      <w:t>SOLUSI INDONESIA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3AE956" w14:textId="77777777" w:rsidR="00445A8E" w:rsidRDefault="00445A8E" w:rsidP="001A0EC8">
      <w:pPr>
        <w:spacing w:after="0" w:line="240" w:lineRule="auto"/>
      </w:pPr>
      <w:r>
        <w:separator/>
      </w:r>
    </w:p>
  </w:footnote>
  <w:footnote w:type="continuationSeparator" w:id="0">
    <w:p w14:paraId="4DEEC61F" w14:textId="77777777" w:rsidR="00445A8E" w:rsidRDefault="00445A8E"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10"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7"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6D97FF6"/>
    <w:multiLevelType w:val="hybridMultilevel"/>
    <w:tmpl w:val="ABB27DB6"/>
    <w:lvl w:ilvl="0" w:tplc="81DA03D0">
      <w:start w:val="2"/>
      <w:numFmt w:val="lowerLetter"/>
      <w:lvlText w:val="%1."/>
      <w:lvlJc w:val="left"/>
      <w:pPr>
        <w:ind w:left="345" w:firstLine="0"/>
      </w:pPr>
      <w:rPr>
        <w:rFonts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3BC7D28"/>
    <w:multiLevelType w:val="hybridMultilevel"/>
    <w:tmpl w:val="10887E9E"/>
    <w:lvl w:ilvl="0" w:tplc="4C4A05A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3"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num w:numId="1">
    <w:abstractNumId w:val="3"/>
  </w:num>
  <w:num w:numId="2">
    <w:abstractNumId w:val="17"/>
  </w:num>
  <w:num w:numId="3">
    <w:abstractNumId w:val="30"/>
  </w:num>
  <w:num w:numId="4">
    <w:abstractNumId w:val="36"/>
  </w:num>
  <w:num w:numId="5">
    <w:abstractNumId w:val="4"/>
  </w:num>
  <w:num w:numId="6">
    <w:abstractNumId w:val="11"/>
  </w:num>
  <w:num w:numId="7">
    <w:abstractNumId w:val="35"/>
  </w:num>
  <w:num w:numId="8">
    <w:abstractNumId w:val="22"/>
  </w:num>
  <w:num w:numId="9">
    <w:abstractNumId w:val="14"/>
  </w:num>
  <w:num w:numId="10">
    <w:abstractNumId w:val="27"/>
  </w:num>
  <w:num w:numId="11">
    <w:abstractNumId w:val="23"/>
  </w:num>
  <w:num w:numId="12">
    <w:abstractNumId w:val="18"/>
  </w:num>
  <w:num w:numId="13">
    <w:abstractNumId w:val="16"/>
  </w:num>
  <w:num w:numId="14">
    <w:abstractNumId w:val="19"/>
  </w:num>
  <w:num w:numId="15">
    <w:abstractNumId w:val="28"/>
  </w:num>
  <w:num w:numId="16">
    <w:abstractNumId w:val="13"/>
  </w:num>
  <w:num w:numId="17">
    <w:abstractNumId w:val="25"/>
  </w:num>
  <w:num w:numId="18">
    <w:abstractNumId w:val="33"/>
  </w:num>
  <w:num w:numId="19">
    <w:abstractNumId w:val="31"/>
  </w:num>
  <w:num w:numId="20">
    <w:abstractNumId w:val="5"/>
  </w:num>
  <w:num w:numId="21">
    <w:abstractNumId w:val="32"/>
  </w:num>
  <w:num w:numId="22">
    <w:abstractNumId w:val="34"/>
  </w:num>
  <w:num w:numId="23">
    <w:abstractNumId w:val="21"/>
  </w:num>
  <w:num w:numId="24">
    <w:abstractNumId w:val="7"/>
  </w:num>
  <w:num w:numId="25">
    <w:abstractNumId w:val="29"/>
  </w:num>
  <w:num w:numId="26">
    <w:abstractNumId w:val="6"/>
  </w:num>
  <w:num w:numId="27">
    <w:abstractNumId w:val="26"/>
  </w:num>
  <w:num w:numId="28">
    <w:abstractNumId w:val="12"/>
  </w:num>
  <w:num w:numId="29">
    <w:abstractNumId w:val="15"/>
  </w:num>
  <w:num w:numId="30">
    <w:abstractNumId w:val="9"/>
  </w:num>
  <w:num w:numId="31">
    <w:abstractNumId w:val="24"/>
  </w:num>
  <w:num w:numId="32">
    <w:abstractNumId w:val="10"/>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0"/>
  </w:num>
  <w:num w:numId="35">
    <w:abstractNumId w:val="8"/>
  </w:num>
  <w:numIdMacAtCleanup w:val="19"/>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HAYATI">
    <w15:presenceInfo w15:providerId="AD" w15:userId="S-1-5-21-1426287905-1730833988-3196665247-46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revisionView w:markup="0" w:comments="0" w:insDel="0" w:formatting="0" w:inkAnnotations="0"/>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6442"/>
    <w:rsid w:val="000016A6"/>
    <w:rsid w:val="00002861"/>
    <w:rsid w:val="0000685A"/>
    <w:rsid w:val="00011391"/>
    <w:rsid w:val="000133E9"/>
    <w:rsid w:val="000208EE"/>
    <w:rsid w:val="000250C0"/>
    <w:rsid w:val="0003139A"/>
    <w:rsid w:val="0003772D"/>
    <w:rsid w:val="00041EE8"/>
    <w:rsid w:val="00042008"/>
    <w:rsid w:val="00043F9B"/>
    <w:rsid w:val="000449C5"/>
    <w:rsid w:val="00052833"/>
    <w:rsid w:val="00052C5B"/>
    <w:rsid w:val="000532DC"/>
    <w:rsid w:val="00055704"/>
    <w:rsid w:val="000573BB"/>
    <w:rsid w:val="00061783"/>
    <w:rsid w:val="00062D02"/>
    <w:rsid w:val="000721BE"/>
    <w:rsid w:val="0008012D"/>
    <w:rsid w:val="0008169F"/>
    <w:rsid w:val="0008627A"/>
    <w:rsid w:val="00093071"/>
    <w:rsid w:val="000A4DEB"/>
    <w:rsid w:val="000B2290"/>
    <w:rsid w:val="000B4643"/>
    <w:rsid w:val="000B50DF"/>
    <w:rsid w:val="000C114B"/>
    <w:rsid w:val="000C32A6"/>
    <w:rsid w:val="000D52AC"/>
    <w:rsid w:val="000E030E"/>
    <w:rsid w:val="000E3EA4"/>
    <w:rsid w:val="000E6C54"/>
    <w:rsid w:val="000E732D"/>
    <w:rsid w:val="000F0BD6"/>
    <w:rsid w:val="000F0D8E"/>
    <w:rsid w:val="000F27F8"/>
    <w:rsid w:val="000F7A42"/>
    <w:rsid w:val="00105D1D"/>
    <w:rsid w:val="00116A55"/>
    <w:rsid w:val="001368C2"/>
    <w:rsid w:val="00147AB0"/>
    <w:rsid w:val="00163EC8"/>
    <w:rsid w:val="00163EF0"/>
    <w:rsid w:val="001703D8"/>
    <w:rsid w:val="00176442"/>
    <w:rsid w:val="0019486C"/>
    <w:rsid w:val="001A0EC8"/>
    <w:rsid w:val="001A1104"/>
    <w:rsid w:val="001A5DFD"/>
    <w:rsid w:val="001B567F"/>
    <w:rsid w:val="001E0CD7"/>
    <w:rsid w:val="001E5A94"/>
    <w:rsid w:val="001E5DF7"/>
    <w:rsid w:val="001E6F70"/>
    <w:rsid w:val="001E7C01"/>
    <w:rsid w:val="001F4635"/>
    <w:rsid w:val="00200A76"/>
    <w:rsid w:val="00213EEA"/>
    <w:rsid w:val="00223ABB"/>
    <w:rsid w:val="00225337"/>
    <w:rsid w:val="00227C20"/>
    <w:rsid w:val="0024559D"/>
    <w:rsid w:val="00245D5B"/>
    <w:rsid w:val="00247A39"/>
    <w:rsid w:val="002615DC"/>
    <w:rsid w:val="002644FA"/>
    <w:rsid w:val="00265BEC"/>
    <w:rsid w:val="00280AF6"/>
    <w:rsid w:val="002842D6"/>
    <w:rsid w:val="0028476B"/>
    <w:rsid w:val="002915F4"/>
    <w:rsid w:val="0029213C"/>
    <w:rsid w:val="002952FC"/>
    <w:rsid w:val="002A4C5C"/>
    <w:rsid w:val="002C62A1"/>
    <w:rsid w:val="002D032E"/>
    <w:rsid w:val="002E36F1"/>
    <w:rsid w:val="002E3882"/>
    <w:rsid w:val="002E3D4A"/>
    <w:rsid w:val="002E634B"/>
    <w:rsid w:val="002F2DE3"/>
    <w:rsid w:val="002F2FBD"/>
    <w:rsid w:val="00313CF4"/>
    <w:rsid w:val="003213F6"/>
    <w:rsid w:val="003505BA"/>
    <w:rsid w:val="003567B4"/>
    <w:rsid w:val="0035701F"/>
    <w:rsid w:val="00361FDF"/>
    <w:rsid w:val="00364052"/>
    <w:rsid w:val="003646D6"/>
    <w:rsid w:val="00364ECB"/>
    <w:rsid w:val="00370997"/>
    <w:rsid w:val="00374E42"/>
    <w:rsid w:val="003750C5"/>
    <w:rsid w:val="00392558"/>
    <w:rsid w:val="003C5922"/>
    <w:rsid w:val="003E63D8"/>
    <w:rsid w:val="003F0264"/>
    <w:rsid w:val="003F4FD7"/>
    <w:rsid w:val="003F5ED0"/>
    <w:rsid w:val="003F74DB"/>
    <w:rsid w:val="004112A0"/>
    <w:rsid w:val="00414AE8"/>
    <w:rsid w:val="00415D5A"/>
    <w:rsid w:val="004166BB"/>
    <w:rsid w:val="00424E0D"/>
    <w:rsid w:val="00445A8E"/>
    <w:rsid w:val="00451346"/>
    <w:rsid w:val="0046058D"/>
    <w:rsid w:val="00465955"/>
    <w:rsid w:val="00482CD8"/>
    <w:rsid w:val="0048477C"/>
    <w:rsid w:val="004932E8"/>
    <w:rsid w:val="00494FE4"/>
    <w:rsid w:val="004961FA"/>
    <w:rsid w:val="004A04F5"/>
    <w:rsid w:val="004B06E2"/>
    <w:rsid w:val="004B1269"/>
    <w:rsid w:val="004B765E"/>
    <w:rsid w:val="004C18E3"/>
    <w:rsid w:val="004C397A"/>
    <w:rsid w:val="004C673E"/>
    <w:rsid w:val="004D59D9"/>
    <w:rsid w:val="004D6DB4"/>
    <w:rsid w:val="004D7437"/>
    <w:rsid w:val="004D7C0B"/>
    <w:rsid w:val="004E4261"/>
    <w:rsid w:val="004F25E8"/>
    <w:rsid w:val="004F2AF7"/>
    <w:rsid w:val="00500450"/>
    <w:rsid w:val="005010F6"/>
    <w:rsid w:val="005151EA"/>
    <w:rsid w:val="00517428"/>
    <w:rsid w:val="00525602"/>
    <w:rsid w:val="0052684D"/>
    <w:rsid w:val="00526995"/>
    <w:rsid w:val="00544BEC"/>
    <w:rsid w:val="00550F4B"/>
    <w:rsid w:val="00555BDE"/>
    <w:rsid w:val="00560D57"/>
    <w:rsid w:val="00571030"/>
    <w:rsid w:val="005736E5"/>
    <w:rsid w:val="00575435"/>
    <w:rsid w:val="005A6D39"/>
    <w:rsid w:val="005B05C3"/>
    <w:rsid w:val="005B0BB7"/>
    <w:rsid w:val="005B2481"/>
    <w:rsid w:val="005C1299"/>
    <w:rsid w:val="005C1806"/>
    <w:rsid w:val="005D74EB"/>
    <w:rsid w:val="005F72BA"/>
    <w:rsid w:val="006007C3"/>
    <w:rsid w:val="0060474E"/>
    <w:rsid w:val="006257F5"/>
    <w:rsid w:val="00637F9E"/>
    <w:rsid w:val="00652BDB"/>
    <w:rsid w:val="006578F3"/>
    <w:rsid w:val="006643C9"/>
    <w:rsid w:val="00681E76"/>
    <w:rsid w:val="00682701"/>
    <w:rsid w:val="0068476C"/>
    <w:rsid w:val="0069154D"/>
    <w:rsid w:val="006921BD"/>
    <w:rsid w:val="00694166"/>
    <w:rsid w:val="00695E68"/>
    <w:rsid w:val="006A2E10"/>
    <w:rsid w:val="006B584B"/>
    <w:rsid w:val="006C01EA"/>
    <w:rsid w:val="006D1A1C"/>
    <w:rsid w:val="006D3013"/>
    <w:rsid w:val="006F3111"/>
    <w:rsid w:val="006F458E"/>
    <w:rsid w:val="006F69B6"/>
    <w:rsid w:val="00700E71"/>
    <w:rsid w:val="007129D7"/>
    <w:rsid w:val="00723AC8"/>
    <w:rsid w:val="00725D8B"/>
    <w:rsid w:val="007314BB"/>
    <w:rsid w:val="007347F0"/>
    <w:rsid w:val="00734C31"/>
    <w:rsid w:val="00745D12"/>
    <w:rsid w:val="0075080D"/>
    <w:rsid w:val="00754F7C"/>
    <w:rsid w:val="00757B73"/>
    <w:rsid w:val="00757FD9"/>
    <w:rsid w:val="00761B6C"/>
    <w:rsid w:val="00762664"/>
    <w:rsid w:val="007701D9"/>
    <w:rsid w:val="007749D3"/>
    <w:rsid w:val="0077700F"/>
    <w:rsid w:val="007771D6"/>
    <w:rsid w:val="00781168"/>
    <w:rsid w:val="00791E76"/>
    <w:rsid w:val="007A5FEB"/>
    <w:rsid w:val="007B00D8"/>
    <w:rsid w:val="007B1764"/>
    <w:rsid w:val="007C1728"/>
    <w:rsid w:val="007C1C86"/>
    <w:rsid w:val="007D5ED5"/>
    <w:rsid w:val="007D7353"/>
    <w:rsid w:val="007E2FDA"/>
    <w:rsid w:val="007F2280"/>
    <w:rsid w:val="007F489B"/>
    <w:rsid w:val="007F510D"/>
    <w:rsid w:val="007F5E99"/>
    <w:rsid w:val="008065E6"/>
    <w:rsid w:val="00824E1A"/>
    <w:rsid w:val="008256CD"/>
    <w:rsid w:val="00836BC0"/>
    <w:rsid w:val="00837023"/>
    <w:rsid w:val="0084236D"/>
    <w:rsid w:val="0084356D"/>
    <w:rsid w:val="008522C7"/>
    <w:rsid w:val="00852FD9"/>
    <w:rsid w:val="00856F60"/>
    <w:rsid w:val="0086202A"/>
    <w:rsid w:val="00862B95"/>
    <w:rsid w:val="008640AB"/>
    <w:rsid w:val="0086459C"/>
    <w:rsid w:val="00864EFD"/>
    <w:rsid w:val="00870FE2"/>
    <w:rsid w:val="008712D5"/>
    <w:rsid w:val="00881FEF"/>
    <w:rsid w:val="00884943"/>
    <w:rsid w:val="008864DE"/>
    <w:rsid w:val="00886BF6"/>
    <w:rsid w:val="0089725F"/>
    <w:rsid w:val="008A15FE"/>
    <w:rsid w:val="008A77AD"/>
    <w:rsid w:val="008C06BD"/>
    <w:rsid w:val="008D10D9"/>
    <w:rsid w:val="008D5913"/>
    <w:rsid w:val="008E1462"/>
    <w:rsid w:val="008E280C"/>
    <w:rsid w:val="008E348A"/>
    <w:rsid w:val="008E36CA"/>
    <w:rsid w:val="008E7BD2"/>
    <w:rsid w:val="008F01A0"/>
    <w:rsid w:val="008F1187"/>
    <w:rsid w:val="008F632C"/>
    <w:rsid w:val="00902684"/>
    <w:rsid w:val="00905734"/>
    <w:rsid w:val="00905B48"/>
    <w:rsid w:val="009068B9"/>
    <w:rsid w:val="00907B5F"/>
    <w:rsid w:val="009367D1"/>
    <w:rsid w:val="0094347D"/>
    <w:rsid w:val="0094635A"/>
    <w:rsid w:val="00954086"/>
    <w:rsid w:val="0095718C"/>
    <w:rsid w:val="009644E5"/>
    <w:rsid w:val="00967C87"/>
    <w:rsid w:val="00973458"/>
    <w:rsid w:val="009850FF"/>
    <w:rsid w:val="00992CA3"/>
    <w:rsid w:val="009A0DEF"/>
    <w:rsid w:val="009A778D"/>
    <w:rsid w:val="009A7A24"/>
    <w:rsid w:val="009B1BFF"/>
    <w:rsid w:val="009B456F"/>
    <w:rsid w:val="009B5971"/>
    <w:rsid w:val="009B5E15"/>
    <w:rsid w:val="009C08F9"/>
    <w:rsid w:val="009C5ADA"/>
    <w:rsid w:val="009D0753"/>
    <w:rsid w:val="009D2077"/>
    <w:rsid w:val="009D3E71"/>
    <w:rsid w:val="009D596D"/>
    <w:rsid w:val="009E4B48"/>
    <w:rsid w:val="00A119D8"/>
    <w:rsid w:val="00A12E59"/>
    <w:rsid w:val="00A17C10"/>
    <w:rsid w:val="00A3233A"/>
    <w:rsid w:val="00A40055"/>
    <w:rsid w:val="00A43BE8"/>
    <w:rsid w:val="00A43CD8"/>
    <w:rsid w:val="00A475D7"/>
    <w:rsid w:val="00A53C6B"/>
    <w:rsid w:val="00A62477"/>
    <w:rsid w:val="00A6360C"/>
    <w:rsid w:val="00A64D10"/>
    <w:rsid w:val="00A655A1"/>
    <w:rsid w:val="00A67E4C"/>
    <w:rsid w:val="00A701BC"/>
    <w:rsid w:val="00A80544"/>
    <w:rsid w:val="00A812BE"/>
    <w:rsid w:val="00A81572"/>
    <w:rsid w:val="00A87434"/>
    <w:rsid w:val="00A935F8"/>
    <w:rsid w:val="00AB39AE"/>
    <w:rsid w:val="00AB77A2"/>
    <w:rsid w:val="00AC58E9"/>
    <w:rsid w:val="00AC601D"/>
    <w:rsid w:val="00AD185B"/>
    <w:rsid w:val="00AD3B24"/>
    <w:rsid w:val="00AD7185"/>
    <w:rsid w:val="00AF2584"/>
    <w:rsid w:val="00B02046"/>
    <w:rsid w:val="00B02DA1"/>
    <w:rsid w:val="00B04A0F"/>
    <w:rsid w:val="00B0726F"/>
    <w:rsid w:val="00B33166"/>
    <w:rsid w:val="00B41120"/>
    <w:rsid w:val="00B42BD1"/>
    <w:rsid w:val="00B44053"/>
    <w:rsid w:val="00B674C0"/>
    <w:rsid w:val="00B72D69"/>
    <w:rsid w:val="00B752B9"/>
    <w:rsid w:val="00B8566F"/>
    <w:rsid w:val="00B907C6"/>
    <w:rsid w:val="00B97F45"/>
    <w:rsid w:val="00BA5E6B"/>
    <w:rsid w:val="00BB1696"/>
    <w:rsid w:val="00BB7F0A"/>
    <w:rsid w:val="00BC7620"/>
    <w:rsid w:val="00BD2109"/>
    <w:rsid w:val="00BE3F10"/>
    <w:rsid w:val="00BF3E6E"/>
    <w:rsid w:val="00BF56B8"/>
    <w:rsid w:val="00BF75D9"/>
    <w:rsid w:val="00C20180"/>
    <w:rsid w:val="00C3138F"/>
    <w:rsid w:val="00C31B30"/>
    <w:rsid w:val="00C40991"/>
    <w:rsid w:val="00C419A0"/>
    <w:rsid w:val="00C42A89"/>
    <w:rsid w:val="00C4451F"/>
    <w:rsid w:val="00C4481B"/>
    <w:rsid w:val="00C5376B"/>
    <w:rsid w:val="00C57C2E"/>
    <w:rsid w:val="00C63720"/>
    <w:rsid w:val="00C75503"/>
    <w:rsid w:val="00C7675B"/>
    <w:rsid w:val="00C81459"/>
    <w:rsid w:val="00C8171A"/>
    <w:rsid w:val="00C8217D"/>
    <w:rsid w:val="00C83D73"/>
    <w:rsid w:val="00C91D9A"/>
    <w:rsid w:val="00CA42F7"/>
    <w:rsid w:val="00CB5647"/>
    <w:rsid w:val="00CC0247"/>
    <w:rsid w:val="00CD3FD1"/>
    <w:rsid w:val="00CD4D92"/>
    <w:rsid w:val="00CE1E7C"/>
    <w:rsid w:val="00D026D9"/>
    <w:rsid w:val="00D124E1"/>
    <w:rsid w:val="00D218EE"/>
    <w:rsid w:val="00D21C54"/>
    <w:rsid w:val="00D23420"/>
    <w:rsid w:val="00D239B5"/>
    <w:rsid w:val="00D367A7"/>
    <w:rsid w:val="00D46468"/>
    <w:rsid w:val="00D473A8"/>
    <w:rsid w:val="00D54165"/>
    <w:rsid w:val="00D55BD3"/>
    <w:rsid w:val="00D60591"/>
    <w:rsid w:val="00D74CF8"/>
    <w:rsid w:val="00D826E6"/>
    <w:rsid w:val="00D95567"/>
    <w:rsid w:val="00DA2057"/>
    <w:rsid w:val="00DA6D1C"/>
    <w:rsid w:val="00DB1FC8"/>
    <w:rsid w:val="00DC03C0"/>
    <w:rsid w:val="00DC11F4"/>
    <w:rsid w:val="00DC2D4B"/>
    <w:rsid w:val="00DC2F3B"/>
    <w:rsid w:val="00DC6B2D"/>
    <w:rsid w:val="00DD6B5C"/>
    <w:rsid w:val="00DD6E4C"/>
    <w:rsid w:val="00DE3B51"/>
    <w:rsid w:val="00DF2180"/>
    <w:rsid w:val="00DF60CB"/>
    <w:rsid w:val="00E0092D"/>
    <w:rsid w:val="00E04469"/>
    <w:rsid w:val="00E16BCC"/>
    <w:rsid w:val="00E20609"/>
    <w:rsid w:val="00E236C0"/>
    <w:rsid w:val="00E353B1"/>
    <w:rsid w:val="00E46359"/>
    <w:rsid w:val="00E47D9D"/>
    <w:rsid w:val="00E930F0"/>
    <w:rsid w:val="00E94CFB"/>
    <w:rsid w:val="00EA31F6"/>
    <w:rsid w:val="00EA7074"/>
    <w:rsid w:val="00EC1284"/>
    <w:rsid w:val="00EE2208"/>
    <w:rsid w:val="00EF15BE"/>
    <w:rsid w:val="00EF5290"/>
    <w:rsid w:val="00F00A90"/>
    <w:rsid w:val="00F02720"/>
    <w:rsid w:val="00F05C63"/>
    <w:rsid w:val="00F11B38"/>
    <w:rsid w:val="00F11D33"/>
    <w:rsid w:val="00F20D42"/>
    <w:rsid w:val="00F31FB4"/>
    <w:rsid w:val="00F32AC4"/>
    <w:rsid w:val="00F3305E"/>
    <w:rsid w:val="00F33B45"/>
    <w:rsid w:val="00F34FEF"/>
    <w:rsid w:val="00F36A0B"/>
    <w:rsid w:val="00F475F6"/>
    <w:rsid w:val="00F608C1"/>
    <w:rsid w:val="00F61558"/>
    <w:rsid w:val="00F65F2C"/>
    <w:rsid w:val="00F82055"/>
    <w:rsid w:val="00F83283"/>
    <w:rsid w:val="00F85898"/>
    <w:rsid w:val="00F87CB1"/>
    <w:rsid w:val="00F93734"/>
    <w:rsid w:val="00FA1814"/>
    <w:rsid w:val="00FB0D2C"/>
    <w:rsid w:val="00FB22B8"/>
    <w:rsid w:val="00FB239E"/>
    <w:rsid w:val="00FB277C"/>
    <w:rsid w:val="00FB3EBB"/>
    <w:rsid w:val="00FB4651"/>
    <w:rsid w:val="00FC0358"/>
    <w:rsid w:val="00FC2703"/>
    <w:rsid w:val="00FD6283"/>
    <w:rsid w:val="00FD7661"/>
    <w:rsid w:val="00FE256B"/>
    <w:rsid w:val="00FF0F60"/>
  </w:rsids>
  <m:mathPr>
    <m:mathFont m:val="Cambria Math"/>
    <m:brkBin m:val="before"/>
    <m:brkBinSub m:val="--"/>
    <m:smallFrac/>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70D69"/>
  <w15:docId w15:val="{9F58B5FB-D33E-4A5F-9D40-E9010F7CB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84356D"/>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link w:val="ListParagraphChar"/>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unhideWhenUsed/>
    <w:rsid w:val="00AF2584"/>
    <w:pPr>
      <w:spacing w:before="280" w:after="115" w:line="240" w:lineRule="auto"/>
    </w:pPr>
    <w:rPr>
      <w:rFonts w:ascii="Times New Roman" w:hAnsi="Times New Roman" w:cs="Times New Roman"/>
      <w:sz w:val="24"/>
      <w:szCs w:val="24"/>
      <w:lang w:eastAsia="ar-SA"/>
    </w:rPr>
  </w:style>
  <w:style w:type="character" w:customStyle="1" w:styleId="Heading1Char">
    <w:name w:val="Heading 1 Char"/>
    <w:basedOn w:val="DefaultParagraphFont"/>
    <w:link w:val="Heading1"/>
    <w:uiPriority w:val="9"/>
    <w:rsid w:val="0084356D"/>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locked/>
    <w:rsid w:val="0084356D"/>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FC0358"/>
  </w:style>
  <w:style w:type="paragraph" w:styleId="Revision">
    <w:name w:val="Revision"/>
    <w:hidden/>
    <w:uiPriority w:val="99"/>
    <w:semiHidden/>
    <w:rsid w:val="007701D9"/>
    <w:pPr>
      <w:spacing w:after="0" w:line="240" w:lineRule="auto"/>
    </w:pPr>
  </w:style>
  <w:style w:type="character" w:customStyle="1" w:styleId="UnresolvedMention">
    <w:name w:val="Unresolved Mention"/>
    <w:basedOn w:val="DefaultParagraphFont"/>
    <w:uiPriority w:val="99"/>
    <w:semiHidden/>
    <w:unhideWhenUsed/>
    <w:rsid w:val="005B0B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37562631">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dsl.org/" TargetMode="Externa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uri.widiansyah@prihoda" TargetMode="External"/><Relationship Id="rId4" Type="http://schemas.openxmlformats.org/officeDocument/2006/relationships/settings" Target="settings.xml"/><Relationship Id="rId9" Type="http://schemas.openxmlformats.org/officeDocument/2006/relationships/hyperlink" Target="https://www.google.com/search?q=pt+prihoda+solusi+indonesia&amp;oq=prihoda+solusi+&amp;gs_lcrp=EgZjaHJvbWUqCAgBEAAYFhgeMgYIABBFGDkyCAgBEAAYFhge0gEINDcxMGowajeoAgCwAgA&amp;sourceid=chrome&amp;ie=UTF-8"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3FF063-315A-44C6-93D1-0EAF7D2F8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769</TotalTime>
  <Pages>7</Pages>
  <Words>2251</Words>
  <Characters>12837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15058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cp:lastModifiedBy>
  <cp:revision>58</cp:revision>
  <cp:lastPrinted>2018-01-16T08:24:00Z</cp:lastPrinted>
  <dcterms:created xsi:type="dcterms:W3CDTF">2018-09-19T07:23:00Z</dcterms:created>
  <dcterms:modified xsi:type="dcterms:W3CDTF">2024-01-03T02:26:00Z</dcterms:modified>
</cp:coreProperties>
</file>