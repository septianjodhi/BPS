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A759D4" w14:textId="77777777" w:rsidR="00176442" w:rsidRPr="004F2AF7" w:rsidRDefault="00176442" w:rsidP="004F2AF7">
      <w:pPr>
        <w:pStyle w:val="Default"/>
        <w:spacing w:line="276" w:lineRule="auto"/>
        <w:jc w:val="center"/>
        <w:rPr>
          <w:b/>
          <w:bCs/>
          <w:color w:val="000000" w:themeColor="text1"/>
        </w:rPr>
      </w:pPr>
      <w:r w:rsidRPr="004F2AF7">
        <w:rPr>
          <w:b/>
          <w:bCs/>
          <w:color w:val="000000" w:themeColor="text1"/>
        </w:rPr>
        <w:t xml:space="preserve">PERJANJIAN </w:t>
      </w:r>
      <w:r w:rsidR="005B2481" w:rsidRPr="004F2AF7">
        <w:rPr>
          <w:b/>
          <w:bCs/>
          <w:color w:val="000000" w:themeColor="text1"/>
        </w:rPr>
        <w:t xml:space="preserve">KONTRAK </w:t>
      </w:r>
      <w:r w:rsidRPr="004F2AF7">
        <w:rPr>
          <w:b/>
          <w:bCs/>
          <w:color w:val="000000" w:themeColor="text1"/>
        </w:rPr>
        <w:t>KERJASAMA</w:t>
      </w:r>
    </w:p>
    <w:p w14:paraId="282DFDF9" w14:textId="77777777" w:rsidR="00A62477" w:rsidRPr="004F2AF7" w:rsidRDefault="00A62477" w:rsidP="004F2AF7">
      <w:pPr>
        <w:pStyle w:val="Default"/>
        <w:spacing w:line="276" w:lineRule="auto"/>
        <w:jc w:val="center"/>
        <w:rPr>
          <w:color w:val="000000" w:themeColor="text1"/>
        </w:rPr>
      </w:pPr>
      <w:r w:rsidRPr="004F2AF7">
        <w:rPr>
          <w:b/>
          <w:bCs/>
          <w:color w:val="000000" w:themeColor="text1"/>
        </w:rPr>
        <w:t>antara</w:t>
      </w:r>
    </w:p>
    <w:p w14:paraId="0774F8C6" w14:textId="148AB222" w:rsidR="00176442" w:rsidRPr="004F2AF7" w:rsidRDefault="00147AB0" w:rsidP="004F2AF7">
      <w:pPr>
        <w:pStyle w:val="Default"/>
        <w:spacing w:line="276" w:lineRule="auto"/>
        <w:jc w:val="center"/>
        <w:rPr>
          <w:color w:val="000000" w:themeColor="text1"/>
          <w:lang w:val="en-US"/>
        </w:rPr>
      </w:pPr>
      <w:del w:id="0" w:author="ROHAYATI" w:date="2024-08-02T13:16:00Z">
        <w:r w:rsidRPr="004F2AF7" w:rsidDel="00EB682A">
          <w:rPr>
            <w:b/>
            <w:bCs/>
            <w:color w:val="000000" w:themeColor="text1"/>
            <w:lang w:val="en-US"/>
          </w:rPr>
          <w:delText>………………………………………..</w:delText>
        </w:r>
        <w:r w:rsidR="007D7353" w:rsidRPr="004F2AF7" w:rsidDel="00EB682A">
          <w:rPr>
            <w:i/>
            <w:color w:val="000000" w:themeColor="text1"/>
            <w:lang w:val="en-US"/>
          </w:rPr>
          <w:delText>[</w:delText>
        </w:r>
        <w:r w:rsidR="007D7353" w:rsidRPr="004F2AF7" w:rsidDel="00EB682A">
          <w:rPr>
            <w:i/>
            <w:color w:val="000000" w:themeColor="text1"/>
          </w:rPr>
          <w:delText>nama perusahaan vendor</w:delText>
        </w:r>
      </w:del>
      <w:ins w:id="1" w:author="wahonopodo@gmail.com" w:date="2024-09-19T10:42:00Z">
        <w:r w:rsidR="00C248DD">
          <w:rPr>
            <w:b/>
            <w:bCs/>
            <w:color w:val="000000" w:themeColor="text1"/>
            <w:lang w:val="en-US"/>
          </w:rPr>
          <w:t>PT. INTALA GLOBAL KONSULTAN</w:t>
        </w:r>
      </w:ins>
      <w:del w:id="2" w:author="ROHAYATI" w:date="2024-08-02T13:16:00Z">
        <w:r w:rsidR="007D7353" w:rsidRPr="004F2AF7" w:rsidDel="00EB682A">
          <w:rPr>
            <w:i/>
            <w:color w:val="000000" w:themeColor="text1"/>
            <w:lang w:val="en-US"/>
          </w:rPr>
          <w:delText>]</w:delText>
        </w:r>
      </w:del>
      <w:ins w:id="3" w:author="ROHAYATI" w:date="2024-08-12T14:16:00Z">
        <w:del w:id="4" w:author="wahonopodo@gmail.com" w:date="2024-09-19T10:42:00Z">
          <w:r w:rsidR="00C92606" w:rsidDel="00C248DD">
            <w:rPr>
              <w:b/>
              <w:bCs/>
              <w:color w:val="000000" w:themeColor="text1"/>
              <w:lang w:val="en-US"/>
            </w:rPr>
            <w:delText>…………………………………………………</w:delText>
          </w:r>
        </w:del>
      </w:ins>
    </w:p>
    <w:p w14:paraId="2D788A10" w14:textId="77777777" w:rsidR="00176442" w:rsidRPr="004F2AF7" w:rsidRDefault="00176442" w:rsidP="004F2AF7">
      <w:pPr>
        <w:pStyle w:val="Default"/>
        <w:spacing w:line="276" w:lineRule="auto"/>
        <w:jc w:val="center"/>
        <w:rPr>
          <w:b/>
          <w:color w:val="000000" w:themeColor="text1"/>
        </w:rPr>
      </w:pPr>
      <w:r w:rsidRPr="004F2AF7">
        <w:rPr>
          <w:b/>
          <w:color w:val="000000" w:themeColor="text1"/>
        </w:rPr>
        <w:t>dengan</w:t>
      </w:r>
    </w:p>
    <w:p w14:paraId="04556241" w14:textId="77777777" w:rsidR="00176442" w:rsidRPr="004F2AF7" w:rsidRDefault="00374E42" w:rsidP="004F2AF7">
      <w:pPr>
        <w:pStyle w:val="Default"/>
        <w:pBdr>
          <w:bottom w:val="double" w:sz="6" w:space="1" w:color="auto"/>
        </w:pBdr>
        <w:spacing w:line="276" w:lineRule="auto"/>
        <w:jc w:val="center"/>
        <w:rPr>
          <w:b/>
          <w:bCs/>
          <w:color w:val="000000" w:themeColor="text1"/>
        </w:rPr>
      </w:pPr>
      <w:r w:rsidRPr="004F2AF7">
        <w:rPr>
          <w:b/>
          <w:bCs/>
          <w:color w:val="000000" w:themeColor="text1"/>
        </w:rPr>
        <w:t xml:space="preserve">PT. </w:t>
      </w:r>
      <w:r w:rsidR="004C397A" w:rsidRPr="004F2AF7">
        <w:rPr>
          <w:b/>
          <w:bCs/>
          <w:color w:val="000000" w:themeColor="text1"/>
        </w:rPr>
        <w:t>SEMARANG AUTOCOMP MANUFACTURING INDONESIA</w:t>
      </w:r>
      <w:r w:rsidR="003567B4" w:rsidRPr="004F2AF7">
        <w:rPr>
          <w:b/>
          <w:bCs/>
          <w:color w:val="000000" w:themeColor="text1"/>
        </w:rPr>
        <w:t xml:space="preserve"> (PT.SAMI)</w:t>
      </w:r>
    </w:p>
    <w:p w14:paraId="5AA7144E" w14:textId="5495B81A" w:rsidR="00F33B45" w:rsidRDefault="009F563B" w:rsidP="004F2AF7">
      <w:pPr>
        <w:pStyle w:val="Default"/>
        <w:spacing w:line="276" w:lineRule="auto"/>
        <w:jc w:val="center"/>
        <w:rPr>
          <w:ins w:id="5" w:author="Rohayati,Rohayati" w:date="2024-12-05T16:10:00Z" w16du:dateUtc="2024-12-05T09:10:00Z"/>
          <w:iCs/>
          <w:color w:val="000000" w:themeColor="text1"/>
          <w:lang w:val="en-US"/>
        </w:rPr>
      </w:pPr>
      <w:proofErr w:type="spellStart"/>
      <w:proofErr w:type="gramStart"/>
      <w:ins w:id="6" w:author="wahonopodo@gmail.com" w:date="2024-09-19T11:33:00Z">
        <w:r>
          <w:rPr>
            <w:iCs/>
            <w:color w:val="000000" w:themeColor="text1"/>
            <w:lang w:val="en-US"/>
          </w:rPr>
          <w:t>Nomor</w:t>
        </w:r>
        <w:proofErr w:type="spellEnd"/>
        <w:r>
          <w:rPr>
            <w:iCs/>
            <w:color w:val="000000" w:themeColor="text1"/>
            <w:lang w:val="en-US"/>
          </w:rPr>
          <w:t xml:space="preserve"> :</w:t>
        </w:r>
        <w:proofErr w:type="gramEnd"/>
        <w:r>
          <w:rPr>
            <w:iCs/>
            <w:color w:val="000000" w:themeColor="text1"/>
            <w:lang w:val="en-US"/>
          </w:rPr>
          <w:t xml:space="preserve"> </w:t>
        </w:r>
      </w:ins>
      <w:ins w:id="7" w:author="wahonopodo@gmail.com" w:date="2024-09-19T11:36:00Z">
        <w:r w:rsidRPr="000B441B">
          <w:rPr>
            <w:iCs/>
            <w:color w:val="000000" w:themeColor="text1"/>
            <w:lang w:val="en-US"/>
            <w:rPrChange w:id="8" w:author="wahonopodo@gmail.com" w:date="2024-09-19T11:37:00Z">
              <w:rPr>
                <w:iCs/>
                <w:color w:val="000000" w:themeColor="text1"/>
                <w:u w:val="single"/>
                <w:lang w:val="en-US"/>
              </w:rPr>
            </w:rPrChange>
          </w:rPr>
          <w:t>06.2/MoU/XII/2023</w:t>
        </w:r>
      </w:ins>
      <w:del w:id="9" w:author="wahonopodo@gmail.com" w:date="2024-09-19T11:33:00Z">
        <w:r w:rsidR="00F33B45" w:rsidRPr="004F2AF7" w:rsidDel="009F563B">
          <w:rPr>
            <w:color w:val="000000" w:themeColor="text1"/>
            <w:lang w:val="en-US"/>
          </w:rPr>
          <w:delText xml:space="preserve">………………………… </w:delText>
        </w:r>
        <w:r w:rsidR="00F33B45" w:rsidRPr="004F2AF7" w:rsidDel="009F563B">
          <w:rPr>
            <w:i/>
            <w:color w:val="000000" w:themeColor="text1"/>
            <w:lang w:val="en-US"/>
          </w:rPr>
          <w:delText>[Nomor kontrak]</w:delText>
        </w:r>
      </w:del>
    </w:p>
    <w:p w14:paraId="358F6E12" w14:textId="77777777" w:rsidR="00F17299" w:rsidRPr="00F17299" w:rsidRDefault="00F17299" w:rsidP="00F17299">
      <w:pPr>
        <w:pStyle w:val="Default"/>
        <w:spacing w:line="276" w:lineRule="auto"/>
        <w:jc w:val="center"/>
        <w:rPr>
          <w:ins w:id="10" w:author="Rohayati,Rohayati" w:date="2024-12-05T16:10:00Z"/>
          <w:iCs/>
          <w:color w:val="000000" w:themeColor="text1"/>
          <w:lang w:val="en-US"/>
          <w:rPrChange w:id="11" w:author="Rohayati,Rohayati" w:date="2024-12-05T16:10:00Z" w16du:dateUtc="2024-12-05T09:10:00Z">
            <w:rPr>
              <w:ins w:id="12" w:author="Rohayati,Rohayati" w:date="2024-12-05T16:10:00Z"/>
              <w:i/>
              <w:color w:val="000000" w:themeColor="text1"/>
              <w:lang w:val="en-US"/>
            </w:rPr>
          </w:rPrChange>
        </w:rPr>
      </w:pPr>
      <w:bookmarkStart w:id="13" w:name="_Hlk184307468"/>
      <w:ins w:id="14" w:author="Rohayati,Rohayati" w:date="2024-12-05T16:10:00Z">
        <w:r w:rsidRPr="00F17299">
          <w:rPr>
            <w:iCs/>
            <w:color w:val="000000" w:themeColor="text1"/>
            <w:lang w:val="en-US"/>
            <w:rPrChange w:id="15" w:author="Rohayati,Rohayati" w:date="2024-12-05T16:10:00Z" w16du:dateUtc="2024-12-05T09:10:00Z">
              <w:rPr>
                <w:i/>
                <w:color w:val="000000" w:themeColor="text1"/>
                <w:lang w:val="en-US"/>
              </w:rPr>
            </w:rPrChange>
          </w:rPr>
          <w:t>SAMIJF/LKM-LA/11-2024/153</w:t>
        </w:r>
      </w:ins>
    </w:p>
    <w:bookmarkEnd w:id="13"/>
    <w:p w14:paraId="2412D8CC" w14:textId="77777777" w:rsidR="00F17299" w:rsidRPr="004F2AF7" w:rsidDel="00F17299" w:rsidRDefault="00F17299" w:rsidP="004F2AF7">
      <w:pPr>
        <w:pStyle w:val="Default"/>
        <w:spacing w:line="276" w:lineRule="auto"/>
        <w:jc w:val="center"/>
        <w:rPr>
          <w:del w:id="16" w:author="Rohayati,Rohayati" w:date="2024-12-05T16:10:00Z" w16du:dateUtc="2024-12-05T09:10:00Z"/>
          <w:i/>
          <w:color w:val="000000" w:themeColor="text1"/>
          <w:lang w:val="en-US"/>
        </w:rPr>
      </w:pPr>
    </w:p>
    <w:p w14:paraId="56C2D31F" w14:textId="77777777" w:rsidR="00F33B45" w:rsidRPr="004F2AF7" w:rsidRDefault="00F33B45" w:rsidP="00F17299">
      <w:pPr>
        <w:pStyle w:val="Default"/>
        <w:spacing w:line="276" w:lineRule="auto"/>
        <w:rPr>
          <w:color w:val="000000" w:themeColor="text1"/>
          <w:lang w:val="en-US"/>
        </w:rPr>
        <w:pPrChange w:id="17" w:author="Rohayati,Rohayati" w:date="2024-12-05T16:10:00Z" w16du:dateUtc="2024-12-05T09:10:00Z">
          <w:pPr>
            <w:pStyle w:val="Default"/>
            <w:spacing w:line="276" w:lineRule="auto"/>
            <w:jc w:val="center"/>
          </w:pPr>
        </w:pPrChange>
      </w:pPr>
    </w:p>
    <w:p w14:paraId="0B2A1D7D" w14:textId="6CF6BB43" w:rsidR="00176442" w:rsidRPr="004F2AF7" w:rsidRDefault="00176442" w:rsidP="004F2AF7">
      <w:pPr>
        <w:pStyle w:val="Default"/>
        <w:spacing w:line="276" w:lineRule="auto"/>
        <w:jc w:val="both"/>
        <w:rPr>
          <w:color w:val="000000" w:themeColor="text1"/>
        </w:rPr>
      </w:pPr>
      <w:r w:rsidRPr="004F2AF7">
        <w:rPr>
          <w:color w:val="000000" w:themeColor="text1"/>
        </w:rPr>
        <w:t xml:space="preserve">Pada hari </w:t>
      </w:r>
      <w:del w:id="18" w:author="ROHAYATI" w:date="2024-08-02T13:28:00Z">
        <w:r w:rsidR="00F33B45" w:rsidRPr="004F2AF7" w:rsidDel="00320EAA">
          <w:rPr>
            <w:color w:val="000000" w:themeColor="text1"/>
            <w:lang w:val="en-US"/>
          </w:rPr>
          <w:delText xml:space="preserve">………………………… </w:delText>
        </w:r>
        <w:r w:rsidR="00F33B45" w:rsidRPr="004F2AF7" w:rsidDel="00320EAA">
          <w:rPr>
            <w:i/>
            <w:color w:val="000000" w:themeColor="text1"/>
            <w:lang w:val="en-US"/>
          </w:rPr>
          <w:delText>[hari, tanggal, bulan, tahun]</w:delText>
        </w:r>
      </w:del>
      <w:ins w:id="19" w:author="ROHAYATI" w:date="2024-11-29T12:51:00Z">
        <w:r w:rsidR="00D44B8C">
          <w:rPr>
            <w:color w:val="000000" w:themeColor="text1"/>
            <w:lang w:val="en-US"/>
          </w:rPr>
          <w:t>Senin</w:t>
        </w:r>
      </w:ins>
      <w:ins w:id="20" w:author="ROHAYATI" w:date="2024-08-02T13:28:00Z">
        <w:r w:rsidR="00320EAA">
          <w:rPr>
            <w:color w:val="000000" w:themeColor="text1"/>
            <w:lang w:val="en-US"/>
          </w:rPr>
          <w:t xml:space="preserve">, </w:t>
        </w:r>
        <w:proofErr w:type="spellStart"/>
        <w:r w:rsidR="00320EAA">
          <w:rPr>
            <w:color w:val="000000" w:themeColor="text1"/>
            <w:lang w:val="en-US"/>
          </w:rPr>
          <w:t>tanggal</w:t>
        </w:r>
        <w:proofErr w:type="spellEnd"/>
        <w:r w:rsidR="00320EAA">
          <w:rPr>
            <w:color w:val="000000" w:themeColor="text1"/>
            <w:lang w:val="en-US"/>
          </w:rPr>
          <w:t xml:space="preserve"> </w:t>
        </w:r>
      </w:ins>
      <w:ins w:id="21" w:author="ROHAYATI" w:date="2024-11-29T12:51:00Z">
        <w:r w:rsidR="00D44B8C">
          <w:rPr>
            <w:color w:val="000000" w:themeColor="text1"/>
            <w:lang w:val="en-US"/>
          </w:rPr>
          <w:t>Dua</w:t>
        </w:r>
      </w:ins>
      <w:ins w:id="22" w:author="ROHAYATI" w:date="2024-08-02T13:28:00Z">
        <w:r w:rsidR="00320EAA">
          <w:rPr>
            <w:color w:val="000000" w:themeColor="text1"/>
            <w:lang w:val="en-US"/>
          </w:rPr>
          <w:t xml:space="preserve"> </w:t>
        </w:r>
        <w:proofErr w:type="spellStart"/>
        <w:r w:rsidR="00320EAA">
          <w:rPr>
            <w:color w:val="000000" w:themeColor="text1"/>
            <w:lang w:val="en-US"/>
          </w:rPr>
          <w:t>bulan</w:t>
        </w:r>
        <w:proofErr w:type="spellEnd"/>
        <w:r w:rsidR="00320EAA">
          <w:rPr>
            <w:color w:val="000000" w:themeColor="text1"/>
            <w:lang w:val="en-US"/>
          </w:rPr>
          <w:t xml:space="preserve"> </w:t>
        </w:r>
      </w:ins>
      <w:proofErr w:type="spellStart"/>
      <w:ins w:id="23" w:author="ROHAYATI" w:date="2024-11-29T12:51:00Z">
        <w:r w:rsidR="00D44B8C">
          <w:rPr>
            <w:color w:val="000000" w:themeColor="text1"/>
            <w:lang w:val="en-US"/>
          </w:rPr>
          <w:t>Desember</w:t>
        </w:r>
      </w:ins>
      <w:proofErr w:type="spellEnd"/>
      <w:ins w:id="24" w:author="ROHAYATI" w:date="2024-08-02T13:28:00Z">
        <w:r w:rsidR="00D44B8C">
          <w:rPr>
            <w:color w:val="000000" w:themeColor="text1"/>
            <w:lang w:val="en-US"/>
          </w:rPr>
          <w:t xml:space="preserve"> </w:t>
        </w:r>
        <w:proofErr w:type="spellStart"/>
        <w:r w:rsidR="00D44B8C">
          <w:rPr>
            <w:color w:val="000000" w:themeColor="text1"/>
            <w:lang w:val="en-US"/>
          </w:rPr>
          <w:t>tahun</w:t>
        </w:r>
        <w:proofErr w:type="spellEnd"/>
        <w:r w:rsidR="00D44B8C">
          <w:rPr>
            <w:color w:val="000000" w:themeColor="text1"/>
            <w:lang w:val="en-US"/>
          </w:rPr>
          <w:t xml:space="preserve"> </w:t>
        </w:r>
      </w:ins>
      <w:ins w:id="25" w:author="ROHAYATI" w:date="2024-11-29T12:51:00Z">
        <w:r w:rsidR="00D44B8C">
          <w:rPr>
            <w:color w:val="000000" w:themeColor="text1"/>
            <w:lang w:val="en-US"/>
          </w:rPr>
          <w:t>D</w:t>
        </w:r>
      </w:ins>
      <w:ins w:id="26" w:author="ROHAYATI" w:date="2024-08-02T13:28:00Z">
        <w:r w:rsidR="00320EAA">
          <w:rPr>
            <w:color w:val="000000" w:themeColor="text1"/>
            <w:lang w:val="en-US"/>
          </w:rPr>
          <w:t xml:space="preserve">ua </w:t>
        </w:r>
        <w:proofErr w:type="spellStart"/>
        <w:r w:rsidR="00320EAA">
          <w:rPr>
            <w:color w:val="000000" w:themeColor="text1"/>
            <w:lang w:val="en-US"/>
          </w:rPr>
          <w:t>ribu</w:t>
        </w:r>
        <w:proofErr w:type="spellEnd"/>
        <w:r w:rsidR="00320EAA">
          <w:rPr>
            <w:color w:val="000000" w:themeColor="text1"/>
            <w:lang w:val="en-US"/>
          </w:rPr>
          <w:t xml:space="preserve"> dua </w:t>
        </w:r>
        <w:proofErr w:type="spellStart"/>
        <w:r w:rsidR="00320EAA">
          <w:rPr>
            <w:color w:val="000000" w:themeColor="text1"/>
            <w:lang w:val="en-US"/>
          </w:rPr>
          <w:t>puluh</w:t>
        </w:r>
        <w:proofErr w:type="spellEnd"/>
        <w:r w:rsidR="00320EAA">
          <w:rPr>
            <w:color w:val="000000" w:themeColor="text1"/>
            <w:lang w:val="en-US"/>
          </w:rPr>
          <w:t xml:space="preserve"> </w:t>
        </w:r>
        <w:proofErr w:type="spellStart"/>
        <w:r w:rsidR="00320EAA">
          <w:rPr>
            <w:color w:val="000000" w:themeColor="text1"/>
            <w:lang w:val="en-US"/>
          </w:rPr>
          <w:t>empat</w:t>
        </w:r>
        <w:proofErr w:type="spellEnd"/>
        <w:r w:rsidR="00320EAA">
          <w:rPr>
            <w:color w:val="000000" w:themeColor="text1"/>
            <w:lang w:val="en-US"/>
          </w:rPr>
          <w:t xml:space="preserve"> </w:t>
        </w:r>
      </w:ins>
      <w:ins w:id="27" w:author="ROHAYATI" w:date="2024-08-02T13:29:00Z">
        <w:r w:rsidR="00D44B8C">
          <w:rPr>
            <w:color w:val="000000" w:themeColor="text1"/>
            <w:lang w:val="en-US"/>
          </w:rPr>
          <w:t>(02-12</w:t>
        </w:r>
        <w:r w:rsidR="00320EAA">
          <w:rPr>
            <w:color w:val="000000" w:themeColor="text1"/>
            <w:lang w:val="en-US"/>
          </w:rPr>
          <w:t xml:space="preserve">-2024) </w:t>
        </w:r>
      </w:ins>
      <w:del w:id="28" w:author="ROHAYATI" w:date="2024-08-02T13:28:00Z">
        <w:r w:rsidR="00F33B45" w:rsidRPr="004F2AF7" w:rsidDel="00320EAA">
          <w:rPr>
            <w:i/>
            <w:color w:val="000000" w:themeColor="text1"/>
            <w:lang w:val="en-US"/>
          </w:rPr>
          <w:delText xml:space="preserve"> </w:delText>
        </w:r>
      </w:del>
      <w:r w:rsidRPr="004F2AF7">
        <w:rPr>
          <w:color w:val="000000" w:themeColor="text1"/>
        </w:rPr>
        <w:t xml:space="preserve">bertempat di </w:t>
      </w:r>
      <w:del w:id="29" w:author="ROHAYATI" w:date="2024-08-02T13:29:00Z">
        <w:r w:rsidR="000F7A42" w:rsidRPr="004F2AF7" w:rsidDel="00320EAA">
          <w:rPr>
            <w:bCs/>
            <w:color w:val="000000" w:themeColor="text1"/>
          </w:rPr>
          <w:delText>Semarang</w:delText>
        </w:r>
      </w:del>
      <w:proofErr w:type="spellStart"/>
      <w:ins w:id="30" w:author="ROHAYATI" w:date="2024-08-02T13:29:00Z">
        <w:r w:rsidR="00320EAA">
          <w:rPr>
            <w:bCs/>
            <w:color w:val="000000" w:themeColor="text1"/>
            <w:lang w:val="en-US"/>
          </w:rPr>
          <w:t>Jepara</w:t>
        </w:r>
      </w:ins>
      <w:proofErr w:type="spellEnd"/>
      <w:r w:rsidR="00A62477" w:rsidRPr="004F2AF7">
        <w:rPr>
          <w:color w:val="000000" w:themeColor="text1"/>
        </w:rPr>
        <w:t xml:space="preserve">, telah disepakati </w:t>
      </w:r>
      <w:r w:rsidRPr="004F2AF7">
        <w:rPr>
          <w:color w:val="000000" w:themeColor="text1"/>
        </w:rPr>
        <w:t xml:space="preserve">perjanjian </w:t>
      </w:r>
      <w:r w:rsidR="000F7A42" w:rsidRPr="004F2AF7">
        <w:rPr>
          <w:bCs/>
          <w:iCs/>
          <w:color w:val="000000" w:themeColor="text1"/>
        </w:rPr>
        <w:t>k</w:t>
      </w:r>
      <w:r w:rsidRPr="004F2AF7">
        <w:rPr>
          <w:bCs/>
          <w:iCs/>
          <w:color w:val="000000" w:themeColor="text1"/>
        </w:rPr>
        <w:t>e</w:t>
      </w:r>
      <w:r w:rsidR="00A81572" w:rsidRPr="004F2AF7">
        <w:rPr>
          <w:bCs/>
          <w:iCs/>
          <w:color w:val="000000" w:themeColor="text1"/>
        </w:rPr>
        <w:t>rjasama</w:t>
      </w:r>
      <w:r w:rsidR="003F5ED0" w:rsidRPr="004F2AF7">
        <w:rPr>
          <w:bCs/>
          <w:iCs/>
          <w:color w:val="000000" w:themeColor="text1"/>
        </w:rPr>
        <w:t xml:space="preserve"> </w:t>
      </w:r>
      <w:r w:rsidR="00A62477" w:rsidRPr="004F2AF7">
        <w:rPr>
          <w:color w:val="000000" w:themeColor="text1"/>
        </w:rPr>
        <w:t>oleh dan antara</w:t>
      </w:r>
      <w:r w:rsidRPr="004F2AF7">
        <w:rPr>
          <w:color w:val="000000" w:themeColor="text1"/>
        </w:rPr>
        <w:t xml:space="preserve">: </w:t>
      </w:r>
    </w:p>
    <w:p w14:paraId="69B9F3FD" w14:textId="77777777" w:rsidR="001A1104" w:rsidRPr="004F2AF7" w:rsidRDefault="001A1104" w:rsidP="004F2AF7">
      <w:pPr>
        <w:pStyle w:val="Default"/>
        <w:spacing w:line="276" w:lineRule="auto"/>
        <w:jc w:val="both"/>
        <w:rPr>
          <w:color w:val="000000" w:themeColor="text1"/>
        </w:rPr>
      </w:pPr>
    </w:p>
    <w:p w14:paraId="1DD217DD" w14:textId="2EF0A394" w:rsidR="001A1104" w:rsidRPr="00C92606" w:rsidRDefault="001A1104" w:rsidP="004F2AF7">
      <w:pPr>
        <w:pStyle w:val="Default"/>
        <w:spacing w:line="276" w:lineRule="auto"/>
        <w:jc w:val="both"/>
        <w:rPr>
          <w:color w:val="000000" w:themeColor="text1"/>
          <w:lang w:val="en-US"/>
          <w:rPrChange w:id="31" w:author="ROHAYATI" w:date="2024-08-12T14:17:00Z">
            <w:rPr>
              <w:color w:val="000000" w:themeColor="text1"/>
            </w:rPr>
          </w:rPrChange>
        </w:rPr>
      </w:pPr>
      <w:r w:rsidRPr="004F2AF7">
        <w:rPr>
          <w:color w:val="000000" w:themeColor="text1"/>
        </w:rPr>
        <w:t>Nama</w:t>
      </w:r>
      <w:r w:rsidRPr="004F2AF7">
        <w:rPr>
          <w:color w:val="000000" w:themeColor="text1"/>
        </w:rPr>
        <w:tab/>
      </w:r>
      <w:r w:rsidRPr="004F2AF7">
        <w:rPr>
          <w:color w:val="000000" w:themeColor="text1"/>
        </w:rPr>
        <w:tab/>
        <w:t xml:space="preserve">: </w:t>
      </w:r>
      <w:ins w:id="32" w:author="wahonopodo@gmail.com" w:date="2024-09-19T10:42:00Z">
        <w:r w:rsidR="00C248DD">
          <w:rPr>
            <w:color w:val="000000" w:themeColor="text1"/>
            <w:lang w:val="en-US"/>
          </w:rPr>
          <w:t>Wahono</w:t>
        </w:r>
      </w:ins>
      <w:ins w:id="33" w:author="ROHAYATI" w:date="2024-08-12T14:17:00Z">
        <w:del w:id="34" w:author="wahonopodo@gmail.com" w:date="2024-09-19T10:42:00Z">
          <w:r w:rsidR="00C92606" w:rsidDel="00C248DD">
            <w:rPr>
              <w:color w:val="000000" w:themeColor="text1"/>
              <w:lang w:val="en-US"/>
            </w:rPr>
            <w:delText>……………………….</w:delText>
          </w:r>
        </w:del>
      </w:ins>
    </w:p>
    <w:p w14:paraId="1FEA42CB" w14:textId="134E49B0" w:rsidR="001A1104" w:rsidRPr="00320EAA" w:rsidRDefault="001A1104" w:rsidP="004F2AF7">
      <w:pPr>
        <w:pStyle w:val="Default"/>
        <w:spacing w:line="276" w:lineRule="auto"/>
        <w:jc w:val="both"/>
        <w:rPr>
          <w:color w:val="000000" w:themeColor="text1"/>
          <w:lang w:val="en-US"/>
          <w:rPrChange w:id="35" w:author="ROHAYATI" w:date="2024-08-02T13:32:00Z">
            <w:rPr>
              <w:color w:val="000000" w:themeColor="text1"/>
            </w:rPr>
          </w:rPrChange>
        </w:rPr>
      </w:pPr>
      <w:r w:rsidRPr="004F2AF7">
        <w:rPr>
          <w:color w:val="000000" w:themeColor="text1"/>
        </w:rPr>
        <w:t>Jabatan</w:t>
      </w:r>
      <w:r w:rsidRPr="004F2AF7">
        <w:rPr>
          <w:color w:val="000000" w:themeColor="text1"/>
        </w:rPr>
        <w:tab/>
      </w:r>
      <w:r w:rsidRPr="004F2AF7">
        <w:rPr>
          <w:color w:val="000000" w:themeColor="text1"/>
        </w:rPr>
        <w:tab/>
        <w:t xml:space="preserve">: </w:t>
      </w:r>
      <w:proofErr w:type="spellStart"/>
      <w:ins w:id="36" w:author="wahonopodo@gmail.com" w:date="2024-09-19T10:43:00Z">
        <w:r w:rsidR="00C248DD">
          <w:rPr>
            <w:color w:val="000000" w:themeColor="text1"/>
            <w:lang w:val="en-US"/>
          </w:rPr>
          <w:t>Direktur</w:t>
        </w:r>
        <w:proofErr w:type="spellEnd"/>
        <w:r w:rsidR="00C248DD">
          <w:rPr>
            <w:color w:val="000000" w:themeColor="text1"/>
            <w:lang w:val="en-US"/>
          </w:rPr>
          <w:t xml:space="preserve"> PT. </w:t>
        </w:r>
        <w:proofErr w:type="spellStart"/>
        <w:r w:rsidR="00C248DD">
          <w:rPr>
            <w:color w:val="000000" w:themeColor="text1"/>
            <w:lang w:val="en-US"/>
          </w:rPr>
          <w:t>Intala</w:t>
        </w:r>
        <w:proofErr w:type="spellEnd"/>
        <w:r w:rsidR="00C248DD">
          <w:rPr>
            <w:color w:val="000000" w:themeColor="text1"/>
            <w:lang w:val="en-US"/>
          </w:rPr>
          <w:t xml:space="preserve"> Global </w:t>
        </w:r>
        <w:proofErr w:type="spellStart"/>
        <w:r w:rsidR="00C248DD">
          <w:rPr>
            <w:color w:val="000000" w:themeColor="text1"/>
            <w:lang w:val="en-US"/>
          </w:rPr>
          <w:t>Konsultan</w:t>
        </w:r>
      </w:ins>
      <w:proofErr w:type="spellEnd"/>
      <w:ins w:id="37" w:author="ROHAYATI" w:date="2024-08-12T14:17:00Z">
        <w:del w:id="38" w:author="wahonopodo@gmail.com" w:date="2024-09-19T10:43:00Z">
          <w:r w:rsidR="00C92606" w:rsidDel="00C248DD">
            <w:rPr>
              <w:color w:val="000000" w:themeColor="text1"/>
              <w:lang w:val="en-US"/>
            </w:rPr>
            <w:delText>……………………….</w:delText>
          </w:r>
        </w:del>
      </w:ins>
    </w:p>
    <w:p w14:paraId="510113B4" w14:textId="77777777" w:rsidR="00EB2AE7" w:rsidRDefault="001A1104" w:rsidP="004F2AF7">
      <w:pPr>
        <w:pStyle w:val="Default"/>
        <w:spacing w:line="276" w:lineRule="auto"/>
        <w:jc w:val="both"/>
        <w:rPr>
          <w:ins w:id="39" w:author="wahonopodo@gmail.com" w:date="2024-09-19T11:39:00Z"/>
          <w:color w:val="000000" w:themeColor="text1"/>
          <w:lang w:val="en-US"/>
        </w:rPr>
      </w:pPr>
      <w:r w:rsidRPr="004F2AF7">
        <w:rPr>
          <w:color w:val="000000" w:themeColor="text1"/>
        </w:rPr>
        <w:t>Alamat kantor</w:t>
      </w:r>
      <w:r w:rsidRPr="004F2AF7">
        <w:rPr>
          <w:color w:val="000000" w:themeColor="text1"/>
        </w:rPr>
        <w:tab/>
        <w:t xml:space="preserve">: </w:t>
      </w:r>
      <w:ins w:id="40" w:author="wahonopodo@gmail.com" w:date="2024-09-19T10:44:00Z">
        <w:r w:rsidR="00C248DD">
          <w:rPr>
            <w:color w:val="000000" w:themeColor="text1"/>
            <w:lang w:val="en-US"/>
          </w:rPr>
          <w:t xml:space="preserve">Gedung Blessing Center, Jl. Bandeng Raya No. 47 B, </w:t>
        </w:r>
        <w:proofErr w:type="spellStart"/>
        <w:r w:rsidR="00C248DD">
          <w:rPr>
            <w:color w:val="000000" w:themeColor="text1"/>
            <w:lang w:val="en-US"/>
          </w:rPr>
          <w:t>Kayuringin</w:t>
        </w:r>
        <w:proofErr w:type="spellEnd"/>
        <w:r w:rsidR="00C248DD">
          <w:rPr>
            <w:color w:val="000000" w:themeColor="text1"/>
            <w:lang w:val="en-US"/>
          </w:rPr>
          <w:t xml:space="preserve"> Jaya, </w:t>
        </w:r>
      </w:ins>
    </w:p>
    <w:p w14:paraId="7911207D" w14:textId="1DF98B46" w:rsidR="001A1104" w:rsidRPr="00C92606" w:rsidRDefault="00EB2AE7" w:rsidP="004F2AF7">
      <w:pPr>
        <w:pStyle w:val="Default"/>
        <w:spacing w:line="276" w:lineRule="auto"/>
        <w:jc w:val="both"/>
        <w:rPr>
          <w:color w:val="000000" w:themeColor="text1"/>
          <w:lang w:val="en-US"/>
          <w:rPrChange w:id="41" w:author="ROHAYATI" w:date="2024-08-12T14:17:00Z">
            <w:rPr>
              <w:color w:val="000000" w:themeColor="text1"/>
            </w:rPr>
          </w:rPrChange>
        </w:rPr>
      </w:pPr>
      <w:ins w:id="42" w:author="wahonopodo@gmail.com" w:date="2024-09-19T11:39:00Z">
        <w:r>
          <w:rPr>
            <w:color w:val="000000" w:themeColor="text1"/>
            <w:lang w:val="en-US"/>
          </w:rPr>
          <w:t xml:space="preserve">                          </w:t>
        </w:r>
      </w:ins>
      <w:ins w:id="43" w:author="wahonopodo@gmail.com" w:date="2024-09-19T10:45:00Z">
        <w:r w:rsidR="00C248DD">
          <w:rPr>
            <w:color w:val="000000" w:themeColor="text1"/>
            <w:lang w:val="en-US"/>
          </w:rPr>
          <w:t>Kota</w:t>
        </w:r>
      </w:ins>
      <w:ins w:id="44" w:author="wahonopodo@gmail.com" w:date="2024-09-19T11:39:00Z">
        <w:r>
          <w:rPr>
            <w:color w:val="000000" w:themeColor="text1"/>
            <w:lang w:val="en-US"/>
          </w:rPr>
          <w:t xml:space="preserve"> Bekasi</w:t>
        </w:r>
      </w:ins>
      <w:ins w:id="45" w:author="wahonopodo@gmail.com" w:date="2024-09-19T10:45:00Z">
        <w:r w:rsidR="00C248DD">
          <w:rPr>
            <w:color w:val="000000" w:themeColor="text1"/>
            <w:lang w:val="en-US"/>
          </w:rPr>
          <w:t xml:space="preserve"> </w:t>
        </w:r>
      </w:ins>
      <w:ins w:id="46" w:author="wahonopodo@gmail.com" w:date="2024-09-19T11:38:00Z">
        <w:r>
          <w:rPr>
            <w:color w:val="000000" w:themeColor="text1"/>
            <w:lang w:val="en-US"/>
          </w:rPr>
          <w:t xml:space="preserve">   </w:t>
        </w:r>
      </w:ins>
      <w:ins w:id="47" w:author="ROHAYATI" w:date="2024-08-12T14:17:00Z">
        <w:del w:id="48" w:author="wahonopodo@gmail.com" w:date="2024-09-19T10:43:00Z">
          <w:r w:rsidR="00C92606" w:rsidDel="00C248DD">
            <w:rPr>
              <w:color w:val="000000" w:themeColor="text1"/>
              <w:lang w:val="en-US"/>
            </w:rPr>
            <w:delText>……………………….</w:delText>
          </w:r>
        </w:del>
      </w:ins>
    </w:p>
    <w:p w14:paraId="211844D6" w14:textId="080D27E5" w:rsidR="00041EE8" w:rsidRPr="004F2AF7" w:rsidRDefault="00041EE8" w:rsidP="004F2AF7">
      <w:pPr>
        <w:pStyle w:val="Default"/>
        <w:spacing w:line="276" w:lineRule="auto"/>
        <w:jc w:val="both"/>
        <w:rPr>
          <w:bCs/>
          <w:color w:val="000000" w:themeColor="text1"/>
        </w:rPr>
      </w:pPr>
      <w:r w:rsidRPr="004F2AF7">
        <w:rPr>
          <w:color w:val="000000" w:themeColor="text1"/>
        </w:rPr>
        <w:t xml:space="preserve">Bertindak untuk dan atas nama </w:t>
      </w:r>
      <w:ins w:id="49" w:author="wahonopodo@gmail.com" w:date="2024-09-19T10:45:00Z">
        <w:r w:rsidR="00C248DD" w:rsidRPr="00C248DD">
          <w:rPr>
            <w:iCs/>
            <w:color w:val="000000" w:themeColor="text1"/>
            <w:lang w:val="en-US"/>
            <w:rPrChange w:id="50" w:author="wahonopodo@gmail.com" w:date="2024-09-19T10:46:00Z">
              <w:rPr>
                <w:i/>
                <w:color w:val="000000" w:themeColor="text1"/>
                <w:lang w:val="en-US"/>
              </w:rPr>
            </w:rPrChange>
          </w:rPr>
          <w:t xml:space="preserve">PT. </w:t>
        </w:r>
        <w:proofErr w:type="spellStart"/>
        <w:r w:rsidR="00C248DD" w:rsidRPr="00C248DD">
          <w:rPr>
            <w:iCs/>
            <w:color w:val="000000" w:themeColor="text1"/>
            <w:lang w:val="en-US"/>
            <w:rPrChange w:id="51" w:author="wahonopodo@gmail.com" w:date="2024-09-19T10:46:00Z">
              <w:rPr>
                <w:i/>
                <w:color w:val="000000" w:themeColor="text1"/>
                <w:lang w:val="en-US"/>
              </w:rPr>
            </w:rPrChange>
          </w:rPr>
          <w:t>Intala</w:t>
        </w:r>
        <w:proofErr w:type="spellEnd"/>
        <w:r w:rsidR="00C248DD" w:rsidRPr="00C248DD">
          <w:rPr>
            <w:iCs/>
            <w:color w:val="000000" w:themeColor="text1"/>
            <w:lang w:val="en-US"/>
            <w:rPrChange w:id="52" w:author="wahonopodo@gmail.com" w:date="2024-09-19T10:46:00Z">
              <w:rPr>
                <w:i/>
                <w:color w:val="000000" w:themeColor="text1"/>
                <w:lang w:val="en-US"/>
              </w:rPr>
            </w:rPrChange>
          </w:rPr>
          <w:t xml:space="preserve"> Global </w:t>
        </w:r>
      </w:ins>
      <w:proofErr w:type="spellStart"/>
      <w:ins w:id="53" w:author="wahonopodo@gmail.com" w:date="2024-09-19T10:46:00Z">
        <w:r w:rsidR="00C248DD" w:rsidRPr="00C248DD">
          <w:rPr>
            <w:iCs/>
            <w:color w:val="000000" w:themeColor="text1"/>
            <w:lang w:val="en-US"/>
            <w:rPrChange w:id="54" w:author="wahonopodo@gmail.com" w:date="2024-09-19T10:46:00Z">
              <w:rPr>
                <w:i/>
                <w:color w:val="000000" w:themeColor="text1"/>
                <w:lang w:val="en-US"/>
              </w:rPr>
            </w:rPrChange>
          </w:rPr>
          <w:t>Konsultan</w:t>
        </w:r>
      </w:ins>
      <w:proofErr w:type="spellEnd"/>
      <w:ins w:id="55" w:author="ROHAYATI" w:date="2024-08-12T14:17:00Z">
        <w:del w:id="56" w:author="wahonopodo@gmail.com" w:date="2024-09-19T10:45:00Z">
          <w:r w:rsidR="00C92606" w:rsidRPr="004F2AF7" w:rsidDel="00C248DD">
            <w:rPr>
              <w:color w:val="000000" w:themeColor="text1"/>
              <w:lang w:val="en-US"/>
            </w:rPr>
            <w:delText>………………………</w:delText>
          </w:r>
          <w:r w:rsidR="00C92606" w:rsidRPr="004F2AF7" w:rsidDel="00C248DD">
            <w:rPr>
              <w:i/>
              <w:color w:val="000000" w:themeColor="text1"/>
              <w:lang w:val="en-US"/>
            </w:rPr>
            <w:delText>[</w:delText>
          </w:r>
          <w:r w:rsidR="00C92606" w:rsidDel="00C248DD">
            <w:rPr>
              <w:i/>
              <w:color w:val="000000" w:themeColor="text1"/>
            </w:rPr>
            <w:delText>nama perusahaan</w:delText>
          </w:r>
        </w:del>
        <w:del w:id="57" w:author="wahonopodo@gmail.com" w:date="2024-09-19T10:46:00Z">
          <w:r w:rsidR="00C92606" w:rsidRPr="004F2AF7" w:rsidDel="00C248DD">
            <w:rPr>
              <w:i/>
              <w:color w:val="000000" w:themeColor="text1"/>
              <w:lang w:val="en-US"/>
            </w:rPr>
            <w:delText>]</w:delText>
          </w:r>
        </w:del>
      </w:ins>
      <w:ins w:id="58" w:author="ROHAYATI" w:date="2024-08-02T13:33:00Z">
        <w:r w:rsidR="00320EAA">
          <w:rPr>
            <w:color w:val="000000" w:themeColor="text1"/>
            <w:lang w:val="en-US"/>
          </w:rPr>
          <w:t xml:space="preserve">, </w:t>
        </w:r>
      </w:ins>
      <w:del w:id="59" w:author="ROHAYATI" w:date="2024-08-02T13:33:00Z">
        <w:r w:rsidRPr="004F2AF7" w:rsidDel="00320EAA">
          <w:rPr>
            <w:color w:val="000000" w:themeColor="text1"/>
            <w:lang w:val="en-US"/>
          </w:rPr>
          <w:delText xml:space="preserve">………………………… </w:delText>
        </w:r>
        <w:r w:rsidRPr="004F2AF7" w:rsidDel="00320EAA">
          <w:rPr>
            <w:i/>
            <w:color w:val="000000" w:themeColor="text1"/>
            <w:lang w:val="en-US"/>
          </w:rPr>
          <w:delText>[</w:delText>
        </w:r>
        <w:r w:rsidRPr="004F2AF7" w:rsidDel="00320EAA">
          <w:rPr>
            <w:i/>
            <w:color w:val="000000" w:themeColor="text1"/>
          </w:rPr>
          <w:delText>nama perusahaan</w:delText>
        </w:r>
        <w:r w:rsidRPr="004F2AF7" w:rsidDel="00320EAA">
          <w:rPr>
            <w:i/>
            <w:color w:val="000000" w:themeColor="text1"/>
            <w:lang w:val="en-US"/>
          </w:rPr>
          <w:delText>]</w:delText>
        </w:r>
        <w:r w:rsidRPr="004F2AF7" w:rsidDel="00320EAA">
          <w:rPr>
            <w:color w:val="000000" w:themeColor="text1"/>
          </w:rPr>
          <w:delText xml:space="preserve">, </w:delText>
        </w:r>
      </w:del>
      <w:r w:rsidRPr="004F2AF7">
        <w:rPr>
          <w:color w:val="000000" w:themeColor="text1"/>
        </w:rPr>
        <w:t xml:space="preserve">untuk selanjutnya disebut </w:t>
      </w:r>
      <w:r w:rsidRPr="004F2AF7">
        <w:rPr>
          <w:b/>
          <w:bCs/>
          <w:color w:val="000000" w:themeColor="text1"/>
        </w:rPr>
        <w:t>Pihak Pertama.</w:t>
      </w:r>
    </w:p>
    <w:p w14:paraId="3B158F19" w14:textId="77777777" w:rsidR="001A1104" w:rsidRPr="004F2AF7" w:rsidRDefault="001A1104" w:rsidP="004F2AF7">
      <w:pPr>
        <w:pStyle w:val="Default"/>
        <w:spacing w:line="276" w:lineRule="auto"/>
        <w:jc w:val="both"/>
        <w:rPr>
          <w:color w:val="000000" w:themeColor="text1"/>
        </w:rPr>
      </w:pPr>
    </w:p>
    <w:p w14:paraId="451F8541" w14:textId="735D4303" w:rsidR="001A1104" w:rsidRPr="00274E62" w:rsidRDefault="001A1104" w:rsidP="004F2AF7">
      <w:pPr>
        <w:pStyle w:val="Default"/>
        <w:spacing w:line="276" w:lineRule="auto"/>
        <w:jc w:val="both"/>
        <w:rPr>
          <w:color w:val="000000" w:themeColor="text1"/>
          <w:lang w:val="en-US"/>
          <w:rPrChange w:id="60" w:author="ROHAYATI" w:date="2024-11-29T14:34:00Z">
            <w:rPr>
              <w:color w:val="000000" w:themeColor="text1"/>
            </w:rPr>
          </w:rPrChange>
        </w:rPr>
      </w:pPr>
      <w:r w:rsidRPr="004F2AF7">
        <w:rPr>
          <w:color w:val="000000" w:themeColor="text1"/>
        </w:rPr>
        <w:t>Nama</w:t>
      </w:r>
      <w:r w:rsidRPr="004F2AF7">
        <w:rPr>
          <w:color w:val="000000" w:themeColor="text1"/>
        </w:rPr>
        <w:tab/>
      </w:r>
      <w:r w:rsidRPr="004F2AF7">
        <w:rPr>
          <w:color w:val="000000" w:themeColor="text1"/>
        </w:rPr>
        <w:tab/>
        <w:t xml:space="preserve">: </w:t>
      </w:r>
      <w:del w:id="61" w:author="ROHAYATI" w:date="2024-01-03T11:36:00Z">
        <w:r w:rsidRPr="004F2AF7" w:rsidDel="005967F0">
          <w:rPr>
            <w:color w:val="000000" w:themeColor="text1"/>
          </w:rPr>
          <w:delText>Tatsuya Matsushita</w:delText>
        </w:r>
      </w:del>
      <w:ins w:id="62" w:author="ROHAYATI" w:date="2024-11-29T14:34:00Z">
        <w:r w:rsidR="00274E62">
          <w:rPr>
            <w:color w:val="000000" w:themeColor="text1"/>
            <w:lang w:val="en-US"/>
          </w:rPr>
          <w:t>Koki Iwamoto</w:t>
        </w:r>
      </w:ins>
    </w:p>
    <w:p w14:paraId="6547D9EA" w14:textId="55A44045" w:rsidR="001A1104" w:rsidRPr="004F2AF7" w:rsidRDefault="001A1104" w:rsidP="004F2AF7">
      <w:pPr>
        <w:pStyle w:val="Default"/>
        <w:spacing w:line="276" w:lineRule="auto"/>
        <w:jc w:val="both"/>
        <w:rPr>
          <w:color w:val="000000" w:themeColor="text1"/>
        </w:rPr>
      </w:pPr>
      <w:r w:rsidRPr="004F2AF7">
        <w:rPr>
          <w:color w:val="000000" w:themeColor="text1"/>
        </w:rPr>
        <w:t>Jabatan</w:t>
      </w:r>
      <w:r w:rsidRPr="004F2AF7">
        <w:rPr>
          <w:color w:val="000000" w:themeColor="text1"/>
        </w:rPr>
        <w:tab/>
      </w:r>
      <w:r w:rsidRPr="004F2AF7">
        <w:rPr>
          <w:color w:val="000000" w:themeColor="text1"/>
        </w:rPr>
        <w:tab/>
        <w:t xml:space="preserve">: </w:t>
      </w:r>
      <w:proofErr w:type="spellStart"/>
      <w:ins w:id="63" w:author="ROHAYATI" w:date="2024-11-29T14:34:00Z">
        <w:r w:rsidR="00274E62">
          <w:rPr>
            <w:color w:val="000000" w:themeColor="text1"/>
            <w:lang w:val="en-US"/>
          </w:rPr>
          <w:t>Presiden</w:t>
        </w:r>
        <w:proofErr w:type="spellEnd"/>
        <w:r w:rsidR="00274E62">
          <w:rPr>
            <w:color w:val="000000" w:themeColor="text1"/>
            <w:lang w:val="en-US"/>
          </w:rPr>
          <w:t xml:space="preserve"> </w:t>
        </w:r>
      </w:ins>
      <w:r w:rsidRPr="004F2AF7">
        <w:rPr>
          <w:color w:val="000000" w:themeColor="text1"/>
        </w:rPr>
        <w:t>Direktur PT. Semarang Autocomp Manufacturing Indonesia</w:t>
      </w:r>
    </w:p>
    <w:p w14:paraId="107FD4E8" w14:textId="77777777" w:rsidR="001A1104" w:rsidRDefault="001A1104" w:rsidP="004F2AF7">
      <w:pPr>
        <w:pStyle w:val="Default"/>
        <w:spacing w:line="276" w:lineRule="auto"/>
        <w:jc w:val="both"/>
        <w:rPr>
          <w:color w:val="000000" w:themeColor="text1"/>
          <w:lang w:val="en-US"/>
        </w:rPr>
      </w:pPr>
      <w:r w:rsidRPr="004F2AF7">
        <w:rPr>
          <w:color w:val="000000" w:themeColor="text1"/>
        </w:rPr>
        <w:t>Alamat kantor</w:t>
      </w:r>
      <w:r w:rsidRPr="004F2AF7">
        <w:rPr>
          <w:color w:val="000000" w:themeColor="text1"/>
        </w:rPr>
        <w:tab/>
        <w:t xml:space="preserve">: </w:t>
      </w:r>
      <w:r w:rsidR="00002861">
        <w:rPr>
          <w:color w:val="000000" w:themeColor="text1"/>
          <w:lang w:val="en-US"/>
        </w:rPr>
        <w:t xml:space="preserve">Head Office </w:t>
      </w:r>
      <w:r w:rsidRPr="004F2AF7">
        <w:rPr>
          <w:color w:val="000000" w:themeColor="text1"/>
        </w:rPr>
        <w:t>Jl. Walisongo Km. 9,8 Tugurejo, Tugu, Semarang, Jawa Tengah</w:t>
      </w:r>
    </w:p>
    <w:p w14:paraId="1317752B" w14:textId="77777777" w:rsidR="00002861" w:rsidRDefault="00002861" w:rsidP="004F2AF7">
      <w:pPr>
        <w:pStyle w:val="Default"/>
        <w:spacing w:line="276" w:lineRule="auto"/>
        <w:jc w:val="both"/>
        <w:rPr>
          <w:color w:val="000000" w:themeColor="text1"/>
          <w:lang w:val="en-US"/>
        </w:rPr>
      </w:pPr>
      <w:r>
        <w:rPr>
          <w:color w:val="000000" w:themeColor="text1"/>
          <w:lang w:val="en-US"/>
        </w:rPr>
        <w:tab/>
      </w:r>
      <w:r>
        <w:rPr>
          <w:color w:val="000000" w:themeColor="text1"/>
          <w:lang w:val="en-US"/>
        </w:rPr>
        <w:tab/>
        <w:t xml:space="preserve">  Branch Office </w:t>
      </w:r>
      <w:r w:rsidRPr="00041EE8">
        <w:rPr>
          <w:color w:val="000000" w:themeColor="text1"/>
        </w:rPr>
        <w:t>Jl.</w:t>
      </w:r>
      <w:r>
        <w:rPr>
          <w:color w:val="000000" w:themeColor="text1"/>
          <w:lang w:val="en-US"/>
        </w:rPr>
        <w:t xml:space="preserve"> Raya </w:t>
      </w:r>
      <w:proofErr w:type="spellStart"/>
      <w:r>
        <w:rPr>
          <w:color w:val="000000" w:themeColor="text1"/>
          <w:lang w:val="en-US"/>
        </w:rPr>
        <w:t>Jepara</w:t>
      </w:r>
      <w:proofErr w:type="spellEnd"/>
      <w:r>
        <w:rPr>
          <w:color w:val="000000" w:themeColor="text1"/>
          <w:lang w:val="en-US"/>
        </w:rPr>
        <w:t xml:space="preserve"> Kudus KM 28 Ds. </w:t>
      </w:r>
      <w:proofErr w:type="spellStart"/>
      <w:r>
        <w:rPr>
          <w:color w:val="000000" w:themeColor="text1"/>
          <w:lang w:val="en-US"/>
        </w:rPr>
        <w:t>Sengonbugel</w:t>
      </w:r>
      <w:proofErr w:type="spellEnd"/>
      <w:r>
        <w:rPr>
          <w:color w:val="000000" w:themeColor="text1"/>
          <w:lang w:val="en-US"/>
        </w:rPr>
        <w:t xml:space="preserve">, </w:t>
      </w:r>
      <w:proofErr w:type="spellStart"/>
      <w:r>
        <w:rPr>
          <w:color w:val="000000" w:themeColor="text1"/>
          <w:lang w:val="en-US"/>
        </w:rPr>
        <w:t>Kec</w:t>
      </w:r>
      <w:proofErr w:type="spellEnd"/>
      <w:r>
        <w:rPr>
          <w:color w:val="000000" w:themeColor="text1"/>
          <w:lang w:val="en-US"/>
        </w:rPr>
        <w:t xml:space="preserve">. </w:t>
      </w:r>
      <w:proofErr w:type="spellStart"/>
      <w:r>
        <w:rPr>
          <w:color w:val="000000" w:themeColor="text1"/>
          <w:lang w:val="en-US"/>
        </w:rPr>
        <w:t>Mayong</w:t>
      </w:r>
      <w:proofErr w:type="spellEnd"/>
      <w:r>
        <w:rPr>
          <w:color w:val="000000" w:themeColor="text1"/>
          <w:lang w:val="en-US"/>
        </w:rPr>
        <w:t xml:space="preserve"> </w:t>
      </w:r>
    </w:p>
    <w:p w14:paraId="05F69E88" w14:textId="77777777" w:rsidR="00002861" w:rsidRPr="00002861" w:rsidRDefault="00002861" w:rsidP="004F2AF7">
      <w:pPr>
        <w:pStyle w:val="Default"/>
        <w:spacing w:line="276" w:lineRule="auto"/>
        <w:jc w:val="both"/>
        <w:rPr>
          <w:color w:val="000000" w:themeColor="text1"/>
          <w:lang w:val="en-US"/>
        </w:rPr>
      </w:pPr>
      <w:r>
        <w:rPr>
          <w:color w:val="000000" w:themeColor="text1"/>
          <w:lang w:val="en-US"/>
        </w:rPr>
        <w:tab/>
      </w:r>
      <w:r>
        <w:rPr>
          <w:color w:val="000000" w:themeColor="text1"/>
          <w:lang w:val="en-US"/>
        </w:rPr>
        <w:tab/>
        <w:t xml:space="preserve">   </w:t>
      </w:r>
      <w:proofErr w:type="spellStart"/>
      <w:r>
        <w:rPr>
          <w:color w:val="000000" w:themeColor="text1"/>
          <w:lang w:val="en-US"/>
        </w:rPr>
        <w:t>Kab</w:t>
      </w:r>
      <w:proofErr w:type="spellEnd"/>
      <w:r>
        <w:rPr>
          <w:color w:val="000000" w:themeColor="text1"/>
          <w:lang w:val="en-US"/>
        </w:rPr>
        <w:t xml:space="preserve">. </w:t>
      </w:r>
      <w:proofErr w:type="spellStart"/>
      <w:r>
        <w:rPr>
          <w:color w:val="000000" w:themeColor="text1"/>
          <w:lang w:val="en-US"/>
        </w:rPr>
        <w:t>Jepara</w:t>
      </w:r>
      <w:proofErr w:type="spellEnd"/>
    </w:p>
    <w:p w14:paraId="612C8BD0" w14:textId="77777777" w:rsidR="00041EE8" w:rsidRPr="004F2AF7" w:rsidRDefault="00041EE8" w:rsidP="004F2AF7">
      <w:pPr>
        <w:pStyle w:val="Default"/>
        <w:spacing w:line="276" w:lineRule="auto"/>
        <w:jc w:val="both"/>
        <w:rPr>
          <w:bCs/>
          <w:color w:val="000000" w:themeColor="text1"/>
        </w:rPr>
      </w:pPr>
      <w:r w:rsidRPr="004F2AF7">
        <w:rPr>
          <w:color w:val="000000" w:themeColor="text1"/>
        </w:rPr>
        <w:t>Bertindak untuk dan atas nama</w:t>
      </w:r>
      <w:r w:rsidR="0060474E" w:rsidRPr="004F2AF7">
        <w:rPr>
          <w:color w:val="000000" w:themeColor="text1"/>
        </w:rPr>
        <w:t xml:space="preserve"> </w:t>
      </w:r>
      <w:r w:rsidRPr="004F2AF7">
        <w:rPr>
          <w:color w:val="000000" w:themeColor="text1"/>
        </w:rPr>
        <w:t xml:space="preserve">PT. Semarang Autocomp Manufacturing Indonesia, untuk selanjutnya disebut </w:t>
      </w:r>
      <w:r w:rsidRPr="004F2AF7">
        <w:rPr>
          <w:b/>
          <w:bCs/>
          <w:color w:val="000000" w:themeColor="text1"/>
        </w:rPr>
        <w:t>Pihak Kedua.</w:t>
      </w:r>
    </w:p>
    <w:p w14:paraId="04FCA48D" w14:textId="77777777" w:rsidR="001A0EC8" w:rsidRPr="004F2AF7" w:rsidRDefault="001A0EC8" w:rsidP="004F2AF7">
      <w:pPr>
        <w:pStyle w:val="Default"/>
        <w:spacing w:line="276" w:lineRule="auto"/>
        <w:jc w:val="both"/>
        <w:rPr>
          <w:color w:val="000000" w:themeColor="text1"/>
        </w:rPr>
      </w:pPr>
    </w:p>
    <w:p w14:paraId="6B415D9B" w14:textId="77777777" w:rsidR="007F2280" w:rsidRPr="004F2AF7" w:rsidRDefault="00B752B9" w:rsidP="004F2AF7">
      <w:pPr>
        <w:pStyle w:val="Default"/>
        <w:spacing w:line="276" w:lineRule="auto"/>
        <w:jc w:val="both"/>
        <w:rPr>
          <w:color w:val="000000" w:themeColor="text1"/>
        </w:rPr>
      </w:pPr>
      <w:r w:rsidRPr="004F2AF7">
        <w:rPr>
          <w:b/>
          <w:color w:val="000000" w:themeColor="text1"/>
        </w:rPr>
        <w:t>Pihak Pertama</w:t>
      </w:r>
      <w:r w:rsidRPr="004F2AF7">
        <w:rPr>
          <w:color w:val="000000" w:themeColor="text1"/>
        </w:rPr>
        <w:t xml:space="preserve"> dan </w:t>
      </w:r>
      <w:r w:rsidR="00055704" w:rsidRPr="004F2AF7">
        <w:rPr>
          <w:b/>
          <w:color w:val="000000" w:themeColor="text1"/>
        </w:rPr>
        <w:t>Pihak Kedua</w:t>
      </w:r>
      <w:r w:rsidR="00052833" w:rsidRPr="004F2AF7">
        <w:rPr>
          <w:color w:val="000000" w:themeColor="text1"/>
        </w:rPr>
        <w:t xml:space="preserve"> </w:t>
      </w:r>
      <w:r w:rsidR="00B674C0" w:rsidRPr="004F2AF7">
        <w:rPr>
          <w:color w:val="000000" w:themeColor="text1"/>
        </w:rPr>
        <w:t xml:space="preserve">masing - </w:t>
      </w:r>
      <w:r w:rsidRPr="004F2AF7">
        <w:rPr>
          <w:color w:val="000000" w:themeColor="text1"/>
        </w:rPr>
        <w:t>masing dis</w:t>
      </w:r>
      <w:r w:rsidR="00B674C0" w:rsidRPr="004F2AF7">
        <w:rPr>
          <w:color w:val="000000" w:themeColor="text1"/>
        </w:rPr>
        <w:t xml:space="preserve">ebut </w:t>
      </w:r>
      <w:r w:rsidR="00B674C0" w:rsidRPr="004F2AF7">
        <w:rPr>
          <w:b/>
          <w:color w:val="000000" w:themeColor="text1"/>
        </w:rPr>
        <w:t>Pihak</w:t>
      </w:r>
      <w:r w:rsidR="00B674C0" w:rsidRPr="004F2AF7">
        <w:rPr>
          <w:color w:val="000000" w:themeColor="text1"/>
        </w:rPr>
        <w:t xml:space="preserve"> dan secara bersama - </w:t>
      </w:r>
      <w:r w:rsidR="00052833" w:rsidRPr="004F2AF7">
        <w:rPr>
          <w:color w:val="000000" w:themeColor="text1"/>
        </w:rPr>
        <w:t xml:space="preserve">sama disebut </w:t>
      </w:r>
      <w:r w:rsidR="00052833" w:rsidRPr="004F2AF7">
        <w:rPr>
          <w:b/>
          <w:color w:val="000000" w:themeColor="text1"/>
        </w:rPr>
        <w:t xml:space="preserve">Para </w:t>
      </w:r>
      <w:r w:rsidRPr="004F2AF7">
        <w:rPr>
          <w:b/>
          <w:color w:val="000000" w:themeColor="text1"/>
        </w:rPr>
        <w:t>Pihak</w:t>
      </w:r>
      <w:r w:rsidRPr="004F2AF7">
        <w:rPr>
          <w:color w:val="000000" w:themeColor="text1"/>
        </w:rPr>
        <w:t>.</w:t>
      </w:r>
    </w:p>
    <w:p w14:paraId="45B0FFD7" w14:textId="77777777" w:rsidR="000F7A42" w:rsidRPr="004F2AF7" w:rsidRDefault="000F7A42" w:rsidP="004F2AF7">
      <w:pPr>
        <w:pStyle w:val="Default"/>
        <w:spacing w:line="276" w:lineRule="auto"/>
        <w:jc w:val="both"/>
        <w:rPr>
          <w:color w:val="000000" w:themeColor="text1"/>
        </w:rPr>
      </w:pPr>
    </w:p>
    <w:p w14:paraId="3253B0C0" w14:textId="77777777" w:rsidR="00176442" w:rsidRPr="004F2AF7" w:rsidRDefault="00B674C0" w:rsidP="004F2AF7">
      <w:pPr>
        <w:pStyle w:val="Default"/>
        <w:spacing w:line="276" w:lineRule="auto"/>
        <w:jc w:val="both"/>
        <w:rPr>
          <w:color w:val="000000" w:themeColor="text1"/>
        </w:rPr>
      </w:pPr>
      <w:r w:rsidRPr="004F2AF7">
        <w:rPr>
          <w:b/>
          <w:color w:val="000000" w:themeColor="text1"/>
        </w:rPr>
        <w:t>Para Pihak</w:t>
      </w:r>
      <w:r w:rsidR="00176442" w:rsidRPr="004F2AF7">
        <w:rPr>
          <w:color w:val="000000" w:themeColor="text1"/>
        </w:rPr>
        <w:t xml:space="preserve"> dengan ini menerangkan terlebih dahulu: </w:t>
      </w:r>
    </w:p>
    <w:p w14:paraId="4FB080D4" w14:textId="5F42D8B5" w:rsidR="00E94CFB" w:rsidRPr="004F2AF7" w:rsidRDefault="000F7A42" w:rsidP="004F2AF7">
      <w:pPr>
        <w:pStyle w:val="Default"/>
        <w:numPr>
          <w:ilvl w:val="0"/>
          <w:numId w:val="7"/>
        </w:numPr>
        <w:spacing w:line="276" w:lineRule="auto"/>
        <w:ind w:left="567" w:hanging="567"/>
        <w:jc w:val="both"/>
        <w:rPr>
          <w:color w:val="000000" w:themeColor="text1"/>
        </w:rPr>
      </w:pPr>
      <w:r w:rsidRPr="004F2AF7">
        <w:rPr>
          <w:b/>
          <w:bCs/>
          <w:color w:val="000000" w:themeColor="text1"/>
        </w:rPr>
        <w:t>Pihak Pertama</w:t>
      </w:r>
      <w:r w:rsidRPr="004F2AF7">
        <w:rPr>
          <w:bCs/>
          <w:color w:val="000000" w:themeColor="text1"/>
        </w:rPr>
        <w:t xml:space="preserve"> </w:t>
      </w:r>
      <w:r w:rsidR="007F2280" w:rsidRPr="004F2AF7">
        <w:rPr>
          <w:bCs/>
          <w:color w:val="000000" w:themeColor="text1"/>
        </w:rPr>
        <w:t>adalah</w:t>
      </w:r>
      <w:r w:rsidR="00052833" w:rsidRPr="004F2AF7">
        <w:rPr>
          <w:bCs/>
          <w:color w:val="000000" w:themeColor="text1"/>
        </w:rPr>
        <w:t xml:space="preserve"> </w:t>
      </w:r>
      <w:r w:rsidR="000532DC" w:rsidRPr="004F2AF7">
        <w:rPr>
          <w:color w:val="000000" w:themeColor="text1"/>
        </w:rPr>
        <w:t xml:space="preserve">perusahaan </w:t>
      </w:r>
      <w:ins w:id="64" w:author="wahonopodo@gmail.com" w:date="2024-09-19T11:01:00Z">
        <w:r w:rsidR="00675D17">
          <w:rPr>
            <w:iCs/>
            <w:color w:val="000000" w:themeColor="text1"/>
            <w:lang w:val="en-US"/>
          </w:rPr>
          <w:t xml:space="preserve">di </w:t>
        </w:r>
        <w:proofErr w:type="spellStart"/>
        <w:r w:rsidR="00675D17">
          <w:rPr>
            <w:iCs/>
            <w:color w:val="000000" w:themeColor="text1"/>
            <w:lang w:val="en-US"/>
          </w:rPr>
          <w:t>Bidang</w:t>
        </w:r>
        <w:proofErr w:type="spellEnd"/>
        <w:r w:rsidR="00675D17">
          <w:rPr>
            <w:iCs/>
            <w:color w:val="000000" w:themeColor="text1"/>
            <w:lang w:val="en-US"/>
          </w:rPr>
          <w:t xml:space="preserve"> </w:t>
        </w:r>
        <w:proofErr w:type="spellStart"/>
        <w:r w:rsidR="00675D17">
          <w:rPr>
            <w:iCs/>
            <w:color w:val="000000" w:themeColor="text1"/>
            <w:lang w:val="en-US"/>
          </w:rPr>
          <w:t>Pelatihan</w:t>
        </w:r>
        <w:proofErr w:type="spellEnd"/>
        <w:r w:rsidR="00675D17">
          <w:rPr>
            <w:iCs/>
            <w:color w:val="000000" w:themeColor="text1"/>
            <w:lang w:val="en-US"/>
          </w:rPr>
          <w:t xml:space="preserve"> </w:t>
        </w:r>
        <w:proofErr w:type="spellStart"/>
        <w:r w:rsidR="00675D17">
          <w:rPr>
            <w:iCs/>
            <w:color w:val="000000" w:themeColor="text1"/>
            <w:lang w:val="en-US"/>
          </w:rPr>
          <w:t>Kerja</w:t>
        </w:r>
        <w:proofErr w:type="spellEnd"/>
        <w:r w:rsidR="00675D17">
          <w:rPr>
            <w:iCs/>
            <w:color w:val="000000" w:themeColor="text1"/>
            <w:lang w:val="en-US"/>
          </w:rPr>
          <w:t xml:space="preserve"> Perusahaan </w:t>
        </w:r>
        <w:proofErr w:type="spellStart"/>
        <w:r w:rsidR="00675D17">
          <w:rPr>
            <w:iCs/>
            <w:color w:val="000000" w:themeColor="text1"/>
            <w:lang w:val="en-US"/>
          </w:rPr>
          <w:t>lainnya</w:t>
        </w:r>
      </w:ins>
      <w:proofErr w:type="spellEnd"/>
      <w:ins w:id="65" w:author="wahonopodo@gmail.com" w:date="2024-09-19T11:02:00Z">
        <w:r w:rsidR="001D48F3">
          <w:rPr>
            <w:iCs/>
            <w:color w:val="000000" w:themeColor="text1"/>
            <w:lang w:val="en-US"/>
          </w:rPr>
          <w:t xml:space="preserve">, </w:t>
        </w:r>
        <w:proofErr w:type="spellStart"/>
        <w:r w:rsidR="001D48F3">
          <w:rPr>
            <w:iCs/>
            <w:color w:val="000000" w:themeColor="text1"/>
            <w:lang w:val="en-US"/>
          </w:rPr>
          <w:t>Penyedian</w:t>
        </w:r>
        <w:proofErr w:type="spellEnd"/>
        <w:r w:rsidR="001D48F3">
          <w:rPr>
            <w:iCs/>
            <w:color w:val="000000" w:themeColor="text1"/>
            <w:lang w:val="en-US"/>
          </w:rPr>
          <w:t xml:space="preserve"> </w:t>
        </w:r>
        <w:proofErr w:type="spellStart"/>
        <w:r w:rsidR="001D48F3">
          <w:rPr>
            <w:iCs/>
            <w:color w:val="000000" w:themeColor="text1"/>
            <w:lang w:val="en-US"/>
          </w:rPr>
          <w:t>Sumber</w:t>
        </w:r>
        <w:proofErr w:type="spellEnd"/>
        <w:r w:rsidR="001D48F3">
          <w:rPr>
            <w:iCs/>
            <w:color w:val="000000" w:themeColor="text1"/>
            <w:lang w:val="en-US"/>
          </w:rPr>
          <w:t xml:space="preserve"> Daya </w:t>
        </w:r>
        <w:proofErr w:type="spellStart"/>
        <w:r w:rsidR="001D48F3">
          <w:rPr>
            <w:iCs/>
            <w:color w:val="000000" w:themeColor="text1"/>
            <w:lang w:val="en-US"/>
          </w:rPr>
          <w:t>Manusia</w:t>
        </w:r>
        <w:proofErr w:type="spellEnd"/>
        <w:r w:rsidR="001D48F3">
          <w:rPr>
            <w:iCs/>
            <w:color w:val="000000" w:themeColor="text1"/>
            <w:lang w:val="en-US"/>
          </w:rPr>
          <w:t xml:space="preserve"> dan</w:t>
        </w:r>
      </w:ins>
      <w:ins w:id="66" w:author="wahonopodo@gmail.com" w:date="2024-09-19T11:03:00Z">
        <w:r w:rsidR="001D48F3">
          <w:rPr>
            <w:iCs/>
            <w:color w:val="000000" w:themeColor="text1"/>
            <w:lang w:val="en-US"/>
          </w:rPr>
          <w:t xml:space="preserve"> </w:t>
        </w:r>
        <w:proofErr w:type="spellStart"/>
        <w:r w:rsidR="001D48F3">
          <w:rPr>
            <w:iCs/>
            <w:color w:val="000000" w:themeColor="text1"/>
            <w:lang w:val="en-US"/>
          </w:rPr>
          <w:t>Manajemen</w:t>
        </w:r>
        <w:proofErr w:type="spellEnd"/>
        <w:r w:rsidR="001D48F3">
          <w:rPr>
            <w:iCs/>
            <w:color w:val="000000" w:themeColor="text1"/>
            <w:lang w:val="en-US"/>
          </w:rPr>
          <w:t xml:space="preserve"> </w:t>
        </w:r>
        <w:proofErr w:type="spellStart"/>
        <w:r w:rsidR="001D48F3">
          <w:rPr>
            <w:iCs/>
            <w:color w:val="000000" w:themeColor="text1"/>
            <w:lang w:val="en-US"/>
          </w:rPr>
          <w:t>Fungsi</w:t>
        </w:r>
        <w:proofErr w:type="spellEnd"/>
        <w:r w:rsidR="001D48F3">
          <w:rPr>
            <w:iCs/>
            <w:color w:val="000000" w:themeColor="text1"/>
            <w:lang w:val="en-US"/>
          </w:rPr>
          <w:t xml:space="preserve"> </w:t>
        </w:r>
        <w:proofErr w:type="spellStart"/>
        <w:r w:rsidR="001D48F3">
          <w:rPr>
            <w:iCs/>
            <w:color w:val="000000" w:themeColor="text1"/>
            <w:lang w:val="en-US"/>
          </w:rPr>
          <w:t>Sumber</w:t>
        </w:r>
        <w:proofErr w:type="spellEnd"/>
        <w:r w:rsidR="001D48F3">
          <w:rPr>
            <w:iCs/>
            <w:color w:val="000000" w:themeColor="text1"/>
            <w:lang w:val="en-US"/>
          </w:rPr>
          <w:t xml:space="preserve"> Daya </w:t>
        </w:r>
        <w:proofErr w:type="spellStart"/>
        <w:r w:rsidR="001D48F3">
          <w:rPr>
            <w:iCs/>
            <w:color w:val="000000" w:themeColor="text1"/>
            <w:lang w:val="en-US"/>
          </w:rPr>
          <w:t>Manusia</w:t>
        </w:r>
      </w:ins>
      <w:proofErr w:type="spellEnd"/>
      <w:del w:id="67" w:author="wahonopodo@gmail.com" w:date="2024-09-19T11:01:00Z">
        <w:r w:rsidR="00147AB0" w:rsidRPr="004F2AF7" w:rsidDel="00675D17">
          <w:rPr>
            <w:color w:val="000000" w:themeColor="text1"/>
            <w:lang w:val="en-US"/>
          </w:rPr>
          <w:delText>………………………</w:delText>
        </w:r>
        <w:r w:rsidR="00147AB0" w:rsidRPr="004F2AF7" w:rsidDel="00675D17">
          <w:rPr>
            <w:i/>
            <w:color w:val="000000" w:themeColor="text1"/>
            <w:lang w:val="en-US"/>
          </w:rPr>
          <w:delText>[</w:delText>
        </w:r>
        <w:r w:rsidR="00041EE8" w:rsidRPr="004F2AF7" w:rsidDel="00675D17">
          <w:rPr>
            <w:i/>
            <w:color w:val="000000" w:themeColor="text1"/>
          </w:rPr>
          <w:delText>bidang us</w:delText>
        </w:r>
      </w:del>
      <w:del w:id="68" w:author="wahonopodo@gmail.com" w:date="2024-09-19T11:00:00Z">
        <w:r w:rsidR="00041EE8" w:rsidRPr="004F2AF7" w:rsidDel="00675D17">
          <w:rPr>
            <w:i/>
            <w:color w:val="000000" w:themeColor="text1"/>
          </w:rPr>
          <w:delText>aha</w:delText>
        </w:r>
        <w:r w:rsidR="00147AB0" w:rsidRPr="004F2AF7" w:rsidDel="00675D17">
          <w:rPr>
            <w:i/>
            <w:color w:val="000000" w:themeColor="text1"/>
            <w:lang w:val="en-US"/>
          </w:rPr>
          <w:delText>]</w:delText>
        </w:r>
      </w:del>
      <w:r w:rsidR="00451346" w:rsidRPr="004F2AF7">
        <w:rPr>
          <w:i/>
          <w:color w:val="000000" w:themeColor="text1"/>
        </w:rPr>
        <w:t xml:space="preserve"> </w:t>
      </w:r>
      <w:r w:rsidR="00D21C54" w:rsidRPr="004F2AF7">
        <w:rPr>
          <w:color w:val="000000" w:themeColor="text1"/>
        </w:rPr>
        <w:t xml:space="preserve">sesuai </w:t>
      </w:r>
      <w:r w:rsidR="00052833" w:rsidRPr="004F2AF7">
        <w:rPr>
          <w:color w:val="000000" w:themeColor="text1"/>
        </w:rPr>
        <w:t>Akta No.</w:t>
      </w:r>
      <w:ins w:id="69" w:author="wahonopodo@gmail.com" w:date="2024-09-19T11:04:00Z">
        <w:r w:rsidR="001D48F3">
          <w:rPr>
            <w:color w:val="000000" w:themeColor="text1"/>
            <w:lang w:val="en-US"/>
          </w:rPr>
          <w:t xml:space="preserve"> 05</w:t>
        </w:r>
      </w:ins>
      <w:del w:id="70" w:author="wahonopodo@gmail.com" w:date="2024-09-19T11:04:00Z">
        <w:r w:rsidR="00052833" w:rsidRPr="004F2AF7" w:rsidDel="001D48F3">
          <w:rPr>
            <w:color w:val="000000" w:themeColor="text1"/>
          </w:rPr>
          <w:delText xml:space="preserve"> </w:delText>
        </w:r>
        <w:r w:rsidR="00147AB0" w:rsidRPr="004F2AF7" w:rsidDel="001D48F3">
          <w:rPr>
            <w:color w:val="000000" w:themeColor="text1"/>
            <w:lang w:val="en-US"/>
          </w:rPr>
          <w:delText>………….</w:delText>
        </w:r>
      </w:del>
      <w:r w:rsidR="00451346" w:rsidRPr="004F2AF7">
        <w:rPr>
          <w:color w:val="000000" w:themeColor="text1"/>
        </w:rPr>
        <w:t xml:space="preserve"> </w:t>
      </w:r>
      <w:r w:rsidR="00052833" w:rsidRPr="004F2AF7">
        <w:rPr>
          <w:color w:val="000000" w:themeColor="text1"/>
        </w:rPr>
        <w:t xml:space="preserve">tanggal </w:t>
      </w:r>
      <w:ins w:id="71" w:author="wahonopodo@gmail.com" w:date="2024-09-19T11:04:00Z">
        <w:r w:rsidR="001D48F3">
          <w:rPr>
            <w:color w:val="000000" w:themeColor="text1"/>
            <w:lang w:val="en-US"/>
          </w:rPr>
          <w:t>24 Oktober 201</w:t>
        </w:r>
      </w:ins>
      <w:ins w:id="72" w:author="wahonopodo@gmail.com" w:date="2024-09-19T11:05:00Z">
        <w:r w:rsidR="001D48F3">
          <w:rPr>
            <w:color w:val="000000" w:themeColor="text1"/>
            <w:lang w:val="en-US"/>
          </w:rPr>
          <w:t>7</w:t>
        </w:r>
      </w:ins>
      <w:del w:id="73" w:author="wahonopodo@gmail.com" w:date="2024-09-19T11:04:00Z">
        <w:r w:rsidR="00147AB0" w:rsidRPr="004F2AF7" w:rsidDel="001D48F3">
          <w:rPr>
            <w:color w:val="000000" w:themeColor="text1"/>
            <w:lang w:val="en-US"/>
          </w:rPr>
          <w:delText>…………</w:delText>
        </w:r>
      </w:del>
      <w:r w:rsidR="00147AB0" w:rsidRPr="004F2AF7">
        <w:rPr>
          <w:color w:val="000000" w:themeColor="text1"/>
          <w:lang w:val="en-US"/>
        </w:rPr>
        <w:t xml:space="preserve">. </w:t>
      </w:r>
      <w:r w:rsidR="00147AB0" w:rsidRPr="004F2AF7">
        <w:rPr>
          <w:i/>
          <w:color w:val="000000" w:themeColor="text1"/>
          <w:lang w:val="en-US"/>
        </w:rPr>
        <w:t>[</w:t>
      </w:r>
      <w:proofErr w:type="spellStart"/>
      <w:r w:rsidR="00147AB0" w:rsidRPr="004F2AF7">
        <w:rPr>
          <w:i/>
          <w:color w:val="000000" w:themeColor="text1"/>
          <w:lang w:val="en-US"/>
        </w:rPr>
        <w:t>akta</w:t>
      </w:r>
      <w:proofErr w:type="spellEnd"/>
      <w:r w:rsidR="00147AB0" w:rsidRPr="004F2AF7">
        <w:rPr>
          <w:i/>
          <w:color w:val="000000" w:themeColor="text1"/>
          <w:lang w:val="en-US"/>
        </w:rPr>
        <w:t xml:space="preserve"> </w:t>
      </w:r>
      <w:proofErr w:type="spellStart"/>
      <w:r w:rsidR="00147AB0" w:rsidRPr="004F2AF7">
        <w:rPr>
          <w:i/>
          <w:color w:val="000000" w:themeColor="text1"/>
          <w:lang w:val="en-US"/>
        </w:rPr>
        <w:t>perusahaan</w:t>
      </w:r>
      <w:proofErr w:type="spellEnd"/>
      <w:r w:rsidR="00147AB0" w:rsidRPr="004F2AF7">
        <w:rPr>
          <w:i/>
          <w:color w:val="000000" w:themeColor="text1"/>
          <w:lang w:val="en-US"/>
        </w:rPr>
        <w:t xml:space="preserve"> dan </w:t>
      </w:r>
      <w:proofErr w:type="spellStart"/>
      <w:r w:rsidR="00147AB0" w:rsidRPr="004F2AF7">
        <w:rPr>
          <w:i/>
          <w:color w:val="000000" w:themeColor="text1"/>
          <w:lang w:val="en-US"/>
        </w:rPr>
        <w:t>tanggal</w:t>
      </w:r>
      <w:proofErr w:type="spellEnd"/>
      <w:r w:rsidR="00147AB0" w:rsidRPr="004F2AF7">
        <w:rPr>
          <w:i/>
          <w:color w:val="000000" w:themeColor="text1"/>
          <w:lang w:val="en-US"/>
        </w:rPr>
        <w:t>]</w:t>
      </w:r>
      <w:r w:rsidR="00451346" w:rsidRPr="004F2AF7">
        <w:rPr>
          <w:color w:val="000000" w:themeColor="text1"/>
        </w:rPr>
        <w:t xml:space="preserve"> yang dibuat dihadapan </w:t>
      </w:r>
      <w:proofErr w:type="spellStart"/>
      <w:ins w:id="74" w:author="wahonopodo@gmail.com" w:date="2024-09-19T11:05:00Z">
        <w:r w:rsidR="001D48F3">
          <w:rPr>
            <w:color w:val="000000" w:themeColor="text1"/>
            <w:lang w:val="en-US"/>
          </w:rPr>
          <w:t>Notaris</w:t>
        </w:r>
        <w:proofErr w:type="spellEnd"/>
        <w:r w:rsidR="001D48F3">
          <w:rPr>
            <w:color w:val="000000" w:themeColor="text1"/>
            <w:lang w:val="en-US"/>
          </w:rPr>
          <w:t xml:space="preserve">, Nama </w:t>
        </w:r>
        <w:proofErr w:type="spellStart"/>
        <w:r w:rsidR="001D48F3">
          <w:rPr>
            <w:color w:val="000000" w:themeColor="text1"/>
            <w:lang w:val="en-US"/>
          </w:rPr>
          <w:t>Iznillah</w:t>
        </w:r>
        <w:proofErr w:type="spellEnd"/>
        <w:r w:rsidR="001D48F3">
          <w:rPr>
            <w:color w:val="000000" w:themeColor="text1"/>
            <w:lang w:val="en-US"/>
          </w:rPr>
          <w:t>, SH</w:t>
        </w:r>
      </w:ins>
      <w:ins w:id="75" w:author="wahonopodo@gmail.com" w:date="2024-09-19T11:06:00Z">
        <w:r w:rsidR="001D48F3">
          <w:rPr>
            <w:color w:val="000000" w:themeColor="text1"/>
            <w:lang w:val="en-US"/>
          </w:rPr>
          <w:t xml:space="preserve">, </w:t>
        </w:r>
        <w:proofErr w:type="spellStart"/>
        <w:r w:rsidR="001D48F3">
          <w:rPr>
            <w:color w:val="000000" w:themeColor="text1"/>
            <w:lang w:val="en-US"/>
          </w:rPr>
          <w:t>M.Kn</w:t>
        </w:r>
      </w:ins>
      <w:proofErr w:type="spellEnd"/>
      <w:del w:id="76" w:author="wahonopodo@gmail.com" w:date="2024-09-19T11:05:00Z">
        <w:r w:rsidR="00147AB0" w:rsidRPr="004F2AF7" w:rsidDel="001D48F3">
          <w:rPr>
            <w:color w:val="000000" w:themeColor="text1"/>
            <w:lang w:val="en-US"/>
          </w:rPr>
          <w:delText xml:space="preserve">……………………. </w:delText>
        </w:r>
      </w:del>
      <w:del w:id="77" w:author="wahonopodo@gmail.com" w:date="2024-09-19T11:06:00Z">
        <w:r w:rsidR="00147AB0" w:rsidRPr="004F2AF7" w:rsidDel="001D48F3">
          <w:rPr>
            <w:i/>
            <w:color w:val="000000" w:themeColor="text1"/>
            <w:lang w:val="en-US"/>
          </w:rPr>
          <w:delText>[nama notaris]</w:delText>
        </w:r>
      </w:del>
      <w:r w:rsidR="00052833" w:rsidRPr="004F2AF7">
        <w:rPr>
          <w:color w:val="000000" w:themeColor="text1"/>
        </w:rPr>
        <w:t>, Notaris di</w:t>
      </w:r>
      <w:ins w:id="78" w:author="wahonopodo@gmail.com" w:date="2024-09-19T11:06:00Z">
        <w:r w:rsidR="001D48F3">
          <w:rPr>
            <w:color w:val="000000" w:themeColor="text1"/>
            <w:lang w:val="en-US"/>
          </w:rPr>
          <w:t xml:space="preserve"> Komplek </w:t>
        </w:r>
      </w:ins>
      <w:ins w:id="79" w:author="wahonopodo@gmail.com" w:date="2024-09-19T11:07:00Z">
        <w:r w:rsidR="001D48F3">
          <w:rPr>
            <w:color w:val="000000" w:themeColor="text1"/>
            <w:lang w:val="en-US"/>
          </w:rPr>
          <w:t xml:space="preserve">Ruko Paradiso Residence No.6 B, Jl. Raya </w:t>
        </w:r>
      </w:ins>
      <w:proofErr w:type="spellStart"/>
      <w:ins w:id="80" w:author="wahonopodo@gmail.com" w:date="2024-09-19T11:08:00Z">
        <w:r w:rsidR="001D48F3">
          <w:rPr>
            <w:color w:val="000000" w:themeColor="text1"/>
            <w:lang w:val="en-US"/>
          </w:rPr>
          <w:t>Kelurahan</w:t>
        </w:r>
        <w:proofErr w:type="spellEnd"/>
        <w:r w:rsidR="001D48F3">
          <w:rPr>
            <w:color w:val="000000" w:themeColor="text1"/>
            <w:lang w:val="en-US"/>
          </w:rPr>
          <w:t xml:space="preserve"> </w:t>
        </w:r>
        <w:proofErr w:type="spellStart"/>
        <w:r w:rsidR="001D48F3">
          <w:rPr>
            <w:color w:val="000000" w:themeColor="text1"/>
            <w:lang w:val="en-US"/>
          </w:rPr>
          <w:t>Jatimakmur</w:t>
        </w:r>
        <w:proofErr w:type="spellEnd"/>
        <w:r w:rsidR="001D48F3">
          <w:rPr>
            <w:color w:val="000000" w:themeColor="text1"/>
            <w:lang w:val="en-US"/>
          </w:rPr>
          <w:t xml:space="preserve"> – </w:t>
        </w:r>
        <w:proofErr w:type="spellStart"/>
        <w:r w:rsidR="001D48F3">
          <w:rPr>
            <w:color w:val="000000" w:themeColor="text1"/>
            <w:lang w:val="en-US"/>
          </w:rPr>
          <w:t>Pondok</w:t>
        </w:r>
        <w:proofErr w:type="spellEnd"/>
        <w:r w:rsidR="001D48F3">
          <w:rPr>
            <w:color w:val="000000" w:themeColor="text1"/>
            <w:lang w:val="en-US"/>
          </w:rPr>
          <w:t xml:space="preserve"> Gede, Bekasi 17413</w:t>
        </w:r>
      </w:ins>
      <w:del w:id="81" w:author="wahonopodo@gmail.com" w:date="2024-09-19T11:06:00Z">
        <w:r w:rsidR="00451346" w:rsidRPr="004F2AF7" w:rsidDel="001D48F3">
          <w:rPr>
            <w:color w:val="000000" w:themeColor="text1"/>
          </w:rPr>
          <w:delText xml:space="preserve"> </w:delText>
        </w:r>
        <w:r w:rsidR="00147AB0" w:rsidRPr="004F2AF7" w:rsidDel="001D48F3">
          <w:rPr>
            <w:color w:val="000000" w:themeColor="text1"/>
            <w:lang w:val="en-US"/>
          </w:rPr>
          <w:delText xml:space="preserve">………………… </w:delText>
        </w:r>
      </w:del>
      <w:del w:id="82" w:author="wahonopodo@gmail.com" w:date="2024-09-19T11:09:00Z">
        <w:r w:rsidR="00147AB0" w:rsidRPr="004F2AF7" w:rsidDel="001D48F3">
          <w:rPr>
            <w:i/>
            <w:color w:val="000000" w:themeColor="text1"/>
            <w:lang w:val="en-US"/>
          </w:rPr>
          <w:delText>[alamat notaris]</w:delText>
        </w:r>
      </w:del>
      <w:r w:rsidR="00052833" w:rsidRPr="004F2AF7">
        <w:rPr>
          <w:color w:val="000000" w:themeColor="text1"/>
        </w:rPr>
        <w:t xml:space="preserve"> dan telah memperoleh persetujuan dan pengesahan dari Menteri Kehakiman Republik Indonesia No.</w:t>
      </w:r>
      <w:del w:id="83" w:author="wahonopodo@gmail.com" w:date="2024-09-19T11:10:00Z">
        <w:r w:rsidR="00052833" w:rsidRPr="004F2AF7" w:rsidDel="001D48F3">
          <w:rPr>
            <w:color w:val="000000" w:themeColor="text1"/>
          </w:rPr>
          <w:delText xml:space="preserve"> </w:delText>
        </w:r>
        <w:r w:rsidR="00147AB0" w:rsidRPr="004F2AF7" w:rsidDel="001D48F3">
          <w:rPr>
            <w:color w:val="000000" w:themeColor="text1"/>
            <w:lang w:val="en-US"/>
          </w:rPr>
          <w:delText xml:space="preserve">……………………. </w:delText>
        </w:r>
        <w:r w:rsidR="00147AB0" w:rsidRPr="004F2AF7" w:rsidDel="001D48F3">
          <w:rPr>
            <w:i/>
            <w:color w:val="000000" w:themeColor="text1"/>
            <w:lang w:val="en-US"/>
          </w:rPr>
          <w:delText>[Nomor pengesahan</w:delText>
        </w:r>
        <w:r w:rsidR="001A1104" w:rsidRPr="004F2AF7" w:rsidDel="001D48F3">
          <w:rPr>
            <w:i/>
            <w:color w:val="000000" w:themeColor="text1"/>
          </w:rPr>
          <w:delText xml:space="preserve"> akta</w:delText>
        </w:r>
        <w:r w:rsidR="00147AB0" w:rsidRPr="004F2AF7" w:rsidDel="001D48F3">
          <w:rPr>
            <w:i/>
            <w:color w:val="000000" w:themeColor="text1"/>
            <w:lang w:val="en-US"/>
          </w:rPr>
          <w:delText>]</w:delText>
        </w:r>
      </w:del>
      <w:ins w:id="84" w:author="wahonopodo@gmail.com" w:date="2024-09-19T11:10:00Z">
        <w:r w:rsidR="001D48F3">
          <w:rPr>
            <w:i/>
            <w:color w:val="000000" w:themeColor="text1"/>
            <w:lang w:val="en-US"/>
          </w:rPr>
          <w:t xml:space="preserve"> </w:t>
        </w:r>
        <w:r w:rsidR="001D48F3">
          <w:rPr>
            <w:iCs/>
            <w:color w:val="000000" w:themeColor="text1"/>
            <w:lang w:val="en-US"/>
          </w:rPr>
          <w:t>AHU-00</w:t>
        </w:r>
      </w:ins>
      <w:ins w:id="85" w:author="wahonopodo@gmail.com" w:date="2024-09-19T11:11:00Z">
        <w:r w:rsidR="001D48F3">
          <w:rPr>
            <w:iCs/>
            <w:color w:val="000000" w:themeColor="text1"/>
            <w:lang w:val="en-US"/>
          </w:rPr>
          <w:t>22154.AH.01.02</w:t>
        </w:r>
      </w:ins>
      <w:r w:rsidR="00147AB0" w:rsidRPr="004F2AF7">
        <w:rPr>
          <w:i/>
          <w:color w:val="000000" w:themeColor="text1"/>
          <w:lang w:val="en-US"/>
        </w:rPr>
        <w:t xml:space="preserve"> </w:t>
      </w:r>
      <w:r w:rsidR="00052833" w:rsidRPr="004F2AF7">
        <w:rPr>
          <w:color w:val="000000" w:themeColor="text1"/>
        </w:rPr>
        <w:t xml:space="preserve">tanggal </w:t>
      </w:r>
      <w:ins w:id="86" w:author="wahonopodo@gmail.com" w:date="2024-09-19T11:13:00Z">
        <w:r w:rsidR="00873A49">
          <w:rPr>
            <w:color w:val="000000" w:themeColor="text1"/>
            <w:lang w:val="en-US"/>
          </w:rPr>
          <w:t xml:space="preserve">13 April </w:t>
        </w:r>
        <w:proofErr w:type="spellStart"/>
        <w:r w:rsidR="00873A49">
          <w:rPr>
            <w:color w:val="000000" w:themeColor="text1"/>
            <w:lang w:val="en-US"/>
          </w:rPr>
          <w:t>Tahun</w:t>
        </w:r>
        <w:proofErr w:type="spellEnd"/>
        <w:r w:rsidR="00873A49">
          <w:rPr>
            <w:color w:val="000000" w:themeColor="text1"/>
            <w:lang w:val="en-US"/>
          </w:rPr>
          <w:t xml:space="preserve"> 2023</w:t>
        </w:r>
      </w:ins>
      <w:del w:id="87" w:author="wahonopodo@gmail.com" w:date="2024-09-19T11:13:00Z">
        <w:r w:rsidR="00147AB0" w:rsidRPr="004F2AF7" w:rsidDel="00873A49">
          <w:rPr>
            <w:color w:val="000000" w:themeColor="text1"/>
            <w:lang w:val="en-US"/>
          </w:rPr>
          <w:delText>……</w:delText>
        </w:r>
      </w:del>
      <w:del w:id="88" w:author="wahonopodo@gmail.com" w:date="2024-09-19T11:12:00Z">
        <w:r w:rsidR="00147AB0" w:rsidRPr="004F2AF7" w:rsidDel="00873A49">
          <w:rPr>
            <w:color w:val="000000" w:themeColor="text1"/>
            <w:lang w:val="en-US"/>
          </w:rPr>
          <w:delText xml:space="preserve">………………. </w:delText>
        </w:r>
        <w:r w:rsidR="00147AB0" w:rsidRPr="004F2AF7" w:rsidDel="00873A49">
          <w:rPr>
            <w:i/>
            <w:color w:val="000000" w:themeColor="text1"/>
            <w:lang w:val="en-US"/>
          </w:rPr>
          <w:delText>[tanggal pengesahan</w:delText>
        </w:r>
        <w:r w:rsidR="001A1104" w:rsidRPr="004F2AF7" w:rsidDel="00873A49">
          <w:rPr>
            <w:i/>
            <w:color w:val="000000" w:themeColor="text1"/>
          </w:rPr>
          <w:delText xml:space="preserve"> akta</w:delText>
        </w:r>
        <w:r w:rsidR="00147AB0" w:rsidRPr="004F2AF7" w:rsidDel="00873A49">
          <w:rPr>
            <w:i/>
            <w:color w:val="000000" w:themeColor="text1"/>
            <w:lang w:val="en-US"/>
          </w:rPr>
          <w:delText>]</w:delText>
        </w:r>
      </w:del>
      <w:r w:rsidR="00147AB0" w:rsidRPr="004F2AF7">
        <w:rPr>
          <w:i/>
          <w:color w:val="000000" w:themeColor="text1"/>
          <w:lang w:val="en-US"/>
        </w:rPr>
        <w:t xml:space="preserve"> </w:t>
      </w:r>
      <w:r w:rsidR="009850FF" w:rsidRPr="004F2AF7">
        <w:rPr>
          <w:color w:val="000000" w:themeColor="text1"/>
        </w:rPr>
        <w:t xml:space="preserve">yang </w:t>
      </w:r>
      <w:r w:rsidR="00E94CFB" w:rsidRPr="004F2AF7">
        <w:rPr>
          <w:bCs/>
          <w:iCs/>
          <w:color w:val="000000" w:themeColor="text1"/>
        </w:rPr>
        <w:t xml:space="preserve">dalam </w:t>
      </w:r>
      <w:r w:rsidR="00DE3B51" w:rsidRPr="004F2AF7">
        <w:rPr>
          <w:bCs/>
          <w:iCs/>
          <w:color w:val="000000" w:themeColor="text1"/>
        </w:rPr>
        <w:t>perjanjian</w:t>
      </w:r>
      <w:r w:rsidR="00E94CFB" w:rsidRPr="004F2AF7">
        <w:rPr>
          <w:bCs/>
          <w:iCs/>
          <w:color w:val="000000" w:themeColor="text1"/>
        </w:rPr>
        <w:t xml:space="preserve"> ini </w:t>
      </w:r>
      <w:r w:rsidR="00723AC8" w:rsidRPr="004F2AF7">
        <w:rPr>
          <w:bCs/>
          <w:iCs/>
          <w:color w:val="000000" w:themeColor="text1"/>
        </w:rPr>
        <w:t xml:space="preserve">disebut </w:t>
      </w:r>
      <w:r w:rsidR="00E94CFB" w:rsidRPr="004F2AF7">
        <w:rPr>
          <w:bCs/>
          <w:iCs/>
          <w:color w:val="000000" w:themeColor="text1"/>
        </w:rPr>
        <w:t xml:space="preserve">sebagai </w:t>
      </w:r>
      <w:r w:rsidR="009850FF" w:rsidRPr="004F2AF7">
        <w:rPr>
          <w:bCs/>
          <w:iCs/>
          <w:color w:val="000000" w:themeColor="text1"/>
        </w:rPr>
        <w:t>PENJUAL</w:t>
      </w:r>
      <w:r w:rsidR="000532DC" w:rsidRPr="004F2AF7">
        <w:rPr>
          <w:bCs/>
          <w:color w:val="000000" w:themeColor="text1"/>
        </w:rPr>
        <w:t>.</w:t>
      </w:r>
    </w:p>
    <w:p w14:paraId="414B1F01" w14:textId="77777777" w:rsidR="00176442" w:rsidRPr="004F2AF7" w:rsidRDefault="00055704" w:rsidP="004F2AF7">
      <w:pPr>
        <w:pStyle w:val="Default"/>
        <w:numPr>
          <w:ilvl w:val="0"/>
          <w:numId w:val="7"/>
        </w:numPr>
        <w:spacing w:line="276" w:lineRule="auto"/>
        <w:ind w:left="567" w:hanging="567"/>
        <w:jc w:val="both"/>
        <w:rPr>
          <w:color w:val="000000" w:themeColor="text1"/>
        </w:rPr>
      </w:pPr>
      <w:r w:rsidRPr="004F2AF7">
        <w:rPr>
          <w:b/>
          <w:bCs/>
          <w:color w:val="000000" w:themeColor="text1"/>
        </w:rPr>
        <w:t>Pihak Kedua</w:t>
      </w:r>
      <w:r w:rsidR="009850FF" w:rsidRPr="004F2AF7">
        <w:rPr>
          <w:bCs/>
          <w:color w:val="000000" w:themeColor="text1"/>
        </w:rPr>
        <w:t xml:space="preserve"> </w:t>
      </w:r>
      <w:r w:rsidR="007F2280" w:rsidRPr="004F2AF7">
        <w:rPr>
          <w:color w:val="000000" w:themeColor="text1"/>
        </w:rPr>
        <w:t xml:space="preserve">adalah </w:t>
      </w:r>
      <w:r w:rsidR="00105D1D" w:rsidRPr="004F2AF7">
        <w:rPr>
          <w:color w:val="000000" w:themeColor="text1"/>
        </w:rPr>
        <w:t xml:space="preserve">perusahaan yang bergerak di bidang manufacturing </w:t>
      </w:r>
      <w:r w:rsidR="00DE3B51" w:rsidRPr="004F2AF7">
        <w:rPr>
          <w:color w:val="000000" w:themeColor="text1"/>
        </w:rPr>
        <w:t>perakitan kabel kendaraan roda empat atau lebih</w:t>
      </w:r>
      <w:r w:rsidR="009850FF" w:rsidRPr="004F2AF7">
        <w:rPr>
          <w:color w:val="000000" w:themeColor="text1"/>
        </w:rPr>
        <w:t xml:space="preserve"> sesuai Akta pendirian No. 2 Tanggal 7 Januari 2002 yang dibuat dihadapan Ny. Rukmasanti Hardjasatya, Sarjana Hukum, Notaris di Jakarta dan telah memperoleh persetujuan dan pengesahan dari Menteri Kehakiman Republik Indonesia No. C.03916 HT.01.01.TH.2002 tanggal 11 Maret 2002 </w:t>
      </w:r>
      <w:r w:rsidR="00723AC8" w:rsidRPr="004F2AF7">
        <w:rPr>
          <w:color w:val="000000" w:themeColor="text1"/>
        </w:rPr>
        <w:t xml:space="preserve">yang </w:t>
      </w:r>
      <w:r w:rsidR="00DE3B51" w:rsidRPr="004F2AF7">
        <w:rPr>
          <w:color w:val="000000" w:themeColor="text1"/>
        </w:rPr>
        <w:t xml:space="preserve">dalam perjanjian ini </w:t>
      </w:r>
      <w:r w:rsidR="00723AC8" w:rsidRPr="004F2AF7">
        <w:rPr>
          <w:color w:val="000000" w:themeColor="text1"/>
        </w:rPr>
        <w:t xml:space="preserve">disebut </w:t>
      </w:r>
      <w:r w:rsidR="00DE3B51" w:rsidRPr="004F2AF7">
        <w:rPr>
          <w:color w:val="000000" w:themeColor="text1"/>
        </w:rPr>
        <w:t xml:space="preserve">sebagai </w:t>
      </w:r>
      <w:r w:rsidR="009850FF" w:rsidRPr="004F2AF7">
        <w:rPr>
          <w:color w:val="000000" w:themeColor="text1"/>
        </w:rPr>
        <w:t>PEMBELI</w:t>
      </w:r>
      <w:r w:rsidR="000532DC" w:rsidRPr="004F2AF7">
        <w:rPr>
          <w:bCs/>
          <w:color w:val="000000" w:themeColor="text1"/>
        </w:rPr>
        <w:t>.</w:t>
      </w:r>
    </w:p>
    <w:p w14:paraId="79F148F8" w14:textId="77777777" w:rsidR="001A1104" w:rsidRPr="004F2AF7" w:rsidRDefault="001A1104" w:rsidP="004F2AF7">
      <w:pPr>
        <w:pStyle w:val="Default"/>
        <w:spacing w:line="276" w:lineRule="auto"/>
        <w:jc w:val="both"/>
        <w:rPr>
          <w:color w:val="000000" w:themeColor="text1"/>
        </w:rPr>
      </w:pPr>
    </w:p>
    <w:p w14:paraId="3889499B" w14:textId="77777777" w:rsidR="007F510D" w:rsidRPr="004F2AF7" w:rsidRDefault="00DE3B51" w:rsidP="004F2AF7">
      <w:pPr>
        <w:pStyle w:val="Default"/>
        <w:spacing w:line="276" w:lineRule="auto"/>
        <w:jc w:val="both"/>
        <w:rPr>
          <w:b/>
          <w:bCs/>
          <w:color w:val="000000" w:themeColor="text1"/>
        </w:rPr>
      </w:pPr>
      <w:r w:rsidRPr="004F2AF7">
        <w:rPr>
          <w:color w:val="000000" w:themeColor="text1"/>
        </w:rPr>
        <w:t xml:space="preserve">Berdasarkan hal-hal diatas maka dengan ini </w:t>
      </w:r>
      <w:r w:rsidRPr="004F2AF7">
        <w:rPr>
          <w:b/>
          <w:color w:val="000000" w:themeColor="text1"/>
        </w:rPr>
        <w:t>Para Pihak</w:t>
      </w:r>
      <w:r w:rsidR="00176442" w:rsidRPr="004F2AF7">
        <w:rPr>
          <w:color w:val="000000" w:themeColor="text1"/>
        </w:rPr>
        <w:t xml:space="preserve"> sepakat </w:t>
      </w:r>
      <w:r w:rsidR="007F2280" w:rsidRPr="004F2AF7">
        <w:rPr>
          <w:color w:val="000000" w:themeColor="text1"/>
        </w:rPr>
        <w:t xml:space="preserve">membuat </w:t>
      </w:r>
      <w:r w:rsidR="00723AC8" w:rsidRPr="004F2AF7">
        <w:rPr>
          <w:color w:val="000000" w:themeColor="text1"/>
        </w:rPr>
        <w:t xml:space="preserve">perjanjian </w:t>
      </w:r>
      <w:r w:rsidR="00176442" w:rsidRPr="004F2AF7">
        <w:rPr>
          <w:color w:val="000000" w:themeColor="text1"/>
        </w:rPr>
        <w:t xml:space="preserve">kerjasama </w:t>
      </w:r>
      <w:r w:rsidR="007F2280" w:rsidRPr="004F2AF7">
        <w:rPr>
          <w:color w:val="000000" w:themeColor="text1"/>
        </w:rPr>
        <w:t>dengan</w:t>
      </w:r>
      <w:r w:rsidRPr="004F2AF7">
        <w:rPr>
          <w:color w:val="000000" w:themeColor="text1"/>
        </w:rPr>
        <w:t xml:space="preserve"> syarat-syarat</w:t>
      </w:r>
      <w:r w:rsidR="00FF0F60" w:rsidRPr="004F2AF7">
        <w:rPr>
          <w:color w:val="000000" w:themeColor="text1"/>
        </w:rPr>
        <w:t xml:space="preserve"> </w:t>
      </w:r>
      <w:r w:rsidRPr="004F2AF7">
        <w:rPr>
          <w:color w:val="000000" w:themeColor="text1"/>
        </w:rPr>
        <w:t>sebagai berikut</w:t>
      </w:r>
      <w:r w:rsidR="007F2280" w:rsidRPr="004F2AF7">
        <w:rPr>
          <w:color w:val="000000" w:themeColor="text1"/>
        </w:rPr>
        <w:t>:</w:t>
      </w:r>
    </w:p>
    <w:p w14:paraId="05D98E5D" w14:textId="77777777" w:rsidR="00B674C0" w:rsidRPr="004F2AF7" w:rsidRDefault="00B674C0" w:rsidP="004F2AF7">
      <w:pPr>
        <w:pStyle w:val="Default"/>
        <w:spacing w:line="276" w:lineRule="auto"/>
        <w:jc w:val="both"/>
        <w:rPr>
          <w:b/>
          <w:bCs/>
          <w:color w:val="000000" w:themeColor="text1"/>
        </w:rPr>
      </w:pPr>
    </w:p>
    <w:p w14:paraId="06372B1A" w14:textId="77777777" w:rsidR="00176442" w:rsidRPr="004F2AF7" w:rsidRDefault="00176442" w:rsidP="004F2AF7">
      <w:pPr>
        <w:pStyle w:val="Default"/>
        <w:spacing w:line="276" w:lineRule="auto"/>
        <w:jc w:val="center"/>
        <w:rPr>
          <w:color w:val="000000" w:themeColor="text1"/>
        </w:rPr>
      </w:pPr>
      <w:r w:rsidRPr="004F2AF7">
        <w:rPr>
          <w:b/>
          <w:bCs/>
          <w:color w:val="000000" w:themeColor="text1"/>
        </w:rPr>
        <w:t>Pasal 1</w:t>
      </w:r>
    </w:p>
    <w:p w14:paraId="0D7D4975" w14:textId="77777777" w:rsidR="00F33B45" w:rsidRPr="004F2AF7" w:rsidRDefault="00DE3B51" w:rsidP="004F2AF7">
      <w:pPr>
        <w:pStyle w:val="Default"/>
        <w:spacing w:line="276" w:lineRule="auto"/>
        <w:jc w:val="center"/>
        <w:rPr>
          <w:b/>
          <w:bCs/>
          <w:color w:val="000000" w:themeColor="text1"/>
        </w:rPr>
      </w:pPr>
      <w:r w:rsidRPr="004F2AF7">
        <w:rPr>
          <w:b/>
          <w:bCs/>
          <w:color w:val="000000" w:themeColor="text1"/>
        </w:rPr>
        <w:t xml:space="preserve">Obyek Perjanjian </w:t>
      </w:r>
      <w:r w:rsidR="00F33B45" w:rsidRPr="004F2AF7">
        <w:rPr>
          <w:b/>
          <w:bCs/>
          <w:color w:val="000000" w:themeColor="text1"/>
          <w:lang w:val="en-US"/>
        </w:rPr>
        <w:t xml:space="preserve">&amp; </w:t>
      </w:r>
      <w:r w:rsidR="00F33B45" w:rsidRPr="004F2AF7">
        <w:rPr>
          <w:b/>
          <w:bCs/>
          <w:color w:val="000000" w:themeColor="text1"/>
        </w:rPr>
        <w:t>Harga</w:t>
      </w:r>
    </w:p>
    <w:p w14:paraId="1A77CC26" w14:textId="0872C37D" w:rsidR="00245D5B" w:rsidRPr="004F2AF7" w:rsidRDefault="00245D5B" w:rsidP="004F2AF7">
      <w:pPr>
        <w:pStyle w:val="Default"/>
        <w:numPr>
          <w:ilvl w:val="0"/>
          <w:numId w:val="22"/>
        </w:numPr>
        <w:spacing w:line="276" w:lineRule="auto"/>
        <w:ind w:left="567" w:hanging="567"/>
        <w:jc w:val="both"/>
        <w:rPr>
          <w:color w:val="000000" w:themeColor="text1"/>
        </w:rPr>
      </w:pPr>
      <w:r w:rsidRPr="004F2AF7">
        <w:rPr>
          <w:bCs/>
          <w:iCs/>
          <w:color w:val="000000" w:themeColor="text1"/>
        </w:rPr>
        <w:t xml:space="preserve">Objek perjanjian ini adalah </w:t>
      </w:r>
      <w:del w:id="89" w:author="ROHAYATI" w:date="2024-08-02T13:34:00Z">
        <w:r w:rsidRPr="004F2AF7" w:rsidDel="00320EAA">
          <w:rPr>
            <w:bCs/>
            <w:iCs/>
            <w:color w:val="000000" w:themeColor="text1"/>
          </w:rPr>
          <w:delText xml:space="preserve">pembelian/pengadaan </w:delText>
        </w:r>
        <w:r w:rsidR="00C20180" w:rsidDel="00320EAA">
          <w:rPr>
            <w:bCs/>
            <w:iCs/>
            <w:color w:val="000000" w:themeColor="text1"/>
          </w:rPr>
          <w:delText xml:space="preserve">........................... </w:delText>
        </w:r>
        <w:r w:rsidR="00C20180" w:rsidRPr="00C20180" w:rsidDel="00320EAA">
          <w:rPr>
            <w:bCs/>
            <w:i/>
            <w:iCs/>
            <w:color w:val="000000" w:themeColor="text1"/>
          </w:rPr>
          <w:delText>[nama barang]</w:delText>
        </w:r>
      </w:del>
      <w:proofErr w:type="spellStart"/>
      <w:ins w:id="90" w:author="ROHAYATI" w:date="2024-08-02T13:34:00Z">
        <w:r w:rsidR="00320EAA">
          <w:rPr>
            <w:bCs/>
            <w:iCs/>
            <w:color w:val="000000" w:themeColor="text1"/>
            <w:lang w:val="en-US"/>
          </w:rPr>
          <w:t>pengadaan</w:t>
        </w:r>
        <w:proofErr w:type="spellEnd"/>
        <w:r w:rsidR="00320EAA">
          <w:rPr>
            <w:bCs/>
            <w:iCs/>
            <w:color w:val="000000" w:themeColor="text1"/>
            <w:lang w:val="en-US"/>
          </w:rPr>
          <w:t xml:space="preserve"> </w:t>
        </w:r>
      </w:ins>
      <w:ins w:id="91" w:author="ROHAYATI" w:date="2024-08-12T14:19:00Z">
        <w:r w:rsidR="00C92606">
          <w:rPr>
            <w:bCs/>
            <w:iCs/>
            <w:color w:val="000000" w:themeColor="text1"/>
            <w:lang w:val="en-US"/>
          </w:rPr>
          <w:t>Jasa</w:t>
        </w:r>
      </w:ins>
      <w:ins w:id="92" w:author="ROHAYATI" w:date="2024-11-29T14:11:00Z">
        <w:r w:rsidR="00923DBB">
          <w:rPr>
            <w:color w:val="000000" w:themeColor="text1"/>
            <w:lang w:val="en-US"/>
          </w:rPr>
          <w:t xml:space="preserve"> Training dan </w:t>
        </w:r>
        <w:proofErr w:type="spellStart"/>
        <w:r w:rsidR="00923DBB">
          <w:rPr>
            <w:color w:val="000000" w:themeColor="text1"/>
            <w:lang w:val="en-US"/>
          </w:rPr>
          <w:t>Sertifikasi</w:t>
        </w:r>
      </w:ins>
      <w:proofErr w:type="spellEnd"/>
      <w:ins w:id="93" w:author="ROHAYATI" w:date="2024-08-12T14:18:00Z">
        <w:r w:rsidR="00C92606">
          <w:rPr>
            <w:i/>
            <w:color w:val="000000" w:themeColor="text1"/>
            <w:lang w:val="en-US"/>
          </w:rPr>
          <w:t xml:space="preserve"> </w:t>
        </w:r>
      </w:ins>
      <w:del w:id="94" w:author="ROHAYATI" w:date="2024-08-12T14:18:00Z">
        <w:r w:rsidRPr="004F2AF7" w:rsidDel="00C92606">
          <w:rPr>
            <w:bCs/>
            <w:iCs/>
            <w:color w:val="000000" w:themeColor="text1"/>
          </w:rPr>
          <w:delText xml:space="preserve"> </w:delText>
        </w:r>
      </w:del>
      <w:r w:rsidRPr="004F2AF7">
        <w:rPr>
          <w:bCs/>
          <w:iCs/>
          <w:color w:val="000000" w:themeColor="text1"/>
        </w:rPr>
        <w:t xml:space="preserve">di </w:t>
      </w:r>
      <w:r w:rsidRPr="004F2AF7">
        <w:rPr>
          <w:color w:val="000000" w:themeColor="text1"/>
        </w:rPr>
        <w:t>PT. Semarang Autocomp Manufacturing Indonesia</w:t>
      </w:r>
      <w:ins w:id="95" w:author="ROHAYATI" w:date="2024-08-02T13:34:00Z">
        <w:r w:rsidR="00320EAA">
          <w:rPr>
            <w:color w:val="000000" w:themeColor="text1"/>
            <w:lang w:val="en-US"/>
          </w:rPr>
          <w:t>.</w:t>
        </w:r>
      </w:ins>
      <w:del w:id="96" w:author="ROHAYATI" w:date="2024-08-02T13:34:00Z">
        <w:r w:rsidRPr="004F2AF7" w:rsidDel="00320EAA">
          <w:rPr>
            <w:color w:val="000000" w:themeColor="text1"/>
          </w:rPr>
          <w:delText xml:space="preserve"> dengan detail produk</w:delText>
        </w:r>
        <w:r w:rsidRPr="004F2AF7" w:rsidDel="00320EAA">
          <w:rPr>
            <w:bCs/>
            <w:iCs/>
            <w:color w:val="000000" w:themeColor="text1"/>
          </w:rPr>
          <w:delText xml:space="preserve"> :</w:delText>
        </w:r>
      </w:del>
    </w:p>
    <w:tbl>
      <w:tblPr>
        <w:tblStyle w:val="TableGrid"/>
        <w:tblW w:w="5000" w:type="pct"/>
        <w:tblLook w:val="04A0" w:firstRow="1" w:lastRow="0" w:firstColumn="1" w:lastColumn="0" w:noHBand="0" w:noVBand="1"/>
      </w:tblPr>
      <w:tblGrid>
        <w:gridCol w:w="600"/>
        <w:gridCol w:w="1050"/>
        <w:gridCol w:w="2359"/>
        <w:gridCol w:w="1829"/>
        <w:gridCol w:w="1437"/>
        <w:gridCol w:w="1742"/>
      </w:tblGrid>
      <w:tr w:rsidR="00F33B45" w:rsidRPr="004F2AF7" w:rsidDel="00320EAA" w14:paraId="15368379" w14:textId="77777777" w:rsidTr="00414AE8">
        <w:trPr>
          <w:del w:id="97" w:author="ROHAYATI" w:date="2024-08-02T13:34:00Z"/>
        </w:trPr>
        <w:tc>
          <w:tcPr>
            <w:tcW w:w="332" w:type="pct"/>
          </w:tcPr>
          <w:p w14:paraId="00DF7B97" w14:textId="77777777" w:rsidR="00F33B45" w:rsidRPr="004F2AF7" w:rsidDel="00320EAA" w:rsidRDefault="00F33B45" w:rsidP="004F2AF7">
            <w:pPr>
              <w:pStyle w:val="Default"/>
              <w:spacing w:line="276" w:lineRule="auto"/>
              <w:ind w:left="426" w:hanging="426"/>
              <w:jc w:val="both"/>
              <w:rPr>
                <w:del w:id="98" w:author="ROHAYATI" w:date="2024-08-02T13:34:00Z"/>
                <w:color w:val="000000" w:themeColor="text1"/>
                <w:lang w:val="en-US"/>
              </w:rPr>
            </w:pPr>
            <w:del w:id="99" w:author="ROHAYATI" w:date="2024-08-02T13:34:00Z">
              <w:r w:rsidRPr="004F2AF7" w:rsidDel="00320EAA">
                <w:rPr>
                  <w:color w:val="000000" w:themeColor="text1"/>
                  <w:lang w:val="en-US"/>
                </w:rPr>
                <w:delText>No.</w:delText>
              </w:r>
            </w:del>
          </w:p>
        </w:tc>
        <w:tc>
          <w:tcPr>
            <w:tcW w:w="582" w:type="pct"/>
          </w:tcPr>
          <w:p w14:paraId="189502A9" w14:textId="77777777" w:rsidR="00F33B45" w:rsidRPr="004F2AF7" w:rsidDel="00320EAA" w:rsidRDefault="00F33B45" w:rsidP="004F2AF7">
            <w:pPr>
              <w:pStyle w:val="Default"/>
              <w:spacing w:line="276" w:lineRule="auto"/>
              <w:ind w:left="426" w:hanging="426"/>
              <w:jc w:val="both"/>
              <w:rPr>
                <w:del w:id="100" w:author="ROHAYATI" w:date="2024-08-02T13:34:00Z"/>
                <w:color w:val="000000" w:themeColor="text1"/>
                <w:lang w:val="en-US"/>
              </w:rPr>
            </w:pPr>
            <w:del w:id="101" w:author="ROHAYATI" w:date="2024-08-02T13:34:00Z">
              <w:r w:rsidRPr="004F2AF7" w:rsidDel="00320EAA">
                <w:rPr>
                  <w:color w:val="000000" w:themeColor="text1"/>
                  <w:lang w:val="en-US"/>
                </w:rPr>
                <w:delText>Barang</w:delText>
              </w:r>
            </w:del>
          </w:p>
        </w:tc>
        <w:tc>
          <w:tcPr>
            <w:tcW w:w="1308" w:type="pct"/>
          </w:tcPr>
          <w:p w14:paraId="2793C6B8" w14:textId="77777777" w:rsidR="00F33B45" w:rsidRPr="004F2AF7" w:rsidDel="00320EAA" w:rsidRDefault="00F33B45" w:rsidP="004F2AF7">
            <w:pPr>
              <w:pStyle w:val="Default"/>
              <w:spacing w:line="276" w:lineRule="auto"/>
              <w:ind w:left="426" w:hanging="426"/>
              <w:jc w:val="both"/>
              <w:rPr>
                <w:del w:id="102" w:author="ROHAYATI" w:date="2024-08-02T13:34:00Z"/>
                <w:color w:val="000000" w:themeColor="text1"/>
                <w:lang w:val="en-US"/>
              </w:rPr>
            </w:pPr>
            <w:del w:id="103" w:author="ROHAYATI" w:date="2024-08-02T13:34:00Z">
              <w:r w:rsidRPr="004F2AF7" w:rsidDel="00320EAA">
                <w:rPr>
                  <w:color w:val="000000" w:themeColor="text1"/>
                  <w:lang w:val="en-US"/>
                </w:rPr>
                <w:delText>Deskripsi</w:delText>
              </w:r>
            </w:del>
          </w:p>
        </w:tc>
        <w:tc>
          <w:tcPr>
            <w:tcW w:w="1014" w:type="pct"/>
          </w:tcPr>
          <w:p w14:paraId="6B3B3E18" w14:textId="77777777" w:rsidR="00F33B45" w:rsidRPr="004F2AF7" w:rsidDel="00320EAA" w:rsidRDefault="00F33B45" w:rsidP="004F2AF7">
            <w:pPr>
              <w:pStyle w:val="Default"/>
              <w:spacing w:line="276" w:lineRule="auto"/>
              <w:ind w:left="426" w:hanging="426"/>
              <w:jc w:val="both"/>
              <w:rPr>
                <w:del w:id="104" w:author="ROHAYATI" w:date="2024-08-02T13:34:00Z"/>
                <w:color w:val="000000" w:themeColor="text1"/>
                <w:lang w:val="en-US"/>
              </w:rPr>
            </w:pPr>
            <w:del w:id="105" w:author="ROHAYATI" w:date="2024-08-02T13:34:00Z">
              <w:r w:rsidRPr="004F2AF7" w:rsidDel="00320EAA">
                <w:rPr>
                  <w:color w:val="000000" w:themeColor="text1"/>
                  <w:lang w:val="en-US"/>
                </w:rPr>
                <w:delText>Harga</w:delText>
              </w:r>
            </w:del>
          </w:p>
        </w:tc>
        <w:tc>
          <w:tcPr>
            <w:tcW w:w="797" w:type="pct"/>
          </w:tcPr>
          <w:p w14:paraId="5ACA1E95" w14:textId="77777777" w:rsidR="00F33B45" w:rsidRPr="004F2AF7" w:rsidDel="00320EAA" w:rsidRDefault="00F33B45" w:rsidP="004F2AF7">
            <w:pPr>
              <w:pStyle w:val="Default"/>
              <w:spacing w:line="276" w:lineRule="auto"/>
              <w:ind w:left="426" w:hanging="426"/>
              <w:jc w:val="both"/>
              <w:rPr>
                <w:del w:id="106" w:author="ROHAYATI" w:date="2024-08-02T13:34:00Z"/>
                <w:color w:val="000000" w:themeColor="text1"/>
                <w:lang w:val="en-US"/>
              </w:rPr>
            </w:pPr>
            <w:del w:id="107" w:author="ROHAYATI" w:date="2024-08-02T13:34:00Z">
              <w:r w:rsidRPr="004F2AF7" w:rsidDel="00320EAA">
                <w:rPr>
                  <w:color w:val="000000" w:themeColor="text1"/>
                  <w:lang w:val="en-US"/>
                </w:rPr>
                <w:delText>Satuan</w:delText>
              </w:r>
            </w:del>
          </w:p>
        </w:tc>
        <w:tc>
          <w:tcPr>
            <w:tcW w:w="966" w:type="pct"/>
          </w:tcPr>
          <w:p w14:paraId="1704261A" w14:textId="77777777" w:rsidR="00F33B45" w:rsidRPr="004F2AF7" w:rsidDel="00320EAA" w:rsidRDefault="00F33B45" w:rsidP="004F2AF7">
            <w:pPr>
              <w:pStyle w:val="Default"/>
              <w:spacing w:line="276" w:lineRule="auto"/>
              <w:ind w:left="426" w:hanging="426"/>
              <w:jc w:val="both"/>
              <w:rPr>
                <w:del w:id="108" w:author="ROHAYATI" w:date="2024-08-02T13:34:00Z"/>
                <w:color w:val="000000" w:themeColor="text1"/>
                <w:lang w:val="en-US"/>
              </w:rPr>
            </w:pPr>
            <w:del w:id="109" w:author="ROHAYATI" w:date="2024-08-02T13:34:00Z">
              <w:r w:rsidRPr="004F2AF7" w:rsidDel="00320EAA">
                <w:rPr>
                  <w:color w:val="000000" w:themeColor="text1"/>
                  <w:lang w:val="en-US"/>
                </w:rPr>
                <w:delText>Garansi</w:delText>
              </w:r>
            </w:del>
          </w:p>
        </w:tc>
      </w:tr>
      <w:tr w:rsidR="00F33B45" w:rsidRPr="004F2AF7" w:rsidDel="00320EAA" w14:paraId="597DCE77" w14:textId="77777777" w:rsidTr="00414AE8">
        <w:trPr>
          <w:del w:id="110" w:author="ROHAYATI" w:date="2024-08-02T13:34:00Z"/>
        </w:trPr>
        <w:tc>
          <w:tcPr>
            <w:tcW w:w="332" w:type="pct"/>
          </w:tcPr>
          <w:p w14:paraId="675E6C22" w14:textId="77777777" w:rsidR="00F33B45" w:rsidRPr="004F2AF7" w:rsidDel="00320EAA" w:rsidRDefault="00F33B45" w:rsidP="004F2AF7">
            <w:pPr>
              <w:pStyle w:val="Default"/>
              <w:spacing w:line="276" w:lineRule="auto"/>
              <w:ind w:left="426" w:hanging="426"/>
              <w:jc w:val="both"/>
              <w:rPr>
                <w:del w:id="111" w:author="ROHAYATI" w:date="2024-08-02T13:34:00Z"/>
                <w:color w:val="000000" w:themeColor="text1"/>
                <w:lang w:val="en-US"/>
              </w:rPr>
            </w:pPr>
          </w:p>
        </w:tc>
        <w:tc>
          <w:tcPr>
            <w:tcW w:w="582" w:type="pct"/>
          </w:tcPr>
          <w:p w14:paraId="2C673084" w14:textId="77777777" w:rsidR="00F33B45" w:rsidRPr="004F2AF7" w:rsidDel="00320EAA" w:rsidRDefault="00F33B45" w:rsidP="004F2AF7">
            <w:pPr>
              <w:pStyle w:val="Default"/>
              <w:spacing w:line="276" w:lineRule="auto"/>
              <w:ind w:left="426" w:hanging="426"/>
              <w:jc w:val="both"/>
              <w:rPr>
                <w:del w:id="112" w:author="ROHAYATI" w:date="2024-08-02T13:34:00Z"/>
                <w:color w:val="000000" w:themeColor="text1"/>
              </w:rPr>
            </w:pPr>
          </w:p>
        </w:tc>
        <w:tc>
          <w:tcPr>
            <w:tcW w:w="1308" w:type="pct"/>
          </w:tcPr>
          <w:p w14:paraId="0DBCFB78" w14:textId="77777777" w:rsidR="00F33B45" w:rsidRPr="004F2AF7" w:rsidDel="00320EAA" w:rsidRDefault="00F33B45" w:rsidP="004F2AF7">
            <w:pPr>
              <w:pStyle w:val="Default"/>
              <w:spacing w:line="276" w:lineRule="auto"/>
              <w:ind w:left="426" w:hanging="426"/>
              <w:jc w:val="both"/>
              <w:rPr>
                <w:del w:id="113" w:author="ROHAYATI" w:date="2024-08-02T13:34:00Z"/>
                <w:color w:val="000000" w:themeColor="text1"/>
              </w:rPr>
            </w:pPr>
          </w:p>
        </w:tc>
        <w:tc>
          <w:tcPr>
            <w:tcW w:w="1014" w:type="pct"/>
          </w:tcPr>
          <w:p w14:paraId="2607D0F5" w14:textId="77777777" w:rsidR="00F33B45" w:rsidRPr="004F2AF7" w:rsidDel="00320EAA" w:rsidRDefault="00F33B45" w:rsidP="004F2AF7">
            <w:pPr>
              <w:pStyle w:val="Default"/>
              <w:spacing w:line="276" w:lineRule="auto"/>
              <w:ind w:left="426" w:hanging="426"/>
              <w:jc w:val="both"/>
              <w:rPr>
                <w:del w:id="114" w:author="ROHAYATI" w:date="2024-08-02T13:34:00Z"/>
                <w:color w:val="000000" w:themeColor="text1"/>
                <w:lang w:val="en-US"/>
              </w:rPr>
            </w:pPr>
          </w:p>
        </w:tc>
        <w:tc>
          <w:tcPr>
            <w:tcW w:w="797" w:type="pct"/>
          </w:tcPr>
          <w:p w14:paraId="14E820D9" w14:textId="77777777" w:rsidR="00F33B45" w:rsidRPr="004F2AF7" w:rsidDel="00320EAA" w:rsidRDefault="00F33B45" w:rsidP="004F2AF7">
            <w:pPr>
              <w:pStyle w:val="Default"/>
              <w:spacing w:line="276" w:lineRule="auto"/>
              <w:ind w:left="426" w:hanging="426"/>
              <w:jc w:val="both"/>
              <w:rPr>
                <w:del w:id="115" w:author="ROHAYATI" w:date="2024-08-02T13:34:00Z"/>
                <w:color w:val="000000" w:themeColor="text1"/>
                <w:lang w:val="en-US"/>
              </w:rPr>
            </w:pPr>
          </w:p>
        </w:tc>
        <w:tc>
          <w:tcPr>
            <w:tcW w:w="966" w:type="pct"/>
          </w:tcPr>
          <w:p w14:paraId="2840D024" w14:textId="77777777" w:rsidR="00F33B45" w:rsidRPr="004F2AF7" w:rsidDel="00320EAA" w:rsidRDefault="00F33B45" w:rsidP="004F2AF7">
            <w:pPr>
              <w:pStyle w:val="Default"/>
              <w:spacing w:line="276" w:lineRule="auto"/>
              <w:ind w:left="426" w:hanging="426"/>
              <w:jc w:val="both"/>
              <w:rPr>
                <w:del w:id="116" w:author="ROHAYATI" w:date="2024-08-02T13:34:00Z"/>
                <w:color w:val="000000" w:themeColor="text1"/>
                <w:lang w:val="en-US"/>
              </w:rPr>
            </w:pPr>
          </w:p>
        </w:tc>
      </w:tr>
      <w:tr w:rsidR="00F33B45" w:rsidRPr="004F2AF7" w:rsidDel="00320EAA" w14:paraId="5A3EA99B" w14:textId="77777777" w:rsidTr="00414AE8">
        <w:trPr>
          <w:del w:id="117" w:author="ROHAYATI" w:date="2024-08-02T13:34:00Z"/>
        </w:trPr>
        <w:tc>
          <w:tcPr>
            <w:tcW w:w="332" w:type="pct"/>
          </w:tcPr>
          <w:p w14:paraId="4A669FD2" w14:textId="77777777" w:rsidR="00F33B45" w:rsidRPr="004F2AF7" w:rsidDel="00320EAA" w:rsidRDefault="00F33B45" w:rsidP="004F2AF7">
            <w:pPr>
              <w:pStyle w:val="Default"/>
              <w:spacing w:line="276" w:lineRule="auto"/>
              <w:ind w:left="426" w:hanging="426"/>
              <w:jc w:val="both"/>
              <w:rPr>
                <w:del w:id="118" w:author="ROHAYATI" w:date="2024-08-02T13:34:00Z"/>
                <w:color w:val="000000" w:themeColor="text1"/>
              </w:rPr>
            </w:pPr>
          </w:p>
        </w:tc>
        <w:tc>
          <w:tcPr>
            <w:tcW w:w="582" w:type="pct"/>
          </w:tcPr>
          <w:p w14:paraId="5E0E070A" w14:textId="77777777" w:rsidR="00F33B45" w:rsidRPr="004F2AF7" w:rsidDel="00320EAA" w:rsidRDefault="00F33B45" w:rsidP="004F2AF7">
            <w:pPr>
              <w:pStyle w:val="Default"/>
              <w:spacing w:line="276" w:lineRule="auto"/>
              <w:ind w:left="426" w:hanging="426"/>
              <w:jc w:val="both"/>
              <w:rPr>
                <w:del w:id="119" w:author="ROHAYATI" w:date="2024-08-02T13:34:00Z"/>
                <w:color w:val="000000" w:themeColor="text1"/>
              </w:rPr>
            </w:pPr>
          </w:p>
        </w:tc>
        <w:tc>
          <w:tcPr>
            <w:tcW w:w="1308" w:type="pct"/>
          </w:tcPr>
          <w:p w14:paraId="5B30FCF9" w14:textId="77777777" w:rsidR="00F33B45" w:rsidRPr="004F2AF7" w:rsidDel="00320EAA" w:rsidRDefault="00F33B45" w:rsidP="004F2AF7">
            <w:pPr>
              <w:pStyle w:val="Default"/>
              <w:spacing w:line="276" w:lineRule="auto"/>
              <w:ind w:left="426" w:hanging="426"/>
              <w:jc w:val="both"/>
              <w:rPr>
                <w:del w:id="120" w:author="ROHAYATI" w:date="2024-08-02T13:34:00Z"/>
                <w:color w:val="000000" w:themeColor="text1"/>
              </w:rPr>
            </w:pPr>
          </w:p>
        </w:tc>
        <w:tc>
          <w:tcPr>
            <w:tcW w:w="1014" w:type="pct"/>
          </w:tcPr>
          <w:p w14:paraId="0165BD58" w14:textId="77777777" w:rsidR="00F33B45" w:rsidRPr="004F2AF7" w:rsidDel="00320EAA" w:rsidRDefault="00F33B45" w:rsidP="004F2AF7">
            <w:pPr>
              <w:pStyle w:val="Default"/>
              <w:spacing w:line="276" w:lineRule="auto"/>
              <w:ind w:left="426" w:hanging="426"/>
              <w:jc w:val="both"/>
              <w:rPr>
                <w:del w:id="121" w:author="ROHAYATI" w:date="2024-08-02T13:34:00Z"/>
                <w:color w:val="000000" w:themeColor="text1"/>
              </w:rPr>
            </w:pPr>
          </w:p>
        </w:tc>
        <w:tc>
          <w:tcPr>
            <w:tcW w:w="797" w:type="pct"/>
          </w:tcPr>
          <w:p w14:paraId="371D8720" w14:textId="77777777" w:rsidR="00F33B45" w:rsidRPr="004F2AF7" w:rsidDel="00320EAA" w:rsidRDefault="00F33B45" w:rsidP="004F2AF7">
            <w:pPr>
              <w:pStyle w:val="Default"/>
              <w:spacing w:line="276" w:lineRule="auto"/>
              <w:ind w:left="426" w:hanging="426"/>
              <w:jc w:val="both"/>
              <w:rPr>
                <w:del w:id="122" w:author="ROHAYATI" w:date="2024-08-02T13:34:00Z"/>
                <w:color w:val="000000" w:themeColor="text1"/>
              </w:rPr>
            </w:pPr>
          </w:p>
        </w:tc>
        <w:tc>
          <w:tcPr>
            <w:tcW w:w="966" w:type="pct"/>
          </w:tcPr>
          <w:p w14:paraId="02D5AC46" w14:textId="77777777" w:rsidR="00F33B45" w:rsidRPr="004F2AF7" w:rsidDel="00320EAA" w:rsidRDefault="00F33B45" w:rsidP="004F2AF7">
            <w:pPr>
              <w:pStyle w:val="Default"/>
              <w:spacing w:line="276" w:lineRule="auto"/>
              <w:ind w:left="426" w:hanging="426"/>
              <w:jc w:val="both"/>
              <w:rPr>
                <w:del w:id="123" w:author="ROHAYATI" w:date="2024-08-02T13:34:00Z"/>
                <w:color w:val="000000" w:themeColor="text1"/>
              </w:rPr>
            </w:pPr>
          </w:p>
        </w:tc>
      </w:tr>
      <w:tr w:rsidR="00F33B45" w:rsidRPr="004F2AF7" w:rsidDel="00320EAA" w14:paraId="206357F9" w14:textId="77777777" w:rsidTr="00414AE8">
        <w:trPr>
          <w:del w:id="124" w:author="ROHAYATI" w:date="2024-08-02T13:34:00Z"/>
        </w:trPr>
        <w:tc>
          <w:tcPr>
            <w:tcW w:w="332" w:type="pct"/>
          </w:tcPr>
          <w:p w14:paraId="30FD97A6" w14:textId="77777777" w:rsidR="00F33B45" w:rsidRPr="004F2AF7" w:rsidDel="00320EAA" w:rsidRDefault="00F33B45" w:rsidP="004F2AF7">
            <w:pPr>
              <w:pStyle w:val="Default"/>
              <w:spacing w:line="276" w:lineRule="auto"/>
              <w:ind w:left="426" w:hanging="426"/>
              <w:jc w:val="both"/>
              <w:rPr>
                <w:del w:id="125" w:author="ROHAYATI" w:date="2024-08-02T13:34:00Z"/>
                <w:color w:val="000000" w:themeColor="text1"/>
              </w:rPr>
            </w:pPr>
          </w:p>
        </w:tc>
        <w:tc>
          <w:tcPr>
            <w:tcW w:w="582" w:type="pct"/>
          </w:tcPr>
          <w:p w14:paraId="0BAF7AD9" w14:textId="77777777" w:rsidR="00F33B45" w:rsidRPr="004F2AF7" w:rsidDel="00320EAA" w:rsidRDefault="00F33B45" w:rsidP="004F2AF7">
            <w:pPr>
              <w:pStyle w:val="Default"/>
              <w:spacing w:line="276" w:lineRule="auto"/>
              <w:ind w:left="426" w:hanging="426"/>
              <w:jc w:val="both"/>
              <w:rPr>
                <w:del w:id="126" w:author="ROHAYATI" w:date="2024-08-02T13:34:00Z"/>
                <w:color w:val="000000" w:themeColor="text1"/>
              </w:rPr>
            </w:pPr>
          </w:p>
        </w:tc>
        <w:tc>
          <w:tcPr>
            <w:tcW w:w="1308" w:type="pct"/>
          </w:tcPr>
          <w:p w14:paraId="66088B81" w14:textId="77777777" w:rsidR="00F33B45" w:rsidRPr="004F2AF7" w:rsidDel="00320EAA" w:rsidRDefault="00F33B45" w:rsidP="004F2AF7">
            <w:pPr>
              <w:pStyle w:val="Default"/>
              <w:spacing w:line="276" w:lineRule="auto"/>
              <w:ind w:left="426" w:hanging="426"/>
              <w:jc w:val="both"/>
              <w:rPr>
                <w:del w:id="127" w:author="ROHAYATI" w:date="2024-08-02T13:34:00Z"/>
                <w:color w:val="000000" w:themeColor="text1"/>
              </w:rPr>
            </w:pPr>
          </w:p>
        </w:tc>
        <w:tc>
          <w:tcPr>
            <w:tcW w:w="1014" w:type="pct"/>
          </w:tcPr>
          <w:p w14:paraId="70DCC84D" w14:textId="77777777" w:rsidR="00F33B45" w:rsidRPr="004F2AF7" w:rsidDel="00320EAA" w:rsidRDefault="00F33B45" w:rsidP="004F2AF7">
            <w:pPr>
              <w:pStyle w:val="Default"/>
              <w:spacing w:line="276" w:lineRule="auto"/>
              <w:ind w:left="426" w:hanging="426"/>
              <w:jc w:val="both"/>
              <w:rPr>
                <w:del w:id="128" w:author="ROHAYATI" w:date="2024-08-02T13:34:00Z"/>
                <w:color w:val="000000" w:themeColor="text1"/>
              </w:rPr>
            </w:pPr>
          </w:p>
        </w:tc>
        <w:tc>
          <w:tcPr>
            <w:tcW w:w="797" w:type="pct"/>
          </w:tcPr>
          <w:p w14:paraId="60FD1626" w14:textId="77777777" w:rsidR="00F33B45" w:rsidRPr="004F2AF7" w:rsidDel="00320EAA" w:rsidRDefault="00F33B45" w:rsidP="004F2AF7">
            <w:pPr>
              <w:pStyle w:val="Default"/>
              <w:spacing w:line="276" w:lineRule="auto"/>
              <w:ind w:left="426" w:hanging="426"/>
              <w:jc w:val="both"/>
              <w:rPr>
                <w:del w:id="129" w:author="ROHAYATI" w:date="2024-08-02T13:34:00Z"/>
                <w:color w:val="000000" w:themeColor="text1"/>
              </w:rPr>
            </w:pPr>
          </w:p>
        </w:tc>
        <w:tc>
          <w:tcPr>
            <w:tcW w:w="966" w:type="pct"/>
          </w:tcPr>
          <w:p w14:paraId="6847AA76" w14:textId="77777777" w:rsidR="00F33B45" w:rsidRPr="004F2AF7" w:rsidDel="00320EAA" w:rsidRDefault="00F33B45" w:rsidP="004F2AF7">
            <w:pPr>
              <w:pStyle w:val="Default"/>
              <w:spacing w:line="276" w:lineRule="auto"/>
              <w:ind w:left="426" w:hanging="426"/>
              <w:jc w:val="both"/>
              <w:rPr>
                <w:del w:id="130" w:author="ROHAYATI" w:date="2024-08-02T13:34:00Z"/>
                <w:color w:val="000000" w:themeColor="text1"/>
              </w:rPr>
            </w:pPr>
          </w:p>
        </w:tc>
      </w:tr>
      <w:tr w:rsidR="00F33B45" w:rsidRPr="004F2AF7" w:rsidDel="00320EAA" w14:paraId="6379B8A4" w14:textId="77777777" w:rsidTr="00414AE8">
        <w:trPr>
          <w:del w:id="131" w:author="ROHAYATI" w:date="2024-08-02T13:34:00Z"/>
        </w:trPr>
        <w:tc>
          <w:tcPr>
            <w:tcW w:w="332" w:type="pct"/>
          </w:tcPr>
          <w:p w14:paraId="1E329C8A" w14:textId="77777777" w:rsidR="00F33B45" w:rsidRPr="004F2AF7" w:rsidDel="00320EAA" w:rsidRDefault="00F33B45" w:rsidP="004F2AF7">
            <w:pPr>
              <w:pStyle w:val="Default"/>
              <w:spacing w:line="276" w:lineRule="auto"/>
              <w:ind w:left="426" w:hanging="426"/>
              <w:jc w:val="both"/>
              <w:rPr>
                <w:del w:id="132" w:author="ROHAYATI" w:date="2024-08-02T13:34:00Z"/>
                <w:color w:val="000000" w:themeColor="text1"/>
              </w:rPr>
            </w:pPr>
          </w:p>
        </w:tc>
        <w:tc>
          <w:tcPr>
            <w:tcW w:w="582" w:type="pct"/>
          </w:tcPr>
          <w:p w14:paraId="16AC0CA3" w14:textId="77777777" w:rsidR="00F33B45" w:rsidRPr="004F2AF7" w:rsidDel="00320EAA" w:rsidRDefault="00F33B45" w:rsidP="004F2AF7">
            <w:pPr>
              <w:pStyle w:val="Default"/>
              <w:spacing w:line="276" w:lineRule="auto"/>
              <w:ind w:left="426" w:hanging="426"/>
              <w:jc w:val="both"/>
              <w:rPr>
                <w:del w:id="133" w:author="ROHAYATI" w:date="2024-08-02T13:34:00Z"/>
                <w:color w:val="000000" w:themeColor="text1"/>
              </w:rPr>
            </w:pPr>
          </w:p>
        </w:tc>
        <w:tc>
          <w:tcPr>
            <w:tcW w:w="1308" w:type="pct"/>
          </w:tcPr>
          <w:p w14:paraId="616D8D06" w14:textId="77777777" w:rsidR="00F33B45" w:rsidRPr="004F2AF7" w:rsidDel="00320EAA" w:rsidRDefault="00F33B45" w:rsidP="004F2AF7">
            <w:pPr>
              <w:pStyle w:val="Default"/>
              <w:spacing w:line="276" w:lineRule="auto"/>
              <w:ind w:left="426" w:hanging="426"/>
              <w:jc w:val="both"/>
              <w:rPr>
                <w:del w:id="134" w:author="ROHAYATI" w:date="2024-08-02T13:34:00Z"/>
                <w:color w:val="000000" w:themeColor="text1"/>
              </w:rPr>
            </w:pPr>
          </w:p>
        </w:tc>
        <w:tc>
          <w:tcPr>
            <w:tcW w:w="1014" w:type="pct"/>
          </w:tcPr>
          <w:p w14:paraId="42C807C8" w14:textId="77777777" w:rsidR="00F33B45" w:rsidRPr="004F2AF7" w:rsidDel="00320EAA" w:rsidRDefault="00F33B45" w:rsidP="004F2AF7">
            <w:pPr>
              <w:pStyle w:val="Default"/>
              <w:spacing w:line="276" w:lineRule="auto"/>
              <w:ind w:left="426" w:hanging="426"/>
              <w:jc w:val="both"/>
              <w:rPr>
                <w:del w:id="135" w:author="ROHAYATI" w:date="2024-08-02T13:34:00Z"/>
                <w:color w:val="000000" w:themeColor="text1"/>
              </w:rPr>
            </w:pPr>
          </w:p>
        </w:tc>
        <w:tc>
          <w:tcPr>
            <w:tcW w:w="797" w:type="pct"/>
          </w:tcPr>
          <w:p w14:paraId="0EDF4D04" w14:textId="77777777" w:rsidR="00F33B45" w:rsidRPr="004F2AF7" w:rsidDel="00320EAA" w:rsidRDefault="00F33B45" w:rsidP="004F2AF7">
            <w:pPr>
              <w:pStyle w:val="Default"/>
              <w:spacing w:line="276" w:lineRule="auto"/>
              <w:ind w:left="426" w:hanging="426"/>
              <w:jc w:val="both"/>
              <w:rPr>
                <w:del w:id="136" w:author="ROHAYATI" w:date="2024-08-02T13:34:00Z"/>
                <w:color w:val="000000" w:themeColor="text1"/>
              </w:rPr>
            </w:pPr>
          </w:p>
        </w:tc>
        <w:tc>
          <w:tcPr>
            <w:tcW w:w="966" w:type="pct"/>
          </w:tcPr>
          <w:p w14:paraId="279A3F43" w14:textId="77777777" w:rsidR="00F33B45" w:rsidRPr="004F2AF7" w:rsidDel="00320EAA" w:rsidRDefault="00F33B45" w:rsidP="004F2AF7">
            <w:pPr>
              <w:pStyle w:val="Default"/>
              <w:spacing w:line="276" w:lineRule="auto"/>
              <w:ind w:left="426" w:hanging="426"/>
              <w:jc w:val="both"/>
              <w:rPr>
                <w:del w:id="137" w:author="ROHAYATI" w:date="2024-08-02T13:34:00Z"/>
                <w:color w:val="000000" w:themeColor="text1"/>
              </w:rPr>
            </w:pPr>
          </w:p>
        </w:tc>
      </w:tr>
    </w:tbl>
    <w:p w14:paraId="4FAD5A79" w14:textId="77777777" w:rsidR="007D7353" w:rsidRPr="004F2AF7" w:rsidRDefault="007D7353" w:rsidP="004F2AF7">
      <w:pPr>
        <w:pStyle w:val="Default"/>
        <w:numPr>
          <w:ilvl w:val="0"/>
          <w:numId w:val="22"/>
        </w:numPr>
        <w:spacing w:line="276" w:lineRule="auto"/>
        <w:ind w:left="567" w:hanging="567"/>
        <w:jc w:val="both"/>
        <w:rPr>
          <w:color w:val="000000" w:themeColor="text1"/>
        </w:rPr>
      </w:pPr>
      <w:r w:rsidRPr="004F2AF7">
        <w:rPr>
          <w:color w:val="000000" w:themeColor="text1"/>
        </w:rPr>
        <w:t xml:space="preserve">Jumlah dan jenis </w:t>
      </w:r>
      <w:r w:rsidR="0084356D" w:rsidRPr="004F2AF7">
        <w:rPr>
          <w:color w:val="000000" w:themeColor="text1"/>
        </w:rPr>
        <w:t xml:space="preserve">produk </w:t>
      </w:r>
      <w:r w:rsidRPr="004F2AF7">
        <w:rPr>
          <w:color w:val="000000" w:themeColor="text1"/>
        </w:rPr>
        <w:t>yang dipesan sesuai PO (</w:t>
      </w:r>
      <w:r w:rsidRPr="004F2AF7">
        <w:rPr>
          <w:i/>
          <w:color w:val="000000" w:themeColor="text1"/>
        </w:rPr>
        <w:t>Purchase Order</w:t>
      </w:r>
      <w:r w:rsidRPr="004F2AF7">
        <w:rPr>
          <w:color w:val="000000" w:themeColor="text1"/>
        </w:rPr>
        <w:t xml:space="preserve">) dari </w:t>
      </w:r>
      <w:r w:rsidRPr="004F2AF7">
        <w:rPr>
          <w:b/>
          <w:color w:val="000000" w:themeColor="text1"/>
        </w:rPr>
        <w:t>Pihak Kedua</w:t>
      </w:r>
      <w:ins w:id="138" w:author="SPVJF-GA-03" w:date="2021-04-09T13:38:00Z">
        <w:r w:rsidR="00A67E4C">
          <w:rPr>
            <w:b/>
            <w:color w:val="000000" w:themeColor="text1"/>
            <w:lang w:val="en-US"/>
          </w:rPr>
          <w:t xml:space="preserve"> </w:t>
        </w:r>
      </w:ins>
      <w:ins w:id="139" w:author="SPVJF-GA-03" w:date="2021-04-09T13:39:00Z">
        <w:r w:rsidR="00A67E4C" w:rsidRPr="00FB5AE6">
          <w:rPr>
            <w:lang w:val="en-US"/>
          </w:rPr>
          <w:t xml:space="preserve">dan </w:t>
        </w:r>
        <w:del w:id="140" w:author="ROHAYATI" w:date="2024-08-02T13:36:00Z">
          <w:r w:rsidR="00A67E4C" w:rsidRPr="00FB5AE6" w:rsidDel="00320EAA">
            <w:rPr>
              <w:lang w:val="en-US"/>
            </w:rPr>
            <w:delText xml:space="preserve">untuk produk yang tidak disebutkan pada ayat 1 diatas, </w:delText>
          </w:r>
        </w:del>
        <w:proofErr w:type="spellStart"/>
        <w:r w:rsidR="00A67E4C" w:rsidRPr="00FB5AE6">
          <w:rPr>
            <w:lang w:val="en-US"/>
          </w:rPr>
          <w:t>harus</w:t>
        </w:r>
        <w:proofErr w:type="spellEnd"/>
        <w:r w:rsidR="00A67E4C" w:rsidRPr="00FB5AE6">
          <w:rPr>
            <w:lang w:val="en-US"/>
          </w:rPr>
          <w:t xml:space="preserve"> </w:t>
        </w:r>
        <w:proofErr w:type="spellStart"/>
        <w:r w:rsidR="00A67E4C" w:rsidRPr="00FB5AE6">
          <w:rPr>
            <w:lang w:val="en-US"/>
          </w:rPr>
          <w:t>berdasarkan</w:t>
        </w:r>
        <w:proofErr w:type="spellEnd"/>
        <w:r w:rsidR="00A67E4C" w:rsidRPr="00FB5AE6">
          <w:rPr>
            <w:lang w:val="en-US"/>
          </w:rPr>
          <w:t xml:space="preserve"> Surat </w:t>
        </w:r>
        <w:proofErr w:type="spellStart"/>
        <w:r w:rsidR="00A67E4C" w:rsidRPr="00FB5AE6">
          <w:rPr>
            <w:lang w:val="en-US"/>
          </w:rPr>
          <w:t>Penawaran</w:t>
        </w:r>
        <w:proofErr w:type="spellEnd"/>
        <w:r w:rsidR="00A67E4C" w:rsidRPr="00FB5AE6">
          <w:rPr>
            <w:lang w:val="en-US"/>
          </w:rPr>
          <w:t xml:space="preserve"> yang </w:t>
        </w:r>
        <w:proofErr w:type="spellStart"/>
        <w:r w:rsidR="00A67E4C" w:rsidRPr="00FB5AE6">
          <w:rPr>
            <w:lang w:val="en-US"/>
          </w:rPr>
          <w:t>disetujui</w:t>
        </w:r>
        <w:proofErr w:type="spellEnd"/>
        <w:r w:rsidR="00A67E4C" w:rsidRPr="00FB5AE6">
          <w:rPr>
            <w:lang w:val="en-US"/>
          </w:rPr>
          <w:t xml:space="preserve"> </w:t>
        </w:r>
        <w:r w:rsidR="00A67E4C" w:rsidRPr="00FB5AE6">
          <w:rPr>
            <w:b/>
            <w:lang w:val="en-US"/>
          </w:rPr>
          <w:t>Para</w:t>
        </w:r>
        <w:r w:rsidR="00A67E4C" w:rsidRPr="00FB5AE6">
          <w:rPr>
            <w:lang w:val="en-US"/>
          </w:rPr>
          <w:t xml:space="preserve"> </w:t>
        </w:r>
        <w:proofErr w:type="spellStart"/>
        <w:r w:rsidR="00A67E4C" w:rsidRPr="00FB5AE6">
          <w:rPr>
            <w:b/>
            <w:lang w:val="en-US"/>
          </w:rPr>
          <w:t>Pihak</w:t>
        </w:r>
        <w:proofErr w:type="spellEnd"/>
        <w:r w:rsidR="00A67E4C" w:rsidRPr="00FB5AE6">
          <w:rPr>
            <w:b/>
          </w:rPr>
          <w:t>.</w:t>
        </w:r>
      </w:ins>
      <w:del w:id="141" w:author="SPVJF-GA-03" w:date="2021-04-09T13:39:00Z">
        <w:r w:rsidRPr="004F2AF7" w:rsidDel="00A67E4C">
          <w:rPr>
            <w:b/>
            <w:color w:val="000000" w:themeColor="text1"/>
          </w:rPr>
          <w:delText>.</w:delText>
        </w:r>
      </w:del>
    </w:p>
    <w:p w14:paraId="4874A734" w14:textId="77777777" w:rsidR="007D7353" w:rsidRPr="004F2AF7" w:rsidDel="00320EAA" w:rsidRDefault="006921BD" w:rsidP="004F2AF7">
      <w:pPr>
        <w:pStyle w:val="Default"/>
        <w:numPr>
          <w:ilvl w:val="0"/>
          <w:numId w:val="22"/>
        </w:numPr>
        <w:spacing w:line="276" w:lineRule="auto"/>
        <w:ind w:left="567" w:hanging="567"/>
        <w:jc w:val="both"/>
        <w:rPr>
          <w:del w:id="142" w:author="ROHAYATI" w:date="2024-08-02T13:36:00Z"/>
          <w:color w:val="000000" w:themeColor="text1"/>
        </w:rPr>
      </w:pPr>
      <w:del w:id="143" w:author="ROHAYATI" w:date="2024-08-02T13:36:00Z">
        <w:r w:rsidRPr="004F2AF7" w:rsidDel="00320EAA">
          <w:rPr>
            <w:color w:val="000000" w:themeColor="text1"/>
          </w:rPr>
          <w:delText>Harga dalam a</w:delText>
        </w:r>
        <w:r w:rsidR="000A4DEB" w:rsidRPr="004F2AF7" w:rsidDel="00320EAA">
          <w:rPr>
            <w:color w:val="000000" w:themeColor="text1"/>
          </w:rPr>
          <w:delText>yat</w:delText>
        </w:r>
        <w:r w:rsidRPr="004F2AF7" w:rsidDel="00320EAA">
          <w:rPr>
            <w:color w:val="000000" w:themeColor="text1"/>
          </w:rPr>
          <w:delText xml:space="preserve"> </w:delText>
        </w:r>
        <w:r w:rsidR="006257F5" w:rsidRPr="004F2AF7" w:rsidDel="00320EAA">
          <w:rPr>
            <w:color w:val="000000" w:themeColor="text1"/>
          </w:rPr>
          <w:delText>(1)</w:delText>
        </w:r>
        <w:r w:rsidR="000A4DEB" w:rsidRPr="004F2AF7" w:rsidDel="00320EAA">
          <w:rPr>
            <w:color w:val="000000" w:themeColor="text1"/>
          </w:rPr>
          <w:delText xml:space="preserve"> </w:delText>
        </w:r>
        <w:r w:rsidRPr="004F2AF7" w:rsidDel="00320EAA">
          <w:rPr>
            <w:color w:val="000000" w:themeColor="text1"/>
          </w:rPr>
          <w:delText>di</w:delText>
        </w:r>
        <w:r w:rsidR="006257F5" w:rsidRPr="004F2AF7" w:rsidDel="00320EAA">
          <w:rPr>
            <w:color w:val="000000" w:themeColor="text1"/>
          </w:rPr>
          <w:delText xml:space="preserve"> </w:delText>
        </w:r>
        <w:r w:rsidRPr="004F2AF7" w:rsidDel="00320EAA">
          <w:rPr>
            <w:color w:val="000000" w:themeColor="text1"/>
          </w:rPr>
          <w:delText>atas</w:delText>
        </w:r>
        <w:r w:rsidR="0008012D" w:rsidRPr="004F2AF7" w:rsidDel="00320EAA">
          <w:rPr>
            <w:color w:val="000000" w:themeColor="text1"/>
          </w:rPr>
          <w:delText xml:space="preserve"> </w:delText>
        </w:r>
        <w:r w:rsidR="000A4DEB" w:rsidRPr="004F2AF7" w:rsidDel="00320EAA">
          <w:rPr>
            <w:color w:val="000000" w:themeColor="text1"/>
          </w:rPr>
          <w:delText>belum</w:delText>
        </w:r>
        <w:r w:rsidRPr="004F2AF7" w:rsidDel="00320EAA">
          <w:rPr>
            <w:color w:val="000000" w:themeColor="text1"/>
          </w:rPr>
          <w:delText xml:space="preserve"> termasuk pajak</w:delText>
        </w:r>
        <w:r w:rsidR="00C419A0" w:rsidRPr="004F2AF7" w:rsidDel="00320EAA">
          <w:rPr>
            <w:color w:val="000000" w:themeColor="text1"/>
          </w:rPr>
          <w:delText xml:space="preserve"> (PPN), PPN ditanggung </w:delText>
        </w:r>
        <w:r w:rsidR="00C419A0" w:rsidRPr="004F2AF7" w:rsidDel="00320EAA">
          <w:rPr>
            <w:b/>
            <w:color w:val="000000" w:themeColor="text1"/>
          </w:rPr>
          <w:delText>Pihak Kedua</w:delText>
        </w:r>
        <w:r w:rsidR="007D7353" w:rsidRPr="004F2AF7" w:rsidDel="00320EAA">
          <w:rPr>
            <w:b/>
            <w:color w:val="000000" w:themeColor="text1"/>
          </w:rPr>
          <w:delText>.</w:delText>
        </w:r>
      </w:del>
    </w:p>
    <w:p w14:paraId="3E3F482A" w14:textId="77777777" w:rsidR="006257F5" w:rsidRPr="008E7BD2" w:rsidDel="00320EAA" w:rsidRDefault="006257F5" w:rsidP="004F2AF7">
      <w:pPr>
        <w:pStyle w:val="Default"/>
        <w:numPr>
          <w:ilvl w:val="0"/>
          <w:numId w:val="22"/>
        </w:numPr>
        <w:spacing w:line="276" w:lineRule="auto"/>
        <w:ind w:left="567" w:hanging="567"/>
        <w:jc w:val="both"/>
        <w:rPr>
          <w:del w:id="144" w:author="ROHAYATI" w:date="2024-08-02T13:36:00Z"/>
          <w:color w:val="000000" w:themeColor="text1"/>
        </w:rPr>
      </w:pPr>
      <w:del w:id="145" w:author="ROHAYATI" w:date="2024-08-02T13:36:00Z">
        <w:r w:rsidRPr="004F2AF7" w:rsidDel="00320EAA">
          <w:rPr>
            <w:color w:val="000000" w:themeColor="text1"/>
          </w:rPr>
          <w:delText>Harga dalam ayat (1) di atas berlaku selama waktu perjanjian.</w:delText>
        </w:r>
      </w:del>
    </w:p>
    <w:p w14:paraId="1CC037AB" w14:textId="77777777" w:rsidR="008E7BD2" w:rsidRPr="004F2AF7" w:rsidRDefault="008E7BD2" w:rsidP="004F2AF7">
      <w:pPr>
        <w:pStyle w:val="Default"/>
        <w:numPr>
          <w:ilvl w:val="0"/>
          <w:numId w:val="22"/>
        </w:numPr>
        <w:spacing w:line="276" w:lineRule="auto"/>
        <w:ind w:left="567" w:hanging="567"/>
        <w:jc w:val="both"/>
        <w:rPr>
          <w:color w:val="000000" w:themeColor="text1"/>
        </w:rPr>
      </w:pPr>
      <w:ins w:id="146" w:author="SPVJF-GA-03" w:date="2021-04-06T09:16:00Z">
        <w:r w:rsidRPr="008E7BD2">
          <w:rPr>
            <w:color w:val="000000" w:themeColor="text1"/>
          </w:rPr>
          <w:t>Semua lampiran maupun surat penawaran yang muncul selama periode perjanjian merupakan bagian yang tidak terpisahkan dari surat perjanjian in</w:t>
        </w:r>
        <w:proofErr w:type="spellStart"/>
        <w:r w:rsidRPr="008E7BD2">
          <w:rPr>
            <w:color w:val="000000" w:themeColor="text1"/>
            <w:lang w:val="en-US"/>
          </w:rPr>
          <w:t>i</w:t>
        </w:r>
        <w:proofErr w:type="spellEnd"/>
        <w:r w:rsidRPr="008E7BD2">
          <w:rPr>
            <w:color w:val="000000" w:themeColor="text1"/>
            <w:lang w:val="en-US"/>
          </w:rPr>
          <w:t>.</w:t>
        </w:r>
      </w:ins>
    </w:p>
    <w:p w14:paraId="15246EBE" w14:textId="77777777" w:rsidR="00D826E6" w:rsidRPr="004F2AF7" w:rsidRDefault="00D826E6" w:rsidP="004F2AF7">
      <w:pPr>
        <w:pStyle w:val="Default"/>
        <w:spacing w:line="276" w:lineRule="auto"/>
        <w:rPr>
          <w:b/>
          <w:bCs/>
          <w:color w:val="000000" w:themeColor="text1"/>
        </w:rPr>
      </w:pPr>
    </w:p>
    <w:p w14:paraId="31B93DC6" w14:textId="77777777" w:rsidR="004F25E8" w:rsidRPr="004F2AF7" w:rsidRDefault="004F25E8" w:rsidP="004F2AF7">
      <w:pPr>
        <w:pStyle w:val="Default"/>
        <w:spacing w:line="276" w:lineRule="auto"/>
        <w:jc w:val="center"/>
        <w:rPr>
          <w:b/>
          <w:bCs/>
          <w:color w:val="000000" w:themeColor="text1"/>
        </w:rPr>
      </w:pPr>
      <w:r w:rsidRPr="004F2AF7">
        <w:rPr>
          <w:b/>
          <w:bCs/>
          <w:color w:val="000000" w:themeColor="text1"/>
        </w:rPr>
        <w:t>Pasal 2</w:t>
      </w:r>
    </w:p>
    <w:p w14:paraId="2A83AB19" w14:textId="77777777" w:rsidR="004F25E8" w:rsidRPr="004F2AF7" w:rsidRDefault="004F25E8" w:rsidP="004F2AF7">
      <w:pPr>
        <w:pStyle w:val="Default"/>
        <w:spacing w:line="276" w:lineRule="auto"/>
        <w:jc w:val="center"/>
        <w:rPr>
          <w:b/>
          <w:bCs/>
          <w:color w:val="000000" w:themeColor="text1"/>
        </w:rPr>
      </w:pPr>
      <w:r w:rsidRPr="004F2AF7">
        <w:rPr>
          <w:b/>
          <w:bCs/>
          <w:color w:val="000000" w:themeColor="text1"/>
        </w:rPr>
        <w:t>Pengiriman</w:t>
      </w:r>
    </w:p>
    <w:p w14:paraId="1847B394" w14:textId="77777777"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Cs/>
          <w:color w:val="000000" w:themeColor="text1"/>
        </w:rPr>
        <w:t xml:space="preserve">Biaya transportasi yang timbul dari tempat </w:t>
      </w:r>
      <w:r w:rsidRPr="004F2AF7">
        <w:rPr>
          <w:b/>
          <w:bCs/>
          <w:color w:val="000000" w:themeColor="text1"/>
        </w:rPr>
        <w:t>Pihak Pertama</w:t>
      </w:r>
      <w:r w:rsidRPr="004F2AF7">
        <w:rPr>
          <w:bCs/>
          <w:color w:val="000000" w:themeColor="text1"/>
        </w:rPr>
        <w:t xml:space="preserve"> ke tempat </w:t>
      </w:r>
      <w:r w:rsidRPr="004F2AF7">
        <w:rPr>
          <w:b/>
          <w:bCs/>
          <w:color w:val="000000" w:themeColor="text1"/>
        </w:rPr>
        <w:t>Pihak Kedua</w:t>
      </w:r>
      <w:r w:rsidRPr="004F2AF7">
        <w:rPr>
          <w:bCs/>
          <w:color w:val="000000" w:themeColor="text1"/>
        </w:rPr>
        <w:t xml:space="preserve"> sepenuhnya menjadi tanggung jawab </w:t>
      </w:r>
      <w:r w:rsidRPr="004F2AF7">
        <w:rPr>
          <w:b/>
          <w:bCs/>
          <w:color w:val="000000" w:themeColor="text1"/>
        </w:rPr>
        <w:t>Pihak Pertama</w:t>
      </w:r>
      <w:r w:rsidRPr="004F2AF7">
        <w:rPr>
          <w:bCs/>
          <w:color w:val="000000" w:themeColor="text1"/>
        </w:rPr>
        <w:t>.</w:t>
      </w:r>
    </w:p>
    <w:p w14:paraId="11C0F1E9" w14:textId="77777777"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Cs/>
          <w:color w:val="000000" w:themeColor="text1"/>
        </w:rPr>
        <w:t xml:space="preserve">Resiko kerusakan akibat proses pengiriman menjadi tanggung jawab </w:t>
      </w:r>
      <w:r w:rsidRPr="004F2AF7">
        <w:rPr>
          <w:b/>
          <w:bCs/>
          <w:color w:val="000000" w:themeColor="text1"/>
        </w:rPr>
        <w:t>Pihak Pertama</w:t>
      </w:r>
      <w:r w:rsidRPr="004F2AF7">
        <w:rPr>
          <w:bCs/>
          <w:color w:val="000000" w:themeColor="text1"/>
        </w:rPr>
        <w:t>.</w:t>
      </w:r>
    </w:p>
    <w:p w14:paraId="320D3383" w14:textId="77777777"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Cs/>
          <w:color w:val="000000" w:themeColor="text1"/>
        </w:rPr>
        <w:t xml:space="preserve">Jumlah </w:t>
      </w:r>
      <w:r w:rsidR="0084356D" w:rsidRPr="004F2AF7">
        <w:rPr>
          <w:bCs/>
          <w:color w:val="000000" w:themeColor="text1"/>
        </w:rPr>
        <w:t>produk</w:t>
      </w:r>
      <w:r w:rsidRPr="004F2AF7">
        <w:rPr>
          <w:bCs/>
          <w:color w:val="000000" w:themeColor="text1"/>
        </w:rPr>
        <w:t xml:space="preserve"> dan waktu pengiriman harus sesuai dengan yang sudah ditetapkan di </w:t>
      </w:r>
      <w:r w:rsidRPr="004F2AF7">
        <w:rPr>
          <w:bCs/>
          <w:i/>
          <w:color w:val="000000" w:themeColor="text1"/>
        </w:rPr>
        <w:t>Purchase Order</w:t>
      </w:r>
      <w:r w:rsidRPr="004F2AF7">
        <w:rPr>
          <w:bCs/>
          <w:color w:val="000000" w:themeColor="text1"/>
        </w:rPr>
        <w:t xml:space="preserve"> yang diterbitkan oleh </w:t>
      </w:r>
      <w:r w:rsidRPr="004F2AF7">
        <w:rPr>
          <w:b/>
          <w:bCs/>
          <w:color w:val="000000" w:themeColor="text1"/>
        </w:rPr>
        <w:t>Pihak Kedua</w:t>
      </w:r>
      <w:r w:rsidRPr="004F2AF7">
        <w:rPr>
          <w:bCs/>
          <w:color w:val="000000" w:themeColor="text1"/>
        </w:rPr>
        <w:t>.</w:t>
      </w:r>
    </w:p>
    <w:p w14:paraId="3F7E0773" w14:textId="77777777"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Cs/>
          <w:color w:val="000000" w:themeColor="text1"/>
        </w:rPr>
        <w:t xml:space="preserve">Apabila </w:t>
      </w:r>
      <w:r w:rsidRPr="004F2AF7">
        <w:rPr>
          <w:b/>
          <w:bCs/>
          <w:color w:val="000000" w:themeColor="text1"/>
        </w:rPr>
        <w:t>Pihak Pertama</w:t>
      </w:r>
      <w:r w:rsidRPr="004F2AF7">
        <w:rPr>
          <w:bCs/>
          <w:color w:val="000000" w:themeColor="text1"/>
        </w:rPr>
        <w:t xml:space="preserve"> akan melakukan pengiriman </w:t>
      </w:r>
      <w:r w:rsidR="0084356D" w:rsidRPr="004F2AF7">
        <w:rPr>
          <w:bCs/>
          <w:color w:val="000000" w:themeColor="text1"/>
        </w:rPr>
        <w:t>produk</w:t>
      </w:r>
      <w:r w:rsidRPr="004F2AF7">
        <w:rPr>
          <w:bCs/>
          <w:color w:val="000000" w:themeColor="text1"/>
        </w:rPr>
        <w:t xml:space="preserve"> kepada </w:t>
      </w:r>
      <w:r w:rsidRPr="004F2AF7">
        <w:rPr>
          <w:b/>
          <w:bCs/>
          <w:color w:val="000000" w:themeColor="text1"/>
        </w:rPr>
        <w:t>Pihak Kedua</w:t>
      </w:r>
      <w:r w:rsidRPr="004F2AF7">
        <w:rPr>
          <w:bCs/>
          <w:color w:val="000000" w:themeColor="text1"/>
        </w:rPr>
        <w:t xml:space="preserve"> melebihi waktu atau tidak pada hari kerja yang telah ditentukan maka </w:t>
      </w:r>
      <w:r w:rsidRPr="004F2AF7">
        <w:rPr>
          <w:b/>
          <w:bCs/>
          <w:color w:val="000000" w:themeColor="text1"/>
        </w:rPr>
        <w:t>Pihak Pertama</w:t>
      </w:r>
      <w:r w:rsidRPr="004F2AF7">
        <w:rPr>
          <w:bCs/>
          <w:color w:val="000000" w:themeColor="text1"/>
        </w:rPr>
        <w:t xml:space="preserve"> harus menginformasikan kepada</w:t>
      </w:r>
      <w:r w:rsidRPr="004F2AF7">
        <w:rPr>
          <w:b/>
          <w:bCs/>
          <w:color w:val="000000" w:themeColor="text1"/>
        </w:rPr>
        <w:t xml:space="preserve"> Pihak Kedua </w:t>
      </w:r>
      <w:r w:rsidRPr="004F2AF7">
        <w:rPr>
          <w:bCs/>
          <w:color w:val="000000" w:themeColor="text1"/>
        </w:rPr>
        <w:t>terlebih dahulu.</w:t>
      </w:r>
    </w:p>
    <w:p w14:paraId="60F09EF7" w14:textId="77777777"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Cs/>
          <w:color w:val="000000" w:themeColor="text1"/>
        </w:rPr>
        <w:t>Batas waktu pengiriman</w:t>
      </w:r>
      <w:r w:rsidR="0084356D" w:rsidRPr="004F2AF7">
        <w:rPr>
          <w:bCs/>
          <w:color w:val="000000" w:themeColor="text1"/>
        </w:rPr>
        <w:t xml:space="preserve"> produk</w:t>
      </w:r>
      <w:r w:rsidRPr="004F2AF7">
        <w:rPr>
          <w:bCs/>
          <w:color w:val="000000" w:themeColor="text1"/>
        </w:rPr>
        <w:t xml:space="preserve"> sesuai dengan jadwal yang sudah disetujui </w:t>
      </w:r>
      <w:r w:rsidRPr="004F2AF7">
        <w:rPr>
          <w:b/>
          <w:bCs/>
          <w:color w:val="000000" w:themeColor="text1"/>
        </w:rPr>
        <w:t>Para Pihak</w:t>
      </w:r>
      <w:r w:rsidRPr="004F2AF7">
        <w:rPr>
          <w:bCs/>
          <w:color w:val="000000" w:themeColor="text1"/>
        </w:rPr>
        <w:t>.</w:t>
      </w:r>
    </w:p>
    <w:p w14:paraId="0A0F61EB" w14:textId="77777777"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Cs/>
          <w:color w:val="000000" w:themeColor="text1"/>
        </w:rPr>
        <w:t xml:space="preserve">Apabila terjadi keterlambatan dalam pengiriman maka </w:t>
      </w:r>
      <w:r w:rsidRPr="004F2AF7">
        <w:rPr>
          <w:b/>
          <w:bCs/>
          <w:color w:val="000000" w:themeColor="text1"/>
        </w:rPr>
        <w:t>Pihak Pertama</w:t>
      </w:r>
      <w:r w:rsidRPr="004F2AF7">
        <w:rPr>
          <w:bCs/>
          <w:color w:val="000000" w:themeColor="text1"/>
        </w:rPr>
        <w:t xml:space="preserve"> wajib membayar biaya keterlambatan 0,1</w:t>
      </w:r>
      <w:r w:rsidRPr="004F2AF7">
        <w:rPr>
          <w:bCs/>
          <w:color w:val="000000" w:themeColor="text1"/>
          <w:vertAlign w:val="superscript"/>
        </w:rPr>
        <w:t>0</w:t>
      </w:r>
      <w:r w:rsidRPr="004F2AF7">
        <w:rPr>
          <w:bCs/>
          <w:color w:val="000000" w:themeColor="text1"/>
        </w:rPr>
        <w:t>/</w:t>
      </w:r>
      <w:r w:rsidRPr="004F2AF7">
        <w:rPr>
          <w:bCs/>
          <w:color w:val="000000" w:themeColor="text1"/>
          <w:vertAlign w:val="subscript"/>
        </w:rPr>
        <w:t xml:space="preserve">0 </w:t>
      </w:r>
      <w:r w:rsidRPr="004F2AF7">
        <w:rPr>
          <w:bCs/>
          <w:color w:val="000000" w:themeColor="text1"/>
        </w:rPr>
        <w:t xml:space="preserve">(nol koma satu persen) per hari keterlambatan dari total harga </w:t>
      </w:r>
      <w:r w:rsidR="0084356D" w:rsidRPr="004F2AF7">
        <w:rPr>
          <w:bCs/>
          <w:color w:val="000000" w:themeColor="text1"/>
        </w:rPr>
        <w:t>produk</w:t>
      </w:r>
      <w:r w:rsidR="006257F5" w:rsidRPr="004F2AF7">
        <w:rPr>
          <w:bCs/>
          <w:color w:val="000000" w:themeColor="text1"/>
        </w:rPr>
        <w:t xml:space="preserve"> yang dipesan </w:t>
      </w:r>
      <w:r w:rsidR="006257F5" w:rsidRPr="004F2AF7">
        <w:rPr>
          <w:b/>
          <w:bCs/>
          <w:color w:val="000000" w:themeColor="text1"/>
        </w:rPr>
        <w:t>Pihak Kedua</w:t>
      </w:r>
      <w:r w:rsidRPr="004F2AF7">
        <w:rPr>
          <w:bCs/>
          <w:color w:val="000000" w:themeColor="text1"/>
        </w:rPr>
        <w:t>.</w:t>
      </w:r>
    </w:p>
    <w:p w14:paraId="0B2C3556" w14:textId="77777777" w:rsidR="006257F5" w:rsidRPr="004F2AF7" w:rsidRDefault="006257F5" w:rsidP="004F2AF7">
      <w:pPr>
        <w:pStyle w:val="Default"/>
        <w:numPr>
          <w:ilvl w:val="0"/>
          <w:numId w:val="10"/>
        </w:numPr>
        <w:spacing w:line="276" w:lineRule="auto"/>
        <w:ind w:left="567" w:hanging="567"/>
        <w:jc w:val="both"/>
        <w:rPr>
          <w:bCs/>
          <w:color w:val="000000" w:themeColor="text1"/>
        </w:rPr>
      </w:pPr>
      <w:r w:rsidRPr="004F2AF7">
        <w:rPr>
          <w:bCs/>
          <w:color w:val="000000" w:themeColor="text1"/>
        </w:rPr>
        <w:t xml:space="preserve">Pembayaran ayat (6) paling lambat 15 (lima belas) hari setelah tagihan klaim diterima </w:t>
      </w:r>
      <w:r w:rsidRPr="004F2AF7">
        <w:rPr>
          <w:b/>
          <w:bCs/>
          <w:color w:val="000000" w:themeColor="text1"/>
        </w:rPr>
        <w:t>Pihak Pertama</w:t>
      </w:r>
      <w:r w:rsidRPr="004F2AF7">
        <w:rPr>
          <w:bCs/>
          <w:color w:val="000000" w:themeColor="text1"/>
        </w:rPr>
        <w:t>.</w:t>
      </w:r>
    </w:p>
    <w:p w14:paraId="3A06EA3A" w14:textId="77777777"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
          <w:bCs/>
          <w:color w:val="000000" w:themeColor="text1"/>
        </w:rPr>
        <w:t>Para Pihak</w:t>
      </w:r>
      <w:r w:rsidRPr="004F2AF7">
        <w:rPr>
          <w:bCs/>
          <w:color w:val="000000" w:themeColor="text1"/>
        </w:rPr>
        <w:t xml:space="preserve"> sepakat sebelum dilakukan penyerahan </w:t>
      </w:r>
      <w:r w:rsidR="0084356D" w:rsidRPr="004F2AF7">
        <w:rPr>
          <w:bCs/>
          <w:color w:val="000000" w:themeColor="text1"/>
        </w:rPr>
        <w:t>produk</w:t>
      </w:r>
      <w:r w:rsidRPr="004F2AF7">
        <w:rPr>
          <w:bCs/>
          <w:color w:val="000000" w:themeColor="text1"/>
        </w:rPr>
        <w:t xml:space="preserve"> dari </w:t>
      </w:r>
      <w:r w:rsidRPr="004F2AF7">
        <w:rPr>
          <w:b/>
          <w:bCs/>
          <w:color w:val="000000" w:themeColor="text1"/>
        </w:rPr>
        <w:t>Pihak Pertama</w:t>
      </w:r>
      <w:r w:rsidRPr="004F2AF7">
        <w:rPr>
          <w:bCs/>
          <w:color w:val="000000" w:themeColor="text1"/>
        </w:rPr>
        <w:t xml:space="preserve"> kepada </w:t>
      </w:r>
      <w:r w:rsidRPr="004F2AF7">
        <w:rPr>
          <w:b/>
          <w:bCs/>
          <w:color w:val="000000" w:themeColor="text1"/>
        </w:rPr>
        <w:t>Pihak Kedua</w:t>
      </w:r>
      <w:r w:rsidRPr="004F2AF7">
        <w:rPr>
          <w:bCs/>
          <w:color w:val="000000" w:themeColor="text1"/>
        </w:rPr>
        <w:t>, dilakukan pengecekan</w:t>
      </w:r>
      <w:r w:rsidR="0084356D" w:rsidRPr="004F2AF7">
        <w:rPr>
          <w:bCs/>
          <w:color w:val="000000" w:themeColor="text1"/>
        </w:rPr>
        <w:t xml:space="preserve"> produk </w:t>
      </w:r>
      <w:r w:rsidRPr="004F2AF7">
        <w:rPr>
          <w:bCs/>
          <w:color w:val="000000" w:themeColor="text1"/>
        </w:rPr>
        <w:t xml:space="preserve">(jumlah, kualitas, dll) antara </w:t>
      </w:r>
      <w:r w:rsidRPr="004F2AF7">
        <w:rPr>
          <w:b/>
          <w:bCs/>
          <w:color w:val="000000" w:themeColor="text1"/>
        </w:rPr>
        <w:t>Pihak Pertama</w:t>
      </w:r>
      <w:r w:rsidRPr="004F2AF7">
        <w:rPr>
          <w:bCs/>
          <w:color w:val="000000" w:themeColor="text1"/>
        </w:rPr>
        <w:t xml:space="preserve"> dan </w:t>
      </w:r>
      <w:r w:rsidRPr="004F2AF7">
        <w:rPr>
          <w:b/>
          <w:bCs/>
          <w:color w:val="000000" w:themeColor="text1"/>
        </w:rPr>
        <w:t>Pihak Kedua</w:t>
      </w:r>
      <w:r w:rsidRPr="004F2AF7">
        <w:rPr>
          <w:bCs/>
          <w:color w:val="000000" w:themeColor="text1"/>
        </w:rPr>
        <w:t>.</w:t>
      </w:r>
    </w:p>
    <w:p w14:paraId="36547F93" w14:textId="77777777" w:rsidR="00414AE8" w:rsidRPr="004F2AF7" w:rsidRDefault="00414AE8" w:rsidP="004F2AF7">
      <w:pPr>
        <w:pStyle w:val="Default"/>
        <w:spacing w:line="276" w:lineRule="auto"/>
        <w:jc w:val="center"/>
        <w:rPr>
          <w:b/>
          <w:bCs/>
          <w:color w:val="000000" w:themeColor="text1"/>
        </w:rPr>
      </w:pPr>
    </w:p>
    <w:p w14:paraId="62AEEF56" w14:textId="77777777" w:rsidR="0094635A" w:rsidRPr="004F2AF7" w:rsidRDefault="0094635A" w:rsidP="004F2AF7">
      <w:pPr>
        <w:pStyle w:val="Default"/>
        <w:spacing w:line="276" w:lineRule="auto"/>
        <w:jc w:val="center"/>
        <w:rPr>
          <w:b/>
          <w:bCs/>
          <w:color w:val="000000" w:themeColor="text1"/>
        </w:rPr>
      </w:pPr>
      <w:r w:rsidRPr="004F2AF7">
        <w:rPr>
          <w:b/>
          <w:bCs/>
          <w:color w:val="000000" w:themeColor="text1"/>
        </w:rPr>
        <w:t>Pasal 3</w:t>
      </w:r>
    </w:p>
    <w:p w14:paraId="6C209446" w14:textId="77777777" w:rsidR="0094635A" w:rsidRPr="004F2AF7" w:rsidRDefault="0094635A" w:rsidP="004F2AF7">
      <w:pPr>
        <w:pStyle w:val="Default"/>
        <w:spacing w:line="276" w:lineRule="auto"/>
        <w:jc w:val="center"/>
        <w:rPr>
          <w:b/>
          <w:bCs/>
          <w:color w:val="000000" w:themeColor="text1"/>
        </w:rPr>
      </w:pPr>
      <w:r w:rsidRPr="004F2AF7">
        <w:rPr>
          <w:b/>
          <w:bCs/>
          <w:color w:val="000000" w:themeColor="text1"/>
        </w:rPr>
        <w:t>Jaminan Kualitas Produk</w:t>
      </w:r>
    </w:p>
    <w:p w14:paraId="38E5400F" w14:textId="77777777" w:rsidR="0094635A" w:rsidRPr="004F2AF7" w:rsidRDefault="0094635A" w:rsidP="004F2AF7">
      <w:pPr>
        <w:pStyle w:val="Default"/>
        <w:numPr>
          <w:ilvl w:val="0"/>
          <w:numId w:val="24"/>
        </w:numPr>
        <w:spacing w:line="276" w:lineRule="auto"/>
        <w:ind w:left="567" w:hanging="567"/>
        <w:jc w:val="both"/>
        <w:rPr>
          <w:bCs/>
          <w:color w:val="000000" w:themeColor="text1"/>
        </w:rPr>
      </w:pPr>
      <w:r w:rsidRPr="004F2AF7">
        <w:rPr>
          <w:b/>
          <w:bCs/>
          <w:color w:val="000000" w:themeColor="text1"/>
        </w:rPr>
        <w:t>Pihak Pertama</w:t>
      </w:r>
      <w:r w:rsidRPr="004F2AF7">
        <w:rPr>
          <w:bCs/>
          <w:color w:val="000000" w:themeColor="text1"/>
        </w:rPr>
        <w:t xml:space="preserve"> menjamin seluruh </w:t>
      </w:r>
      <w:r w:rsidR="00544BEC" w:rsidRPr="004F2AF7">
        <w:rPr>
          <w:bCs/>
          <w:color w:val="000000" w:themeColor="text1"/>
        </w:rPr>
        <w:t>produk</w:t>
      </w:r>
      <w:r w:rsidRPr="004F2AF7">
        <w:rPr>
          <w:bCs/>
          <w:color w:val="000000" w:themeColor="text1"/>
        </w:rPr>
        <w:t xml:space="preserve"> yang dikirim kepada </w:t>
      </w:r>
      <w:r w:rsidRPr="004F2AF7">
        <w:rPr>
          <w:b/>
          <w:bCs/>
          <w:color w:val="000000" w:themeColor="text1"/>
        </w:rPr>
        <w:t>Pihak Kedua</w:t>
      </w:r>
      <w:r w:rsidRPr="004F2AF7">
        <w:rPr>
          <w:bCs/>
          <w:color w:val="000000" w:themeColor="text1"/>
        </w:rPr>
        <w:t xml:space="preserve"> sesuai dengan spesifikasi yang telah disepakati oleh </w:t>
      </w:r>
      <w:r w:rsidRPr="004F2AF7">
        <w:rPr>
          <w:b/>
          <w:bCs/>
          <w:color w:val="000000" w:themeColor="text1"/>
        </w:rPr>
        <w:t>Para Pihak</w:t>
      </w:r>
      <w:r w:rsidRPr="004F2AF7">
        <w:rPr>
          <w:bCs/>
          <w:color w:val="000000" w:themeColor="text1"/>
        </w:rPr>
        <w:t>.</w:t>
      </w:r>
    </w:p>
    <w:p w14:paraId="4DD75863" w14:textId="77777777" w:rsidR="0094635A" w:rsidRPr="004F2AF7" w:rsidRDefault="0094635A" w:rsidP="004F2AF7">
      <w:pPr>
        <w:pStyle w:val="Default"/>
        <w:numPr>
          <w:ilvl w:val="0"/>
          <w:numId w:val="24"/>
        </w:numPr>
        <w:spacing w:line="276" w:lineRule="auto"/>
        <w:ind w:left="567" w:hanging="567"/>
        <w:jc w:val="both"/>
        <w:rPr>
          <w:bCs/>
          <w:color w:val="000000" w:themeColor="text1"/>
        </w:rPr>
      </w:pPr>
      <w:r w:rsidRPr="004F2AF7">
        <w:rPr>
          <w:b/>
          <w:bCs/>
          <w:color w:val="000000" w:themeColor="text1"/>
        </w:rPr>
        <w:t>Pihak Pert</w:t>
      </w:r>
      <w:r w:rsidR="00C8217D" w:rsidRPr="004F2AF7">
        <w:rPr>
          <w:b/>
          <w:bCs/>
          <w:color w:val="000000" w:themeColor="text1"/>
        </w:rPr>
        <w:t>a</w:t>
      </w:r>
      <w:r w:rsidRPr="004F2AF7">
        <w:rPr>
          <w:b/>
          <w:bCs/>
          <w:color w:val="000000" w:themeColor="text1"/>
        </w:rPr>
        <w:t xml:space="preserve">ma </w:t>
      </w:r>
      <w:r w:rsidRPr="004F2AF7">
        <w:rPr>
          <w:bCs/>
          <w:color w:val="000000" w:themeColor="text1"/>
        </w:rPr>
        <w:t>menjamin seluruh</w:t>
      </w:r>
      <w:r w:rsidR="00544BEC" w:rsidRPr="004F2AF7">
        <w:rPr>
          <w:bCs/>
          <w:color w:val="000000" w:themeColor="text1"/>
        </w:rPr>
        <w:t xml:space="preserve"> produk</w:t>
      </w:r>
      <w:r w:rsidRPr="004F2AF7">
        <w:rPr>
          <w:bCs/>
          <w:color w:val="000000" w:themeColor="text1"/>
        </w:rPr>
        <w:t xml:space="preserve"> yang dikirim kepada </w:t>
      </w:r>
      <w:r w:rsidRPr="004F2AF7">
        <w:rPr>
          <w:b/>
          <w:bCs/>
          <w:color w:val="000000" w:themeColor="text1"/>
        </w:rPr>
        <w:t>Pihak Kedua</w:t>
      </w:r>
      <w:r w:rsidRPr="004F2AF7">
        <w:rPr>
          <w:bCs/>
          <w:color w:val="000000" w:themeColor="text1"/>
        </w:rPr>
        <w:t xml:space="preserve"> sesuai dengan standar</w:t>
      </w:r>
      <w:r w:rsidR="00CD3FD1" w:rsidRPr="004F2AF7">
        <w:rPr>
          <w:bCs/>
          <w:color w:val="000000" w:themeColor="text1"/>
        </w:rPr>
        <w:t xml:space="preserve"> </w:t>
      </w:r>
      <w:r w:rsidRPr="004F2AF7">
        <w:rPr>
          <w:bCs/>
          <w:color w:val="000000" w:themeColor="text1"/>
        </w:rPr>
        <w:t>produk yang baik.</w:t>
      </w:r>
    </w:p>
    <w:p w14:paraId="5966BF1B" w14:textId="77777777" w:rsidR="0094635A" w:rsidRPr="004F2AF7" w:rsidRDefault="0094635A" w:rsidP="004F2AF7">
      <w:pPr>
        <w:pStyle w:val="Default"/>
        <w:numPr>
          <w:ilvl w:val="0"/>
          <w:numId w:val="24"/>
        </w:numPr>
        <w:spacing w:line="276" w:lineRule="auto"/>
        <w:ind w:left="567" w:hanging="567"/>
        <w:jc w:val="both"/>
        <w:rPr>
          <w:bCs/>
          <w:color w:val="000000" w:themeColor="text1"/>
        </w:rPr>
      </w:pPr>
      <w:r w:rsidRPr="004F2AF7">
        <w:rPr>
          <w:b/>
          <w:bCs/>
          <w:color w:val="000000" w:themeColor="text1"/>
        </w:rPr>
        <w:t xml:space="preserve">Pihak Pertama </w:t>
      </w:r>
      <w:r w:rsidR="00C8217D" w:rsidRPr="004F2AF7">
        <w:rPr>
          <w:bCs/>
          <w:color w:val="000000" w:themeColor="text1"/>
        </w:rPr>
        <w:t>bersedia mengganti sebagian</w:t>
      </w:r>
      <w:r w:rsidR="00544BEC" w:rsidRPr="004F2AF7">
        <w:rPr>
          <w:bCs/>
          <w:color w:val="000000" w:themeColor="text1"/>
        </w:rPr>
        <w:t xml:space="preserve"> dan/atau seluruhnya atas produk</w:t>
      </w:r>
      <w:r w:rsidR="00CD3FD1" w:rsidRPr="004F2AF7">
        <w:rPr>
          <w:bCs/>
          <w:color w:val="000000" w:themeColor="text1"/>
        </w:rPr>
        <w:t xml:space="preserve"> yang telah dikirim </w:t>
      </w:r>
      <w:r w:rsidR="00C8217D" w:rsidRPr="004F2AF7">
        <w:rPr>
          <w:bCs/>
          <w:color w:val="000000" w:themeColor="text1"/>
        </w:rPr>
        <w:t xml:space="preserve">apabila </w:t>
      </w:r>
      <w:r w:rsidR="00544BEC" w:rsidRPr="004F2AF7">
        <w:rPr>
          <w:bCs/>
          <w:color w:val="000000" w:themeColor="text1"/>
        </w:rPr>
        <w:t xml:space="preserve">diketahui ada produk </w:t>
      </w:r>
      <w:r w:rsidR="00C8217D" w:rsidRPr="004F2AF7">
        <w:rPr>
          <w:bCs/>
          <w:color w:val="000000" w:themeColor="text1"/>
        </w:rPr>
        <w:t>cacat atau</w:t>
      </w:r>
      <w:r w:rsidR="00CD3FD1" w:rsidRPr="004F2AF7">
        <w:rPr>
          <w:bCs/>
          <w:color w:val="000000" w:themeColor="text1"/>
        </w:rPr>
        <w:t xml:space="preserve"> tidak sesuai sebagaimana dalam ayat (1) dan (2).</w:t>
      </w:r>
    </w:p>
    <w:p w14:paraId="55BE5349" w14:textId="77777777" w:rsidR="00C8217D" w:rsidRPr="004F2AF7" w:rsidRDefault="00544BEC" w:rsidP="004F2AF7">
      <w:pPr>
        <w:pStyle w:val="Default"/>
        <w:numPr>
          <w:ilvl w:val="0"/>
          <w:numId w:val="24"/>
        </w:numPr>
        <w:spacing w:line="276" w:lineRule="auto"/>
        <w:ind w:left="567" w:hanging="567"/>
        <w:jc w:val="both"/>
        <w:rPr>
          <w:bCs/>
          <w:color w:val="000000" w:themeColor="text1"/>
        </w:rPr>
      </w:pPr>
      <w:r w:rsidRPr="004F2AF7">
        <w:rPr>
          <w:b/>
          <w:bCs/>
          <w:color w:val="000000" w:themeColor="text1"/>
        </w:rPr>
        <w:t>Pihak Pertama</w:t>
      </w:r>
      <w:r w:rsidRPr="004F2AF7">
        <w:rPr>
          <w:bCs/>
          <w:color w:val="000000" w:themeColor="text1"/>
        </w:rPr>
        <w:t xml:space="preserve"> menjamin bahwa semua produk </w:t>
      </w:r>
      <w:proofErr w:type="spellStart"/>
      <w:r w:rsidR="00FC0358">
        <w:rPr>
          <w:bCs/>
          <w:color w:val="000000" w:themeColor="text1"/>
          <w:lang w:val="en-US"/>
        </w:rPr>
        <w:t>termasuk</w:t>
      </w:r>
      <w:proofErr w:type="spellEnd"/>
      <w:r w:rsidR="00FC0358">
        <w:rPr>
          <w:bCs/>
          <w:color w:val="000000" w:themeColor="text1"/>
          <w:lang w:val="en-US"/>
        </w:rPr>
        <w:t xml:space="preserve"> </w:t>
      </w:r>
      <w:proofErr w:type="spellStart"/>
      <w:r w:rsidR="00FC0358">
        <w:rPr>
          <w:bCs/>
          <w:color w:val="000000" w:themeColor="text1"/>
          <w:lang w:val="en-US"/>
        </w:rPr>
        <w:t>bahan</w:t>
      </w:r>
      <w:proofErr w:type="spellEnd"/>
      <w:r w:rsidR="00FC0358">
        <w:rPr>
          <w:bCs/>
          <w:color w:val="000000" w:themeColor="text1"/>
          <w:lang w:val="en-US"/>
        </w:rPr>
        <w:t xml:space="preserve"> </w:t>
      </w:r>
      <w:proofErr w:type="spellStart"/>
      <w:r w:rsidR="00FC0358">
        <w:rPr>
          <w:bCs/>
          <w:color w:val="000000" w:themeColor="text1"/>
          <w:lang w:val="en-US"/>
        </w:rPr>
        <w:t>pengemasan</w:t>
      </w:r>
      <w:proofErr w:type="spellEnd"/>
      <w:r w:rsidR="00E930F0">
        <w:rPr>
          <w:bCs/>
          <w:color w:val="000000" w:themeColor="text1"/>
          <w:lang w:val="en-US"/>
        </w:rPr>
        <w:t xml:space="preserve"> </w:t>
      </w:r>
      <w:proofErr w:type="spellStart"/>
      <w:r w:rsidR="00E930F0">
        <w:rPr>
          <w:bCs/>
          <w:color w:val="000000" w:themeColor="text1"/>
          <w:lang w:val="en-US"/>
        </w:rPr>
        <w:t>atau</w:t>
      </w:r>
      <w:proofErr w:type="spellEnd"/>
      <w:r w:rsidR="00E930F0">
        <w:rPr>
          <w:bCs/>
          <w:color w:val="000000" w:themeColor="text1"/>
          <w:lang w:val="en-US"/>
        </w:rPr>
        <w:t xml:space="preserve"> packing</w:t>
      </w:r>
      <w:r w:rsidR="00FC0358">
        <w:rPr>
          <w:bCs/>
          <w:color w:val="000000" w:themeColor="text1"/>
          <w:lang w:val="en-US"/>
        </w:rPr>
        <w:t xml:space="preserve"> dan </w:t>
      </w:r>
      <w:proofErr w:type="spellStart"/>
      <w:r w:rsidR="00FC0358">
        <w:rPr>
          <w:bCs/>
          <w:color w:val="000000" w:themeColor="text1"/>
          <w:lang w:val="en-US"/>
        </w:rPr>
        <w:t>bahan</w:t>
      </w:r>
      <w:proofErr w:type="spellEnd"/>
      <w:r w:rsidR="00FC0358">
        <w:rPr>
          <w:bCs/>
          <w:color w:val="000000" w:themeColor="text1"/>
          <w:lang w:val="en-US"/>
        </w:rPr>
        <w:t xml:space="preserve"> </w:t>
      </w:r>
      <w:proofErr w:type="spellStart"/>
      <w:r w:rsidR="00FC0358">
        <w:rPr>
          <w:bCs/>
          <w:color w:val="000000" w:themeColor="text1"/>
          <w:lang w:val="en-US"/>
        </w:rPr>
        <w:t>pelindung</w:t>
      </w:r>
      <w:proofErr w:type="spellEnd"/>
      <w:r w:rsidR="00FC0358">
        <w:rPr>
          <w:bCs/>
          <w:color w:val="000000" w:themeColor="text1"/>
          <w:lang w:val="en-US"/>
        </w:rPr>
        <w:t xml:space="preserve"> </w:t>
      </w:r>
      <w:r w:rsidR="00FC0358" w:rsidRPr="00FC0358">
        <w:rPr>
          <w:bCs/>
          <w:color w:val="000000" w:themeColor="text1"/>
        </w:rPr>
        <w:t xml:space="preserve">yang dikirim </w:t>
      </w:r>
      <w:r w:rsidRPr="004F2AF7">
        <w:rPr>
          <w:bCs/>
          <w:color w:val="000000" w:themeColor="text1"/>
        </w:rPr>
        <w:t xml:space="preserve">kepada </w:t>
      </w:r>
      <w:r w:rsidRPr="004F2AF7">
        <w:rPr>
          <w:b/>
          <w:bCs/>
          <w:color w:val="000000" w:themeColor="text1"/>
        </w:rPr>
        <w:t>Pihak Kedua</w:t>
      </w:r>
      <w:r w:rsidRPr="004F2AF7">
        <w:rPr>
          <w:bCs/>
          <w:color w:val="000000" w:themeColor="text1"/>
        </w:rPr>
        <w:t xml:space="preserve"> tidak mengandung zat berbahaya bagi lingkungan </w:t>
      </w:r>
      <w:r w:rsidR="00CC0247" w:rsidRPr="004F2AF7">
        <w:rPr>
          <w:bCs/>
          <w:color w:val="000000" w:themeColor="text1"/>
        </w:rPr>
        <w:t xml:space="preserve">seperti: lead, mercury, cadmium, hexavalent chromium, polybrominated biphenyl, polybrominated diphenyl ether, bis (2-ethylhexy) phthalate, di-(n)-butyl phthalate, benzyl butyl phthalate, di-isobutyl phthalate, zat terlarang yang tercantum dalam GADSL (Global Automotive Declarable Substance List), zat </w:t>
      </w:r>
      <w:r w:rsidR="00E16BCC" w:rsidRPr="004F2AF7">
        <w:rPr>
          <w:bCs/>
          <w:color w:val="000000" w:themeColor="text1"/>
        </w:rPr>
        <w:t xml:space="preserve">terlarang </w:t>
      </w:r>
      <w:r w:rsidR="00CC0247" w:rsidRPr="004F2AF7">
        <w:rPr>
          <w:bCs/>
          <w:color w:val="000000" w:themeColor="text1"/>
        </w:rPr>
        <w:t xml:space="preserve">yang tercantum dalam Yazaki Group Self-Control Substance List, asbestos, perfluorooctanesulfonic acid atau zat lain seperti yang diinstruksikan </w:t>
      </w:r>
      <w:r w:rsidR="00CC0247" w:rsidRPr="004F2AF7">
        <w:rPr>
          <w:b/>
          <w:bCs/>
          <w:color w:val="000000" w:themeColor="text1"/>
        </w:rPr>
        <w:t>Pihak Kedua</w:t>
      </w:r>
      <w:r w:rsidR="00CC0247" w:rsidRPr="004F2AF7">
        <w:rPr>
          <w:bCs/>
          <w:color w:val="000000" w:themeColor="text1"/>
        </w:rPr>
        <w:t xml:space="preserve"> kepada </w:t>
      </w:r>
      <w:r w:rsidR="00CC0247" w:rsidRPr="004F2AF7">
        <w:rPr>
          <w:b/>
          <w:bCs/>
          <w:color w:val="000000" w:themeColor="text1"/>
        </w:rPr>
        <w:t>Pihak Pertama</w:t>
      </w:r>
      <w:r w:rsidR="00FC0358">
        <w:rPr>
          <w:bCs/>
          <w:color w:val="000000" w:themeColor="text1"/>
        </w:rPr>
        <w:t xml:space="preserve"> dari waktu ke waktu</w:t>
      </w:r>
      <w:r w:rsidR="00FC0358">
        <w:rPr>
          <w:bCs/>
          <w:color w:val="000000" w:themeColor="text1"/>
          <w:lang w:val="en-US"/>
        </w:rPr>
        <w:t xml:space="preserve">, </w:t>
      </w:r>
      <w:proofErr w:type="spellStart"/>
      <w:r w:rsidR="00FC0358">
        <w:rPr>
          <w:bCs/>
          <w:color w:val="000000" w:themeColor="text1"/>
          <w:lang w:val="en-US"/>
        </w:rPr>
        <w:t>lebih</w:t>
      </w:r>
      <w:proofErr w:type="spellEnd"/>
      <w:r w:rsidR="00FC0358">
        <w:rPr>
          <w:bCs/>
          <w:color w:val="000000" w:themeColor="text1"/>
          <w:lang w:val="en-US"/>
        </w:rPr>
        <w:t xml:space="preserve"> </w:t>
      </w:r>
      <w:proofErr w:type="spellStart"/>
      <w:r w:rsidR="00FC0358">
        <w:rPr>
          <w:bCs/>
          <w:color w:val="000000" w:themeColor="text1"/>
          <w:lang w:val="en-US"/>
        </w:rPr>
        <w:t>lengkap</w:t>
      </w:r>
      <w:proofErr w:type="spellEnd"/>
      <w:r w:rsidR="00FC0358">
        <w:rPr>
          <w:bCs/>
          <w:color w:val="000000" w:themeColor="text1"/>
          <w:lang w:val="en-US"/>
        </w:rPr>
        <w:t xml:space="preserve"> </w:t>
      </w:r>
      <w:proofErr w:type="spellStart"/>
      <w:r w:rsidR="00FC0358">
        <w:rPr>
          <w:bCs/>
          <w:color w:val="000000" w:themeColor="text1"/>
          <w:lang w:val="en-US"/>
        </w:rPr>
        <w:t>terkait</w:t>
      </w:r>
      <w:proofErr w:type="spellEnd"/>
      <w:r w:rsidR="00FC0358">
        <w:rPr>
          <w:bCs/>
          <w:color w:val="000000" w:themeColor="text1"/>
          <w:lang w:val="en-US"/>
        </w:rPr>
        <w:t xml:space="preserve"> list GADSL </w:t>
      </w:r>
      <w:proofErr w:type="spellStart"/>
      <w:r w:rsidR="00FC0358">
        <w:rPr>
          <w:bCs/>
          <w:color w:val="000000" w:themeColor="text1"/>
          <w:lang w:val="en-US"/>
        </w:rPr>
        <w:t>dapat</w:t>
      </w:r>
      <w:proofErr w:type="spellEnd"/>
      <w:r w:rsidR="00FC0358">
        <w:rPr>
          <w:bCs/>
          <w:color w:val="000000" w:themeColor="text1"/>
          <w:lang w:val="en-US"/>
        </w:rPr>
        <w:t xml:space="preserve"> </w:t>
      </w:r>
      <w:proofErr w:type="spellStart"/>
      <w:r w:rsidR="00FC0358">
        <w:rPr>
          <w:bCs/>
          <w:color w:val="000000" w:themeColor="text1"/>
          <w:lang w:val="en-US"/>
        </w:rPr>
        <w:t>mengakses</w:t>
      </w:r>
      <w:proofErr w:type="spellEnd"/>
      <w:r w:rsidR="00FC0358">
        <w:rPr>
          <w:bCs/>
          <w:color w:val="000000" w:themeColor="text1"/>
          <w:lang w:val="en-US"/>
        </w:rPr>
        <w:t xml:space="preserve"> link </w:t>
      </w:r>
      <w:proofErr w:type="spellStart"/>
      <w:r w:rsidR="00FC0358">
        <w:rPr>
          <w:bCs/>
          <w:color w:val="000000" w:themeColor="text1"/>
          <w:lang w:val="en-US"/>
        </w:rPr>
        <w:t>berikut</w:t>
      </w:r>
      <w:proofErr w:type="spellEnd"/>
      <w:r w:rsidR="00FC0358">
        <w:rPr>
          <w:bCs/>
          <w:color w:val="000000" w:themeColor="text1"/>
          <w:lang w:val="en-US"/>
        </w:rPr>
        <w:t xml:space="preserve"> </w:t>
      </w:r>
      <w:hyperlink r:id="rId8" w:history="1">
        <w:r w:rsidR="00FC0358" w:rsidRPr="007C2A81">
          <w:rPr>
            <w:rStyle w:val="Hyperlink"/>
          </w:rPr>
          <w:t>https://www.gadsl.org</w:t>
        </w:r>
        <w:r w:rsidR="00FC0358" w:rsidRPr="007C2A81">
          <w:rPr>
            <w:rStyle w:val="Hyperlink"/>
            <w:lang w:val="en-US"/>
          </w:rPr>
          <w:t>/</w:t>
        </w:r>
      </w:hyperlink>
      <w:r w:rsidR="00FC0358">
        <w:rPr>
          <w:rStyle w:val="jlqj4b"/>
          <w:lang w:val="en-US"/>
        </w:rPr>
        <w:t xml:space="preserve">. </w:t>
      </w:r>
    </w:p>
    <w:p w14:paraId="018E079E" w14:textId="77777777" w:rsidR="00313CF4" w:rsidRPr="00313CF4" w:rsidRDefault="001E6F70" w:rsidP="00370997">
      <w:pPr>
        <w:pStyle w:val="Default"/>
        <w:numPr>
          <w:ilvl w:val="0"/>
          <w:numId w:val="24"/>
        </w:numPr>
        <w:spacing w:line="276" w:lineRule="auto"/>
        <w:ind w:left="567" w:hanging="567"/>
        <w:jc w:val="both"/>
        <w:rPr>
          <w:bCs/>
          <w:color w:val="000000" w:themeColor="text1"/>
        </w:rPr>
      </w:pPr>
      <w:r w:rsidRPr="001E6F70">
        <w:rPr>
          <w:bCs/>
          <w:color w:val="000000" w:themeColor="text1"/>
        </w:rPr>
        <w:t xml:space="preserve">Apabila dibutuhkan oleh </w:t>
      </w:r>
      <w:r w:rsidRPr="001E6F70">
        <w:rPr>
          <w:b/>
          <w:bCs/>
          <w:color w:val="000000" w:themeColor="text1"/>
        </w:rPr>
        <w:t>Pihak Kedua</w:t>
      </w:r>
      <w:r w:rsidRPr="001E6F70">
        <w:rPr>
          <w:bCs/>
          <w:color w:val="000000" w:themeColor="text1"/>
        </w:rPr>
        <w:t xml:space="preserve">, maka </w:t>
      </w:r>
      <w:r w:rsidRPr="001E6F70">
        <w:rPr>
          <w:b/>
          <w:bCs/>
          <w:color w:val="000000" w:themeColor="text1"/>
        </w:rPr>
        <w:t xml:space="preserve">Pihak Pertama </w:t>
      </w:r>
      <w:r w:rsidRPr="001E6F70">
        <w:rPr>
          <w:bCs/>
          <w:color w:val="000000" w:themeColor="text1"/>
        </w:rPr>
        <w:t xml:space="preserve">harus menyediakan Sertifikat Eksternal yang dibutuhkan sebagaimana yang disebutkan pada ayat(4), </w:t>
      </w:r>
      <w:r>
        <w:rPr>
          <w:bCs/>
          <w:color w:val="000000" w:themeColor="text1"/>
          <w:lang w:val="en-US"/>
        </w:rPr>
        <w:t>dan</w:t>
      </w:r>
      <w:r w:rsidRPr="001E6F70">
        <w:rPr>
          <w:bCs/>
          <w:color w:val="000000" w:themeColor="text1"/>
        </w:rPr>
        <w:t xml:space="preserve"> juga harus menyertakan </w:t>
      </w:r>
      <w:r>
        <w:rPr>
          <w:bCs/>
          <w:color w:val="000000" w:themeColor="text1"/>
          <w:lang w:val="en-US"/>
        </w:rPr>
        <w:t xml:space="preserve">data </w:t>
      </w:r>
      <w:proofErr w:type="spellStart"/>
      <w:r>
        <w:rPr>
          <w:bCs/>
          <w:color w:val="000000" w:themeColor="text1"/>
          <w:lang w:val="en-US"/>
        </w:rPr>
        <w:t>informasi</w:t>
      </w:r>
      <w:proofErr w:type="spellEnd"/>
      <w:r>
        <w:rPr>
          <w:bCs/>
          <w:color w:val="000000" w:themeColor="text1"/>
          <w:lang w:val="en-US"/>
        </w:rPr>
        <w:t xml:space="preserve"> </w:t>
      </w:r>
      <w:r w:rsidRPr="001B511F">
        <w:t>International Material Data System (IMDS) dan Safety Data Sheet (SDS) terkait dengan zat kandungan yang dibuat berdasarkan Global Harmony System (GHS)</w:t>
      </w:r>
      <w:r>
        <w:rPr>
          <w:lang w:val="en-US"/>
        </w:rPr>
        <w:t>.</w:t>
      </w:r>
    </w:p>
    <w:p w14:paraId="40C6E1AF" w14:textId="77777777" w:rsidR="00370997" w:rsidRPr="004F2AF7" w:rsidRDefault="00370997" w:rsidP="00370997">
      <w:pPr>
        <w:pStyle w:val="Default"/>
        <w:numPr>
          <w:ilvl w:val="0"/>
          <w:numId w:val="24"/>
        </w:numPr>
        <w:spacing w:line="276" w:lineRule="auto"/>
        <w:ind w:left="567" w:hanging="567"/>
        <w:jc w:val="both"/>
        <w:rPr>
          <w:bCs/>
          <w:color w:val="000000" w:themeColor="text1"/>
        </w:rPr>
      </w:pPr>
      <w:r>
        <w:rPr>
          <w:bCs/>
          <w:color w:val="000000" w:themeColor="text1"/>
        </w:rPr>
        <w:t xml:space="preserve">Dalam hal produk yang dikirim </w:t>
      </w:r>
      <w:r w:rsidRPr="00370997">
        <w:rPr>
          <w:b/>
          <w:bCs/>
          <w:color w:val="000000" w:themeColor="text1"/>
        </w:rPr>
        <w:t>Pihak Pertama</w:t>
      </w:r>
      <w:r>
        <w:rPr>
          <w:bCs/>
          <w:color w:val="000000" w:themeColor="text1"/>
        </w:rPr>
        <w:t xml:space="preserve"> kepada </w:t>
      </w:r>
      <w:r w:rsidRPr="00370997">
        <w:rPr>
          <w:b/>
          <w:bCs/>
          <w:color w:val="000000" w:themeColor="text1"/>
        </w:rPr>
        <w:t>Pihak Kedua</w:t>
      </w:r>
      <w:r>
        <w:rPr>
          <w:bCs/>
          <w:color w:val="000000" w:themeColor="text1"/>
        </w:rPr>
        <w:t xml:space="preserve"> mengandung zat-zat berbahaya yang melanggar ayat (4), </w:t>
      </w:r>
      <w:r>
        <w:rPr>
          <w:b/>
          <w:bCs/>
          <w:color w:val="000000" w:themeColor="text1"/>
        </w:rPr>
        <w:t>Pihak Pertama</w:t>
      </w:r>
      <w:r>
        <w:rPr>
          <w:bCs/>
          <w:color w:val="000000" w:themeColor="text1"/>
        </w:rPr>
        <w:t xml:space="preserve"> akan mengganti kerugian </w:t>
      </w:r>
      <w:r w:rsidRPr="00370997">
        <w:rPr>
          <w:b/>
          <w:bCs/>
          <w:color w:val="000000" w:themeColor="text1"/>
        </w:rPr>
        <w:t>Pihak Kedua</w:t>
      </w:r>
      <w:r>
        <w:rPr>
          <w:bCs/>
          <w:color w:val="000000" w:themeColor="text1"/>
        </w:rPr>
        <w:t xml:space="preserve"> dari semua kerugian dan kerusakan yang timbul dari pelanggaran tersebut, termasuk semua biaya yang berkaitan dengan penarikan kembali produk. Cakupan dan jumlah kompensasi akan ditentukan sepenuhnya oleh </w:t>
      </w:r>
      <w:r w:rsidRPr="00DA2057">
        <w:rPr>
          <w:b/>
          <w:bCs/>
          <w:color w:val="000000" w:themeColor="text1"/>
        </w:rPr>
        <w:t>Pihak Kedua</w:t>
      </w:r>
      <w:r>
        <w:rPr>
          <w:bCs/>
          <w:color w:val="000000" w:themeColor="text1"/>
        </w:rPr>
        <w:t xml:space="preserve">. Dalam hal </w:t>
      </w:r>
      <w:r w:rsidRPr="00DA2057">
        <w:rPr>
          <w:b/>
          <w:bCs/>
          <w:color w:val="000000" w:themeColor="text1"/>
        </w:rPr>
        <w:t>Pihak Pertama</w:t>
      </w:r>
      <w:r>
        <w:rPr>
          <w:bCs/>
          <w:color w:val="000000" w:themeColor="text1"/>
        </w:rPr>
        <w:t xml:space="preserve"> ingin menyangkal atau mempertanyakan keputusan </w:t>
      </w:r>
      <w:r w:rsidRPr="00DA2057">
        <w:rPr>
          <w:b/>
          <w:bCs/>
          <w:color w:val="000000" w:themeColor="text1"/>
        </w:rPr>
        <w:t>Pihak Kedua</w:t>
      </w:r>
      <w:r>
        <w:rPr>
          <w:bCs/>
          <w:color w:val="000000" w:themeColor="text1"/>
        </w:rPr>
        <w:t xml:space="preserve">, </w:t>
      </w:r>
      <w:r w:rsidRPr="00DA2057">
        <w:rPr>
          <w:b/>
          <w:bCs/>
          <w:color w:val="000000" w:themeColor="text1"/>
        </w:rPr>
        <w:t>Pihak Pertama</w:t>
      </w:r>
      <w:r>
        <w:rPr>
          <w:bCs/>
          <w:color w:val="000000" w:themeColor="text1"/>
        </w:rPr>
        <w:t xml:space="preserve"> </w:t>
      </w:r>
      <w:r w:rsidRPr="00370997">
        <w:rPr>
          <w:bCs/>
          <w:color w:val="000000" w:themeColor="text1"/>
        </w:rPr>
        <w:t xml:space="preserve">harus </w:t>
      </w:r>
      <w:r w:rsidR="00DA2057">
        <w:rPr>
          <w:bCs/>
          <w:color w:val="000000" w:themeColor="text1"/>
        </w:rPr>
        <w:t>segera</w:t>
      </w:r>
      <w:r w:rsidRPr="00370997">
        <w:rPr>
          <w:bCs/>
          <w:color w:val="000000" w:themeColor="text1"/>
        </w:rPr>
        <w:t xml:space="preserve"> memberi tahu </w:t>
      </w:r>
      <w:r w:rsidRPr="00DA2057">
        <w:rPr>
          <w:b/>
          <w:bCs/>
          <w:color w:val="000000" w:themeColor="text1"/>
        </w:rPr>
        <w:t>Pihak Kedua</w:t>
      </w:r>
      <w:r w:rsidR="00DA2057">
        <w:rPr>
          <w:bCs/>
          <w:color w:val="000000" w:themeColor="text1"/>
        </w:rPr>
        <w:t xml:space="preserve"> tidak boleh melebihi 3</w:t>
      </w:r>
      <w:r w:rsidR="004B1269">
        <w:rPr>
          <w:bCs/>
          <w:color w:val="000000" w:themeColor="text1"/>
        </w:rPr>
        <w:t xml:space="preserve"> (tiga)</w:t>
      </w:r>
      <w:r w:rsidR="00DA2057">
        <w:rPr>
          <w:bCs/>
          <w:color w:val="000000" w:themeColor="text1"/>
        </w:rPr>
        <w:t xml:space="preserve"> h</w:t>
      </w:r>
      <w:r w:rsidR="00DA2057" w:rsidRPr="00370997">
        <w:rPr>
          <w:bCs/>
          <w:color w:val="000000" w:themeColor="text1"/>
        </w:rPr>
        <w:t xml:space="preserve">ari sejak tanggal penetapan oleh </w:t>
      </w:r>
      <w:r w:rsidR="00DA2057" w:rsidRPr="00DA2057">
        <w:rPr>
          <w:b/>
          <w:bCs/>
          <w:color w:val="000000" w:themeColor="text1"/>
        </w:rPr>
        <w:t>Pihak Kedua</w:t>
      </w:r>
      <w:r w:rsidRPr="00370997">
        <w:rPr>
          <w:bCs/>
          <w:color w:val="000000" w:themeColor="text1"/>
        </w:rPr>
        <w:t xml:space="preserve">, dan </w:t>
      </w:r>
      <w:r w:rsidRPr="00DA2057">
        <w:rPr>
          <w:b/>
          <w:bCs/>
          <w:color w:val="000000" w:themeColor="text1"/>
        </w:rPr>
        <w:t>Pihak Kedua</w:t>
      </w:r>
      <w:r>
        <w:rPr>
          <w:bCs/>
          <w:color w:val="000000" w:themeColor="text1"/>
        </w:rPr>
        <w:t xml:space="preserve"> </w:t>
      </w:r>
      <w:r w:rsidRPr="00370997">
        <w:rPr>
          <w:bCs/>
          <w:color w:val="000000" w:themeColor="text1"/>
        </w:rPr>
        <w:t xml:space="preserve">serta </w:t>
      </w:r>
      <w:r w:rsidRPr="00DA2057">
        <w:rPr>
          <w:b/>
          <w:bCs/>
          <w:color w:val="000000" w:themeColor="text1"/>
        </w:rPr>
        <w:t>Pihak Pertama</w:t>
      </w:r>
      <w:r>
        <w:rPr>
          <w:bCs/>
          <w:color w:val="000000" w:themeColor="text1"/>
        </w:rPr>
        <w:t xml:space="preserve"> </w:t>
      </w:r>
      <w:r w:rsidRPr="00370997">
        <w:rPr>
          <w:bCs/>
          <w:color w:val="000000" w:themeColor="text1"/>
        </w:rPr>
        <w:t>akan</w:t>
      </w:r>
      <w:r>
        <w:rPr>
          <w:bCs/>
          <w:color w:val="000000" w:themeColor="text1"/>
        </w:rPr>
        <w:t xml:space="preserve"> menyelesaikan masalah tersebut </w:t>
      </w:r>
      <w:r w:rsidRPr="00370997">
        <w:rPr>
          <w:bCs/>
          <w:color w:val="000000" w:themeColor="text1"/>
        </w:rPr>
        <w:t>melalui konsultasi timbal balik</w:t>
      </w:r>
      <w:r>
        <w:rPr>
          <w:bCs/>
          <w:color w:val="000000" w:themeColor="text1"/>
        </w:rPr>
        <w:t>.</w:t>
      </w:r>
    </w:p>
    <w:p w14:paraId="28CCD3A3" w14:textId="77777777" w:rsidR="00E16BCC" w:rsidRPr="004F2AF7" w:rsidRDefault="00E16BCC" w:rsidP="004F2AF7">
      <w:pPr>
        <w:pStyle w:val="Default"/>
        <w:spacing w:line="276" w:lineRule="auto"/>
        <w:jc w:val="center"/>
        <w:rPr>
          <w:b/>
          <w:bCs/>
          <w:color w:val="000000" w:themeColor="text1"/>
        </w:rPr>
      </w:pPr>
    </w:p>
    <w:p w14:paraId="54DFEA15" w14:textId="77777777" w:rsidR="00A812BE" w:rsidRPr="004F2AF7" w:rsidRDefault="00A812BE" w:rsidP="004F2AF7">
      <w:pPr>
        <w:pStyle w:val="Default"/>
        <w:spacing w:line="276" w:lineRule="auto"/>
        <w:jc w:val="center"/>
        <w:rPr>
          <w:b/>
          <w:bCs/>
          <w:color w:val="000000" w:themeColor="text1"/>
        </w:rPr>
      </w:pPr>
      <w:r w:rsidRPr="004F2AF7">
        <w:rPr>
          <w:b/>
          <w:bCs/>
          <w:color w:val="000000" w:themeColor="text1"/>
        </w:rPr>
        <w:t xml:space="preserve">Pasal </w:t>
      </w:r>
      <w:r w:rsidR="007A5FEB" w:rsidRPr="004F2AF7">
        <w:rPr>
          <w:b/>
          <w:bCs/>
          <w:color w:val="000000" w:themeColor="text1"/>
        </w:rPr>
        <w:t>4</w:t>
      </w:r>
    </w:p>
    <w:p w14:paraId="2D24079D" w14:textId="77777777" w:rsidR="00A812BE" w:rsidRPr="004F2AF7" w:rsidRDefault="00A812BE" w:rsidP="004F2AF7">
      <w:pPr>
        <w:pStyle w:val="Default"/>
        <w:spacing w:line="276" w:lineRule="auto"/>
        <w:jc w:val="center"/>
        <w:rPr>
          <w:b/>
          <w:bCs/>
          <w:color w:val="000000" w:themeColor="text1"/>
        </w:rPr>
      </w:pPr>
      <w:r w:rsidRPr="004F2AF7">
        <w:rPr>
          <w:b/>
          <w:bCs/>
          <w:color w:val="000000" w:themeColor="text1"/>
        </w:rPr>
        <w:t>Kewajiban dan Hak Pihak Pertama</w:t>
      </w:r>
    </w:p>
    <w:p w14:paraId="5A44DFA9" w14:textId="77777777" w:rsidR="00A812BE" w:rsidRPr="004F2AF7" w:rsidRDefault="00A812BE" w:rsidP="004F2AF7">
      <w:pPr>
        <w:pStyle w:val="Default"/>
        <w:numPr>
          <w:ilvl w:val="0"/>
          <w:numId w:val="25"/>
        </w:numPr>
        <w:spacing w:line="276" w:lineRule="auto"/>
        <w:ind w:left="567" w:hanging="567"/>
        <w:jc w:val="both"/>
        <w:rPr>
          <w:bCs/>
          <w:color w:val="000000" w:themeColor="text1"/>
        </w:rPr>
      </w:pPr>
      <w:r w:rsidRPr="004F2AF7">
        <w:rPr>
          <w:b/>
          <w:bCs/>
          <w:color w:val="000000" w:themeColor="text1"/>
        </w:rPr>
        <w:t>Pihak Pertama</w:t>
      </w:r>
      <w:r w:rsidRPr="004F2AF7">
        <w:rPr>
          <w:bCs/>
          <w:color w:val="000000" w:themeColor="text1"/>
        </w:rPr>
        <w:t xml:space="preserve"> berhak menerima pembayaran dari </w:t>
      </w:r>
      <w:r w:rsidRPr="004F2AF7">
        <w:rPr>
          <w:b/>
          <w:bCs/>
          <w:color w:val="000000" w:themeColor="text1"/>
        </w:rPr>
        <w:t>Pihak Kedua</w:t>
      </w:r>
      <w:r w:rsidR="0008012D" w:rsidRPr="004F2AF7">
        <w:rPr>
          <w:bCs/>
          <w:color w:val="000000" w:themeColor="text1"/>
        </w:rPr>
        <w:t xml:space="preserve"> </w:t>
      </w:r>
      <w:r w:rsidRPr="004F2AF7">
        <w:rPr>
          <w:bCs/>
          <w:color w:val="000000" w:themeColor="text1"/>
        </w:rPr>
        <w:t xml:space="preserve">sesuai waktu yang telah disepakati </w:t>
      </w:r>
      <w:r w:rsidRPr="004F2AF7">
        <w:rPr>
          <w:b/>
          <w:bCs/>
          <w:color w:val="000000" w:themeColor="text1"/>
        </w:rPr>
        <w:t>Para Pihak</w:t>
      </w:r>
      <w:r w:rsidRPr="004F2AF7">
        <w:rPr>
          <w:bCs/>
          <w:color w:val="000000" w:themeColor="text1"/>
        </w:rPr>
        <w:t>.</w:t>
      </w:r>
    </w:p>
    <w:p w14:paraId="1F453721" w14:textId="77777777" w:rsidR="00881FEF" w:rsidRPr="004F2AF7" w:rsidRDefault="00A812BE" w:rsidP="004F2AF7">
      <w:pPr>
        <w:pStyle w:val="Default"/>
        <w:widowControl w:val="0"/>
        <w:numPr>
          <w:ilvl w:val="0"/>
          <w:numId w:val="25"/>
        </w:numPr>
        <w:tabs>
          <w:tab w:val="left" w:pos="-1440"/>
        </w:tabs>
        <w:spacing w:line="276" w:lineRule="auto"/>
        <w:ind w:left="567" w:hanging="567"/>
        <w:jc w:val="both"/>
        <w:rPr>
          <w:bCs/>
          <w:color w:val="000000" w:themeColor="text1"/>
        </w:rPr>
      </w:pPr>
      <w:r w:rsidRPr="004F2AF7">
        <w:rPr>
          <w:b/>
          <w:color w:val="000000" w:themeColor="text1"/>
        </w:rPr>
        <w:t>Pihak Pertama</w:t>
      </w:r>
      <w:r w:rsidRPr="004F2AF7">
        <w:rPr>
          <w:color w:val="000000" w:themeColor="text1"/>
        </w:rPr>
        <w:t xml:space="preserve"> wajib </w:t>
      </w:r>
      <w:r w:rsidR="00AB39AE" w:rsidRPr="004F2AF7">
        <w:rPr>
          <w:color w:val="000000" w:themeColor="text1"/>
        </w:rPr>
        <w:t xml:space="preserve">menyerahkan </w:t>
      </w:r>
      <w:r w:rsidR="00E16BCC" w:rsidRPr="004F2AF7">
        <w:rPr>
          <w:color w:val="000000" w:themeColor="text1"/>
        </w:rPr>
        <w:t>produk</w:t>
      </w:r>
      <w:r w:rsidR="00AB39AE" w:rsidRPr="004F2AF7">
        <w:rPr>
          <w:color w:val="000000" w:themeColor="text1"/>
        </w:rPr>
        <w:t xml:space="preserve"> </w:t>
      </w:r>
      <w:r w:rsidR="007D7353" w:rsidRPr="004F2AF7">
        <w:rPr>
          <w:color w:val="000000" w:themeColor="text1"/>
        </w:rPr>
        <w:t xml:space="preserve">sesuai spesifikasi dan jadwal yang disepakati </w:t>
      </w:r>
      <w:r w:rsidR="007D7353" w:rsidRPr="004F2AF7">
        <w:rPr>
          <w:b/>
          <w:color w:val="000000" w:themeColor="text1"/>
        </w:rPr>
        <w:t>Para Pihak</w:t>
      </w:r>
      <w:r w:rsidR="0008012D" w:rsidRPr="004F2AF7">
        <w:rPr>
          <w:color w:val="000000" w:themeColor="text1"/>
        </w:rPr>
        <w:t>.</w:t>
      </w:r>
    </w:p>
    <w:p w14:paraId="3D60B392" w14:textId="77777777" w:rsidR="00A812BE" w:rsidRPr="004F2AF7" w:rsidRDefault="00A812BE" w:rsidP="004F2AF7">
      <w:pPr>
        <w:pStyle w:val="Default"/>
        <w:numPr>
          <w:ilvl w:val="0"/>
          <w:numId w:val="25"/>
        </w:numPr>
        <w:spacing w:line="276" w:lineRule="auto"/>
        <w:ind w:left="567" w:hanging="567"/>
        <w:jc w:val="both"/>
        <w:rPr>
          <w:bCs/>
          <w:color w:val="000000" w:themeColor="text1"/>
        </w:rPr>
      </w:pPr>
      <w:r w:rsidRPr="004F2AF7">
        <w:rPr>
          <w:b/>
          <w:bCs/>
          <w:color w:val="000000" w:themeColor="text1"/>
        </w:rPr>
        <w:t>Pihak Pertama</w:t>
      </w:r>
      <w:r w:rsidRPr="004F2AF7">
        <w:rPr>
          <w:bCs/>
          <w:color w:val="000000" w:themeColor="text1"/>
        </w:rPr>
        <w:t xml:space="preserve"> </w:t>
      </w:r>
      <w:r w:rsidRPr="004F2AF7">
        <w:rPr>
          <w:color w:val="000000" w:themeColor="text1"/>
        </w:rPr>
        <w:t xml:space="preserve">tidak diperbolehkan mengalihkan pekerjaan kepada pihak lain tanpa sepengetahuan dan atau persetujuan tertulis dari </w:t>
      </w:r>
      <w:r w:rsidRPr="004F2AF7">
        <w:rPr>
          <w:b/>
          <w:bCs/>
          <w:color w:val="000000" w:themeColor="text1"/>
        </w:rPr>
        <w:t>Pihak Kedua</w:t>
      </w:r>
      <w:r w:rsidRPr="004F2AF7">
        <w:rPr>
          <w:color w:val="000000" w:themeColor="text1"/>
        </w:rPr>
        <w:t>.</w:t>
      </w:r>
    </w:p>
    <w:p w14:paraId="41D5C5ED" w14:textId="77777777" w:rsidR="00A87434" w:rsidRPr="004F2AF7" w:rsidRDefault="00A87434" w:rsidP="004F2AF7">
      <w:pPr>
        <w:pStyle w:val="Default"/>
        <w:spacing w:line="276" w:lineRule="auto"/>
        <w:jc w:val="center"/>
        <w:rPr>
          <w:bCs/>
          <w:color w:val="000000" w:themeColor="text1"/>
        </w:rPr>
      </w:pPr>
    </w:p>
    <w:p w14:paraId="4116DF6D" w14:textId="77777777" w:rsidR="00A812BE" w:rsidRPr="004F2AF7" w:rsidRDefault="00A812BE" w:rsidP="004F2AF7">
      <w:pPr>
        <w:pStyle w:val="Default"/>
        <w:spacing w:line="276" w:lineRule="auto"/>
        <w:jc w:val="center"/>
        <w:rPr>
          <w:color w:val="auto"/>
        </w:rPr>
      </w:pPr>
      <w:r w:rsidRPr="004F2AF7">
        <w:rPr>
          <w:b/>
          <w:bCs/>
          <w:color w:val="auto"/>
        </w:rPr>
        <w:t xml:space="preserve">Pasal </w:t>
      </w:r>
      <w:r w:rsidR="007A5FEB" w:rsidRPr="004F2AF7">
        <w:rPr>
          <w:b/>
          <w:bCs/>
          <w:color w:val="auto"/>
        </w:rPr>
        <w:t>5</w:t>
      </w:r>
    </w:p>
    <w:p w14:paraId="258639A2" w14:textId="77777777" w:rsidR="00A812BE" w:rsidRPr="004F2AF7" w:rsidRDefault="00A812BE" w:rsidP="004F2AF7">
      <w:pPr>
        <w:pStyle w:val="Default"/>
        <w:spacing w:line="276" w:lineRule="auto"/>
        <w:jc w:val="center"/>
        <w:rPr>
          <w:color w:val="000000" w:themeColor="text1"/>
        </w:rPr>
      </w:pPr>
      <w:r w:rsidRPr="004F2AF7">
        <w:rPr>
          <w:b/>
          <w:bCs/>
          <w:color w:val="000000" w:themeColor="text1"/>
        </w:rPr>
        <w:t>Kewajiban dan Hak Pihak Kedua</w:t>
      </w:r>
    </w:p>
    <w:p w14:paraId="295DB7F2" w14:textId="77777777" w:rsidR="00A812BE" w:rsidRPr="004F2AF7" w:rsidRDefault="00A812BE" w:rsidP="004F2AF7">
      <w:pPr>
        <w:pStyle w:val="Default"/>
        <w:numPr>
          <w:ilvl w:val="0"/>
          <w:numId w:val="11"/>
        </w:numPr>
        <w:spacing w:line="276" w:lineRule="auto"/>
        <w:ind w:left="567" w:hanging="567"/>
        <w:jc w:val="both"/>
        <w:rPr>
          <w:color w:val="000000" w:themeColor="text1"/>
        </w:rPr>
      </w:pPr>
      <w:r w:rsidRPr="004F2AF7">
        <w:rPr>
          <w:b/>
          <w:color w:val="000000" w:themeColor="text1"/>
        </w:rPr>
        <w:t>Pihak Kedua</w:t>
      </w:r>
      <w:r w:rsidR="00B02046" w:rsidRPr="004F2AF7">
        <w:rPr>
          <w:color w:val="000000" w:themeColor="text1"/>
        </w:rPr>
        <w:t xml:space="preserve"> </w:t>
      </w:r>
      <w:r w:rsidRPr="004F2AF7">
        <w:rPr>
          <w:color w:val="000000" w:themeColor="text1"/>
        </w:rPr>
        <w:t>wajib membayar tepat waktu sesuai perjanjian.</w:t>
      </w:r>
    </w:p>
    <w:p w14:paraId="0B668C52" w14:textId="77777777" w:rsidR="008640AB" w:rsidRPr="004F2AF7" w:rsidRDefault="00836BC0" w:rsidP="004F2AF7">
      <w:pPr>
        <w:pStyle w:val="Default"/>
        <w:numPr>
          <w:ilvl w:val="0"/>
          <w:numId w:val="11"/>
        </w:numPr>
        <w:spacing w:line="276" w:lineRule="auto"/>
        <w:ind w:left="567" w:hanging="567"/>
        <w:jc w:val="both"/>
        <w:rPr>
          <w:color w:val="000000" w:themeColor="text1"/>
        </w:rPr>
      </w:pPr>
      <w:r w:rsidRPr="004F2AF7">
        <w:rPr>
          <w:b/>
          <w:color w:val="000000" w:themeColor="text1"/>
        </w:rPr>
        <w:t>Pihak Kedua</w:t>
      </w:r>
      <w:r w:rsidRPr="004F2AF7">
        <w:rPr>
          <w:color w:val="000000" w:themeColor="text1"/>
        </w:rPr>
        <w:t xml:space="preserve"> berhak menerima</w:t>
      </w:r>
      <w:r w:rsidR="00AB39AE" w:rsidRPr="004F2AF7">
        <w:rPr>
          <w:color w:val="000000" w:themeColor="text1"/>
        </w:rPr>
        <w:t xml:space="preserve"> </w:t>
      </w:r>
      <w:r w:rsidR="00E16BCC" w:rsidRPr="004F2AF7">
        <w:rPr>
          <w:color w:val="000000" w:themeColor="text1"/>
        </w:rPr>
        <w:t>produk</w:t>
      </w:r>
      <w:r w:rsidRPr="004F2AF7">
        <w:rPr>
          <w:color w:val="000000" w:themeColor="text1"/>
        </w:rPr>
        <w:t xml:space="preserve"> sesuai spesifikasi dan jadwal yang disepakati </w:t>
      </w:r>
      <w:r w:rsidRPr="004F2AF7">
        <w:rPr>
          <w:b/>
          <w:color w:val="000000" w:themeColor="text1"/>
        </w:rPr>
        <w:t>Para Pihak</w:t>
      </w:r>
      <w:r w:rsidRPr="004F2AF7">
        <w:rPr>
          <w:color w:val="000000" w:themeColor="text1"/>
        </w:rPr>
        <w:t>.</w:t>
      </w:r>
    </w:p>
    <w:p w14:paraId="7821CB40" w14:textId="77777777" w:rsidR="00A812BE" w:rsidRPr="004F2AF7" w:rsidRDefault="00A812BE" w:rsidP="004F2AF7">
      <w:pPr>
        <w:pStyle w:val="Default"/>
        <w:numPr>
          <w:ilvl w:val="0"/>
          <w:numId w:val="11"/>
        </w:numPr>
        <w:spacing w:line="276" w:lineRule="auto"/>
        <w:ind w:left="567" w:hanging="567"/>
        <w:jc w:val="both"/>
        <w:rPr>
          <w:color w:val="000000" w:themeColor="text1"/>
        </w:rPr>
      </w:pPr>
      <w:r w:rsidRPr="004F2AF7">
        <w:rPr>
          <w:b/>
          <w:bCs/>
          <w:color w:val="000000" w:themeColor="text1"/>
        </w:rPr>
        <w:t>Pihak Kedua</w:t>
      </w:r>
      <w:r w:rsidR="00BE3F10" w:rsidRPr="004F2AF7">
        <w:rPr>
          <w:bCs/>
          <w:color w:val="000000" w:themeColor="text1"/>
        </w:rPr>
        <w:t xml:space="preserve"> </w:t>
      </w:r>
      <w:r w:rsidRPr="004F2AF7">
        <w:rPr>
          <w:bCs/>
          <w:color w:val="000000" w:themeColor="text1"/>
        </w:rPr>
        <w:t xml:space="preserve">berhak atas garansi yang diberikan oleh </w:t>
      </w:r>
      <w:r w:rsidRPr="004F2AF7">
        <w:rPr>
          <w:b/>
          <w:bCs/>
          <w:color w:val="000000" w:themeColor="text1"/>
        </w:rPr>
        <w:t>Pihak</w:t>
      </w:r>
      <w:r w:rsidR="00836BC0" w:rsidRPr="004F2AF7">
        <w:rPr>
          <w:b/>
          <w:bCs/>
          <w:color w:val="000000" w:themeColor="text1"/>
        </w:rPr>
        <w:t xml:space="preserve"> </w:t>
      </w:r>
      <w:r w:rsidRPr="004F2AF7">
        <w:rPr>
          <w:b/>
          <w:bCs/>
          <w:color w:val="000000" w:themeColor="text1"/>
        </w:rPr>
        <w:t>Pertama</w:t>
      </w:r>
      <w:r w:rsidR="00245D5B" w:rsidRPr="004F2AF7">
        <w:rPr>
          <w:b/>
          <w:bCs/>
          <w:color w:val="000000" w:themeColor="text1"/>
        </w:rPr>
        <w:t>.</w:t>
      </w:r>
    </w:p>
    <w:p w14:paraId="437F4F8F" w14:textId="77777777" w:rsidR="00A812BE" w:rsidRPr="004F2AF7" w:rsidRDefault="00A812BE" w:rsidP="004F2AF7">
      <w:pPr>
        <w:pStyle w:val="Default"/>
        <w:tabs>
          <w:tab w:val="left" w:pos="360"/>
        </w:tabs>
        <w:spacing w:line="276" w:lineRule="auto"/>
        <w:ind w:left="360"/>
        <w:jc w:val="both"/>
        <w:rPr>
          <w:bCs/>
          <w:color w:val="000000" w:themeColor="text1"/>
        </w:rPr>
      </w:pPr>
    </w:p>
    <w:p w14:paraId="061BFDCA" w14:textId="77777777" w:rsidR="00A812BE" w:rsidRPr="004F2AF7" w:rsidRDefault="00A812BE" w:rsidP="004F2AF7">
      <w:pPr>
        <w:pStyle w:val="Default"/>
        <w:spacing w:line="276" w:lineRule="auto"/>
        <w:jc w:val="center"/>
        <w:rPr>
          <w:b/>
          <w:bCs/>
          <w:color w:val="auto"/>
        </w:rPr>
      </w:pPr>
      <w:r w:rsidRPr="004F2AF7">
        <w:rPr>
          <w:b/>
          <w:bCs/>
          <w:color w:val="auto"/>
        </w:rPr>
        <w:t xml:space="preserve">Pasal </w:t>
      </w:r>
      <w:r w:rsidR="007A5FEB" w:rsidRPr="004F2AF7">
        <w:rPr>
          <w:b/>
          <w:bCs/>
          <w:color w:val="auto"/>
        </w:rPr>
        <w:t>6</w:t>
      </w:r>
    </w:p>
    <w:p w14:paraId="7AE3E3E1" w14:textId="77777777" w:rsidR="00A812BE" w:rsidRPr="004F2AF7" w:rsidRDefault="00A812BE" w:rsidP="004F2AF7">
      <w:pPr>
        <w:pStyle w:val="Default"/>
        <w:spacing w:line="276" w:lineRule="auto"/>
        <w:jc w:val="center"/>
        <w:rPr>
          <w:b/>
          <w:bCs/>
          <w:color w:val="auto"/>
        </w:rPr>
      </w:pPr>
      <w:r w:rsidRPr="004F2AF7">
        <w:rPr>
          <w:b/>
          <w:bCs/>
          <w:color w:val="auto"/>
        </w:rPr>
        <w:t>Tata Cara Pembayaran</w:t>
      </w:r>
    </w:p>
    <w:p w14:paraId="13AA231B" w14:textId="77777777" w:rsidR="00A812BE" w:rsidRPr="004F2AF7" w:rsidRDefault="001703D8" w:rsidP="004F2AF7">
      <w:pPr>
        <w:pStyle w:val="Default"/>
        <w:numPr>
          <w:ilvl w:val="0"/>
          <w:numId w:val="5"/>
        </w:numPr>
        <w:spacing w:line="276" w:lineRule="auto"/>
        <w:ind w:left="567" w:hanging="567"/>
        <w:jc w:val="both"/>
        <w:rPr>
          <w:color w:val="000000" w:themeColor="text1"/>
        </w:rPr>
      </w:pPr>
      <w:r w:rsidRPr="004F2AF7">
        <w:rPr>
          <w:color w:val="000000" w:themeColor="text1"/>
        </w:rPr>
        <w:t>Pem</w:t>
      </w:r>
      <w:r w:rsidR="00A812BE" w:rsidRPr="004F2AF7">
        <w:rPr>
          <w:color w:val="000000" w:themeColor="text1"/>
        </w:rPr>
        <w:t>bayar</w:t>
      </w:r>
      <w:r w:rsidR="00836BC0" w:rsidRPr="004F2AF7">
        <w:rPr>
          <w:color w:val="000000" w:themeColor="text1"/>
        </w:rPr>
        <w:t>an</w:t>
      </w:r>
      <w:r w:rsidR="00A812BE" w:rsidRPr="004F2AF7">
        <w:rPr>
          <w:color w:val="000000" w:themeColor="text1"/>
        </w:rPr>
        <w:t xml:space="preserve"> </w:t>
      </w:r>
      <w:r w:rsidR="00225337" w:rsidRPr="004F2AF7">
        <w:rPr>
          <w:b/>
          <w:color w:val="000000" w:themeColor="text1"/>
        </w:rPr>
        <w:t>Pihak Kedua</w:t>
      </w:r>
      <w:r w:rsidR="00225337" w:rsidRPr="004F2AF7">
        <w:rPr>
          <w:color w:val="000000" w:themeColor="text1"/>
        </w:rPr>
        <w:t xml:space="preserve"> kepada </w:t>
      </w:r>
      <w:r w:rsidR="00225337" w:rsidRPr="004F2AF7">
        <w:rPr>
          <w:b/>
          <w:color w:val="000000" w:themeColor="text1"/>
        </w:rPr>
        <w:t>Pihak Pertama</w:t>
      </w:r>
      <w:r w:rsidR="00225337" w:rsidRPr="004F2AF7">
        <w:rPr>
          <w:color w:val="000000" w:themeColor="text1"/>
        </w:rPr>
        <w:t xml:space="preserve"> dila</w:t>
      </w:r>
      <w:r w:rsidRPr="004F2AF7">
        <w:rPr>
          <w:color w:val="000000" w:themeColor="text1"/>
        </w:rPr>
        <w:t>kukan dengan cara transfer bank ke nomor rekening:</w:t>
      </w:r>
    </w:p>
    <w:p w14:paraId="011179BC" w14:textId="1ED81E25" w:rsidR="001703D8" w:rsidRPr="004F2AF7" w:rsidRDefault="001703D8" w:rsidP="004F2AF7">
      <w:pPr>
        <w:pStyle w:val="Default"/>
        <w:numPr>
          <w:ilvl w:val="0"/>
          <w:numId w:val="4"/>
        </w:numPr>
        <w:spacing w:line="276" w:lineRule="auto"/>
        <w:ind w:left="993" w:hanging="426"/>
        <w:jc w:val="both"/>
        <w:rPr>
          <w:color w:val="000000" w:themeColor="text1"/>
        </w:rPr>
      </w:pPr>
      <w:r w:rsidRPr="004F2AF7">
        <w:rPr>
          <w:color w:val="000000" w:themeColor="text1"/>
        </w:rPr>
        <w:t>Nomor rekening</w:t>
      </w:r>
      <w:r w:rsidRPr="004F2AF7">
        <w:rPr>
          <w:color w:val="000000" w:themeColor="text1"/>
        </w:rPr>
        <w:tab/>
        <w:t xml:space="preserve">: </w:t>
      </w:r>
      <w:del w:id="147" w:author="ROHAYATI" w:date="2024-08-02T13:39:00Z">
        <w:r w:rsidR="00F33B45" w:rsidRPr="004F2AF7" w:rsidDel="00A713E3">
          <w:rPr>
            <w:color w:val="000000" w:themeColor="text1"/>
            <w:lang w:val="en-US"/>
          </w:rPr>
          <w:delText xml:space="preserve">……………………….. </w:delText>
        </w:r>
        <w:r w:rsidR="00F33B45" w:rsidRPr="004F2AF7" w:rsidDel="00A713E3">
          <w:rPr>
            <w:i/>
            <w:color w:val="000000" w:themeColor="text1"/>
            <w:lang w:val="en-US"/>
          </w:rPr>
          <w:delText>[nomor rek supplier]</w:delText>
        </w:r>
      </w:del>
      <w:ins w:id="148" w:author="wahonopodo@gmail.com" w:date="2024-09-19T11:15:00Z">
        <w:r w:rsidR="00873A49">
          <w:rPr>
            <w:color w:val="000000" w:themeColor="text1"/>
            <w:lang w:val="en-US"/>
          </w:rPr>
          <w:t>723243</w:t>
        </w:r>
      </w:ins>
      <w:ins w:id="149" w:author="wahonopodo@gmail.com" w:date="2024-09-19T11:16:00Z">
        <w:r w:rsidR="00873A49">
          <w:rPr>
            <w:color w:val="000000" w:themeColor="text1"/>
            <w:lang w:val="en-US"/>
          </w:rPr>
          <w:t>3706</w:t>
        </w:r>
      </w:ins>
      <w:ins w:id="150" w:author="ROHAYATI" w:date="2024-08-12T14:19:00Z">
        <w:del w:id="151" w:author="wahonopodo@gmail.com" w:date="2024-09-19T11:15:00Z">
          <w:r w:rsidR="00C92606" w:rsidDel="00873A49">
            <w:rPr>
              <w:color w:val="000000" w:themeColor="text1"/>
              <w:lang w:val="en-US"/>
            </w:rPr>
            <w:delText>………………….</w:delText>
          </w:r>
        </w:del>
      </w:ins>
    </w:p>
    <w:p w14:paraId="1677DA3F" w14:textId="4469F2D7" w:rsidR="001703D8" w:rsidRPr="004F2AF7" w:rsidRDefault="001703D8" w:rsidP="004F2AF7">
      <w:pPr>
        <w:pStyle w:val="Default"/>
        <w:numPr>
          <w:ilvl w:val="0"/>
          <w:numId w:val="4"/>
        </w:numPr>
        <w:spacing w:line="276" w:lineRule="auto"/>
        <w:ind w:left="993" w:hanging="426"/>
        <w:jc w:val="both"/>
        <w:rPr>
          <w:color w:val="000000" w:themeColor="text1"/>
        </w:rPr>
      </w:pPr>
      <w:r w:rsidRPr="004F2AF7">
        <w:rPr>
          <w:color w:val="000000" w:themeColor="text1"/>
        </w:rPr>
        <w:t>Atas nama</w:t>
      </w:r>
      <w:r w:rsidRPr="004F2AF7">
        <w:rPr>
          <w:color w:val="000000" w:themeColor="text1"/>
        </w:rPr>
        <w:tab/>
      </w:r>
      <w:r w:rsidRPr="004F2AF7">
        <w:rPr>
          <w:color w:val="000000" w:themeColor="text1"/>
        </w:rPr>
        <w:tab/>
        <w:t xml:space="preserve">: </w:t>
      </w:r>
      <w:del w:id="152" w:author="ROHAYATI" w:date="2024-08-02T13:40:00Z">
        <w:r w:rsidR="00F33B45" w:rsidRPr="004F2AF7" w:rsidDel="00A713E3">
          <w:rPr>
            <w:color w:val="000000" w:themeColor="text1"/>
            <w:lang w:val="en-US"/>
          </w:rPr>
          <w:delText xml:space="preserve">………………………… </w:delText>
        </w:r>
        <w:r w:rsidR="00F33B45" w:rsidRPr="004F2AF7" w:rsidDel="00A713E3">
          <w:rPr>
            <w:i/>
            <w:color w:val="000000" w:themeColor="text1"/>
            <w:lang w:val="en-US"/>
          </w:rPr>
          <w:delText>[nama supplier]</w:delText>
        </w:r>
      </w:del>
      <w:ins w:id="153" w:author="wahonopodo@gmail.com" w:date="2024-09-19T11:16:00Z">
        <w:r w:rsidR="00873A49">
          <w:rPr>
            <w:color w:val="000000" w:themeColor="text1"/>
            <w:lang w:val="en-US"/>
          </w:rPr>
          <w:t>Wahono</w:t>
        </w:r>
      </w:ins>
      <w:ins w:id="154" w:author="ROHAYATI" w:date="2024-08-12T14:19:00Z">
        <w:del w:id="155" w:author="wahonopodo@gmail.com" w:date="2024-09-19T11:16:00Z">
          <w:r w:rsidR="00C92606" w:rsidDel="00873A49">
            <w:rPr>
              <w:color w:val="000000" w:themeColor="text1"/>
              <w:lang w:val="en-US"/>
            </w:rPr>
            <w:delText>………………….</w:delText>
          </w:r>
        </w:del>
      </w:ins>
    </w:p>
    <w:p w14:paraId="0EFC582A" w14:textId="0BF0E858" w:rsidR="001703D8" w:rsidRPr="004F2AF7" w:rsidRDefault="001703D8" w:rsidP="004F2AF7">
      <w:pPr>
        <w:pStyle w:val="Default"/>
        <w:numPr>
          <w:ilvl w:val="0"/>
          <w:numId w:val="4"/>
        </w:numPr>
        <w:spacing w:line="276" w:lineRule="auto"/>
        <w:ind w:left="993" w:hanging="426"/>
        <w:jc w:val="both"/>
        <w:rPr>
          <w:color w:val="000000" w:themeColor="text1"/>
        </w:rPr>
      </w:pPr>
      <w:r w:rsidRPr="004F2AF7">
        <w:rPr>
          <w:color w:val="000000" w:themeColor="text1"/>
        </w:rPr>
        <w:t>Nama Bank</w:t>
      </w:r>
      <w:r w:rsidRPr="004F2AF7">
        <w:rPr>
          <w:color w:val="000000" w:themeColor="text1"/>
        </w:rPr>
        <w:tab/>
      </w:r>
      <w:r w:rsidRPr="004F2AF7">
        <w:rPr>
          <w:color w:val="000000" w:themeColor="text1"/>
        </w:rPr>
        <w:tab/>
        <w:t xml:space="preserve">: </w:t>
      </w:r>
      <w:del w:id="156" w:author="ROHAYATI" w:date="2024-08-02T13:40:00Z">
        <w:r w:rsidR="00F33B45" w:rsidRPr="004F2AF7" w:rsidDel="00A713E3">
          <w:rPr>
            <w:color w:val="000000" w:themeColor="text1"/>
            <w:lang w:val="en-US"/>
          </w:rPr>
          <w:delText xml:space="preserve">………………………… </w:delText>
        </w:r>
        <w:r w:rsidR="00F33B45" w:rsidRPr="004F2AF7" w:rsidDel="00A713E3">
          <w:rPr>
            <w:i/>
            <w:color w:val="000000" w:themeColor="text1"/>
            <w:lang w:val="en-US"/>
          </w:rPr>
          <w:delText>[nama bank supplier</w:delText>
        </w:r>
      </w:del>
      <w:ins w:id="157" w:author="wahonopodo@gmail.com" w:date="2024-09-19T11:16:00Z">
        <w:r w:rsidR="00873A49">
          <w:rPr>
            <w:color w:val="000000" w:themeColor="text1"/>
            <w:lang w:val="en-US"/>
          </w:rPr>
          <w:t>Bank Syariah Indonesia</w:t>
        </w:r>
      </w:ins>
      <w:del w:id="158" w:author="ROHAYATI" w:date="2024-08-02T13:40:00Z">
        <w:r w:rsidR="00F33B45" w:rsidRPr="004F2AF7" w:rsidDel="00A713E3">
          <w:rPr>
            <w:i/>
            <w:color w:val="000000" w:themeColor="text1"/>
            <w:lang w:val="en-US"/>
          </w:rPr>
          <w:delText>]</w:delText>
        </w:r>
      </w:del>
      <w:ins w:id="159" w:author="ROHAYATI" w:date="2024-08-12T14:19:00Z">
        <w:del w:id="160" w:author="wahonopodo@gmail.com" w:date="2024-09-19T11:16:00Z">
          <w:r w:rsidR="00C92606" w:rsidDel="00873A49">
            <w:rPr>
              <w:color w:val="000000" w:themeColor="text1"/>
              <w:lang w:val="en-US"/>
            </w:rPr>
            <w:delText>………………….</w:delText>
          </w:r>
        </w:del>
      </w:ins>
    </w:p>
    <w:p w14:paraId="01CF07DC" w14:textId="19DBC7D5" w:rsidR="00F33B45" w:rsidRPr="004F2AF7" w:rsidRDefault="001703D8" w:rsidP="004F2AF7">
      <w:pPr>
        <w:pStyle w:val="Default"/>
        <w:numPr>
          <w:ilvl w:val="0"/>
          <w:numId w:val="4"/>
        </w:numPr>
        <w:spacing w:line="276" w:lineRule="auto"/>
        <w:ind w:left="993" w:hanging="426"/>
        <w:jc w:val="both"/>
        <w:rPr>
          <w:b/>
          <w:color w:val="000000" w:themeColor="text1"/>
        </w:rPr>
      </w:pPr>
      <w:r w:rsidRPr="004F2AF7">
        <w:rPr>
          <w:color w:val="000000" w:themeColor="text1"/>
        </w:rPr>
        <w:t>Alamat bank</w:t>
      </w:r>
      <w:r w:rsidRPr="004F2AF7">
        <w:rPr>
          <w:color w:val="000000" w:themeColor="text1"/>
        </w:rPr>
        <w:tab/>
      </w:r>
      <w:del w:id="161" w:author="ROHAYATI" w:date="2024-08-02T13:40:00Z">
        <w:r w:rsidRPr="004F2AF7" w:rsidDel="00A713E3">
          <w:rPr>
            <w:color w:val="000000" w:themeColor="text1"/>
          </w:rPr>
          <w:tab/>
        </w:r>
      </w:del>
      <w:r w:rsidRPr="004F2AF7">
        <w:rPr>
          <w:color w:val="000000" w:themeColor="text1"/>
        </w:rPr>
        <w:t>:</w:t>
      </w:r>
      <w:r w:rsidR="00AD3B24" w:rsidRPr="004F2AF7">
        <w:rPr>
          <w:color w:val="000000" w:themeColor="text1"/>
        </w:rPr>
        <w:t xml:space="preserve"> </w:t>
      </w:r>
      <w:ins w:id="162" w:author="wahonopodo@gmail.com" w:date="2024-09-19T11:17:00Z">
        <w:r w:rsidR="00873A49">
          <w:rPr>
            <w:color w:val="000000" w:themeColor="text1"/>
            <w:lang w:val="en-US"/>
          </w:rPr>
          <w:t>KCP Galaxy Bekasi</w:t>
        </w:r>
      </w:ins>
      <w:ins w:id="163" w:author="ROHAYATI" w:date="2024-08-12T14:19:00Z">
        <w:del w:id="164" w:author="wahonopodo@gmail.com" w:date="2024-09-19T11:17:00Z">
          <w:r w:rsidR="00C92606" w:rsidDel="00873A49">
            <w:rPr>
              <w:color w:val="000000" w:themeColor="text1"/>
              <w:lang w:val="en-US"/>
            </w:rPr>
            <w:delText>………………….</w:delText>
          </w:r>
        </w:del>
      </w:ins>
      <w:del w:id="165" w:author="ROHAYATI" w:date="2024-08-02T13:40:00Z">
        <w:r w:rsidR="00F33B45" w:rsidRPr="004F2AF7" w:rsidDel="00A713E3">
          <w:rPr>
            <w:color w:val="000000" w:themeColor="text1"/>
            <w:lang w:val="en-US"/>
          </w:rPr>
          <w:delText xml:space="preserve">………………………… </w:delText>
        </w:r>
        <w:r w:rsidR="00F33B45" w:rsidRPr="004F2AF7" w:rsidDel="00A713E3">
          <w:rPr>
            <w:i/>
            <w:color w:val="000000" w:themeColor="text1"/>
            <w:lang w:val="en-US"/>
          </w:rPr>
          <w:delText>[alamat bank supplier]</w:delText>
        </w:r>
      </w:del>
    </w:p>
    <w:p w14:paraId="7E6D2E6A" w14:textId="77777777" w:rsidR="00E16BCC" w:rsidRPr="004F2AF7" w:rsidRDefault="0003139A" w:rsidP="004F2AF7">
      <w:pPr>
        <w:pStyle w:val="Default"/>
        <w:numPr>
          <w:ilvl w:val="0"/>
          <w:numId w:val="5"/>
        </w:numPr>
        <w:spacing w:line="276" w:lineRule="auto"/>
        <w:ind w:left="567" w:hanging="567"/>
        <w:jc w:val="both"/>
        <w:rPr>
          <w:b/>
          <w:color w:val="000000" w:themeColor="text1"/>
        </w:rPr>
      </w:pPr>
      <w:r w:rsidRPr="004F2AF7">
        <w:rPr>
          <w:color w:val="000000" w:themeColor="text1"/>
        </w:rPr>
        <w:t>Pembayaran sebesar</w:t>
      </w:r>
      <w:r w:rsidR="00C4481B" w:rsidRPr="004F2AF7">
        <w:rPr>
          <w:color w:val="000000" w:themeColor="text1"/>
        </w:rPr>
        <w:t xml:space="preserve"> </w:t>
      </w:r>
      <w:r w:rsidRPr="004F2AF7">
        <w:rPr>
          <w:color w:val="000000" w:themeColor="text1"/>
        </w:rPr>
        <w:t>100</w:t>
      </w:r>
      <w:r w:rsidR="00C4481B" w:rsidRPr="004F2AF7">
        <w:rPr>
          <w:color w:val="000000" w:themeColor="text1"/>
        </w:rPr>
        <w:t xml:space="preserve">% dari </w:t>
      </w:r>
      <w:r w:rsidR="00E16BCC" w:rsidRPr="004F2AF7">
        <w:rPr>
          <w:color w:val="000000" w:themeColor="text1"/>
        </w:rPr>
        <w:t xml:space="preserve">total </w:t>
      </w:r>
      <w:r w:rsidR="00C4481B" w:rsidRPr="004F2AF7">
        <w:rPr>
          <w:color w:val="000000" w:themeColor="text1"/>
        </w:rPr>
        <w:t xml:space="preserve">harga </w:t>
      </w:r>
      <w:r w:rsidR="00E16BCC" w:rsidRPr="004F2AF7">
        <w:rPr>
          <w:color w:val="000000" w:themeColor="text1"/>
        </w:rPr>
        <w:t>produk. Pembayaran</w:t>
      </w:r>
      <w:r w:rsidR="00D124E1" w:rsidRPr="004F2AF7">
        <w:rPr>
          <w:color w:val="000000" w:themeColor="text1"/>
        </w:rPr>
        <w:t xml:space="preserve"> </w:t>
      </w:r>
      <w:r w:rsidR="00C4481B" w:rsidRPr="004F2AF7">
        <w:rPr>
          <w:color w:val="000000" w:themeColor="text1"/>
        </w:rPr>
        <w:t>dilakukan</w:t>
      </w:r>
      <w:r w:rsidR="009644E5" w:rsidRPr="004F2AF7">
        <w:rPr>
          <w:color w:val="000000" w:themeColor="text1"/>
        </w:rPr>
        <w:t xml:space="preserve"> 30</w:t>
      </w:r>
      <w:r w:rsidR="00C4481B" w:rsidRPr="004F2AF7">
        <w:rPr>
          <w:color w:val="000000" w:themeColor="text1"/>
        </w:rPr>
        <w:t xml:space="preserve"> </w:t>
      </w:r>
      <w:r w:rsidR="009644E5" w:rsidRPr="004F2AF7">
        <w:rPr>
          <w:color w:val="000000" w:themeColor="text1"/>
        </w:rPr>
        <w:t>(</w:t>
      </w:r>
      <w:r w:rsidR="00C4481B" w:rsidRPr="004F2AF7">
        <w:rPr>
          <w:color w:val="000000" w:themeColor="text1"/>
        </w:rPr>
        <w:t>tiga puluh</w:t>
      </w:r>
      <w:r w:rsidR="009644E5" w:rsidRPr="004F2AF7">
        <w:rPr>
          <w:color w:val="000000" w:themeColor="text1"/>
        </w:rPr>
        <w:t>)</w:t>
      </w:r>
      <w:r w:rsidR="00C4481B" w:rsidRPr="004F2AF7">
        <w:rPr>
          <w:color w:val="000000" w:themeColor="text1"/>
        </w:rPr>
        <w:t xml:space="preserve"> hari setelah diterimanya Invoice </w:t>
      </w:r>
      <w:r w:rsidR="00FD7661" w:rsidRPr="004F2AF7">
        <w:rPr>
          <w:color w:val="000000" w:themeColor="text1"/>
        </w:rPr>
        <w:t xml:space="preserve">yang dilampirkan dengan bukti nota pengiriman barang </w:t>
      </w:r>
      <w:r w:rsidR="00C4481B" w:rsidRPr="004F2AF7">
        <w:rPr>
          <w:color w:val="000000" w:themeColor="text1"/>
        </w:rPr>
        <w:t xml:space="preserve">dari </w:t>
      </w:r>
      <w:r w:rsidR="00C4481B" w:rsidRPr="004F2AF7">
        <w:rPr>
          <w:b/>
          <w:color w:val="000000" w:themeColor="text1"/>
        </w:rPr>
        <w:t>Pihak Pertama</w:t>
      </w:r>
      <w:r w:rsidR="00C4481B" w:rsidRPr="004F2AF7">
        <w:rPr>
          <w:color w:val="000000" w:themeColor="text1"/>
        </w:rPr>
        <w:t xml:space="preserve"> kepada </w:t>
      </w:r>
      <w:r w:rsidR="00C4481B" w:rsidRPr="004F2AF7">
        <w:rPr>
          <w:b/>
          <w:color w:val="000000" w:themeColor="text1"/>
        </w:rPr>
        <w:t>Pihak Kedua</w:t>
      </w:r>
      <w:r w:rsidR="00225337" w:rsidRPr="004F2AF7">
        <w:rPr>
          <w:bCs/>
          <w:iCs/>
        </w:rPr>
        <w:t>.</w:t>
      </w:r>
    </w:p>
    <w:p w14:paraId="3D9A9681" w14:textId="77777777" w:rsidR="00D124E1" w:rsidRPr="004F2AF7" w:rsidRDefault="00D124E1" w:rsidP="004F2AF7">
      <w:pPr>
        <w:pStyle w:val="Default"/>
        <w:numPr>
          <w:ilvl w:val="0"/>
          <w:numId w:val="5"/>
        </w:numPr>
        <w:spacing w:line="276" w:lineRule="auto"/>
        <w:ind w:left="567" w:hanging="567"/>
        <w:jc w:val="both"/>
        <w:rPr>
          <w:b/>
          <w:color w:val="000000" w:themeColor="text1"/>
        </w:rPr>
      </w:pPr>
      <w:r w:rsidRPr="004F2AF7">
        <w:rPr>
          <w:bCs/>
          <w:iCs/>
        </w:rPr>
        <w:t xml:space="preserve">Invoice </w:t>
      </w:r>
      <w:r w:rsidR="00364052" w:rsidRPr="004F2AF7">
        <w:rPr>
          <w:bCs/>
          <w:iCs/>
        </w:rPr>
        <w:t>diterima</w:t>
      </w:r>
      <w:r w:rsidRPr="004F2AF7">
        <w:rPr>
          <w:bCs/>
          <w:iCs/>
        </w:rPr>
        <w:t xml:space="preserve"> </w:t>
      </w:r>
      <w:r w:rsidRPr="004F2AF7">
        <w:rPr>
          <w:b/>
          <w:bCs/>
          <w:iCs/>
        </w:rPr>
        <w:t xml:space="preserve">Pihak </w:t>
      </w:r>
      <w:r w:rsidR="00364052" w:rsidRPr="004F2AF7">
        <w:rPr>
          <w:b/>
          <w:bCs/>
          <w:iCs/>
        </w:rPr>
        <w:t>Kedua</w:t>
      </w:r>
      <w:r w:rsidRPr="004F2AF7">
        <w:rPr>
          <w:bCs/>
          <w:iCs/>
        </w:rPr>
        <w:t xml:space="preserve"> </w:t>
      </w:r>
      <w:r w:rsidR="00364052" w:rsidRPr="004F2AF7">
        <w:rPr>
          <w:bCs/>
          <w:iCs/>
        </w:rPr>
        <w:t>dari</w:t>
      </w:r>
      <w:r w:rsidRPr="004F2AF7">
        <w:rPr>
          <w:bCs/>
          <w:iCs/>
        </w:rPr>
        <w:t xml:space="preserve"> </w:t>
      </w:r>
      <w:r w:rsidRPr="004F2AF7">
        <w:rPr>
          <w:b/>
          <w:bCs/>
          <w:iCs/>
        </w:rPr>
        <w:t xml:space="preserve">Pihak </w:t>
      </w:r>
      <w:r w:rsidR="00364052" w:rsidRPr="004F2AF7">
        <w:rPr>
          <w:b/>
          <w:bCs/>
          <w:iCs/>
        </w:rPr>
        <w:t>Pertama</w:t>
      </w:r>
      <w:r w:rsidRPr="004F2AF7">
        <w:rPr>
          <w:bCs/>
          <w:iCs/>
        </w:rPr>
        <w:t xml:space="preserve"> bersamaan dengan </w:t>
      </w:r>
      <w:r w:rsidR="00364052" w:rsidRPr="004F2AF7">
        <w:rPr>
          <w:bCs/>
          <w:iCs/>
        </w:rPr>
        <w:t>kedatangan</w:t>
      </w:r>
      <w:r w:rsidRPr="004F2AF7">
        <w:rPr>
          <w:bCs/>
          <w:iCs/>
        </w:rPr>
        <w:t xml:space="preserve"> barang.</w:t>
      </w:r>
    </w:p>
    <w:p w14:paraId="6E8C9AB8" w14:textId="77777777" w:rsidR="00E16BCC" w:rsidRPr="004F2AF7" w:rsidRDefault="00E16BCC" w:rsidP="004F2AF7">
      <w:pPr>
        <w:pStyle w:val="Default"/>
        <w:spacing w:line="276" w:lineRule="auto"/>
        <w:jc w:val="center"/>
        <w:rPr>
          <w:b/>
          <w:bCs/>
          <w:color w:val="000000" w:themeColor="text1"/>
        </w:rPr>
      </w:pPr>
    </w:p>
    <w:p w14:paraId="2318661A" w14:textId="77777777" w:rsidR="00176442" w:rsidRPr="004F2AF7" w:rsidRDefault="00176442" w:rsidP="004F2AF7">
      <w:pPr>
        <w:pStyle w:val="Default"/>
        <w:spacing w:line="276" w:lineRule="auto"/>
        <w:jc w:val="center"/>
        <w:rPr>
          <w:color w:val="000000" w:themeColor="text1"/>
        </w:rPr>
      </w:pPr>
      <w:r w:rsidRPr="004F2AF7">
        <w:rPr>
          <w:b/>
          <w:bCs/>
          <w:color w:val="000000" w:themeColor="text1"/>
        </w:rPr>
        <w:t xml:space="preserve">Pasal </w:t>
      </w:r>
      <w:r w:rsidR="007A5FEB" w:rsidRPr="004F2AF7">
        <w:rPr>
          <w:b/>
          <w:bCs/>
          <w:color w:val="000000" w:themeColor="text1"/>
        </w:rPr>
        <w:t>7</w:t>
      </w:r>
    </w:p>
    <w:p w14:paraId="7A11C497" w14:textId="77777777" w:rsidR="00176442" w:rsidRPr="004F2AF7" w:rsidRDefault="00B907C6" w:rsidP="004F2AF7">
      <w:pPr>
        <w:pStyle w:val="Default"/>
        <w:spacing w:line="276" w:lineRule="auto"/>
        <w:jc w:val="center"/>
        <w:rPr>
          <w:color w:val="000000" w:themeColor="text1"/>
        </w:rPr>
      </w:pPr>
      <w:r w:rsidRPr="004F2AF7">
        <w:rPr>
          <w:b/>
          <w:bCs/>
          <w:color w:val="000000" w:themeColor="text1"/>
        </w:rPr>
        <w:t>Waktu Perjanjian</w:t>
      </w:r>
    </w:p>
    <w:p w14:paraId="16AFCA32" w14:textId="7ACDD03E" w:rsidR="00116A55" w:rsidDel="00B72D69" w:rsidRDefault="00116A55">
      <w:pPr>
        <w:pStyle w:val="ListParagraph"/>
        <w:numPr>
          <w:ilvl w:val="0"/>
          <w:numId w:val="23"/>
        </w:numPr>
        <w:spacing w:line="276" w:lineRule="auto"/>
        <w:ind w:left="567" w:hanging="567"/>
        <w:jc w:val="both"/>
        <w:rPr>
          <w:del w:id="166" w:author="ROHAYATI" w:date="2023-09-12T11:39:00Z"/>
          <w:rFonts w:eastAsiaTheme="minorEastAsia" w:cs="Times New Roman"/>
          <w:color w:val="000000"/>
          <w:kern w:val="0"/>
          <w:lang w:val="id-ID" w:eastAsia="id-ID" w:bidi="ar-SA"/>
        </w:rPr>
        <w:pPrChange w:id="167" w:author="ROHAYATI" w:date="2023-09-12T11:39:00Z">
          <w:pPr>
            <w:pStyle w:val="ListParagraph"/>
            <w:spacing w:line="276" w:lineRule="auto"/>
            <w:ind w:left="426"/>
            <w:jc w:val="both"/>
          </w:pPr>
        </w:pPrChange>
      </w:pPr>
      <w:r w:rsidRPr="004F2AF7">
        <w:rPr>
          <w:rFonts w:eastAsiaTheme="minorEastAsia" w:cs="Times New Roman"/>
          <w:color w:val="000000"/>
          <w:kern w:val="0"/>
          <w:lang w:val="id-ID" w:eastAsia="id-ID" w:bidi="ar-SA"/>
        </w:rPr>
        <w:t xml:space="preserve">Perjanjian ini berlaku selama satu (1) tahun sejak tanggal </w:t>
      </w:r>
      <w:del w:id="168" w:author="ROHAYATI" w:date="2024-08-02T13:41:00Z">
        <w:r w:rsidR="00E16BCC" w:rsidRPr="004F2AF7" w:rsidDel="00A713E3">
          <w:rPr>
            <w:rFonts w:eastAsiaTheme="minorEastAsia" w:cs="Times New Roman"/>
            <w:color w:val="000000"/>
            <w:kern w:val="0"/>
            <w:lang w:val="id-ID" w:eastAsia="id-ID" w:bidi="ar-SA"/>
          </w:rPr>
          <w:delText xml:space="preserve">....................... </w:delText>
        </w:r>
      </w:del>
      <w:ins w:id="169" w:author="ROHAYATI" w:date="2024-11-29T14:11:00Z">
        <w:r w:rsidR="00923DBB">
          <w:rPr>
            <w:rFonts w:eastAsiaTheme="minorEastAsia" w:cs="Times New Roman"/>
            <w:color w:val="000000"/>
            <w:kern w:val="0"/>
            <w:lang w:val="en-US" w:eastAsia="id-ID" w:bidi="ar-SA"/>
          </w:rPr>
          <w:t xml:space="preserve">02 </w:t>
        </w:r>
        <w:proofErr w:type="spellStart"/>
        <w:r w:rsidR="00923DBB">
          <w:rPr>
            <w:rFonts w:eastAsiaTheme="minorEastAsia" w:cs="Times New Roman"/>
            <w:color w:val="000000"/>
            <w:kern w:val="0"/>
            <w:lang w:val="en-US" w:eastAsia="id-ID" w:bidi="ar-SA"/>
          </w:rPr>
          <w:t>Desember</w:t>
        </w:r>
      </w:ins>
      <w:proofErr w:type="spellEnd"/>
      <w:ins w:id="170" w:author="ROHAYATI" w:date="2024-08-02T13:41:00Z">
        <w:r w:rsidR="00A713E3">
          <w:rPr>
            <w:rFonts w:eastAsiaTheme="minorEastAsia" w:cs="Times New Roman"/>
            <w:color w:val="000000"/>
            <w:kern w:val="0"/>
            <w:lang w:val="en-US" w:eastAsia="id-ID" w:bidi="ar-SA"/>
          </w:rPr>
          <w:t xml:space="preserve"> 2024 </w:t>
        </w:r>
      </w:ins>
      <w:r w:rsidR="00E16BCC" w:rsidRPr="004F2AF7">
        <w:rPr>
          <w:rFonts w:eastAsiaTheme="minorEastAsia" w:cs="Times New Roman"/>
          <w:color w:val="000000"/>
          <w:kern w:val="0"/>
          <w:lang w:val="id-ID" w:eastAsia="id-ID" w:bidi="ar-SA"/>
        </w:rPr>
        <w:t xml:space="preserve">sampai dengan tanggal </w:t>
      </w:r>
      <w:del w:id="171" w:author="ROHAYATI" w:date="2024-08-02T13:41:00Z">
        <w:r w:rsidR="00E16BCC" w:rsidRPr="004F2AF7" w:rsidDel="00A713E3">
          <w:rPr>
            <w:rFonts w:eastAsiaTheme="minorEastAsia" w:cs="Times New Roman"/>
            <w:color w:val="000000"/>
            <w:kern w:val="0"/>
            <w:lang w:val="id-ID" w:eastAsia="id-ID" w:bidi="ar-SA"/>
          </w:rPr>
          <w:delText>.....................</w:delText>
        </w:r>
        <w:r w:rsidRPr="004F2AF7" w:rsidDel="00A713E3">
          <w:rPr>
            <w:rFonts w:eastAsiaTheme="minorEastAsia" w:cs="Times New Roman"/>
            <w:color w:val="000000"/>
            <w:kern w:val="0"/>
            <w:lang w:val="id-ID" w:eastAsia="id-ID" w:bidi="ar-SA"/>
          </w:rPr>
          <w:delText>.</w:delText>
        </w:r>
      </w:del>
      <w:ins w:id="172" w:author="ROHAYATI" w:date="2024-11-29T14:30:00Z">
        <w:r w:rsidR="00C7482A">
          <w:rPr>
            <w:rFonts w:eastAsiaTheme="minorEastAsia" w:cs="Times New Roman"/>
            <w:color w:val="000000"/>
            <w:kern w:val="0"/>
            <w:lang w:val="en-US" w:eastAsia="id-ID" w:bidi="ar-SA"/>
          </w:rPr>
          <w:t xml:space="preserve">01 </w:t>
        </w:r>
        <w:proofErr w:type="spellStart"/>
        <w:r w:rsidR="00C7482A">
          <w:rPr>
            <w:rFonts w:eastAsiaTheme="minorEastAsia" w:cs="Times New Roman"/>
            <w:color w:val="000000"/>
            <w:kern w:val="0"/>
            <w:lang w:val="en-US" w:eastAsia="id-ID" w:bidi="ar-SA"/>
          </w:rPr>
          <w:t>Desember</w:t>
        </w:r>
        <w:proofErr w:type="spellEnd"/>
        <w:r w:rsidR="00C7482A">
          <w:rPr>
            <w:rFonts w:eastAsiaTheme="minorEastAsia" w:cs="Times New Roman"/>
            <w:color w:val="000000"/>
            <w:kern w:val="0"/>
            <w:lang w:val="en-US" w:eastAsia="id-ID" w:bidi="ar-SA"/>
          </w:rPr>
          <w:t xml:space="preserve"> 2025</w:t>
        </w:r>
      </w:ins>
      <w:ins w:id="173" w:author="ROHAYATI" w:date="2024-08-02T13:41:00Z">
        <w:r w:rsidR="00A713E3">
          <w:rPr>
            <w:rFonts w:eastAsiaTheme="minorEastAsia" w:cs="Times New Roman"/>
            <w:color w:val="000000"/>
            <w:kern w:val="0"/>
            <w:lang w:val="en-US" w:eastAsia="id-ID" w:bidi="ar-SA"/>
          </w:rPr>
          <w:t>.</w:t>
        </w:r>
      </w:ins>
    </w:p>
    <w:p w14:paraId="70ECA505" w14:textId="77777777" w:rsidR="00B72D69" w:rsidRPr="004F2AF7" w:rsidRDefault="00B72D69" w:rsidP="004F2AF7">
      <w:pPr>
        <w:pStyle w:val="ListParagraph"/>
        <w:numPr>
          <w:ilvl w:val="0"/>
          <w:numId w:val="23"/>
        </w:numPr>
        <w:spacing w:line="276" w:lineRule="auto"/>
        <w:ind w:left="567" w:hanging="567"/>
        <w:jc w:val="both"/>
        <w:rPr>
          <w:ins w:id="174" w:author="ROHAYATI" w:date="2023-09-12T11:39:00Z"/>
          <w:rFonts w:eastAsiaTheme="minorEastAsia" w:cs="Times New Roman"/>
          <w:color w:val="000000"/>
          <w:kern w:val="0"/>
          <w:lang w:val="id-ID" w:eastAsia="id-ID" w:bidi="ar-SA"/>
        </w:rPr>
      </w:pPr>
    </w:p>
    <w:p w14:paraId="4183AE3F" w14:textId="77777777" w:rsidR="00B72D69" w:rsidRDefault="00B72D69">
      <w:pPr>
        <w:pStyle w:val="ListParagraph"/>
        <w:numPr>
          <w:ilvl w:val="0"/>
          <w:numId w:val="23"/>
        </w:numPr>
        <w:spacing w:line="276" w:lineRule="auto"/>
        <w:ind w:left="567" w:hanging="567"/>
        <w:jc w:val="both"/>
        <w:rPr>
          <w:ins w:id="175" w:author="ROHAYATI" w:date="2023-09-12T11:39:00Z"/>
          <w:rFonts w:cs="Times New Roman"/>
          <w:color w:val="000000"/>
          <w:lang w:val="id-ID" w:eastAsia="id-ID" w:bidi="ar-SA"/>
        </w:rPr>
        <w:pPrChange w:id="176" w:author="ROHAYATI" w:date="2023-09-12T11:39:00Z">
          <w:pPr>
            <w:pStyle w:val="ListParagraph"/>
            <w:spacing w:line="276" w:lineRule="auto"/>
            <w:ind w:left="426"/>
            <w:jc w:val="both"/>
          </w:pPr>
        </w:pPrChange>
      </w:pPr>
      <w:ins w:id="177" w:author="ROHAYATI" w:date="2023-09-12T11:39:00Z">
        <w:r w:rsidRPr="00B72D69">
          <w:rPr>
            <w:rFonts w:cs="Times New Roman"/>
            <w:color w:val="000000"/>
            <w:lang w:val="id-ID" w:eastAsia="id-ID" w:bidi="ar-SA"/>
            <w:rPrChange w:id="178" w:author="ROHAYATI" w:date="2023-09-12T11:39:00Z">
              <w:rPr>
                <w:lang w:val="id-ID" w:eastAsia="id-ID" w:bidi="ar-SA"/>
              </w:rPr>
            </w:rPrChange>
          </w:rPr>
          <w:t>Perjanjian ini dapat diperpanjang secara otomatis untuk satu (1) tahun berikutnya kecuali ada pemberitahuan dari salah satu pihak secara tertulis untuk mengakhiri atau merubah perjanjian  ini 3 (tiga) bulan sebelum berakhirnya masa 1 (satu) tahun Perjanjian ini atau masa perpanjangannya.</w:t>
        </w:r>
      </w:ins>
    </w:p>
    <w:p w14:paraId="73C0836C" w14:textId="77777777" w:rsidR="00AC58E9" w:rsidRPr="00B72D69" w:rsidDel="00B72D69" w:rsidRDefault="00116A55">
      <w:pPr>
        <w:pStyle w:val="ListParagraph"/>
        <w:spacing w:line="276" w:lineRule="auto"/>
        <w:ind w:left="567"/>
        <w:jc w:val="both"/>
        <w:rPr>
          <w:del w:id="179" w:author="ROHAYATI" w:date="2023-09-12T11:39:00Z"/>
          <w:rFonts w:cs="Times New Roman"/>
          <w:color w:val="000000"/>
          <w:lang w:val="id-ID" w:eastAsia="id-ID" w:bidi="ar-SA"/>
          <w:rPrChange w:id="180" w:author="ROHAYATI" w:date="2023-09-12T11:39:00Z">
            <w:rPr>
              <w:del w:id="181" w:author="ROHAYATI" w:date="2023-09-12T11:39:00Z"/>
              <w:lang w:val="id-ID" w:eastAsia="id-ID" w:bidi="ar-SA"/>
            </w:rPr>
          </w:rPrChange>
        </w:rPr>
        <w:pPrChange w:id="182" w:author="ROHAYATI" w:date="2023-09-12T11:39:00Z">
          <w:pPr>
            <w:pStyle w:val="ListParagraph"/>
            <w:numPr>
              <w:numId w:val="23"/>
            </w:numPr>
            <w:spacing w:line="276" w:lineRule="auto"/>
            <w:ind w:hanging="360"/>
            <w:jc w:val="both"/>
          </w:pPr>
        </w:pPrChange>
      </w:pPr>
      <w:del w:id="183" w:author="ROHAYATI" w:date="2023-09-12T11:39:00Z">
        <w:r w:rsidRPr="00B72D69" w:rsidDel="00B72D69">
          <w:rPr>
            <w:rFonts w:cs="Times New Roman"/>
            <w:color w:val="000000"/>
            <w:rPrChange w:id="184" w:author="ROHAYATI" w:date="2023-09-12T11:39:00Z">
              <w:rPr/>
            </w:rPrChange>
          </w:rPr>
          <w:delText xml:space="preserve">Perjanjian ini dapat </w:delText>
        </w:r>
        <w:r w:rsidR="00E16BCC" w:rsidRPr="00B72D69" w:rsidDel="00B72D69">
          <w:rPr>
            <w:rFonts w:cs="Times New Roman"/>
            <w:color w:val="000000"/>
            <w:rPrChange w:id="185" w:author="ROHAYATI" w:date="2023-09-12T11:39:00Z">
              <w:rPr/>
            </w:rPrChange>
          </w:rPr>
          <w:delText xml:space="preserve">diperpanjang berdasarkan kesepakatan </w:delText>
        </w:r>
        <w:r w:rsidR="00E16BCC" w:rsidRPr="00B72D69" w:rsidDel="00B72D69">
          <w:rPr>
            <w:rFonts w:cs="Times New Roman"/>
            <w:b/>
            <w:color w:val="000000"/>
            <w:rPrChange w:id="186" w:author="ROHAYATI" w:date="2023-09-12T11:39:00Z">
              <w:rPr>
                <w:b/>
              </w:rPr>
            </w:rPrChange>
          </w:rPr>
          <w:delText>Para Pihak</w:delText>
        </w:r>
        <w:r w:rsidR="00E16BCC" w:rsidRPr="00B72D69" w:rsidDel="00B72D69">
          <w:rPr>
            <w:rFonts w:cs="Times New Roman"/>
            <w:color w:val="000000"/>
            <w:rPrChange w:id="187" w:author="ROHAYATI" w:date="2023-09-12T11:39:00Z">
              <w:rPr/>
            </w:rPrChange>
          </w:rPr>
          <w:delText xml:space="preserve"> dengan pemberitahuan tertulis 3 (tiga) bulan sebelum berakhirnya perjanjian</w:delText>
        </w:r>
        <w:r w:rsidR="0084356D" w:rsidRPr="00B72D69" w:rsidDel="00B72D69">
          <w:rPr>
            <w:rFonts w:cs="Times New Roman"/>
            <w:color w:val="000000"/>
            <w:rPrChange w:id="188" w:author="ROHAYATI" w:date="2023-09-12T11:39:00Z">
              <w:rPr/>
            </w:rPrChange>
          </w:rPr>
          <w:delText>.</w:delText>
        </w:r>
      </w:del>
    </w:p>
    <w:p w14:paraId="3B7EAC96" w14:textId="77777777" w:rsidR="0084356D" w:rsidRPr="004F2AF7" w:rsidRDefault="0084356D">
      <w:pPr>
        <w:pStyle w:val="ListParagraph"/>
        <w:spacing w:line="276" w:lineRule="auto"/>
        <w:ind w:left="567"/>
        <w:jc w:val="both"/>
        <w:rPr>
          <w:lang w:val="id-ID" w:eastAsia="id-ID" w:bidi="ar-SA"/>
        </w:rPr>
        <w:pPrChange w:id="189" w:author="ROHAYATI" w:date="2023-09-12T11:39:00Z">
          <w:pPr>
            <w:pStyle w:val="ListParagraph"/>
            <w:spacing w:line="276" w:lineRule="auto"/>
            <w:ind w:left="426"/>
            <w:jc w:val="both"/>
          </w:pPr>
        </w:pPrChange>
      </w:pPr>
    </w:p>
    <w:p w14:paraId="05AFD521" w14:textId="77777777" w:rsidR="00D124E1" w:rsidRPr="004F2AF7" w:rsidRDefault="00D124E1" w:rsidP="004F2AF7">
      <w:pPr>
        <w:pStyle w:val="Default"/>
        <w:spacing w:line="276" w:lineRule="auto"/>
        <w:jc w:val="center"/>
        <w:rPr>
          <w:color w:val="000000" w:themeColor="text1"/>
        </w:rPr>
      </w:pPr>
      <w:r w:rsidRPr="004F2AF7">
        <w:rPr>
          <w:b/>
          <w:bCs/>
          <w:color w:val="000000" w:themeColor="text1"/>
        </w:rPr>
        <w:t>Pasal 8</w:t>
      </w:r>
    </w:p>
    <w:p w14:paraId="45901646" w14:textId="77777777" w:rsidR="00D124E1" w:rsidRPr="004F2AF7" w:rsidRDefault="00D124E1" w:rsidP="004F2AF7">
      <w:pPr>
        <w:pStyle w:val="Default"/>
        <w:spacing w:line="276" w:lineRule="auto"/>
        <w:jc w:val="center"/>
        <w:rPr>
          <w:color w:val="000000" w:themeColor="text1"/>
        </w:rPr>
      </w:pPr>
      <w:r w:rsidRPr="004F2AF7">
        <w:rPr>
          <w:b/>
          <w:bCs/>
          <w:color w:val="000000" w:themeColor="text1"/>
        </w:rPr>
        <w:t>Force Majeure</w:t>
      </w:r>
    </w:p>
    <w:p w14:paraId="43B3599D" w14:textId="77777777" w:rsidR="00AF2584" w:rsidRPr="004F2AF7" w:rsidRDefault="00AF2584" w:rsidP="004F2AF7">
      <w:pPr>
        <w:pStyle w:val="NormalWeb"/>
        <w:numPr>
          <w:ilvl w:val="0"/>
          <w:numId w:val="32"/>
        </w:numPr>
        <w:spacing w:before="0" w:after="0" w:line="276" w:lineRule="auto"/>
        <w:ind w:left="567" w:hanging="567"/>
        <w:jc w:val="both"/>
        <w:rPr>
          <w:lang w:val="en-US"/>
        </w:rPr>
      </w:pPr>
      <w:r w:rsidRPr="004F2AF7">
        <w:rPr>
          <w:b/>
          <w:bCs/>
          <w:color w:val="000000" w:themeColor="text1"/>
        </w:rPr>
        <w:t>Para Pihak</w:t>
      </w:r>
      <w:r w:rsidRPr="004F2AF7">
        <w:rPr>
          <w:bCs/>
          <w:color w:val="000000" w:themeColor="text1"/>
        </w:rPr>
        <w:t xml:space="preserve"> </w:t>
      </w:r>
      <w:proofErr w:type="spellStart"/>
      <w:r w:rsidRPr="004F2AF7">
        <w:rPr>
          <w:lang w:val="en-US"/>
        </w:rPr>
        <w:t>tidak</w:t>
      </w:r>
      <w:proofErr w:type="spellEnd"/>
      <w:r w:rsidRPr="004F2AF7">
        <w:rPr>
          <w:lang w:val="en-US"/>
        </w:rPr>
        <w:t xml:space="preserve"> </w:t>
      </w:r>
      <w:proofErr w:type="spellStart"/>
      <w:r w:rsidRPr="004F2AF7">
        <w:rPr>
          <w:lang w:val="en-US"/>
        </w:rPr>
        <w:t>bertanggung</w:t>
      </w:r>
      <w:proofErr w:type="spellEnd"/>
      <w:r w:rsidRPr="004F2AF7">
        <w:rPr>
          <w:lang w:val="en-US"/>
        </w:rPr>
        <w:t xml:space="preserve"> </w:t>
      </w:r>
      <w:proofErr w:type="spellStart"/>
      <w:r w:rsidRPr="004F2AF7">
        <w:rPr>
          <w:lang w:val="en-US"/>
        </w:rPr>
        <w:t>jawab</w:t>
      </w:r>
      <w:proofErr w:type="spellEnd"/>
      <w:r w:rsidRPr="004F2AF7">
        <w:rPr>
          <w:lang w:val="en-US"/>
        </w:rPr>
        <w:t xml:space="preserve"> </w:t>
      </w:r>
      <w:proofErr w:type="spellStart"/>
      <w:r w:rsidRPr="004F2AF7">
        <w:rPr>
          <w:lang w:val="en-US"/>
        </w:rPr>
        <w:t>atas</w:t>
      </w:r>
      <w:proofErr w:type="spellEnd"/>
      <w:r w:rsidRPr="004F2AF7">
        <w:rPr>
          <w:lang w:val="en-US"/>
        </w:rPr>
        <w:t xml:space="preserve"> </w:t>
      </w:r>
      <w:proofErr w:type="spellStart"/>
      <w:r w:rsidRPr="004F2AF7">
        <w:rPr>
          <w:lang w:val="en-US"/>
        </w:rPr>
        <w:t>segala</w:t>
      </w:r>
      <w:proofErr w:type="spellEnd"/>
      <w:r w:rsidRPr="004F2AF7">
        <w:rPr>
          <w:lang w:val="en-US"/>
        </w:rPr>
        <w:t xml:space="preserve"> </w:t>
      </w:r>
      <w:proofErr w:type="spellStart"/>
      <w:r w:rsidRPr="004F2AF7">
        <w:rPr>
          <w:lang w:val="en-US"/>
        </w:rPr>
        <w:t>kerugian</w:t>
      </w:r>
      <w:proofErr w:type="spellEnd"/>
      <w:r w:rsidRPr="004F2AF7">
        <w:rPr>
          <w:lang w:val="en-US"/>
        </w:rPr>
        <w:t xml:space="preserve"> yang </w:t>
      </w:r>
      <w:proofErr w:type="spellStart"/>
      <w:r w:rsidRPr="004F2AF7">
        <w:rPr>
          <w:lang w:val="en-US"/>
        </w:rPr>
        <w:t>timbul</w:t>
      </w:r>
      <w:proofErr w:type="spellEnd"/>
      <w:r w:rsidRPr="004F2AF7">
        <w:rPr>
          <w:lang w:val="en-US"/>
        </w:rPr>
        <w:t xml:space="preserve"> </w:t>
      </w:r>
      <w:proofErr w:type="spellStart"/>
      <w:r w:rsidRPr="004F2AF7">
        <w:rPr>
          <w:lang w:val="en-US"/>
        </w:rPr>
        <w:t>diakibatkan</w:t>
      </w:r>
      <w:proofErr w:type="spellEnd"/>
      <w:r w:rsidRPr="004F2AF7">
        <w:rPr>
          <w:lang w:val="en-US"/>
        </w:rPr>
        <w:t xml:space="preserve"> oleh </w:t>
      </w:r>
      <w:r w:rsidRPr="004F2AF7">
        <w:t>force majeure</w:t>
      </w:r>
      <w:r w:rsidRPr="004F2AF7">
        <w:rPr>
          <w:lang w:val="en-US"/>
        </w:rPr>
        <w:t>.</w:t>
      </w:r>
    </w:p>
    <w:p w14:paraId="5281C23D" w14:textId="77777777" w:rsidR="00AF2584" w:rsidRPr="004F2AF7" w:rsidRDefault="00AF2584" w:rsidP="004F2AF7">
      <w:pPr>
        <w:pStyle w:val="NormalWeb"/>
        <w:numPr>
          <w:ilvl w:val="0"/>
          <w:numId w:val="32"/>
        </w:numPr>
        <w:spacing w:before="0" w:after="0" w:line="276" w:lineRule="auto"/>
        <w:ind w:left="567" w:hanging="567"/>
        <w:jc w:val="both"/>
        <w:rPr>
          <w:lang w:val="en-US"/>
        </w:rPr>
      </w:pPr>
      <w:proofErr w:type="spellStart"/>
      <w:r w:rsidRPr="004F2AF7">
        <w:rPr>
          <w:lang w:val="en-US"/>
        </w:rPr>
        <w:t>Kondisi</w:t>
      </w:r>
      <w:proofErr w:type="spellEnd"/>
      <w:r w:rsidRPr="004F2AF7">
        <w:rPr>
          <w:lang w:val="en-US"/>
        </w:rPr>
        <w:t xml:space="preserve"> yang </w:t>
      </w:r>
      <w:proofErr w:type="spellStart"/>
      <w:r w:rsidRPr="004F2AF7">
        <w:rPr>
          <w:lang w:val="en-US"/>
        </w:rPr>
        <w:t>dapat</w:t>
      </w:r>
      <w:proofErr w:type="spellEnd"/>
      <w:r w:rsidRPr="004F2AF7">
        <w:rPr>
          <w:lang w:val="en-US"/>
        </w:rPr>
        <w:t xml:space="preserve"> </w:t>
      </w:r>
      <w:proofErr w:type="spellStart"/>
      <w:r w:rsidRPr="004F2AF7">
        <w:rPr>
          <w:lang w:val="en-US"/>
        </w:rPr>
        <w:t>diterima</w:t>
      </w:r>
      <w:proofErr w:type="spellEnd"/>
      <w:r w:rsidRPr="004F2AF7">
        <w:rPr>
          <w:lang w:val="en-US"/>
        </w:rPr>
        <w:t xml:space="preserve"> </w:t>
      </w:r>
      <w:proofErr w:type="spellStart"/>
      <w:r w:rsidRPr="004F2AF7">
        <w:rPr>
          <w:lang w:val="en-US"/>
        </w:rPr>
        <w:t>sebagai</w:t>
      </w:r>
      <w:proofErr w:type="spellEnd"/>
      <w:r w:rsidRPr="004F2AF7">
        <w:rPr>
          <w:lang w:val="en-US"/>
        </w:rPr>
        <w:t xml:space="preserve"> </w:t>
      </w:r>
      <w:r w:rsidRPr="004F2AF7">
        <w:t>force majeure</w:t>
      </w:r>
      <w:r w:rsidRPr="004F2AF7">
        <w:rPr>
          <w:lang w:val="en-US"/>
        </w:rPr>
        <w:t xml:space="preserve"> oleh </w:t>
      </w:r>
      <w:r w:rsidR="0084356D" w:rsidRPr="004F2AF7">
        <w:rPr>
          <w:b/>
        </w:rPr>
        <w:t>Para Pihak</w:t>
      </w:r>
      <w:r w:rsidRPr="004F2AF7">
        <w:rPr>
          <w:lang w:val="en-US"/>
        </w:rPr>
        <w:t xml:space="preserve"> </w:t>
      </w:r>
      <w:proofErr w:type="spellStart"/>
      <w:r w:rsidRPr="004F2AF7">
        <w:rPr>
          <w:lang w:val="en-US"/>
        </w:rPr>
        <w:t>adalah</w:t>
      </w:r>
      <w:proofErr w:type="spellEnd"/>
      <w:r w:rsidRPr="004F2AF7">
        <w:rPr>
          <w:lang w:val="en-US"/>
        </w:rPr>
        <w:t xml:space="preserve"> </w:t>
      </w:r>
      <w:r w:rsidR="0084356D" w:rsidRPr="004F2AF7">
        <w:t>p</w:t>
      </w:r>
      <w:proofErr w:type="spellStart"/>
      <w:r w:rsidR="0084356D" w:rsidRPr="004F2AF7">
        <w:rPr>
          <w:lang w:val="en-US"/>
        </w:rPr>
        <w:t>erang</w:t>
      </w:r>
      <w:proofErr w:type="spellEnd"/>
      <w:r w:rsidR="0084356D" w:rsidRPr="004F2AF7">
        <w:rPr>
          <w:lang w:val="en-US"/>
        </w:rPr>
        <w:t xml:space="preserve">, </w:t>
      </w:r>
      <w:proofErr w:type="spellStart"/>
      <w:r w:rsidR="0084356D" w:rsidRPr="004F2AF7">
        <w:rPr>
          <w:lang w:val="en-US"/>
        </w:rPr>
        <w:t>huru</w:t>
      </w:r>
      <w:proofErr w:type="spellEnd"/>
      <w:r w:rsidR="0084356D" w:rsidRPr="004F2AF7">
        <w:rPr>
          <w:lang w:val="en-US"/>
        </w:rPr>
        <w:t xml:space="preserve">-hara, </w:t>
      </w:r>
      <w:proofErr w:type="spellStart"/>
      <w:r w:rsidR="0084356D" w:rsidRPr="004F2AF7">
        <w:rPr>
          <w:lang w:val="en-US"/>
        </w:rPr>
        <w:t>sabotase</w:t>
      </w:r>
      <w:proofErr w:type="spellEnd"/>
      <w:r w:rsidR="0084356D" w:rsidRPr="004F2AF7">
        <w:rPr>
          <w:lang w:val="en-US"/>
        </w:rPr>
        <w:t xml:space="preserve">, </w:t>
      </w:r>
      <w:proofErr w:type="spellStart"/>
      <w:r w:rsidRPr="004F2AF7">
        <w:rPr>
          <w:lang w:val="en-US"/>
        </w:rPr>
        <w:t>terorisme</w:t>
      </w:r>
      <w:proofErr w:type="spellEnd"/>
      <w:r w:rsidRPr="004F2AF7">
        <w:rPr>
          <w:lang w:val="en-US"/>
        </w:rPr>
        <w:t xml:space="preserve">, </w:t>
      </w:r>
      <w:proofErr w:type="spellStart"/>
      <w:r w:rsidRPr="004F2AF7">
        <w:rPr>
          <w:lang w:val="en-US"/>
        </w:rPr>
        <w:t>penutupan</w:t>
      </w:r>
      <w:proofErr w:type="spellEnd"/>
      <w:r w:rsidRPr="004F2AF7">
        <w:rPr>
          <w:lang w:val="en-US"/>
        </w:rPr>
        <w:t xml:space="preserve"> oleh </w:t>
      </w:r>
      <w:proofErr w:type="spellStart"/>
      <w:r w:rsidRPr="004F2AF7">
        <w:rPr>
          <w:lang w:val="en-US"/>
        </w:rPr>
        <w:t>pemerintah</w:t>
      </w:r>
      <w:proofErr w:type="spellEnd"/>
      <w:r w:rsidRPr="004F2AF7">
        <w:rPr>
          <w:lang w:val="en-US"/>
        </w:rPr>
        <w:t xml:space="preserve">, </w:t>
      </w:r>
      <w:proofErr w:type="spellStart"/>
      <w:r w:rsidRPr="004F2AF7">
        <w:rPr>
          <w:lang w:val="en-US"/>
        </w:rPr>
        <w:t>bencana</w:t>
      </w:r>
      <w:proofErr w:type="spellEnd"/>
      <w:r w:rsidRPr="004F2AF7">
        <w:rPr>
          <w:lang w:val="en-US"/>
        </w:rPr>
        <w:t xml:space="preserve"> </w:t>
      </w:r>
      <w:proofErr w:type="spellStart"/>
      <w:r w:rsidRPr="004F2AF7">
        <w:rPr>
          <w:lang w:val="en-US"/>
        </w:rPr>
        <w:t>alam</w:t>
      </w:r>
      <w:proofErr w:type="spellEnd"/>
      <w:r w:rsidRPr="004F2AF7">
        <w:rPr>
          <w:lang w:val="en-US"/>
        </w:rPr>
        <w:t xml:space="preserve"> yang </w:t>
      </w:r>
      <w:proofErr w:type="spellStart"/>
      <w:r w:rsidRPr="004F2AF7">
        <w:rPr>
          <w:lang w:val="en-US"/>
        </w:rPr>
        <w:t>dikatagorikan</w:t>
      </w:r>
      <w:proofErr w:type="spellEnd"/>
      <w:r w:rsidRPr="004F2AF7">
        <w:rPr>
          <w:lang w:val="en-US"/>
        </w:rPr>
        <w:t xml:space="preserve"> </w:t>
      </w:r>
      <w:proofErr w:type="spellStart"/>
      <w:r w:rsidRPr="004F2AF7">
        <w:rPr>
          <w:lang w:val="en-US"/>
        </w:rPr>
        <w:t>sebagai</w:t>
      </w:r>
      <w:proofErr w:type="spellEnd"/>
      <w:r w:rsidRPr="004F2AF7">
        <w:rPr>
          <w:lang w:val="en-US"/>
        </w:rPr>
        <w:t xml:space="preserve"> b</w:t>
      </w:r>
      <w:r w:rsidR="0084356D" w:rsidRPr="004F2AF7">
        <w:t>en</w:t>
      </w:r>
      <w:proofErr w:type="spellStart"/>
      <w:r w:rsidRPr="004F2AF7">
        <w:rPr>
          <w:lang w:val="en-US"/>
        </w:rPr>
        <w:t>cana</w:t>
      </w:r>
      <w:proofErr w:type="spellEnd"/>
      <w:r w:rsidRPr="004F2AF7">
        <w:rPr>
          <w:lang w:val="en-US"/>
        </w:rPr>
        <w:t xml:space="preserve"> </w:t>
      </w:r>
      <w:proofErr w:type="spellStart"/>
      <w:r w:rsidRPr="004F2AF7">
        <w:rPr>
          <w:lang w:val="en-US"/>
        </w:rPr>
        <w:t>nasional</w:t>
      </w:r>
      <w:proofErr w:type="spellEnd"/>
      <w:r w:rsidRPr="004F2AF7">
        <w:rPr>
          <w:lang w:val="en-US"/>
        </w:rPr>
        <w:t xml:space="preserve"> yang </w:t>
      </w:r>
      <w:proofErr w:type="spellStart"/>
      <w:r w:rsidRPr="004F2AF7">
        <w:rPr>
          <w:lang w:val="en-US"/>
        </w:rPr>
        <w:t>dibuktikan</w:t>
      </w:r>
      <w:proofErr w:type="spellEnd"/>
      <w:r w:rsidRPr="004F2AF7">
        <w:rPr>
          <w:lang w:val="en-US"/>
        </w:rPr>
        <w:t xml:space="preserve"> </w:t>
      </w:r>
      <w:proofErr w:type="spellStart"/>
      <w:r w:rsidRPr="004F2AF7">
        <w:rPr>
          <w:lang w:val="en-US"/>
        </w:rPr>
        <w:t>dengan</w:t>
      </w:r>
      <w:proofErr w:type="spellEnd"/>
      <w:r w:rsidRPr="004F2AF7">
        <w:rPr>
          <w:lang w:val="en-US"/>
        </w:rPr>
        <w:t xml:space="preserve"> </w:t>
      </w:r>
      <w:proofErr w:type="spellStart"/>
      <w:r w:rsidRPr="004F2AF7">
        <w:rPr>
          <w:lang w:val="en-US"/>
        </w:rPr>
        <w:t>ditetapkan</w:t>
      </w:r>
      <w:proofErr w:type="spellEnd"/>
      <w:r w:rsidRPr="004F2AF7">
        <w:rPr>
          <w:lang w:val="en-US"/>
        </w:rPr>
        <w:t xml:space="preserve"> oleh </w:t>
      </w:r>
      <w:proofErr w:type="spellStart"/>
      <w:r w:rsidRPr="004F2AF7">
        <w:rPr>
          <w:lang w:val="en-US"/>
        </w:rPr>
        <w:t>pemerintah</w:t>
      </w:r>
      <w:proofErr w:type="spellEnd"/>
      <w:r w:rsidRPr="004F2AF7">
        <w:rPr>
          <w:lang w:val="en-US"/>
        </w:rPr>
        <w:t>.</w:t>
      </w:r>
    </w:p>
    <w:p w14:paraId="57056EB5" w14:textId="77777777" w:rsidR="00AF2584" w:rsidRPr="004F2AF7" w:rsidRDefault="00AF2584" w:rsidP="004F2AF7">
      <w:pPr>
        <w:pStyle w:val="NormalWeb"/>
        <w:numPr>
          <w:ilvl w:val="0"/>
          <w:numId w:val="32"/>
        </w:numPr>
        <w:spacing w:before="0" w:after="0" w:line="276" w:lineRule="auto"/>
        <w:ind w:left="567" w:hanging="567"/>
        <w:jc w:val="both"/>
        <w:rPr>
          <w:lang w:val="en-US"/>
        </w:rPr>
      </w:pPr>
      <w:proofErr w:type="spellStart"/>
      <w:r w:rsidRPr="004F2AF7">
        <w:rPr>
          <w:lang w:val="en-US"/>
        </w:rPr>
        <w:t>Pemberitahuan</w:t>
      </w:r>
      <w:proofErr w:type="spellEnd"/>
      <w:r w:rsidRPr="004F2AF7">
        <w:rPr>
          <w:lang w:val="en-US"/>
        </w:rPr>
        <w:t xml:space="preserve"> </w:t>
      </w:r>
      <w:r w:rsidR="0084356D" w:rsidRPr="004F2AF7">
        <w:t>keadaan</w:t>
      </w:r>
      <w:r w:rsidRPr="004F2AF7">
        <w:rPr>
          <w:lang w:val="en-US"/>
        </w:rPr>
        <w:t xml:space="preserve"> </w:t>
      </w:r>
      <w:r w:rsidRPr="004F2AF7">
        <w:t>force majeure</w:t>
      </w:r>
      <w:r w:rsidRPr="004F2AF7">
        <w:rPr>
          <w:lang w:val="en-US"/>
        </w:rPr>
        <w:t xml:space="preserve"> </w:t>
      </w:r>
      <w:proofErr w:type="spellStart"/>
      <w:r w:rsidRPr="004F2AF7">
        <w:rPr>
          <w:lang w:val="en-US"/>
        </w:rPr>
        <w:t>dibuat</w:t>
      </w:r>
      <w:proofErr w:type="spellEnd"/>
      <w:r w:rsidRPr="004F2AF7">
        <w:rPr>
          <w:lang w:val="en-US"/>
        </w:rPr>
        <w:t xml:space="preserve"> </w:t>
      </w:r>
      <w:proofErr w:type="spellStart"/>
      <w:r w:rsidRPr="004F2AF7">
        <w:rPr>
          <w:lang w:val="en-US"/>
        </w:rPr>
        <w:t>secara</w:t>
      </w:r>
      <w:proofErr w:type="spellEnd"/>
      <w:r w:rsidRPr="004F2AF7">
        <w:rPr>
          <w:lang w:val="en-US"/>
        </w:rPr>
        <w:t xml:space="preserve"> </w:t>
      </w:r>
      <w:proofErr w:type="spellStart"/>
      <w:r w:rsidRPr="004F2AF7">
        <w:rPr>
          <w:lang w:val="en-US"/>
        </w:rPr>
        <w:t>tertulis</w:t>
      </w:r>
      <w:proofErr w:type="spellEnd"/>
      <w:r w:rsidRPr="004F2AF7">
        <w:rPr>
          <w:lang w:val="en-US"/>
        </w:rPr>
        <w:t xml:space="preserve"> </w:t>
      </w:r>
      <w:proofErr w:type="spellStart"/>
      <w:r w:rsidRPr="004F2AF7">
        <w:rPr>
          <w:lang w:val="en-US"/>
        </w:rPr>
        <w:t>maksimal</w:t>
      </w:r>
      <w:proofErr w:type="spellEnd"/>
      <w:r w:rsidRPr="004F2AF7">
        <w:rPr>
          <w:lang w:val="en-US"/>
        </w:rPr>
        <w:t xml:space="preserve"> </w:t>
      </w:r>
      <w:proofErr w:type="spellStart"/>
      <w:r w:rsidRPr="004F2AF7">
        <w:rPr>
          <w:lang w:val="en-US"/>
        </w:rPr>
        <w:t>dalam</w:t>
      </w:r>
      <w:proofErr w:type="spellEnd"/>
      <w:r w:rsidRPr="004F2AF7">
        <w:rPr>
          <w:lang w:val="en-US"/>
        </w:rPr>
        <w:t xml:space="preserve"> </w:t>
      </w:r>
      <w:proofErr w:type="spellStart"/>
      <w:r w:rsidRPr="004F2AF7">
        <w:rPr>
          <w:lang w:val="en-US"/>
        </w:rPr>
        <w:t>waktu</w:t>
      </w:r>
      <w:proofErr w:type="spellEnd"/>
      <w:r w:rsidRPr="004F2AF7">
        <w:rPr>
          <w:lang w:val="en-US"/>
        </w:rPr>
        <w:t xml:space="preserve"> 7 (</w:t>
      </w:r>
      <w:proofErr w:type="spellStart"/>
      <w:r w:rsidRPr="004F2AF7">
        <w:rPr>
          <w:lang w:val="en-US"/>
        </w:rPr>
        <w:t>tujuh</w:t>
      </w:r>
      <w:proofErr w:type="spellEnd"/>
      <w:r w:rsidRPr="004F2AF7">
        <w:rPr>
          <w:lang w:val="en-US"/>
        </w:rPr>
        <w:t xml:space="preserve">) </w:t>
      </w:r>
      <w:proofErr w:type="spellStart"/>
      <w:r w:rsidRPr="004F2AF7">
        <w:rPr>
          <w:lang w:val="en-US"/>
        </w:rPr>
        <w:t>hari</w:t>
      </w:r>
      <w:proofErr w:type="spellEnd"/>
      <w:r w:rsidRPr="004F2AF7">
        <w:rPr>
          <w:lang w:val="en-US"/>
        </w:rPr>
        <w:t xml:space="preserve"> </w:t>
      </w:r>
      <w:proofErr w:type="spellStart"/>
      <w:r w:rsidRPr="004F2AF7">
        <w:rPr>
          <w:lang w:val="en-US"/>
        </w:rPr>
        <w:t>dari</w:t>
      </w:r>
      <w:proofErr w:type="spellEnd"/>
      <w:r w:rsidRPr="004F2AF7">
        <w:rPr>
          <w:lang w:val="en-US"/>
        </w:rPr>
        <w:t xml:space="preserve"> </w:t>
      </w:r>
      <w:proofErr w:type="spellStart"/>
      <w:r w:rsidRPr="004F2AF7">
        <w:rPr>
          <w:lang w:val="en-US"/>
        </w:rPr>
        <w:t>tanggal</w:t>
      </w:r>
      <w:proofErr w:type="spellEnd"/>
      <w:r w:rsidRPr="004F2AF7">
        <w:rPr>
          <w:lang w:val="en-US"/>
        </w:rPr>
        <w:t xml:space="preserve"> </w:t>
      </w:r>
      <w:proofErr w:type="spellStart"/>
      <w:r w:rsidRPr="004F2AF7">
        <w:rPr>
          <w:lang w:val="en-US"/>
        </w:rPr>
        <w:t>kejadian</w:t>
      </w:r>
      <w:proofErr w:type="spellEnd"/>
      <w:r w:rsidRPr="004F2AF7">
        <w:rPr>
          <w:lang w:val="en-US"/>
        </w:rPr>
        <w:t xml:space="preserve"> </w:t>
      </w:r>
      <w:proofErr w:type="spellStart"/>
      <w:r w:rsidRPr="004F2AF7">
        <w:rPr>
          <w:lang w:val="en-US"/>
        </w:rPr>
        <w:t>didukung</w:t>
      </w:r>
      <w:proofErr w:type="spellEnd"/>
      <w:r w:rsidRPr="004F2AF7">
        <w:rPr>
          <w:lang w:val="en-US"/>
        </w:rPr>
        <w:t xml:space="preserve"> </w:t>
      </w:r>
      <w:proofErr w:type="spellStart"/>
      <w:r w:rsidRPr="004F2AF7">
        <w:rPr>
          <w:lang w:val="en-US"/>
        </w:rPr>
        <w:t>dengan</w:t>
      </w:r>
      <w:proofErr w:type="spellEnd"/>
      <w:r w:rsidRPr="004F2AF7">
        <w:rPr>
          <w:lang w:val="en-US"/>
        </w:rPr>
        <w:t xml:space="preserve"> </w:t>
      </w:r>
      <w:proofErr w:type="spellStart"/>
      <w:r w:rsidRPr="004F2AF7">
        <w:rPr>
          <w:lang w:val="en-US"/>
        </w:rPr>
        <w:t>bukti</w:t>
      </w:r>
      <w:proofErr w:type="spellEnd"/>
      <w:r w:rsidRPr="004F2AF7">
        <w:rPr>
          <w:lang w:val="en-US"/>
        </w:rPr>
        <w:t>.</w:t>
      </w:r>
    </w:p>
    <w:p w14:paraId="0674F9B6" w14:textId="77777777" w:rsidR="00AF2584" w:rsidRPr="004F2AF7" w:rsidRDefault="00AF2584" w:rsidP="004F2AF7">
      <w:pPr>
        <w:pStyle w:val="NormalWeb"/>
        <w:numPr>
          <w:ilvl w:val="0"/>
          <w:numId w:val="32"/>
        </w:numPr>
        <w:spacing w:before="0" w:after="0" w:line="276" w:lineRule="auto"/>
        <w:ind w:left="567" w:hanging="567"/>
        <w:jc w:val="both"/>
        <w:rPr>
          <w:lang w:val="en-US"/>
        </w:rPr>
      </w:pPr>
      <w:proofErr w:type="spellStart"/>
      <w:r w:rsidRPr="004F2AF7">
        <w:rPr>
          <w:lang w:val="en-US"/>
        </w:rPr>
        <w:t>Pemberitahuan</w:t>
      </w:r>
      <w:proofErr w:type="spellEnd"/>
      <w:r w:rsidRPr="004F2AF7">
        <w:rPr>
          <w:lang w:val="en-US"/>
        </w:rPr>
        <w:t xml:space="preserve"> </w:t>
      </w:r>
      <w:proofErr w:type="spellStart"/>
      <w:r w:rsidRPr="004F2AF7">
        <w:rPr>
          <w:lang w:val="en-US"/>
        </w:rPr>
        <w:t>kejadian</w:t>
      </w:r>
      <w:proofErr w:type="spellEnd"/>
      <w:r w:rsidRPr="004F2AF7">
        <w:rPr>
          <w:lang w:val="en-US"/>
        </w:rPr>
        <w:t xml:space="preserve"> </w:t>
      </w:r>
      <w:r w:rsidRPr="004F2AF7">
        <w:t>force majeure</w:t>
      </w:r>
      <w:r w:rsidRPr="004F2AF7">
        <w:rPr>
          <w:lang w:val="en-US"/>
        </w:rPr>
        <w:t xml:space="preserve"> </w:t>
      </w:r>
      <w:proofErr w:type="spellStart"/>
      <w:r w:rsidRPr="004F2AF7">
        <w:rPr>
          <w:lang w:val="en-US"/>
        </w:rPr>
        <w:t>diterima</w:t>
      </w:r>
      <w:proofErr w:type="spellEnd"/>
      <w:r w:rsidRPr="004F2AF7">
        <w:rPr>
          <w:lang w:val="en-US"/>
        </w:rPr>
        <w:t xml:space="preserve"> </w:t>
      </w:r>
      <w:r w:rsidRPr="004F2AF7">
        <w:rPr>
          <w:b/>
          <w:color w:val="000000" w:themeColor="text1"/>
          <w:lang w:eastAsia="en-US"/>
        </w:rPr>
        <w:t xml:space="preserve">Pihak Pertama </w:t>
      </w:r>
      <w:r w:rsidRPr="004F2AF7">
        <w:t xml:space="preserve">atau </w:t>
      </w:r>
      <w:r w:rsidRPr="004F2AF7">
        <w:rPr>
          <w:b/>
          <w:color w:val="000000" w:themeColor="text1"/>
          <w:lang w:eastAsia="en-US"/>
        </w:rPr>
        <w:t>Pihak Kedua</w:t>
      </w:r>
      <w:r w:rsidRPr="004F2AF7">
        <w:rPr>
          <w:color w:val="000000" w:themeColor="text1"/>
          <w:lang w:eastAsia="en-US"/>
        </w:rPr>
        <w:t xml:space="preserve"> </w:t>
      </w:r>
      <w:r w:rsidRPr="004F2AF7">
        <w:rPr>
          <w:lang w:val="en-US"/>
        </w:rPr>
        <w:t xml:space="preserve">dan </w:t>
      </w:r>
      <w:proofErr w:type="spellStart"/>
      <w:r w:rsidRPr="004F2AF7">
        <w:rPr>
          <w:lang w:val="en-US"/>
        </w:rPr>
        <w:t>ditanggapi</w:t>
      </w:r>
      <w:proofErr w:type="spellEnd"/>
      <w:r w:rsidRPr="004F2AF7">
        <w:rPr>
          <w:lang w:val="en-US"/>
        </w:rPr>
        <w:t xml:space="preserve"> </w:t>
      </w:r>
      <w:proofErr w:type="spellStart"/>
      <w:r w:rsidRPr="004F2AF7">
        <w:rPr>
          <w:lang w:val="en-US"/>
        </w:rPr>
        <w:t>dalam</w:t>
      </w:r>
      <w:proofErr w:type="spellEnd"/>
      <w:r w:rsidRPr="004F2AF7">
        <w:rPr>
          <w:lang w:val="en-US"/>
        </w:rPr>
        <w:t xml:space="preserve"> </w:t>
      </w:r>
      <w:proofErr w:type="spellStart"/>
      <w:r w:rsidRPr="004F2AF7">
        <w:rPr>
          <w:lang w:val="en-US"/>
        </w:rPr>
        <w:t>waktu</w:t>
      </w:r>
      <w:proofErr w:type="spellEnd"/>
      <w:r w:rsidRPr="004F2AF7">
        <w:rPr>
          <w:lang w:val="en-US"/>
        </w:rPr>
        <w:t xml:space="preserve"> 3 (</w:t>
      </w:r>
      <w:proofErr w:type="spellStart"/>
      <w:r w:rsidRPr="004F2AF7">
        <w:rPr>
          <w:lang w:val="en-US"/>
        </w:rPr>
        <w:t>tiga</w:t>
      </w:r>
      <w:proofErr w:type="spellEnd"/>
      <w:r w:rsidRPr="004F2AF7">
        <w:rPr>
          <w:lang w:val="en-US"/>
        </w:rPr>
        <w:t xml:space="preserve">) </w:t>
      </w:r>
      <w:proofErr w:type="spellStart"/>
      <w:r w:rsidRPr="004F2AF7">
        <w:rPr>
          <w:lang w:val="en-US"/>
        </w:rPr>
        <w:t>hari</w:t>
      </w:r>
      <w:proofErr w:type="spellEnd"/>
      <w:r w:rsidRPr="004F2AF7">
        <w:rPr>
          <w:lang w:val="en-US"/>
        </w:rPr>
        <w:t xml:space="preserve"> </w:t>
      </w:r>
      <w:proofErr w:type="spellStart"/>
      <w:r w:rsidRPr="004F2AF7">
        <w:rPr>
          <w:lang w:val="en-US"/>
        </w:rPr>
        <w:t>dari</w:t>
      </w:r>
      <w:proofErr w:type="spellEnd"/>
      <w:r w:rsidRPr="004F2AF7">
        <w:rPr>
          <w:lang w:val="en-US"/>
        </w:rPr>
        <w:t xml:space="preserve"> </w:t>
      </w:r>
      <w:proofErr w:type="spellStart"/>
      <w:r w:rsidRPr="004F2AF7">
        <w:rPr>
          <w:lang w:val="en-US"/>
        </w:rPr>
        <w:t>tanggal</w:t>
      </w:r>
      <w:proofErr w:type="spellEnd"/>
      <w:r w:rsidRPr="004F2AF7">
        <w:rPr>
          <w:lang w:val="en-US"/>
        </w:rPr>
        <w:t xml:space="preserve"> </w:t>
      </w:r>
      <w:proofErr w:type="spellStart"/>
      <w:r w:rsidRPr="004F2AF7">
        <w:rPr>
          <w:lang w:val="en-US"/>
        </w:rPr>
        <w:t>penerimaan</w:t>
      </w:r>
      <w:proofErr w:type="spellEnd"/>
      <w:r w:rsidRPr="004F2AF7">
        <w:rPr>
          <w:lang w:val="en-US"/>
        </w:rPr>
        <w:t xml:space="preserve"> </w:t>
      </w:r>
      <w:proofErr w:type="spellStart"/>
      <w:r w:rsidRPr="004F2AF7">
        <w:rPr>
          <w:lang w:val="en-US"/>
        </w:rPr>
        <w:t>pemberitahuan</w:t>
      </w:r>
      <w:proofErr w:type="spellEnd"/>
      <w:r w:rsidRPr="004F2AF7">
        <w:rPr>
          <w:lang w:val="en-US"/>
        </w:rPr>
        <w:t xml:space="preserve"> </w:t>
      </w:r>
      <w:r w:rsidRPr="004F2AF7">
        <w:t>force majeure</w:t>
      </w:r>
      <w:r w:rsidRPr="004F2AF7">
        <w:rPr>
          <w:lang w:val="en-US"/>
        </w:rPr>
        <w:t xml:space="preserve">. </w:t>
      </w:r>
      <w:proofErr w:type="spellStart"/>
      <w:r w:rsidRPr="004F2AF7">
        <w:rPr>
          <w:lang w:val="en-US"/>
        </w:rPr>
        <w:t>Apabila</w:t>
      </w:r>
      <w:proofErr w:type="spellEnd"/>
      <w:r w:rsidRPr="004F2AF7">
        <w:rPr>
          <w:lang w:val="en-US"/>
        </w:rPr>
        <w:t xml:space="preserve"> </w:t>
      </w:r>
      <w:proofErr w:type="spellStart"/>
      <w:r w:rsidRPr="004F2AF7">
        <w:rPr>
          <w:lang w:val="en-US"/>
        </w:rPr>
        <w:t>pemberitahuan</w:t>
      </w:r>
      <w:proofErr w:type="spellEnd"/>
      <w:r w:rsidRPr="004F2AF7">
        <w:rPr>
          <w:lang w:val="en-US"/>
        </w:rPr>
        <w:t xml:space="preserve"> </w:t>
      </w:r>
      <w:proofErr w:type="spellStart"/>
      <w:r w:rsidRPr="004F2AF7">
        <w:rPr>
          <w:lang w:val="en-US"/>
        </w:rPr>
        <w:t>tersebut</w:t>
      </w:r>
      <w:proofErr w:type="spellEnd"/>
      <w:r w:rsidRPr="004F2AF7">
        <w:rPr>
          <w:lang w:val="en-US"/>
        </w:rPr>
        <w:t xml:space="preserve"> </w:t>
      </w:r>
      <w:proofErr w:type="spellStart"/>
      <w:r w:rsidRPr="004F2AF7">
        <w:rPr>
          <w:lang w:val="en-US"/>
        </w:rPr>
        <w:t>tidak</w:t>
      </w:r>
      <w:proofErr w:type="spellEnd"/>
      <w:r w:rsidRPr="004F2AF7">
        <w:rPr>
          <w:lang w:val="en-US"/>
        </w:rPr>
        <w:t xml:space="preserve"> </w:t>
      </w:r>
      <w:proofErr w:type="spellStart"/>
      <w:r w:rsidRPr="004F2AF7">
        <w:rPr>
          <w:lang w:val="en-US"/>
        </w:rPr>
        <w:t>ditanggapi</w:t>
      </w:r>
      <w:proofErr w:type="spellEnd"/>
      <w:r w:rsidRPr="004F2AF7">
        <w:rPr>
          <w:lang w:val="en-US"/>
        </w:rPr>
        <w:t xml:space="preserve"> </w:t>
      </w:r>
      <w:proofErr w:type="spellStart"/>
      <w:r w:rsidRPr="004F2AF7">
        <w:rPr>
          <w:lang w:val="en-US"/>
        </w:rPr>
        <w:t>maka</w:t>
      </w:r>
      <w:proofErr w:type="spellEnd"/>
      <w:r w:rsidRPr="004F2AF7">
        <w:rPr>
          <w:lang w:val="en-US"/>
        </w:rPr>
        <w:t xml:space="preserve"> </w:t>
      </w:r>
      <w:proofErr w:type="spellStart"/>
      <w:r w:rsidRPr="004F2AF7">
        <w:rPr>
          <w:lang w:val="en-US"/>
        </w:rPr>
        <w:t>dianggap</w:t>
      </w:r>
      <w:proofErr w:type="spellEnd"/>
      <w:r w:rsidRPr="004F2AF7">
        <w:t xml:space="preserve"> </w:t>
      </w:r>
      <w:proofErr w:type="spellStart"/>
      <w:r w:rsidRPr="004F2AF7">
        <w:rPr>
          <w:lang w:val="en-US"/>
        </w:rPr>
        <w:t>telah</w:t>
      </w:r>
      <w:proofErr w:type="spellEnd"/>
      <w:r w:rsidRPr="004F2AF7">
        <w:rPr>
          <w:lang w:val="en-US"/>
        </w:rPr>
        <w:t xml:space="preserve"> </w:t>
      </w:r>
      <w:proofErr w:type="spellStart"/>
      <w:proofErr w:type="gramStart"/>
      <w:r w:rsidRPr="004F2AF7">
        <w:rPr>
          <w:lang w:val="en-US"/>
        </w:rPr>
        <w:t>menerima</w:t>
      </w:r>
      <w:proofErr w:type="spellEnd"/>
      <w:r w:rsidRPr="004F2AF7">
        <w:rPr>
          <w:lang w:val="en-US"/>
        </w:rPr>
        <w:t xml:space="preserve">  </w:t>
      </w:r>
      <w:proofErr w:type="spellStart"/>
      <w:r w:rsidRPr="004F2AF7">
        <w:rPr>
          <w:lang w:val="en-US"/>
        </w:rPr>
        <w:t>kejadian</w:t>
      </w:r>
      <w:proofErr w:type="spellEnd"/>
      <w:proofErr w:type="gramEnd"/>
      <w:r w:rsidRPr="004F2AF7">
        <w:rPr>
          <w:lang w:val="en-US"/>
        </w:rPr>
        <w:t xml:space="preserve"> </w:t>
      </w:r>
      <w:r w:rsidRPr="004F2AF7">
        <w:t>force majeure</w:t>
      </w:r>
      <w:r w:rsidRPr="004F2AF7">
        <w:rPr>
          <w:lang w:val="en-US"/>
        </w:rPr>
        <w:t xml:space="preserve"> </w:t>
      </w:r>
      <w:proofErr w:type="spellStart"/>
      <w:r w:rsidRPr="004F2AF7">
        <w:rPr>
          <w:lang w:val="en-US"/>
        </w:rPr>
        <w:t>tersebut</w:t>
      </w:r>
      <w:proofErr w:type="spellEnd"/>
      <w:r w:rsidRPr="004F2AF7">
        <w:rPr>
          <w:lang w:val="en-US"/>
        </w:rPr>
        <w:t>.</w:t>
      </w:r>
    </w:p>
    <w:p w14:paraId="509C7A6E" w14:textId="77777777" w:rsidR="00D124E1" w:rsidRPr="004F2AF7" w:rsidRDefault="00D124E1" w:rsidP="004F2AF7">
      <w:pPr>
        <w:widowControl w:val="0"/>
        <w:spacing w:after="0"/>
        <w:jc w:val="center"/>
        <w:rPr>
          <w:rFonts w:ascii="Times New Roman" w:hAnsi="Times New Roman" w:cs="Times New Roman"/>
          <w:b/>
          <w:bCs/>
          <w:color w:val="000000" w:themeColor="text1"/>
          <w:sz w:val="24"/>
          <w:szCs w:val="24"/>
          <w:lang w:val="en-US"/>
        </w:rPr>
      </w:pPr>
    </w:p>
    <w:p w14:paraId="1E11BA76" w14:textId="77777777" w:rsidR="001E0CD7" w:rsidRPr="004F2AF7" w:rsidRDefault="00F65F2C" w:rsidP="004F2AF7">
      <w:pPr>
        <w:widowControl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Pasal</w:t>
      </w:r>
      <w:r w:rsidR="00D124E1" w:rsidRPr="004F2AF7">
        <w:rPr>
          <w:rFonts w:ascii="Times New Roman" w:hAnsi="Times New Roman" w:cs="Times New Roman"/>
          <w:b/>
          <w:bCs/>
          <w:color w:val="000000" w:themeColor="text1"/>
          <w:sz w:val="24"/>
          <w:szCs w:val="24"/>
        </w:rPr>
        <w:t xml:space="preserve"> 9</w:t>
      </w:r>
    </w:p>
    <w:p w14:paraId="292AF4F2" w14:textId="77777777" w:rsidR="001E0CD7" w:rsidRPr="004F2AF7" w:rsidRDefault="00B8566F" w:rsidP="004F2AF7">
      <w:pPr>
        <w:widowControl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Sistem Keamanan</w:t>
      </w:r>
      <w:r w:rsidR="00361FDF" w:rsidRPr="004F2AF7">
        <w:rPr>
          <w:rFonts w:ascii="Times New Roman" w:hAnsi="Times New Roman" w:cs="Times New Roman"/>
          <w:b/>
          <w:bCs/>
          <w:color w:val="000000" w:themeColor="text1"/>
          <w:sz w:val="24"/>
          <w:szCs w:val="24"/>
        </w:rPr>
        <w:t xml:space="preserve"> Informasi</w:t>
      </w:r>
    </w:p>
    <w:p w14:paraId="7003A49A" w14:textId="77777777"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Cs/>
          <w:color w:val="000000" w:themeColor="text1"/>
          <w:lang w:val="id-ID"/>
        </w:rPr>
      </w:pPr>
      <w:r w:rsidRPr="004F2AF7">
        <w:rPr>
          <w:rFonts w:cs="Times New Roman"/>
          <w:b/>
          <w:bCs/>
          <w:color w:val="000000" w:themeColor="text1"/>
          <w:lang w:val="id-ID"/>
        </w:rPr>
        <w:t>Para Pihak</w:t>
      </w:r>
      <w:r w:rsidRPr="004F2AF7">
        <w:rPr>
          <w:rFonts w:cs="Times New Roman"/>
          <w:bCs/>
          <w:color w:val="000000" w:themeColor="text1"/>
          <w:lang w:val="id-ID"/>
        </w:rPr>
        <w:t xml:space="preserve"> sepakat untuk menjaga kerahasiaan isi perjanjian ini dan informasi lainnya yang diperoleh berkaitan dengan perjanjian ini, </w:t>
      </w:r>
      <w:r w:rsidR="009B5971" w:rsidRPr="004F2AF7">
        <w:rPr>
          <w:rFonts w:cs="Times New Roman"/>
          <w:bCs/>
          <w:color w:val="000000" w:themeColor="text1"/>
          <w:lang w:val="id-ID"/>
        </w:rPr>
        <w:t xml:space="preserve">saat ini dan atau dikemudian hari setelah berakhirnya perjanjian </w:t>
      </w:r>
      <w:r w:rsidRPr="004F2AF7">
        <w:rPr>
          <w:rFonts w:cs="Times New Roman"/>
          <w:bCs/>
          <w:color w:val="000000" w:themeColor="text1"/>
          <w:lang w:val="id-ID"/>
        </w:rPr>
        <w:t>kecuali informasi yang sifatnya sudah diketahui oleh umum atau sepatutnya dikategorikan sebagai informasi yang dapat diketahui oleh masyarakat luas atau berdasarkan ketentuan hukum yang berlaku.</w:t>
      </w:r>
    </w:p>
    <w:p w14:paraId="56CEAD18" w14:textId="77777777"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Cs/>
          <w:color w:val="000000" w:themeColor="text1"/>
          <w:lang w:val="id-ID"/>
        </w:rPr>
      </w:pPr>
      <w:r w:rsidRPr="004F2AF7">
        <w:rPr>
          <w:rFonts w:cs="Times New Roman"/>
          <w:b/>
          <w:bCs/>
          <w:color w:val="000000" w:themeColor="text1"/>
        </w:rPr>
        <w:t xml:space="preserve">Para </w:t>
      </w:r>
      <w:proofErr w:type="spellStart"/>
      <w:r w:rsidRPr="004F2AF7">
        <w:rPr>
          <w:rFonts w:cs="Times New Roman"/>
          <w:b/>
          <w:bCs/>
          <w:color w:val="000000" w:themeColor="text1"/>
        </w:rPr>
        <w:t>Pihak</w:t>
      </w:r>
      <w:proofErr w:type="spellEnd"/>
      <w:r w:rsidRPr="004F2AF7">
        <w:rPr>
          <w:rFonts w:cs="Times New Roman"/>
          <w:bCs/>
          <w:color w:val="000000" w:themeColor="text1"/>
        </w:rPr>
        <w:t xml:space="preserve"> </w:t>
      </w:r>
      <w:proofErr w:type="spellStart"/>
      <w:r w:rsidRPr="004F2AF7">
        <w:rPr>
          <w:rFonts w:cs="Times New Roman"/>
          <w:bCs/>
          <w:color w:val="000000" w:themeColor="text1"/>
        </w:rPr>
        <w:t>tidak</w:t>
      </w:r>
      <w:proofErr w:type="spellEnd"/>
      <w:r w:rsidRPr="004F2AF7">
        <w:rPr>
          <w:rFonts w:cs="Times New Roman"/>
          <w:bCs/>
          <w:color w:val="000000" w:themeColor="text1"/>
        </w:rPr>
        <w:t xml:space="preserve"> </w:t>
      </w:r>
      <w:proofErr w:type="spellStart"/>
      <w:r w:rsidRPr="004F2AF7">
        <w:rPr>
          <w:rFonts w:cs="Times New Roman"/>
          <w:bCs/>
          <w:color w:val="000000" w:themeColor="text1"/>
        </w:rPr>
        <w:t>akan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membuka</w:t>
      </w:r>
      <w:proofErr w:type="spellEnd"/>
      <w:r w:rsidRPr="004F2AF7">
        <w:rPr>
          <w:rFonts w:cs="Times New Roman"/>
          <w:bCs/>
          <w:color w:val="000000" w:themeColor="text1"/>
        </w:rPr>
        <w:t xml:space="preserve"> </w:t>
      </w:r>
      <w:proofErr w:type="spellStart"/>
      <w:r w:rsidRPr="004F2AF7">
        <w:rPr>
          <w:rFonts w:cs="Times New Roman"/>
          <w:bCs/>
          <w:color w:val="000000" w:themeColor="text1"/>
        </w:rPr>
        <w:t>kerahasiaan</w:t>
      </w:r>
      <w:proofErr w:type="spellEnd"/>
      <w:r w:rsidRPr="004F2AF7">
        <w:rPr>
          <w:rFonts w:cs="Times New Roman"/>
          <w:bCs/>
          <w:color w:val="000000" w:themeColor="text1"/>
        </w:rPr>
        <w:t xml:space="preserve"> </w:t>
      </w:r>
      <w:r w:rsidRPr="004F2AF7">
        <w:rPr>
          <w:rFonts w:cs="Times New Roman"/>
          <w:bCs/>
          <w:color w:val="000000" w:themeColor="text1"/>
          <w:lang w:val="id-ID"/>
        </w:rPr>
        <w:t>informasi perusahaan</w:t>
      </w:r>
      <w:r w:rsidRPr="004F2AF7">
        <w:rPr>
          <w:rFonts w:cs="Times New Roman"/>
          <w:bCs/>
          <w:color w:val="000000" w:themeColor="text1"/>
        </w:rPr>
        <w:t xml:space="preserve"> </w:t>
      </w:r>
      <w:proofErr w:type="spellStart"/>
      <w:r w:rsidRPr="004F2AF7">
        <w:rPr>
          <w:rFonts w:cs="Times New Roman"/>
          <w:bCs/>
          <w:color w:val="000000" w:themeColor="text1"/>
        </w:rPr>
        <w:t>kepada</w:t>
      </w:r>
      <w:proofErr w:type="spellEnd"/>
      <w:r w:rsidRPr="004F2AF7">
        <w:rPr>
          <w:rFonts w:cs="Times New Roman"/>
          <w:bCs/>
          <w:color w:val="000000" w:themeColor="text1"/>
        </w:rPr>
        <w:t xml:space="preserve"> </w:t>
      </w:r>
      <w:r w:rsidRPr="004F2AF7">
        <w:rPr>
          <w:rFonts w:cs="Times New Roman"/>
          <w:bCs/>
          <w:color w:val="000000" w:themeColor="text1"/>
          <w:lang w:val="id-ID"/>
        </w:rPr>
        <w:t>Pihak Ketiga</w:t>
      </w:r>
      <w:r w:rsidRPr="004F2AF7">
        <w:rPr>
          <w:rFonts w:cs="Times New Roman"/>
          <w:bCs/>
          <w:color w:val="000000" w:themeColor="text1"/>
        </w:rPr>
        <w:t xml:space="preserve"> </w:t>
      </w:r>
      <w:proofErr w:type="spellStart"/>
      <w:r w:rsidRPr="004F2AF7">
        <w:rPr>
          <w:rFonts w:cs="Times New Roman"/>
          <w:bCs/>
          <w:color w:val="000000" w:themeColor="text1"/>
        </w:rPr>
        <w:t>tanpa</w:t>
      </w:r>
      <w:proofErr w:type="spellEnd"/>
      <w:r w:rsidRPr="004F2AF7">
        <w:rPr>
          <w:rFonts w:cs="Times New Roman"/>
          <w:bCs/>
          <w:color w:val="000000" w:themeColor="text1"/>
        </w:rPr>
        <w:t xml:space="preserve"> </w:t>
      </w:r>
      <w:proofErr w:type="spellStart"/>
      <w:r w:rsidRPr="004F2AF7">
        <w:rPr>
          <w:rFonts w:cs="Times New Roman"/>
          <w:bCs/>
          <w:color w:val="000000" w:themeColor="text1"/>
        </w:rPr>
        <w:t>persetujuan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tertulis</w:t>
      </w:r>
      <w:proofErr w:type="spellEnd"/>
      <w:r w:rsidRPr="004F2AF7">
        <w:rPr>
          <w:rFonts w:cs="Times New Roman"/>
          <w:bCs/>
          <w:color w:val="000000" w:themeColor="text1"/>
        </w:rPr>
        <w:t xml:space="preserve"> </w:t>
      </w:r>
      <w:r w:rsidRPr="004F2AF7">
        <w:rPr>
          <w:rFonts w:cs="Times New Roman"/>
          <w:bCs/>
          <w:color w:val="000000" w:themeColor="text1"/>
          <w:lang w:val="id-ID"/>
        </w:rPr>
        <w:t xml:space="preserve">yang ditandatangani atasan tertinggi dari masing-masing </w:t>
      </w:r>
      <w:r w:rsidRPr="004F2AF7">
        <w:rPr>
          <w:rFonts w:cs="Times New Roman"/>
          <w:b/>
          <w:bCs/>
          <w:color w:val="000000" w:themeColor="text1"/>
          <w:lang w:val="id-ID"/>
        </w:rPr>
        <w:t>Pihak</w:t>
      </w:r>
      <w:r w:rsidRPr="004F2AF7">
        <w:rPr>
          <w:rFonts w:cs="Times New Roman"/>
          <w:bCs/>
          <w:color w:val="000000" w:themeColor="text1"/>
          <w:lang w:val="id-ID"/>
        </w:rPr>
        <w:t xml:space="preserve">. </w:t>
      </w:r>
      <w:r w:rsidRPr="004F2AF7">
        <w:rPr>
          <w:rFonts w:eastAsiaTheme="minorEastAsia" w:cs="Times New Roman"/>
          <w:color w:val="000000" w:themeColor="text1"/>
          <w:kern w:val="0"/>
          <w:lang w:val="id-ID" w:eastAsia="en-US" w:bidi="ar-SA"/>
        </w:rPr>
        <w:t>(Seperti upload gambar/ video ke media sosial, dll).</w:t>
      </w:r>
    </w:p>
    <w:p w14:paraId="51D34304" w14:textId="77777777"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Cs/>
          <w:color w:val="000000" w:themeColor="text1"/>
          <w:lang w:val="id-ID"/>
        </w:rPr>
      </w:pPr>
      <w:r w:rsidRPr="004F2AF7">
        <w:rPr>
          <w:rFonts w:eastAsiaTheme="minorEastAsia" w:cs="Times New Roman"/>
          <w:color w:val="000000" w:themeColor="text1"/>
          <w:kern w:val="0"/>
          <w:lang w:val="id-ID" w:eastAsia="en-US" w:bidi="ar-SA"/>
        </w:rPr>
        <w:t>Apabila</w:t>
      </w:r>
      <w:r w:rsidRPr="004F2AF7">
        <w:rPr>
          <w:rFonts w:eastAsiaTheme="minorEastAsia" w:cs="Times New Roman"/>
          <w:b/>
          <w:color w:val="000000" w:themeColor="text1"/>
          <w:kern w:val="0"/>
          <w:lang w:val="id-ID" w:eastAsia="en-US" w:bidi="ar-SA"/>
        </w:rPr>
        <w:t xml:space="preserve"> Pihak Pertama </w:t>
      </w:r>
      <w:r w:rsidRPr="004F2AF7">
        <w:rPr>
          <w:rFonts w:eastAsiaTheme="minorEastAsia" w:cs="Times New Roman"/>
          <w:color w:val="000000" w:themeColor="text1"/>
          <w:kern w:val="0"/>
          <w:lang w:val="id-ID" w:eastAsia="en-US" w:bidi="ar-SA"/>
        </w:rPr>
        <w:t xml:space="preserve">membocorkan dan/atau menyebarluaskan kerahasiaan informasi perusahaan </w:t>
      </w:r>
      <w:r w:rsidRPr="004F2AF7">
        <w:rPr>
          <w:rFonts w:eastAsiaTheme="minorEastAsia" w:cs="Times New Roman"/>
          <w:b/>
          <w:color w:val="000000" w:themeColor="text1"/>
          <w:kern w:val="0"/>
          <w:lang w:val="id-ID" w:eastAsia="en-US" w:bidi="ar-SA"/>
        </w:rPr>
        <w:t>Pihak Kedua</w:t>
      </w:r>
      <w:r w:rsidRPr="004F2AF7">
        <w:rPr>
          <w:rFonts w:eastAsiaTheme="minorEastAsia" w:cs="Times New Roman"/>
          <w:color w:val="000000" w:themeColor="text1"/>
          <w:kern w:val="0"/>
          <w:lang w:val="id-ID" w:eastAsia="en-US" w:bidi="ar-SA"/>
        </w:rPr>
        <w:t xml:space="preserve"> dan mengakibatkan kerugian </w:t>
      </w:r>
      <w:r w:rsidR="009B5971" w:rsidRPr="004F2AF7">
        <w:rPr>
          <w:rFonts w:eastAsiaTheme="minorEastAsia" w:cs="Times New Roman"/>
          <w:b/>
          <w:color w:val="000000" w:themeColor="text1"/>
          <w:kern w:val="0"/>
          <w:lang w:val="id-ID" w:eastAsia="en-US" w:bidi="ar-SA"/>
        </w:rPr>
        <w:t xml:space="preserve">Pihak </w:t>
      </w:r>
      <w:r w:rsidR="0084356D" w:rsidRPr="004F2AF7">
        <w:rPr>
          <w:rFonts w:eastAsiaTheme="minorEastAsia" w:cs="Times New Roman"/>
          <w:b/>
          <w:color w:val="000000" w:themeColor="text1"/>
          <w:kern w:val="0"/>
          <w:lang w:val="id-ID" w:eastAsia="en-US" w:bidi="ar-SA"/>
        </w:rPr>
        <w:t>Kedua</w:t>
      </w:r>
      <w:r w:rsidR="009B5971" w:rsidRPr="004F2AF7">
        <w:rPr>
          <w:rFonts w:eastAsiaTheme="minorEastAsia" w:cs="Times New Roman"/>
          <w:color w:val="000000" w:themeColor="text1"/>
          <w:kern w:val="0"/>
          <w:lang w:val="id-ID" w:eastAsia="en-US" w:bidi="ar-SA"/>
        </w:rPr>
        <w:t xml:space="preserve"> </w:t>
      </w:r>
      <w:r w:rsidRPr="004F2AF7">
        <w:rPr>
          <w:rFonts w:eastAsiaTheme="minorEastAsia" w:cs="Times New Roman"/>
          <w:color w:val="000000" w:themeColor="text1"/>
          <w:kern w:val="0"/>
          <w:lang w:val="id-ID" w:eastAsia="en-US" w:bidi="ar-SA"/>
        </w:rPr>
        <w:t xml:space="preserve">maka </w:t>
      </w:r>
      <w:r w:rsidRPr="004F2AF7">
        <w:rPr>
          <w:rFonts w:eastAsiaTheme="minorEastAsia" w:cs="Times New Roman"/>
          <w:b/>
          <w:color w:val="000000" w:themeColor="text1"/>
          <w:kern w:val="0"/>
          <w:lang w:val="id-ID" w:eastAsia="en-US" w:bidi="ar-SA"/>
        </w:rPr>
        <w:t>Pihak Pertama</w:t>
      </w:r>
      <w:r w:rsidRPr="004F2AF7">
        <w:rPr>
          <w:rFonts w:eastAsiaTheme="minorEastAsia" w:cs="Times New Roman"/>
          <w:color w:val="000000" w:themeColor="text1"/>
          <w:kern w:val="0"/>
          <w:lang w:val="id-ID" w:eastAsia="en-US" w:bidi="ar-SA"/>
        </w:rPr>
        <w:t xml:space="preserve"> wajib membayar seluruh kerugian yang diderita oleh </w:t>
      </w:r>
      <w:r w:rsidRPr="004F2AF7">
        <w:rPr>
          <w:rFonts w:eastAsiaTheme="minorEastAsia" w:cs="Times New Roman"/>
          <w:b/>
          <w:color w:val="000000" w:themeColor="text1"/>
          <w:kern w:val="0"/>
          <w:lang w:val="id-ID" w:eastAsia="en-US" w:bidi="ar-SA"/>
        </w:rPr>
        <w:t>Pihak Kedua</w:t>
      </w:r>
      <w:r w:rsidRPr="004F2AF7">
        <w:rPr>
          <w:rFonts w:eastAsiaTheme="minorEastAsia" w:cs="Times New Roman"/>
          <w:color w:val="000000" w:themeColor="text1"/>
          <w:kern w:val="0"/>
          <w:lang w:val="id-ID" w:eastAsia="en-US" w:bidi="ar-SA"/>
        </w:rPr>
        <w:t>.</w:t>
      </w:r>
    </w:p>
    <w:p w14:paraId="30BECD5E" w14:textId="77777777"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Cs/>
          <w:color w:val="000000" w:themeColor="text1"/>
        </w:rPr>
      </w:pPr>
      <w:r w:rsidRPr="004F2AF7">
        <w:rPr>
          <w:rFonts w:cs="Times New Roman"/>
          <w:b/>
          <w:bCs/>
          <w:color w:val="000000" w:themeColor="text1"/>
          <w:lang w:val="id-ID"/>
        </w:rPr>
        <w:t>Pihak Pertama</w:t>
      </w:r>
      <w:r w:rsidRPr="004F2AF7">
        <w:rPr>
          <w:rFonts w:cs="Times New Roman"/>
          <w:bCs/>
          <w:color w:val="000000" w:themeColor="text1"/>
        </w:rPr>
        <w:t xml:space="preserve"> </w:t>
      </w:r>
      <w:proofErr w:type="spellStart"/>
      <w:r w:rsidRPr="004F2AF7">
        <w:rPr>
          <w:rFonts w:cs="Times New Roman"/>
          <w:bCs/>
          <w:color w:val="000000" w:themeColor="text1"/>
        </w:rPr>
        <w:t>berperan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serta</w:t>
      </w:r>
      <w:proofErr w:type="spellEnd"/>
      <w:r w:rsidRPr="004F2AF7">
        <w:rPr>
          <w:rFonts w:cs="Times New Roman"/>
          <w:bCs/>
          <w:color w:val="000000" w:themeColor="text1"/>
        </w:rPr>
        <w:t xml:space="preserve"> </w:t>
      </w:r>
      <w:proofErr w:type="spellStart"/>
      <w:r w:rsidRPr="004F2AF7">
        <w:rPr>
          <w:rFonts w:cs="Times New Roman"/>
          <w:bCs/>
          <w:color w:val="000000" w:themeColor="text1"/>
        </w:rPr>
        <w:t>menjaga</w:t>
      </w:r>
      <w:proofErr w:type="spellEnd"/>
      <w:r w:rsidRPr="004F2AF7">
        <w:rPr>
          <w:rFonts w:cs="Times New Roman"/>
          <w:bCs/>
          <w:color w:val="000000" w:themeColor="text1"/>
        </w:rPr>
        <w:t xml:space="preserve"> </w:t>
      </w:r>
      <w:proofErr w:type="spellStart"/>
      <w:r w:rsidRPr="004F2AF7">
        <w:rPr>
          <w:rFonts w:cs="Times New Roman"/>
          <w:bCs/>
          <w:color w:val="000000" w:themeColor="text1"/>
        </w:rPr>
        <w:t>aset</w:t>
      </w:r>
      <w:proofErr w:type="spellEnd"/>
      <w:r w:rsidRPr="004F2AF7">
        <w:rPr>
          <w:rFonts w:cs="Times New Roman"/>
          <w:bCs/>
          <w:color w:val="000000" w:themeColor="text1"/>
        </w:rPr>
        <w:t xml:space="preserve"> </w:t>
      </w: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r w:rsidRPr="004F2AF7">
        <w:rPr>
          <w:rFonts w:cs="Times New Roman"/>
          <w:b/>
          <w:bCs/>
          <w:color w:val="000000" w:themeColor="text1"/>
          <w:lang w:val="id-ID"/>
        </w:rPr>
        <w:t>Kedua</w:t>
      </w:r>
      <w:r w:rsidRPr="004F2AF7">
        <w:rPr>
          <w:rFonts w:cs="Times New Roman"/>
          <w:bCs/>
          <w:color w:val="000000" w:themeColor="text1"/>
          <w:lang w:val="id-ID"/>
        </w:rPr>
        <w:t>.</w:t>
      </w:r>
    </w:p>
    <w:p w14:paraId="22D94B9E" w14:textId="77777777"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Cs/>
          <w:color w:val="000000" w:themeColor="text1"/>
        </w:rPr>
      </w:pP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r w:rsidRPr="004F2AF7">
        <w:rPr>
          <w:rFonts w:cs="Times New Roman"/>
          <w:b/>
          <w:bCs/>
          <w:color w:val="000000" w:themeColor="text1"/>
          <w:lang w:val="id-ID"/>
        </w:rPr>
        <w:t>Pertama</w:t>
      </w:r>
      <w:r w:rsidRPr="004F2AF7">
        <w:rPr>
          <w:rFonts w:cs="Times New Roman"/>
          <w:bCs/>
          <w:color w:val="000000" w:themeColor="text1"/>
        </w:rPr>
        <w:t xml:space="preserve"> </w:t>
      </w:r>
      <w:proofErr w:type="spellStart"/>
      <w:r w:rsidRPr="004F2AF7">
        <w:rPr>
          <w:rFonts w:cs="Times New Roman"/>
          <w:bCs/>
          <w:color w:val="000000" w:themeColor="text1"/>
        </w:rPr>
        <w:t>dilarang</w:t>
      </w:r>
      <w:proofErr w:type="spellEnd"/>
      <w:r w:rsidRPr="004F2AF7">
        <w:rPr>
          <w:rFonts w:cs="Times New Roman"/>
          <w:bCs/>
          <w:color w:val="000000" w:themeColor="text1"/>
        </w:rPr>
        <w:t xml:space="preserve"> </w:t>
      </w:r>
      <w:proofErr w:type="spellStart"/>
      <w:r w:rsidRPr="004F2AF7">
        <w:rPr>
          <w:rFonts w:cs="Times New Roman"/>
          <w:bCs/>
          <w:color w:val="000000" w:themeColor="text1"/>
        </w:rPr>
        <w:t>mengambil</w:t>
      </w:r>
      <w:proofErr w:type="spellEnd"/>
      <w:r w:rsidRPr="004F2AF7">
        <w:rPr>
          <w:rFonts w:cs="Times New Roman"/>
          <w:bCs/>
          <w:color w:val="000000" w:themeColor="text1"/>
        </w:rPr>
        <w:t xml:space="preserve"> </w:t>
      </w:r>
      <w:proofErr w:type="spellStart"/>
      <w:r w:rsidRPr="004F2AF7">
        <w:rPr>
          <w:rFonts w:cs="Times New Roman"/>
          <w:bCs/>
          <w:color w:val="000000" w:themeColor="text1"/>
        </w:rPr>
        <w:t>gambar</w:t>
      </w:r>
      <w:proofErr w:type="spellEnd"/>
      <w:r w:rsidRPr="004F2AF7">
        <w:rPr>
          <w:rFonts w:cs="Times New Roman"/>
          <w:bCs/>
          <w:color w:val="000000" w:themeColor="text1"/>
        </w:rPr>
        <w:t xml:space="preserve">/ video </w:t>
      </w:r>
      <w:proofErr w:type="spellStart"/>
      <w:r w:rsidRPr="004F2AF7">
        <w:rPr>
          <w:rFonts w:cs="Times New Roman"/>
          <w:bCs/>
          <w:color w:val="000000" w:themeColor="text1"/>
        </w:rPr>
        <w:t>dalam</w:t>
      </w:r>
      <w:proofErr w:type="spellEnd"/>
      <w:r w:rsidRPr="004F2AF7">
        <w:rPr>
          <w:rFonts w:cs="Times New Roman"/>
          <w:bCs/>
          <w:color w:val="000000" w:themeColor="text1"/>
        </w:rPr>
        <w:t xml:space="preserve"> </w:t>
      </w:r>
      <w:proofErr w:type="spellStart"/>
      <w:r w:rsidRPr="004F2AF7">
        <w:rPr>
          <w:rFonts w:cs="Times New Roman"/>
          <w:bCs/>
          <w:color w:val="000000" w:themeColor="text1"/>
        </w:rPr>
        <w:t>bentuk</w:t>
      </w:r>
      <w:proofErr w:type="spellEnd"/>
      <w:r w:rsidRPr="004F2AF7">
        <w:rPr>
          <w:rFonts w:cs="Times New Roman"/>
          <w:bCs/>
          <w:color w:val="000000" w:themeColor="text1"/>
        </w:rPr>
        <w:t xml:space="preserve"> </w:t>
      </w:r>
      <w:proofErr w:type="spellStart"/>
      <w:r w:rsidRPr="004F2AF7">
        <w:rPr>
          <w:rFonts w:cs="Times New Roman"/>
          <w:bCs/>
          <w:color w:val="000000" w:themeColor="text1"/>
        </w:rPr>
        <w:t>apapun</w:t>
      </w:r>
      <w:proofErr w:type="spellEnd"/>
      <w:r w:rsidRPr="004F2AF7">
        <w:rPr>
          <w:rFonts w:cs="Times New Roman"/>
          <w:bCs/>
          <w:color w:val="000000" w:themeColor="text1"/>
        </w:rPr>
        <w:t xml:space="preserve"> </w:t>
      </w:r>
      <w:proofErr w:type="spellStart"/>
      <w:r w:rsidRPr="004F2AF7">
        <w:rPr>
          <w:rFonts w:cs="Times New Roman"/>
          <w:bCs/>
          <w:color w:val="000000" w:themeColor="text1"/>
        </w:rPr>
        <w:t>selain</w:t>
      </w:r>
      <w:proofErr w:type="spellEnd"/>
      <w:r w:rsidRPr="004F2AF7">
        <w:rPr>
          <w:rFonts w:cs="Times New Roman"/>
          <w:bCs/>
          <w:color w:val="000000" w:themeColor="text1"/>
        </w:rPr>
        <w:t xml:space="preserve"> </w:t>
      </w:r>
      <w:r w:rsidR="009B5971" w:rsidRPr="004F2AF7">
        <w:rPr>
          <w:rFonts w:cs="Times New Roman"/>
          <w:bCs/>
          <w:color w:val="000000" w:themeColor="text1"/>
          <w:lang w:val="id-ID"/>
        </w:rPr>
        <w:t xml:space="preserve">untuk </w:t>
      </w:r>
      <w:proofErr w:type="spellStart"/>
      <w:r w:rsidRPr="004F2AF7">
        <w:rPr>
          <w:rFonts w:cs="Times New Roman"/>
          <w:bCs/>
          <w:color w:val="000000" w:themeColor="text1"/>
        </w:rPr>
        <w:t>kepentingan</w:t>
      </w:r>
      <w:proofErr w:type="spellEnd"/>
      <w:r w:rsidRPr="004F2AF7">
        <w:rPr>
          <w:rFonts w:cs="Times New Roman"/>
          <w:bCs/>
          <w:color w:val="000000" w:themeColor="text1"/>
        </w:rPr>
        <w:t xml:space="preserve"> </w:t>
      </w: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r w:rsidRPr="004F2AF7">
        <w:rPr>
          <w:rFonts w:cs="Times New Roman"/>
          <w:b/>
          <w:bCs/>
          <w:color w:val="000000" w:themeColor="text1"/>
          <w:lang w:val="id-ID"/>
        </w:rPr>
        <w:t>Kedua</w:t>
      </w:r>
      <w:r w:rsidRPr="004F2AF7">
        <w:rPr>
          <w:rFonts w:cs="Times New Roman"/>
          <w:bCs/>
          <w:color w:val="000000" w:themeColor="text1"/>
          <w:lang w:val="id-ID"/>
        </w:rPr>
        <w:t>.</w:t>
      </w:r>
    </w:p>
    <w:p w14:paraId="0536B648" w14:textId="77777777"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Cs/>
          <w:color w:val="000000" w:themeColor="text1"/>
        </w:rPr>
      </w:pP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r w:rsidRPr="004F2AF7">
        <w:rPr>
          <w:rFonts w:cs="Times New Roman"/>
          <w:b/>
          <w:bCs/>
          <w:color w:val="000000" w:themeColor="text1"/>
          <w:lang w:val="id-ID"/>
        </w:rPr>
        <w:t>Pertama</w:t>
      </w:r>
      <w:r w:rsidRPr="004F2AF7">
        <w:rPr>
          <w:rFonts w:cs="Times New Roman"/>
          <w:bCs/>
          <w:color w:val="000000" w:themeColor="text1"/>
        </w:rPr>
        <w:t xml:space="preserve"> </w:t>
      </w:r>
      <w:proofErr w:type="spellStart"/>
      <w:r w:rsidRPr="004F2AF7">
        <w:rPr>
          <w:rFonts w:cs="Times New Roman"/>
          <w:bCs/>
          <w:color w:val="000000" w:themeColor="text1"/>
        </w:rPr>
        <w:t>dilarang</w:t>
      </w:r>
      <w:proofErr w:type="spellEnd"/>
      <w:r w:rsidRPr="004F2AF7">
        <w:rPr>
          <w:rFonts w:cs="Times New Roman"/>
          <w:bCs/>
          <w:color w:val="000000" w:themeColor="text1"/>
        </w:rPr>
        <w:t xml:space="preserve"> </w:t>
      </w:r>
      <w:proofErr w:type="spellStart"/>
      <w:r w:rsidRPr="004F2AF7">
        <w:rPr>
          <w:rFonts w:cs="Times New Roman"/>
          <w:bCs/>
          <w:color w:val="000000" w:themeColor="text1"/>
        </w:rPr>
        <w:t>memasuki</w:t>
      </w:r>
      <w:proofErr w:type="spellEnd"/>
      <w:r w:rsidRPr="004F2AF7">
        <w:rPr>
          <w:rFonts w:cs="Times New Roman"/>
          <w:bCs/>
          <w:color w:val="000000" w:themeColor="text1"/>
        </w:rPr>
        <w:t xml:space="preserve"> area </w:t>
      </w:r>
      <w:r w:rsidRPr="004F2AF7">
        <w:rPr>
          <w:rFonts w:cs="Times New Roman"/>
          <w:bCs/>
          <w:color w:val="000000" w:themeColor="text1"/>
          <w:lang w:val="id-ID"/>
        </w:rPr>
        <w:t xml:space="preserve">yang bukan area kerjanya </w:t>
      </w:r>
      <w:r w:rsidRPr="004F2AF7">
        <w:rPr>
          <w:rFonts w:cs="Times New Roman"/>
          <w:bCs/>
          <w:color w:val="000000" w:themeColor="text1"/>
        </w:rPr>
        <w:t xml:space="preserve">dan </w:t>
      </w:r>
      <w:proofErr w:type="spellStart"/>
      <w:r w:rsidRPr="004F2AF7">
        <w:rPr>
          <w:rFonts w:cs="Times New Roman"/>
          <w:bCs/>
          <w:color w:val="000000" w:themeColor="text1"/>
        </w:rPr>
        <w:t>mengakses</w:t>
      </w:r>
      <w:proofErr w:type="spellEnd"/>
      <w:r w:rsidRPr="004F2AF7">
        <w:rPr>
          <w:rFonts w:cs="Times New Roman"/>
          <w:bCs/>
          <w:color w:val="000000" w:themeColor="text1"/>
        </w:rPr>
        <w:t xml:space="preserve"> system </w:t>
      </w:r>
      <w:proofErr w:type="spellStart"/>
      <w:r w:rsidRPr="004F2AF7">
        <w:rPr>
          <w:rFonts w:cs="Times New Roman"/>
          <w:bCs/>
          <w:color w:val="000000" w:themeColor="text1"/>
        </w:rPr>
        <w:t>informasi</w:t>
      </w:r>
      <w:proofErr w:type="spellEnd"/>
      <w:r w:rsidRPr="004F2AF7">
        <w:rPr>
          <w:rFonts w:cs="Times New Roman"/>
          <w:bCs/>
          <w:color w:val="000000" w:themeColor="text1"/>
        </w:rPr>
        <w:t xml:space="preserve"> </w:t>
      </w:r>
      <w:proofErr w:type="spellStart"/>
      <w:r w:rsidRPr="004F2AF7">
        <w:rPr>
          <w:rFonts w:cs="Times New Roman"/>
          <w:bCs/>
          <w:color w:val="000000" w:themeColor="text1"/>
        </w:rPr>
        <w:t>tanpa</w:t>
      </w:r>
      <w:proofErr w:type="spellEnd"/>
      <w:r w:rsidRPr="004F2AF7">
        <w:rPr>
          <w:rFonts w:cs="Times New Roman"/>
          <w:bCs/>
          <w:color w:val="000000" w:themeColor="text1"/>
        </w:rPr>
        <w:t xml:space="preserve"> </w:t>
      </w:r>
      <w:proofErr w:type="spellStart"/>
      <w:r w:rsidRPr="004F2AF7">
        <w:rPr>
          <w:rFonts w:cs="Times New Roman"/>
          <w:bCs/>
          <w:color w:val="000000" w:themeColor="text1"/>
        </w:rPr>
        <w:t>seijin</w:t>
      </w:r>
      <w:proofErr w:type="spellEnd"/>
      <w:r w:rsidRPr="004F2AF7">
        <w:rPr>
          <w:rFonts w:cs="Times New Roman"/>
          <w:bCs/>
          <w:color w:val="000000" w:themeColor="text1"/>
        </w:rPr>
        <w:t xml:space="preserve"> </w:t>
      </w: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r w:rsidRPr="004F2AF7">
        <w:rPr>
          <w:rFonts w:cs="Times New Roman"/>
          <w:b/>
          <w:bCs/>
          <w:color w:val="000000" w:themeColor="text1"/>
          <w:lang w:val="id-ID"/>
        </w:rPr>
        <w:t>Kedua</w:t>
      </w:r>
      <w:r w:rsidRPr="004F2AF7">
        <w:rPr>
          <w:rFonts w:cs="Times New Roman"/>
          <w:bCs/>
          <w:color w:val="000000" w:themeColor="text1"/>
          <w:lang w:val="id-ID"/>
        </w:rPr>
        <w:t>.</w:t>
      </w:r>
    </w:p>
    <w:p w14:paraId="1EFB9F61" w14:textId="77777777"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
        </w:rPr>
      </w:pP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r w:rsidRPr="004F2AF7">
        <w:rPr>
          <w:rFonts w:cs="Times New Roman"/>
          <w:b/>
          <w:bCs/>
          <w:color w:val="000000" w:themeColor="text1"/>
          <w:lang w:val="id-ID"/>
        </w:rPr>
        <w:t>Pertama</w:t>
      </w:r>
      <w:r w:rsidRPr="004F2AF7">
        <w:rPr>
          <w:rFonts w:cs="Times New Roman"/>
          <w:bCs/>
          <w:color w:val="000000" w:themeColor="text1"/>
        </w:rPr>
        <w:t xml:space="preserve"> </w:t>
      </w:r>
      <w:proofErr w:type="spellStart"/>
      <w:r w:rsidRPr="004F2AF7">
        <w:rPr>
          <w:rFonts w:cs="Times New Roman"/>
          <w:bCs/>
          <w:color w:val="000000" w:themeColor="text1"/>
        </w:rPr>
        <w:t>wajib</w:t>
      </w:r>
      <w:proofErr w:type="spellEnd"/>
      <w:r w:rsidRPr="004F2AF7">
        <w:rPr>
          <w:rFonts w:cs="Times New Roman"/>
          <w:bCs/>
          <w:color w:val="000000" w:themeColor="text1"/>
        </w:rPr>
        <w:t xml:space="preserve"> </w:t>
      </w:r>
      <w:proofErr w:type="spellStart"/>
      <w:r w:rsidRPr="004F2AF7">
        <w:rPr>
          <w:rFonts w:cs="Times New Roman"/>
          <w:bCs/>
          <w:color w:val="000000" w:themeColor="text1"/>
        </w:rPr>
        <w:t>menyampaikan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semua</w:t>
      </w:r>
      <w:proofErr w:type="spellEnd"/>
      <w:r w:rsidRPr="004F2AF7">
        <w:rPr>
          <w:rFonts w:cs="Times New Roman"/>
          <w:bCs/>
          <w:color w:val="000000" w:themeColor="text1"/>
        </w:rPr>
        <w:t xml:space="preserve"> </w:t>
      </w:r>
      <w:proofErr w:type="spellStart"/>
      <w:r w:rsidRPr="004F2AF7">
        <w:rPr>
          <w:rFonts w:cs="Times New Roman"/>
          <w:bCs/>
          <w:color w:val="000000" w:themeColor="text1"/>
        </w:rPr>
        <w:t>ketentuan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ini</w:t>
      </w:r>
      <w:proofErr w:type="spellEnd"/>
      <w:r w:rsidRPr="004F2AF7">
        <w:rPr>
          <w:rFonts w:cs="Times New Roman"/>
          <w:bCs/>
          <w:color w:val="000000" w:themeColor="text1"/>
        </w:rPr>
        <w:t xml:space="preserve"> </w:t>
      </w:r>
      <w:proofErr w:type="spellStart"/>
      <w:r w:rsidRPr="004F2AF7">
        <w:rPr>
          <w:rFonts w:cs="Times New Roman"/>
          <w:bCs/>
          <w:color w:val="000000" w:themeColor="text1"/>
        </w:rPr>
        <w:t>kepada</w:t>
      </w:r>
      <w:proofErr w:type="spellEnd"/>
      <w:r w:rsidRPr="004F2AF7">
        <w:rPr>
          <w:rFonts w:cs="Times New Roman"/>
          <w:bCs/>
          <w:color w:val="000000" w:themeColor="text1"/>
        </w:rPr>
        <w:t xml:space="preserve"> </w:t>
      </w:r>
      <w:proofErr w:type="spellStart"/>
      <w:r w:rsidRPr="004F2AF7">
        <w:rPr>
          <w:rFonts w:cs="Times New Roman"/>
          <w:bCs/>
          <w:color w:val="000000" w:themeColor="text1"/>
        </w:rPr>
        <w:t>semua</w:t>
      </w:r>
      <w:proofErr w:type="spellEnd"/>
      <w:r w:rsidRPr="004F2AF7">
        <w:rPr>
          <w:rFonts w:cs="Times New Roman"/>
          <w:bCs/>
          <w:color w:val="000000" w:themeColor="text1"/>
        </w:rPr>
        <w:t xml:space="preserve"> </w:t>
      </w:r>
      <w:proofErr w:type="spellStart"/>
      <w:r w:rsidRPr="004F2AF7">
        <w:rPr>
          <w:rFonts w:cs="Times New Roman"/>
          <w:bCs/>
          <w:color w:val="000000" w:themeColor="text1"/>
        </w:rPr>
        <w:t>karyawan</w:t>
      </w:r>
      <w:proofErr w:type="spellEnd"/>
      <w:r w:rsidRPr="004F2AF7">
        <w:rPr>
          <w:rFonts w:cs="Times New Roman"/>
          <w:bCs/>
          <w:color w:val="000000" w:themeColor="text1"/>
        </w:rPr>
        <w:t xml:space="preserve"> yang </w:t>
      </w:r>
      <w:proofErr w:type="spellStart"/>
      <w:r w:rsidRPr="004F2AF7">
        <w:rPr>
          <w:rFonts w:cs="Times New Roman"/>
          <w:bCs/>
          <w:color w:val="000000" w:themeColor="text1"/>
        </w:rPr>
        <w:t>berkaitan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dengan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perjanjian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ini</w:t>
      </w:r>
      <w:proofErr w:type="spellEnd"/>
      <w:r w:rsidRPr="004F2AF7">
        <w:rPr>
          <w:rFonts w:cs="Times New Roman"/>
          <w:bCs/>
          <w:color w:val="000000" w:themeColor="text1"/>
        </w:rPr>
        <w:t>.</w:t>
      </w:r>
      <w:r w:rsidRPr="004F2AF7">
        <w:rPr>
          <w:rFonts w:cs="Times New Roman"/>
          <w:color w:val="000000"/>
        </w:rPr>
        <w:t xml:space="preserve"> </w:t>
      </w:r>
    </w:p>
    <w:p w14:paraId="361E210F" w14:textId="77777777" w:rsidR="00392558" w:rsidRPr="004F2AF7" w:rsidRDefault="00392558" w:rsidP="004F2AF7">
      <w:pPr>
        <w:widowControl w:val="0"/>
        <w:spacing w:after="0"/>
        <w:jc w:val="center"/>
        <w:rPr>
          <w:rFonts w:ascii="Times New Roman" w:hAnsi="Times New Roman" w:cs="Times New Roman"/>
          <w:b/>
          <w:bCs/>
          <w:color w:val="000000" w:themeColor="text1"/>
          <w:sz w:val="24"/>
          <w:szCs w:val="24"/>
        </w:rPr>
      </w:pPr>
    </w:p>
    <w:p w14:paraId="3CE7079A" w14:textId="77777777" w:rsidR="001E0CD7" w:rsidRPr="004F2AF7" w:rsidRDefault="00D124E1" w:rsidP="004F2AF7">
      <w:pPr>
        <w:widowControl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Pasal  10</w:t>
      </w:r>
    </w:p>
    <w:p w14:paraId="061B7FE8" w14:textId="77777777" w:rsidR="001E0CD7" w:rsidRPr="004F2AF7" w:rsidRDefault="009A0DEF" w:rsidP="004F2AF7">
      <w:pPr>
        <w:widowControl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Keselamatan, Kesehatan Kerja (K3) dan Dampak Lingkungan</w:t>
      </w:r>
    </w:p>
    <w:p w14:paraId="68069C67" w14:textId="77777777" w:rsidR="001E0CD7" w:rsidRPr="004F2AF7" w:rsidRDefault="009A0DEF" w:rsidP="004F2AF7">
      <w:pPr>
        <w:pStyle w:val="ListParagraph"/>
        <w:widowControl w:val="0"/>
        <w:numPr>
          <w:ilvl w:val="0"/>
          <w:numId w:val="13"/>
        </w:numPr>
        <w:tabs>
          <w:tab w:val="clear" w:pos="0"/>
        </w:tabs>
        <w:spacing w:line="276" w:lineRule="auto"/>
        <w:ind w:left="567" w:hanging="567"/>
        <w:jc w:val="both"/>
        <w:rPr>
          <w:rFonts w:cs="Times New Roman"/>
          <w:bCs/>
          <w:color w:val="000000" w:themeColor="text1"/>
        </w:rPr>
      </w:pP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proofErr w:type="spellStart"/>
      <w:r w:rsidRPr="004F2AF7">
        <w:rPr>
          <w:rFonts w:cs="Times New Roman"/>
          <w:b/>
          <w:bCs/>
          <w:color w:val="000000" w:themeColor="text1"/>
        </w:rPr>
        <w:t>Pertama</w:t>
      </w:r>
      <w:proofErr w:type="spellEnd"/>
      <w:r w:rsidRPr="004F2AF7">
        <w:rPr>
          <w:rFonts w:cs="Times New Roman"/>
          <w:bCs/>
          <w:color w:val="000000" w:themeColor="text1"/>
          <w:lang w:val="id-ID"/>
        </w:rPr>
        <w:t xml:space="preserve"> wajib</w:t>
      </w:r>
      <w:r w:rsidRPr="004F2AF7">
        <w:rPr>
          <w:rFonts w:cs="Times New Roman"/>
          <w:bCs/>
          <w:color w:val="000000" w:themeColor="text1"/>
        </w:rPr>
        <w:t xml:space="preserve"> </w:t>
      </w:r>
      <w:proofErr w:type="spellStart"/>
      <w:r w:rsidRPr="004F2AF7">
        <w:rPr>
          <w:rFonts w:cs="Times New Roman"/>
          <w:bCs/>
          <w:color w:val="000000" w:themeColor="text1"/>
        </w:rPr>
        <w:t>mematuhi</w:t>
      </w:r>
      <w:proofErr w:type="spellEnd"/>
      <w:r w:rsidRPr="004F2AF7">
        <w:rPr>
          <w:rFonts w:cs="Times New Roman"/>
          <w:bCs/>
          <w:color w:val="000000" w:themeColor="text1"/>
        </w:rPr>
        <w:t xml:space="preserve"> </w:t>
      </w:r>
      <w:r w:rsidRPr="004F2AF7">
        <w:rPr>
          <w:rFonts w:cs="Times New Roman"/>
          <w:bCs/>
          <w:color w:val="000000" w:themeColor="text1"/>
          <w:lang w:val="id-ID"/>
        </w:rPr>
        <w:t>peraturan</w:t>
      </w:r>
      <w:r w:rsidR="0084356D" w:rsidRPr="004F2AF7">
        <w:rPr>
          <w:rFonts w:cs="Times New Roman"/>
          <w:bCs/>
          <w:color w:val="000000" w:themeColor="text1"/>
          <w:lang w:val="id-ID"/>
        </w:rPr>
        <w:t xml:space="preserve"> </w:t>
      </w:r>
      <w:r w:rsidR="0095718C" w:rsidRPr="004F2AF7">
        <w:rPr>
          <w:rFonts w:cs="Times New Roman"/>
          <w:bCs/>
          <w:color w:val="000000" w:themeColor="text1"/>
          <w:lang w:val="id-ID"/>
        </w:rPr>
        <w:t>K</w:t>
      </w:r>
      <w:r w:rsidRPr="004F2AF7">
        <w:rPr>
          <w:rFonts w:cs="Times New Roman"/>
          <w:bCs/>
          <w:color w:val="000000" w:themeColor="text1"/>
        </w:rPr>
        <w:t xml:space="preserve">3 </w:t>
      </w:r>
      <w:r w:rsidRPr="004F2AF7">
        <w:rPr>
          <w:rFonts w:cs="Times New Roman"/>
          <w:bCs/>
          <w:color w:val="000000" w:themeColor="text1"/>
          <w:lang w:val="id-ID"/>
        </w:rPr>
        <w:t xml:space="preserve">di lokasi kerja </w:t>
      </w:r>
      <w:r w:rsidR="0046058D" w:rsidRPr="004F2AF7">
        <w:rPr>
          <w:rFonts w:cs="Times New Roman"/>
          <w:b/>
          <w:bCs/>
          <w:color w:val="000000" w:themeColor="text1"/>
          <w:lang w:val="id-ID"/>
        </w:rPr>
        <w:t>P</w:t>
      </w:r>
      <w:proofErr w:type="spellStart"/>
      <w:r w:rsidRPr="004F2AF7">
        <w:rPr>
          <w:rFonts w:cs="Times New Roman"/>
          <w:b/>
          <w:bCs/>
          <w:color w:val="000000" w:themeColor="text1"/>
        </w:rPr>
        <w:t>ihak</w:t>
      </w:r>
      <w:proofErr w:type="spellEnd"/>
      <w:r w:rsidRPr="004F2AF7">
        <w:rPr>
          <w:rFonts w:cs="Times New Roman"/>
          <w:b/>
          <w:bCs/>
          <w:color w:val="000000" w:themeColor="text1"/>
        </w:rPr>
        <w:t xml:space="preserve"> </w:t>
      </w:r>
      <w:r w:rsidR="0046058D" w:rsidRPr="004F2AF7">
        <w:rPr>
          <w:rFonts w:cs="Times New Roman"/>
          <w:b/>
          <w:bCs/>
          <w:color w:val="000000" w:themeColor="text1"/>
          <w:lang w:val="id-ID"/>
        </w:rPr>
        <w:t>K</w:t>
      </w:r>
      <w:proofErr w:type="spellStart"/>
      <w:r w:rsidRPr="004F2AF7">
        <w:rPr>
          <w:rFonts w:cs="Times New Roman"/>
          <w:b/>
          <w:bCs/>
          <w:color w:val="000000" w:themeColor="text1"/>
        </w:rPr>
        <w:t>edu</w:t>
      </w:r>
      <w:proofErr w:type="spellEnd"/>
      <w:r w:rsidRPr="004F2AF7">
        <w:rPr>
          <w:rFonts w:cs="Times New Roman"/>
          <w:b/>
          <w:bCs/>
          <w:color w:val="000000" w:themeColor="text1"/>
          <w:lang w:val="id-ID"/>
        </w:rPr>
        <w:t>a</w:t>
      </w:r>
      <w:r w:rsidRPr="004F2AF7">
        <w:rPr>
          <w:rFonts w:cs="Times New Roman"/>
          <w:bCs/>
          <w:color w:val="000000" w:themeColor="text1"/>
          <w:lang w:val="id-ID"/>
        </w:rPr>
        <w:t>.</w:t>
      </w:r>
    </w:p>
    <w:p w14:paraId="60AB134D" w14:textId="77777777" w:rsidR="001E0CD7" w:rsidRPr="004F2AF7" w:rsidRDefault="009A0DEF" w:rsidP="004F2AF7">
      <w:pPr>
        <w:pStyle w:val="ListParagraph"/>
        <w:widowControl w:val="0"/>
        <w:numPr>
          <w:ilvl w:val="0"/>
          <w:numId w:val="13"/>
        </w:numPr>
        <w:tabs>
          <w:tab w:val="clear" w:pos="0"/>
        </w:tabs>
        <w:spacing w:line="276" w:lineRule="auto"/>
        <w:ind w:left="567" w:hanging="567"/>
        <w:jc w:val="both"/>
        <w:rPr>
          <w:rFonts w:cs="Times New Roman"/>
          <w:bCs/>
          <w:color w:val="000000" w:themeColor="text1"/>
        </w:rPr>
      </w:pP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proofErr w:type="spellStart"/>
      <w:r w:rsidRPr="004F2AF7">
        <w:rPr>
          <w:rFonts w:cs="Times New Roman"/>
          <w:b/>
          <w:bCs/>
          <w:color w:val="000000" w:themeColor="text1"/>
        </w:rPr>
        <w:t>Pertama</w:t>
      </w:r>
      <w:proofErr w:type="spellEnd"/>
      <w:r w:rsidRPr="004F2AF7">
        <w:rPr>
          <w:rFonts w:cs="Times New Roman"/>
          <w:bCs/>
          <w:color w:val="000000" w:themeColor="text1"/>
        </w:rPr>
        <w:t xml:space="preserve"> </w:t>
      </w:r>
      <w:proofErr w:type="spellStart"/>
      <w:r w:rsidRPr="004F2AF7">
        <w:rPr>
          <w:rFonts w:cs="Times New Roman"/>
          <w:bCs/>
          <w:color w:val="000000" w:themeColor="text1"/>
        </w:rPr>
        <w:t>bertanggung</w:t>
      </w:r>
      <w:proofErr w:type="spellEnd"/>
      <w:r w:rsidRPr="004F2AF7">
        <w:rPr>
          <w:rFonts w:cs="Times New Roman"/>
          <w:bCs/>
          <w:color w:val="000000" w:themeColor="text1"/>
        </w:rPr>
        <w:t xml:space="preserve"> </w:t>
      </w:r>
      <w:proofErr w:type="spellStart"/>
      <w:r w:rsidRPr="004F2AF7">
        <w:rPr>
          <w:rFonts w:cs="Times New Roman"/>
          <w:bCs/>
          <w:color w:val="000000" w:themeColor="text1"/>
        </w:rPr>
        <w:t>jawab</w:t>
      </w:r>
      <w:proofErr w:type="spellEnd"/>
      <w:r w:rsidRPr="004F2AF7">
        <w:rPr>
          <w:rFonts w:cs="Times New Roman"/>
          <w:bCs/>
          <w:color w:val="000000" w:themeColor="text1"/>
        </w:rPr>
        <w:t xml:space="preserve"> </w:t>
      </w:r>
      <w:proofErr w:type="spellStart"/>
      <w:r w:rsidRPr="004F2AF7">
        <w:rPr>
          <w:rFonts w:cs="Times New Roman"/>
          <w:bCs/>
          <w:color w:val="000000" w:themeColor="text1"/>
        </w:rPr>
        <w:t>atas</w:t>
      </w:r>
      <w:proofErr w:type="spellEnd"/>
      <w:r w:rsidRPr="004F2AF7">
        <w:rPr>
          <w:rFonts w:cs="Times New Roman"/>
          <w:bCs/>
          <w:color w:val="000000" w:themeColor="text1"/>
        </w:rPr>
        <w:t xml:space="preserve"> </w:t>
      </w:r>
      <w:proofErr w:type="spellStart"/>
      <w:r w:rsidRPr="004F2AF7">
        <w:rPr>
          <w:rFonts w:cs="Times New Roman"/>
          <w:bCs/>
          <w:color w:val="000000" w:themeColor="text1"/>
        </w:rPr>
        <w:t>kecelakaan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kerja</w:t>
      </w:r>
      <w:proofErr w:type="spellEnd"/>
      <w:r w:rsidRPr="004F2AF7">
        <w:rPr>
          <w:rFonts w:cs="Times New Roman"/>
          <w:bCs/>
          <w:color w:val="000000" w:themeColor="text1"/>
        </w:rPr>
        <w:t xml:space="preserve"> </w:t>
      </w:r>
      <w:r w:rsidRPr="004F2AF7">
        <w:rPr>
          <w:rFonts w:cs="Times New Roman"/>
          <w:bCs/>
          <w:color w:val="000000" w:themeColor="text1"/>
          <w:lang w:val="id-ID"/>
        </w:rPr>
        <w:t xml:space="preserve">di lokasi kerja yang diakibatkan dari kelalaian pekerja </w:t>
      </w:r>
      <w:r w:rsidRPr="004F2AF7">
        <w:rPr>
          <w:rFonts w:cs="Times New Roman"/>
          <w:b/>
          <w:bCs/>
          <w:color w:val="000000" w:themeColor="text1"/>
          <w:lang w:val="id-ID"/>
        </w:rPr>
        <w:t>Pihak Pertama</w:t>
      </w:r>
      <w:r w:rsidRPr="004F2AF7">
        <w:rPr>
          <w:rFonts w:cs="Times New Roman"/>
          <w:bCs/>
          <w:color w:val="000000" w:themeColor="text1"/>
          <w:lang w:val="id-ID"/>
        </w:rPr>
        <w:t xml:space="preserve"> </w:t>
      </w:r>
      <w:r w:rsidRPr="004F2AF7">
        <w:rPr>
          <w:rFonts w:cs="Times New Roman"/>
          <w:bCs/>
          <w:color w:val="000000" w:themeColor="text1"/>
        </w:rPr>
        <w:t xml:space="preserve">pada </w:t>
      </w:r>
      <w:proofErr w:type="spellStart"/>
      <w:r w:rsidRPr="004F2AF7">
        <w:rPr>
          <w:rFonts w:cs="Times New Roman"/>
          <w:bCs/>
          <w:color w:val="000000" w:themeColor="text1"/>
        </w:rPr>
        <w:t>saat</w:t>
      </w:r>
      <w:proofErr w:type="spellEnd"/>
      <w:r w:rsidRPr="004F2AF7">
        <w:rPr>
          <w:rFonts w:cs="Times New Roman"/>
          <w:bCs/>
          <w:color w:val="000000" w:themeColor="text1"/>
        </w:rPr>
        <w:t xml:space="preserve"> proses </w:t>
      </w:r>
      <w:proofErr w:type="spellStart"/>
      <w:r w:rsidRPr="004F2AF7">
        <w:rPr>
          <w:rFonts w:cs="Times New Roman"/>
          <w:bCs/>
          <w:color w:val="000000" w:themeColor="text1"/>
        </w:rPr>
        <w:t>pekerjaan</w:t>
      </w:r>
      <w:proofErr w:type="spellEnd"/>
      <w:r w:rsidRPr="004F2AF7">
        <w:rPr>
          <w:rFonts w:cs="Times New Roman"/>
          <w:bCs/>
          <w:color w:val="000000" w:themeColor="text1"/>
        </w:rPr>
        <w:t>.</w:t>
      </w:r>
    </w:p>
    <w:p w14:paraId="1E1062CB" w14:textId="77777777" w:rsidR="001E0CD7" w:rsidRPr="004F2AF7" w:rsidRDefault="009A0DEF" w:rsidP="004F2AF7">
      <w:pPr>
        <w:pStyle w:val="ListParagraph"/>
        <w:widowControl w:val="0"/>
        <w:numPr>
          <w:ilvl w:val="0"/>
          <w:numId w:val="13"/>
        </w:numPr>
        <w:tabs>
          <w:tab w:val="clear" w:pos="0"/>
        </w:tabs>
        <w:spacing w:line="276" w:lineRule="auto"/>
        <w:ind w:left="567" w:hanging="567"/>
        <w:jc w:val="both"/>
        <w:rPr>
          <w:rFonts w:cs="Times New Roman"/>
          <w:bCs/>
          <w:color w:val="000000" w:themeColor="text1"/>
        </w:rPr>
      </w:pP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proofErr w:type="spellStart"/>
      <w:r w:rsidRPr="004F2AF7">
        <w:rPr>
          <w:rFonts w:cs="Times New Roman"/>
          <w:b/>
          <w:bCs/>
          <w:color w:val="000000" w:themeColor="text1"/>
        </w:rPr>
        <w:t>Pertama</w:t>
      </w:r>
      <w:proofErr w:type="spellEnd"/>
      <w:r w:rsidRPr="004F2AF7">
        <w:rPr>
          <w:rFonts w:cs="Times New Roman"/>
          <w:bCs/>
          <w:color w:val="000000" w:themeColor="text1"/>
        </w:rPr>
        <w:t xml:space="preserve"> </w:t>
      </w:r>
      <w:proofErr w:type="spellStart"/>
      <w:r w:rsidRPr="004F2AF7">
        <w:rPr>
          <w:rFonts w:cs="Times New Roman"/>
          <w:bCs/>
          <w:color w:val="000000" w:themeColor="text1"/>
        </w:rPr>
        <w:t>akan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selalu</w:t>
      </w:r>
      <w:proofErr w:type="spellEnd"/>
      <w:r w:rsidRPr="004F2AF7">
        <w:rPr>
          <w:rFonts w:cs="Times New Roman"/>
          <w:bCs/>
          <w:color w:val="000000" w:themeColor="text1"/>
        </w:rPr>
        <w:t xml:space="preserve"> </w:t>
      </w:r>
      <w:proofErr w:type="spellStart"/>
      <w:r w:rsidRPr="004F2AF7">
        <w:rPr>
          <w:rFonts w:cs="Times New Roman"/>
          <w:bCs/>
          <w:color w:val="000000" w:themeColor="text1"/>
        </w:rPr>
        <w:t>menjaga</w:t>
      </w:r>
      <w:proofErr w:type="spellEnd"/>
      <w:r w:rsidRPr="004F2AF7">
        <w:rPr>
          <w:rFonts w:cs="Times New Roman"/>
          <w:bCs/>
          <w:color w:val="000000" w:themeColor="text1"/>
        </w:rPr>
        <w:t xml:space="preserve"> </w:t>
      </w:r>
      <w:proofErr w:type="spellStart"/>
      <w:r w:rsidRPr="004F2AF7">
        <w:rPr>
          <w:rFonts w:cs="Times New Roman"/>
          <w:bCs/>
          <w:color w:val="000000" w:themeColor="text1"/>
        </w:rPr>
        <w:t>kebersihan</w:t>
      </w:r>
      <w:proofErr w:type="spellEnd"/>
      <w:r w:rsidRPr="004F2AF7">
        <w:rPr>
          <w:rFonts w:cs="Times New Roman"/>
          <w:bCs/>
          <w:color w:val="000000" w:themeColor="text1"/>
        </w:rPr>
        <w:t xml:space="preserve"> dan </w:t>
      </w:r>
      <w:proofErr w:type="spellStart"/>
      <w:r w:rsidRPr="004F2AF7">
        <w:rPr>
          <w:rFonts w:cs="Times New Roman"/>
          <w:bCs/>
          <w:color w:val="000000" w:themeColor="text1"/>
        </w:rPr>
        <w:t>kerapihan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disekitar</w:t>
      </w:r>
      <w:proofErr w:type="spellEnd"/>
      <w:r w:rsidRPr="004F2AF7">
        <w:rPr>
          <w:rFonts w:cs="Times New Roman"/>
          <w:bCs/>
          <w:color w:val="000000" w:themeColor="text1"/>
        </w:rPr>
        <w:t xml:space="preserve"> area </w:t>
      </w:r>
      <w:proofErr w:type="spellStart"/>
      <w:r w:rsidRPr="004F2AF7">
        <w:rPr>
          <w:rFonts w:cs="Times New Roman"/>
          <w:bCs/>
          <w:color w:val="000000" w:themeColor="text1"/>
        </w:rPr>
        <w:t>tempat</w:t>
      </w:r>
      <w:proofErr w:type="spellEnd"/>
      <w:r w:rsidRPr="004F2AF7">
        <w:rPr>
          <w:rFonts w:cs="Times New Roman"/>
          <w:bCs/>
          <w:color w:val="000000" w:themeColor="text1"/>
        </w:rPr>
        <w:t xml:space="preserve"> </w:t>
      </w:r>
      <w:proofErr w:type="spellStart"/>
      <w:r w:rsidRPr="004F2AF7">
        <w:rPr>
          <w:rFonts w:cs="Times New Roman"/>
          <w:bCs/>
          <w:color w:val="000000" w:themeColor="text1"/>
        </w:rPr>
        <w:t>pekerjaan</w:t>
      </w:r>
      <w:proofErr w:type="spellEnd"/>
      <w:r w:rsidRPr="004F2AF7">
        <w:rPr>
          <w:rFonts w:cs="Times New Roman"/>
          <w:bCs/>
          <w:color w:val="000000" w:themeColor="text1"/>
        </w:rPr>
        <w:t>.</w:t>
      </w:r>
    </w:p>
    <w:p w14:paraId="75AAB5D9" w14:textId="77777777" w:rsidR="000133E9" w:rsidRPr="004F2AF7" w:rsidRDefault="009A0DEF" w:rsidP="004F2AF7">
      <w:pPr>
        <w:pStyle w:val="ListParagraph"/>
        <w:widowControl w:val="0"/>
        <w:numPr>
          <w:ilvl w:val="0"/>
          <w:numId w:val="13"/>
        </w:numPr>
        <w:tabs>
          <w:tab w:val="clear" w:pos="0"/>
        </w:tabs>
        <w:spacing w:line="276" w:lineRule="auto"/>
        <w:ind w:left="567" w:hanging="567"/>
        <w:jc w:val="both"/>
        <w:rPr>
          <w:rFonts w:cs="Times New Roman"/>
          <w:bCs/>
          <w:color w:val="000000" w:themeColor="text1"/>
          <w:lang w:val="id-ID"/>
        </w:rPr>
      </w:pPr>
      <w:proofErr w:type="spellStart"/>
      <w:r w:rsidRPr="004F2AF7">
        <w:rPr>
          <w:rFonts w:cs="Times New Roman"/>
          <w:bCs/>
          <w:color w:val="000000" w:themeColor="text1"/>
        </w:rPr>
        <w:t>Apabila</w:t>
      </w:r>
      <w:proofErr w:type="spellEnd"/>
      <w:r w:rsidRPr="004F2AF7">
        <w:rPr>
          <w:rFonts w:cs="Times New Roman"/>
          <w:bCs/>
          <w:color w:val="000000" w:themeColor="text1"/>
        </w:rPr>
        <w:t xml:space="preserve"> </w:t>
      </w:r>
      <w:proofErr w:type="spellStart"/>
      <w:r w:rsidRPr="004F2AF7">
        <w:rPr>
          <w:rFonts w:cs="Times New Roman"/>
          <w:b/>
          <w:color w:val="000000"/>
        </w:rPr>
        <w:t>Pihak</w:t>
      </w:r>
      <w:proofErr w:type="spellEnd"/>
      <w:r w:rsidRPr="004F2AF7">
        <w:rPr>
          <w:rFonts w:cs="Times New Roman"/>
          <w:b/>
          <w:color w:val="000000"/>
        </w:rPr>
        <w:t xml:space="preserve"> </w:t>
      </w:r>
      <w:proofErr w:type="spellStart"/>
      <w:r w:rsidRPr="004F2AF7">
        <w:rPr>
          <w:rFonts w:cs="Times New Roman"/>
          <w:b/>
          <w:color w:val="000000"/>
        </w:rPr>
        <w:t>Pertama</w:t>
      </w:r>
      <w:proofErr w:type="spellEnd"/>
      <w:r w:rsidR="00AB39AE" w:rsidRPr="004F2AF7">
        <w:rPr>
          <w:rFonts w:cs="Times New Roman"/>
          <w:color w:val="000000"/>
          <w:lang w:val="id-ID"/>
        </w:rPr>
        <w:t xml:space="preserve"> </w:t>
      </w:r>
      <w:proofErr w:type="spellStart"/>
      <w:r w:rsidRPr="004F2AF7">
        <w:rPr>
          <w:rFonts w:cs="Times New Roman"/>
          <w:bCs/>
          <w:color w:val="000000" w:themeColor="text1"/>
        </w:rPr>
        <w:t>mendapat</w:t>
      </w:r>
      <w:proofErr w:type="spellEnd"/>
      <w:r w:rsidRPr="004F2AF7">
        <w:rPr>
          <w:rFonts w:cs="Times New Roman"/>
          <w:bCs/>
          <w:color w:val="000000" w:themeColor="text1"/>
        </w:rPr>
        <w:t xml:space="preserve"> </w:t>
      </w:r>
      <w:proofErr w:type="spellStart"/>
      <w:r w:rsidRPr="004F2AF7">
        <w:rPr>
          <w:rFonts w:cs="Times New Roman"/>
          <w:bCs/>
          <w:color w:val="000000" w:themeColor="text1"/>
        </w:rPr>
        <w:t>teguran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tertulis</w:t>
      </w:r>
      <w:proofErr w:type="spellEnd"/>
      <w:r w:rsidRPr="004F2AF7">
        <w:rPr>
          <w:rFonts w:cs="Times New Roman"/>
          <w:bCs/>
          <w:color w:val="000000" w:themeColor="text1"/>
        </w:rPr>
        <w:t xml:space="preserve"> </w:t>
      </w:r>
      <w:proofErr w:type="spellStart"/>
      <w:r w:rsidRPr="004F2AF7">
        <w:rPr>
          <w:rFonts w:cs="Times New Roman"/>
          <w:bCs/>
          <w:color w:val="000000" w:themeColor="text1"/>
        </w:rPr>
        <w:t>lebih</w:t>
      </w:r>
      <w:proofErr w:type="spellEnd"/>
      <w:r w:rsidRPr="004F2AF7">
        <w:rPr>
          <w:rFonts w:cs="Times New Roman"/>
          <w:bCs/>
          <w:color w:val="000000" w:themeColor="text1"/>
        </w:rPr>
        <w:t xml:space="preserve"> </w:t>
      </w:r>
      <w:r w:rsidRPr="004F2AF7">
        <w:rPr>
          <w:rFonts w:cs="Times New Roman"/>
          <w:bCs/>
          <w:color w:val="000000" w:themeColor="text1"/>
          <w:lang w:val="id-ID"/>
        </w:rPr>
        <w:t xml:space="preserve">dari </w:t>
      </w:r>
      <w:r w:rsidRPr="004F2AF7">
        <w:rPr>
          <w:rFonts w:cs="Times New Roman"/>
          <w:bCs/>
          <w:color w:val="000000" w:themeColor="text1"/>
        </w:rPr>
        <w:t xml:space="preserve">2 (dua) kali </w:t>
      </w:r>
      <w:r w:rsidRPr="004F2AF7">
        <w:rPr>
          <w:rFonts w:cs="Times New Roman"/>
          <w:bCs/>
          <w:color w:val="000000" w:themeColor="text1"/>
          <w:lang w:val="id-ID"/>
        </w:rPr>
        <w:t xml:space="preserve">dari </w:t>
      </w:r>
      <w:r w:rsidRPr="004F2AF7">
        <w:rPr>
          <w:rFonts w:cs="Times New Roman"/>
          <w:b/>
          <w:bCs/>
          <w:color w:val="000000" w:themeColor="text1"/>
          <w:lang w:val="en-US"/>
        </w:rPr>
        <w:t>P</w:t>
      </w:r>
      <w:r w:rsidRPr="004F2AF7">
        <w:rPr>
          <w:rFonts w:cs="Times New Roman"/>
          <w:b/>
          <w:bCs/>
          <w:color w:val="000000" w:themeColor="text1"/>
          <w:lang w:val="id-ID"/>
        </w:rPr>
        <w:t xml:space="preserve">ihak </w:t>
      </w:r>
      <w:r w:rsidRPr="004F2AF7">
        <w:rPr>
          <w:rFonts w:cs="Times New Roman"/>
          <w:b/>
          <w:bCs/>
          <w:color w:val="000000" w:themeColor="text1"/>
          <w:lang w:val="en-US"/>
        </w:rPr>
        <w:t>K</w:t>
      </w:r>
      <w:r w:rsidRPr="004F2AF7">
        <w:rPr>
          <w:rFonts w:cs="Times New Roman"/>
          <w:b/>
          <w:bCs/>
          <w:color w:val="000000" w:themeColor="text1"/>
          <w:lang w:val="id-ID"/>
        </w:rPr>
        <w:t>edua</w:t>
      </w:r>
      <w:r w:rsidR="00AB39AE" w:rsidRPr="004F2AF7">
        <w:rPr>
          <w:rFonts w:cs="Times New Roman"/>
          <w:bCs/>
          <w:color w:val="000000" w:themeColor="text1"/>
          <w:lang w:val="id-ID"/>
        </w:rPr>
        <w:t xml:space="preserve"> </w:t>
      </w:r>
      <w:r w:rsidRPr="004F2AF7">
        <w:rPr>
          <w:rFonts w:cs="Times New Roman"/>
          <w:bCs/>
          <w:color w:val="000000" w:themeColor="text1"/>
          <w:lang w:val="id-ID"/>
        </w:rPr>
        <w:t xml:space="preserve">yang dikarenakan </w:t>
      </w:r>
      <w:proofErr w:type="spellStart"/>
      <w:r w:rsidR="0095718C" w:rsidRPr="004F2AF7">
        <w:rPr>
          <w:rFonts w:cs="Times New Roman"/>
          <w:bCs/>
          <w:color w:val="000000" w:themeColor="text1"/>
          <w:lang w:val="en-US"/>
        </w:rPr>
        <w:t>pelanggaran</w:t>
      </w:r>
      <w:proofErr w:type="spellEnd"/>
      <w:r w:rsidR="0095718C" w:rsidRPr="004F2AF7">
        <w:rPr>
          <w:rFonts w:cs="Times New Roman"/>
          <w:bCs/>
          <w:color w:val="000000" w:themeColor="text1"/>
          <w:lang w:val="en-US"/>
        </w:rPr>
        <w:t xml:space="preserve"> </w:t>
      </w:r>
      <w:r w:rsidR="0095718C" w:rsidRPr="004F2AF7">
        <w:rPr>
          <w:rFonts w:cs="Times New Roman"/>
          <w:bCs/>
          <w:color w:val="000000" w:themeColor="text1"/>
          <w:lang w:val="id-ID"/>
        </w:rPr>
        <w:t>K</w:t>
      </w:r>
      <w:r w:rsidRPr="004F2AF7">
        <w:rPr>
          <w:rFonts w:cs="Times New Roman"/>
          <w:bCs/>
          <w:color w:val="000000" w:themeColor="text1"/>
          <w:lang w:val="en-US"/>
        </w:rPr>
        <w:t xml:space="preserve">3 oleh </w:t>
      </w:r>
      <w:proofErr w:type="spellStart"/>
      <w:r w:rsidRPr="004F2AF7">
        <w:rPr>
          <w:rFonts w:cs="Times New Roman"/>
          <w:b/>
          <w:bCs/>
          <w:color w:val="000000" w:themeColor="text1"/>
          <w:lang w:val="en-US"/>
        </w:rPr>
        <w:t>Pihak</w:t>
      </w:r>
      <w:proofErr w:type="spellEnd"/>
      <w:r w:rsidRPr="004F2AF7">
        <w:rPr>
          <w:rFonts w:cs="Times New Roman"/>
          <w:b/>
          <w:bCs/>
          <w:color w:val="000000" w:themeColor="text1"/>
          <w:lang w:val="en-US"/>
        </w:rPr>
        <w:t xml:space="preserve"> </w:t>
      </w:r>
      <w:proofErr w:type="spellStart"/>
      <w:r w:rsidRPr="004F2AF7">
        <w:rPr>
          <w:rFonts w:cs="Times New Roman"/>
          <w:b/>
          <w:bCs/>
          <w:color w:val="000000" w:themeColor="text1"/>
          <w:lang w:val="en-US"/>
        </w:rPr>
        <w:t>Pertama</w:t>
      </w:r>
      <w:proofErr w:type="spellEnd"/>
      <w:r w:rsidRPr="004F2AF7">
        <w:rPr>
          <w:rFonts w:cs="Times New Roman"/>
          <w:bCs/>
          <w:color w:val="000000" w:themeColor="text1"/>
          <w:lang w:val="en-US"/>
        </w:rPr>
        <w:t xml:space="preserve"> </w:t>
      </w:r>
      <w:proofErr w:type="spellStart"/>
      <w:r w:rsidRPr="004F2AF7">
        <w:rPr>
          <w:rFonts w:cs="Times New Roman"/>
          <w:bCs/>
          <w:color w:val="000000" w:themeColor="text1"/>
          <w:lang w:val="en-US"/>
        </w:rPr>
        <w:t>atau</w:t>
      </w:r>
      <w:proofErr w:type="spellEnd"/>
      <w:r w:rsidRPr="004F2AF7">
        <w:rPr>
          <w:rFonts w:cs="Times New Roman"/>
          <w:bCs/>
          <w:color w:val="000000" w:themeColor="text1"/>
          <w:lang w:val="en-US"/>
        </w:rPr>
        <w:t xml:space="preserve"> </w:t>
      </w:r>
      <w:proofErr w:type="spellStart"/>
      <w:r w:rsidRPr="004F2AF7">
        <w:rPr>
          <w:rFonts w:cs="Times New Roman"/>
          <w:bCs/>
          <w:color w:val="000000" w:themeColor="text1"/>
          <w:lang w:val="en-US"/>
        </w:rPr>
        <w:t>pekerjanya</w:t>
      </w:r>
      <w:proofErr w:type="spellEnd"/>
      <w:r w:rsidRPr="004F2AF7">
        <w:rPr>
          <w:rFonts w:cs="Times New Roman"/>
          <w:bCs/>
          <w:color w:val="000000" w:themeColor="text1"/>
          <w:lang w:val="en-US"/>
        </w:rPr>
        <w:t xml:space="preserve"> pada </w:t>
      </w:r>
      <w:proofErr w:type="spellStart"/>
      <w:r w:rsidRPr="004F2AF7">
        <w:rPr>
          <w:rFonts w:cs="Times New Roman"/>
          <w:bCs/>
          <w:color w:val="000000" w:themeColor="text1"/>
          <w:lang w:val="en-US"/>
        </w:rPr>
        <w:t>saat</w:t>
      </w:r>
      <w:proofErr w:type="spellEnd"/>
      <w:r w:rsidRPr="004F2AF7">
        <w:rPr>
          <w:rFonts w:cs="Times New Roman"/>
          <w:bCs/>
          <w:color w:val="000000" w:themeColor="text1"/>
          <w:lang w:val="en-US"/>
        </w:rPr>
        <w:t xml:space="preserve"> b</w:t>
      </w:r>
      <w:r w:rsidRPr="004F2AF7">
        <w:rPr>
          <w:rFonts w:cs="Times New Roman"/>
          <w:bCs/>
          <w:color w:val="000000" w:themeColor="text1"/>
          <w:lang w:val="id-ID"/>
        </w:rPr>
        <w:t>ekerja</w:t>
      </w:r>
      <w:r w:rsidR="00AB39AE" w:rsidRPr="004F2AF7">
        <w:rPr>
          <w:rFonts w:cs="Times New Roman"/>
          <w:bCs/>
          <w:color w:val="000000" w:themeColor="text1"/>
          <w:lang w:val="id-ID"/>
        </w:rPr>
        <w:t xml:space="preserve"> </w:t>
      </w:r>
      <w:proofErr w:type="spellStart"/>
      <w:r w:rsidR="0046058D" w:rsidRPr="004F2AF7">
        <w:rPr>
          <w:rFonts w:cs="Times New Roman"/>
          <w:bCs/>
          <w:color w:val="000000" w:themeColor="text1"/>
        </w:rPr>
        <w:t>maka</w:t>
      </w:r>
      <w:proofErr w:type="spellEnd"/>
      <w:r w:rsidR="0046058D" w:rsidRPr="004F2AF7">
        <w:rPr>
          <w:rFonts w:cs="Times New Roman"/>
          <w:bCs/>
          <w:color w:val="000000" w:themeColor="text1"/>
        </w:rPr>
        <w:t xml:space="preserve"> </w:t>
      </w:r>
      <w:r w:rsidR="0046058D" w:rsidRPr="004F2AF7">
        <w:rPr>
          <w:rFonts w:cs="Times New Roman"/>
          <w:b/>
          <w:bCs/>
          <w:color w:val="000000" w:themeColor="text1"/>
          <w:lang w:val="id-ID"/>
        </w:rPr>
        <w:t>P</w:t>
      </w:r>
      <w:proofErr w:type="spellStart"/>
      <w:r w:rsidRPr="004F2AF7">
        <w:rPr>
          <w:rFonts w:cs="Times New Roman"/>
          <w:b/>
          <w:bCs/>
          <w:color w:val="000000" w:themeColor="text1"/>
        </w:rPr>
        <w:t>ihak</w:t>
      </w:r>
      <w:proofErr w:type="spellEnd"/>
      <w:r w:rsidRPr="004F2AF7">
        <w:rPr>
          <w:rFonts w:cs="Times New Roman"/>
          <w:b/>
          <w:bCs/>
          <w:color w:val="000000" w:themeColor="text1"/>
        </w:rPr>
        <w:t xml:space="preserve"> </w:t>
      </w:r>
      <w:r w:rsidR="0046058D" w:rsidRPr="004F2AF7">
        <w:rPr>
          <w:rFonts w:cs="Times New Roman"/>
          <w:b/>
          <w:bCs/>
          <w:color w:val="000000" w:themeColor="text1"/>
          <w:lang w:val="id-ID"/>
        </w:rPr>
        <w:t>P</w:t>
      </w:r>
      <w:proofErr w:type="spellStart"/>
      <w:r w:rsidRPr="004F2AF7">
        <w:rPr>
          <w:rFonts w:cs="Times New Roman"/>
          <w:b/>
          <w:bCs/>
          <w:color w:val="000000" w:themeColor="text1"/>
        </w:rPr>
        <w:t>ertama</w:t>
      </w:r>
      <w:proofErr w:type="spellEnd"/>
      <w:r w:rsidRPr="004F2AF7">
        <w:rPr>
          <w:rFonts w:cs="Times New Roman"/>
          <w:bCs/>
          <w:color w:val="000000" w:themeColor="text1"/>
        </w:rPr>
        <w:t xml:space="preserve">  </w:t>
      </w:r>
      <w:proofErr w:type="spellStart"/>
      <w:r w:rsidRPr="004F2AF7">
        <w:rPr>
          <w:rFonts w:cs="Times New Roman"/>
          <w:bCs/>
          <w:color w:val="000000" w:themeColor="text1"/>
        </w:rPr>
        <w:t>bersedia</w:t>
      </w:r>
      <w:proofErr w:type="spellEnd"/>
      <w:r w:rsidRPr="004F2AF7">
        <w:rPr>
          <w:rFonts w:cs="Times New Roman"/>
          <w:bCs/>
          <w:color w:val="000000" w:themeColor="text1"/>
        </w:rPr>
        <w:t xml:space="preserve"> </w:t>
      </w:r>
      <w:proofErr w:type="spellStart"/>
      <w:r w:rsidRPr="004F2AF7">
        <w:rPr>
          <w:rFonts w:cs="Times New Roman"/>
          <w:bCs/>
          <w:color w:val="000000" w:themeColor="text1"/>
        </w:rPr>
        <w:t>untuk</w:t>
      </w:r>
      <w:proofErr w:type="spellEnd"/>
      <w:r w:rsidRPr="004F2AF7">
        <w:rPr>
          <w:rFonts w:cs="Times New Roman"/>
          <w:bCs/>
          <w:color w:val="000000" w:themeColor="text1"/>
        </w:rPr>
        <w:t xml:space="preserve"> </w:t>
      </w:r>
      <w:r w:rsidRPr="004F2AF7">
        <w:rPr>
          <w:rFonts w:cs="Times New Roman"/>
          <w:bCs/>
          <w:color w:val="000000" w:themeColor="text1"/>
          <w:lang w:val="id-ID"/>
        </w:rPr>
        <w:t>dikenakan</w:t>
      </w:r>
      <w:r w:rsidRPr="004F2AF7">
        <w:rPr>
          <w:rFonts w:cs="Times New Roman"/>
          <w:bCs/>
          <w:color w:val="000000" w:themeColor="text1"/>
        </w:rPr>
        <w:t xml:space="preserve"> </w:t>
      </w:r>
      <w:proofErr w:type="spellStart"/>
      <w:r w:rsidRPr="004F2AF7">
        <w:rPr>
          <w:rFonts w:cs="Times New Roman"/>
          <w:bCs/>
          <w:color w:val="000000" w:themeColor="text1"/>
        </w:rPr>
        <w:t>sanksi</w:t>
      </w:r>
      <w:proofErr w:type="spellEnd"/>
      <w:r w:rsidRPr="004F2AF7">
        <w:rPr>
          <w:rFonts w:cs="Times New Roman"/>
          <w:bCs/>
          <w:color w:val="000000" w:themeColor="text1"/>
        </w:rPr>
        <w:t xml:space="preserve"> </w:t>
      </w:r>
      <w:proofErr w:type="spellStart"/>
      <w:r w:rsidRPr="004F2AF7">
        <w:rPr>
          <w:rFonts w:cs="Times New Roman"/>
          <w:bCs/>
          <w:color w:val="000000" w:themeColor="text1"/>
        </w:rPr>
        <w:t>denda</w:t>
      </w:r>
      <w:proofErr w:type="spellEnd"/>
      <w:r w:rsidRPr="004F2AF7">
        <w:rPr>
          <w:rFonts w:cs="Times New Roman"/>
          <w:bCs/>
          <w:color w:val="000000" w:themeColor="text1"/>
        </w:rPr>
        <w:t xml:space="preserve"> </w:t>
      </w:r>
      <w:proofErr w:type="spellStart"/>
      <w:r w:rsidRPr="004F2AF7">
        <w:rPr>
          <w:rFonts w:cs="Times New Roman"/>
          <w:bCs/>
          <w:color w:val="000000" w:themeColor="text1"/>
        </w:rPr>
        <w:t>sebesar</w:t>
      </w:r>
      <w:proofErr w:type="spellEnd"/>
      <w:r w:rsidRPr="004F2AF7">
        <w:rPr>
          <w:rFonts w:cs="Times New Roman"/>
          <w:bCs/>
          <w:color w:val="000000" w:themeColor="text1"/>
        </w:rPr>
        <w:t xml:space="preserve"> Rp 5.000.000 (lima </w:t>
      </w:r>
      <w:proofErr w:type="spellStart"/>
      <w:r w:rsidRPr="004F2AF7">
        <w:rPr>
          <w:rFonts w:cs="Times New Roman"/>
          <w:bCs/>
          <w:color w:val="000000" w:themeColor="text1"/>
        </w:rPr>
        <w:t>juta</w:t>
      </w:r>
      <w:proofErr w:type="spellEnd"/>
      <w:r w:rsidRPr="004F2AF7">
        <w:rPr>
          <w:rFonts w:cs="Times New Roman"/>
          <w:bCs/>
          <w:color w:val="000000" w:themeColor="text1"/>
        </w:rPr>
        <w:t xml:space="preserve"> rupiah) </w:t>
      </w:r>
      <w:r w:rsidRPr="004F2AF7">
        <w:rPr>
          <w:rFonts w:cs="Times New Roman"/>
          <w:bCs/>
          <w:color w:val="000000" w:themeColor="text1"/>
          <w:lang w:val="id-ID"/>
        </w:rPr>
        <w:t xml:space="preserve">yang </w:t>
      </w:r>
      <w:proofErr w:type="spellStart"/>
      <w:r w:rsidRPr="004F2AF7">
        <w:rPr>
          <w:rFonts w:cs="Times New Roman"/>
          <w:bCs/>
          <w:color w:val="000000" w:themeColor="text1"/>
          <w:lang w:val="en-US"/>
        </w:rPr>
        <w:t>dapat</w:t>
      </w:r>
      <w:proofErr w:type="spellEnd"/>
      <w:r w:rsidRPr="004F2AF7">
        <w:rPr>
          <w:rFonts w:cs="Times New Roman"/>
          <w:bCs/>
          <w:color w:val="000000" w:themeColor="text1"/>
          <w:lang w:val="en-US"/>
        </w:rPr>
        <w:t xml:space="preserve"> </w:t>
      </w:r>
      <w:r w:rsidRPr="004F2AF7">
        <w:rPr>
          <w:rFonts w:cs="Times New Roman"/>
          <w:bCs/>
          <w:color w:val="000000" w:themeColor="text1"/>
          <w:lang w:val="id-ID"/>
        </w:rPr>
        <w:t xml:space="preserve">dipotongkan dari sisa pembayaran yang ada. </w:t>
      </w:r>
    </w:p>
    <w:p w14:paraId="310F3733" w14:textId="77777777" w:rsidR="00062D02" w:rsidRPr="004F2AF7" w:rsidRDefault="00062D02" w:rsidP="004F2AF7">
      <w:pPr>
        <w:pStyle w:val="ListParagraph"/>
        <w:widowControl w:val="0"/>
        <w:spacing w:line="276" w:lineRule="auto"/>
        <w:ind w:left="360" w:hanging="360"/>
        <w:jc w:val="both"/>
        <w:rPr>
          <w:rFonts w:cs="Times New Roman"/>
          <w:bCs/>
          <w:color w:val="000000" w:themeColor="text1"/>
          <w:lang w:val="id-ID"/>
        </w:rPr>
      </w:pPr>
    </w:p>
    <w:p w14:paraId="2FC572A0" w14:textId="77777777" w:rsidR="001E0CD7" w:rsidRPr="004F2AF7" w:rsidRDefault="00BB1696" w:rsidP="004F2AF7">
      <w:pPr>
        <w:pStyle w:val="ListParagraph"/>
        <w:suppressAutoHyphens w:val="0"/>
        <w:spacing w:line="276" w:lineRule="auto"/>
        <w:ind w:left="0" w:right="270"/>
        <w:contextualSpacing/>
        <w:jc w:val="center"/>
        <w:rPr>
          <w:rFonts w:cs="Times New Roman"/>
          <w:b/>
          <w:color w:val="000000" w:themeColor="text1"/>
          <w:lang w:val="id-ID"/>
        </w:rPr>
      </w:pPr>
      <w:r w:rsidRPr="004F2AF7">
        <w:rPr>
          <w:rFonts w:cs="Times New Roman"/>
          <w:b/>
          <w:color w:val="000000" w:themeColor="text1"/>
        </w:rPr>
        <w:t>Pasal 1</w:t>
      </w:r>
      <w:r w:rsidR="00D124E1" w:rsidRPr="004F2AF7">
        <w:rPr>
          <w:rFonts w:cs="Times New Roman"/>
          <w:b/>
          <w:color w:val="000000" w:themeColor="text1"/>
          <w:lang w:val="id-ID"/>
        </w:rPr>
        <w:t>1</w:t>
      </w:r>
    </w:p>
    <w:p w14:paraId="44CB2876" w14:textId="77777777" w:rsidR="001E0CD7" w:rsidRPr="004F2AF7" w:rsidRDefault="009A0DEF" w:rsidP="004F2AF7">
      <w:pPr>
        <w:pStyle w:val="ListParagraph"/>
        <w:suppressAutoHyphens w:val="0"/>
        <w:spacing w:line="276" w:lineRule="auto"/>
        <w:ind w:left="0" w:right="270"/>
        <w:contextualSpacing/>
        <w:jc w:val="center"/>
        <w:rPr>
          <w:rFonts w:cs="Times New Roman"/>
          <w:b/>
          <w:color w:val="000000" w:themeColor="text1"/>
          <w:lang w:val="id-ID"/>
        </w:rPr>
      </w:pPr>
      <w:proofErr w:type="spellStart"/>
      <w:r w:rsidRPr="004F2AF7">
        <w:rPr>
          <w:rFonts w:cs="Times New Roman"/>
          <w:b/>
          <w:color w:val="000000" w:themeColor="text1"/>
        </w:rPr>
        <w:t>Pemberian</w:t>
      </w:r>
      <w:proofErr w:type="spellEnd"/>
      <w:r w:rsidRPr="004F2AF7">
        <w:rPr>
          <w:rFonts w:cs="Times New Roman"/>
          <w:b/>
          <w:color w:val="000000" w:themeColor="text1"/>
        </w:rPr>
        <w:t xml:space="preserve"> Hadiah</w:t>
      </w:r>
      <w:r w:rsidR="00745D12" w:rsidRPr="004F2AF7">
        <w:rPr>
          <w:rFonts w:cs="Times New Roman"/>
          <w:b/>
          <w:color w:val="000000" w:themeColor="text1"/>
          <w:lang w:val="id-ID"/>
        </w:rPr>
        <w:t xml:space="preserve"> atau Janji</w:t>
      </w:r>
    </w:p>
    <w:p w14:paraId="40DC0385" w14:textId="77777777" w:rsidR="00D124E1" w:rsidRPr="004F2AF7" w:rsidRDefault="00D124E1" w:rsidP="004F2AF7">
      <w:pPr>
        <w:pStyle w:val="ListParagraph"/>
        <w:numPr>
          <w:ilvl w:val="0"/>
          <w:numId w:val="15"/>
        </w:numPr>
        <w:suppressAutoHyphens w:val="0"/>
        <w:spacing w:line="276" w:lineRule="auto"/>
        <w:ind w:left="567" w:right="270" w:hanging="567"/>
        <w:contextualSpacing/>
        <w:jc w:val="both"/>
        <w:rPr>
          <w:rFonts w:cs="Times New Roman"/>
          <w:color w:val="000000" w:themeColor="text1"/>
          <w:lang w:val="en-US"/>
        </w:rPr>
      </w:pPr>
      <w:r w:rsidRPr="004F2AF7">
        <w:rPr>
          <w:rFonts w:cs="Times New Roman"/>
          <w:b/>
          <w:color w:val="000000" w:themeColor="text1"/>
        </w:rPr>
        <w:t>P</w:t>
      </w:r>
      <w:r w:rsidRPr="004F2AF7">
        <w:rPr>
          <w:rFonts w:cs="Times New Roman"/>
          <w:b/>
          <w:color w:val="000000" w:themeColor="text1"/>
          <w:lang w:val="id-ID"/>
        </w:rPr>
        <w:t>ihak Pertama</w:t>
      </w:r>
      <w:r w:rsidRPr="004F2AF7">
        <w:rPr>
          <w:rFonts w:cs="Times New Roman"/>
          <w:color w:val="000000" w:themeColor="text1"/>
          <w:lang w:val="id-ID"/>
        </w:rPr>
        <w:t xml:space="preserve"> dilarang </w:t>
      </w:r>
      <w:proofErr w:type="spellStart"/>
      <w:r w:rsidRPr="004F2AF7">
        <w:rPr>
          <w:rFonts w:cs="Times New Roman"/>
          <w:color w:val="000000" w:themeColor="text1"/>
        </w:rPr>
        <w:t>untuk</w:t>
      </w:r>
      <w:proofErr w:type="spellEnd"/>
      <w:r w:rsidRPr="004F2AF7">
        <w:rPr>
          <w:rFonts w:cs="Times New Roman"/>
          <w:color w:val="000000" w:themeColor="text1"/>
        </w:rPr>
        <w:t xml:space="preserve"> </w:t>
      </w:r>
      <w:proofErr w:type="spellStart"/>
      <w:r w:rsidRPr="004F2AF7">
        <w:rPr>
          <w:rFonts w:cs="Times New Roman"/>
          <w:color w:val="000000" w:themeColor="text1"/>
        </w:rPr>
        <w:t>memberikan</w:t>
      </w:r>
      <w:proofErr w:type="spellEnd"/>
      <w:r w:rsidRPr="004F2AF7">
        <w:rPr>
          <w:rFonts w:cs="Times New Roman"/>
          <w:color w:val="000000" w:themeColor="text1"/>
        </w:rPr>
        <w:t xml:space="preserve"> </w:t>
      </w:r>
      <w:proofErr w:type="spellStart"/>
      <w:r w:rsidRPr="004F2AF7">
        <w:rPr>
          <w:rFonts w:cs="Times New Roman"/>
          <w:color w:val="000000" w:themeColor="text1"/>
        </w:rPr>
        <w:t>hadiah</w:t>
      </w:r>
      <w:proofErr w:type="spellEnd"/>
      <w:r w:rsidRPr="004F2AF7">
        <w:rPr>
          <w:rFonts w:cs="Times New Roman"/>
          <w:color w:val="000000" w:themeColor="text1"/>
          <w:lang w:val="id-ID"/>
        </w:rPr>
        <w:t xml:space="preserve"> dalam bentuk apapun baik </w:t>
      </w:r>
      <w:proofErr w:type="spellStart"/>
      <w:r w:rsidRPr="004F2AF7">
        <w:rPr>
          <w:rFonts w:cs="Times New Roman"/>
          <w:color w:val="000000" w:themeColor="text1"/>
        </w:rPr>
        <w:t>berupa</w:t>
      </w:r>
      <w:proofErr w:type="spellEnd"/>
      <w:r w:rsidRPr="004F2AF7">
        <w:rPr>
          <w:rFonts w:cs="Times New Roman"/>
          <w:color w:val="000000" w:themeColor="text1"/>
        </w:rPr>
        <w:t xml:space="preserve"> </w:t>
      </w:r>
      <w:r w:rsidRPr="004F2AF7">
        <w:rPr>
          <w:rFonts w:cs="Times New Roman"/>
          <w:color w:val="000000" w:themeColor="text1"/>
          <w:lang w:val="id-ID"/>
        </w:rPr>
        <w:t xml:space="preserve">uang, </w:t>
      </w:r>
      <w:proofErr w:type="spellStart"/>
      <w:r w:rsidRPr="004F2AF7">
        <w:rPr>
          <w:rFonts w:cs="Times New Roman"/>
          <w:color w:val="000000" w:themeColor="text1"/>
        </w:rPr>
        <w:t>barang</w:t>
      </w:r>
      <w:proofErr w:type="spellEnd"/>
      <w:r w:rsidRPr="004F2AF7">
        <w:rPr>
          <w:rFonts w:cs="Times New Roman"/>
          <w:color w:val="000000" w:themeColor="text1"/>
        </w:rPr>
        <w:t xml:space="preserve"> </w:t>
      </w:r>
      <w:proofErr w:type="spellStart"/>
      <w:r w:rsidRPr="004F2AF7">
        <w:rPr>
          <w:rFonts w:cs="Times New Roman"/>
          <w:color w:val="000000" w:themeColor="text1"/>
        </w:rPr>
        <w:t>atau</w:t>
      </w:r>
      <w:proofErr w:type="spellEnd"/>
      <w:r w:rsidRPr="004F2AF7">
        <w:rPr>
          <w:rFonts w:cs="Times New Roman"/>
          <w:color w:val="000000" w:themeColor="text1"/>
        </w:rPr>
        <w:t xml:space="preserve"> </w:t>
      </w:r>
      <w:proofErr w:type="spellStart"/>
      <w:r w:rsidRPr="004F2AF7">
        <w:rPr>
          <w:rFonts w:cs="Times New Roman"/>
          <w:color w:val="000000" w:themeColor="text1"/>
        </w:rPr>
        <w:t>bentuk</w:t>
      </w:r>
      <w:proofErr w:type="spellEnd"/>
      <w:r w:rsidRPr="004F2AF7">
        <w:rPr>
          <w:rFonts w:cs="Times New Roman"/>
          <w:color w:val="000000" w:themeColor="text1"/>
        </w:rPr>
        <w:t xml:space="preserve"> </w:t>
      </w:r>
      <w:r w:rsidRPr="004F2AF7">
        <w:rPr>
          <w:rFonts w:cs="Times New Roman"/>
          <w:color w:val="000000" w:themeColor="text1"/>
          <w:lang w:val="id-ID"/>
        </w:rPr>
        <w:t xml:space="preserve">lainnya yang bernilai uang dan </w:t>
      </w:r>
      <w:proofErr w:type="spellStart"/>
      <w:r w:rsidRPr="004F2AF7">
        <w:rPr>
          <w:rFonts w:cs="Times New Roman"/>
          <w:color w:val="000000" w:themeColor="text1"/>
        </w:rPr>
        <w:t>bersifat</w:t>
      </w:r>
      <w:proofErr w:type="spellEnd"/>
      <w:r w:rsidRPr="004F2AF7">
        <w:rPr>
          <w:rFonts w:cs="Times New Roman"/>
          <w:color w:val="000000" w:themeColor="text1"/>
        </w:rPr>
        <w:t xml:space="preserve"> </w:t>
      </w:r>
      <w:proofErr w:type="spellStart"/>
      <w:r w:rsidRPr="004F2AF7">
        <w:rPr>
          <w:rFonts w:cs="Times New Roman"/>
          <w:color w:val="000000" w:themeColor="text1"/>
        </w:rPr>
        <w:t>pribadi</w:t>
      </w:r>
      <w:proofErr w:type="spellEnd"/>
      <w:r w:rsidRPr="004F2AF7">
        <w:rPr>
          <w:rFonts w:cs="Times New Roman"/>
          <w:color w:val="000000" w:themeColor="text1"/>
        </w:rPr>
        <w:t xml:space="preserve"> </w:t>
      </w:r>
      <w:proofErr w:type="spellStart"/>
      <w:r w:rsidRPr="004F2AF7">
        <w:rPr>
          <w:rFonts w:cs="Times New Roman"/>
          <w:color w:val="000000" w:themeColor="text1"/>
        </w:rPr>
        <w:t>kepada</w:t>
      </w:r>
      <w:proofErr w:type="spellEnd"/>
      <w:r w:rsidRPr="004F2AF7">
        <w:rPr>
          <w:rFonts w:cs="Times New Roman"/>
          <w:color w:val="000000" w:themeColor="text1"/>
        </w:rPr>
        <w:t xml:space="preserve"> </w:t>
      </w:r>
      <w:r w:rsidRPr="004F2AF7">
        <w:rPr>
          <w:rFonts w:cs="Times New Roman"/>
          <w:color w:val="000000" w:themeColor="text1"/>
          <w:lang w:val="id-ID"/>
        </w:rPr>
        <w:t xml:space="preserve">staff atau karyawan </w:t>
      </w:r>
      <w:r w:rsidRPr="004F2AF7">
        <w:rPr>
          <w:rFonts w:cs="Times New Roman"/>
          <w:b/>
          <w:color w:val="000000" w:themeColor="text1"/>
          <w:lang w:val="id-ID"/>
        </w:rPr>
        <w:t>Pihak Kedua</w:t>
      </w:r>
      <w:r w:rsidRPr="004F2AF7">
        <w:rPr>
          <w:rFonts w:cs="Times New Roman"/>
          <w:color w:val="000000" w:themeColor="text1"/>
          <w:lang w:val="id-ID"/>
        </w:rPr>
        <w:t xml:space="preserve"> terkait perjanjian ini.</w:t>
      </w:r>
    </w:p>
    <w:p w14:paraId="537FD830" w14:textId="77777777" w:rsidR="00D124E1" w:rsidRPr="004F2AF7" w:rsidRDefault="00D124E1" w:rsidP="004F2AF7">
      <w:pPr>
        <w:pStyle w:val="ListParagraph"/>
        <w:numPr>
          <w:ilvl w:val="0"/>
          <w:numId w:val="15"/>
        </w:numPr>
        <w:suppressAutoHyphens w:val="0"/>
        <w:spacing w:line="276" w:lineRule="auto"/>
        <w:ind w:left="567" w:right="270" w:hanging="567"/>
        <w:contextualSpacing/>
        <w:jc w:val="both"/>
        <w:rPr>
          <w:rFonts w:cs="Times New Roman"/>
          <w:color w:val="000000" w:themeColor="text1"/>
          <w:lang w:val="en-US"/>
        </w:rPr>
      </w:pPr>
      <w:r w:rsidRPr="004F2AF7">
        <w:rPr>
          <w:rFonts w:cs="Times New Roman"/>
          <w:color w:val="000000" w:themeColor="text1"/>
          <w:lang w:val="id-ID"/>
        </w:rPr>
        <w:t xml:space="preserve">Sanksi atas pelanggaran ayat 1 (satu) pasal ini kepada </w:t>
      </w:r>
      <w:r w:rsidRPr="004F2AF7">
        <w:rPr>
          <w:rFonts w:cs="Times New Roman"/>
          <w:b/>
          <w:color w:val="000000" w:themeColor="text1"/>
          <w:lang w:val="id-ID"/>
        </w:rPr>
        <w:t>Pihak Pertama</w:t>
      </w:r>
      <w:r w:rsidRPr="004F2AF7">
        <w:rPr>
          <w:rFonts w:cs="Times New Roman"/>
          <w:color w:val="000000" w:themeColor="text1"/>
          <w:lang w:val="id-ID"/>
        </w:rPr>
        <w:t xml:space="preserve"> adalah:</w:t>
      </w:r>
    </w:p>
    <w:p w14:paraId="6A957F3A" w14:textId="77777777" w:rsidR="00D124E1" w:rsidRPr="004F2AF7" w:rsidRDefault="00D124E1" w:rsidP="004F2AF7">
      <w:pPr>
        <w:pStyle w:val="ListParagraph"/>
        <w:numPr>
          <w:ilvl w:val="0"/>
          <w:numId w:val="26"/>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color w:val="000000" w:themeColor="text1"/>
          <w:lang w:val="id-ID"/>
        </w:rPr>
        <w:t xml:space="preserve">Pemutusan perjanjian secara sepihak oleh </w:t>
      </w:r>
      <w:r w:rsidRPr="004F2AF7">
        <w:rPr>
          <w:rFonts w:cs="Times New Roman"/>
          <w:b/>
          <w:color w:val="000000" w:themeColor="text1"/>
          <w:lang w:val="id-ID"/>
        </w:rPr>
        <w:t>Pihak Kedua</w:t>
      </w:r>
      <w:r w:rsidRPr="004F2AF7">
        <w:rPr>
          <w:rFonts w:cs="Times New Roman"/>
          <w:color w:val="000000" w:themeColor="text1"/>
          <w:lang w:val="id-ID"/>
        </w:rPr>
        <w:t>.</w:t>
      </w:r>
    </w:p>
    <w:p w14:paraId="043ED374" w14:textId="77777777" w:rsidR="00D124E1" w:rsidRPr="004F2AF7" w:rsidRDefault="00D124E1" w:rsidP="004F2AF7">
      <w:pPr>
        <w:pStyle w:val="ListParagraph"/>
        <w:numPr>
          <w:ilvl w:val="0"/>
          <w:numId w:val="26"/>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color w:val="000000" w:themeColor="text1"/>
          <w:lang w:val="id-ID"/>
        </w:rPr>
        <w:t xml:space="preserve">Karyawan </w:t>
      </w:r>
      <w:r w:rsidRPr="004F2AF7">
        <w:rPr>
          <w:rFonts w:cs="Times New Roman"/>
          <w:b/>
          <w:color w:val="000000" w:themeColor="text1"/>
          <w:lang w:val="id-ID"/>
        </w:rPr>
        <w:t>Pihak Pertama</w:t>
      </w:r>
      <w:r w:rsidRPr="004F2AF7">
        <w:rPr>
          <w:rFonts w:cs="Times New Roman"/>
          <w:color w:val="000000" w:themeColor="text1"/>
          <w:lang w:val="id-ID"/>
        </w:rPr>
        <w:t xml:space="preserve"> yang terlibat dalam pemberian hadiah akan dikeluarkan dari perusahaan </w:t>
      </w:r>
      <w:r w:rsidRPr="004F2AF7">
        <w:rPr>
          <w:rFonts w:cs="Times New Roman"/>
          <w:b/>
          <w:color w:val="000000" w:themeColor="text1"/>
          <w:lang w:val="id-ID"/>
        </w:rPr>
        <w:t>Pihak Pertama</w:t>
      </w:r>
      <w:r w:rsidRPr="004F2AF7">
        <w:rPr>
          <w:rFonts w:cs="Times New Roman"/>
          <w:color w:val="000000" w:themeColor="text1"/>
          <w:lang w:val="id-ID"/>
        </w:rPr>
        <w:t>.</w:t>
      </w:r>
    </w:p>
    <w:p w14:paraId="7942B485" w14:textId="77777777" w:rsidR="00D124E1" w:rsidRPr="004F2AF7" w:rsidRDefault="00D124E1" w:rsidP="004F2AF7">
      <w:pPr>
        <w:pStyle w:val="ListParagraph"/>
        <w:numPr>
          <w:ilvl w:val="0"/>
          <w:numId w:val="26"/>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color w:val="000000" w:themeColor="text1"/>
          <w:lang w:val="id-ID"/>
        </w:rPr>
        <w:t xml:space="preserve">Karyawan </w:t>
      </w:r>
      <w:r w:rsidRPr="004F2AF7">
        <w:rPr>
          <w:rFonts w:cs="Times New Roman"/>
          <w:b/>
          <w:color w:val="000000" w:themeColor="text1"/>
          <w:lang w:val="id-ID"/>
        </w:rPr>
        <w:t>Pihak Kedua</w:t>
      </w:r>
      <w:r w:rsidRPr="004F2AF7">
        <w:rPr>
          <w:rFonts w:cs="Times New Roman"/>
          <w:color w:val="000000" w:themeColor="text1"/>
          <w:lang w:val="id-ID"/>
        </w:rPr>
        <w:t xml:space="preserve"> yang terlibat dalam penerimaan hadiah akan diproses sesuai PKB (Peraturan Kerja Bersama) yang berlaku di tempat </w:t>
      </w:r>
      <w:r w:rsidRPr="004F2AF7">
        <w:rPr>
          <w:rFonts w:cs="Times New Roman"/>
          <w:b/>
          <w:color w:val="000000" w:themeColor="text1"/>
          <w:lang w:val="id-ID"/>
        </w:rPr>
        <w:t>Pihak Kedua</w:t>
      </w:r>
      <w:r w:rsidRPr="004F2AF7">
        <w:rPr>
          <w:rFonts w:cs="Times New Roman"/>
          <w:color w:val="000000" w:themeColor="text1"/>
          <w:lang w:val="id-ID"/>
        </w:rPr>
        <w:t>.</w:t>
      </w:r>
    </w:p>
    <w:p w14:paraId="0F14590A" w14:textId="77777777" w:rsidR="00D124E1" w:rsidRPr="004F2AF7" w:rsidRDefault="00D124E1" w:rsidP="004F2AF7">
      <w:pPr>
        <w:pStyle w:val="ListParagraph"/>
        <w:numPr>
          <w:ilvl w:val="0"/>
          <w:numId w:val="26"/>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b/>
          <w:color w:val="000000" w:themeColor="text1"/>
          <w:lang w:val="id-ID"/>
        </w:rPr>
        <w:t xml:space="preserve">Pihak Pertama </w:t>
      </w:r>
      <w:r w:rsidRPr="004F2AF7">
        <w:rPr>
          <w:rFonts w:cs="Times New Roman"/>
          <w:color w:val="000000" w:themeColor="text1"/>
          <w:lang w:val="id-ID"/>
        </w:rPr>
        <w:t xml:space="preserve">mengembalikan semua pembayaran yang telah diberikan oleh </w:t>
      </w:r>
      <w:r w:rsidRPr="004F2AF7">
        <w:rPr>
          <w:rFonts w:cs="Times New Roman"/>
          <w:b/>
          <w:color w:val="000000" w:themeColor="text1"/>
          <w:lang w:val="id-ID"/>
        </w:rPr>
        <w:t>Pihak Kedua</w:t>
      </w:r>
      <w:r w:rsidRPr="004F2AF7">
        <w:rPr>
          <w:rFonts w:cs="Times New Roman"/>
          <w:color w:val="000000" w:themeColor="text1"/>
          <w:lang w:val="id-ID"/>
        </w:rPr>
        <w:t>.</w:t>
      </w:r>
    </w:p>
    <w:p w14:paraId="1AA89EE4" w14:textId="77777777" w:rsidR="00D124E1" w:rsidRPr="004F2AF7" w:rsidRDefault="00D124E1" w:rsidP="004F2AF7">
      <w:pPr>
        <w:pStyle w:val="ListParagraph"/>
        <w:numPr>
          <w:ilvl w:val="0"/>
          <w:numId w:val="26"/>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b/>
          <w:color w:val="000000" w:themeColor="text1"/>
          <w:lang w:val="id-ID"/>
        </w:rPr>
        <w:t>Pihak Kedua</w:t>
      </w:r>
      <w:r w:rsidRPr="004F2AF7">
        <w:rPr>
          <w:rFonts w:cs="Times New Roman"/>
          <w:color w:val="000000" w:themeColor="text1"/>
          <w:lang w:val="id-ID"/>
        </w:rPr>
        <w:t xml:space="preserve"> berhak melaporkan kepada pihak yang berwajib. </w:t>
      </w:r>
    </w:p>
    <w:p w14:paraId="51E44487" w14:textId="77777777" w:rsidR="00D124E1" w:rsidRPr="004F2AF7" w:rsidRDefault="004D7C0B" w:rsidP="004F2AF7">
      <w:pPr>
        <w:pStyle w:val="Default"/>
        <w:tabs>
          <w:tab w:val="left" w:pos="5055"/>
        </w:tabs>
        <w:spacing w:line="276" w:lineRule="auto"/>
        <w:rPr>
          <w:b/>
          <w:bCs/>
          <w:color w:val="000000" w:themeColor="text1"/>
        </w:rPr>
      </w:pPr>
      <w:r w:rsidRPr="004F2AF7">
        <w:rPr>
          <w:b/>
          <w:bCs/>
          <w:color w:val="000000" w:themeColor="text1"/>
        </w:rPr>
        <w:tab/>
      </w:r>
    </w:p>
    <w:p w14:paraId="3D25D59F" w14:textId="77777777" w:rsidR="00361FDF" w:rsidRPr="004F2AF7" w:rsidRDefault="00361FDF" w:rsidP="004F2AF7">
      <w:pPr>
        <w:pStyle w:val="Default"/>
        <w:spacing w:line="276" w:lineRule="auto"/>
        <w:jc w:val="center"/>
        <w:rPr>
          <w:color w:val="000000" w:themeColor="text1"/>
        </w:rPr>
      </w:pPr>
      <w:r w:rsidRPr="004F2AF7">
        <w:rPr>
          <w:b/>
          <w:bCs/>
          <w:color w:val="000000" w:themeColor="text1"/>
        </w:rPr>
        <w:t>Pasal 12</w:t>
      </w:r>
    </w:p>
    <w:p w14:paraId="6F8101C9" w14:textId="77777777" w:rsidR="00361FDF" w:rsidRPr="004F2AF7" w:rsidRDefault="00A64D10" w:rsidP="004F2AF7">
      <w:pPr>
        <w:pStyle w:val="Default"/>
        <w:spacing w:line="276" w:lineRule="auto"/>
        <w:jc w:val="center"/>
        <w:rPr>
          <w:color w:val="000000" w:themeColor="text1"/>
        </w:rPr>
      </w:pPr>
      <w:r w:rsidRPr="004F2AF7">
        <w:rPr>
          <w:b/>
          <w:bCs/>
          <w:color w:val="000000" w:themeColor="text1"/>
        </w:rPr>
        <w:t>Pengakhiran Perjanjian</w:t>
      </w:r>
    </w:p>
    <w:p w14:paraId="432E71BB" w14:textId="77777777" w:rsidR="00361FDF" w:rsidRPr="004F2AF7" w:rsidRDefault="00361FDF" w:rsidP="004F2AF7">
      <w:pPr>
        <w:pStyle w:val="ListParagraph"/>
        <w:numPr>
          <w:ilvl w:val="0"/>
          <w:numId w:val="28"/>
        </w:numPr>
        <w:suppressAutoHyphens w:val="0"/>
        <w:spacing w:line="276" w:lineRule="auto"/>
        <w:ind w:left="567" w:right="270" w:hanging="567"/>
        <w:contextualSpacing/>
        <w:jc w:val="both"/>
        <w:rPr>
          <w:rFonts w:cs="Times New Roman"/>
          <w:color w:val="000000" w:themeColor="text1"/>
        </w:rPr>
      </w:pPr>
      <w:r w:rsidRPr="004F2AF7">
        <w:rPr>
          <w:rFonts w:cs="Times New Roman"/>
          <w:color w:val="000000" w:themeColor="text1"/>
          <w:lang w:val="id-ID"/>
        </w:rPr>
        <w:t>Perjanjian ini dapat berakhir dikarenakan sebagai berikut:</w:t>
      </w:r>
    </w:p>
    <w:p w14:paraId="67CDFA8F" w14:textId="77777777" w:rsidR="00361FDF" w:rsidRPr="004F2AF7" w:rsidRDefault="00361FDF" w:rsidP="004F2AF7">
      <w:pPr>
        <w:pStyle w:val="ListParagraph"/>
        <w:numPr>
          <w:ilvl w:val="1"/>
          <w:numId w:val="13"/>
        </w:numPr>
        <w:tabs>
          <w:tab w:val="clear" w:pos="0"/>
        </w:tabs>
        <w:suppressAutoHyphens w:val="0"/>
        <w:spacing w:line="276" w:lineRule="auto"/>
        <w:ind w:left="993" w:right="270" w:hanging="426"/>
        <w:contextualSpacing/>
        <w:jc w:val="both"/>
        <w:rPr>
          <w:rFonts w:cs="Times New Roman"/>
          <w:color w:val="000000" w:themeColor="text1"/>
        </w:rPr>
      </w:pPr>
      <w:r w:rsidRPr="004F2AF7">
        <w:rPr>
          <w:rFonts w:cs="Times New Roman"/>
          <w:color w:val="000000" w:themeColor="text1"/>
          <w:lang w:val="id-ID"/>
        </w:rPr>
        <w:t>Para Pihak sepakat untuk mengakhiri.</w:t>
      </w:r>
    </w:p>
    <w:p w14:paraId="641221CE" w14:textId="77777777" w:rsidR="00361FDF" w:rsidRPr="004F2AF7" w:rsidRDefault="00361FDF" w:rsidP="004F2AF7">
      <w:pPr>
        <w:pStyle w:val="ListParagraph"/>
        <w:numPr>
          <w:ilvl w:val="1"/>
          <w:numId w:val="13"/>
        </w:numPr>
        <w:tabs>
          <w:tab w:val="clear" w:pos="0"/>
        </w:tabs>
        <w:suppressAutoHyphens w:val="0"/>
        <w:spacing w:line="276" w:lineRule="auto"/>
        <w:ind w:left="993" w:right="270" w:hanging="426"/>
        <w:contextualSpacing/>
        <w:jc w:val="both"/>
        <w:rPr>
          <w:rFonts w:cs="Times New Roman"/>
          <w:color w:val="000000" w:themeColor="text1"/>
        </w:rPr>
      </w:pPr>
      <w:r w:rsidRPr="004F2AF7">
        <w:rPr>
          <w:rFonts w:cs="Times New Roman"/>
          <w:color w:val="000000" w:themeColor="text1"/>
          <w:lang w:val="id-ID"/>
        </w:rPr>
        <w:t>Periode perjanjian telah berakhir.</w:t>
      </w:r>
    </w:p>
    <w:p w14:paraId="26A7BE38" w14:textId="77777777" w:rsidR="00361FDF" w:rsidRPr="004F2AF7" w:rsidRDefault="00361FDF" w:rsidP="004F2AF7">
      <w:pPr>
        <w:pStyle w:val="ListParagraph"/>
        <w:numPr>
          <w:ilvl w:val="1"/>
          <w:numId w:val="13"/>
        </w:numPr>
        <w:tabs>
          <w:tab w:val="clear" w:pos="0"/>
        </w:tabs>
        <w:suppressAutoHyphens w:val="0"/>
        <w:spacing w:line="276" w:lineRule="auto"/>
        <w:ind w:left="993" w:right="270" w:hanging="426"/>
        <w:contextualSpacing/>
        <w:jc w:val="both"/>
        <w:rPr>
          <w:rFonts w:cs="Times New Roman"/>
          <w:color w:val="000000" w:themeColor="text1"/>
        </w:rPr>
      </w:pPr>
      <w:r w:rsidRPr="004F2AF7">
        <w:rPr>
          <w:rFonts w:cs="Times New Roman"/>
          <w:color w:val="000000" w:themeColor="text1"/>
          <w:lang w:val="id-ID"/>
        </w:rPr>
        <w:t>Salah satu Pihak cidera janji.</w:t>
      </w:r>
    </w:p>
    <w:p w14:paraId="0C3930C8" w14:textId="77777777" w:rsidR="00361FDF" w:rsidRPr="004F2AF7" w:rsidRDefault="00361FDF" w:rsidP="004F2AF7">
      <w:pPr>
        <w:pStyle w:val="ListParagraph"/>
        <w:numPr>
          <w:ilvl w:val="1"/>
          <w:numId w:val="13"/>
        </w:numPr>
        <w:tabs>
          <w:tab w:val="clear" w:pos="0"/>
        </w:tabs>
        <w:suppressAutoHyphens w:val="0"/>
        <w:spacing w:line="276" w:lineRule="auto"/>
        <w:ind w:left="993" w:right="270" w:hanging="426"/>
        <w:contextualSpacing/>
        <w:jc w:val="both"/>
        <w:rPr>
          <w:rFonts w:cs="Times New Roman"/>
          <w:color w:val="000000" w:themeColor="text1"/>
        </w:rPr>
      </w:pPr>
      <w:r w:rsidRPr="004F2AF7">
        <w:rPr>
          <w:rFonts w:cs="Times New Roman"/>
          <w:color w:val="000000" w:themeColor="text1"/>
          <w:lang w:val="id-ID"/>
        </w:rPr>
        <w:t>Denga</w:t>
      </w:r>
      <w:r w:rsidR="009D596D" w:rsidRPr="004F2AF7">
        <w:rPr>
          <w:rFonts w:cs="Times New Roman"/>
          <w:color w:val="000000" w:themeColor="text1"/>
          <w:lang w:val="id-ID"/>
        </w:rPr>
        <w:t>n</w:t>
      </w:r>
      <w:r w:rsidRPr="004F2AF7">
        <w:rPr>
          <w:rFonts w:cs="Times New Roman"/>
          <w:color w:val="000000" w:themeColor="text1"/>
          <w:lang w:val="id-ID"/>
        </w:rPr>
        <w:t xml:space="preserve"> putusan pengadilan.</w:t>
      </w:r>
    </w:p>
    <w:p w14:paraId="0911123F" w14:textId="77777777" w:rsidR="00B33166" w:rsidRPr="004F2AF7" w:rsidRDefault="00361FDF" w:rsidP="004F2AF7">
      <w:pPr>
        <w:pStyle w:val="ListParagraph"/>
        <w:numPr>
          <w:ilvl w:val="1"/>
          <w:numId w:val="13"/>
        </w:numPr>
        <w:tabs>
          <w:tab w:val="clear" w:pos="0"/>
        </w:tabs>
        <w:suppressAutoHyphens w:val="0"/>
        <w:spacing w:line="276" w:lineRule="auto"/>
        <w:ind w:left="993" w:right="270" w:hanging="426"/>
        <w:contextualSpacing/>
        <w:jc w:val="both"/>
        <w:rPr>
          <w:rFonts w:cs="Times New Roman"/>
          <w:color w:val="000000" w:themeColor="text1"/>
        </w:rPr>
      </w:pPr>
      <w:r w:rsidRPr="004F2AF7">
        <w:rPr>
          <w:rFonts w:cs="Times New Roman"/>
          <w:color w:val="000000" w:themeColor="text1"/>
          <w:lang w:val="id-ID"/>
        </w:rPr>
        <w:t>Salah satu Pihak dinyatakan bangkrut/pailit.</w:t>
      </w:r>
    </w:p>
    <w:p w14:paraId="6EF5A718" w14:textId="77777777" w:rsidR="00B33166" w:rsidRPr="004F2AF7" w:rsidRDefault="00B33166" w:rsidP="004F2AF7">
      <w:pPr>
        <w:pStyle w:val="ListParagraph"/>
        <w:numPr>
          <w:ilvl w:val="0"/>
          <w:numId w:val="28"/>
        </w:numPr>
        <w:suppressAutoHyphens w:val="0"/>
        <w:spacing w:line="276" w:lineRule="auto"/>
        <w:ind w:left="567" w:right="270" w:hanging="567"/>
        <w:contextualSpacing/>
        <w:jc w:val="both"/>
        <w:rPr>
          <w:rFonts w:cs="Times New Roman"/>
          <w:color w:val="000000" w:themeColor="text1"/>
          <w:lang w:val="id-ID"/>
        </w:rPr>
      </w:pPr>
      <w:r w:rsidRPr="004F2AF7">
        <w:rPr>
          <w:rFonts w:cs="Times New Roman"/>
          <w:color w:val="000000" w:themeColor="text1"/>
          <w:lang w:val="id-ID"/>
        </w:rPr>
        <w:t>Pengakhiran perjanjian dalam ayat (1) poin (a), poin (b) dan poin (c) harus dengan memberitahu/diberitahu terlebih dahulu kepada Para Pihak selambat-lambatnya 15 (lima belas) hari sebelum pelaksanaan.</w:t>
      </w:r>
    </w:p>
    <w:p w14:paraId="61182400" w14:textId="77777777" w:rsidR="00361FDF" w:rsidRPr="004F2AF7" w:rsidRDefault="00361FDF" w:rsidP="004F2AF7">
      <w:pPr>
        <w:pStyle w:val="Default"/>
        <w:spacing w:line="276" w:lineRule="auto"/>
        <w:jc w:val="center"/>
        <w:rPr>
          <w:b/>
          <w:bCs/>
          <w:color w:val="000000" w:themeColor="text1"/>
        </w:rPr>
      </w:pPr>
    </w:p>
    <w:p w14:paraId="7629FD92" w14:textId="77777777" w:rsidR="00176442" w:rsidRPr="004F2AF7" w:rsidRDefault="00176442" w:rsidP="004F2AF7">
      <w:pPr>
        <w:pStyle w:val="Default"/>
        <w:spacing w:line="276" w:lineRule="auto"/>
        <w:jc w:val="center"/>
        <w:rPr>
          <w:color w:val="000000" w:themeColor="text1"/>
        </w:rPr>
      </w:pPr>
      <w:r w:rsidRPr="004F2AF7">
        <w:rPr>
          <w:b/>
          <w:bCs/>
          <w:color w:val="000000" w:themeColor="text1"/>
        </w:rPr>
        <w:t xml:space="preserve">Pasal </w:t>
      </w:r>
      <w:r w:rsidR="001E0CD7" w:rsidRPr="004F2AF7">
        <w:rPr>
          <w:b/>
          <w:bCs/>
          <w:color w:val="000000" w:themeColor="text1"/>
        </w:rPr>
        <w:t>1</w:t>
      </w:r>
      <w:r w:rsidR="00361FDF" w:rsidRPr="004F2AF7">
        <w:rPr>
          <w:b/>
          <w:bCs/>
          <w:color w:val="000000" w:themeColor="text1"/>
        </w:rPr>
        <w:t>3</w:t>
      </w:r>
    </w:p>
    <w:p w14:paraId="43F1C79E" w14:textId="77777777" w:rsidR="00725D8B" w:rsidRPr="004F2AF7" w:rsidRDefault="00725D8B" w:rsidP="004F2AF7">
      <w:pPr>
        <w:spacing w:after="0"/>
        <w:jc w:val="center"/>
        <w:rPr>
          <w:rFonts w:ascii="Times New Roman" w:hAnsi="Times New Roman" w:cs="Times New Roman"/>
          <w:b/>
          <w:color w:val="000000" w:themeColor="text1"/>
          <w:sz w:val="24"/>
          <w:szCs w:val="24"/>
        </w:rPr>
      </w:pPr>
      <w:r w:rsidRPr="004F2AF7">
        <w:rPr>
          <w:rFonts w:ascii="Times New Roman" w:hAnsi="Times New Roman" w:cs="Times New Roman"/>
          <w:b/>
          <w:color w:val="000000" w:themeColor="text1"/>
          <w:sz w:val="24"/>
          <w:szCs w:val="24"/>
        </w:rPr>
        <w:t xml:space="preserve">Penyelesaian Permasalahan </w:t>
      </w:r>
    </w:p>
    <w:p w14:paraId="2D83E2B9" w14:textId="77777777" w:rsidR="00725D8B" w:rsidRPr="004F2AF7" w:rsidRDefault="00725D8B" w:rsidP="004F2AF7">
      <w:pPr>
        <w:pStyle w:val="ListParagraph"/>
        <w:numPr>
          <w:ilvl w:val="0"/>
          <w:numId w:val="30"/>
        </w:numPr>
        <w:spacing w:line="276" w:lineRule="auto"/>
        <w:ind w:left="567" w:hanging="567"/>
        <w:rPr>
          <w:rFonts w:cs="Times New Roman"/>
        </w:rPr>
      </w:pPr>
      <w:r w:rsidRPr="004F2AF7">
        <w:rPr>
          <w:rFonts w:cs="Times New Roman"/>
          <w:lang w:val="id-ID"/>
        </w:rPr>
        <w:t>Jika terjadi permasalahan selain yang tercantum dalam perjanjian ini akan diselesaikan dengan etikat baik dengan musyawarah secara mufakat.</w:t>
      </w:r>
      <w:r w:rsidRPr="004F2AF7">
        <w:rPr>
          <w:rFonts w:cs="Times New Roman"/>
        </w:rPr>
        <w:t xml:space="preserve"> </w:t>
      </w:r>
    </w:p>
    <w:p w14:paraId="379DA362" w14:textId="77777777" w:rsidR="0084356D" w:rsidRPr="004F2AF7" w:rsidRDefault="0084356D" w:rsidP="004F2AF7">
      <w:pPr>
        <w:spacing w:after="0"/>
        <w:rPr>
          <w:rFonts w:ascii="Times New Roman" w:hAnsi="Times New Roman" w:cs="Times New Roman"/>
          <w:sz w:val="24"/>
          <w:szCs w:val="24"/>
        </w:rPr>
      </w:pPr>
    </w:p>
    <w:p w14:paraId="3591A7B7" w14:textId="77777777" w:rsidR="0084356D" w:rsidRPr="004F2AF7" w:rsidRDefault="0084356D" w:rsidP="004F2AF7">
      <w:pPr>
        <w:spacing w:after="0"/>
        <w:jc w:val="center"/>
        <w:rPr>
          <w:rFonts w:ascii="Times New Roman" w:hAnsi="Times New Roman" w:cs="Times New Roman"/>
          <w:b/>
          <w:sz w:val="24"/>
          <w:szCs w:val="24"/>
        </w:rPr>
      </w:pPr>
      <w:r w:rsidRPr="004F2AF7">
        <w:rPr>
          <w:rFonts w:ascii="Times New Roman" w:hAnsi="Times New Roman" w:cs="Times New Roman"/>
          <w:b/>
          <w:sz w:val="24"/>
          <w:szCs w:val="24"/>
          <w:lang w:val="en-US"/>
        </w:rPr>
        <w:t>Pasal 1</w:t>
      </w:r>
      <w:r w:rsidR="004F2AF7" w:rsidRPr="004F2AF7">
        <w:rPr>
          <w:rFonts w:ascii="Times New Roman" w:hAnsi="Times New Roman" w:cs="Times New Roman"/>
          <w:b/>
          <w:sz w:val="24"/>
          <w:szCs w:val="24"/>
        </w:rPr>
        <w:t>4</w:t>
      </w:r>
    </w:p>
    <w:p w14:paraId="2FDBEB67" w14:textId="77777777" w:rsidR="0084356D" w:rsidRPr="004F2AF7" w:rsidRDefault="0084356D" w:rsidP="004F2AF7">
      <w:pPr>
        <w:pStyle w:val="Heading1"/>
        <w:spacing w:after="0" w:line="276" w:lineRule="auto"/>
        <w:ind w:right="271"/>
        <w:rPr>
          <w:color w:val="auto"/>
          <w:szCs w:val="24"/>
          <w:lang w:val="id-ID"/>
        </w:rPr>
      </w:pPr>
      <w:r w:rsidRPr="004F2AF7">
        <w:rPr>
          <w:color w:val="auto"/>
          <w:szCs w:val="24"/>
          <w:lang w:val="id-ID"/>
        </w:rPr>
        <w:t>Pernyataan Dan Jaminan</w:t>
      </w:r>
      <w:r w:rsidR="00494FE4">
        <w:rPr>
          <w:color w:val="auto"/>
          <w:szCs w:val="24"/>
          <w:lang w:val="id-ID"/>
        </w:rPr>
        <w:t xml:space="preserve"> Kepatuhan Regulasi</w:t>
      </w:r>
    </w:p>
    <w:p w14:paraId="22E292AE" w14:textId="77777777" w:rsidR="0084356D" w:rsidRPr="004F2AF7" w:rsidRDefault="0084356D" w:rsidP="004F2AF7">
      <w:pPr>
        <w:spacing w:after="0"/>
        <w:jc w:val="both"/>
        <w:rPr>
          <w:rFonts w:ascii="Times New Roman" w:hAnsi="Times New Roman" w:cs="Times New Roman"/>
          <w:sz w:val="24"/>
          <w:szCs w:val="24"/>
        </w:rPr>
      </w:pPr>
      <w:r w:rsidRPr="00494FE4">
        <w:rPr>
          <w:rFonts w:ascii="Times New Roman" w:hAnsi="Times New Roman" w:cs="Times New Roman"/>
          <w:b/>
          <w:sz w:val="24"/>
          <w:szCs w:val="24"/>
        </w:rPr>
        <w:t>Para Pihak</w:t>
      </w:r>
      <w:r w:rsidRPr="004F2AF7">
        <w:rPr>
          <w:rFonts w:ascii="Times New Roman" w:hAnsi="Times New Roman" w:cs="Times New Roman"/>
          <w:sz w:val="24"/>
          <w:szCs w:val="24"/>
        </w:rPr>
        <w:t xml:space="preserve"> menjamin dan menyatakan bahwa:</w:t>
      </w:r>
    </w:p>
    <w:p w14:paraId="6921E2E4" w14:textId="77777777" w:rsidR="0084356D" w:rsidRPr="004F2AF7" w:rsidRDefault="0084356D" w:rsidP="004F2AF7">
      <w:pPr>
        <w:pStyle w:val="ListParagraph"/>
        <w:numPr>
          <w:ilvl w:val="0"/>
          <w:numId w:val="33"/>
        </w:numPr>
        <w:suppressAutoHyphens w:val="0"/>
        <w:spacing w:line="276" w:lineRule="auto"/>
        <w:ind w:left="567" w:hanging="567"/>
        <w:jc w:val="both"/>
        <w:rPr>
          <w:rFonts w:cs="Times New Roman"/>
        </w:rPr>
      </w:pPr>
      <w:r w:rsidRPr="004F2AF7">
        <w:rPr>
          <w:rFonts w:cs="Times New Roman"/>
        </w:rPr>
        <w:t xml:space="preserve">Dalam </w:t>
      </w:r>
      <w:proofErr w:type="spellStart"/>
      <w:r w:rsidRPr="004F2AF7">
        <w:rPr>
          <w:rFonts w:cs="Times New Roman"/>
        </w:rPr>
        <w:t>pelaksanaan</w:t>
      </w:r>
      <w:proofErr w:type="spellEnd"/>
      <w:r w:rsidRPr="004F2AF7">
        <w:rPr>
          <w:rFonts w:cs="Times New Roman"/>
        </w:rPr>
        <w:t xml:space="preserve"> </w:t>
      </w:r>
      <w:proofErr w:type="spellStart"/>
      <w:r w:rsidRPr="004F2AF7">
        <w:rPr>
          <w:rFonts w:cs="Times New Roman"/>
        </w:rPr>
        <w:t>perjanjian</w:t>
      </w:r>
      <w:proofErr w:type="spellEnd"/>
      <w:r w:rsidRPr="004F2AF7">
        <w:rPr>
          <w:rFonts w:cs="Times New Roman"/>
        </w:rPr>
        <w:t xml:space="preserve"> </w:t>
      </w:r>
      <w:proofErr w:type="spellStart"/>
      <w:r w:rsidRPr="004F2AF7">
        <w:rPr>
          <w:rFonts w:cs="Times New Roman"/>
        </w:rPr>
        <w:t>ini</w:t>
      </w:r>
      <w:proofErr w:type="spellEnd"/>
      <w:r w:rsidRPr="004F2AF7">
        <w:rPr>
          <w:rFonts w:cs="Times New Roman"/>
        </w:rPr>
        <w:t xml:space="preserve"> </w:t>
      </w:r>
      <w:proofErr w:type="spellStart"/>
      <w:r w:rsidRPr="004F2AF7">
        <w:rPr>
          <w:rFonts w:cs="Times New Roman"/>
          <w:lang w:val="en-US"/>
        </w:rPr>
        <w:t>mentaati</w:t>
      </w:r>
      <w:proofErr w:type="spellEnd"/>
      <w:r w:rsidRPr="004F2AF7">
        <w:rPr>
          <w:rFonts w:cs="Times New Roman"/>
          <w:lang w:val="en-US"/>
        </w:rPr>
        <w:t xml:space="preserve"> </w:t>
      </w:r>
      <w:proofErr w:type="spellStart"/>
      <w:r w:rsidRPr="004F2AF7">
        <w:rPr>
          <w:rFonts w:cs="Times New Roman"/>
        </w:rPr>
        <w:t>peraturan</w:t>
      </w:r>
      <w:proofErr w:type="spellEnd"/>
      <w:r w:rsidRPr="004F2AF7">
        <w:rPr>
          <w:rFonts w:cs="Times New Roman"/>
        </w:rPr>
        <w:t xml:space="preserve"> </w:t>
      </w:r>
      <w:proofErr w:type="spellStart"/>
      <w:r w:rsidRPr="004F2AF7">
        <w:rPr>
          <w:rFonts w:cs="Times New Roman"/>
        </w:rPr>
        <w:t>perundang-undangan</w:t>
      </w:r>
      <w:proofErr w:type="spellEnd"/>
      <w:r w:rsidRPr="004F2AF7">
        <w:rPr>
          <w:rFonts w:cs="Times New Roman"/>
        </w:rPr>
        <w:t xml:space="preserve"> yang </w:t>
      </w:r>
      <w:proofErr w:type="spellStart"/>
      <w:r w:rsidRPr="004F2AF7">
        <w:rPr>
          <w:rFonts w:cs="Times New Roman"/>
        </w:rPr>
        <w:t>berlaku</w:t>
      </w:r>
      <w:proofErr w:type="spellEnd"/>
      <w:r w:rsidRPr="004F2AF7">
        <w:rPr>
          <w:rFonts w:cs="Times New Roman"/>
        </w:rPr>
        <w:t>.</w:t>
      </w:r>
    </w:p>
    <w:p w14:paraId="540A422F" w14:textId="77777777" w:rsidR="0084356D" w:rsidRDefault="0084356D" w:rsidP="004F2AF7">
      <w:pPr>
        <w:pStyle w:val="ListParagraph"/>
        <w:numPr>
          <w:ilvl w:val="0"/>
          <w:numId w:val="33"/>
        </w:numPr>
        <w:suppressAutoHyphens w:val="0"/>
        <w:spacing w:line="276" w:lineRule="auto"/>
        <w:ind w:left="567" w:hanging="567"/>
        <w:jc w:val="both"/>
        <w:rPr>
          <w:ins w:id="190" w:author="ROHAYATI" w:date="2024-02-09T14:40:00Z"/>
          <w:rFonts w:cs="Times New Roman"/>
        </w:rPr>
      </w:pPr>
      <w:proofErr w:type="spellStart"/>
      <w:r w:rsidRPr="004F2AF7">
        <w:rPr>
          <w:rFonts w:cs="Times New Roman"/>
        </w:rPr>
        <w:t>Usia</w:t>
      </w:r>
      <w:proofErr w:type="spellEnd"/>
      <w:r w:rsidRPr="004F2AF7">
        <w:rPr>
          <w:rFonts w:cs="Times New Roman"/>
        </w:rPr>
        <w:t xml:space="preserve"> P</w:t>
      </w:r>
      <w:r w:rsidRPr="004F2AF7">
        <w:rPr>
          <w:rFonts w:cs="Times New Roman"/>
          <w:lang w:val="en-US"/>
        </w:rPr>
        <w:t>e</w:t>
      </w:r>
      <w:proofErr w:type="spellStart"/>
      <w:r w:rsidRPr="004F2AF7">
        <w:rPr>
          <w:rFonts w:cs="Times New Roman"/>
        </w:rPr>
        <w:t>kerja</w:t>
      </w:r>
      <w:proofErr w:type="spellEnd"/>
      <w:r w:rsidRPr="004F2AF7">
        <w:rPr>
          <w:rFonts w:cs="Times New Roman"/>
        </w:rPr>
        <w:t xml:space="preserve"> yang </w:t>
      </w:r>
      <w:proofErr w:type="spellStart"/>
      <w:r w:rsidRPr="004F2AF7">
        <w:rPr>
          <w:rFonts w:cs="Times New Roman"/>
        </w:rPr>
        <w:t>dipekerjakan</w:t>
      </w:r>
      <w:proofErr w:type="spellEnd"/>
      <w:r w:rsidRPr="004F2AF7">
        <w:rPr>
          <w:rFonts w:cs="Times New Roman"/>
        </w:rPr>
        <w:t xml:space="preserve"> di </w:t>
      </w:r>
      <w:proofErr w:type="spellStart"/>
      <w:r w:rsidRPr="004F2AF7">
        <w:rPr>
          <w:rFonts w:cs="Times New Roman"/>
        </w:rPr>
        <w:t>perusahaan</w:t>
      </w:r>
      <w:proofErr w:type="spellEnd"/>
      <w:r w:rsidRPr="004F2AF7">
        <w:rPr>
          <w:rFonts w:cs="Times New Roman"/>
        </w:rPr>
        <w:t xml:space="preserve"> masing-masing </w:t>
      </w:r>
      <w:proofErr w:type="spellStart"/>
      <w:r w:rsidRPr="004F2AF7">
        <w:rPr>
          <w:rFonts w:cs="Times New Roman"/>
        </w:rPr>
        <w:t>Pihak</w:t>
      </w:r>
      <w:proofErr w:type="spellEnd"/>
      <w:r w:rsidRPr="004F2AF7">
        <w:rPr>
          <w:rFonts w:cs="Times New Roman"/>
        </w:rPr>
        <w:t xml:space="preserve"> </w:t>
      </w:r>
      <w:proofErr w:type="spellStart"/>
      <w:r w:rsidRPr="004F2AF7">
        <w:rPr>
          <w:rFonts w:cs="Times New Roman"/>
        </w:rPr>
        <w:t>tidak</w:t>
      </w:r>
      <w:proofErr w:type="spellEnd"/>
      <w:r w:rsidRPr="004F2AF7">
        <w:rPr>
          <w:rFonts w:cs="Times New Roman"/>
        </w:rPr>
        <w:t xml:space="preserve"> </w:t>
      </w:r>
      <w:proofErr w:type="spellStart"/>
      <w:r w:rsidRPr="004F2AF7">
        <w:rPr>
          <w:rFonts w:cs="Times New Roman"/>
        </w:rPr>
        <w:t>bertentangan</w:t>
      </w:r>
      <w:proofErr w:type="spellEnd"/>
      <w:r w:rsidRPr="004F2AF7">
        <w:rPr>
          <w:rFonts w:cs="Times New Roman"/>
        </w:rPr>
        <w:t xml:space="preserve"> </w:t>
      </w:r>
      <w:proofErr w:type="spellStart"/>
      <w:r w:rsidRPr="004F2AF7">
        <w:rPr>
          <w:rFonts w:cs="Times New Roman"/>
        </w:rPr>
        <w:t>dengan</w:t>
      </w:r>
      <w:proofErr w:type="spellEnd"/>
      <w:r w:rsidRPr="004F2AF7">
        <w:rPr>
          <w:rFonts w:cs="Times New Roman"/>
        </w:rPr>
        <w:t xml:space="preserve"> </w:t>
      </w:r>
      <w:proofErr w:type="spellStart"/>
      <w:r w:rsidRPr="004F2AF7">
        <w:rPr>
          <w:rFonts w:cs="Times New Roman"/>
        </w:rPr>
        <w:t>ketentuan</w:t>
      </w:r>
      <w:proofErr w:type="spellEnd"/>
      <w:r w:rsidRPr="004F2AF7">
        <w:rPr>
          <w:rFonts w:cs="Times New Roman"/>
        </w:rPr>
        <w:t xml:space="preserve"> </w:t>
      </w:r>
      <w:proofErr w:type="spellStart"/>
      <w:r w:rsidRPr="004F2AF7">
        <w:rPr>
          <w:rFonts w:cs="Times New Roman"/>
        </w:rPr>
        <w:t>dalam</w:t>
      </w:r>
      <w:proofErr w:type="spellEnd"/>
      <w:r w:rsidRPr="004F2AF7">
        <w:rPr>
          <w:rFonts w:cs="Times New Roman"/>
        </w:rPr>
        <w:t xml:space="preserve"> </w:t>
      </w:r>
      <w:proofErr w:type="spellStart"/>
      <w:r w:rsidRPr="004F2AF7">
        <w:rPr>
          <w:rFonts w:cs="Times New Roman"/>
        </w:rPr>
        <w:t>Undang-undang</w:t>
      </w:r>
      <w:proofErr w:type="spellEnd"/>
      <w:r w:rsidRPr="004F2AF7">
        <w:rPr>
          <w:rFonts w:cs="Times New Roman"/>
        </w:rPr>
        <w:t xml:space="preserve"> </w:t>
      </w:r>
      <w:proofErr w:type="spellStart"/>
      <w:r w:rsidRPr="004F2AF7">
        <w:rPr>
          <w:rFonts w:cs="Times New Roman"/>
        </w:rPr>
        <w:t>Ketenagakerjaan</w:t>
      </w:r>
      <w:proofErr w:type="spellEnd"/>
      <w:r w:rsidRPr="004F2AF7">
        <w:rPr>
          <w:rFonts w:cs="Times New Roman"/>
        </w:rPr>
        <w:t>.</w:t>
      </w:r>
    </w:p>
    <w:p w14:paraId="2899DA7F" w14:textId="77777777" w:rsidR="00197EFA" w:rsidRPr="004F2AF7" w:rsidRDefault="00197EFA" w:rsidP="004F2AF7">
      <w:pPr>
        <w:pStyle w:val="ListParagraph"/>
        <w:numPr>
          <w:ilvl w:val="0"/>
          <w:numId w:val="33"/>
        </w:numPr>
        <w:suppressAutoHyphens w:val="0"/>
        <w:spacing w:line="276" w:lineRule="auto"/>
        <w:ind w:left="567" w:hanging="567"/>
        <w:jc w:val="both"/>
        <w:rPr>
          <w:rFonts w:cs="Times New Roman"/>
        </w:rPr>
      </w:pPr>
      <w:ins w:id="191" w:author="ROHAYATI" w:date="2024-02-09T14:40:00Z">
        <w:r w:rsidRPr="00197EFA">
          <w:rPr>
            <w:rFonts w:cs="Times New Roman"/>
            <w:lang w:val="id-ID"/>
          </w:rPr>
          <w:t>Menjalankan kewajiban pajak tepat waktu(pembayaran/pemotongan</w:t>
        </w:r>
      </w:ins>
      <w:ins w:id="192" w:author="ROHAYATI" w:date="2024-02-10T09:03:00Z">
        <w:r w:rsidR="00F07ABC">
          <w:rPr>
            <w:rFonts w:cs="Times New Roman"/>
            <w:lang w:val="en-US"/>
          </w:rPr>
          <w:t>/</w:t>
        </w:r>
        <w:proofErr w:type="spellStart"/>
        <w:r w:rsidR="00F07ABC">
          <w:rPr>
            <w:rFonts w:cs="Times New Roman"/>
            <w:lang w:val="en-US"/>
          </w:rPr>
          <w:t>pelaporan</w:t>
        </w:r>
      </w:ins>
      <w:proofErr w:type="spellEnd"/>
      <w:ins w:id="193" w:author="ROHAYATI" w:date="2024-02-09T14:40:00Z">
        <w:r w:rsidR="00F07ABC">
          <w:rPr>
            <w:rFonts w:cs="Times New Roman"/>
            <w:lang w:val="id-ID"/>
          </w:rPr>
          <w:t xml:space="preserve"> </w:t>
        </w:r>
        <w:r w:rsidRPr="00197EFA">
          <w:rPr>
            <w:rFonts w:cs="Times New Roman"/>
            <w:lang w:val="id-ID"/>
          </w:rPr>
          <w:t>terkait pajak).</w:t>
        </w:r>
      </w:ins>
    </w:p>
    <w:p w14:paraId="315FF050" w14:textId="77777777" w:rsidR="0084356D" w:rsidRPr="004F2AF7" w:rsidRDefault="0084356D" w:rsidP="004F2AF7">
      <w:pPr>
        <w:pStyle w:val="ListParagraph"/>
        <w:numPr>
          <w:ilvl w:val="0"/>
          <w:numId w:val="33"/>
        </w:numPr>
        <w:suppressAutoHyphens w:val="0"/>
        <w:spacing w:line="276" w:lineRule="auto"/>
        <w:ind w:left="567" w:hanging="567"/>
        <w:jc w:val="both"/>
        <w:rPr>
          <w:rFonts w:cs="Times New Roman"/>
        </w:rPr>
      </w:pPr>
      <w:r w:rsidRPr="004F2AF7">
        <w:rPr>
          <w:rFonts w:cs="Times New Roman"/>
        </w:rPr>
        <w:t xml:space="preserve">Dalam </w:t>
      </w:r>
      <w:proofErr w:type="spellStart"/>
      <w:r w:rsidRPr="004F2AF7">
        <w:rPr>
          <w:rFonts w:cs="Times New Roman"/>
        </w:rPr>
        <w:t>hal</w:t>
      </w:r>
      <w:proofErr w:type="spellEnd"/>
      <w:r w:rsidRPr="004F2AF7">
        <w:rPr>
          <w:rFonts w:cs="Times New Roman"/>
        </w:rPr>
        <w:t xml:space="preserve"> </w:t>
      </w:r>
      <w:proofErr w:type="spellStart"/>
      <w:r w:rsidRPr="004F2AF7">
        <w:rPr>
          <w:rFonts w:cs="Times New Roman"/>
        </w:rPr>
        <w:t>terdapat</w:t>
      </w:r>
      <w:proofErr w:type="spellEnd"/>
      <w:r w:rsidRPr="004F2AF7">
        <w:rPr>
          <w:rFonts w:cs="Times New Roman"/>
        </w:rPr>
        <w:t xml:space="preserve"> </w:t>
      </w:r>
      <w:proofErr w:type="spellStart"/>
      <w:r w:rsidRPr="004F2AF7">
        <w:rPr>
          <w:rFonts w:cs="Times New Roman"/>
        </w:rPr>
        <w:t>pelanggaran</w:t>
      </w:r>
      <w:proofErr w:type="spellEnd"/>
      <w:r w:rsidRPr="004F2AF7">
        <w:rPr>
          <w:rFonts w:cs="Times New Roman"/>
        </w:rPr>
        <w:t xml:space="preserve"> </w:t>
      </w:r>
      <w:proofErr w:type="spellStart"/>
      <w:r w:rsidRPr="004F2AF7">
        <w:rPr>
          <w:rFonts w:cs="Times New Roman"/>
        </w:rPr>
        <w:t>peraturan</w:t>
      </w:r>
      <w:proofErr w:type="spellEnd"/>
      <w:r w:rsidRPr="004F2AF7">
        <w:rPr>
          <w:rFonts w:cs="Times New Roman"/>
        </w:rPr>
        <w:t xml:space="preserve"> yang </w:t>
      </w:r>
      <w:proofErr w:type="spellStart"/>
      <w:r w:rsidRPr="004F2AF7">
        <w:rPr>
          <w:rFonts w:cs="Times New Roman"/>
        </w:rPr>
        <w:t>dilakukan</w:t>
      </w:r>
      <w:proofErr w:type="spellEnd"/>
      <w:r w:rsidRPr="004F2AF7">
        <w:rPr>
          <w:rFonts w:cs="Times New Roman"/>
        </w:rPr>
        <w:t xml:space="preserve"> oleh salah </w:t>
      </w:r>
      <w:proofErr w:type="spellStart"/>
      <w:r w:rsidRPr="004F2AF7">
        <w:rPr>
          <w:rFonts w:cs="Times New Roman"/>
        </w:rPr>
        <w:t>satu</w:t>
      </w:r>
      <w:proofErr w:type="spellEnd"/>
      <w:r w:rsidRPr="004F2AF7">
        <w:rPr>
          <w:rFonts w:cs="Times New Roman"/>
        </w:rPr>
        <w:t xml:space="preserve"> </w:t>
      </w:r>
      <w:proofErr w:type="spellStart"/>
      <w:r w:rsidRPr="004F2AF7">
        <w:rPr>
          <w:rFonts w:cs="Times New Roman"/>
        </w:rPr>
        <w:t>Pihak</w:t>
      </w:r>
      <w:proofErr w:type="spellEnd"/>
      <w:r w:rsidRPr="004F2AF7">
        <w:rPr>
          <w:rFonts w:cs="Times New Roman"/>
        </w:rPr>
        <w:t xml:space="preserve">, </w:t>
      </w:r>
      <w:proofErr w:type="spellStart"/>
      <w:r w:rsidRPr="004F2AF7">
        <w:rPr>
          <w:rFonts w:cs="Times New Roman"/>
        </w:rPr>
        <w:t>maka</w:t>
      </w:r>
      <w:proofErr w:type="spellEnd"/>
      <w:r w:rsidRPr="004F2AF7">
        <w:rPr>
          <w:rFonts w:cs="Times New Roman"/>
        </w:rPr>
        <w:t xml:space="preserve"> Para </w:t>
      </w:r>
      <w:proofErr w:type="spellStart"/>
      <w:r w:rsidRPr="004F2AF7">
        <w:rPr>
          <w:rFonts w:cs="Times New Roman"/>
        </w:rPr>
        <w:t>Pihak</w:t>
      </w:r>
      <w:proofErr w:type="spellEnd"/>
      <w:r w:rsidRPr="004F2AF7">
        <w:rPr>
          <w:rFonts w:cs="Times New Roman"/>
        </w:rPr>
        <w:t xml:space="preserve"> </w:t>
      </w:r>
      <w:proofErr w:type="spellStart"/>
      <w:r w:rsidRPr="004F2AF7">
        <w:rPr>
          <w:rFonts w:cs="Times New Roman"/>
        </w:rPr>
        <w:t>sepakat</w:t>
      </w:r>
      <w:proofErr w:type="spellEnd"/>
      <w:r w:rsidRPr="004F2AF7">
        <w:rPr>
          <w:rFonts w:cs="Times New Roman"/>
        </w:rPr>
        <w:t xml:space="preserve"> </w:t>
      </w:r>
      <w:proofErr w:type="spellStart"/>
      <w:r w:rsidRPr="004F2AF7">
        <w:rPr>
          <w:rFonts w:cs="Times New Roman"/>
        </w:rPr>
        <w:t>untuk</w:t>
      </w:r>
      <w:proofErr w:type="spellEnd"/>
      <w:r w:rsidRPr="004F2AF7">
        <w:rPr>
          <w:rFonts w:cs="Times New Roman"/>
        </w:rPr>
        <w:t xml:space="preserve"> </w:t>
      </w:r>
      <w:proofErr w:type="spellStart"/>
      <w:r w:rsidRPr="004F2AF7">
        <w:rPr>
          <w:rFonts w:cs="Times New Roman"/>
        </w:rPr>
        <w:t>tidak</w:t>
      </w:r>
      <w:proofErr w:type="spellEnd"/>
      <w:r w:rsidRPr="004F2AF7">
        <w:rPr>
          <w:rFonts w:cs="Times New Roman"/>
        </w:rPr>
        <w:t xml:space="preserve"> </w:t>
      </w:r>
      <w:proofErr w:type="spellStart"/>
      <w:r w:rsidRPr="004F2AF7">
        <w:rPr>
          <w:rFonts w:cs="Times New Roman"/>
        </w:rPr>
        <w:t>melibatkan</w:t>
      </w:r>
      <w:proofErr w:type="spellEnd"/>
      <w:r w:rsidRPr="004F2AF7">
        <w:rPr>
          <w:rFonts w:cs="Times New Roman"/>
        </w:rPr>
        <w:t xml:space="preserve"> </w:t>
      </w:r>
      <w:proofErr w:type="spellStart"/>
      <w:r w:rsidRPr="004F2AF7">
        <w:rPr>
          <w:rFonts w:cs="Times New Roman"/>
        </w:rPr>
        <w:t>Pihak</w:t>
      </w:r>
      <w:proofErr w:type="spellEnd"/>
      <w:r w:rsidRPr="004F2AF7">
        <w:rPr>
          <w:rFonts w:cs="Times New Roman"/>
        </w:rPr>
        <w:t xml:space="preserve"> yang lain </w:t>
      </w:r>
      <w:proofErr w:type="spellStart"/>
      <w:r w:rsidRPr="004F2AF7">
        <w:rPr>
          <w:rFonts w:cs="Times New Roman"/>
        </w:rPr>
        <w:t>dalam</w:t>
      </w:r>
      <w:proofErr w:type="spellEnd"/>
      <w:r w:rsidRPr="004F2AF7">
        <w:rPr>
          <w:rFonts w:cs="Times New Roman"/>
        </w:rPr>
        <w:t xml:space="preserve"> </w:t>
      </w:r>
      <w:proofErr w:type="spellStart"/>
      <w:r w:rsidRPr="004F2AF7">
        <w:rPr>
          <w:rFonts w:cs="Times New Roman"/>
        </w:rPr>
        <w:t>kasus</w:t>
      </w:r>
      <w:proofErr w:type="spellEnd"/>
      <w:r w:rsidRPr="004F2AF7">
        <w:rPr>
          <w:rFonts w:cs="Times New Roman"/>
        </w:rPr>
        <w:t xml:space="preserve"> </w:t>
      </w:r>
      <w:proofErr w:type="spellStart"/>
      <w:r w:rsidRPr="004F2AF7">
        <w:rPr>
          <w:rFonts w:cs="Times New Roman"/>
        </w:rPr>
        <w:t>pelanggaran</w:t>
      </w:r>
      <w:proofErr w:type="spellEnd"/>
      <w:r w:rsidRPr="004F2AF7">
        <w:rPr>
          <w:rFonts w:cs="Times New Roman"/>
        </w:rPr>
        <w:t xml:space="preserve"> </w:t>
      </w:r>
      <w:proofErr w:type="spellStart"/>
      <w:r w:rsidRPr="004F2AF7">
        <w:rPr>
          <w:rFonts w:cs="Times New Roman"/>
        </w:rPr>
        <w:t>peraturan</w:t>
      </w:r>
      <w:proofErr w:type="spellEnd"/>
      <w:r w:rsidRPr="004F2AF7">
        <w:rPr>
          <w:rFonts w:cs="Times New Roman"/>
        </w:rPr>
        <w:t xml:space="preserve"> </w:t>
      </w:r>
      <w:proofErr w:type="spellStart"/>
      <w:r w:rsidRPr="004F2AF7">
        <w:rPr>
          <w:rFonts w:cs="Times New Roman"/>
        </w:rPr>
        <w:t>tersebut</w:t>
      </w:r>
      <w:proofErr w:type="spellEnd"/>
      <w:r w:rsidRPr="004F2AF7">
        <w:rPr>
          <w:rFonts w:cs="Times New Roman"/>
        </w:rPr>
        <w:t>.</w:t>
      </w:r>
    </w:p>
    <w:p w14:paraId="4892ED0D" w14:textId="77777777" w:rsidR="00AF2584" w:rsidRPr="004F2AF7" w:rsidRDefault="00AF2584" w:rsidP="004F2AF7">
      <w:pPr>
        <w:spacing w:after="0"/>
        <w:jc w:val="center"/>
        <w:rPr>
          <w:rFonts w:ascii="Times New Roman" w:hAnsi="Times New Roman" w:cs="Times New Roman"/>
          <w:b/>
          <w:color w:val="000000" w:themeColor="text1"/>
          <w:sz w:val="24"/>
          <w:szCs w:val="24"/>
        </w:rPr>
      </w:pPr>
    </w:p>
    <w:p w14:paraId="479CEA35" w14:textId="77777777" w:rsidR="001E0CD7" w:rsidRPr="004F2AF7" w:rsidRDefault="001B567F" w:rsidP="004F2AF7">
      <w:pPr>
        <w:spacing w:after="0"/>
        <w:jc w:val="center"/>
        <w:rPr>
          <w:rFonts w:ascii="Times New Roman" w:hAnsi="Times New Roman" w:cs="Times New Roman"/>
          <w:b/>
          <w:color w:val="000000" w:themeColor="text1"/>
          <w:sz w:val="24"/>
          <w:szCs w:val="24"/>
        </w:rPr>
      </w:pPr>
      <w:r w:rsidRPr="004F2AF7">
        <w:rPr>
          <w:rFonts w:ascii="Times New Roman" w:hAnsi="Times New Roman" w:cs="Times New Roman"/>
          <w:b/>
          <w:color w:val="000000" w:themeColor="text1"/>
          <w:sz w:val="24"/>
          <w:szCs w:val="24"/>
        </w:rPr>
        <w:t>Pasal</w:t>
      </w:r>
      <w:r w:rsidR="001E0CD7" w:rsidRPr="004F2AF7">
        <w:rPr>
          <w:rFonts w:ascii="Times New Roman" w:hAnsi="Times New Roman" w:cs="Times New Roman"/>
          <w:b/>
          <w:color w:val="000000" w:themeColor="text1"/>
          <w:sz w:val="24"/>
          <w:szCs w:val="24"/>
        </w:rPr>
        <w:t xml:space="preserve"> 1</w:t>
      </w:r>
      <w:r w:rsidR="004F2AF7" w:rsidRPr="004F2AF7">
        <w:rPr>
          <w:rFonts w:ascii="Times New Roman" w:hAnsi="Times New Roman" w:cs="Times New Roman"/>
          <w:b/>
          <w:color w:val="000000" w:themeColor="text1"/>
          <w:sz w:val="24"/>
          <w:szCs w:val="24"/>
        </w:rPr>
        <w:t>5</w:t>
      </w:r>
    </w:p>
    <w:p w14:paraId="69D1CEF7" w14:textId="77777777" w:rsidR="001E0CD7" w:rsidRPr="004F2AF7" w:rsidRDefault="00EF15BE" w:rsidP="004F2AF7">
      <w:pPr>
        <w:spacing w:after="0"/>
        <w:jc w:val="center"/>
        <w:rPr>
          <w:rFonts w:ascii="Times New Roman" w:hAnsi="Times New Roman" w:cs="Times New Roman"/>
          <w:b/>
          <w:color w:val="000000" w:themeColor="text1"/>
          <w:sz w:val="24"/>
          <w:szCs w:val="24"/>
        </w:rPr>
      </w:pPr>
      <w:r w:rsidRPr="004F2AF7">
        <w:rPr>
          <w:rFonts w:ascii="Times New Roman" w:hAnsi="Times New Roman" w:cs="Times New Roman"/>
          <w:b/>
          <w:color w:val="000000" w:themeColor="text1"/>
          <w:sz w:val="24"/>
          <w:szCs w:val="24"/>
        </w:rPr>
        <w:t>Ketentuan Lain</w:t>
      </w:r>
    </w:p>
    <w:p w14:paraId="30FDC029" w14:textId="77777777" w:rsidR="001E0CD7" w:rsidRPr="004F2AF7" w:rsidRDefault="001E0CD7" w:rsidP="004F2AF7">
      <w:pPr>
        <w:pStyle w:val="ListParagraph"/>
        <w:numPr>
          <w:ilvl w:val="1"/>
          <w:numId w:val="16"/>
        </w:numPr>
        <w:spacing w:line="276" w:lineRule="auto"/>
        <w:ind w:left="567" w:hanging="567"/>
        <w:contextualSpacing/>
        <w:jc w:val="both"/>
        <w:rPr>
          <w:rFonts w:cs="Times New Roman"/>
          <w:color w:val="000000" w:themeColor="text1"/>
        </w:rPr>
      </w:pPr>
      <w:proofErr w:type="spellStart"/>
      <w:r w:rsidRPr="004F2AF7">
        <w:rPr>
          <w:rFonts w:cs="Times New Roman"/>
          <w:color w:val="000000" w:themeColor="text1"/>
        </w:rPr>
        <w:t>Perubahan</w:t>
      </w:r>
      <w:proofErr w:type="spellEnd"/>
      <w:r w:rsidRPr="004F2AF7">
        <w:rPr>
          <w:rFonts w:cs="Times New Roman"/>
          <w:color w:val="000000" w:themeColor="text1"/>
        </w:rPr>
        <w:t xml:space="preserve"> </w:t>
      </w:r>
      <w:proofErr w:type="spellStart"/>
      <w:r w:rsidRPr="004F2AF7">
        <w:rPr>
          <w:rFonts w:cs="Times New Roman"/>
          <w:color w:val="000000" w:themeColor="text1"/>
        </w:rPr>
        <w:t>Perjanjian</w:t>
      </w:r>
      <w:proofErr w:type="spellEnd"/>
    </w:p>
    <w:p w14:paraId="11C1A3FD" w14:textId="77777777" w:rsidR="001E0CD7" w:rsidRPr="004F2AF7" w:rsidRDefault="001E0CD7" w:rsidP="004F2AF7">
      <w:pPr>
        <w:pStyle w:val="ListParagraph"/>
        <w:numPr>
          <w:ilvl w:val="0"/>
          <w:numId w:val="34"/>
        </w:numPr>
        <w:suppressAutoHyphens w:val="0"/>
        <w:spacing w:line="276" w:lineRule="auto"/>
        <w:ind w:left="993" w:hanging="426"/>
        <w:contextualSpacing/>
        <w:jc w:val="both"/>
        <w:rPr>
          <w:rFonts w:cs="Times New Roman"/>
          <w:color w:val="000000" w:themeColor="text1"/>
        </w:rPr>
      </w:pPr>
      <w:proofErr w:type="spellStart"/>
      <w:r w:rsidRPr="004F2AF7">
        <w:rPr>
          <w:rFonts w:cs="Times New Roman"/>
          <w:color w:val="000000" w:themeColor="text1"/>
        </w:rPr>
        <w:t>Setiap</w:t>
      </w:r>
      <w:proofErr w:type="spellEnd"/>
      <w:r w:rsidRPr="004F2AF7">
        <w:rPr>
          <w:rFonts w:cs="Times New Roman"/>
          <w:color w:val="000000" w:themeColor="text1"/>
        </w:rPr>
        <w:t xml:space="preserve"> </w:t>
      </w:r>
      <w:proofErr w:type="spellStart"/>
      <w:r w:rsidRPr="004F2AF7">
        <w:rPr>
          <w:rFonts w:cs="Times New Roman"/>
          <w:color w:val="000000" w:themeColor="text1"/>
        </w:rPr>
        <w:t>syarat</w:t>
      </w:r>
      <w:proofErr w:type="spellEnd"/>
      <w:r w:rsidRPr="004F2AF7">
        <w:rPr>
          <w:rFonts w:cs="Times New Roman"/>
          <w:color w:val="000000" w:themeColor="text1"/>
        </w:rPr>
        <w:t xml:space="preserve"> dan </w:t>
      </w:r>
      <w:proofErr w:type="spellStart"/>
      <w:r w:rsidRPr="004F2AF7">
        <w:rPr>
          <w:rFonts w:cs="Times New Roman"/>
          <w:color w:val="000000" w:themeColor="text1"/>
        </w:rPr>
        <w:t>ketentuan</w:t>
      </w:r>
      <w:proofErr w:type="spellEnd"/>
      <w:r w:rsidRPr="004F2AF7">
        <w:rPr>
          <w:rFonts w:cs="Times New Roman"/>
          <w:color w:val="000000" w:themeColor="text1"/>
        </w:rPr>
        <w:t xml:space="preserve"> yang </w:t>
      </w:r>
      <w:proofErr w:type="spellStart"/>
      <w:r w:rsidRPr="004F2AF7">
        <w:rPr>
          <w:rFonts w:cs="Times New Roman"/>
          <w:color w:val="000000" w:themeColor="text1"/>
        </w:rPr>
        <w:t>belum</w:t>
      </w:r>
      <w:proofErr w:type="spellEnd"/>
      <w:r w:rsidRPr="004F2AF7">
        <w:rPr>
          <w:rFonts w:cs="Times New Roman"/>
          <w:color w:val="000000" w:themeColor="text1"/>
        </w:rPr>
        <w:t xml:space="preserve"> </w:t>
      </w:r>
      <w:proofErr w:type="spellStart"/>
      <w:r w:rsidRPr="004F2AF7">
        <w:rPr>
          <w:rFonts w:cs="Times New Roman"/>
          <w:color w:val="000000" w:themeColor="text1"/>
        </w:rPr>
        <w:t>atau</w:t>
      </w:r>
      <w:proofErr w:type="spellEnd"/>
      <w:r w:rsidRPr="004F2AF7">
        <w:rPr>
          <w:rFonts w:cs="Times New Roman"/>
          <w:color w:val="000000" w:themeColor="text1"/>
        </w:rPr>
        <w:t xml:space="preserve"> </w:t>
      </w:r>
      <w:proofErr w:type="spellStart"/>
      <w:r w:rsidRPr="004F2AF7">
        <w:rPr>
          <w:rFonts w:cs="Times New Roman"/>
          <w:color w:val="000000" w:themeColor="text1"/>
        </w:rPr>
        <w:t>tidak</w:t>
      </w:r>
      <w:proofErr w:type="spellEnd"/>
      <w:r w:rsidRPr="004F2AF7">
        <w:rPr>
          <w:rFonts w:cs="Times New Roman"/>
          <w:color w:val="000000" w:themeColor="text1"/>
        </w:rPr>
        <w:t xml:space="preserve"> </w:t>
      </w:r>
      <w:proofErr w:type="spellStart"/>
      <w:r w:rsidRPr="004F2AF7">
        <w:rPr>
          <w:rFonts w:cs="Times New Roman"/>
          <w:color w:val="000000" w:themeColor="text1"/>
        </w:rPr>
        <w:t>diatur</w:t>
      </w:r>
      <w:proofErr w:type="spellEnd"/>
      <w:r w:rsidRPr="004F2AF7">
        <w:rPr>
          <w:rFonts w:cs="Times New Roman"/>
          <w:color w:val="000000" w:themeColor="text1"/>
        </w:rPr>
        <w:t xml:space="preserve"> </w:t>
      </w:r>
      <w:proofErr w:type="spellStart"/>
      <w:r w:rsidR="001B567F" w:rsidRPr="004F2AF7">
        <w:rPr>
          <w:rFonts w:cs="Times New Roman"/>
          <w:color w:val="000000" w:themeColor="text1"/>
        </w:rPr>
        <w:t>dalam</w:t>
      </w:r>
      <w:proofErr w:type="spellEnd"/>
      <w:r w:rsidR="001B567F" w:rsidRPr="004F2AF7">
        <w:rPr>
          <w:rFonts w:cs="Times New Roman"/>
          <w:color w:val="000000" w:themeColor="text1"/>
        </w:rPr>
        <w:t xml:space="preserve"> </w:t>
      </w:r>
      <w:proofErr w:type="spellStart"/>
      <w:r w:rsidR="001B567F" w:rsidRPr="004F2AF7">
        <w:rPr>
          <w:rFonts w:cs="Times New Roman"/>
          <w:color w:val="000000" w:themeColor="text1"/>
        </w:rPr>
        <w:t>perjanji</w:t>
      </w:r>
      <w:proofErr w:type="spellEnd"/>
      <w:r w:rsidR="001B567F" w:rsidRPr="004F2AF7">
        <w:rPr>
          <w:rFonts w:cs="Times New Roman"/>
          <w:color w:val="000000" w:themeColor="text1"/>
          <w:lang w:val="id-ID"/>
        </w:rPr>
        <w:t>an</w:t>
      </w:r>
      <w:r w:rsidRPr="004F2AF7">
        <w:rPr>
          <w:rFonts w:cs="Times New Roman"/>
          <w:color w:val="000000" w:themeColor="text1"/>
        </w:rPr>
        <w:t xml:space="preserve"> </w:t>
      </w:r>
      <w:proofErr w:type="spellStart"/>
      <w:r w:rsidRPr="004F2AF7">
        <w:rPr>
          <w:rFonts w:cs="Times New Roman"/>
          <w:color w:val="000000" w:themeColor="text1"/>
        </w:rPr>
        <w:t>akan</w:t>
      </w:r>
      <w:proofErr w:type="spellEnd"/>
      <w:r w:rsidRPr="004F2AF7">
        <w:rPr>
          <w:rFonts w:cs="Times New Roman"/>
          <w:color w:val="000000" w:themeColor="text1"/>
        </w:rPr>
        <w:t xml:space="preserve"> </w:t>
      </w:r>
      <w:proofErr w:type="spellStart"/>
      <w:r w:rsidRPr="004F2AF7">
        <w:rPr>
          <w:rFonts w:cs="Times New Roman"/>
          <w:color w:val="000000" w:themeColor="text1"/>
        </w:rPr>
        <w:t>dibicarakan</w:t>
      </w:r>
      <w:proofErr w:type="spellEnd"/>
      <w:r w:rsidRPr="004F2AF7">
        <w:rPr>
          <w:rFonts w:cs="Times New Roman"/>
          <w:color w:val="000000" w:themeColor="text1"/>
        </w:rPr>
        <w:t xml:space="preserve">, </w:t>
      </w:r>
      <w:proofErr w:type="spellStart"/>
      <w:r w:rsidRPr="004F2AF7">
        <w:rPr>
          <w:rFonts w:cs="Times New Roman"/>
          <w:color w:val="000000" w:themeColor="text1"/>
        </w:rPr>
        <w:t>dinegosiasikan</w:t>
      </w:r>
      <w:proofErr w:type="spellEnd"/>
      <w:r w:rsidRPr="004F2AF7">
        <w:rPr>
          <w:rFonts w:cs="Times New Roman"/>
          <w:color w:val="000000" w:themeColor="text1"/>
        </w:rPr>
        <w:t xml:space="preserve"> dan </w:t>
      </w:r>
      <w:proofErr w:type="spellStart"/>
      <w:r w:rsidRPr="004F2AF7">
        <w:rPr>
          <w:rFonts w:cs="Times New Roman"/>
          <w:color w:val="000000" w:themeColor="text1"/>
        </w:rPr>
        <w:t>ditambahkan</w:t>
      </w:r>
      <w:proofErr w:type="spellEnd"/>
      <w:r w:rsidRPr="004F2AF7">
        <w:rPr>
          <w:rFonts w:cs="Times New Roman"/>
          <w:color w:val="000000" w:themeColor="text1"/>
        </w:rPr>
        <w:t xml:space="preserve"> </w:t>
      </w:r>
      <w:proofErr w:type="spellStart"/>
      <w:r w:rsidRPr="004F2AF7">
        <w:rPr>
          <w:rFonts w:cs="Times New Roman"/>
          <w:color w:val="000000" w:themeColor="text1"/>
        </w:rPr>
        <w:t>berdasarkan</w:t>
      </w:r>
      <w:proofErr w:type="spellEnd"/>
      <w:r w:rsidRPr="004F2AF7">
        <w:rPr>
          <w:rFonts w:cs="Times New Roman"/>
          <w:color w:val="000000" w:themeColor="text1"/>
        </w:rPr>
        <w:t xml:space="preserve"> </w:t>
      </w:r>
      <w:proofErr w:type="spellStart"/>
      <w:r w:rsidRPr="004F2AF7">
        <w:rPr>
          <w:rFonts w:cs="Times New Roman"/>
          <w:color w:val="000000" w:themeColor="text1"/>
        </w:rPr>
        <w:t>kesepakatan</w:t>
      </w:r>
      <w:proofErr w:type="spellEnd"/>
      <w:r w:rsidRPr="004F2AF7">
        <w:rPr>
          <w:rFonts w:cs="Times New Roman"/>
          <w:color w:val="000000" w:themeColor="text1"/>
        </w:rPr>
        <w:t xml:space="preserve"> </w:t>
      </w:r>
      <w:r w:rsidR="00EF15BE" w:rsidRPr="004F2AF7">
        <w:rPr>
          <w:rFonts w:cs="Times New Roman"/>
          <w:b/>
          <w:color w:val="000000" w:themeColor="text1"/>
        </w:rPr>
        <w:t>Para Pih</w:t>
      </w:r>
      <w:r w:rsidR="00EF15BE" w:rsidRPr="004F2AF7">
        <w:rPr>
          <w:rFonts w:cs="Times New Roman"/>
          <w:b/>
          <w:color w:val="000000" w:themeColor="text1"/>
          <w:lang w:val="id-ID"/>
        </w:rPr>
        <w:t>ak</w:t>
      </w:r>
      <w:r w:rsidR="00EF15BE" w:rsidRPr="004F2AF7">
        <w:rPr>
          <w:rFonts w:cs="Times New Roman"/>
          <w:color w:val="000000" w:themeColor="text1"/>
        </w:rPr>
        <w:t>.</w:t>
      </w:r>
    </w:p>
    <w:p w14:paraId="4CBCD223" w14:textId="77777777" w:rsidR="001E0CD7" w:rsidRPr="004F2AF7" w:rsidRDefault="001E0CD7" w:rsidP="004F2AF7">
      <w:pPr>
        <w:pStyle w:val="ListParagraph"/>
        <w:numPr>
          <w:ilvl w:val="0"/>
          <w:numId w:val="34"/>
        </w:numPr>
        <w:suppressAutoHyphens w:val="0"/>
        <w:spacing w:line="276" w:lineRule="auto"/>
        <w:ind w:left="993" w:hanging="426"/>
        <w:contextualSpacing/>
        <w:jc w:val="both"/>
        <w:rPr>
          <w:rFonts w:cs="Times New Roman"/>
          <w:color w:val="000000" w:themeColor="text1"/>
        </w:rPr>
      </w:pPr>
      <w:r w:rsidRPr="004F2AF7">
        <w:rPr>
          <w:rFonts w:cs="Times New Roman"/>
          <w:color w:val="000000" w:themeColor="text1"/>
        </w:rPr>
        <w:t>S</w:t>
      </w:r>
      <w:r w:rsidR="001B567F" w:rsidRPr="004F2AF7">
        <w:rPr>
          <w:rFonts w:cs="Times New Roman"/>
          <w:color w:val="000000" w:themeColor="text1"/>
        </w:rPr>
        <w:t xml:space="preserve">egala </w:t>
      </w:r>
      <w:proofErr w:type="spellStart"/>
      <w:r w:rsidR="001B567F" w:rsidRPr="004F2AF7">
        <w:rPr>
          <w:rFonts w:cs="Times New Roman"/>
          <w:color w:val="000000" w:themeColor="text1"/>
        </w:rPr>
        <w:t>perubahan</w:t>
      </w:r>
      <w:proofErr w:type="spellEnd"/>
      <w:r w:rsidR="001B567F" w:rsidRPr="004F2AF7">
        <w:rPr>
          <w:rFonts w:cs="Times New Roman"/>
          <w:color w:val="000000" w:themeColor="text1"/>
          <w:lang w:val="id-ID"/>
        </w:rPr>
        <w:t xml:space="preserve"> dan atau</w:t>
      </w:r>
      <w:r w:rsidR="001B567F" w:rsidRPr="004F2AF7">
        <w:rPr>
          <w:rFonts w:cs="Times New Roman"/>
          <w:color w:val="000000" w:themeColor="text1"/>
        </w:rPr>
        <w:t xml:space="preserve"> </w:t>
      </w:r>
      <w:proofErr w:type="spellStart"/>
      <w:r w:rsidR="001B567F" w:rsidRPr="004F2AF7">
        <w:rPr>
          <w:rFonts w:cs="Times New Roman"/>
          <w:color w:val="000000" w:themeColor="text1"/>
        </w:rPr>
        <w:t>penambahan</w:t>
      </w:r>
      <w:proofErr w:type="spellEnd"/>
      <w:r w:rsidR="001B567F" w:rsidRPr="004F2AF7">
        <w:rPr>
          <w:rFonts w:cs="Times New Roman"/>
          <w:color w:val="000000" w:themeColor="text1"/>
        </w:rPr>
        <w:t xml:space="preserve"> </w:t>
      </w:r>
      <w:r w:rsidR="001B567F" w:rsidRPr="004F2AF7">
        <w:rPr>
          <w:rFonts w:cs="Times New Roman"/>
          <w:color w:val="000000" w:themeColor="text1"/>
          <w:lang w:val="id-ID"/>
        </w:rPr>
        <w:t>isi</w:t>
      </w:r>
      <w:r w:rsidRPr="004F2AF7">
        <w:rPr>
          <w:rFonts w:cs="Times New Roman"/>
          <w:color w:val="000000" w:themeColor="text1"/>
        </w:rPr>
        <w:t xml:space="preserve"> </w:t>
      </w:r>
      <w:proofErr w:type="spellStart"/>
      <w:r w:rsidRPr="004F2AF7">
        <w:rPr>
          <w:rFonts w:cs="Times New Roman"/>
          <w:color w:val="000000" w:themeColor="text1"/>
        </w:rPr>
        <w:t>p</w:t>
      </w:r>
      <w:r w:rsidR="001B567F" w:rsidRPr="004F2AF7">
        <w:rPr>
          <w:rFonts w:cs="Times New Roman"/>
          <w:color w:val="000000" w:themeColor="text1"/>
        </w:rPr>
        <w:t>erjanjian</w:t>
      </w:r>
      <w:proofErr w:type="spellEnd"/>
      <w:r w:rsidR="001B567F" w:rsidRPr="004F2AF7">
        <w:rPr>
          <w:rFonts w:cs="Times New Roman"/>
          <w:color w:val="000000" w:themeColor="text1"/>
        </w:rPr>
        <w:t xml:space="preserve"> </w:t>
      </w:r>
      <w:proofErr w:type="spellStart"/>
      <w:r w:rsidR="001B567F" w:rsidRPr="004F2AF7">
        <w:rPr>
          <w:rFonts w:cs="Times New Roman"/>
          <w:color w:val="000000" w:themeColor="text1"/>
        </w:rPr>
        <w:t>tidak</w:t>
      </w:r>
      <w:proofErr w:type="spellEnd"/>
      <w:r w:rsidR="001B567F" w:rsidRPr="004F2AF7">
        <w:rPr>
          <w:rFonts w:cs="Times New Roman"/>
          <w:color w:val="000000" w:themeColor="text1"/>
        </w:rPr>
        <w:t xml:space="preserve"> </w:t>
      </w:r>
      <w:proofErr w:type="spellStart"/>
      <w:r w:rsidR="001B567F" w:rsidRPr="004F2AF7">
        <w:rPr>
          <w:rFonts w:cs="Times New Roman"/>
          <w:color w:val="000000" w:themeColor="text1"/>
        </w:rPr>
        <w:t>berlaku</w:t>
      </w:r>
      <w:proofErr w:type="spellEnd"/>
      <w:r w:rsidRPr="004F2AF7">
        <w:rPr>
          <w:rFonts w:cs="Times New Roman"/>
          <w:color w:val="000000" w:themeColor="text1"/>
        </w:rPr>
        <w:t xml:space="preserve"> </w:t>
      </w:r>
      <w:proofErr w:type="spellStart"/>
      <w:r w:rsidRPr="004F2AF7">
        <w:rPr>
          <w:rFonts w:cs="Times New Roman"/>
          <w:color w:val="000000" w:themeColor="text1"/>
        </w:rPr>
        <w:t>kecual</w:t>
      </w:r>
      <w:r w:rsidR="001B567F" w:rsidRPr="004F2AF7">
        <w:rPr>
          <w:rFonts w:cs="Times New Roman"/>
          <w:color w:val="000000" w:themeColor="text1"/>
        </w:rPr>
        <w:t>i</w:t>
      </w:r>
      <w:proofErr w:type="spellEnd"/>
      <w:r w:rsidR="001B567F" w:rsidRPr="004F2AF7">
        <w:rPr>
          <w:rFonts w:cs="Times New Roman"/>
          <w:color w:val="000000" w:themeColor="text1"/>
        </w:rPr>
        <w:t xml:space="preserve"> </w:t>
      </w:r>
      <w:proofErr w:type="spellStart"/>
      <w:r w:rsidR="001B567F" w:rsidRPr="004F2AF7">
        <w:rPr>
          <w:rFonts w:cs="Times New Roman"/>
          <w:color w:val="000000" w:themeColor="text1"/>
        </w:rPr>
        <w:t>disepakati</w:t>
      </w:r>
      <w:proofErr w:type="spellEnd"/>
      <w:r w:rsidR="001B567F" w:rsidRPr="004F2AF7">
        <w:rPr>
          <w:rFonts w:cs="Times New Roman"/>
          <w:color w:val="000000" w:themeColor="text1"/>
        </w:rPr>
        <w:t xml:space="preserve"> </w:t>
      </w:r>
      <w:proofErr w:type="spellStart"/>
      <w:r w:rsidR="001B567F" w:rsidRPr="004F2AF7">
        <w:rPr>
          <w:rFonts w:cs="Times New Roman"/>
          <w:color w:val="000000" w:themeColor="text1"/>
        </w:rPr>
        <w:t>secara</w:t>
      </w:r>
      <w:proofErr w:type="spellEnd"/>
      <w:r w:rsidR="001B567F" w:rsidRPr="004F2AF7">
        <w:rPr>
          <w:rFonts w:cs="Times New Roman"/>
          <w:color w:val="000000" w:themeColor="text1"/>
        </w:rPr>
        <w:t xml:space="preserve"> </w:t>
      </w:r>
      <w:proofErr w:type="spellStart"/>
      <w:r w:rsidR="001B567F" w:rsidRPr="004F2AF7">
        <w:rPr>
          <w:rFonts w:cs="Times New Roman"/>
          <w:color w:val="000000" w:themeColor="text1"/>
        </w:rPr>
        <w:t>tertulis</w:t>
      </w:r>
      <w:proofErr w:type="spellEnd"/>
      <w:r w:rsidR="001B567F" w:rsidRPr="004F2AF7">
        <w:rPr>
          <w:rFonts w:cs="Times New Roman"/>
          <w:color w:val="000000" w:themeColor="text1"/>
        </w:rPr>
        <w:t xml:space="preserve"> oleh </w:t>
      </w:r>
      <w:r w:rsidR="00EF15BE" w:rsidRPr="004F2AF7">
        <w:rPr>
          <w:rFonts w:cs="Times New Roman"/>
          <w:b/>
          <w:color w:val="000000" w:themeColor="text1"/>
        </w:rPr>
        <w:t xml:space="preserve">Para </w:t>
      </w:r>
      <w:proofErr w:type="spellStart"/>
      <w:r w:rsidR="00EF15BE" w:rsidRPr="004F2AF7">
        <w:rPr>
          <w:rFonts w:cs="Times New Roman"/>
          <w:b/>
          <w:color w:val="000000" w:themeColor="text1"/>
        </w:rPr>
        <w:t>Pihak</w:t>
      </w:r>
      <w:proofErr w:type="spellEnd"/>
      <w:r w:rsidR="00AB39AE" w:rsidRPr="004F2AF7">
        <w:rPr>
          <w:rFonts w:cs="Times New Roman"/>
          <w:color w:val="000000" w:themeColor="text1"/>
          <w:lang w:val="id-ID"/>
        </w:rPr>
        <w:t xml:space="preserve"> </w:t>
      </w:r>
      <w:r w:rsidR="001B567F" w:rsidRPr="004F2AF7">
        <w:rPr>
          <w:rFonts w:cs="Times New Roman"/>
          <w:color w:val="000000" w:themeColor="text1"/>
          <w:lang w:val="id-ID"/>
        </w:rPr>
        <w:t xml:space="preserve">sebagai bagian </w:t>
      </w:r>
      <w:r w:rsidR="00EF15BE" w:rsidRPr="004F2AF7">
        <w:rPr>
          <w:rFonts w:cs="Times New Roman"/>
          <w:color w:val="000000" w:themeColor="text1"/>
        </w:rPr>
        <w:t xml:space="preserve">yang </w:t>
      </w:r>
      <w:proofErr w:type="spellStart"/>
      <w:r w:rsidR="00EF15BE" w:rsidRPr="004F2AF7">
        <w:rPr>
          <w:rFonts w:cs="Times New Roman"/>
          <w:color w:val="000000" w:themeColor="text1"/>
        </w:rPr>
        <w:t>tidak</w:t>
      </w:r>
      <w:proofErr w:type="spellEnd"/>
      <w:r w:rsidR="00AB39AE" w:rsidRPr="004F2AF7">
        <w:rPr>
          <w:rFonts w:cs="Times New Roman"/>
          <w:color w:val="000000" w:themeColor="text1"/>
          <w:lang w:val="id-ID"/>
        </w:rPr>
        <w:t xml:space="preserve"> </w:t>
      </w:r>
      <w:r w:rsidR="001B567F" w:rsidRPr="004F2AF7">
        <w:rPr>
          <w:rFonts w:cs="Times New Roman"/>
          <w:color w:val="000000" w:themeColor="text1"/>
          <w:lang w:val="id-ID"/>
        </w:rPr>
        <w:t>ter</w:t>
      </w:r>
      <w:proofErr w:type="spellStart"/>
      <w:r w:rsidRPr="004F2AF7">
        <w:rPr>
          <w:rFonts w:cs="Times New Roman"/>
          <w:color w:val="000000" w:themeColor="text1"/>
        </w:rPr>
        <w:t>pisahkan</w:t>
      </w:r>
      <w:proofErr w:type="spellEnd"/>
      <w:r w:rsidRPr="004F2AF7">
        <w:rPr>
          <w:rFonts w:cs="Times New Roman"/>
          <w:color w:val="000000" w:themeColor="text1"/>
        </w:rPr>
        <w:t>.</w:t>
      </w:r>
    </w:p>
    <w:p w14:paraId="02D66F85" w14:textId="77777777" w:rsidR="009B1BFF" w:rsidRPr="004F2AF7" w:rsidRDefault="001E0CD7" w:rsidP="004F2AF7">
      <w:pPr>
        <w:pStyle w:val="ListParagraph"/>
        <w:numPr>
          <w:ilvl w:val="0"/>
          <w:numId w:val="17"/>
        </w:numPr>
        <w:suppressAutoHyphens w:val="0"/>
        <w:spacing w:line="276" w:lineRule="auto"/>
        <w:ind w:left="567" w:hanging="567"/>
        <w:contextualSpacing/>
        <w:jc w:val="both"/>
        <w:rPr>
          <w:rFonts w:cs="Times New Roman"/>
          <w:color w:val="000000" w:themeColor="text1"/>
        </w:rPr>
      </w:pPr>
      <w:proofErr w:type="spellStart"/>
      <w:r w:rsidRPr="004F2AF7">
        <w:rPr>
          <w:rFonts w:cs="Times New Roman"/>
          <w:color w:val="000000" w:themeColor="text1"/>
        </w:rPr>
        <w:t>Korespondensi</w:t>
      </w:r>
      <w:proofErr w:type="spellEnd"/>
      <w:r w:rsidRPr="004F2AF7">
        <w:rPr>
          <w:rFonts w:cs="Times New Roman"/>
          <w:color w:val="000000" w:themeColor="text1"/>
        </w:rPr>
        <w:t xml:space="preserve"> </w:t>
      </w:r>
      <w:proofErr w:type="spellStart"/>
      <w:r w:rsidRPr="004F2AF7">
        <w:rPr>
          <w:rFonts w:cs="Times New Roman"/>
          <w:color w:val="000000" w:themeColor="text1"/>
        </w:rPr>
        <w:t>atau</w:t>
      </w:r>
      <w:proofErr w:type="spellEnd"/>
      <w:r w:rsidRPr="004F2AF7">
        <w:rPr>
          <w:rFonts w:cs="Times New Roman"/>
          <w:color w:val="000000" w:themeColor="text1"/>
        </w:rPr>
        <w:t xml:space="preserve"> </w:t>
      </w:r>
      <w:proofErr w:type="spellStart"/>
      <w:r w:rsidRPr="004F2AF7">
        <w:rPr>
          <w:rFonts w:cs="Times New Roman"/>
          <w:color w:val="000000" w:themeColor="text1"/>
        </w:rPr>
        <w:t>pemberitahuan</w:t>
      </w:r>
      <w:proofErr w:type="spellEnd"/>
    </w:p>
    <w:p w14:paraId="7780FCE2" w14:textId="77777777" w:rsidR="001E0CD7" w:rsidRPr="004F2AF7" w:rsidRDefault="001B567F" w:rsidP="004F2AF7">
      <w:pPr>
        <w:pStyle w:val="ListParagraph"/>
        <w:suppressAutoHyphens w:val="0"/>
        <w:spacing w:line="276" w:lineRule="auto"/>
        <w:ind w:left="567"/>
        <w:contextualSpacing/>
        <w:jc w:val="both"/>
        <w:rPr>
          <w:rFonts w:cs="Times New Roman"/>
          <w:color w:val="000000" w:themeColor="text1"/>
          <w:lang w:val="id-ID"/>
        </w:rPr>
      </w:pPr>
      <w:proofErr w:type="spellStart"/>
      <w:r w:rsidRPr="004F2AF7">
        <w:rPr>
          <w:rFonts w:cs="Times New Roman"/>
          <w:color w:val="000000" w:themeColor="text1"/>
        </w:rPr>
        <w:t>Setiap</w:t>
      </w:r>
      <w:proofErr w:type="spellEnd"/>
      <w:r w:rsidRPr="004F2AF7">
        <w:rPr>
          <w:rFonts w:cs="Times New Roman"/>
          <w:color w:val="000000" w:themeColor="text1"/>
        </w:rPr>
        <w:t xml:space="preserve"> </w:t>
      </w:r>
      <w:proofErr w:type="spellStart"/>
      <w:r w:rsidRPr="004F2AF7">
        <w:rPr>
          <w:rFonts w:cs="Times New Roman"/>
          <w:color w:val="000000" w:themeColor="text1"/>
        </w:rPr>
        <w:t>korespondensi</w:t>
      </w:r>
      <w:proofErr w:type="spellEnd"/>
      <w:r w:rsidRPr="004F2AF7">
        <w:rPr>
          <w:rFonts w:cs="Times New Roman"/>
          <w:color w:val="000000" w:themeColor="text1"/>
        </w:rPr>
        <w:t xml:space="preserve"> </w:t>
      </w:r>
      <w:proofErr w:type="spellStart"/>
      <w:r w:rsidR="001E0CD7" w:rsidRPr="004F2AF7">
        <w:rPr>
          <w:rFonts w:cs="Times New Roman"/>
          <w:color w:val="000000" w:themeColor="text1"/>
        </w:rPr>
        <w:t>akan</w:t>
      </w:r>
      <w:proofErr w:type="spellEnd"/>
      <w:r w:rsidR="001E0CD7" w:rsidRPr="004F2AF7">
        <w:rPr>
          <w:rFonts w:cs="Times New Roman"/>
          <w:color w:val="000000" w:themeColor="text1"/>
        </w:rPr>
        <w:t xml:space="preserve"> </w:t>
      </w:r>
      <w:proofErr w:type="spellStart"/>
      <w:r w:rsidR="001E0CD7" w:rsidRPr="004F2AF7">
        <w:rPr>
          <w:rFonts w:cs="Times New Roman"/>
          <w:color w:val="000000" w:themeColor="text1"/>
        </w:rPr>
        <w:t>disampaikan</w:t>
      </w:r>
      <w:proofErr w:type="spellEnd"/>
      <w:r w:rsidR="001E0CD7" w:rsidRPr="004F2AF7">
        <w:rPr>
          <w:rFonts w:cs="Times New Roman"/>
          <w:color w:val="000000" w:themeColor="text1"/>
        </w:rPr>
        <w:t xml:space="preserve"> </w:t>
      </w:r>
      <w:proofErr w:type="spellStart"/>
      <w:r w:rsidR="001E0CD7" w:rsidRPr="004F2AF7">
        <w:rPr>
          <w:rFonts w:cs="Times New Roman"/>
          <w:color w:val="000000" w:themeColor="text1"/>
        </w:rPr>
        <w:t>melalui</w:t>
      </w:r>
      <w:proofErr w:type="spellEnd"/>
      <w:r w:rsidR="001E0CD7" w:rsidRPr="004F2AF7">
        <w:rPr>
          <w:rFonts w:cs="Times New Roman"/>
          <w:color w:val="000000" w:themeColor="text1"/>
        </w:rPr>
        <w:t xml:space="preserve"> </w:t>
      </w:r>
      <w:proofErr w:type="spellStart"/>
      <w:r w:rsidRPr="004F2AF7">
        <w:rPr>
          <w:rFonts w:cs="Times New Roman"/>
          <w:color w:val="000000" w:themeColor="text1"/>
        </w:rPr>
        <w:t>pos</w:t>
      </w:r>
      <w:proofErr w:type="spellEnd"/>
      <w:r w:rsidRPr="004F2AF7">
        <w:rPr>
          <w:rFonts w:cs="Times New Roman"/>
          <w:color w:val="000000" w:themeColor="text1"/>
        </w:rPr>
        <w:t xml:space="preserve"> </w:t>
      </w:r>
      <w:proofErr w:type="spellStart"/>
      <w:r w:rsidRPr="004F2AF7">
        <w:rPr>
          <w:rFonts w:cs="Times New Roman"/>
          <w:color w:val="000000" w:themeColor="text1"/>
        </w:rPr>
        <w:t>tercatat</w:t>
      </w:r>
      <w:proofErr w:type="spellEnd"/>
      <w:r w:rsidRPr="004F2AF7">
        <w:rPr>
          <w:rFonts w:cs="Times New Roman"/>
          <w:color w:val="000000" w:themeColor="text1"/>
        </w:rPr>
        <w:t xml:space="preserve">, </w:t>
      </w:r>
      <w:proofErr w:type="spellStart"/>
      <w:r w:rsidRPr="004F2AF7">
        <w:rPr>
          <w:rFonts w:cs="Times New Roman"/>
          <w:color w:val="000000" w:themeColor="text1"/>
        </w:rPr>
        <w:t>jasa</w:t>
      </w:r>
      <w:proofErr w:type="spellEnd"/>
      <w:r w:rsidRPr="004F2AF7">
        <w:rPr>
          <w:rFonts w:cs="Times New Roman"/>
          <w:color w:val="000000" w:themeColor="text1"/>
        </w:rPr>
        <w:t xml:space="preserve"> </w:t>
      </w:r>
      <w:proofErr w:type="spellStart"/>
      <w:r w:rsidRPr="004F2AF7">
        <w:rPr>
          <w:rFonts w:cs="Times New Roman"/>
          <w:color w:val="000000" w:themeColor="text1"/>
        </w:rPr>
        <w:t>kurir</w:t>
      </w:r>
      <w:proofErr w:type="spellEnd"/>
      <w:r w:rsidRPr="004F2AF7">
        <w:rPr>
          <w:rFonts w:cs="Times New Roman"/>
          <w:color w:val="000000" w:themeColor="text1"/>
        </w:rPr>
        <w:t>,</w:t>
      </w:r>
      <w:r w:rsidR="001E0CD7" w:rsidRPr="004F2AF7">
        <w:rPr>
          <w:rFonts w:cs="Times New Roman"/>
          <w:color w:val="000000" w:themeColor="text1"/>
        </w:rPr>
        <w:t xml:space="preserve"> </w:t>
      </w:r>
      <w:proofErr w:type="spellStart"/>
      <w:r w:rsidR="001E0CD7" w:rsidRPr="004F2AF7">
        <w:rPr>
          <w:rFonts w:cs="Times New Roman"/>
          <w:color w:val="000000" w:themeColor="text1"/>
        </w:rPr>
        <w:t>surat</w:t>
      </w:r>
      <w:proofErr w:type="spellEnd"/>
      <w:r w:rsidR="001E0CD7" w:rsidRPr="004F2AF7">
        <w:rPr>
          <w:rFonts w:cs="Times New Roman"/>
          <w:color w:val="000000" w:themeColor="text1"/>
        </w:rPr>
        <w:t xml:space="preserve"> </w:t>
      </w:r>
      <w:proofErr w:type="spellStart"/>
      <w:r w:rsidR="001E0CD7" w:rsidRPr="004F2AF7">
        <w:rPr>
          <w:rFonts w:cs="Times New Roman"/>
          <w:color w:val="000000" w:themeColor="text1"/>
        </w:rPr>
        <w:t>elektronik</w:t>
      </w:r>
      <w:proofErr w:type="spellEnd"/>
      <w:r w:rsidR="001E0CD7" w:rsidRPr="004F2AF7">
        <w:rPr>
          <w:rFonts w:cs="Times New Roman"/>
          <w:color w:val="000000" w:themeColor="text1"/>
        </w:rPr>
        <w:t xml:space="preserve"> </w:t>
      </w:r>
      <w:proofErr w:type="spellStart"/>
      <w:r w:rsidR="001E0CD7" w:rsidRPr="004F2AF7">
        <w:rPr>
          <w:rFonts w:cs="Times New Roman"/>
          <w:color w:val="000000" w:themeColor="text1"/>
        </w:rPr>
        <w:t>atau</w:t>
      </w:r>
      <w:proofErr w:type="spellEnd"/>
      <w:r w:rsidR="001E0CD7" w:rsidRPr="004F2AF7">
        <w:rPr>
          <w:rFonts w:cs="Times New Roman"/>
          <w:color w:val="000000" w:themeColor="text1"/>
        </w:rPr>
        <w:t xml:space="preserve"> </w:t>
      </w:r>
      <w:proofErr w:type="spellStart"/>
      <w:r w:rsidR="001E0CD7" w:rsidRPr="004F2AF7">
        <w:rPr>
          <w:rFonts w:cs="Times New Roman"/>
          <w:color w:val="000000" w:themeColor="text1"/>
        </w:rPr>
        <w:t>diserahkan</w:t>
      </w:r>
      <w:proofErr w:type="spellEnd"/>
      <w:r w:rsidR="001E0CD7" w:rsidRPr="004F2AF7">
        <w:rPr>
          <w:rFonts w:cs="Times New Roman"/>
          <w:color w:val="000000" w:themeColor="text1"/>
        </w:rPr>
        <w:t xml:space="preserve"> </w:t>
      </w:r>
      <w:proofErr w:type="spellStart"/>
      <w:r w:rsidR="001E0CD7" w:rsidRPr="004F2AF7">
        <w:rPr>
          <w:rFonts w:cs="Times New Roman"/>
          <w:color w:val="000000" w:themeColor="text1"/>
        </w:rPr>
        <w:t>langsung</w:t>
      </w:r>
      <w:proofErr w:type="spellEnd"/>
      <w:r w:rsidR="001E0CD7" w:rsidRPr="004F2AF7">
        <w:rPr>
          <w:rFonts w:cs="Times New Roman"/>
          <w:color w:val="000000" w:themeColor="text1"/>
        </w:rPr>
        <w:t xml:space="preserve"> dan </w:t>
      </w:r>
      <w:proofErr w:type="spellStart"/>
      <w:r w:rsidR="001E0CD7" w:rsidRPr="004F2AF7">
        <w:rPr>
          <w:rFonts w:cs="Times New Roman"/>
          <w:color w:val="000000" w:themeColor="text1"/>
        </w:rPr>
        <w:t>dialamatkan</w:t>
      </w:r>
      <w:proofErr w:type="spellEnd"/>
      <w:r w:rsidR="001E0CD7" w:rsidRPr="004F2AF7">
        <w:rPr>
          <w:rFonts w:cs="Times New Roman"/>
          <w:color w:val="000000" w:themeColor="text1"/>
        </w:rPr>
        <w:t xml:space="preserve"> </w:t>
      </w:r>
      <w:proofErr w:type="spellStart"/>
      <w:r w:rsidR="001E0CD7" w:rsidRPr="004F2AF7">
        <w:rPr>
          <w:rFonts w:cs="Times New Roman"/>
          <w:color w:val="000000" w:themeColor="text1"/>
        </w:rPr>
        <w:t>ke</w:t>
      </w:r>
      <w:proofErr w:type="spellEnd"/>
      <w:r w:rsidR="001E0CD7" w:rsidRPr="004F2AF7">
        <w:rPr>
          <w:rFonts w:cs="Times New Roman"/>
          <w:color w:val="000000" w:themeColor="text1"/>
        </w:rPr>
        <w:t>:</w:t>
      </w:r>
    </w:p>
    <w:p w14:paraId="2A725374" w14:textId="77777777" w:rsidR="0084356D" w:rsidRPr="004F2AF7" w:rsidRDefault="0084356D" w:rsidP="004F2AF7">
      <w:pPr>
        <w:pStyle w:val="ListParagraph"/>
        <w:suppressAutoHyphens w:val="0"/>
        <w:spacing w:line="276" w:lineRule="auto"/>
        <w:ind w:left="567"/>
        <w:contextualSpacing/>
        <w:jc w:val="both"/>
        <w:rPr>
          <w:rFonts w:cs="Times New Roman"/>
          <w:color w:val="000000" w:themeColor="text1"/>
          <w:lang w:val="id-ID"/>
        </w:rPr>
      </w:pPr>
    </w:p>
    <w:p w14:paraId="7EF86287" w14:textId="1409EE47" w:rsidR="00EF15BE" w:rsidRPr="004F2AF7" w:rsidRDefault="00EF15BE" w:rsidP="004F2AF7">
      <w:pPr>
        <w:pStyle w:val="ListParagraph"/>
        <w:spacing w:line="276" w:lineRule="auto"/>
        <w:ind w:left="567"/>
        <w:jc w:val="both"/>
        <w:rPr>
          <w:rFonts w:cs="Times New Roman"/>
          <w:lang w:val="id-ID"/>
        </w:rPr>
      </w:pPr>
      <w:proofErr w:type="spellStart"/>
      <w:r w:rsidRPr="004F2AF7">
        <w:rPr>
          <w:rFonts w:cs="Times New Roman"/>
          <w:b/>
        </w:rPr>
        <w:t>Pihak</w:t>
      </w:r>
      <w:proofErr w:type="spellEnd"/>
      <w:r w:rsidRPr="004F2AF7">
        <w:rPr>
          <w:rFonts w:cs="Times New Roman"/>
          <w:b/>
        </w:rPr>
        <w:t xml:space="preserve"> </w:t>
      </w:r>
      <w:proofErr w:type="spellStart"/>
      <w:r w:rsidRPr="004F2AF7">
        <w:rPr>
          <w:rFonts w:cs="Times New Roman"/>
          <w:b/>
        </w:rPr>
        <w:t>Pertama</w:t>
      </w:r>
      <w:proofErr w:type="spellEnd"/>
      <w:r w:rsidRPr="004F2AF7">
        <w:rPr>
          <w:rFonts w:cs="Times New Roman"/>
        </w:rPr>
        <w:tab/>
        <w:t>:</w:t>
      </w:r>
      <w:r w:rsidR="00AB39AE" w:rsidRPr="004F2AF7">
        <w:rPr>
          <w:rFonts w:cs="Times New Roman"/>
          <w:lang w:val="id-ID"/>
        </w:rPr>
        <w:t xml:space="preserve"> </w:t>
      </w:r>
      <w:del w:id="194" w:author="ROHAYATI" w:date="2024-08-02T13:43:00Z">
        <w:r w:rsidR="00F33B45" w:rsidRPr="004F2AF7" w:rsidDel="00A713E3">
          <w:rPr>
            <w:rFonts w:cs="Times New Roman"/>
            <w:color w:val="000000" w:themeColor="text1"/>
            <w:lang w:val="en-US"/>
          </w:rPr>
          <w:delText xml:space="preserve">………………………… </w:delText>
        </w:r>
        <w:r w:rsidR="00F33B45" w:rsidRPr="004F2AF7" w:rsidDel="00A713E3">
          <w:rPr>
            <w:rFonts w:cs="Times New Roman"/>
            <w:i/>
            <w:color w:val="000000" w:themeColor="text1"/>
            <w:lang w:val="en-US"/>
          </w:rPr>
          <w:delText>[nama supplier</w:delText>
        </w:r>
      </w:del>
      <w:ins w:id="195" w:author="wahonopodo@gmail.com" w:date="2024-09-19T11:17:00Z">
        <w:r w:rsidR="00873A49">
          <w:rPr>
            <w:rFonts w:cs="Times New Roman"/>
            <w:color w:val="000000" w:themeColor="text1"/>
            <w:lang w:val="en-US"/>
          </w:rPr>
          <w:t>Wa</w:t>
        </w:r>
      </w:ins>
      <w:ins w:id="196" w:author="wahonopodo@gmail.com" w:date="2024-09-19T11:18:00Z">
        <w:r w:rsidR="00873A49">
          <w:rPr>
            <w:rFonts w:cs="Times New Roman"/>
            <w:color w:val="000000" w:themeColor="text1"/>
            <w:lang w:val="en-US"/>
          </w:rPr>
          <w:t>hono</w:t>
        </w:r>
      </w:ins>
      <w:del w:id="197" w:author="ROHAYATI" w:date="2024-08-02T13:43:00Z">
        <w:r w:rsidR="00F33B45" w:rsidRPr="004F2AF7" w:rsidDel="00A713E3">
          <w:rPr>
            <w:rFonts w:cs="Times New Roman"/>
            <w:i/>
            <w:color w:val="000000" w:themeColor="text1"/>
            <w:lang w:val="en-US"/>
          </w:rPr>
          <w:delText>]</w:delText>
        </w:r>
      </w:del>
      <w:ins w:id="198" w:author="ROHAYATI" w:date="2024-08-12T14:19:00Z">
        <w:del w:id="199" w:author="wahonopodo@gmail.com" w:date="2024-09-19T11:17:00Z">
          <w:r w:rsidR="00C92606" w:rsidDel="00873A49">
            <w:rPr>
              <w:rFonts w:cs="Times New Roman"/>
              <w:color w:val="000000" w:themeColor="text1"/>
              <w:lang w:val="en-US"/>
            </w:rPr>
            <w:delText>……………………………………..</w:delText>
          </w:r>
        </w:del>
      </w:ins>
    </w:p>
    <w:p w14:paraId="19E8C9A2" w14:textId="35E0D6ED" w:rsidR="00A713E3" w:rsidRPr="00C92606" w:rsidRDefault="00EF15BE">
      <w:pPr>
        <w:pStyle w:val="ListParagraph"/>
        <w:ind w:left="2157" w:hanging="1590"/>
        <w:rPr>
          <w:ins w:id="200" w:author="ROHAYATI" w:date="2024-08-02T13:43:00Z"/>
          <w:lang w:val="en-US"/>
          <w:rPrChange w:id="201" w:author="ROHAYATI" w:date="2024-08-12T14:19:00Z">
            <w:rPr>
              <w:ins w:id="202" w:author="ROHAYATI" w:date="2024-08-02T13:43:00Z"/>
              <w:lang w:val="id-ID"/>
            </w:rPr>
          </w:rPrChange>
        </w:rPr>
        <w:pPrChange w:id="203" w:author="ROHAYATI" w:date="2024-08-02T13:44:00Z">
          <w:pPr>
            <w:pStyle w:val="ListParagraph"/>
            <w:ind w:left="567"/>
          </w:pPr>
        </w:pPrChange>
      </w:pPr>
      <w:r w:rsidRPr="004F2AF7">
        <w:rPr>
          <w:rFonts w:cs="Times New Roman"/>
        </w:rPr>
        <w:t xml:space="preserve">Alamat </w:t>
      </w:r>
      <w:r w:rsidRPr="004F2AF7">
        <w:rPr>
          <w:rFonts w:cs="Times New Roman"/>
        </w:rPr>
        <w:tab/>
      </w:r>
      <w:r w:rsidRPr="004F2AF7">
        <w:rPr>
          <w:rFonts w:cs="Times New Roman"/>
        </w:rPr>
        <w:tab/>
        <w:t xml:space="preserve">: </w:t>
      </w:r>
      <w:ins w:id="204" w:author="wahonopodo@gmail.com" w:date="2024-09-19T11:18:00Z">
        <w:r w:rsidR="00873A49">
          <w:rPr>
            <w:lang w:val="en-US"/>
          </w:rPr>
          <w:t xml:space="preserve">Gedung </w:t>
        </w:r>
        <w:proofErr w:type="spellStart"/>
        <w:r w:rsidR="00873A49">
          <w:rPr>
            <w:lang w:val="en-US"/>
          </w:rPr>
          <w:t>Blesiing</w:t>
        </w:r>
        <w:proofErr w:type="spellEnd"/>
        <w:r w:rsidR="00873A49">
          <w:rPr>
            <w:lang w:val="en-US"/>
          </w:rPr>
          <w:t xml:space="preserve"> Centre No. 47 B, Jl. Bandeng Raya, Kota </w:t>
        </w:r>
      </w:ins>
      <w:ins w:id="205" w:author="wahonopodo@gmail.com" w:date="2024-09-19T11:19:00Z">
        <w:r w:rsidR="00873A49">
          <w:rPr>
            <w:lang w:val="en-US"/>
          </w:rPr>
          <w:t>B</w:t>
        </w:r>
      </w:ins>
      <w:ins w:id="206" w:author="wahonopodo@gmail.com" w:date="2024-09-19T11:18:00Z">
        <w:r w:rsidR="00873A49">
          <w:rPr>
            <w:lang w:val="en-US"/>
          </w:rPr>
          <w:t>ekasi</w:t>
        </w:r>
      </w:ins>
      <w:ins w:id="207" w:author="ROHAYATI" w:date="2024-08-12T14:19:00Z">
        <w:del w:id="208" w:author="wahonopodo@gmail.com" w:date="2024-09-19T11:18:00Z">
          <w:r w:rsidR="00C92606" w:rsidDel="00873A49">
            <w:rPr>
              <w:lang w:val="en-US"/>
            </w:rPr>
            <w:delText>…………………………………….</w:delText>
          </w:r>
        </w:del>
      </w:ins>
    </w:p>
    <w:p w14:paraId="128C179B" w14:textId="77777777" w:rsidR="00AB39AE" w:rsidRPr="004F2AF7" w:rsidDel="00A713E3" w:rsidRDefault="00F33B45" w:rsidP="004F2AF7">
      <w:pPr>
        <w:pStyle w:val="ListParagraph"/>
        <w:spacing w:line="276" w:lineRule="auto"/>
        <w:ind w:left="567"/>
        <w:jc w:val="both"/>
        <w:rPr>
          <w:del w:id="209" w:author="ROHAYATI" w:date="2024-08-02T13:43:00Z"/>
          <w:rFonts w:cs="Times New Roman"/>
          <w:lang w:val="id-ID"/>
        </w:rPr>
      </w:pPr>
      <w:del w:id="210" w:author="ROHAYATI" w:date="2024-08-02T13:43:00Z">
        <w:r w:rsidRPr="004F2AF7" w:rsidDel="00A713E3">
          <w:rPr>
            <w:rFonts w:cs="Times New Roman"/>
            <w:color w:val="000000" w:themeColor="text1"/>
            <w:lang w:val="en-US"/>
          </w:rPr>
          <w:delText xml:space="preserve">………………………… </w:delText>
        </w:r>
        <w:r w:rsidRPr="004F2AF7" w:rsidDel="00A713E3">
          <w:rPr>
            <w:rFonts w:cs="Times New Roman"/>
            <w:i/>
            <w:color w:val="000000" w:themeColor="text1"/>
            <w:lang w:val="en-US"/>
          </w:rPr>
          <w:delText>[alamat supplier]</w:delText>
        </w:r>
      </w:del>
    </w:p>
    <w:p w14:paraId="2372614A" w14:textId="5D9B97E9" w:rsidR="00EF15BE" w:rsidRPr="004F2AF7" w:rsidRDefault="00EF15BE" w:rsidP="004F2AF7">
      <w:pPr>
        <w:pStyle w:val="ListParagraph"/>
        <w:spacing w:line="276" w:lineRule="auto"/>
        <w:ind w:left="567"/>
        <w:jc w:val="both"/>
        <w:rPr>
          <w:rFonts w:cs="Times New Roman"/>
          <w:lang w:val="id-ID"/>
        </w:rPr>
      </w:pPr>
      <w:proofErr w:type="spellStart"/>
      <w:r w:rsidRPr="004F2AF7">
        <w:rPr>
          <w:rFonts w:cs="Times New Roman"/>
        </w:rPr>
        <w:t>Telepon</w:t>
      </w:r>
      <w:proofErr w:type="spellEnd"/>
      <w:r w:rsidRPr="004F2AF7">
        <w:rPr>
          <w:rFonts w:cs="Times New Roman"/>
        </w:rPr>
        <w:tab/>
      </w:r>
      <w:r w:rsidRPr="004F2AF7">
        <w:rPr>
          <w:rFonts w:cs="Times New Roman"/>
        </w:rPr>
        <w:tab/>
        <w:t xml:space="preserve">: </w:t>
      </w:r>
      <w:ins w:id="211" w:author="wahonopodo@gmail.com" w:date="2024-09-19T11:19:00Z">
        <w:r w:rsidR="00873A49">
          <w:rPr>
            <w:rFonts w:cs="Times New Roman"/>
            <w:lang w:val="en-US"/>
          </w:rPr>
          <w:t>085718547348</w:t>
        </w:r>
      </w:ins>
      <w:ins w:id="212" w:author="ROHAYATI" w:date="2024-08-12T14:20:00Z">
        <w:del w:id="213" w:author="wahonopodo@gmail.com" w:date="2024-09-19T11:19:00Z">
          <w:r w:rsidR="00C92606" w:rsidDel="00873A49">
            <w:rPr>
              <w:rFonts w:cs="Times New Roman"/>
              <w:lang w:val="en-US"/>
            </w:rPr>
            <w:delText>…………………………………….</w:delText>
          </w:r>
        </w:del>
      </w:ins>
      <w:del w:id="214" w:author="ROHAYATI" w:date="2024-08-02T14:22:00Z">
        <w:r w:rsidR="00F33B45" w:rsidRPr="004F2AF7" w:rsidDel="00876C3B">
          <w:rPr>
            <w:rFonts w:cs="Times New Roman"/>
            <w:color w:val="000000" w:themeColor="text1"/>
            <w:lang w:val="en-US"/>
          </w:rPr>
          <w:delText xml:space="preserve">………………………… </w:delText>
        </w:r>
        <w:r w:rsidR="00F33B45" w:rsidRPr="004F2AF7" w:rsidDel="00876C3B">
          <w:rPr>
            <w:rFonts w:cs="Times New Roman"/>
            <w:i/>
            <w:color w:val="000000" w:themeColor="text1"/>
            <w:lang w:val="en-US"/>
          </w:rPr>
          <w:delText>[nomor telfn supplier]</w:delText>
        </w:r>
      </w:del>
    </w:p>
    <w:p w14:paraId="760B0E66" w14:textId="5C242779" w:rsidR="00EF15BE" w:rsidRPr="004F2AF7" w:rsidRDefault="00FB4651" w:rsidP="004F2AF7">
      <w:pPr>
        <w:pStyle w:val="ListParagraph"/>
        <w:spacing w:line="276" w:lineRule="auto"/>
        <w:ind w:left="567"/>
        <w:jc w:val="both"/>
        <w:rPr>
          <w:rFonts w:cs="Times New Roman"/>
          <w:lang w:val="id-ID"/>
        </w:rPr>
      </w:pPr>
      <w:r w:rsidRPr="004F2AF7">
        <w:rPr>
          <w:rFonts w:cs="Times New Roman"/>
        </w:rPr>
        <w:t>Email</w:t>
      </w:r>
      <w:r w:rsidRPr="004F2AF7">
        <w:rPr>
          <w:rFonts w:cs="Times New Roman"/>
        </w:rPr>
        <w:tab/>
      </w:r>
      <w:r w:rsidRPr="004F2AF7">
        <w:rPr>
          <w:rFonts w:cs="Times New Roman"/>
        </w:rPr>
        <w:tab/>
      </w:r>
      <w:r w:rsidR="00EF15BE" w:rsidRPr="004F2AF7">
        <w:rPr>
          <w:rFonts w:cs="Times New Roman"/>
        </w:rPr>
        <w:t xml:space="preserve">: </w:t>
      </w:r>
      <w:ins w:id="215" w:author="wahonopodo@gmail.com" w:date="2024-09-19T11:19:00Z">
        <w:r w:rsidR="00873A49">
          <w:rPr>
            <w:rFonts w:cs="Times New Roman"/>
          </w:rPr>
          <w:t>lspintala@yahoo.go.id</w:t>
        </w:r>
      </w:ins>
      <w:ins w:id="216" w:author="ROHAYATI" w:date="2024-08-12T14:20:00Z">
        <w:del w:id="217" w:author="wahonopodo@gmail.com" w:date="2024-09-19T11:19:00Z">
          <w:r w:rsidR="00C92606" w:rsidDel="00873A49">
            <w:rPr>
              <w:rFonts w:cs="Times New Roman"/>
            </w:rPr>
            <w:delText>…………………………………….</w:delText>
          </w:r>
        </w:del>
      </w:ins>
      <w:del w:id="218" w:author="ROHAYATI" w:date="2024-08-02T14:23:00Z">
        <w:r w:rsidR="00F33B45" w:rsidRPr="004F2AF7" w:rsidDel="00876C3B">
          <w:rPr>
            <w:rFonts w:cs="Times New Roman"/>
            <w:color w:val="000000" w:themeColor="text1"/>
            <w:lang w:val="en-US"/>
          </w:rPr>
          <w:delText xml:space="preserve">………………………… </w:delText>
        </w:r>
        <w:r w:rsidR="00F33B45" w:rsidRPr="004F2AF7" w:rsidDel="00876C3B">
          <w:rPr>
            <w:rFonts w:cs="Times New Roman"/>
            <w:i/>
            <w:color w:val="000000" w:themeColor="text1"/>
            <w:lang w:val="en-US"/>
          </w:rPr>
          <w:delText>[email supplier]</w:delText>
        </w:r>
      </w:del>
    </w:p>
    <w:p w14:paraId="213459F0" w14:textId="057211DF" w:rsidR="00EF15BE" w:rsidRPr="004F2AF7" w:rsidRDefault="00EF15BE" w:rsidP="004F2AF7">
      <w:pPr>
        <w:pStyle w:val="ListParagraph"/>
        <w:spacing w:line="276" w:lineRule="auto"/>
        <w:ind w:left="567"/>
        <w:jc w:val="both"/>
        <w:rPr>
          <w:rFonts w:cs="Times New Roman"/>
          <w:lang w:val="id-ID"/>
        </w:rPr>
      </w:pPr>
      <w:r w:rsidRPr="004F2AF7">
        <w:rPr>
          <w:rFonts w:cs="Times New Roman"/>
        </w:rPr>
        <w:t>Up</w:t>
      </w:r>
      <w:r w:rsidRPr="004F2AF7">
        <w:rPr>
          <w:rFonts w:cs="Times New Roman"/>
        </w:rPr>
        <w:tab/>
      </w:r>
      <w:r w:rsidRPr="004F2AF7">
        <w:rPr>
          <w:rFonts w:cs="Times New Roman"/>
        </w:rPr>
        <w:tab/>
        <w:t>:</w:t>
      </w:r>
      <w:r w:rsidR="00AD3B24" w:rsidRPr="004F2AF7">
        <w:rPr>
          <w:rFonts w:cs="Times New Roman"/>
          <w:lang w:val="id-ID"/>
        </w:rPr>
        <w:t xml:space="preserve"> </w:t>
      </w:r>
      <w:del w:id="219" w:author="ROHAYATI" w:date="2024-08-02T14:22:00Z">
        <w:r w:rsidR="00F33B45" w:rsidRPr="004F2AF7" w:rsidDel="00876C3B">
          <w:rPr>
            <w:rFonts w:cs="Times New Roman"/>
            <w:color w:val="000000" w:themeColor="text1"/>
            <w:lang w:val="en-US"/>
          </w:rPr>
          <w:delText xml:space="preserve">………………………… </w:delText>
        </w:r>
        <w:r w:rsidR="00F33B45" w:rsidRPr="004F2AF7" w:rsidDel="00876C3B">
          <w:rPr>
            <w:rFonts w:cs="Times New Roman"/>
            <w:i/>
            <w:color w:val="000000" w:themeColor="text1"/>
            <w:lang w:val="en-US"/>
          </w:rPr>
          <w:delText>[cp supplier]</w:delText>
        </w:r>
      </w:del>
      <w:ins w:id="220" w:author="wahonopodo@gmail.com" w:date="2024-09-19T11:20:00Z">
        <w:r w:rsidR="00873A49">
          <w:rPr>
            <w:rFonts w:cs="Times New Roman"/>
            <w:color w:val="000000" w:themeColor="text1"/>
            <w:lang w:val="en-US"/>
          </w:rPr>
          <w:t>Wahono</w:t>
        </w:r>
      </w:ins>
      <w:ins w:id="221" w:author="ROHAYATI" w:date="2024-08-12T14:29:00Z">
        <w:del w:id="222" w:author="wahonopodo@gmail.com" w:date="2024-09-19T11:20:00Z">
          <w:r w:rsidR="00C92606" w:rsidDel="00873A49">
            <w:rPr>
              <w:rFonts w:cs="Times New Roman"/>
              <w:color w:val="000000" w:themeColor="text1"/>
              <w:lang w:val="en-US"/>
            </w:rPr>
            <w:delText>………………….</w:delText>
          </w:r>
        </w:del>
      </w:ins>
    </w:p>
    <w:p w14:paraId="706B21D4" w14:textId="77777777" w:rsidR="00EF15BE" w:rsidRPr="004F2AF7" w:rsidRDefault="00EF15BE" w:rsidP="004F2AF7">
      <w:pPr>
        <w:pStyle w:val="ListParagraph"/>
        <w:spacing w:line="276" w:lineRule="auto"/>
        <w:ind w:left="567"/>
        <w:jc w:val="both"/>
        <w:rPr>
          <w:rFonts w:cs="Times New Roman"/>
          <w:color w:val="000000" w:themeColor="text1"/>
        </w:rPr>
      </w:pPr>
    </w:p>
    <w:p w14:paraId="58FDB375" w14:textId="77777777" w:rsidR="001E0CD7" w:rsidRPr="004F2AF7" w:rsidRDefault="00EF15BE" w:rsidP="004F2AF7">
      <w:pPr>
        <w:pStyle w:val="ListParagraph"/>
        <w:spacing w:line="276" w:lineRule="auto"/>
        <w:ind w:left="567"/>
        <w:jc w:val="both"/>
        <w:rPr>
          <w:rFonts w:cs="Times New Roman"/>
          <w:color w:val="000000" w:themeColor="text1"/>
          <w:lang w:val="id-ID"/>
        </w:rPr>
      </w:pPr>
      <w:proofErr w:type="spellStart"/>
      <w:r w:rsidRPr="004F2AF7">
        <w:rPr>
          <w:rFonts w:cs="Times New Roman"/>
          <w:b/>
          <w:color w:val="000000" w:themeColor="text1"/>
        </w:rPr>
        <w:t>Pihak</w:t>
      </w:r>
      <w:proofErr w:type="spellEnd"/>
      <w:r w:rsidRPr="004F2AF7">
        <w:rPr>
          <w:rFonts w:cs="Times New Roman"/>
          <w:b/>
          <w:color w:val="000000" w:themeColor="text1"/>
        </w:rPr>
        <w:t xml:space="preserve"> </w:t>
      </w:r>
      <w:proofErr w:type="spellStart"/>
      <w:r w:rsidRPr="004F2AF7">
        <w:rPr>
          <w:rFonts w:cs="Times New Roman"/>
          <w:b/>
          <w:color w:val="000000" w:themeColor="text1"/>
        </w:rPr>
        <w:t>Kedua</w:t>
      </w:r>
      <w:proofErr w:type="spellEnd"/>
      <w:r w:rsidR="001E0CD7" w:rsidRPr="004F2AF7">
        <w:rPr>
          <w:rFonts w:cs="Times New Roman"/>
          <w:color w:val="000000" w:themeColor="text1"/>
        </w:rPr>
        <w:tab/>
        <w:t xml:space="preserve">: </w:t>
      </w:r>
      <w:r w:rsidR="00FB0D2C" w:rsidRPr="004F2AF7">
        <w:rPr>
          <w:rFonts w:cs="Times New Roman"/>
          <w:color w:val="000000" w:themeColor="text1"/>
          <w:lang w:val="id-ID"/>
        </w:rPr>
        <w:t>PT. Semarang Autocomp Manufacturing Indonesia</w:t>
      </w:r>
    </w:p>
    <w:p w14:paraId="17DA69A5" w14:textId="77777777" w:rsidR="002952FC" w:rsidRDefault="001E0CD7">
      <w:pPr>
        <w:pStyle w:val="Default"/>
        <w:spacing w:line="276" w:lineRule="auto"/>
        <w:ind w:left="540"/>
        <w:jc w:val="both"/>
        <w:rPr>
          <w:ins w:id="223" w:author="SPVJF-GA-03" w:date="2021-04-15T15:48:00Z"/>
          <w:color w:val="000000" w:themeColor="text1"/>
          <w:lang w:val="en-US"/>
        </w:rPr>
        <w:pPrChange w:id="224" w:author="SPVJF-GA-03" w:date="2021-04-15T15:48:00Z">
          <w:pPr>
            <w:pStyle w:val="Default"/>
            <w:spacing w:line="276" w:lineRule="auto"/>
            <w:jc w:val="both"/>
          </w:pPr>
        </w:pPrChange>
      </w:pPr>
      <w:r w:rsidRPr="004F2AF7">
        <w:rPr>
          <w:color w:val="000000" w:themeColor="text1"/>
        </w:rPr>
        <w:t xml:space="preserve">Alamat </w:t>
      </w:r>
      <w:r w:rsidRPr="004F2AF7">
        <w:rPr>
          <w:color w:val="000000" w:themeColor="text1"/>
        </w:rPr>
        <w:tab/>
      </w:r>
      <w:r w:rsidRPr="004F2AF7">
        <w:rPr>
          <w:color w:val="000000" w:themeColor="text1"/>
        </w:rPr>
        <w:tab/>
        <w:t xml:space="preserve">: </w:t>
      </w:r>
      <w:ins w:id="225" w:author="SPVJF-GA-03" w:date="2021-04-15T15:48:00Z">
        <w:r w:rsidR="002952FC">
          <w:rPr>
            <w:color w:val="000000" w:themeColor="text1"/>
          </w:rPr>
          <w:t xml:space="preserve"> </w:t>
        </w:r>
        <w:r w:rsidR="002952FC" w:rsidRPr="00041EE8">
          <w:rPr>
            <w:color w:val="000000" w:themeColor="text1"/>
          </w:rPr>
          <w:t>Jl.</w:t>
        </w:r>
        <w:r w:rsidR="002952FC">
          <w:rPr>
            <w:color w:val="000000" w:themeColor="text1"/>
            <w:lang w:val="en-US"/>
          </w:rPr>
          <w:t xml:space="preserve"> Raya </w:t>
        </w:r>
        <w:proofErr w:type="spellStart"/>
        <w:r w:rsidR="002952FC">
          <w:rPr>
            <w:color w:val="000000" w:themeColor="text1"/>
            <w:lang w:val="en-US"/>
          </w:rPr>
          <w:t>Jepara</w:t>
        </w:r>
        <w:proofErr w:type="spellEnd"/>
        <w:r w:rsidR="002952FC">
          <w:rPr>
            <w:color w:val="000000" w:themeColor="text1"/>
            <w:lang w:val="en-US"/>
          </w:rPr>
          <w:t xml:space="preserve"> Kudus KM 28 Ds. </w:t>
        </w:r>
        <w:proofErr w:type="spellStart"/>
        <w:r w:rsidR="002952FC">
          <w:rPr>
            <w:color w:val="000000" w:themeColor="text1"/>
            <w:lang w:val="en-US"/>
          </w:rPr>
          <w:t>Sengonbugel</w:t>
        </w:r>
        <w:proofErr w:type="spellEnd"/>
        <w:r w:rsidR="002952FC">
          <w:rPr>
            <w:color w:val="000000" w:themeColor="text1"/>
            <w:lang w:val="en-US"/>
          </w:rPr>
          <w:t xml:space="preserve">, </w:t>
        </w:r>
        <w:proofErr w:type="spellStart"/>
        <w:r w:rsidR="002952FC">
          <w:rPr>
            <w:color w:val="000000" w:themeColor="text1"/>
            <w:lang w:val="en-US"/>
          </w:rPr>
          <w:t>Kec</w:t>
        </w:r>
        <w:proofErr w:type="spellEnd"/>
        <w:r w:rsidR="002952FC">
          <w:rPr>
            <w:color w:val="000000" w:themeColor="text1"/>
            <w:lang w:val="en-US"/>
          </w:rPr>
          <w:t xml:space="preserve">. </w:t>
        </w:r>
        <w:proofErr w:type="spellStart"/>
        <w:r w:rsidR="002952FC">
          <w:rPr>
            <w:color w:val="000000" w:themeColor="text1"/>
            <w:lang w:val="en-US"/>
          </w:rPr>
          <w:t>Mayong</w:t>
        </w:r>
        <w:proofErr w:type="spellEnd"/>
        <w:r w:rsidR="002952FC">
          <w:rPr>
            <w:color w:val="000000" w:themeColor="text1"/>
            <w:lang w:val="en-US"/>
          </w:rPr>
          <w:t xml:space="preserve"> </w:t>
        </w:r>
      </w:ins>
    </w:p>
    <w:p w14:paraId="3113A620" w14:textId="77777777" w:rsidR="001E0CD7" w:rsidRPr="002952FC" w:rsidRDefault="002952FC">
      <w:pPr>
        <w:pStyle w:val="Default"/>
        <w:spacing w:line="276" w:lineRule="auto"/>
        <w:jc w:val="both"/>
        <w:rPr>
          <w:color w:val="000000" w:themeColor="text1"/>
          <w:lang w:val="en-US"/>
          <w:rPrChange w:id="226" w:author="SPVJF-GA-03" w:date="2021-04-15T15:48:00Z">
            <w:rPr/>
          </w:rPrChange>
        </w:rPr>
        <w:pPrChange w:id="227" w:author="SPVJF-GA-03" w:date="2021-04-15T15:48:00Z">
          <w:pPr>
            <w:pStyle w:val="ListParagraph"/>
            <w:spacing w:line="276" w:lineRule="auto"/>
            <w:ind w:left="567"/>
            <w:jc w:val="both"/>
          </w:pPr>
        </w:pPrChange>
      </w:pPr>
      <w:ins w:id="228" w:author="SPVJF-GA-03" w:date="2021-04-15T15:48:00Z">
        <w:r>
          <w:rPr>
            <w:color w:val="000000" w:themeColor="text1"/>
            <w:lang w:val="en-US"/>
          </w:rPr>
          <w:tab/>
        </w:r>
        <w:r>
          <w:rPr>
            <w:color w:val="000000" w:themeColor="text1"/>
            <w:lang w:val="en-US"/>
          </w:rPr>
          <w:tab/>
          <w:t xml:space="preserve">  </w:t>
        </w:r>
        <w:r>
          <w:rPr>
            <w:color w:val="000000" w:themeColor="text1"/>
            <w:lang w:val="en-US"/>
          </w:rPr>
          <w:tab/>
          <w:t xml:space="preserve">   </w:t>
        </w:r>
        <w:proofErr w:type="spellStart"/>
        <w:r>
          <w:rPr>
            <w:color w:val="000000" w:themeColor="text1"/>
            <w:lang w:val="en-US"/>
          </w:rPr>
          <w:t>Kab</w:t>
        </w:r>
        <w:proofErr w:type="spellEnd"/>
        <w:r>
          <w:rPr>
            <w:color w:val="000000" w:themeColor="text1"/>
            <w:lang w:val="en-US"/>
          </w:rPr>
          <w:t xml:space="preserve">. </w:t>
        </w:r>
        <w:proofErr w:type="spellStart"/>
        <w:r>
          <w:rPr>
            <w:color w:val="000000" w:themeColor="text1"/>
            <w:lang w:val="en-US"/>
          </w:rPr>
          <w:t>Jepara</w:t>
        </w:r>
      </w:ins>
      <w:proofErr w:type="spellEnd"/>
      <w:del w:id="229" w:author="SPVJF-GA-03" w:date="2021-04-15T15:48:00Z">
        <w:r w:rsidR="001E0CD7" w:rsidRPr="002952FC" w:rsidDel="002952FC">
          <w:rPr>
            <w:color w:val="000000" w:themeColor="text1"/>
            <w:rPrChange w:id="230" w:author="SPVJF-GA-03" w:date="2021-04-15T15:48:00Z">
              <w:rPr/>
            </w:rPrChange>
          </w:rPr>
          <w:delText>Jl.Walisongo Km 9.8 Semarang</w:delText>
        </w:r>
        <w:r w:rsidR="00EF15BE" w:rsidRPr="002952FC" w:rsidDel="002952FC">
          <w:rPr>
            <w:color w:val="000000" w:themeColor="text1"/>
            <w:rPrChange w:id="231" w:author="SPVJF-GA-03" w:date="2021-04-15T15:48:00Z">
              <w:rPr/>
            </w:rPrChange>
          </w:rPr>
          <w:delText>, Jawa Tengah, Indonesia</w:delText>
        </w:r>
      </w:del>
    </w:p>
    <w:p w14:paraId="59D8E287" w14:textId="77777777" w:rsidR="001E0CD7" w:rsidRPr="004F2AF7" w:rsidRDefault="001E0CD7" w:rsidP="004F2AF7">
      <w:pPr>
        <w:pStyle w:val="ListParagraph"/>
        <w:spacing w:line="276" w:lineRule="auto"/>
        <w:ind w:left="567"/>
        <w:jc w:val="both"/>
        <w:rPr>
          <w:rFonts w:cs="Times New Roman"/>
          <w:color w:val="000000" w:themeColor="text1"/>
        </w:rPr>
      </w:pPr>
      <w:proofErr w:type="spellStart"/>
      <w:r w:rsidRPr="004F2AF7">
        <w:rPr>
          <w:rFonts w:cs="Times New Roman"/>
          <w:color w:val="000000" w:themeColor="text1"/>
        </w:rPr>
        <w:t>Telepon</w:t>
      </w:r>
      <w:proofErr w:type="spellEnd"/>
      <w:r w:rsidRPr="004F2AF7">
        <w:rPr>
          <w:rFonts w:cs="Times New Roman"/>
          <w:color w:val="000000" w:themeColor="text1"/>
        </w:rPr>
        <w:tab/>
      </w:r>
      <w:r w:rsidRPr="004F2AF7">
        <w:rPr>
          <w:rFonts w:cs="Times New Roman"/>
          <w:color w:val="000000" w:themeColor="text1"/>
        </w:rPr>
        <w:tab/>
        <w:t xml:space="preserve">: </w:t>
      </w:r>
      <w:ins w:id="232" w:author="ROHAYATI" w:date="2024-01-03T11:37:00Z">
        <w:r w:rsidR="005967F0">
          <w:rPr>
            <w:rFonts w:cs="Times New Roman"/>
            <w:color w:val="000000" w:themeColor="text1"/>
          </w:rPr>
          <w:t>0291-7512101</w:t>
        </w:r>
      </w:ins>
      <w:del w:id="233" w:author="SPVJF-GA-03" w:date="2021-04-15T15:49:00Z">
        <w:r w:rsidR="00FB0D2C" w:rsidRPr="004F2AF7" w:rsidDel="002952FC">
          <w:rPr>
            <w:rFonts w:cs="Times New Roman"/>
            <w:color w:val="000000" w:themeColor="text1"/>
          </w:rPr>
          <w:delText>(024) 866</w:delText>
        </w:r>
        <w:r w:rsidR="00062D02" w:rsidRPr="004F2AF7" w:rsidDel="002952FC">
          <w:rPr>
            <w:rFonts w:cs="Times New Roman"/>
            <w:color w:val="000000" w:themeColor="text1"/>
          </w:rPr>
          <w:delText>5182</w:delText>
        </w:r>
      </w:del>
    </w:p>
    <w:p w14:paraId="70774B21" w14:textId="1F2E6E1C" w:rsidR="00EF15BE" w:rsidRPr="00274E62" w:rsidRDefault="001E0CD7" w:rsidP="004F2AF7">
      <w:pPr>
        <w:pStyle w:val="ListParagraph"/>
        <w:spacing w:line="276" w:lineRule="auto"/>
        <w:ind w:left="567"/>
        <w:jc w:val="both"/>
        <w:rPr>
          <w:rFonts w:cs="Times New Roman"/>
          <w:color w:val="000000" w:themeColor="text1"/>
          <w:lang w:val="en-US"/>
          <w:rPrChange w:id="234" w:author="ROHAYATI" w:date="2024-11-29T14:34:00Z">
            <w:rPr>
              <w:rFonts w:cs="Times New Roman"/>
              <w:color w:val="000000" w:themeColor="text1"/>
            </w:rPr>
          </w:rPrChange>
        </w:rPr>
      </w:pPr>
      <w:r w:rsidRPr="004F2AF7">
        <w:rPr>
          <w:rFonts w:cs="Times New Roman"/>
          <w:color w:val="000000" w:themeColor="text1"/>
        </w:rPr>
        <w:t>Email</w:t>
      </w:r>
      <w:r w:rsidRPr="004F2AF7">
        <w:rPr>
          <w:rFonts w:cs="Times New Roman"/>
          <w:color w:val="000000" w:themeColor="text1"/>
        </w:rPr>
        <w:tab/>
      </w:r>
      <w:r w:rsidRPr="004F2AF7">
        <w:rPr>
          <w:rFonts w:cs="Times New Roman"/>
          <w:color w:val="000000" w:themeColor="text1"/>
        </w:rPr>
        <w:tab/>
        <w:t xml:space="preserve">: </w:t>
      </w:r>
      <w:del w:id="235" w:author="ROHAYATI" w:date="2024-01-03T11:38:00Z">
        <w:r w:rsidR="00465955" w:rsidRPr="004F2AF7" w:rsidDel="005967F0">
          <w:rPr>
            <w:rFonts w:cs="Times New Roman"/>
            <w:lang w:val="id-ID"/>
          </w:rPr>
          <w:delText>....................................</w:delText>
        </w:r>
      </w:del>
      <w:ins w:id="236" w:author="ROHAYATI" w:date="2024-11-29T14:35:00Z">
        <w:r w:rsidR="00274E62">
          <w:rPr>
            <w:rFonts w:cs="Times New Roman"/>
            <w:lang w:val="en-US"/>
          </w:rPr>
          <w:fldChar w:fldCharType="begin"/>
        </w:r>
        <w:r w:rsidR="00274E62">
          <w:rPr>
            <w:rFonts w:cs="Times New Roman"/>
            <w:lang w:val="en-US"/>
          </w:rPr>
          <w:instrText xml:space="preserve"> HYPERLINK "mailto:</w:instrText>
        </w:r>
      </w:ins>
      <w:ins w:id="237" w:author="ROHAYATI" w:date="2024-11-29T14:34:00Z">
        <w:r w:rsidR="00274E62">
          <w:rPr>
            <w:rFonts w:cs="Times New Roman"/>
            <w:lang w:val="en-US"/>
          </w:rPr>
          <w:instrText>Habib_g@sami-jf.co.id</w:instrText>
        </w:r>
      </w:ins>
      <w:ins w:id="238" w:author="ROHAYATI" w:date="2024-11-29T14:35:00Z">
        <w:r w:rsidR="00274E62">
          <w:rPr>
            <w:rFonts w:cs="Times New Roman"/>
            <w:lang w:val="en-US"/>
          </w:rPr>
          <w:instrText xml:space="preserve">" </w:instrText>
        </w:r>
        <w:r w:rsidR="00274E62">
          <w:rPr>
            <w:rFonts w:cs="Times New Roman"/>
            <w:lang w:val="en-US"/>
          </w:rPr>
        </w:r>
        <w:r w:rsidR="00274E62">
          <w:rPr>
            <w:rFonts w:cs="Times New Roman"/>
            <w:lang w:val="en-US"/>
          </w:rPr>
          <w:fldChar w:fldCharType="separate"/>
        </w:r>
      </w:ins>
      <w:ins w:id="239" w:author="ROHAYATI" w:date="2024-11-29T14:34:00Z">
        <w:r w:rsidR="00274E62" w:rsidRPr="00CD08E5">
          <w:rPr>
            <w:rStyle w:val="Hyperlink"/>
            <w:rFonts w:cs="Times New Roman"/>
            <w:lang w:val="en-US"/>
          </w:rPr>
          <w:t>Habib_g@sami-jf.co.id</w:t>
        </w:r>
      </w:ins>
      <w:ins w:id="240" w:author="ROHAYATI" w:date="2024-11-29T14:35:00Z">
        <w:r w:rsidR="00274E62">
          <w:rPr>
            <w:rFonts w:cs="Times New Roman"/>
            <w:lang w:val="en-US"/>
          </w:rPr>
          <w:fldChar w:fldCharType="end"/>
        </w:r>
      </w:ins>
      <w:ins w:id="241" w:author="ROHAYATI" w:date="2024-11-29T14:34:00Z">
        <w:r w:rsidR="00274E62">
          <w:rPr>
            <w:rFonts w:cs="Times New Roman"/>
            <w:lang w:val="en-US"/>
          </w:rPr>
          <w:t xml:space="preserve">, </w:t>
        </w:r>
      </w:ins>
      <w:ins w:id="242" w:author="ROHAYATI" w:date="2024-11-29T14:35:00Z">
        <w:r w:rsidR="00274E62">
          <w:rPr>
            <w:rFonts w:cs="Times New Roman"/>
            <w:lang w:val="en-US"/>
          </w:rPr>
          <w:t>Ga_05@sami.co.id</w:t>
        </w:r>
      </w:ins>
    </w:p>
    <w:p w14:paraId="2B8A1505" w14:textId="1465CA17" w:rsidR="00EF15BE" w:rsidRPr="00876C3B" w:rsidRDefault="001E0CD7" w:rsidP="004F2AF7">
      <w:pPr>
        <w:pStyle w:val="ListParagraph"/>
        <w:spacing w:line="276" w:lineRule="auto"/>
        <w:ind w:left="567"/>
        <w:jc w:val="both"/>
        <w:rPr>
          <w:rFonts w:cs="Times New Roman"/>
          <w:color w:val="000000" w:themeColor="text1"/>
          <w:lang w:val="en-US"/>
          <w:rPrChange w:id="243" w:author="ROHAYATI" w:date="2024-08-02T14:23:00Z">
            <w:rPr>
              <w:rFonts w:cs="Times New Roman"/>
              <w:color w:val="000000" w:themeColor="text1"/>
              <w:lang w:val="id-ID"/>
            </w:rPr>
          </w:rPrChange>
        </w:rPr>
      </w:pPr>
      <w:r w:rsidRPr="004F2AF7">
        <w:rPr>
          <w:rFonts w:cs="Times New Roman"/>
          <w:color w:val="000000" w:themeColor="text1"/>
        </w:rPr>
        <w:t>Up</w:t>
      </w:r>
      <w:r w:rsidRPr="004F2AF7">
        <w:rPr>
          <w:rFonts w:cs="Times New Roman"/>
          <w:color w:val="000000" w:themeColor="text1"/>
        </w:rPr>
        <w:tab/>
      </w:r>
      <w:r w:rsidRPr="004F2AF7">
        <w:rPr>
          <w:rFonts w:cs="Times New Roman"/>
          <w:color w:val="000000" w:themeColor="text1"/>
        </w:rPr>
        <w:tab/>
        <w:t xml:space="preserve">: </w:t>
      </w:r>
      <w:del w:id="244" w:author="ROHAYATI" w:date="2024-01-03T11:38:00Z">
        <w:r w:rsidR="00465955" w:rsidRPr="004F2AF7" w:rsidDel="005967F0">
          <w:rPr>
            <w:rFonts w:cs="Times New Roman"/>
            <w:color w:val="000000" w:themeColor="text1"/>
            <w:lang w:val="id-ID"/>
          </w:rPr>
          <w:delText>....................................</w:delText>
        </w:r>
      </w:del>
      <w:ins w:id="245" w:author="ROHAYATI" w:date="2024-08-02T14:23:00Z">
        <w:r w:rsidR="00876C3B">
          <w:rPr>
            <w:rFonts w:cs="Times New Roman"/>
            <w:color w:val="000000" w:themeColor="text1"/>
            <w:lang w:val="en-US"/>
          </w:rPr>
          <w:t xml:space="preserve">Bapak </w:t>
        </w:r>
      </w:ins>
      <w:ins w:id="246" w:author="ROHAYATI" w:date="2024-11-29T14:35:00Z">
        <w:r w:rsidR="00274E62">
          <w:rPr>
            <w:rFonts w:cs="Times New Roman"/>
            <w:color w:val="000000" w:themeColor="text1"/>
            <w:lang w:val="en-US"/>
          </w:rPr>
          <w:t>Habib, Bapak Budi</w:t>
        </w:r>
      </w:ins>
    </w:p>
    <w:p w14:paraId="6B55272C" w14:textId="77777777" w:rsidR="001E0CD7" w:rsidRPr="004F2AF7" w:rsidRDefault="004D7437" w:rsidP="004F2AF7">
      <w:pPr>
        <w:pStyle w:val="ListParagraph"/>
        <w:spacing w:line="276" w:lineRule="auto"/>
        <w:ind w:left="567"/>
        <w:jc w:val="both"/>
        <w:rPr>
          <w:rFonts w:cs="Times New Roman"/>
          <w:color w:val="000000" w:themeColor="text1"/>
          <w:lang w:val="id-ID"/>
        </w:rPr>
      </w:pPr>
      <w:r w:rsidRPr="004F2AF7">
        <w:rPr>
          <w:rFonts w:cs="Times New Roman"/>
          <w:color w:val="000000" w:themeColor="text1"/>
          <w:lang w:val="id-ID"/>
        </w:rPr>
        <w:t xml:space="preserve">Setiap pemberitahuan atau </w:t>
      </w:r>
      <w:r w:rsidR="001E0CD7" w:rsidRPr="004F2AF7">
        <w:rPr>
          <w:rFonts w:cs="Times New Roman"/>
          <w:color w:val="000000" w:themeColor="text1"/>
          <w:lang w:val="id-ID"/>
        </w:rPr>
        <w:t>korespondensi pos terc</w:t>
      </w:r>
      <w:r w:rsidR="003213F6" w:rsidRPr="004F2AF7">
        <w:rPr>
          <w:rFonts w:cs="Times New Roman"/>
          <w:color w:val="000000" w:themeColor="text1"/>
          <w:lang w:val="id-ID"/>
        </w:rPr>
        <w:t xml:space="preserve">atat atau jasa kurir dianggap </w:t>
      </w:r>
      <w:r w:rsidR="001E0CD7" w:rsidRPr="004F2AF7">
        <w:rPr>
          <w:rFonts w:cs="Times New Roman"/>
          <w:color w:val="000000" w:themeColor="text1"/>
          <w:lang w:val="id-ID"/>
        </w:rPr>
        <w:t>telah diterima pada hari ke-lima</w:t>
      </w:r>
      <w:r w:rsidR="00F00A90" w:rsidRPr="004F2AF7">
        <w:rPr>
          <w:rFonts w:cs="Times New Roman"/>
          <w:color w:val="000000" w:themeColor="text1"/>
          <w:lang w:val="id-ID"/>
        </w:rPr>
        <w:t xml:space="preserve"> </w:t>
      </w:r>
      <w:r w:rsidR="003213F6" w:rsidRPr="004F2AF7">
        <w:rPr>
          <w:rFonts w:cs="Times New Roman"/>
          <w:color w:val="000000" w:themeColor="text1"/>
          <w:lang w:val="id-ID"/>
        </w:rPr>
        <w:t xml:space="preserve">pada </w:t>
      </w:r>
      <w:r w:rsidR="001E0CD7" w:rsidRPr="004F2AF7">
        <w:rPr>
          <w:rFonts w:cs="Times New Roman"/>
          <w:color w:val="000000" w:themeColor="text1"/>
          <w:lang w:val="id-ID"/>
        </w:rPr>
        <w:t>hari kerja setelah tanggal pengiriman dan pemberitahuan dengan menyerahkan langsu</w:t>
      </w:r>
      <w:r w:rsidR="003213F6" w:rsidRPr="004F2AF7">
        <w:rPr>
          <w:rFonts w:cs="Times New Roman"/>
          <w:color w:val="000000" w:themeColor="text1"/>
          <w:lang w:val="id-ID"/>
        </w:rPr>
        <w:t xml:space="preserve">ng </w:t>
      </w:r>
      <w:r w:rsidR="001E0CD7" w:rsidRPr="004F2AF7">
        <w:rPr>
          <w:rFonts w:cs="Times New Roman"/>
          <w:color w:val="000000" w:themeColor="text1"/>
          <w:lang w:val="id-ID"/>
        </w:rPr>
        <w:t>pada saat diserahkan.</w:t>
      </w:r>
    </w:p>
    <w:p w14:paraId="3CCCB254" w14:textId="77777777" w:rsidR="001E0CD7" w:rsidRPr="004F2AF7" w:rsidRDefault="004D7437" w:rsidP="004F2AF7">
      <w:pPr>
        <w:pStyle w:val="ListParagraph"/>
        <w:numPr>
          <w:ilvl w:val="0"/>
          <w:numId w:val="18"/>
        </w:numPr>
        <w:spacing w:line="276" w:lineRule="auto"/>
        <w:ind w:left="567" w:hanging="567"/>
        <w:contextualSpacing/>
        <w:jc w:val="both"/>
        <w:rPr>
          <w:rFonts w:cs="Times New Roman"/>
          <w:color w:val="000000" w:themeColor="text1"/>
        </w:rPr>
      </w:pPr>
      <w:r w:rsidRPr="004F2AF7">
        <w:rPr>
          <w:rFonts w:cs="Times New Roman"/>
          <w:color w:val="000000" w:themeColor="text1"/>
        </w:rPr>
        <w:t>Pen</w:t>
      </w:r>
      <w:r w:rsidR="00414AE8" w:rsidRPr="004F2AF7">
        <w:rPr>
          <w:rFonts w:cs="Times New Roman"/>
          <w:color w:val="000000" w:themeColor="text1"/>
          <w:lang w:val="id-ID"/>
        </w:rPr>
        <w:t>gecualian</w:t>
      </w:r>
    </w:p>
    <w:p w14:paraId="13E2175C" w14:textId="77777777" w:rsidR="00C5376B" w:rsidRPr="004F2AF7" w:rsidRDefault="004D7437" w:rsidP="004F2AF7">
      <w:pPr>
        <w:pStyle w:val="ListParagraph"/>
        <w:spacing w:line="276" w:lineRule="auto"/>
        <w:ind w:left="567"/>
        <w:jc w:val="both"/>
        <w:rPr>
          <w:rFonts w:cs="Times New Roman"/>
          <w:color w:val="000000" w:themeColor="text1"/>
          <w:lang w:val="id-ID"/>
        </w:rPr>
      </w:pPr>
      <w:proofErr w:type="spellStart"/>
      <w:r w:rsidRPr="004F2AF7">
        <w:rPr>
          <w:rFonts w:cs="Times New Roman"/>
          <w:color w:val="000000" w:themeColor="text1"/>
        </w:rPr>
        <w:t>Apabila</w:t>
      </w:r>
      <w:proofErr w:type="spellEnd"/>
      <w:r w:rsidRPr="004F2AF7">
        <w:rPr>
          <w:rFonts w:cs="Times New Roman"/>
          <w:color w:val="000000" w:themeColor="text1"/>
        </w:rPr>
        <w:t xml:space="preserve"> </w:t>
      </w:r>
      <w:proofErr w:type="spellStart"/>
      <w:r w:rsidRPr="004F2AF7">
        <w:rPr>
          <w:rFonts w:cs="Times New Roman"/>
          <w:color w:val="000000" w:themeColor="text1"/>
        </w:rPr>
        <w:t>terjadi</w:t>
      </w:r>
      <w:proofErr w:type="spellEnd"/>
      <w:r w:rsidRPr="004F2AF7">
        <w:rPr>
          <w:rFonts w:cs="Times New Roman"/>
          <w:color w:val="000000" w:themeColor="text1"/>
        </w:rPr>
        <w:t xml:space="preserve"> </w:t>
      </w:r>
      <w:proofErr w:type="spellStart"/>
      <w:r w:rsidRPr="004F2AF7">
        <w:rPr>
          <w:rFonts w:cs="Times New Roman"/>
          <w:color w:val="000000" w:themeColor="text1"/>
        </w:rPr>
        <w:t>pemutusan</w:t>
      </w:r>
      <w:proofErr w:type="spellEnd"/>
      <w:r w:rsidRPr="004F2AF7">
        <w:rPr>
          <w:rFonts w:cs="Times New Roman"/>
          <w:color w:val="000000" w:themeColor="text1"/>
          <w:lang w:val="id-ID"/>
        </w:rPr>
        <w:t xml:space="preserve"> atau</w:t>
      </w:r>
      <w:r w:rsidR="001E0CD7" w:rsidRPr="004F2AF7">
        <w:rPr>
          <w:rFonts w:cs="Times New Roman"/>
          <w:color w:val="000000" w:themeColor="text1"/>
        </w:rPr>
        <w:t xml:space="preserve"> </w:t>
      </w:r>
      <w:proofErr w:type="spellStart"/>
      <w:r w:rsidR="001E0CD7" w:rsidRPr="004F2AF7">
        <w:rPr>
          <w:rFonts w:cs="Times New Roman"/>
          <w:color w:val="000000" w:themeColor="text1"/>
        </w:rPr>
        <w:t>pembatalan</w:t>
      </w:r>
      <w:proofErr w:type="spellEnd"/>
      <w:r w:rsidR="003213F6" w:rsidRPr="004F2AF7">
        <w:rPr>
          <w:rFonts w:cs="Times New Roman"/>
          <w:color w:val="000000" w:themeColor="text1"/>
        </w:rPr>
        <w:t xml:space="preserve"> </w:t>
      </w:r>
      <w:proofErr w:type="spellStart"/>
      <w:r w:rsidR="003213F6" w:rsidRPr="004F2AF7">
        <w:rPr>
          <w:rFonts w:cs="Times New Roman"/>
          <w:color w:val="000000" w:themeColor="text1"/>
        </w:rPr>
        <w:t>terhadap</w:t>
      </w:r>
      <w:proofErr w:type="spellEnd"/>
      <w:r w:rsidR="003213F6" w:rsidRPr="004F2AF7">
        <w:rPr>
          <w:rFonts w:cs="Times New Roman"/>
          <w:color w:val="000000" w:themeColor="text1"/>
        </w:rPr>
        <w:t xml:space="preserve"> </w:t>
      </w:r>
      <w:proofErr w:type="spellStart"/>
      <w:r w:rsidR="003213F6" w:rsidRPr="004F2AF7">
        <w:rPr>
          <w:rFonts w:cs="Times New Roman"/>
          <w:color w:val="000000" w:themeColor="text1"/>
        </w:rPr>
        <w:t>perjanjian</w:t>
      </w:r>
      <w:proofErr w:type="spellEnd"/>
      <w:r w:rsidR="003213F6" w:rsidRPr="004F2AF7">
        <w:rPr>
          <w:rFonts w:cs="Times New Roman"/>
          <w:color w:val="000000" w:themeColor="text1"/>
        </w:rPr>
        <w:t xml:space="preserve">, </w:t>
      </w:r>
      <w:r w:rsidR="00EF15BE" w:rsidRPr="004F2AF7">
        <w:rPr>
          <w:rFonts w:cs="Times New Roman"/>
          <w:b/>
          <w:color w:val="000000" w:themeColor="text1"/>
        </w:rPr>
        <w:t xml:space="preserve">Para </w:t>
      </w:r>
      <w:proofErr w:type="spellStart"/>
      <w:r w:rsidR="00EF15BE" w:rsidRPr="004F2AF7">
        <w:rPr>
          <w:rFonts w:cs="Times New Roman"/>
          <w:b/>
          <w:color w:val="000000" w:themeColor="text1"/>
        </w:rPr>
        <w:t>Pihak</w:t>
      </w:r>
      <w:proofErr w:type="spellEnd"/>
      <w:r w:rsidR="00EF15BE" w:rsidRPr="004F2AF7">
        <w:rPr>
          <w:rFonts w:cs="Times New Roman"/>
          <w:color w:val="000000" w:themeColor="text1"/>
        </w:rPr>
        <w:t xml:space="preserve"> </w:t>
      </w:r>
      <w:proofErr w:type="spellStart"/>
      <w:r w:rsidR="003213F6" w:rsidRPr="004F2AF7">
        <w:rPr>
          <w:rFonts w:cs="Times New Roman"/>
          <w:color w:val="000000" w:themeColor="text1"/>
        </w:rPr>
        <w:t>sepakat</w:t>
      </w:r>
      <w:proofErr w:type="spellEnd"/>
      <w:r w:rsidR="003213F6" w:rsidRPr="004F2AF7">
        <w:rPr>
          <w:rFonts w:cs="Times New Roman"/>
          <w:color w:val="000000" w:themeColor="text1"/>
        </w:rPr>
        <w:t xml:space="preserve"> </w:t>
      </w:r>
      <w:proofErr w:type="spellStart"/>
      <w:r w:rsidR="001E0CD7" w:rsidRPr="004F2AF7">
        <w:rPr>
          <w:rFonts w:cs="Times New Roman"/>
          <w:color w:val="000000" w:themeColor="text1"/>
        </w:rPr>
        <w:t>mengabai</w:t>
      </w:r>
      <w:r w:rsidR="003213F6" w:rsidRPr="004F2AF7">
        <w:rPr>
          <w:rFonts w:cs="Times New Roman"/>
          <w:color w:val="000000" w:themeColor="text1"/>
        </w:rPr>
        <w:t>kan</w:t>
      </w:r>
      <w:proofErr w:type="spellEnd"/>
      <w:r w:rsidR="003213F6" w:rsidRPr="004F2AF7">
        <w:rPr>
          <w:rFonts w:cs="Times New Roman"/>
          <w:color w:val="000000" w:themeColor="text1"/>
        </w:rPr>
        <w:t xml:space="preserve"> </w:t>
      </w:r>
      <w:proofErr w:type="spellStart"/>
      <w:r w:rsidR="003213F6" w:rsidRPr="004F2AF7">
        <w:rPr>
          <w:rFonts w:cs="Times New Roman"/>
          <w:color w:val="000000" w:themeColor="text1"/>
        </w:rPr>
        <w:t>berlakunya</w:t>
      </w:r>
      <w:proofErr w:type="spellEnd"/>
      <w:r w:rsidR="003213F6" w:rsidRPr="004F2AF7">
        <w:rPr>
          <w:rFonts w:cs="Times New Roman"/>
          <w:color w:val="000000" w:themeColor="text1"/>
        </w:rPr>
        <w:t xml:space="preserve"> </w:t>
      </w:r>
      <w:proofErr w:type="spellStart"/>
      <w:r w:rsidR="001E0CD7" w:rsidRPr="004F2AF7">
        <w:rPr>
          <w:rFonts w:cs="Times New Roman"/>
          <w:color w:val="000000" w:themeColor="text1"/>
        </w:rPr>
        <w:t>pasal</w:t>
      </w:r>
      <w:proofErr w:type="spellEnd"/>
      <w:r w:rsidR="001E0CD7" w:rsidRPr="004F2AF7">
        <w:rPr>
          <w:rFonts w:cs="Times New Roman"/>
          <w:color w:val="000000" w:themeColor="text1"/>
        </w:rPr>
        <w:t xml:space="preserve"> 1266 Kitab </w:t>
      </w:r>
      <w:proofErr w:type="spellStart"/>
      <w:r w:rsidR="001E0CD7" w:rsidRPr="004F2AF7">
        <w:rPr>
          <w:rFonts w:cs="Times New Roman"/>
          <w:color w:val="000000" w:themeColor="text1"/>
        </w:rPr>
        <w:t>Undang</w:t>
      </w:r>
      <w:r w:rsidR="003213F6" w:rsidRPr="004F2AF7">
        <w:rPr>
          <w:rFonts w:cs="Times New Roman"/>
          <w:color w:val="000000" w:themeColor="text1"/>
        </w:rPr>
        <w:t>-Undang</w:t>
      </w:r>
      <w:proofErr w:type="spellEnd"/>
      <w:r w:rsidR="003213F6" w:rsidRPr="004F2AF7">
        <w:rPr>
          <w:rFonts w:cs="Times New Roman"/>
          <w:color w:val="000000" w:themeColor="text1"/>
        </w:rPr>
        <w:t xml:space="preserve"> Hukum </w:t>
      </w:r>
      <w:proofErr w:type="spellStart"/>
      <w:r w:rsidR="003213F6" w:rsidRPr="004F2AF7">
        <w:rPr>
          <w:rFonts w:cs="Times New Roman"/>
          <w:color w:val="000000" w:themeColor="text1"/>
        </w:rPr>
        <w:t>Perdata</w:t>
      </w:r>
      <w:proofErr w:type="spellEnd"/>
      <w:r w:rsidR="003213F6" w:rsidRPr="004F2AF7">
        <w:rPr>
          <w:rFonts w:cs="Times New Roman"/>
          <w:color w:val="000000" w:themeColor="text1"/>
        </w:rPr>
        <w:t xml:space="preserve"> Indonesia</w:t>
      </w:r>
      <w:r w:rsidR="003213F6" w:rsidRPr="004F2AF7">
        <w:rPr>
          <w:rFonts w:cs="Times New Roman"/>
          <w:color w:val="000000" w:themeColor="text1"/>
          <w:lang w:val="id-ID"/>
        </w:rPr>
        <w:t>.</w:t>
      </w:r>
    </w:p>
    <w:p w14:paraId="63A6EBE7" w14:textId="77777777" w:rsidR="001E0CD7" w:rsidRPr="004F2AF7" w:rsidRDefault="001E0CD7" w:rsidP="004F2AF7">
      <w:pPr>
        <w:pStyle w:val="ListParagraph"/>
        <w:numPr>
          <w:ilvl w:val="0"/>
          <w:numId w:val="19"/>
        </w:numPr>
        <w:suppressAutoHyphens w:val="0"/>
        <w:spacing w:line="276" w:lineRule="auto"/>
        <w:ind w:left="567" w:hanging="567"/>
        <w:contextualSpacing/>
        <w:jc w:val="both"/>
        <w:rPr>
          <w:rFonts w:cs="Times New Roman"/>
          <w:color w:val="000000" w:themeColor="text1"/>
        </w:rPr>
      </w:pPr>
      <w:r w:rsidRPr="004F2AF7">
        <w:rPr>
          <w:rFonts w:cs="Times New Roman"/>
          <w:color w:val="000000" w:themeColor="text1"/>
        </w:rPr>
        <w:t xml:space="preserve">Hukum yang </w:t>
      </w:r>
      <w:proofErr w:type="spellStart"/>
      <w:r w:rsidRPr="004F2AF7">
        <w:rPr>
          <w:rFonts w:cs="Times New Roman"/>
          <w:color w:val="000000" w:themeColor="text1"/>
        </w:rPr>
        <w:t>berlaku</w:t>
      </w:r>
      <w:proofErr w:type="spellEnd"/>
    </w:p>
    <w:p w14:paraId="15B4E1B3" w14:textId="77777777" w:rsidR="001E0CD7" w:rsidRPr="004F2AF7" w:rsidRDefault="001E0CD7" w:rsidP="004F2AF7">
      <w:pPr>
        <w:pStyle w:val="ListParagraph"/>
        <w:numPr>
          <w:ilvl w:val="0"/>
          <w:numId w:val="35"/>
        </w:numPr>
        <w:suppressAutoHyphens w:val="0"/>
        <w:spacing w:line="276" w:lineRule="auto"/>
        <w:ind w:left="993" w:hanging="426"/>
        <w:contextualSpacing/>
        <w:jc w:val="both"/>
        <w:rPr>
          <w:rFonts w:cs="Times New Roman"/>
          <w:color w:val="000000" w:themeColor="text1"/>
        </w:rPr>
      </w:pPr>
      <w:proofErr w:type="spellStart"/>
      <w:r w:rsidRPr="004F2AF7">
        <w:rPr>
          <w:rFonts w:cs="Times New Roman"/>
          <w:color w:val="000000" w:themeColor="text1"/>
        </w:rPr>
        <w:t>Perjanjian</w:t>
      </w:r>
      <w:proofErr w:type="spellEnd"/>
      <w:r w:rsidR="00F00A90" w:rsidRPr="004F2AF7">
        <w:rPr>
          <w:rFonts w:cs="Times New Roman"/>
          <w:color w:val="000000" w:themeColor="text1"/>
          <w:lang w:val="id-ID"/>
        </w:rPr>
        <w:t xml:space="preserve"> </w:t>
      </w:r>
      <w:proofErr w:type="spellStart"/>
      <w:r w:rsidR="003213F6" w:rsidRPr="004F2AF7">
        <w:rPr>
          <w:rFonts w:cs="Times New Roman"/>
          <w:color w:val="000000" w:themeColor="text1"/>
        </w:rPr>
        <w:t>ini</w:t>
      </w:r>
      <w:proofErr w:type="spellEnd"/>
      <w:r w:rsidR="003213F6" w:rsidRPr="004F2AF7">
        <w:rPr>
          <w:rFonts w:cs="Times New Roman"/>
          <w:color w:val="000000" w:themeColor="text1"/>
        </w:rPr>
        <w:t xml:space="preserve"> dan </w:t>
      </w:r>
      <w:proofErr w:type="spellStart"/>
      <w:r w:rsidR="003213F6" w:rsidRPr="004F2AF7">
        <w:rPr>
          <w:rFonts w:cs="Times New Roman"/>
          <w:color w:val="000000" w:themeColor="text1"/>
        </w:rPr>
        <w:t>pelaksanaan</w:t>
      </w:r>
      <w:r w:rsidRPr="004F2AF7">
        <w:rPr>
          <w:rFonts w:cs="Times New Roman"/>
          <w:color w:val="000000" w:themeColor="text1"/>
        </w:rPr>
        <w:t>nya</w:t>
      </w:r>
      <w:proofErr w:type="spellEnd"/>
      <w:r w:rsidRPr="004F2AF7">
        <w:rPr>
          <w:rFonts w:cs="Times New Roman"/>
          <w:color w:val="000000" w:themeColor="text1"/>
        </w:rPr>
        <w:t xml:space="preserve"> </w:t>
      </w:r>
      <w:r w:rsidR="007F489B" w:rsidRPr="004F2AF7">
        <w:rPr>
          <w:rFonts w:cs="Times New Roman"/>
          <w:color w:val="000000" w:themeColor="text1"/>
          <w:lang w:val="id-ID"/>
        </w:rPr>
        <w:t xml:space="preserve">tunduk dan patuh pada ketentuan/peraturan hukum yang berlaku di </w:t>
      </w:r>
      <w:r w:rsidRPr="004F2AF7">
        <w:rPr>
          <w:rFonts w:cs="Times New Roman"/>
          <w:color w:val="000000" w:themeColor="text1"/>
        </w:rPr>
        <w:t>Indonesia.</w:t>
      </w:r>
    </w:p>
    <w:p w14:paraId="57434F44" w14:textId="77777777" w:rsidR="00725D8B" w:rsidRPr="004F2AF7" w:rsidRDefault="00725D8B" w:rsidP="004F2AF7">
      <w:pPr>
        <w:pStyle w:val="ListParagraph"/>
        <w:numPr>
          <w:ilvl w:val="0"/>
          <w:numId w:val="35"/>
        </w:numPr>
        <w:suppressAutoHyphens w:val="0"/>
        <w:spacing w:line="276" w:lineRule="auto"/>
        <w:ind w:left="993" w:hanging="426"/>
        <w:contextualSpacing/>
        <w:jc w:val="both"/>
        <w:rPr>
          <w:rFonts w:cs="Times New Roman"/>
          <w:color w:val="000000"/>
        </w:rPr>
      </w:pPr>
      <w:proofErr w:type="spellStart"/>
      <w:r w:rsidRPr="004F2AF7">
        <w:rPr>
          <w:rFonts w:cs="Times New Roman"/>
          <w:color w:val="000000"/>
        </w:rPr>
        <w:t>Apabila</w:t>
      </w:r>
      <w:proofErr w:type="spellEnd"/>
      <w:r w:rsidRPr="004F2AF7">
        <w:rPr>
          <w:rFonts w:cs="Times New Roman"/>
          <w:color w:val="000000"/>
        </w:rPr>
        <w:t xml:space="preserve"> </w:t>
      </w:r>
      <w:r w:rsidRPr="004F2AF7">
        <w:rPr>
          <w:rFonts w:cs="Times New Roman"/>
          <w:color w:val="000000"/>
          <w:lang w:val="id-ID"/>
        </w:rPr>
        <w:t>di</w:t>
      </w:r>
      <w:proofErr w:type="spellStart"/>
      <w:r w:rsidRPr="004F2AF7">
        <w:rPr>
          <w:rFonts w:cs="Times New Roman"/>
          <w:color w:val="000000"/>
        </w:rPr>
        <w:t>kemudian</w:t>
      </w:r>
      <w:proofErr w:type="spellEnd"/>
      <w:r w:rsidRPr="004F2AF7">
        <w:rPr>
          <w:rFonts w:cs="Times New Roman"/>
          <w:color w:val="000000"/>
        </w:rPr>
        <w:t xml:space="preserve"> </w:t>
      </w:r>
      <w:proofErr w:type="spellStart"/>
      <w:r w:rsidRPr="004F2AF7">
        <w:rPr>
          <w:rFonts w:cs="Times New Roman"/>
          <w:color w:val="000000"/>
        </w:rPr>
        <w:t>hari</w:t>
      </w:r>
      <w:proofErr w:type="spellEnd"/>
      <w:r w:rsidRPr="004F2AF7">
        <w:rPr>
          <w:rFonts w:cs="Times New Roman"/>
          <w:color w:val="000000"/>
        </w:rPr>
        <w:t xml:space="preserve"> </w:t>
      </w:r>
      <w:proofErr w:type="spellStart"/>
      <w:r w:rsidRPr="004F2AF7">
        <w:rPr>
          <w:rFonts w:cs="Times New Roman"/>
          <w:color w:val="000000"/>
        </w:rPr>
        <w:t>terbit</w:t>
      </w:r>
      <w:proofErr w:type="spellEnd"/>
      <w:r w:rsidRPr="004F2AF7">
        <w:rPr>
          <w:rFonts w:cs="Times New Roman"/>
          <w:color w:val="000000"/>
        </w:rPr>
        <w:t xml:space="preserve"> </w:t>
      </w:r>
      <w:proofErr w:type="spellStart"/>
      <w:r w:rsidRPr="004F2AF7">
        <w:rPr>
          <w:rFonts w:cs="Times New Roman"/>
          <w:color w:val="000000"/>
        </w:rPr>
        <w:t>perundangan</w:t>
      </w:r>
      <w:proofErr w:type="spellEnd"/>
      <w:r w:rsidRPr="004F2AF7">
        <w:rPr>
          <w:rFonts w:cs="Times New Roman"/>
          <w:color w:val="000000"/>
        </w:rPr>
        <w:t xml:space="preserve"> </w:t>
      </w:r>
      <w:proofErr w:type="spellStart"/>
      <w:r w:rsidRPr="004F2AF7">
        <w:rPr>
          <w:rFonts w:cs="Times New Roman"/>
          <w:color w:val="000000"/>
        </w:rPr>
        <w:t>baru</w:t>
      </w:r>
      <w:proofErr w:type="spellEnd"/>
      <w:r w:rsidRPr="004F2AF7">
        <w:rPr>
          <w:rFonts w:cs="Times New Roman"/>
          <w:color w:val="000000"/>
        </w:rPr>
        <w:t xml:space="preserve">, </w:t>
      </w:r>
      <w:r w:rsidRPr="004F2AF7">
        <w:rPr>
          <w:rFonts w:cs="Times New Roman"/>
          <w:color w:val="000000"/>
          <w:lang w:val="id-ID"/>
        </w:rPr>
        <w:t>agar</w:t>
      </w:r>
      <w:r w:rsidRPr="004F2AF7">
        <w:rPr>
          <w:rFonts w:cs="Times New Roman"/>
          <w:color w:val="000000"/>
        </w:rPr>
        <w:t xml:space="preserve"> </w:t>
      </w:r>
      <w:proofErr w:type="spellStart"/>
      <w:r w:rsidRPr="004F2AF7">
        <w:rPr>
          <w:rFonts w:cs="Times New Roman"/>
          <w:color w:val="000000"/>
        </w:rPr>
        <w:t>pasal-pasal</w:t>
      </w:r>
      <w:proofErr w:type="spellEnd"/>
      <w:r w:rsidRPr="004F2AF7">
        <w:rPr>
          <w:rFonts w:cs="Times New Roman"/>
          <w:color w:val="000000"/>
        </w:rPr>
        <w:t xml:space="preserve"> </w:t>
      </w:r>
      <w:r w:rsidRPr="004F2AF7">
        <w:rPr>
          <w:rFonts w:cs="Times New Roman"/>
          <w:color w:val="000000"/>
          <w:lang w:val="id-ID"/>
        </w:rPr>
        <w:t xml:space="preserve">dalam </w:t>
      </w:r>
      <w:proofErr w:type="spellStart"/>
      <w:r w:rsidRPr="004F2AF7">
        <w:rPr>
          <w:rFonts w:cs="Times New Roman"/>
          <w:color w:val="000000"/>
        </w:rPr>
        <w:t>perjanjian</w:t>
      </w:r>
      <w:proofErr w:type="spellEnd"/>
      <w:r w:rsidRPr="004F2AF7">
        <w:rPr>
          <w:rFonts w:cs="Times New Roman"/>
          <w:color w:val="000000"/>
        </w:rPr>
        <w:t xml:space="preserve"> </w:t>
      </w:r>
      <w:proofErr w:type="spellStart"/>
      <w:r w:rsidRPr="004F2AF7">
        <w:rPr>
          <w:rFonts w:cs="Times New Roman"/>
          <w:color w:val="000000"/>
        </w:rPr>
        <w:t>ini</w:t>
      </w:r>
      <w:proofErr w:type="spellEnd"/>
      <w:r w:rsidRPr="004F2AF7">
        <w:rPr>
          <w:rFonts w:cs="Times New Roman"/>
          <w:color w:val="000000"/>
        </w:rPr>
        <w:t xml:space="preserve"> </w:t>
      </w:r>
      <w:r w:rsidRPr="004F2AF7">
        <w:rPr>
          <w:rFonts w:cs="Times New Roman"/>
          <w:color w:val="000000"/>
          <w:lang w:val="id-ID"/>
        </w:rPr>
        <w:t>tidak</w:t>
      </w:r>
      <w:r w:rsidRPr="004F2AF7">
        <w:rPr>
          <w:rFonts w:cs="Times New Roman"/>
          <w:color w:val="000000"/>
        </w:rPr>
        <w:t xml:space="preserve"> </w:t>
      </w:r>
      <w:proofErr w:type="spellStart"/>
      <w:r w:rsidRPr="004F2AF7">
        <w:rPr>
          <w:rFonts w:cs="Times New Roman"/>
          <w:color w:val="000000"/>
        </w:rPr>
        <w:t>bertentangan</w:t>
      </w:r>
      <w:proofErr w:type="spellEnd"/>
      <w:r w:rsidRPr="004F2AF7">
        <w:rPr>
          <w:rFonts w:cs="Times New Roman"/>
          <w:color w:val="000000"/>
        </w:rPr>
        <w:t xml:space="preserve"> </w:t>
      </w:r>
      <w:proofErr w:type="spellStart"/>
      <w:r w:rsidRPr="004F2AF7">
        <w:rPr>
          <w:rFonts w:cs="Times New Roman"/>
          <w:color w:val="000000"/>
        </w:rPr>
        <w:t>dengan</w:t>
      </w:r>
      <w:proofErr w:type="spellEnd"/>
      <w:r w:rsidRPr="004F2AF7">
        <w:rPr>
          <w:rFonts w:cs="Times New Roman"/>
          <w:color w:val="000000"/>
        </w:rPr>
        <w:t xml:space="preserve"> </w:t>
      </w:r>
      <w:proofErr w:type="spellStart"/>
      <w:r w:rsidRPr="004F2AF7">
        <w:rPr>
          <w:rFonts w:cs="Times New Roman"/>
          <w:color w:val="000000"/>
        </w:rPr>
        <w:t>perundangan</w:t>
      </w:r>
      <w:proofErr w:type="spellEnd"/>
      <w:r w:rsidRPr="004F2AF7">
        <w:rPr>
          <w:rFonts w:cs="Times New Roman"/>
          <w:color w:val="000000"/>
        </w:rPr>
        <w:t xml:space="preserve"> </w:t>
      </w:r>
      <w:proofErr w:type="spellStart"/>
      <w:r w:rsidRPr="004F2AF7">
        <w:rPr>
          <w:rFonts w:cs="Times New Roman"/>
          <w:color w:val="000000"/>
        </w:rPr>
        <w:t>baru</w:t>
      </w:r>
      <w:proofErr w:type="spellEnd"/>
      <w:r w:rsidRPr="004F2AF7">
        <w:rPr>
          <w:rFonts w:cs="Times New Roman"/>
          <w:color w:val="000000"/>
        </w:rPr>
        <w:t xml:space="preserve"> </w:t>
      </w:r>
      <w:proofErr w:type="spellStart"/>
      <w:r w:rsidRPr="004F2AF7">
        <w:rPr>
          <w:rFonts w:cs="Times New Roman"/>
          <w:color w:val="000000"/>
        </w:rPr>
        <w:t>tersebut</w:t>
      </w:r>
      <w:proofErr w:type="spellEnd"/>
      <w:r w:rsidRPr="004F2AF7">
        <w:rPr>
          <w:rFonts w:cs="Times New Roman"/>
          <w:color w:val="000000"/>
          <w:lang w:val="id-ID"/>
        </w:rPr>
        <w:t>, maka</w:t>
      </w:r>
      <w:r w:rsidRPr="004F2AF7">
        <w:rPr>
          <w:rFonts w:cs="Times New Roman"/>
          <w:color w:val="000000"/>
        </w:rPr>
        <w:t xml:space="preserve"> </w:t>
      </w:r>
      <w:proofErr w:type="spellStart"/>
      <w:r w:rsidRPr="004F2AF7">
        <w:rPr>
          <w:rFonts w:cs="Times New Roman"/>
          <w:color w:val="000000"/>
        </w:rPr>
        <w:t>akan</w:t>
      </w:r>
      <w:proofErr w:type="spellEnd"/>
      <w:r w:rsidRPr="004F2AF7">
        <w:rPr>
          <w:rFonts w:cs="Times New Roman"/>
          <w:color w:val="000000"/>
        </w:rPr>
        <w:t xml:space="preserve"> </w:t>
      </w:r>
      <w:proofErr w:type="spellStart"/>
      <w:r w:rsidRPr="004F2AF7">
        <w:rPr>
          <w:rFonts w:cs="Times New Roman"/>
          <w:color w:val="000000"/>
        </w:rPr>
        <w:t>dimusyawarahkan</w:t>
      </w:r>
      <w:proofErr w:type="spellEnd"/>
      <w:r w:rsidRPr="004F2AF7">
        <w:rPr>
          <w:rFonts w:cs="Times New Roman"/>
          <w:color w:val="000000"/>
        </w:rPr>
        <w:t xml:space="preserve"> </w:t>
      </w:r>
      <w:proofErr w:type="spellStart"/>
      <w:r w:rsidRPr="004F2AF7">
        <w:rPr>
          <w:rFonts w:cs="Times New Roman"/>
          <w:color w:val="000000"/>
        </w:rPr>
        <w:t>kembali</w:t>
      </w:r>
      <w:proofErr w:type="spellEnd"/>
      <w:r w:rsidRPr="004F2AF7">
        <w:rPr>
          <w:rFonts w:cs="Times New Roman"/>
          <w:color w:val="000000"/>
        </w:rPr>
        <w:t xml:space="preserve"> oleh </w:t>
      </w:r>
      <w:r w:rsidRPr="004F2AF7">
        <w:rPr>
          <w:rFonts w:cs="Times New Roman"/>
          <w:b/>
          <w:color w:val="000000"/>
        </w:rPr>
        <w:t xml:space="preserve">Para </w:t>
      </w:r>
      <w:proofErr w:type="spellStart"/>
      <w:r w:rsidRPr="004F2AF7">
        <w:rPr>
          <w:rFonts w:cs="Times New Roman"/>
          <w:b/>
          <w:color w:val="000000"/>
        </w:rPr>
        <w:t>Pihak</w:t>
      </w:r>
      <w:proofErr w:type="spellEnd"/>
      <w:r w:rsidRPr="004F2AF7">
        <w:rPr>
          <w:rFonts w:cs="Times New Roman"/>
          <w:color w:val="000000"/>
        </w:rPr>
        <w:t xml:space="preserve"> </w:t>
      </w:r>
      <w:proofErr w:type="spellStart"/>
      <w:r w:rsidRPr="004F2AF7">
        <w:rPr>
          <w:rFonts w:cs="Times New Roman"/>
          <w:color w:val="000000"/>
        </w:rPr>
        <w:t>dengan</w:t>
      </w:r>
      <w:proofErr w:type="spellEnd"/>
      <w:r w:rsidRPr="004F2AF7">
        <w:rPr>
          <w:rFonts w:cs="Times New Roman"/>
          <w:color w:val="000000"/>
        </w:rPr>
        <w:t xml:space="preserve"> </w:t>
      </w:r>
      <w:proofErr w:type="spellStart"/>
      <w:r w:rsidRPr="004F2AF7">
        <w:rPr>
          <w:rFonts w:cs="Times New Roman"/>
          <w:color w:val="000000"/>
        </w:rPr>
        <w:t>tidak</w:t>
      </w:r>
      <w:proofErr w:type="spellEnd"/>
      <w:r w:rsidRPr="004F2AF7">
        <w:rPr>
          <w:rFonts w:cs="Times New Roman"/>
          <w:color w:val="000000"/>
        </w:rPr>
        <w:t xml:space="preserve"> </w:t>
      </w:r>
      <w:proofErr w:type="spellStart"/>
      <w:r w:rsidRPr="004F2AF7">
        <w:rPr>
          <w:rFonts w:cs="Times New Roman"/>
          <w:color w:val="000000"/>
        </w:rPr>
        <w:t>membatalkan</w:t>
      </w:r>
      <w:proofErr w:type="spellEnd"/>
      <w:r w:rsidRPr="004F2AF7">
        <w:rPr>
          <w:rFonts w:cs="Times New Roman"/>
          <w:color w:val="000000"/>
        </w:rPr>
        <w:t xml:space="preserve"> </w:t>
      </w:r>
      <w:proofErr w:type="spellStart"/>
      <w:r w:rsidRPr="004F2AF7">
        <w:rPr>
          <w:rFonts w:cs="Times New Roman"/>
          <w:color w:val="000000"/>
        </w:rPr>
        <w:t>perjanjian</w:t>
      </w:r>
      <w:proofErr w:type="spellEnd"/>
      <w:r w:rsidRPr="004F2AF7">
        <w:rPr>
          <w:rFonts w:cs="Times New Roman"/>
          <w:color w:val="000000"/>
        </w:rPr>
        <w:t xml:space="preserve"> </w:t>
      </w:r>
      <w:proofErr w:type="spellStart"/>
      <w:r w:rsidRPr="004F2AF7">
        <w:rPr>
          <w:rFonts w:cs="Times New Roman"/>
          <w:color w:val="000000"/>
        </w:rPr>
        <w:t>ini</w:t>
      </w:r>
      <w:proofErr w:type="spellEnd"/>
      <w:r w:rsidRPr="004F2AF7">
        <w:rPr>
          <w:rFonts w:cs="Times New Roman"/>
          <w:color w:val="000000"/>
        </w:rPr>
        <w:t>.</w:t>
      </w:r>
    </w:p>
    <w:p w14:paraId="4C44C93B" w14:textId="77777777" w:rsidR="0084356D" w:rsidRPr="004F2AF7" w:rsidRDefault="0084356D" w:rsidP="004F2AF7">
      <w:pPr>
        <w:spacing w:after="0"/>
        <w:jc w:val="both"/>
        <w:rPr>
          <w:rFonts w:ascii="Times New Roman" w:hAnsi="Times New Roman" w:cs="Times New Roman"/>
          <w:color w:val="000000" w:themeColor="text1"/>
          <w:sz w:val="24"/>
          <w:szCs w:val="24"/>
        </w:rPr>
      </w:pPr>
    </w:p>
    <w:p w14:paraId="05E8BAFF" w14:textId="77777777" w:rsidR="000B50DF" w:rsidRDefault="001E0CD7" w:rsidP="004F2AF7">
      <w:pPr>
        <w:spacing w:after="0"/>
        <w:jc w:val="both"/>
        <w:rPr>
          <w:rFonts w:ascii="Times New Roman" w:hAnsi="Times New Roman" w:cs="Times New Roman"/>
          <w:color w:val="000000" w:themeColor="text1"/>
          <w:sz w:val="24"/>
          <w:szCs w:val="24"/>
        </w:rPr>
      </w:pPr>
      <w:r w:rsidRPr="004F2AF7">
        <w:rPr>
          <w:rFonts w:ascii="Times New Roman" w:hAnsi="Times New Roman" w:cs="Times New Roman"/>
          <w:color w:val="000000" w:themeColor="text1"/>
          <w:sz w:val="24"/>
          <w:szCs w:val="24"/>
        </w:rPr>
        <w:t>Demikian perjanj</w:t>
      </w:r>
      <w:r w:rsidR="00F02720" w:rsidRPr="004F2AF7">
        <w:rPr>
          <w:rFonts w:ascii="Times New Roman" w:hAnsi="Times New Roman" w:cs="Times New Roman"/>
          <w:color w:val="000000" w:themeColor="text1"/>
          <w:sz w:val="24"/>
          <w:szCs w:val="24"/>
        </w:rPr>
        <w:t>ian</w:t>
      </w:r>
      <w:r w:rsidR="00A3233A" w:rsidRPr="004F2AF7">
        <w:rPr>
          <w:rFonts w:ascii="Times New Roman" w:hAnsi="Times New Roman" w:cs="Times New Roman"/>
          <w:color w:val="000000" w:themeColor="text1"/>
          <w:sz w:val="24"/>
          <w:szCs w:val="24"/>
        </w:rPr>
        <w:t xml:space="preserve"> </w:t>
      </w:r>
      <w:r w:rsidR="00F02720" w:rsidRPr="004F2AF7">
        <w:rPr>
          <w:rFonts w:ascii="Times New Roman" w:hAnsi="Times New Roman" w:cs="Times New Roman"/>
          <w:color w:val="000000" w:themeColor="text1"/>
          <w:sz w:val="24"/>
          <w:szCs w:val="24"/>
        </w:rPr>
        <w:t xml:space="preserve">ini dibuat </w:t>
      </w:r>
      <w:r w:rsidRPr="004F2AF7">
        <w:rPr>
          <w:rFonts w:ascii="Times New Roman" w:hAnsi="Times New Roman" w:cs="Times New Roman"/>
          <w:color w:val="000000" w:themeColor="text1"/>
          <w:sz w:val="24"/>
          <w:szCs w:val="24"/>
        </w:rPr>
        <w:t>rangkap dua yang masing-m</w:t>
      </w:r>
      <w:r w:rsidR="00F02720" w:rsidRPr="004F2AF7">
        <w:rPr>
          <w:rFonts w:ascii="Times New Roman" w:hAnsi="Times New Roman" w:cs="Times New Roman"/>
          <w:color w:val="000000" w:themeColor="text1"/>
          <w:sz w:val="24"/>
          <w:szCs w:val="24"/>
        </w:rPr>
        <w:t xml:space="preserve">asing </w:t>
      </w:r>
      <w:r w:rsidRPr="004F2AF7">
        <w:rPr>
          <w:rFonts w:ascii="Times New Roman" w:hAnsi="Times New Roman" w:cs="Times New Roman"/>
          <w:color w:val="000000" w:themeColor="text1"/>
          <w:sz w:val="24"/>
          <w:szCs w:val="24"/>
        </w:rPr>
        <w:t>mempunyai kek</w:t>
      </w:r>
      <w:r w:rsidR="004F25E8" w:rsidRPr="004F2AF7">
        <w:rPr>
          <w:rFonts w:ascii="Times New Roman" w:hAnsi="Times New Roman" w:cs="Times New Roman"/>
          <w:color w:val="000000" w:themeColor="text1"/>
          <w:sz w:val="24"/>
          <w:szCs w:val="24"/>
        </w:rPr>
        <w:t>uatan hukum yang sama diatas me</w:t>
      </w:r>
      <w:r w:rsidR="00F02720" w:rsidRPr="004F2AF7">
        <w:rPr>
          <w:rFonts w:ascii="Times New Roman" w:hAnsi="Times New Roman" w:cs="Times New Roman"/>
          <w:color w:val="000000" w:themeColor="text1"/>
          <w:sz w:val="24"/>
          <w:szCs w:val="24"/>
        </w:rPr>
        <w:t xml:space="preserve">terai yang cukup satu untuk </w:t>
      </w:r>
      <w:r w:rsidR="00EF15BE" w:rsidRPr="004F2AF7">
        <w:rPr>
          <w:rFonts w:ascii="Times New Roman" w:hAnsi="Times New Roman" w:cs="Times New Roman"/>
          <w:b/>
          <w:color w:val="000000" w:themeColor="text1"/>
          <w:sz w:val="24"/>
          <w:szCs w:val="24"/>
        </w:rPr>
        <w:t>Pihak Pertama</w:t>
      </w:r>
      <w:r w:rsidR="00EF15BE" w:rsidRPr="004F2AF7">
        <w:rPr>
          <w:rFonts w:ascii="Times New Roman" w:hAnsi="Times New Roman" w:cs="Times New Roman"/>
          <w:color w:val="000000" w:themeColor="text1"/>
          <w:sz w:val="24"/>
          <w:szCs w:val="24"/>
        </w:rPr>
        <w:t xml:space="preserve"> </w:t>
      </w:r>
      <w:r w:rsidR="00F02720" w:rsidRPr="004F2AF7">
        <w:rPr>
          <w:rFonts w:ascii="Times New Roman" w:hAnsi="Times New Roman" w:cs="Times New Roman"/>
          <w:color w:val="000000" w:themeColor="text1"/>
          <w:sz w:val="24"/>
          <w:szCs w:val="24"/>
        </w:rPr>
        <w:t xml:space="preserve">dan satu untuk </w:t>
      </w:r>
      <w:r w:rsidR="00EF15BE" w:rsidRPr="004F2AF7">
        <w:rPr>
          <w:rFonts w:ascii="Times New Roman" w:hAnsi="Times New Roman" w:cs="Times New Roman"/>
          <w:b/>
          <w:color w:val="000000" w:themeColor="text1"/>
          <w:sz w:val="24"/>
          <w:szCs w:val="24"/>
        </w:rPr>
        <w:t>Pihak Kedua</w:t>
      </w:r>
      <w:r w:rsidR="00F02720" w:rsidRPr="004F2AF7">
        <w:rPr>
          <w:rFonts w:ascii="Times New Roman" w:hAnsi="Times New Roman" w:cs="Times New Roman"/>
          <w:color w:val="000000" w:themeColor="text1"/>
          <w:sz w:val="24"/>
          <w:szCs w:val="24"/>
        </w:rPr>
        <w:t>.</w:t>
      </w:r>
    </w:p>
    <w:p w14:paraId="4C5A84F4" w14:textId="77777777" w:rsidR="00C20180" w:rsidRPr="004F2AF7" w:rsidRDefault="00C20180" w:rsidP="004F2AF7">
      <w:pPr>
        <w:spacing w:after="0"/>
        <w:jc w:val="both"/>
        <w:rPr>
          <w:rFonts w:ascii="Times New Roman" w:hAnsi="Times New Roman" w:cs="Times New Roman"/>
          <w:color w:val="000000" w:themeColor="text1"/>
          <w:sz w:val="24"/>
          <w:szCs w:val="24"/>
        </w:rPr>
      </w:pPr>
    </w:p>
    <w:p w14:paraId="47AB66F2" w14:textId="77777777" w:rsidR="00414AE8" w:rsidRPr="004F2AF7" w:rsidRDefault="00414AE8" w:rsidP="004F2AF7">
      <w:pPr>
        <w:spacing w:after="0"/>
        <w:jc w:val="both"/>
        <w:rPr>
          <w:rFonts w:ascii="Times New Roman" w:hAnsi="Times New Roman" w:cs="Times New Roman"/>
          <w:color w:val="000000" w:themeColor="text1"/>
          <w:sz w:val="24"/>
          <w:szCs w:val="24"/>
        </w:rPr>
      </w:pPr>
    </w:p>
    <w:tbl>
      <w:tblPr>
        <w:tblW w:w="5000" w:type="pct"/>
        <w:tblCellMar>
          <w:left w:w="0" w:type="dxa"/>
          <w:right w:w="0" w:type="dxa"/>
        </w:tblCellMar>
        <w:tblLook w:val="0000" w:firstRow="0" w:lastRow="0" w:firstColumn="0" w:lastColumn="0" w:noHBand="0" w:noVBand="0"/>
      </w:tblPr>
      <w:tblGrid>
        <w:gridCol w:w="4826"/>
        <w:gridCol w:w="4201"/>
      </w:tblGrid>
      <w:tr w:rsidR="007749D3" w:rsidRPr="004F2AF7" w14:paraId="06C263B2" w14:textId="77777777" w:rsidTr="00C20180">
        <w:trPr>
          <w:trHeight w:val="1483"/>
        </w:trPr>
        <w:tc>
          <w:tcPr>
            <w:tcW w:w="2400" w:type="pct"/>
            <w:vAlign w:val="bottom"/>
          </w:tcPr>
          <w:p w14:paraId="159937BF" w14:textId="77777777" w:rsidR="007749D3" w:rsidRPr="004F2AF7" w:rsidRDefault="007749D3" w:rsidP="004F2AF7">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PIHAK PERTAMA</w:t>
            </w:r>
          </w:p>
          <w:p w14:paraId="31FC4818" w14:textId="64AD7405" w:rsidR="007749D3" w:rsidRPr="00876C3B" w:rsidRDefault="00465955" w:rsidP="004F2AF7">
            <w:pPr>
              <w:widowControl w:val="0"/>
              <w:autoSpaceDE w:val="0"/>
              <w:autoSpaceDN w:val="0"/>
              <w:adjustRightInd w:val="0"/>
              <w:spacing w:after="0"/>
              <w:ind w:right="105"/>
              <w:jc w:val="center"/>
              <w:rPr>
                <w:rFonts w:ascii="Times New Roman" w:hAnsi="Times New Roman" w:cs="Times New Roman"/>
                <w:b/>
                <w:i/>
                <w:color w:val="000000" w:themeColor="text1"/>
                <w:sz w:val="24"/>
                <w:szCs w:val="24"/>
                <w:rPrChange w:id="247" w:author="ROHAYATI" w:date="2024-08-02T14:24:00Z">
                  <w:rPr>
                    <w:rFonts w:ascii="Times New Roman" w:hAnsi="Times New Roman" w:cs="Times New Roman"/>
                    <w:i/>
                    <w:color w:val="000000" w:themeColor="text1"/>
                    <w:sz w:val="24"/>
                    <w:szCs w:val="24"/>
                  </w:rPr>
                </w:rPrChange>
              </w:rPr>
            </w:pPr>
            <w:del w:id="248" w:author="ROHAYATI" w:date="2024-08-02T14:23:00Z">
              <w:r w:rsidRPr="00876C3B" w:rsidDel="00876C3B">
                <w:rPr>
                  <w:rFonts w:ascii="Times New Roman" w:hAnsi="Times New Roman" w:cs="Times New Roman"/>
                  <w:b/>
                  <w:color w:val="000000" w:themeColor="text1"/>
                  <w:sz w:val="24"/>
                  <w:szCs w:val="24"/>
                  <w:lang w:val="en-US"/>
                  <w:rPrChange w:id="249" w:author="ROHAYATI" w:date="2024-08-02T14:24:00Z">
                    <w:rPr>
                      <w:rFonts w:ascii="Times New Roman" w:hAnsi="Times New Roman" w:cs="Times New Roman"/>
                      <w:color w:val="000000" w:themeColor="text1"/>
                      <w:sz w:val="24"/>
                      <w:szCs w:val="24"/>
                      <w:lang w:val="en-US"/>
                    </w:rPr>
                  </w:rPrChange>
                </w:rPr>
                <w:delText>……………</w:delText>
              </w:r>
              <w:r w:rsidR="00F33B45" w:rsidRPr="00876C3B" w:rsidDel="00876C3B">
                <w:rPr>
                  <w:rFonts w:ascii="Times New Roman" w:hAnsi="Times New Roman" w:cs="Times New Roman"/>
                  <w:b/>
                  <w:color w:val="000000" w:themeColor="text1"/>
                  <w:sz w:val="24"/>
                  <w:szCs w:val="24"/>
                  <w:lang w:val="en-US"/>
                  <w:rPrChange w:id="250" w:author="ROHAYATI" w:date="2024-08-02T14:24:00Z">
                    <w:rPr>
                      <w:rFonts w:ascii="Times New Roman" w:hAnsi="Times New Roman" w:cs="Times New Roman"/>
                      <w:color w:val="000000" w:themeColor="text1"/>
                      <w:sz w:val="24"/>
                      <w:szCs w:val="24"/>
                      <w:lang w:val="en-US"/>
                    </w:rPr>
                  </w:rPrChange>
                </w:rPr>
                <w:delText xml:space="preserve">……… </w:delText>
              </w:r>
              <w:r w:rsidR="00F33B45" w:rsidRPr="00876C3B" w:rsidDel="00876C3B">
                <w:rPr>
                  <w:rFonts w:ascii="Times New Roman" w:hAnsi="Times New Roman" w:cs="Times New Roman"/>
                  <w:b/>
                  <w:i/>
                  <w:color w:val="000000" w:themeColor="text1"/>
                  <w:sz w:val="24"/>
                  <w:szCs w:val="24"/>
                  <w:lang w:val="en-US"/>
                  <w:rPrChange w:id="251" w:author="ROHAYATI" w:date="2024-08-02T14:24:00Z">
                    <w:rPr>
                      <w:rFonts w:ascii="Times New Roman" w:hAnsi="Times New Roman" w:cs="Times New Roman"/>
                      <w:i/>
                      <w:color w:val="000000" w:themeColor="text1"/>
                      <w:sz w:val="24"/>
                      <w:szCs w:val="24"/>
                      <w:lang w:val="en-US"/>
                    </w:rPr>
                  </w:rPrChange>
                </w:rPr>
                <w:delText xml:space="preserve">[nama </w:delText>
              </w:r>
              <w:r w:rsidR="003F5ED0" w:rsidRPr="00876C3B" w:rsidDel="00876C3B">
                <w:rPr>
                  <w:rFonts w:ascii="Times New Roman" w:hAnsi="Times New Roman" w:cs="Times New Roman"/>
                  <w:b/>
                  <w:i/>
                  <w:color w:val="000000" w:themeColor="text1"/>
                  <w:sz w:val="24"/>
                  <w:szCs w:val="24"/>
                  <w:rPrChange w:id="252" w:author="ROHAYATI" w:date="2024-08-02T14:24:00Z">
                    <w:rPr>
                      <w:rFonts w:ascii="Times New Roman" w:hAnsi="Times New Roman" w:cs="Times New Roman"/>
                      <w:i/>
                      <w:color w:val="000000" w:themeColor="text1"/>
                      <w:sz w:val="24"/>
                      <w:szCs w:val="24"/>
                    </w:rPr>
                  </w:rPrChange>
                </w:rPr>
                <w:delText>vendor</w:delText>
              </w:r>
            </w:del>
            <w:ins w:id="253" w:author="wahonopodo@gmail.com" w:date="2024-09-19T11:20:00Z">
              <w:r w:rsidR="00873A49">
                <w:rPr>
                  <w:rFonts w:ascii="Times New Roman" w:hAnsi="Times New Roman" w:cs="Times New Roman"/>
                  <w:b/>
                  <w:color w:val="000000" w:themeColor="text1"/>
                  <w:sz w:val="24"/>
                  <w:szCs w:val="24"/>
                  <w:lang w:val="en-US"/>
                </w:rPr>
                <w:t>PT. I</w:t>
              </w:r>
            </w:ins>
            <w:ins w:id="254" w:author="wahonopodo@gmail.com" w:date="2024-09-19T11:21:00Z">
              <w:r w:rsidR="00873A49">
                <w:rPr>
                  <w:rFonts w:ascii="Times New Roman" w:hAnsi="Times New Roman" w:cs="Times New Roman"/>
                  <w:b/>
                  <w:color w:val="000000" w:themeColor="text1"/>
                  <w:sz w:val="24"/>
                  <w:szCs w:val="24"/>
                  <w:lang w:val="en-US"/>
                </w:rPr>
                <w:t>NTALA GLOBAL KONSULTAN</w:t>
              </w:r>
            </w:ins>
            <w:ins w:id="255" w:author="ROHAYATI" w:date="2024-08-12T14:29:00Z">
              <w:del w:id="256" w:author="wahonopodo@gmail.com" w:date="2024-09-19T11:20:00Z">
                <w:r w:rsidR="00485872" w:rsidDel="00873A49">
                  <w:rPr>
                    <w:rFonts w:ascii="Times New Roman" w:hAnsi="Times New Roman" w:cs="Times New Roman"/>
                    <w:b/>
                    <w:color w:val="000000" w:themeColor="text1"/>
                    <w:sz w:val="24"/>
                    <w:szCs w:val="24"/>
                    <w:lang w:val="en-US"/>
                  </w:rPr>
                  <w:delText>………………………………</w:delText>
                </w:r>
              </w:del>
            </w:ins>
            <w:ins w:id="257" w:author="ROHAYATI" w:date="2024-08-12T14:30:00Z">
              <w:del w:id="258" w:author="wahonopodo@gmail.com" w:date="2024-09-19T11:20:00Z">
                <w:r w:rsidR="00485872" w:rsidDel="00873A49">
                  <w:rPr>
                    <w:rFonts w:ascii="Times New Roman" w:hAnsi="Times New Roman" w:cs="Times New Roman"/>
                    <w:b/>
                    <w:color w:val="000000" w:themeColor="text1"/>
                    <w:sz w:val="24"/>
                    <w:szCs w:val="24"/>
                    <w:lang w:val="en-US"/>
                  </w:rPr>
                  <w:delText>…</w:delText>
                </w:r>
              </w:del>
            </w:ins>
            <w:del w:id="259" w:author="ROHAYATI" w:date="2024-08-02T14:23:00Z">
              <w:r w:rsidR="00F33B45" w:rsidRPr="00876C3B" w:rsidDel="00876C3B">
                <w:rPr>
                  <w:rFonts w:ascii="Times New Roman" w:hAnsi="Times New Roman" w:cs="Times New Roman"/>
                  <w:b/>
                  <w:i/>
                  <w:color w:val="000000" w:themeColor="text1"/>
                  <w:sz w:val="24"/>
                  <w:szCs w:val="24"/>
                  <w:lang w:val="en-US"/>
                  <w:rPrChange w:id="260" w:author="ROHAYATI" w:date="2024-08-02T14:24:00Z">
                    <w:rPr>
                      <w:rFonts w:ascii="Times New Roman" w:hAnsi="Times New Roman" w:cs="Times New Roman"/>
                      <w:i/>
                      <w:color w:val="000000" w:themeColor="text1"/>
                      <w:sz w:val="24"/>
                      <w:szCs w:val="24"/>
                      <w:lang w:val="en-US"/>
                    </w:rPr>
                  </w:rPrChange>
                </w:rPr>
                <w:delText>]</w:delText>
              </w:r>
            </w:del>
          </w:p>
          <w:p w14:paraId="41BF235A" w14:textId="77777777" w:rsidR="00274E62" w:rsidRDefault="00274E62">
            <w:pPr>
              <w:widowControl w:val="0"/>
              <w:autoSpaceDE w:val="0"/>
              <w:autoSpaceDN w:val="0"/>
              <w:adjustRightInd w:val="0"/>
              <w:spacing w:after="0"/>
              <w:ind w:right="105"/>
              <w:jc w:val="center"/>
              <w:rPr>
                <w:ins w:id="261" w:author="ROHAYATI" w:date="2024-11-29T14:34:00Z"/>
                <w:rFonts w:ascii="Times New Roman" w:hAnsi="Times New Roman" w:cs="Times New Roman"/>
                <w:b/>
                <w:bCs/>
                <w:color w:val="000000" w:themeColor="text1"/>
                <w:sz w:val="24"/>
                <w:szCs w:val="24"/>
              </w:rPr>
            </w:pPr>
          </w:p>
          <w:p w14:paraId="5CBC06D4" w14:textId="77777777" w:rsidR="00274E62" w:rsidRDefault="00274E62">
            <w:pPr>
              <w:widowControl w:val="0"/>
              <w:autoSpaceDE w:val="0"/>
              <w:autoSpaceDN w:val="0"/>
              <w:adjustRightInd w:val="0"/>
              <w:spacing w:after="0"/>
              <w:ind w:right="105"/>
              <w:jc w:val="center"/>
              <w:rPr>
                <w:ins w:id="262" w:author="ROHAYATI" w:date="2024-11-29T14:34:00Z"/>
                <w:rFonts w:ascii="Times New Roman" w:hAnsi="Times New Roman" w:cs="Times New Roman"/>
                <w:b/>
                <w:bCs/>
                <w:color w:val="000000" w:themeColor="text1"/>
                <w:sz w:val="24"/>
                <w:szCs w:val="24"/>
              </w:rPr>
            </w:pPr>
          </w:p>
          <w:p w14:paraId="345ECDFB" w14:textId="77777777" w:rsidR="00274E62" w:rsidRDefault="00274E62">
            <w:pPr>
              <w:widowControl w:val="0"/>
              <w:autoSpaceDE w:val="0"/>
              <w:autoSpaceDN w:val="0"/>
              <w:adjustRightInd w:val="0"/>
              <w:spacing w:after="0"/>
              <w:ind w:right="105"/>
              <w:jc w:val="center"/>
              <w:rPr>
                <w:ins w:id="263" w:author="ROHAYATI" w:date="2024-11-29T14:34:00Z"/>
                <w:rFonts w:ascii="Times New Roman" w:hAnsi="Times New Roman" w:cs="Times New Roman"/>
                <w:b/>
                <w:bCs/>
                <w:color w:val="000000" w:themeColor="text1"/>
                <w:sz w:val="24"/>
                <w:szCs w:val="24"/>
              </w:rPr>
            </w:pPr>
          </w:p>
          <w:p w14:paraId="366692EA" w14:textId="00C4F706" w:rsidR="00414AE8" w:rsidRPr="004F2AF7" w:rsidDel="00274E62" w:rsidRDefault="009F563B">
            <w:pPr>
              <w:widowControl w:val="0"/>
              <w:autoSpaceDE w:val="0"/>
              <w:autoSpaceDN w:val="0"/>
              <w:adjustRightInd w:val="0"/>
              <w:spacing w:after="0"/>
              <w:ind w:right="105"/>
              <w:jc w:val="center"/>
              <w:rPr>
                <w:del w:id="264" w:author="ROHAYATI" w:date="2024-11-29T14:34:00Z"/>
                <w:rFonts w:ascii="Times New Roman" w:hAnsi="Times New Roman" w:cs="Times New Roman"/>
                <w:b/>
                <w:bCs/>
                <w:color w:val="000000" w:themeColor="text1"/>
                <w:sz w:val="24"/>
                <w:szCs w:val="24"/>
              </w:rPr>
            </w:pPr>
            <w:ins w:id="265" w:author="wahonopodo@gmail.com" w:date="2024-09-19T11:28:00Z">
              <w:del w:id="266" w:author="ROHAYATI" w:date="2024-11-29T14:34:00Z">
                <w:r w:rsidDel="00274E62">
                  <w:rPr>
                    <w:noProof/>
                    <w:lang w:val="en-US" w:eastAsia="en-US"/>
                  </w:rPr>
                  <w:drawing>
                    <wp:anchor distT="0" distB="0" distL="114300" distR="114300" simplePos="0" relativeHeight="251656704" behindDoc="1" locked="0" layoutInCell="1" allowOverlap="1" wp14:anchorId="535021E5" wp14:editId="1F455448">
                      <wp:simplePos x="0" y="0"/>
                      <wp:positionH relativeFrom="margin">
                        <wp:posOffset>1250950</wp:posOffset>
                      </wp:positionH>
                      <wp:positionV relativeFrom="paragraph">
                        <wp:posOffset>201930</wp:posOffset>
                      </wp:positionV>
                      <wp:extent cx="831850" cy="789305"/>
                      <wp:effectExtent l="0" t="0" r="635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biLevel thresh="50000"/>
                                <a:extLst>
                                  <a:ext uri="{28A0092B-C50C-407E-A947-70E740481C1C}">
                                    <a14:useLocalDpi xmlns:a14="http://schemas.microsoft.com/office/drawing/2010/main" val="0"/>
                                  </a:ext>
                                </a:extLst>
                              </a:blip>
                              <a:srcRect/>
                              <a:stretch>
                                <a:fillRect/>
                              </a:stretch>
                            </pic:blipFill>
                            <pic:spPr bwMode="auto">
                              <a:xfrm>
                                <a:off x="0" y="0"/>
                                <a:ext cx="831850" cy="789305"/>
                              </a:xfrm>
                              <a:prstGeom prst="rect">
                                <a:avLst/>
                              </a:prstGeom>
                              <a:noFill/>
                              <a:ln>
                                <a:noFill/>
                              </a:ln>
                            </pic:spPr>
                          </pic:pic>
                        </a:graphicData>
                      </a:graphic>
                      <wp14:sizeRelH relativeFrom="page">
                        <wp14:pctWidth>0</wp14:pctWidth>
                      </wp14:sizeRelH>
                      <wp14:sizeRelV relativeFrom="page">
                        <wp14:pctHeight>0</wp14:pctHeight>
                      </wp14:sizeRelV>
                    </wp:anchor>
                  </w:drawing>
                </w:r>
              </w:del>
            </w:ins>
          </w:p>
          <w:p w14:paraId="181EFED1" w14:textId="785CF412" w:rsidR="00A3233A" w:rsidRPr="004F2AF7" w:rsidDel="00274E62" w:rsidRDefault="009F563B">
            <w:pPr>
              <w:widowControl w:val="0"/>
              <w:autoSpaceDE w:val="0"/>
              <w:autoSpaceDN w:val="0"/>
              <w:adjustRightInd w:val="0"/>
              <w:spacing w:after="0"/>
              <w:ind w:right="105"/>
              <w:jc w:val="center"/>
              <w:rPr>
                <w:del w:id="267" w:author="ROHAYATI" w:date="2024-11-29T14:34:00Z"/>
                <w:rFonts w:ascii="Times New Roman" w:hAnsi="Times New Roman" w:cs="Times New Roman"/>
                <w:b/>
                <w:bCs/>
                <w:color w:val="000000" w:themeColor="text1"/>
                <w:sz w:val="24"/>
                <w:szCs w:val="24"/>
              </w:rPr>
            </w:pPr>
            <w:ins w:id="268" w:author="wahonopodo@gmail.com" w:date="2024-09-19T11:29:00Z">
              <w:del w:id="269" w:author="ROHAYATI" w:date="2024-11-29T14:34:00Z">
                <w:r w:rsidDel="00274E62">
                  <w:rPr>
                    <w:noProof/>
                    <w:lang w:val="en-US" w:eastAsia="en-US"/>
                  </w:rPr>
                  <w:drawing>
                    <wp:anchor distT="0" distB="0" distL="114300" distR="114300" simplePos="0" relativeHeight="251658752" behindDoc="1" locked="0" layoutInCell="1" allowOverlap="1" wp14:anchorId="6A35FF49" wp14:editId="1C2A50F0">
                      <wp:simplePos x="0" y="0"/>
                      <wp:positionH relativeFrom="column">
                        <wp:posOffset>266700</wp:posOffset>
                      </wp:positionH>
                      <wp:positionV relativeFrom="paragraph">
                        <wp:posOffset>95885</wp:posOffset>
                      </wp:positionV>
                      <wp:extent cx="1168400" cy="85725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BEBA8EAE-BF5A-486C-A8C5-ECC9F3942E4B}">
                                    <a14:imgProps xmlns:a14="http://schemas.microsoft.com/office/drawing/2010/main">
                                      <a14:imgLayer r:embed="rId11">
                                        <a14:imgEffect>
                                          <a14:brightnessContrast bright="4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1168400" cy="857250"/>
                              </a:xfrm>
                              <a:prstGeom prst="rect">
                                <a:avLst/>
                              </a:prstGeom>
                              <a:noFill/>
                              <a:ln>
                                <a:noFill/>
                              </a:ln>
                            </pic:spPr>
                          </pic:pic>
                        </a:graphicData>
                      </a:graphic>
                      <wp14:sizeRelH relativeFrom="page">
                        <wp14:pctWidth>0</wp14:pctWidth>
                      </wp14:sizeRelH>
                      <wp14:sizeRelV relativeFrom="page">
                        <wp14:pctHeight>0</wp14:pctHeight>
                      </wp14:sizeRelV>
                    </wp:anchor>
                  </w:drawing>
                </w:r>
              </w:del>
            </w:ins>
          </w:p>
          <w:p w14:paraId="7822494D" w14:textId="22DC841C" w:rsidR="00A3233A" w:rsidRPr="004F2AF7" w:rsidDel="00274E62" w:rsidRDefault="00A3233A">
            <w:pPr>
              <w:widowControl w:val="0"/>
              <w:autoSpaceDE w:val="0"/>
              <w:autoSpaceDN w:val="0"/>
              <w:adjustRightInd w:val="0"/>
              <w:spacing w:after="0"/>
              <w:ind w:right="105"/>
              <w:jc w:val="center"/>
              <w:rPr>
                <w:del w:id="270" w:author="ROHAYATI" w:date="2024-11-29T14:34:00Z"/>
                <w:rFonts w:ascii="Times New Roman" w:hAnsi="Times New Roman" w:cs="Times New Roman"/>
                <w:b/>
                <w:bCs/>
                <w:color w:val="000000" w:themeColor="text1"/>
                <w:sz w:val="24"/>
                <w:szCs w:val="24"/>
              </w:rPr>
            </w:pPr>
          </w:p>
          <w:p w14:paraId="566303B6" w14:textId="77777777" w:rsidR="0046058D" w:rsidRPr="004F2AF7" w:rsidDel="00C7482A" w:rsidRDefault="0046058D">
            <w:pPr>
              <w:widowControl w:val="0"/>
              <w:autoSpaceDE w:val="0"/>
              <w:autoSpaceDN w:val="0"/>
              <w:adjustRightInd w:val="0"/>
              <w:spacing w:after="0"/>
              <w:ind w:right="105"/>
              <w:jc w:val="center"/>
              <w:rPr>
                <w:del w:id="271" w:author="ROHAYATI" w:date="2024-11-29T14:33:00Z"/>
                <w:rFonts w:ascii="Times New Roman" w:hAnsi="Times New Roman" w:cs="Times New Roman"/>
                <w:b/>
                <w:bCs/>
                <w:color w:val="000000" w:themeColor="text1"/>
                <w:sz w:val="24"/>
                <w:szCs w:val="24"/>
              </w:rPr>
            </w:pPr>
          </w:p>
          <w:p w14:paraId="2F9236F5" w14:textId="77777777" w:rsidR="00465955" w:rsidRPr="004F2AF7" w:rsidRDefault="00465955">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14:paraId="175326AE" w14:textId="77777777" w:rsidR="00A3233A" w:rsidRPr="004F2AF7" w:rsidRDefault="00A3233A" w:rsidP="004F2AF7">
            <w:pPr>
              <w:widowControl w:val="0"/>
              <w:autoSpaceDE w:val="0"/>
              <w:autoSpaceDN w:val="0"/>
              <w:adjustRightInd w:val="0"/>
              <w:spacing w:after="0"/>
              <w:ind w:right="105"/>
              <w:rPr>
                <w:rFonts w:ascii="Times New Roman" w:hAnsi="Times New Roman" w:cs="Times New Roman"/>
                <w:b/>
                <w:bCs/>
                <w:color w:val="000000" w:themeColor="text1"/>
                <w:sz w:val="24"/>
                <w:szCs w:val="24"/>
              </w:rPr>
            </w:pPr>
          </w:p>
          <w:p w14:paraId="6BFF943C" w14:textId="185F8903" w:rsidR="00F33B45" w:rsidRPr="004F2AF7" w:rsidDel="00876C3B" w:rsidRDefault="00873A49" w:rsidP="004F2AF7">
            <w:pPr>
              <w:widowControl w:val="0"/>
              <w:tabs>
                <w:tab w:val="left" w:pos="3980"/>
              </w:tabs>
              <w:autoSpaceDE w:val="0"/>
              <w:autoSpaceDN w:val="0"/>
              <w:adjustRightInd w:val="0"/>
              <w:spacing w:after="0"/>
              <w:ind w:right="15"/>
              <w:jc w:val="center"/>
              <w:rPr>
                <w:del w:id="272" w:author="ROHAYATI" w:date="2024-08-02T14:24:00Z"/>
                <w:rFonts w:ascii="Times New Roman" w:hAnsi="Times New Roman" w:cs="Times New Roman"/>
                <w:bCs/>
                <w:i/>
                <w:color w:val="000000" w:themeColor="text1"/>
                <w:sz w:val="24"/>
                <w:szCs w:val="24"/>
              </w:rPr>
            </w:pPr>
            <w:ins w:id="273" w:author="wahonopodo@gmail.com" w:date="2024-09-19T11:21:00Z">
              <w:r>
                <w:rPr>
                  <w:rFonts w:ascii="Times New Roman" w:hAnsi="Times New Roman" w:cs="Times New Roman"/>
                  <w:b/>
                  <w:bCs/>
                  <w:color w:val="000000" w:themeColor="text1"/>
                  <w:sz w:val="24"/>
                  <w:szCs w:val="24"/>
                  <w:u w:val="single"/>
                  <w:lang w:val="en-US"/>
                </w:rPr>
                <w:t>Wahono</w:t>
              </w:r>
            </w:ins>
            <w:ins w:id="274" w:author="ROHAYATI" w:date="2024-08-12T14:29:00Z">
              <w:del w:id="275" w:author="wahonopodo@gmail.com" w:date="2024-09-19T11:21:00Z">
                <w:r w:rsidR="00485872" w:rsidDel="00873A49">
                  <w:rPr>
                    <w:rFonts w:ascii="Times New Roman" w:hAnsi="Times New Roman" w:cs="Times New Roman"/>
                    <w:b/>
                    <w:bCs/>
                    <w:color w:val="000000" w:themeColor="text1"/>
                    <w:sz w:val="24"/>
                    <w:szCs w:val="24"/>
                    <w:u w:val="single"/>
                    <w:lang w:val="en-US"/>
                  </w:rPr>
                  <w:delText>……………………..</w:delText>
                </w:r>
              </w:del>
            </w:ins>
            <w:ins w:id="276" w:author="ROHAYATI" w:date="2024-08-02T14:24:00Z">
              <w:del w:id="277" w:author="wahonopodo@gmail.com" w:date="2024-09-19T11:21:00Z">
                <w:r w:rsidR="00876C3B" w:rsidRPr="00876C3B" w:rsidDel="00873A49">
                  <w:rPr>
                    <w:rFonts w:ascii="Times New Roman" w:hAnsi="Times New Roman" w:cs="Times New Roman"/>
                    <w:b/>
                    <w:bCs/>
                    <w:color w:val="000000" w:themeColor="text1"/>
                    <w:sz w:val="24"/>
                    <w:szCs w:val="24"/>
                    <w:u w:val="single"/>
                  </w:rPr>
                  <w:delText xml:space="preserve"> </w:delText>
                </w:r>
              </w:del>
            </w:ins>
            <w:del w:id="278" w:author="ROHAYATI" w:date="2024-08-02T14:24:00Z">
              <w:r w:rsidR="00F33B45" w:rsidRPr="004F2AF7" w:rsidDel="00876C3B">
                <w:rPr>
                  <w:rFonts w:ascii="Times New Roman" w:hAnsi="Times New Roman" w:cs="Times New Roman"/>
                  <w:b/>
                  <w:bCs/>
                  <w:color w:val="000000" w:themeColor="text1"/>
                  <w:sz w:val="24"/>
                  <w:szCs w:val="24"/>
                  <w:u w:val="single"/>
                </w:rPr>
                <w:delText>………………</w:delText>
              </w:r>
              <w:r w:rsidR="00F33B45" w:rsidRPr="004F2AF7" w:rsidDel="00876C3B">
                <w:rPr>
                  <w:rFonts w:ascii="Times New Roman" w:hAnsi="Times New Roman" w:cs="Times New Roman"/>
                  <w:b/>
                  <w:bCs/>
                  <w:color w:val="000000" w:themeColor="text1"/>
                  <w:sz w:val="24"/>
                  <w:szCs w:val="24"/>
                  <w:u w:val="single"/>
                  <w:lang w:val="en-US"/>
                </w:rPr>
                <w:delText xml:space="preserve"> </w:delText>
              </w:r>
              <w:r w:rsidR="00F33B45" w:rsidRPr="004F2AF7" w:rsidDel="00876C3B">
                <w:rPr>
                  <w:rFonts w:ascii="Times New Roman" w:hAnsi="Times New Roman" w:cs="Times New Roman"/>
                  <w:bCs/>
                  <w:i/>
                  <w:color w:val="000000" w:themeColor="text1"/>
                  <w:sz w:val="24"/>
                  <w:szCs w:val="24"/>
                </w:rPr>
                <w:delText xml:space="preserve">[nama </w:delText>
              </w:r>
              <w:r w:rsidR="00F33B45" w:rsidRPr="004F2AF7" w:rsidDel="00876C3B">
                <w:rPr>
                  <w:rFonts w:ascii="Times New Roman" w:hAnsi="Times New Roman" w:cs="Times New Roman"/>
                  <w:bCs/>
                  <w:i/>
                  <w:color w:val="000000" w:themeColor="text1"/>
                  <w:sz w:val="24"/>
                  <w:szCs w:val="24"/>
                  <w:lang w:val="en-US"/>
                </w:rPr>
                <w:delText xml:space="preserve">PIC </w:delText>
              </w:r>
              <w:r w:rsidR="003F5ED0" w:rsidRPr="004F2AF7" w:rsidDel="00876C3B">
                <w:rPr>
                  <w:rFonts w:ascii="Times New Roman" w:hAnsi="Times New Roman" w:cs="Times New Roman"/>
                  <w:bCs/>
                  <w:i/>
                  <w:color w:val="000000" w:themeColor="text1"/>
                  <w:sz w:val="24"/>
                  <w:szCs w:val="24"/>
                </w:rPr>
                <w:delText>vendor</w:delText>
              </w:r>
              <w:r w:rsidR="00F33B45" w:rsidRPr="004F2AF7" w:rsidDel="00876C3B">
                <w:rPr>
                  <w:rFonts w:ascii="Times New Roman" w:hAnsi="Times New Roman" w:cs="Times New Roman"/>
                  <w:bCs/>
                  <w:i/>
                  <w:color w:val="000000" w:themeColor="text1"/>
                  <w:sz w:val="24"/>
                  <w:szCs w:val="24"/>
                </w:rPr>
                <w:delText>]</w:delText>
              </w:r>
            </w:del>
          </w:p>
          <w:p w14:paraId="46E6B663" w14:textId="77777777" w:rsidR="007749D3" w:rsidRDefault="00F33B45">
            <w:pPr>
              <w:widowControl w:val="0"/>
              <w:tabs>
                <w:tab w:val="left" w:pos="3980"/>
              </w:tabs>
              <w:autoSpaceDE w:val="0"/>
              <w:autoSpaceDN w:val="0"/>
              <w:adjustRightInd w:val="0"/>
              <w:spacing w:after="0"/>
              <w:ind w:right="15"/>
              <w:jc w:val="center"/>
              <w:rPr>
                <w:ins w:id="279" w:author="ROHAYATI" w:date="2024-08-02T14:25:00Z"/>
                <w:rFonts w:ascii="Times New Roman" w:hAnsi="Times New Roman" w:cs="Times New Roman"/>
                <w:b/>
                <w:bCs/>
                <w:color w:val="000000" w:themeColor="text1"/>
                <w:sz w:val="24"/>
                <w:szCs w:val="24"/>
                <w:u w:val="single"/>
                <w:lang w:val="en-US"/>
              </w:rPr>
            </w:pPr>
            <w:del w:id="280" w:author="ROHAYATI" w:date="2024-08-02T14:25:00Z">
              <w:r w:rsidRPr="004F2AF7" w:rsidDel="00876C3B">
                <w:rPr>
                  <w:rFonts w:ascii="Times New Roman" w:hAnsi="Times New Roman" w:cs="Times New Roman"/>
                  <w:color w:val="000000" w:themeColor="text1"/>
                  <w:sz w:val="24"/>
                  <w:szCs w:val="24"/>
                  <w:lang w:val="en-US"/>
                </w:rPr>
                <w:delText xml:space="preserve">………………………… </w:delText>
              </w:r>
              <w:r w:rsidRPr="004F2AF7" w:rsidDel="00876C3B">
                <w:rPr>
                  <w:rFonts w:ascii="Times New Roman" w:hAnsi="Times New Roman" w:cs="Times New Roman"/>
                  <w:i/>
                  <w:color w:val="000000" w:themeColor="text1"/>
                  <w:sz w:val="24"/>
                  <w:szCs w:val="24"/>
                  <w:lang w:val="en-US"/>
                </w:rPr>
                <w:delText>[jabatan PIC]</w:delText>
              </w:r>
            </w:del>
          </w:p>
          <w:p w14:paraId="1BEFBFB8" w14:textId="77777777" w:rsidR="00876C3B" w:rsidRPr="00876C3B" w:rsidRDefault="00876C3B">
            <w:pPr>
              <w:widowControl w:val="0"/>
              <w:tabs>
                <w:tab w:val="left" w:pos="3980"/>
              </w:tabs>
              <w:autoSpaceDE w:val="0"/>
              <w:autoSpaceDN w:val="0"/>
              <w:adjustRightInd w:val="0"/>
              <w:spacing w:after="0"/>
              <w:ind w:right="15"/>
              <w:jc w:val="center"/>
              <w:rPr>
                <w:rFonts w:ascii="Times New Roman" w:hAnsi="Times New Roman" w:cs="Times New Roman"/>
                <w:bCs/>
                <w:color w:val="000000" w:themeColor="text1"/>
                <w:sz w:val="24"/>
                <w:szCs w:val="24"/>
                <w:lang w:val="en-US"/>
                <w:rPrChange w:id="281" w:author="ROHAYATI" w:date="2024-08-02T14:25:00Z">
                  <w:rPr>
                    <w:rFonts w:ascii="Times New Roman" w:hAnsi="Times New Roman" w:cs="Times New Roman"/>
                    <w:bCs/>
                    <w:color w:val="000000" w:themeColor="text1"/>
                    <w:sz w:val="24"/>
                    <w:szCs w:val="24"/>
                  </w:rPr>
                </w:rPrChange>
              </w:rPr>
            </w:pPr>
            <w:proofErr w:type="spellStart"/>
            <w:ins w:id="282" w:author="ROHAYATI" w:date="2024-08-02T14:25:00Z">
              <w:r w:rsidRPr="00876C3B">
                <w:rPr>
                  <w:rFonts w:ascii="Times New Roman" w:hAnsi="Times New Roman" w:cs="Times New Roman"/>
                  <w:bCs/>
                  <w:color w:val="000000" w:themeColor="text1"/>
                  <w:sz w:val="24"/>
                  <w:szCs w:val="24"/>
                  <w:lang w:val="en-US"/>
                  <w:rPrChange w:id="283" w:author="ROHAYATI" w:date="2024-08-02T14:25:00Z">
                    <w:rPr>
                      <w:rFonts w:ascii="Times New Roman" w:hAnsi="Times New Roman" w:cs="Times New Roman"/>
                      <w:b/>
                      <w:bCs/>
                      <w:color w:val="000000" w:themeColor="text1"/>
                      <w:sz w:val="24"/>
                      <w:szCs w:val="24"/>
                      <w:u w:val="single"/>
                      <w:lang w:val="en-US"/>
                    </w:rPr>
                  </w:rPrChange>
                </w:rPr>
                <w:t>Direktur</w:t>
              </w:r>
            </w:ins>
            <w:proofErr w:type="spellEnd"/>
          </w:p>
        </w:tc>
        <w:tc>
          <w:tcPr>
            <w:tcW w:w="2600" w:type="pct"/>
            <w:vAlign w:val="bottom"/>
          </w:tcPr>
          <w:p w14:paraId="579AC1D2" w14:textId="77777777" w:rsidR="007749D3" w:rsidRPr="004F2AF7" w:rsidRDefault="007749D3"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PIHAK KEDUA</w:t>
            </w:r>
          </w:p>
          <w:p w14:paraId="670A762B" w14:textId="77777777" w:rsidR="007749D3" w:rsidRPr="004F2AF7" w:rsidRDefault="007749D3"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PT.</w:t>
            </w:r>
            <w:r w:rsidR="00A3233A" w:rsidRPr="004F2AF7">
              <w:rPr>
                <w:rFonts w:ascii="Times New Roman" w:hAnsi="Times New Roman" w:cs="Times New Roman"/>
                <w:b/>
                <w:bCs/>
                <w:color w:val="000000" w:themeColor="text1"/>
                <w:sz w:val="24"/>
                <w:szCs w:val="24"/>
              </w:rPr>
              <w:t xml:space="preserve"> </w:t>
            </w:r>
            <w:r w:rsidRPr="004F2AF7">
              <w:rPr>
                <w:rFonts w:ascii="Times New Roman" w:hAnsi="Times New Roman" w:cs="Times New Roman"/>
                <w:b/>
                <w:bCs/>
                <w:color w:val="000000" w:themeColor="text1"/>
                <w:sz w:val="24"/>
                <w:szCs w:val="24"/>
              </w:rPr>
              <w:t>S</w:t>
            </w:r>
            <w:r w:rsidR="0084356D" w:rsidRPr="004F2AF7">
              <w:rPr>
                <w:rFonts w:ascii="Times New Roman" w:hAnsi="Times New Roman" w:cs="Times New Roman"/>
                <w:b/>
                <w:bCs/>
                <w:color w:val="000000" w:themeColor="text1"/>
                <w:sz w:val="24"/>
                <w:szCs w:val="24"/>
              </w:rPr>
              <w:t>EMARANG AUTOCOMP MANUFACTURING INDONESIA</w:t>
            </w:r>
          </w:p>
          <w:p w14:paraId="17644A82" w14:textId="77777777" w:rsidR="007749D3" w:rsidRPr="004F2AF7" w:rsidRDefault="007749D3"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p>
          <w:p w14:paraId="7D8B0C81" w14:textId="77777777" w:rsidR="007749D3" w:rsidRPr="004F2AF7" w:rsidRDefault="007749D3"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p>
          <w:p w14:paraId="5A6BA24E" w14:textId="77777777" w:rsidR="00A3233A" w:rsidRPr="004F2AF7" w:rsidRDefault="00A3233A"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p>
          <w:p w14:paraId="6E3E6479" w14:textId="77777777" w:rsidR="0046058D" w:rsidRPr="004F2AF7" w:rsidRDefault="0046058D"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p>
          <w:p w14:paraId="6AA16380" w14:textId="77777777" w:rsidR="00A3233A" w:rsidRPr="004F2AF7" w:rsidRDefault="00A3233A"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p>
          <w:p w14:paraId="4C7314EB" w14:textId="68750187" w:rsidR="007749D3" w:rsidRPr="00C7482A" w:rsidRDefault="0084356D" w:rsidP="004F2AF7">
            <w:pPr>
              <w:widowControl w:val="0"/>
              <w:autoSpaceDE w:val="0"/>
              <w:autoSpaceDN w:val="0"/>
              <w:adjustRightInd w:val="0"/>
              <w:spacing w:after="0"/>
              <w:jc w:val="center"/>
              <w:rPr>
                <w:rFonts w:ascii="Times New Roman" w:hAnsi="Times New Roman" w:cs="Times New Roman"/>
                <w:b/>
                <w:color w:val="000000" w:themeColor="text1"/>
                <w:sz w:val="24"/>
                <w:szCs w:val="24"/>
                <w:lang w:val="en-US"/>
                <w:rPrChange w:id="284" w:author="ROHAYATI" w:date="2024-11-29T14:30:00Z">
                  <w:rPr>
                    <w:rFonts w:ascii="Times New Roman" w:hAnsi="Times New Roman" w:cs="Times New Roman"/>
                    <w:b/>
                    <w:color w:val="000000" w:themeColor="text1"/>
                    <w:sz w:val="24"/>
                    <w:szCs w:val="24"/>
                  </w:rPr>
                </w:rPrChange>
              </w:rPr>
            </w:pPr>
            <w:del w:id="285" w:author="ROHAYATI" w:date="2024-01-03T11:37:00Z">
              <w:r w:rsidRPr="004F2AF7" w:rsidDel="005967F0">
                <w:rPr>
                  <w:rFonts w:ascii="Times New Roman" w:hAnsi="Times New Roman" w:cs="Times New Roman"/>
                  <w:b/>
                  <w:color w:val="000000" w:themeColor="text1"/>
                  <w:sz w:val="24"/>
                  <w:szCs w:val="24"/>
                  <w:u w:val="single"/>
                </w:rPr>
                <w:delText>Tatsuya Matsushita</w:delText>
              </w:r>
            </w:del>
            <w:ins w:id="286" w:author="ROHAYATI" w:date="2024-11-29T14:30:00Z">
              <w:r w:rsidR="00C7482A">
                <w:rPr>
                  <w:rFonts w:ascii="Times New Roman" w:hAnsi="Times New Roman" w:cs="Times New Roman"/>
                  <w:b/>
                  <w:color w:val="000000" w:themeColor="text1"/>
                  <w:sz w:val="24"/>
                  <w:szCs w:val="24"/>
                  <w:u w:val="single"/>
                  <w:lang w:val="en-US"/>
                </w:rPr>
                <w:t>Koki Iwamoto</w:t>
              </w:r>
            </w:ins>
          </w:p>
          <w:p w14:paraId="75F65907" w14:textId="06064830" w:rsidR="007749D3" w:rsidRPr="004F2AF7" w:rsidRDefault="00274E62" w:rsidP="004F2AF7">
            <w:pPr>
              <w:widowControl w:val="0"/>
              <w:autoSpaceDE w:val="0"/>
              <w:autoSpaceDN w:val="0"/>
              <w:adjustRightInd w:val="0"/>
              <w:spacing w:after="0"/>
              <w:jc w:val="center"/>
              <w:rPr>
                <w:rFonts w:ascii="Times New Roman" w:hAnsi="Times New Roman" w:cs="Times New Roman"/>
                <w:bCs/>
                <w:color w:val="000000" w:themeColor="text1"/>
                <w:sz w:val="24"/>
                <w:szCs w:val="24"/>
              </w:rPr>
            </w:pPr>
            <w:proofErr w:type="spellStart"/>
            <w:ins w:id="287" w:author="ROHAYATI" w:date="2024-11-29T14:34:00Z">
              <w:r>
                <w:rPr>
                  <w:rFonts w:ascii="Times New Roman" w:hAnsi="Times New Roman" w:cs="Times New Roman"/>
                  <w:color w:val="000000" w:themeColor="text1"/>
                  <w:sz w:val="24"/>
                  <w:szCs w:val="24"/>
                  <w:lang w:val="en-US"/>
                </w:rPr>
                <w:t>Presiden</w:t>
              </w:r>
              <w:proofErr w:type="spellEnd"/>
              <w:r>
                <w:rPr>
                  <w:rFonts w:ascii="Times New Roman" w:hAnsi="Times New Roman" w:cs="Times New Roman"/>
                  <w:color w:val="000000" w:themeColor="text1"/>
                  <w:sz w:val="24"/>
                  <w:szCs w:val="24"/>
                  <w:lang w:val="en-US"/>
                </w:rPr>
                <w:t xml:space="preserve"> </w:t>
              </w:r>
            </w:ins>
            <w:r w:rsidR="006C01EA" w:rsidRPr="004F2AF7">
              <w:rPr>
                <w:rFonts w:ascii="Times New Roman" w:hAnsi="Times New Roman" w:cs="Times New Roman"/>
                <w:color w:val="000000" w:themeColor="text1"/>
                <w:sz w:val="24"/>
                <w:szCs w:val="24"/>
              </w:rPr>
              <w:t>Direk</w:t>
            </w:r>
            <w:r w:rsidR="007749D3" w:rsidRPr="004F2AF7">
              <w:rPr>
                <w:rFonts w:ascii="Times New Roman" w:hAnsi="Times New Roman" w:cs="Times New Roman"/>
                <w:color w:val="000000" w:themeColor="text1"/>
                <w:sz w:val="24"/>
                <w:szCs w:val="24"/>
              </w:rPr>
              <w:t>tur</w:t>
            </w:r>
          </w:p>
        </w:tc>
      </w:tr>
    </w:tbl>
    <w:p w14:paraId="6A776AC5" w14:textId="77777777" w:rsidR="000250C0" w:rsidRPr="004F2AF7" w:rsidRDefault="000250C0" w:rsidP="004F2AF7">
      <w:pPr>
        <w:pStyle w:val="Default"/>
        <w:tabs>
          <w:tab w:val="center" w:pos="7560"/>
        </w:tabs>
        <w:spacing w:line="276" w:lineRule="auto"/>
        <w:jc w:val="both"/>
        <w:rPr>
          <w:b/>
          <w:bCs/>
          <w:color w:val="000000" w:themeColor="text1"/>
        </w:rPr>
      </w:pPr>
    </w:p>
    <w:p w14:paraId="0247EFDF" w14:textId="77777777" w:rsidR="0094347D" w:rsidRPr="004F2AF7" w:rsidRDefault="0094347D" w:rsidP="004F2AF7">
      <w:pPr>
        <w:pStyle w:val="Default"/>
        <w:tabs>
          <w:tab w:val="center" w:pos="7560"/>
        </w:tabs>
        <w:spacing w:line="276" w:lineRule="auto"/>
        <w:jc w:val="both"/>
        <w:rPr>
          <w:bCs/>
          <w:color w:val="000000" w:themeColor="text1"/>
        </w:rPr>
      </w:pPr>
    </w:p>
    <w:sectPr w:rsidR="0094347D" w:rsidRPr="004F2AF7" w:rsidSect="00041EE8">
      <w:footerReference w:type="default" r:id="rId12"/>
      <w:type w:val="continuous"/>
      <w:pgSz w:w="11907" w:h="16839" w:code="9"/>
      <w:pgMar w:top="1246" w:right="1440" w:bottom="1440" w:left="1440" w:header="720" w:footer="31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E1DC409" w14:textId="77777777" w:rsidR="00D818A5" w:rsidRDefault="00D818A5" w:rsidP="001A0EC8">
      <w:pPr>
        <w:spacing w:after="0" w:line="240" w:lineRule="auto"/>
      </w:pPr>
      <w:r>
        <w:separator/>
      </w:r>
    </w:p>
  </w:endnote>
  <w:endnote w:type="continuationSeparator" w:id="0">
    <w:p w14:paraId="185F7202" w14:textId="77777777" w:rsidR="00D818A5" w:rsidRDefault="00D818A5" w:rsidP="001A0E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charset w:val="00"/>
    <w:family w:val="auto"/>
    <w:pitch w:val="default"/>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Mangal">
    <w:panose1 w:val="00000400000000000000"/>
    <w:charset w:val="01"/>
    <w:family w:val="roman"/>
    <w:notTrueType/>
    <w:pitch w:val="variable"/>
    <w:sig w:usb0="00002000" w:usb1="00000000" w:usb2="00000000" w:usb3="00000000" w:csb0="00000000"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3402" w:type="dxa"/>
      <w:tblInd w:w="6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50"/>
      <w:gridCol w:w="851"/>
      <w:gridCol w:w="850"/>
      <w:gridCol w:w="851"/>
    </w:tblGrid>
    <w:tr w:rsidR="00B42BD1" w:rsidRPr="001A1104" w14:paraId="0BF456E2" w14:textId="77777777" w:rsidTr="007D7353">
      <w:trPr>
        <w:trHeight w:val="710"/>
      </w:trPr>
      <w:tc>
        <w:tcPr>
          <w:tcW w:w="850" w:type="dxa"/>
        </w:tcPr>
        <w:p w14:paraId="011CBBA2" w14:textId="77777777" w:rsidR="00B42BD1" w:rsidRPr="001A1104" w:rsidRDefault="00B42BD1" w:rsidP="00F31FB4">
          <w:pPr>
            <w:pStyle w:val="Footer"/>
            <w:jc w:val="center"/>
            <w:rPr>
              <w:rFonts w:ascii="Times New Roman" w:hAnsi="Times New Roman" w:cs="Times New Roman"/>
              <w:sz w:val="16"/>
              <w:szCs w:val="16"/>
            </w:rPr>
          </w:pPr>
          <w:r w:rsidRPr="001A1104">
            <w:rPr>
              <w:rFonts w:ascii="Times New Roman" w:hAnsi="Times New Roman" w:cs="Times New Roman"/>
              <w:sz w:val="16"/>
              <w:szCs w:val="16"/>
            </w:rPr>
            <w:t>Legal</w:t>
          </w:r>
        </w:p>
        <w:p w14:paraId="4656F012" w14:textId="77777777" w:rsidR="00B42BD1" w:rsidRPr="001A1104" w:rsidRDefault="00B42BD1" w:rsidP="00F31FB4">
          <w:pPr>
            <w:pStyle w:val="Footer"/>
            <w:rPr>
              <w:rFonts w:ascii="Times New Roman" w:hAnsi="Times New Roman" w:cs="Times New Roman"/>
              <w:sz w:val="16"/>
              <w:szCs w:val="16"/>
            </w:rPr>
          </w:pPr>
        </w:p>
        <w:p w14:paraId="1044C18D" w14:textId="77777777" w:rsidR="00B42BD1" w:rsidRPr="001A1104" w:rsidRDefault="00B42BD1" w:rsidP="00F31FB4">
          <w:pPr>
            <w:pStyle w:val="Footer"/>
            <w:jc w:val="center"/>
            <w:rPr>
              <w:rFonts w:ascii="Times New Roman" w:hAnsi="Times New Roman" w:cs="Times New Roman"/>
              <w:sz w:val="16"/>
              <w:szCs w:val="16"/>
            </w:rPr>
          </w:pPr>
        </w:p>
        <w:p w14:paraId="38C20974" w14:textId="77777777" w:rsidR="00B42BD1" w:rsidRPr="001A1104" w:rsidRDefault="00B42BD1" w:rsidP="00F31FB4">
          <w:pPr>
            <w:pStyle w:val="Footer"/>
            <w:jc w:val="center"/>
            <w:rPr>
              <w:rFonts w:ascii="Times New Roman" w:hAnsi="Times New Roman" w:cs="Times New Roman"/>
              <w:sz w:val="16"/>
              <w:szCs w:val="16"/>
            </w:rPr>
          </w:pPr>
        </w:p>
      </w:tc>
      <w:tc>
        <w:tcPr>
          <w:tcW w:w="851" w:type="dxa"/>
        </w:tcPr>
        <w:p w14:paraId="1F0D0C78" w14:textId="77777777" w:rsidR="00B42BD1" w:rsidRDefault="00B42BD1" w:rsidP="00F31FB4">
          <w:pPr>
            <w:pStyle w:val="Footer"/>
            <w:jc w:val="center"/>
            <w:rPr>
              <w:ins w:id="288" w:author="wahonopodo@gmail.com" w:date="2024-09-19T11:30:00Z"/>
              <w:rFonts w:ascii="Times New Roman" w:hAnsi="Times New Roman" w:cs="Times New Roman"/>
              <w:sz w:val="16"/>
              <w:szCs w:val="16"/>
            </w:rPr>
          </w:pPr>
          <w:r w:rsidRPr="001A1104">
            <w:rPr>
              <w:rFonts w:ascii="Times New Roman" w:hAnsi="Times New Roman" w:cs="Times New Roman"/>
              <w:sz w:val="16"/>
              <w:szCs w:val="16"/>
            </w:rPr>
            <w:t>Pihak I</w:t>
          </w:r>
        </w:p>
        <w:p w14:paraId="06F168B5" w14:textId="6E91A8CE" w:rsidR="009F563B" w:rsidRPr="001A1104" w:rsidRDefault="009F563B" w:rsidP="00F31FB4">
          <w:pPr>
            <w:pStyle w:val="Footer"/>
            <w:jc w:val="center"/>
            <w:rPr>
              <w:rFonts w:ascii="Times New Roman" w:hAnsi="Times New Roman" w:cs="Times New Roman"/>
              <w:sz w:val="16"/>
              <w:szCs w:val="16"/>
            </w:rPr>
          </w:pPr>
          <w:ins w:id="289" w:author="wahonopodo@gmail.com" w:date="2024-09-19T11:30:00Z">
            <w:r>
              <w:rPr>
                <w:noProof/>
                <w:lang w:val="en-US" w:eastAsia="en-US"/>
              </w:rPr>
              <w:drawing>
                <wp:anchor distT="0" distB="0" distL="114300" distR="114300" simplePos="0" relativeHeight="251657728" behindDoc="1" locked="0" layoutInCell="1" allowOverlap="1" wp14:anchorId="6505CDA3" wp14:editId="2AAEC826">
                  <wp:simplePos x="0" y="0"/>
                  <wp:positionH relativeFrom="margin">
                    <wp:posOffset>-635</wp:posOffset>
                  </wp:positionH>
                  <wp:positionV relativeFrom="paragraph">
                    <wp:posOffset>2540</wp:posOffset>
                  </wp:positionV>
                  <wp:extent cx="316150" cy="287288"/>
                  <wp:effectExtent l="0" t="0" r="825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cstate="print">
                            <a:biLevel thresh="50000"/>
                            <a:extLst>
                              <a:ext uri="{28A0092B-C50C-407E-A947-70E740481C1C}">
                                <a14:useLocalDpi xmlns:a14="http://schemas.microsoft.com/office/drawing/2010/main" val="0"/>
                              </a:ext>
                            </a:extLst>
                          </a:blip>
                          <a:srcRect/>
                          <a:stretch>
                            <a:fillRect/>
                          </a:stretch>
                        </pic:blipFill>
                        <pic:spPr bwMode="auto">
                          <a:xfrm>
                            <a:off x="0" y="0"/>
                            <a:ext cx="326609" cy="296793"/>
                          </a:xfrm>
                          <a:prstGeom prst="rect">
                            <a:avLst/>
                          </a:prstGeom>
                          <a:noFill/>
                          <a:ln>
                            <a:noFill/>
                          </a:ln>
                        </pic:spPr>
                      </pic:pic>
                    </a:graphicData>
                  </a:graphic>
                  <wp14:sizeRelH relativeFrom="page">
                    <wp14:pctWidth>0</wp14:pctWidth>
                  </wp14:sizeRelH>
                  <wp14:sizeRelV relativeFrom="page">
                    <wp14:pctHeight>0</wp14:pctHeight>
                  </wp14:sizeRelV>
                </wp:anchor>
              </w:drawing>
            </w:r>
          </w:ins>
        </w:p>
      </w:tc>
      <w:tc>
        <w:tcPr>
          <w:tcW w:w="850" w:type="dxa"/>
          <w:tcBorders>
            <w:right w:val="single" w:sz="4" w:space="0" w:color="auto"/>
          </w:tcBorders>
        </w:tcPr>
        <w:p w14:paraId="764A98C1" w14:textId="77777777" w:rsidR="00B42BD1" w:rsidRPr="001A1104" w:rsidRDefault="00B42BD1" w:rsidP="00F31FB4">
          <w:pPr>
            <w:pStyle w:val="Footer"/>
            <w:jc w:val="center"/>
            <w:rPr>
              <w:rFonts w:ascii="Times New Roman" w:hAnsi="Times New Roman" w:cs="Times New Roman"/>
              <w:sz w:val="16"/>
              <w:szCs w:val="16"/>
            </w:rPr>
          </w:pPr>
          <w:r w:rsidRPr="001A1104">
            <w:rPr>
              <w:rFonts w:ascii="Times New Roman" w:hAnsi="Times New Roman" w:cs="Times New Roman"/>
              <w:sz w:val="16"/>
              <w:szCs w:val="16"/>
            </w:rPr>
            <w:t>Pihak II</w:t>
          </w:r>
        </w:p>
      </w:tc>
      <w:tc>
        <w:tcPr>
          <w:tcW w:w="851" w:type="dxa"/>
          <w:tcBorders>
            <w:left w:val="single" w:sz="4" w:space="0" w:color="auto"/>
          </w:tcBorders>
        </w:tcPr>
        <w:p w14:paraId="26D31C60" w14:textId="77777777" w:rsidR="00B42BD1" w:rsidRPr="001A1104" w:rsidRDefault="00B42BD1" w:rsidP="00F31FB4">
          <w:pPr>
            <w:pStyle w:val="Footer"/>
            <w:jc w:val="center"/>
            <w:rPr>
              <w:rFonts w:ascii="Times New Roman" w:hAnsi="Times New Roman" w:cs="Times New Roman"/>
              <w:sz w:val="16"/>
              <w:szCs w:val="16"/>
            </w:rPr>
          </w:pPr>
          <w:r w:rsidRPr="001A1104">
            <w:rPr>
              <w:rFonts w:ascii="Times New Roman" w:hAnsi="Times New Roman" w:cs="Times New Roman"/>
              <w:sz w:val="16"/>
              <w:szCs w:val="16"/>
            </w:rPr>
            <w:t>Legal</w:t>
          </w:r>
        </w:p>
      </w:tc>
    </w:tr>
  </w:tbl>
  <w:p w14:paraId="37B5E4EF" w14:textId="77777777" w:rsidR="00B42BD1" w:rsidRPr="001A1104" w:rsidRDefault="00B42BD1">
    <w:pPr>
      <w:pStyle w:val="Footer"/>
      <w:rPr>
        <w:rFonts w:ascii="Times New Roman" w:hAnsi="Times New Roman" w:cs="Times New Roman"/>
        <w:sz w:val="16"/>
        <w:szCs w:val="16"/>
      </w:rPr>
    </w:pPr>
    <w:r w:rsidRPr="001A1104">
      <w:rPr>
        <w:rFonts w:ascii="Times New Roman" w:hAnsi="Times New Roman" w:cs="Times New Roman"/>
        <w:sz w:val="16"/>
        <w:szCs w:val="16"/>
      </w:rPr>
      <w:t xml:space="preserve">Hal </w:t>
    </w:r>
    <w:r w:rsidRPr="001A1104">
      <w:rPr>
        <w:rFonts w:ascii="Times New Roman" w:hAnsi="Times New Roman" w:cs="Times New Roman"/>
        <w:b/>
        <w:sz w:val="16"/>
        <w:szCs w:val="16"/>
      </w:rPr>
      <w:fldChar w:fldCharType="begin"/>
    </w:r>
    <w:r w:rsidRPr="001A1104">
      <w:rPr>
        <w:rFonts w:ascii="Times New Roman" w:hAnsi="Times New Roman" w:cs="Times New Roman"/>
        <w:b/>
        <w:sz w:val="16"/>
        <w:szCs w:val="16"/>
      </w:rPr>
      <w:instrText xml:space="preserve"> PAGE </w:instrText>
    </w:r>
    <w:r w:rsidRPr="001A1104">
      <w:rPr>
        <w:rFonts w:ascii="Times New Roman" w:hAnsi="Times New Roman" w:cs="Times New Roman"/>
        <w:b/>
        <w:sz w:val="16"/>
        <w:szCs w:val="16"/>
      </w:rPr>
      <w:fldChar w:fldCharType="separate"/>
    </w:r>
    <w:r w:rsidR="00274E62">
      <w:rPr>
        <w:rFonts w:ascii="Times New Roman" w:hAnsi="Times New Roman" w:cs="Times New Roman"/>
        <w:b/>
        <w:noProof/>
        <w:sz w:val="16"/>
        <w:szCs w:val="16"/>
      </w:rPr>
      <w:t>6</w:t>
    </w:r>
    <w:r w:rsidRPr="001A1104">
      <w:rPr>
        <w:rFonts w:ascii="Times New Roman" w:hAnsi="Times New Roman" w:cs="Times New Roman"/>
        <w:b/>
        <w:sz w:val="16"/>
        <w:szCs w:val="16"/>
      </w:rPr>
      <w:fldChar w:fldCharType="end"/>
    </w:r>
    <w:r w:rsidRPr="001A1104">
      <w:rPr>
        <w:rFonts w:ascii="Times New Roman" w:hAnsi="Times New Roman" w:cs="Times New Roman"/>
        <w:sz w:val="16"/>
        <w:szCs w:val="16"/>
      </w:rPr>
      <w:t xml:space="preserve"> / </w:t>
    </w:r>
    <w:r w:rsidRPr="001A1104">
      <w:rPr>
        <w:rFonts w:ascii="Times New Roman" w:hAnsi="Times New Roman" w:cs="Times New Roman"/>
        <w:b/>
        <w:sz w:val="16"/>
        <w:szCs w:val="16"/>
      </w:rPr>
      <w:fldChar w:fldCharType="begin"/>
    </w:r>
    <w:r w:rsidRPr="001A1104">
      <w:rPr>
        <w:rFonts w:ascii="Times New Roman" w:hAnsi="Times New Roman" w:cs="Times New Roman"/>
        <w:b/>
        <w:sz w:val="16"/>
        <w:szCs w:val="16"/>
      </w:rPr>
      <w:instrText xml:space="preserve"> NUMPAGES  </w:instrText>
    </w:r>
    <w:r w:rsidRPr="001A1104">
      <w:rPr>
        <w:rFonts w:ascii="Times New Roman" w:hAnsi="Times New Roman" w:cs="Times New Roman"/>
        <w:b/>
        <w:sz w:val="16"/>
        <w:szCs w:val="16"/>
      </w:rPr>
      <w:fldChar w:fldCharType="separate"/>
    </w:r>
    <w:r w:rsidR="00274E62">
      <w:rPr>
        <w:rFonts w:ascii="Times New Roman" w:hAnsi="Times New Roman" w:cs="Times New Roman"/>
        <w:b/>
        <w:noProof/>
        <w:sz w:val="16"/>
        <w:szCs w:val="16"/>
      </w:rPr>
      <w:t>7</w:t>
    </w:r>
    <w:r w:rsidRPr="001A1104">
      <w:rPr>
        <w:rFonts w:ascii="Times New Roman" w:hAnsi="Times New Roman" w:cs="Times New Roman"/>
        <w:b/>
        <w:sz w:val="16"/>
        <w:szCs w:val="16"/>
      </w:rPr>
      <w:fldChar w:fldCharType="end"/>
    </w:r>
  </w:p>
  <w:p w14:paraId="2D480377" w14:textId="77777777" w:rsidR="00F17299" w:rsidRPr="00F17299" w:rsidRDefault="00F17299" w:rsidP="00F17299">
    <w:pPr>
      <w:pStyle w:val="Footer"/>
      <w:rPr>
        <w:ins w:id="290" w:author="Rohayati,Rohayati" w:date="2024-12-05T16:10:00Z"/>
        <w:rFonts w:ascii="Times New Roman" w:hAnsi="Times New Roman" w:cs="Times New Roman"/>
        <w:iCs/>
        <w:color w:val="000000" w:themeColor="text1"/>
        <w:sz w:val="16"/>
        <w:szCs w:val="16"/>
        <w:lang w:val="en-US"/>
      </w:rPr>
    </w:pPr>
    <w:ins w:id="291" w:author="Rohayati,Rohayati" w:date="2024-12-05T16:10:00Z">
      <w:r w:rsidRPr="00F17299">
        <w:rPr>
          <w:rFonts w:ascii="Times New Roman" w:hAnsi="Times New Roman" w:cs="Times New Roman"/>
          <w:iCs/>
          <w:color w:val="000000" w:themeColor="text1"/>
          <w:sz w:val="16"/>
          <w:szCs w:val="16"/>
          <w:lang w:val="en-US"/>
        </w:rPr>
        <w:t>SAMIJF/LKM-LA/11-2024/153</w:t>
      </w:r>
    </w:ins>
  </w:p>
  <w:p w14:paraId="581C6D94" w14:textId="1D2B9D8E" w:rsidR="00F33B45" w:rsidRPr="001A1104" w:rsidDel="00F17299" w:rsidRDefault="00F33B45" w:rsidP="00F33B45">
    <w:pPr>
      <w:pStyle w:val="Default"/>
      <w:spacing w:line="276" w:lineRule="auto"/>
      <w:rPr>
        <w:del w:id="292" w:author="Rohayati,Rohayati" w:date="2024-12-05T16:10:00Z" w16du:dateUtc="2024-12-05T09:10:00Z"/>
        <w:i/>
        <w:color w:val="000000" w:themeColor="text1"/>
        <w:sz w:val="16"/>
        <w:szCs w:val="16"/>
        <w:lang w:val="en-US"/>
      </w:rPr>
    </w:pPr>
    <w:del w:id="293" w:author="Rohayati,Rohayati" w:date="2024-12-05T16:10:00Z" w16du:dateUtc="2024-12-05T09:10:00Z">
      <w:r w:rsidRPr="001A1104" w:rsidDel="00F17299">
        <w:rPr>
          <w:color w:val="000000" w:themeColor="text1"/>
          <w:sz w:val="16"/>
          <w:szCs w:val="16"/>
          <w:lang w:val="en-US"/>
        </w:rPr>
        <w:delText xml:space="preserve">………………………… </w:delText>
      </w:r>
      <w:r w:rsidRPr="001A1104" w:rsidDel="00F17299">
        <w:rPr>
          <w:i/>
          <w:color w:val="000000" w:themeColor="text1"/>
          <w:sz w:val="16"/>
          <w:szCs w:val="16"/>
          <w:lang w:val="en-US"/>
        </w:rPr>
        <w:delText>[Nomor kontrak PIC: Legal]</w:delText>
      </w:r>
    </w:del>
  </w:p>
  <w:p w14:paraId="55A4AEEA" w14:textId="14A326C1" w:rsidR="00B42BD1" w:rsidRPr="001A1104" w:rsidRDefault="00F33B45" w:rsidP="00F33B45">
    <w:pPr>
      <w:pStyle w:val="Default"/>
      <w:spacing w:line="276" w:lineRule="auto"/>
      <w:rPr>
        <w:color w:val="000000" w:themeColor="text1"/>
        <w:sz w:val="16"/>
        <w:szCs w:val="16"/>
      </w:rPr>
    </w:pPr>
    <w:del w:id="294" w:author="ROHAYATI" w:date="2024-08-02T13:33:00Z">
      <w:r w:rsidRPr="001A1104" w:rsidDel="00320EAA">
        <w:rPr>
          <w:color w:val="000000" w:themeColor="text1"/>
          <w:sz w:val="16"/>
          <w:szCs w:val="16"/>
          <w:lang w:val="en-US"/>
        </w:rPr>
        <w:delText xml:space="preserve">………………………… </w:delText>
      </w:r>
      <w:r w:rsidRPr="001A1104" w:rsidDel="00320EAA">
        <w:rPr>
          <w:i/>
          <w:color w:val="000000" w:themeColor="text1"/>
          <w:sz w:val="16"/>
          <w:szCs w:val="16"/>
          <w:lang w:val="en-US"/>
        </w:rPr>
        <w:delText>[nama supplier</w:delText>
      </w:r>
      <w:r w:rsidR="0077700F" w:rsidRPr="001A1104" w:rsidDel="00320EAA">
        <w:rPr>
          <w:i/>
          <w:color w:val="000000" w:themeColor="text1"/>
          <w:sz w:val="16"/>
          <w:szCs w:val="16"/>
        </w:rPr>
        <w:delText xml:space="preserve"> &amp; PT. SAMI</w:delText>
      </w:r>
      <w:r w:rsidRPr="001A1104" w:rsidDel="00320EAA">
        <w:rPr>
          <w:i/>
          <w:color w:val="000000" w:themeColor="text1"/>
          <w:sz w:val="16"/>
          <w:szCs w:val="16"/>
          <w:lang w:val="en-US"/>
        </w:rPr>
        <w:delText>]</w:delText>
      </w:r>
    </w:del>
    <w:ins w:id="295" w:author="ROHAYATI" w:date="2024-11-29T12:52:00Z">
      <w:r w:rsidR="00D44B8C">
        <w:rPr>
          <w:color w:val="000000" w:themeColor="text1"/>
          <w:sz w:val="16"/>
          <w:szCs w:val="16"/>
          <w:lang w:val="en-US"/>
        </w:rPr>
        <w:t xml:space="preserve">PT. INTALA GLOBAL KONSULTAN </w:t>
      </w:r>
    </w:ins>
    <w:ins w:id="296" w:author="ROHAYATI" w:date="2024-08-02T13:33:00Z">
      <w:r w:rsidR="00320EAA">
        <w:rPr>
          <w:color w:val="000000" w:themeColor="text1"/>
          <w:sz w:val="16"/>
          <w:szCs w:val="16"/>
          <w:lang w:val="en-US"/>
        </w:rPr>
        <w:t>&amp; PT. SAMI-JF</w:t>
      </w:r>
    </w:ins>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4805029" w14:textId="77777777" w:rsidR="00D818A5" w:rsidRDefault="00D818A5" w:rsidP="001A0EC8">
      <w:pPr>
        <w:spacing w:after="0" w:line="240" w:lineRule="auto"/>
      </w:pPr>
      <w:r>
        <w:separator/>
      </w:r>
    </w:p>
  </w:footnote>
  <w:footnote w:type="continuationSeparator" w:id="0">
    <w:p w14:paraId="559DBEF6" w14:textId="77777777" w:rsidR="00D818A5" w:rsidRDefault="00D818A5" w:rsidP="001A0EC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2"/>
    <w:multiLevelType w:val="multilevel"/>
    <w:tmpl w:val="00000002"/>
    <w:name w:val="WW8Num2"/>
    <w:lvl w:ilvl="0">
      <w:start w:val="1"/>
      <w:numFmt w:val="decimal"/>
      <w:lvlText w:val="%1."/>
      <w:lvlJc w:val="left"/>
      <w:pPr>
        <w:tabs>
          <w:tab w:val="num" w:pos="0"/>
        </w:tabs>
        <w:ind w:left="720" w:hanging="360"/>
      </w:pPr>
    </w:lvl>
    <w:lvl w:ilvl="1">
      <w:start w:val="1"/>
      <w:numFmt w:val="decimal"/>
      <w:lvlText w:val="%2"/>
      <w:lvlJc w:val="left"/>
      <w:pPr>
        <w:tabs>
          <w:tab w:val="num" w:pos="0"/>
        </w:tabs>
        <w:ind w:left="1080" w:hanging="360"/>
      </w:pPr>
    </w:lvl>
    <w:lvl w:ilvl="2">
      <w:start w:val="1"/>
      <w:numFmt w:val="decimal"/>
      <w:lvlText w:val="%2.%3"/>
      <w:lvlJc w:val="left"/>
      <w:pPr>
        <w:tabs>
          <w:tab w:val="num" w:pos="0"/>
        </w:tabs>
        <w:ind w:left="1440" w:hanging="360"/>
      </w:pPr>
    </w:lvl>
    <w:lvl w:ilvl="3">
      <w:start w:val="1"/>
      <w:numFmt w:val="decimal"/>
      <w:lvlText w:val="%2.%3.%4"/>
      <w:lvlJc w:val="left"/>
      <w:pPr>
        <w:tabs>
          <w:tab w:val="num" w:pos="0"/>
        </w:tabs>
        <w:ind w:left="1800" w:hanging="360"/>
      </w:pPr>
    </w:lvl>
    <w:lvl w:ilvl="4">
      <w:start w:val="1"/>
      <w:numFmt w:val="decimal"/>
      <w:lvlText w:val="%2.%3.%4.%5"/>
      <w:lvlJc w:val="left"/>
      <w:pPr>
        <w:tabs>
          <w:tab w:val="num" w:pos="0"/>
        </w:tabs>
        <w:ind w:left="2160" w:hanging="360"/>
      </w:pPr>
    </w:lvl>
    <w:lvl w:ilvl="5">
      <w:start w:val="1"/>
      <w:numFmt w:val="decimal"/>
      <w:lvlText w:val="%2.%3.%4.%5.%6"/>
      <w:lvlJc w:val="left"/>
      <w:pPr>
        <w:tabs>
          <w:tab w:val="num" w:pos="0"/>
        </w:tabs>
        <w:ind w:left="2520" w:hanging="360"/>
      </w:pPr>
    </w:lvl>
    <w:lvl w:ilvl="6">
      <w:start w:val="1"/>
      <w:numFmt w:val="decimal"/>
      <w:lvlText w:val="%2.%3.%4.%5.%6.%7"/>
      <w:lvlJc w:val="left"/>
      <w:pPr>
        <w:tabs>
          <w:tab w:val="num" w:pos="0"/>
        </w:tabs>
        <w:ind w:left="2880" w:hanging="360"/>
      </w:pPr>
    </w:lvl>
    <w:lvl w:ilvl="7">
      <w:start w:val="1"/>
      <w:numFmt w:val="decimal"/>
      <w:lvlText w:val="%2.%3.%4.%5.%6.%7.%8"/>
      <w:lvlJc w:val="left"/>
      <w:pPr>
        <w:tabs>
          <w:tab w:val="num" w:pos="0"/>
        </w:tabs>
        <w:ind w:left="3240" w:hanging="360"/>
      </w:pPr>
    </w:lvl>
    <w:lvl w:ilvl="8">
      <w:start w:val="1"/>
      <w:numFmt w:val="decimal"/>
      <w:lvlText w:val="%2.%3.%4.%5.%6.%7.%8.%9"/>
      <w:lvlJc w:val="left"/>
      <w:pPr>
        <w:tabs>
          <w:tab w:val="num" w:pos="0"/>
        </w:tabs>
        <w:ind w:left="3600" w:hanging="360"/>
      </w:pPr>
    </w:lvl>
  </w:abstractNum>
  <w:abstractNum w:abstractNumId="1" w15:restartNumberingAfterBreak="0">
    <w:nsid w:val="00000004"/>
    <w:multiLevelType w:val="multilevel"/>
    <w:tmpl w:val="00000004"/>
    <w:name w:val="WW8Num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2.%3."/>
      <w:lvlJc w:val="lef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lef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left"/>
      <w:pPr>
        <w:tabs>
          <w:tab w:val="num" w:pos="0"/>
        </w:tabs>
        <w:ind w:left="6480" w:hanging="180"/>
      </w:pPr>
    </w:lvl>
  </w:abstractNum>
  <w:abstractNum w:abstractNumId="2" w15:restartNumberingAfterBreak="0">
    <w:nsid w:val="00000005"/>
    <w:multiLevelType w:val="multilevel"/>
    <w:tmpl w:val="00000005"/>
    <w:name w:val="WW8Num5"/>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Symbol" w:hAnsi="Symbol" w:cs="OpenSymbol"/>
      </w:rPr>
    </w:lvl>
    <w:lvl w:ilvl="2">
      <w:start w:val="1"/>
      <w:numFmt w:val="bullet"/>
      <w:lvlText w:val=""/>
      <w:lvlJc w:val="left"/>
      <w:pPr>
        <w:tabs>
          <w:tab w:val="num" w:pos="1440"/>
        </w:tabs>
        <w:ind w:left="1440" w:hanging="360"/>
      </w:pPr>
      <w:rPr>
        <w:rFonts w:ascii="Symbol" w:hAnsi="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Symbol" w:hAnsi="Symbol" w:cs="OpenSymbol"/>
      </w:rPr>
    </w:lvl>
    <w:lvl w:ilvl="5">
      <w:start w:val="1"/>
      <w:numFmt w:val="bullet"/>
      <w:lvlText w:val=""/>
      <w:lvlJc w:val="left"/>
      <w:pPr>
        <w:tabs>
          <w:tab w:val="num" w:pos="2520"/>
        </w:tabs>
        <w:ind w:left="2520" w:hanging="360"/>
      </w:pPr>
      <w:rPr>
        <w:rFonts w:ascii="Symbol" w:hAnsi="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Symbol" w:hAnsi="Symbol" w:cs="OpenSymbol"/>
      </w:rPr>
    </w:lvl>
    <w:lvl w:ilvl="8">
      <w:start w:val="1"/>
      <w:numFmt w:val="bullet"/>
      <w:lvlText w:val=""/>
      <w:lvlJc w:val="left"/>
      <w:pPr>
        <w:tabs>
          <w:tab w:val="num" w:pos="3600"/>
        </w:tabs>
        <w:ind w:left="3600" w:hanging="360"/>
      </w:pPr>
      <w:rPr>
        <w:rFonts w:ascii="Symbol" w:hAnsi="Symbol" w:cs="OpenSymbol"/>
      </w:rPr>
    </w:lvl>
  </w:abstractNum>
  <w:abstractNum w:abstractNumId="3" w15:restartNumberingAfterBreak="0">
    <w:nsid w:val="00000006"/>
    <w:multiLevelType w:val="multilevel"/>
    <w:tmpl w:val="4ABED69C"/>
    <w:name w:val="WW8Num6"/>
    <w:lvl w:ilvl="0">
      <w:start w:val="1"/>
      <w:numFmt w:val="decimal"/>
      <w:lvlText w:val="(%1)"/>
      <w:lvlJc w:val="left"/>
      <w:pPr>
        <w:tabs>
          <w:tab w:val="num" w:pos="720"/>
        </w:tabs>
        <w:ind w:left="720" w:hanging="360"/>
      </w:pPr>
      <w:rPr>
        <w:rFonts w:hint="default"/>
        <w:b w:val="0"/>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00706C05"/>
    <w:multiLevelType w:val="hybridMultilevel"/>
    <w:tmpl w:val="FB86F65A"/>
    <w:lvl w:ilvl="0" w:tplc="5F48BB06">
      <w:start w:val="1"/>
      <w:numFmt w:val="decimal"/>
      <w:lvlText w:val="(%1)"/>
      <w:lvlJc w:val="left"/>
      <w:pPr>
        <w:ind w:left="928" w:hanging="360"/>
      </w:pPr>
      <w:rPr>
        <w:rFonts w:hint="default"/>
        <w:b w:val="0"/>
        <w:i w:val="0"/>
      </w:rPr>
    </w:lvl>
    <w:lvl w:ilvl="1" w:tplc="F5E603F2">
      <w:start w:val="1"/>
      <w:numFmt w:val="decimal"/>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009C1E99"/>
    <w:multiLevelType w:val="hybridMultilevel"/>
    <w:tmpl w:val="62F24C58"/>
    <w:lvl w:ilvl="0" w:tplc="4C4A05AC">
      <w:start w:val="1"/>
      <w:numFmt w:val="decimal"/>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06121765"/>
    <w:multiLevelType w:val="hybridMultilevel"/>
    <w:tmpl w:val="0434B860"/>
    <w:lvl w:ilvl="0" w:tplc="5FA24742">
      <w:start w:val="1"/>
      <w:numFmt w:val="lowerLetter"/>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7" w15:restartNumberingAfterBreak="0">
    <w:nsid w:val="08142877"/>
    <w:multiLevelType w:val="hybridMultilevel"/>
    <w:tmpl w:val="0C463E12"/>
    <w:lvl w:ilvl="0" w:tplc="1E0E5CFE">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0823600C"/>
    <w:multiLevelType w:val="hybridMultilevel"/>
    <w:tmpl w:val="D8E43B30"/>
    <w:lvl w:ilvl="0" w:tplc="0421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099A10FA"/>
    <w:multiLevelType w:val="hybridMultilevel"/>
    <w:tmpl w:val="F99EE7B0"/>
    <w:lvl w:ilvl="0" w:tplc="05BA207E">
      <w:start w:val="1"/>
      <w:numFmt w:val="decimal"/>
      <w:lvlText w:val="(%1)"/>
      <w:lvlJc w:val="left"/>
      <w:pPr>
        <w:ind w:left="705" w:hanging="360"/>
      </w:pPr>
      <w:rPr>
        <w:rFonts w:ascii="Times New Roman" w:eastAsia="Times New Roman" w:hAnsi="Times New Roman" w:cs="Times New Roman" w:hint="default"/>
        <w:b w:val="0"/>
        <w:i w:val="0"/>
        <w:strike w:val="0"/>
        <w:dstrike w:val="0"/>
        <w:color w:val="000000"/>
        <w:sz w:val="24"/>
        <w:szCs w:val="24"/>
        <w:u w:val="none" w:color="000000"/>
        <w:vertAlign w:val="baseline"/>
      </w:rPr>
    </w:lvl>
    <w:lvl w:ilvl="1" w:tplc="04210019" w:tentative="1">
      <w:start w:val="1"/>
      <w:numFmt w:val="lowerLetter"/>
      <w:lvlText w:val="%2."/>
      <w:lvlJc w:val="left"/>
      <w:pPr>
        <w:ind w:left="1425" w:hanging="360"/>
      </w:pPr>
    </w:lvl>
    <w:lvl w:ilvl="2" w:tplc="0421001B" w:tentative="1">
      <w:start w:val="1"/>
      <w:numFmt w:val="lowerRoman"/>
      <w:lvlText w:val="%3."/>
      <w:lvlJc w:val="right"/>
      <w:pPr>
        <w:ind w:left="2145" w:hanging="180"/>
      </w:pPr>
    </w:lvl>
    <w:lvl w:ilvl="3" w:tplc="0421000F" w:tentative="1">
      <w:start w:val="1"/>
      <w:numFmt w:val="decimal"/>
      <w:lvlText w:val="%4."/>
      <w:lvlJc w:val="left"/>
      <w:pPr>
        <w:ind w:left="2865" w:hanging="360"/>
      </w:pPr>
    </w:lvl>
    <w:lvl w:ilvl="4" w:tplc="04210019" w:tentative="1">
      <w:start w:val="1"/>
      <w:numFmt w:val="lowerLetter"/>
      <w:lvlText w:val="%5."/>
      <w:lvlJc w:val="left"/>
      <w:pPr>
        <w:ind w:left="3585" w:hanging="360"/>
      </w:pPr>
    </w:lvl>
    <w:lvl w:ilvl="5" w:tplc="0421001B" w:tentative="1">
      <w:start w:val="1"/>
      <w:numFmt w:val="lowerRoman"/>
      <w:lvlText w:val="%6."/>
      <w:lvlJc w:val="right"/>
      <w:pPr>
        <w:ind w:left="4305" w:hanging="180"/>
      </w:pPr>
    </w:lvl>
    <w:lvl w:ilvl="6" w:tplc="0421000F" w:tentative="1">
      <w:start w:val="1"/>
      <w:numFmt w:val="decimal"/>
      <w:lvlText w:val="%7."/>
      <w:lvlJc w:val="left"/>
      <w:pPr>
        <w:ind w:left="5025" w:hanging="360"/>
      </w:pPr>
    </w:lvl>
    <w:lvl w:ilvl="7" w:tplc="04210019" w:tentative="1">
      <w:start w:val="1"/>
      <w:numFmt w:val="lowerLetter"/>
      <w:lvlText w:val="%8."/>
      <w:lvlJc w:val="left"/>
      <w:pPr>
        <w:ind w:left="5745" w:hanging="360"/>
      </w:pPr>
    </w:lvl>
    <w:lvl w:ilvl="8" w:tplc="0421001B" w:tentative="1">
      <w:start w:val="1"/>
      <w:numFmt w:val="lowerRoman"/>
      <w:lvlText w:val="%9."/>
      <w:lvlJc w:val="right"/>
      <w:pPr>
        <w:ind w:left="6465" w:hanging="180"/>
      </w:pPr>
    </w:lvl>
  </w:abstractNum>
  <w:abstractNum w:abstractNumId="10" w15:restartNumberingAfterBreak="0">
    <w:nsid w:val="12057E9D"/>
    <w:multiLevelType w:val="hybridMultilevel"/>
    <w:tmpl w:val="5E2E7162"/>
    <w:lvl w:ilvl="0" w:tplc="4C4A05AC">
      <w:start w:val="1"/>
      <w:numFmt w:val="decimal"/>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12A60F2D"/>
    <w:multiLevelType w:val="hybridMultilevel"/>
    <w:tmpl w:val="15CA3C14"/>
    <w:lvl w:ilvl="0" w:tplc="4C4A05AC">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2" w15:restartNumberingAfterBreak="0">
    <w:nsid w:val="1318225F"/>
    <w:multiLevelType w:val="hybridMultilevel"/>
    <w:tmpl w:val="7BF04722"/>
    <w:lvl w:ilvl="0" w:tplc="D6C04128">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19A16185"/>
    <w:multiLevelType w:val="hybridMultilevel"/>
    <w:tmpl w:val="F9F4A58C"/>
    <w:lvl w:ilvl="0" w:tplc="4C4A05AC">
      <w:start w:val="1"/>
      <w:numFmt w:val="decimal"/>
      <w:lvlText w:val="(%1)"/>
      <w:lvlJc w:val="left"/>
      <w:pPr>
        <w:ind w:left="720" w:hanging="360"/>
      </w:pPr>
      <w:rPr>
        <w:rFonts w:hint="default"/>
      </w:rPr>
    </w:lvl>
    <w:lvl w:ilvl="1" w:tplc="F3B4D63A">
      <w:start w:val="1"/>
      <w:numFmt w:val="decimal"/>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2423033D"/>
    <w:multiLevelType w:val="hybridMultilevel"/>
    <w:tmpl w:val="E2EAB7F6"/>
    <w:lvl w:ilvl="0" w:tplc="4C4A05A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2547570D"/>
    <w:multiLevelType w:val="hybridMultilevel"/>
    <w:tmpl w:val="D1ECE15C"/>
    <w:lvl w:ilvl="0" w:tplc="2F426F06">
      <w:start w:val="1"/>
      <w:numFmt w:val="decimal"/>
      <w:lvlText w:val="(%1)"/>
      <w:lvlJc w:val="left"/>
      <w:pPr>
        <w:ind w:left="720" w:hanging="360"/>
      </w:pPr>
      <w:rPr>
        <w:rFonts w:hint="default"/>
        <w:b w:val="0"/>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2A467816"/>
    <w:multiLevelType w:val="multilevel"/>
    <w:tmpl w:val="47BA418A"/>
    <w:lvl w:ilvl="0">
      <w:start w:val="1"/>
      <w:numFmt w:val="decimal"/>
      <w:lvlText w:val="(%1)"/>
      <w:lvlJc w:val="left"/>
      <w:pPr>
        <w:tabs>
          <w:tab w:val="num" w:pos="0"/>
        </w:tabs>
        <w:ind w:left="720" w:hanging="360"/>
      </w:pPr>
      <w:rPr>
        <w:rFonts w:hint="default"/>
      </w:rPr>
    </w:lvl>
    <w:lvl w:ilvl="1">
      <w:start w:val="1"/>
      <w:numFmt w:val="lowerLetter"/>
      <w:lvlText w:val="%2."/>
      <w:lvlJc w:val="left"/>
      <w:pPr>
        <w:tabs>
          <w:tab w:val="num" w:pos="0"/>
        </w:tabs>
        <w:ind w:left="1440" w:hanging="360"/>
      </w:pPr>
    </w:lvl>
    <w:lvl w:ilvl="2">
      <w:start w:val="1"/>
      <w:numFmt w:val="lowerRoman"/>
      <w:lvlText w:val="%2.%3."/>
      <w:lvlJc w:val="lef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lef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left"/>
      <w:pPr>
        <w:tabs>
          <w:tab w:val="num" w:pos="0"/>
        </w:tabs>
        <w:ind w:left="6480" w:hanging="180"/>
      </w:pPr>
    </w:lvl>
  </w:abstractNum>
  <w:abstractNum w:abstractNumId="17" w15:restartNumberingAfterBreak="0">
    <w:nsid w:val="318E5509"/>
    <w:multiLevelType w:val="hybridMultilevel"/>
    <w:tmpl w:val="BE708A16"/>
    <w:lvl w:ilvl="0" w:tplc="3B40848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7352D59"/>
    <w:multiLevelType w:val="hybridMultilevel"/>
    <w:tmpl w:val="F0F464F0"/>
    <w:lvl w:ilvl="0" w:tplc="4C4A05AC">
      <w:start w:val="1"/>
      <w:numFmt w:val="decimal"/>
      <w:lvlText w:val="(%1)"/>
      <w:lvlJc w:val="left"/>
      <w:pPr>
        <w:ind w:left="720" w:hanging="360"/>
      </w:pPr>
      <w:rPr>
        <w:rFonts w:hint="default"/>
      </w:rPr>
    </w:lvl>
    <w:lvl w:ilvl="1" w:tplc="F3B4D63A">
      <w:start w:val="1"/>
      <w:numFmt w:val="decimal"/>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3AB60B1D"/>
    <w:multiLevelType w:val="hybridMultilevel"/>
    <w:tmpl w:val="F596392C"/>
    <w:lvl w:ilvl="0" w:tplc="04090019">
      <w:start w:val="1"/>
      <w:numFmt w:val="lowerLetter"/>
      <w:lvlText w:val="%1."/>
      <w:lvlJc w:val="left"/>
      <w:pPr>
        <w:ind w:left="990" w:hanging="360"/>
      </w:pPr>
    </w:lvl>
    <w:lvl w:ilvl="1" w:tplc="04210019" w:tentative="1">
      <w:start w:val="1"/>
      <w:numFmt w:val="lowerLetter"/>
      <w:lvlText w:val="%2."/>
      <w:lvlJc w:val="left"/>
      <w:pPr>
        <w:ind w:left="1710" w:hanging="360"/>
      </w:pPr>
    </w:lvl>
    <w:lvl w:ilvl="2" w:tplc="0421001B" w:tentative="1">
      <w:start w:val="1"/>
      <w:numFmt w:val="lowerRoman"/>
      <w:lvlText w:val="%3."/>
      <w:lvlJc w:val="right"/>
      <w:pPr>
        <w:ind w:left="2430" w:hanging="180"/>
      </w:pPr>
    </w:lvl>
    <w:lvl w:ilvl="3" w:tplc="0421000F" w:tentative="1">
      <w:start w:val="1"/>
      <w:numFmt w:val="decimal"/>
      <w:lvlText w:val="%4."/>
      <w:lvlJc w:val="left"/>
      <w:pPr>
        <w:ind w:left="3150" w:hanging="360"/>
      </w:pPr>
    </w:lvl>
    <w:lvl w:ilvl="4" w:tplc="04210019" w:tentative="1">
      <w:start w:val="1"/>
      <w:numFmt w:val="lowerLetter"/>
      <w:lvlText w:val="%5."/>
      <w:lvlJc w:val="left"/>
      <w:pPr>
        <w:ind w:left="3870" w:hanging="360"/>
      </w:pPr>
    </w:lvl>
    <w:lvl w:ilvl="5" w:tplc="0421001B" w:tentative="1">
      <w:start w:val="1"/>
      <w:numFmt w:val="lowerRoman"/>
      <w:lvlText w:val="%6."/>
      <w:lvlJc w:val="right"/>
      <w:pPr>
        <w:ind w:left="4590" w:hanging="180"/>
      </w:pPr>
    </w:lvl>
    <w:lvl w:ilvl="6" w:tplc="0421000F" w:tentative="1">
      <w:start w:val="1"/>
      <w:numFmt w:val="decimal"/>
      <w:lvlText w:val="%7."/>
      <w:lvlJc w:val="left"/>
      <w:pPr>
        <w:ind w:left="5310" w:hanging="360"/>
      </w:pPr>
    </w:lvl>
    <w:lvl w:ilvl="7" w:tplc="04210019" w:tentative="1">
      <w:start w:val="1"/>
      <w:numFmt w:val="lowerLetter"/>
      <w:lvlText w:val="%8."/>
      <w:lvlJc w:val="left"/>
      <w:pPr>
        <w:ind w:left="6030" w:hanging="360"/>
      </w:pPr>
    </w:lvl>
    <w:lvl w:ilvl="8" w:tplc="0421001B" w:tentative="1">
      <w:start w:val="1"/>
      <w:numFmt w:val="lowerRoman"/>
      <w:lvlText w:val="%9."/>
      <w:lvlJc w:val="right"/>
      <w:pPr>
        <w:ind w:left="6750" w:hanging="180"/>
      </w:pPr>
    </w:lvl>
  </w:abstractNum>
  <w:abstractNum w:abstractNumId="20" w15:restartNumberingAfterBreak="0">
    <w:nsid w:val="43BF473E"/>
    <w:multiLevelType w:val="hybridMultilevel"/>
    <w:tmpl w:val="BA606436"/>
    <w:lvl w:ilvl="0" w:tplc="0421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467B187C"/>
    <w:multiLevelType w:val="hybridMultilevel"/>
    <w:tmpl w:val="F5160C46"/>
    <w:lvl w:ilvl="0" w:tplc="F2680D2E">
      <w:start w:val="1"/>
      <w:numFmt w:val="decimal"/>
      <w:lvlText w:val="(%1)"/>
      <w:lvlJc w:val="left"/>
      <w:pPr>
        <w:ind w:left="720" w:hanging="360"/>
      </w:pPr>
      <w:rPr>
        <w:rFonts w:hint="default"/>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494C24F4"/>
    <w:multiLevelType w:val="hybridMultilevel"/>
    <w:tmpl w:val="B03A18AA"/>
    <w:lvl w:ilvl="0" w:tplc="967EEFA0">
      <w:start w:val="1"/>
      <w:numFmt w:val="decimal"/>
      <w:lvlText w:val="(%1)"/>
      <w:lvlJc w:val="left"/>
      <w:pPr>
        <w:ind w:left="720" w:hanging="360"/>
      </w:pPr>
      <w:rPr>
        <w:rFonts w:hint="default"/>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516B4E85"/>
    <w:multiLevelType w:val="hybridMultilevel"/>
    <w:tmpl w:val="F932A248"/>
    <w:lvl w:ilvl="0" w:tplc="4C4A05A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15:restartNumberingAfterBreak="0">
    <w:nsid w:val="56D97FF6"/>
    <w:multiLevelType w:val="hybridMultilevel"/>
    <w:tmpl w:val="ABB27DB6"/>
    <w:lvl w:ilvl="0" w:tplc="81DA03D0">
      <w:start w:val="2"/>
      <w:numFmt w:val="lowerLetter"/>
      <w:lvlText w:val="%1."/>
      <w:lvlJc w:val="left"/>
      <w:pPr>
        <w:ind w:left="345" w:firstLine="0"/>
      </w:pPr>
      <w:rPr>
        <w:rFonts w:hint="default"/>
        <w:b w:val="0"/>
        <w:i w:val="0"/>
        <w:strike w:val="0"/>
        <w:dstrike w:val="0"/>
        <w:color w:val="000000"/>
        <w:sz w:val="24"/>
        <w:szCs w:val="24"/>
        <w:u w:val="none" w:color="000000"/>
        <w:vertAlign w:val="baseline"/>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5E470D7A"/>
    <w:multiLevelType w:val="hybridMultilevel"/>
    <w:tmpl w:val="7924BF0A"/>
    <w:lvl w:ilvl="0" w:tplc="ACBE9F96">
      <w:start w:val="2"/>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15:restartNumberingAfterBreak="0">
    <w:nsid w:val="63BC7D28"/>
    <w:multiLevelType w:val="hybridMultilevel"/>
    <w:tmpl w:val="10887E9E"/>
    <w:lvl w:ilvl="0" w:tplc="4C4A05AC">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7" w15:restartNumberingAfterBreak="0">
    <w:nsid w:val="649F7E0A"/>
    <w:multiLevelType w:val="hybridMultilevel"/>
    <w:tmpl w:val="502C0340"/>
    <w:lvl w:ilvl="0" w:tplc="4C4A05A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 w15:restartNumberingAfterBreak="0">
    <w:nsid w:val="66F3413C"/>
    <w:multiLevelType w:val="hybridMultilevel"/>
    <w:tmpl w:val="8ADA4F26"/>
    <w:lvl w:ilvl="0" w:tplc="893097B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15:restartNumberingAfterBreak="0">
    <w:nsid w:val="6BE27B67"/>
    <w:multiLevelType w:val="hybridMultilevel"/>
    <w:tmpl w:val="EC5AF50C"/>
    <w:lvl w:ilvl="0" w:tplc="692077D6">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 w15:restartNumberingAfterBreak="0">
    <w:nsid w:val="6BF855E8"/>
    <w:multiLevelType w:val="hybridMultilevel"/>
    <w:tmpl w:val="1564F4A8"/>
    <w:lvl w:ilvl="0" w:tplc="05E6B0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70065449"/>
    <w:multiLevelType w:val="hybridMultilevel"/>
    <w:tmpl w:val="8898B49C"/>
    <w:lvl w:ilvl="0" w:tplc="9A5C3EBA">
      <w:start w:val="4"/>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2" w15:restartNumberingAfterBreak="0">
    <w:nsid w:val="706A7141"/>
    <w:multiLevelType w:val="hybridMultilevel"/>
    <w:tmpl w:val="3264B1A4"/>
    <w:lvl w:ilvl="0" w:tplc="840E7A88">
      <w:start w:val="1"/>
      <w:numFmt w:val="lowerLetter"/>
      <w:lvlText w:val="%1."/>
      <w:lvlJc w:val="left"/>
      <w:pPr>
        <w:ind w:left="786" w:hanging="360"/>
      </w:pPr>
      <w:rPr>
        <w:rFonts w:hint="default"/>
        <w:b w:val="0"/>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33" w15:restartNumberingAfterBreak="0">
    <w:nsid w:val="70BF1A6C"/>
    <w:multiLevelType w:val="hybridMultilevel"/>
    <w:tmpl w:val="8DDA679E"/>
    <w:lvl w:ilvl="0" w:tplc="2DEAD88A">
      <w:start w:val="3"/>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4" w15:restartNumberingAfterBreak="0">
    <w:nsid w:val="71F17D59"/>
    <w:multiLevelType w:val="hybridMultilevel"/>
    <w:tmpl w:val="D80C01C8"/>
    <w:lvl w:ilvl="0" w:tplc="C60C4F40">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35" w15:restartNumberingAfterBreak="0">
    <w:nsid w:val="733B67B6"/>
    <w:multiLevelType w:val="hybridMultilevel"/>
    <w:tmpl w:val="0250F464"/>
    <w:lvl w:ilvl="0" w:tplc="484CEDBC">
      <w:numFmt w:val="bullet"/>
      <w:lvlText w:val="-"/>
      <w:lvlJc w:val="left"/>
      <w:pPr>
        <w:ind w:left="720" w:hanging="360"/>
      </w:pPr>
      <w:rPr>
        <w:rFonts w:ascii="Times New Roman" w:eastAsiaTheme="minorEastAsia" w:hAnsi="Times New Roman" w:cs="Times New Roman" w:hint="default"/>
      </w:rPr>
    </w:lvl>
    <w:lvl w:ilvl="1" w:tplc="04210003">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6" w15:restartNumberingAfterBreak="0">
    <w:nsid w:val="77C1745E"/>
    <w:multiLevelType w:val="hybridMultilevel"/>
    <w:tmpl w:val="34AE8474"/>
    <w:lvl w:ilvl="0" w:tplc="00000002">
      <w:start w:val="1"/>
      <w:numFmt w:val="bullet"/>
      <w:lvlText w:val="-"/>
      <w:lvlJc w:val="left"/>
      <w:pPr>
        <w:ind w:left="720" w:hanging="360"/>
      </w:pPr>
      <w:rPr>
        <w:rFonts w:ascii="Times New Roman" w:hAnsi="Times New Roman" w:cs="Times New Roman"/>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7" w15:restartNumberingAfterBreak="0">
    <w:nsid w:val="7A794A35"/>
    <w:multiLevelType w:val="hybridMultilevel"/>
    <w:tmpl w:val="130C30C4"/>
    <w:lvl w:ilvl="0" w:tplc="4C4A05AC">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num w:numId="1" w16cid:durableId="1003435316">
    <w:abstractNumId w:val="3"/>
  </w:num>
  <w:num w:numId="2" w16cid:durableId="540744898">
    <w:abstractNumId w:val="17"/>
  </w:num>
  <w:num w:numId="3" w16cid:durableId="517893371">
    <w:abstractNumId w:val="30"/>
  </w:num>
  <w:num w:numId="4" w16cid:durableId="94862925">
    <w:abstractNumId w:val="36"/>
  </w:num>
  <w:num w:numId="5" w16cid:durableId="56323289">
    <w:abstractNumId w:val="4"/>
  </w:num>
  <w:num w:numId="6" w16cid:durableId="1194221732">
    <w:abstractNumId w:val="11"/>
  </w:num>
  <w:num w:numId="7" w16cid:durableId="1726030057">
    <w:abstractNumId w:val="35"/>
  </w:num>
  <w:num w:numId="8" w16cid:durableId="1663315305">
    <w:abstractNumId w:val="22"/>
  </w:num>
  <w:num w:numId="9" w16cid:durableId="922373147">
    <w:abstractNumId w:val="14"/>
  </w:num>
  <w:num w:numId="10" w16cid:durableId="2016110465">
    <w:abstractNumId w:val="27"/>
  </w:num>
  <w:num w:numId="11" w16cid:durableId="1151098967">
    <w:abstractNumId w:val="23"/>
  </w:num>
  <w:num w:numId="12" w16cid:durableId="18967912">
    <w:abstractNumId w:val="18"/>
  </w:num>
  <w:num w:numId="13" w16cid:durableId="721250765">
    <w:abstractNumId w:val="16"/>
  </w:num>
  <w:num w:numId="14" w16cid:durableId="231627681">
    <w:abstractNumId w:val="19"/>
  </w:num>
  <w:num w:numId="15" w16cid:durableId="1063065604">
    <w:abstractNumId w:val="28"/>
  </w:num>
  <w:num w:numId="16" w16cid:durableId="419109038">
    <w:abstractNumId w:val="13"/>
  </w:num>
  <w:num w:numId="17" w16cid:durableId="1426877794">
    <w:abstractNumId w:val="25"/>
  </w:num>
  <w:num w:numId="18" w16cid:durableId="709106917">
    <w:abstractNumId w:val="33"/>
  </w:num>
  <w:num w:numId="19" w16cid:durableId="491408499">
    <w:abstractNumId w:val="31"/>
  </w:num>
  <w:num w:numId="20" w16cid:durableId="1977175771">
    <w:abstractNumId w:val="5"/>
  </w:num>
  <w:num w:numId="21" w16cid:durableId="235016717">
    <w:abstractNumId w:val="32"/>
  </w:num>
  <w:num w:numId="22" w16cid:durableId="350687465">
    <w:abstractNumId w:val="34"/>
  </w:num>
  <w:num w:numId="23" w16cid:durableId="596867471">
    <w:abstractNumId w:val="21"/>
  </w:num>
  <w:num w:numId="24" w16cid:durableId="188835803">
    <w:abstractNumId w:val="7"/>
  </w:num>
  <w:num w:numId="25" w16cid:durableId="1215772423">
    <w:abstractNumId w:val="29"/>
  </w:num>
  <w:num w:numId="26" w16cid:durableId="796604944">
    <w:abstractNumId w:val="6"/>
  </w:num>
  <w:num w:numId="27" w16cid:durableId="1047148609">
    <w:abstractNumId w:val="26"/>
  </w:num>
  <w:num w:numId="28" w16cid:durableId="1171992381">
    <w:abstractNumId w:val="12"/>
  </w:num>
  <w:num w:numId="29" w16cid:durableId="465244168">
    <w:abstractNumId w:val="15"/>
  </w:num>
  <w:num w:numId="30" w16cid:durableId="900168708">
    <w:abstractNumId w:val="9"/>
  </w:num>
  <w:num w:numId="31" w16cid:durableId="1128164099">
    <w:abstractNumId w:val="24"/>
  </w:num>
  <w:num w:numId="32" w16cid:durableId="102267825">
    <w:abstractNumId w:val="10"/>
  </w:num>
  <w:num w:numId="33" w16cid:durableId="199321550">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710344801">
    <w:abstractNumId w:val="20"/>
  </w:num>
  <w:num w:numId="35" w16cid:durableId="2120833270">
    <w:abstractNumId w:val="8"/>
  </w:num>
  <w:numIdMacAtCleanup w:val="1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ROHAYATI">
    <w15:presenceInfo w15:providerId="AD" w15:userId="S-1-5-21-1426287905-1730833988-3196665247-4667"/>
  </w15:person>
  <w15:person w15:author="wahonopodo@gmail.com">
    <w15:presenceInfo w15:providerId="Windows Live" w15:userId="941b5a06a8df28e2"/>
  </w15:person>
  <w15:person w15:author="Rohayati,Rohayati">
    <w15:presenceInfo w15:providerId="AD" w15:userId="S::rohayati.a1@id.yazaki.com::4063c2a9-fb75-4e8c-945d-dac01f341cf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revisionView w:insDel="0" w:formatting="0"/>
  <w:trackRevisions/>
  <w:defaultTabStop w:val="720"/>
  <w:drawingGridHorizontalSpacing w:val="110"/>
  <w:displayHorizontalDrawingGridEvery w:val="2"/>
  <w:characterSpacingControl w:val="doNotCompress"/>
  <w:hdrShapeDefaults>
    <o:shapedefaults v:ext="edit" spidmax="6145"/>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6442"/>
    <w:rsid w:val="000016A6"/>
    <w:rsid w:val="00002861"/>
    <w:rsid w:val="0000685A"/>
    <w:rsid w:val="00011391"/>
    <w:rsid w:val="000133E9"/>
    <w:rsid w:val="000208EE"/>
    <w:rsid w:val="000250C0"/>
    <w:rsid w:val="0003139A"/>
    <w:rsid w:val="0003772D"/>
    <w:rsid w:val="00041EE8"/>
    <w:rsid w:val="00042008"/>
    <w:rsid w:val="00043F9B"/>
    <w:rsid w:val="000449C5"/>
    <w:rsid w:val="00052833"/>
    <w:rsid w:val="00052C5B"/>
    <w:rsid w:val="000532DC"/>
    <w:rsid w:val="00055704"/>
    <w:rsid w:val="000573BB"/>
    <w:rsid w:val="00061783"/>
    <w:rsid w:val="00062D02"/>
    <w:rsid w:val="000721BE"/>
    <w:rsid w:val="0008012D"/>
    <w:rsid w:val="0008169F"/>
    <w:rsid w:val="0008627A"/>
    <w:rsid w:val="00093071"/>
    <w:rsid w:val="000A4DEB"/>
    <w:rsid w:val="000B2290"/>
    <w:rsid w:val="000B441B"/>
    <w:rsid w:val="000B4643"/>
    <w:rsid w:val="000B50DF"/>
    <w:rsid w:val="000C114B"/>
    <w:rsid w:val="000C32A6"/>
    <w:rsid w:val="000E030E"/>
    <w:rsid w:val="000E6C54"/>
    <w:rsid w:val="000E732D"/>
    <w:rsid w:val="000F0BD6"/>
    <w:rsid w:val="000F0D8E"/>
    <w:rsid w:val="000F27F8"/>
    <w:rsid w:val="000F7A42"/>
    <w:rsid w:val="00105D1D"/>
    <w:rsid w:val="00116A55"/>
    <w:rsid w:val="001368C2"/>
    <w:rsid w:val="00147AB0"/>
    <w:rsid w:val="00163EC8"/>
    <w:rsid w:val="00163EF0"/>
    <w:rsid w:val="001703D8"/>
    <w:rsid w:val="00176442"/>
    <w:rsid w:val="0019486C"/>
    <w:rsid w:val="00197EFA"/>
    <w:rsid w:val="001A0EC8"/>
    <w:rsid w:val="001A1104"/>
    <w:rsid w:val="001A5DFD"/>
    <w:rsid w:val="001B567F"/>
    <w:rsid w:val="001D48F3"/>
    <w:rsid w:val="001E0CD7"/>
    <w:rsid w:val="001E5A94"/>
    <w:rsid w:val="001E5DF7"/>
    <w:rsid w:val="001E6F70"/>
    <w:rsid w:val="001E7C01"/>
    <w:rsid w:val="001F4635"/>
    <w:rsid w:val="00200A76"/>
    <w:rsid w:val="00213EEA"/>
    <w:rsid w:val="00223ABB"/>
    <w:rsid w:val="00225337"/>
    <w:rsid w:val="00227C20"/>
    <w:rsid w:val="0024559D"/>
    <w:rsid w:val="00245D5B"/>
    <w:rsid w:val="00247A39"/>
    <w:rsid w:val="002615DC"/>
    <w:rsid w:val="002644FA"/>
    <w:rsid w:val="00265BEC"/>
    <w:rsid w:val="00274E62"/>
    <w:rsid w:val="00280AF6"/>
    <w:rsid w:val="002842D6"/>
    <w:rsid w:val="0028476B"/>
    <w:rsid w:val="002915F4"/>
    <w:rsid w:val="0029213C"/>
    <w:rsid w:val="002952FC"/>
    <w:rsid w:val="002A4C5C"/>
    <w:rsid w:val="002C62A1"/>
    <w:rsid w:val="002D032E"/>
    <w:rsid w:val="002E36F1"/>
    <w:rsid w:val="002E3882"/>
    <w:rsid w:val="002E3D4A"/>
    <w:rsid w:val="002E634B"/>
    <w:rsid w:val="002F2DE3"/>
    <w:rsid w:val="002F2FBD"/>
    <w:rsid w:val="00313CF4"/>
    <w:rsid w:val="00320EAA"/>
    <w:rsid w:val="003213F6"/>
    <w:rsid w:val="003505BA"/>
    <w:rsid w:val="003567B4"/>
    <w:rsid w:val="0035701F"/>
    <w:rsid w:val="00361FDF"/>
    <w:rsid w:val="00364052"/>
    <w:rsid w:val="003646D6"/>
    <w:rsid w:val="00364ECB"/>
    <w:rsid w:val="00370997"/>
    <w:rsid w:val="00374E42"/>
    <w:rsid w:val="003750C5"/>
    <w:rsid w:val="00392558"/>
    <w:rsid w:val="003C5922"/>
    <w:rsid w:val="003E63D8"/>
    <w:rsid w:val="003F0264"/>
    <w:rsid w:val="003F4FD7"/>
    <w:rsid w:val="003F5ED0"/>
    <w:rsid w:val="003F74DB"/>
    <w:rsid w:val="004112A0"/>
    <w:rsid w:val="00414AE8"/>
    <w:rsid w:val="00415D5A"/>
    <w:rsid w:val="004166BB"/>
    <w:rsid w:val="00424E0D"/>
    <w:rsid w:val="00451346"/>
    <w:rsid w:val="0046058D"/>
    <w:rsid w:val="00465955"/>
    <w:rsid w:val="0048226C"/>
    <w:rsid w:val="00482CD8"/>
    <w:rsid w:val="0048477C"/>
    <w:rsid w:val="00485872"/>
    <w:rsid w:val="004932E8"/>
    <w:rsid w:val="00494FE4"/>
    <w:rsid w:val="004961FA"/>
    <w:rsid w:val="004A04F5"/>
    <w:rsid w:val="004B06E2"/>
    <w:rsid w:val="004B1269"/>
    <w:rsid w:val="004B765E"/>
    <w:rsid w:val="004C18E3"/>
    <w:rsid w:val="004C397A"/>
    <w:rsid w:val="004C673E"/>
    <w:rsid w:val="004D59D9"/>
    <w:rsid w:val="004D6DB4"/>
    <w:rsid w:val="004D7437"/>
    <w:rsid w:val="004D7C0B"/>
    <w:rsid w:val="004E4261"/>
    <w:rsid w:val="004F25E8"/>
    <w:rsid w:val="004F2AF7"/>
    <w:rsid w:val="00500450"/>
    <w:rsid w:val="005010F6"/>
    <w:rsid w:val="005151EA"/>
    <w:rsid w:val="00517428"/>
    <w:rsid w:val="00525602"/>
    <w:rsid w:val="0052684D"/>
    <w:rsid w:val="00526995"/>
    <w:rsid w:val="00544BEC"/>
    <w:rsid w:val="00550F4B"/>
    <w:rsid w:val="00555BDE"/>
    <w:rsid w:val="00560D57"/>
    <w:rsid w:val="00571030"/>
    <w:rsid w:val="005736E5"/>
    <w:rsid w:val="00575435"/>
    <w:rsid w:val="005967F0"/>
    <w:rsid w:val="005A6D39"/>
    <w:rsid w:val="005B05C3"/>
    <w:rsid w:val="005B2481"/>
    <w:rsid w:val="005C1299"/>
    <w:rsid w:val="005C1806"/>
    <w:rsid w:val="005D74EB"/>
    <w:rsid w:val="005F72BA"/>
    <w:rsid w:val="006007C3"/>
    <w:rsid w:val="0060474E"/>
    <w:rsid w:val="006257F5"/>
    <w:rsid w:val="00637F9E"/>
    <w:rsid w:val="00652BDB"/>
    <w:rsid w:val="006578F3"/>
    <w:rsid w:val="006643C9"/>
    <w:rsid w:val="00675D17"/>
    <w:rsid w:val="00681E76"/>
    <w:rsid w:val="00682701"/>
    <w:rsid w:val="0068476C"/>
    <w:rsid w:val="0069154D"/>
    <w:rsid w:val="006921BD"/>
    <w:rsid w:val="00694166"/>
    <w:rsid w:val="00695E68"/>
    <w:rsid w:val="006A2E10"/>
    <w:rsid w:val="006B584B"/>
    <w:rsid w:val="006C01EA"/>
    <w:rsid w:val="006D1A1C"/>
    <w:rsid w:val="006D3013"/>
    <w:rsid w:val="006F3111"/>
    <w:rsid w:val="006F458E"/>
    <w:rsid w:val="006F69B6"/>
    <w:rsid w:val="00700E71"/>
    <w:rsid w:val="007129D7"/>
    <w:rsid w:val="00723AC8"/>
    <w:rsid w:val="00725D8B"/>
    <w:rsid w:val="007314BB"/>
    <w:rsid w:val="007347F0"/>
    <w:rsid w:val="00734C31"/>
    <w:rsid w:val="00745D12"/>
    <w:rsid w:val="0075080D"/>
    <w:rsid w:val="00754F7C"/>
    <w:rsid w:val="00757B73"/>
    <w:rsid w:val="00757FD9"/>
    <w:rsid w:val="00761B6C"/>
    <w:rsid w:val="00762664"/>
    <w:rsid w:val="007749D3"/>
    <w:rsid w:val="0077700F"/>
    <w:rsid w:val="007771D6"/>
    <w:rsid w:val="00781168"/>
    <w:rsid w:val="00791E76"/>
    <w:rsid w:val="007A5FEB"/>
    <w:rsid w:val="007B00D8"/>
    <w:rsid w:val="007B1764"/>
    <w:rsid w:val="007C1728"/>
    <w:rsid w:val="007C1C86"/>
    <w:rsid w:val="007D5ED5"/>
    <w:rsid w:val="007D7353"/>
    <w:rsid w:val="007E2FDA"/>
    <w:rsid w:val="007F2280"/>
    <w:rsid w:val="007F489B"/>
    <w:rsid w:val="007F510D"/>
    <w:rsid w:val="007F5E99"/>
    <w:rsid w:val="008065E6"/>
    <w:rsid w:val="00824E1A"/>
    <w:rsid w:val="008256CD"/>
    <w:rsid w:val="00836BC0"/>
    <w:rsid w:val="00837023"/>
    <w:rsid w:val="0084356D"/>
    <w:rsid w:val="008522C7"/>
    <w:rsid w:val="00852FD9"/>
    <w:rsid w:val="00856F60"/>
    <w:rsid w:val="0086202A"/>
    <w:rsid w:val="00862B95"/>
    <w:rsid w:val="008640AB"/>
    <w:rsid w:val="0086459C"/>
    <w:rsid w:val="00864EFD"/>
    <w:rsid w:val="00870FE2"/>
    <w:rsid w:val="008712D5"/>
    <w:rsid w:val="00873A49"/>
    <w:rsid w:val="00876C3B"/>
    <w:rsid w:val="00881FEF"/>
    <w:rsid w:val="00884943"/>
    <w:rsid w:val="008864DE"/>
    <w:rsid w:val="00886BF6"/>
    <w:rsid w:val="0089725F"/>
    <w:rsid w:val="008A15FE"/>
    <w:rsid w:val="008A77AD"/>
    <w:rsid w:val="008C06BD"/>
    <w:rsid w:val="008D10D9"/>
    <w:rsid w:val="008D5913"/>
    <w:rsid w:val="008E1462"/>
    <w:rsid w:val="008E280C"/>
    <w:rsid w:val="008E348A"/>
    <w:rsid w:val="008E36CA"/>
    <w:rsid w:val="008E7BD2"/>
    <w:rsid w:val="008F01A0"/>
    <w:rsid w:val="008F1187"/>
    <w:rsid w:val="008F632C"/>
    <w:rsid w:val="00902684"/>
    <w:rsid w:val="00905734"/>
    <w:rsid w:val="00905B48"/>
    <w:rsid w:val="009068B9"/>
    <w:rsid w:val="00907B5F"/>
    <w:rsid w:val="00923DBB"/>
    <w:rsid w:val="009367D1"/>
    <w:rsid w:val="0094347D"/>
    <w:rsid w:val="0094635A"/>
    <w:rsid w:val="00954086"/>
    <w:rsid w:val="0095718C"/>
    <w:rsid w:val="009644E5"/>
    <w:rsid w:val="00967C87"/>
    <w:rsid w:val="00973458"/>
    <w:rsid w:val="009850FF"/>
    <w:rsid w:val="00992CA3"/>
    <w:rsid w:val="009A0DEF"/>
    <w:rsid w:val="009A778D"/>
    <w:rsid w:val="009A7A24"/>
    <w:rsid w:val="009B1BFF"/>
    <w:rsid w:val="009B456F"/>
    <w:rsid w:val="009B5971"/>
    <w:rsid w:val="009B5E15"/>
    <w:rsid w:val="009C08F9"/>
    <w:rsid w:val="009C5ADA"/>
    <w:rsid w:val="009D0753"/>
    <w:rsid w:val="009D2077"/>
    <w:rsid w:val="009D3E71"/>
    <w:rsid w:val="009D596D"/>
    <w:rsid w:val="009E4B48"/>
    <w:rsid w:val="009F563B"/>
    <w:rsid w:val="00A119D8"/>
    <w:rsid w:val="00A12E59"/>
    <w:rsid w:val="00A17C10"/>
    <w:rsid w:val="00A3233A"/>
    <w:rsid w:val="00A40055"/>
    <w:rsid w:val="00A43BE8"/>
    <w:rsid w:val="00A43CD8"/>
    <w:rsid w:val="00A475D7"/>
    <w:rsid w:val="00A53C6B"/>
    <w:rsid w:val="00A62477"/>
    <w:rsid w:val="00A6360C"/>
    <w:rsid w:val="00A64D10"/>
    <w:rsid w:val="00A655A1"/>
    <w:rsid w:val="00A67E4C"/>
    <w:rsid w:val="00A701BC"/>
    <w:rsid w:val="00A713E3"/>
    <w:rsid w:val="00A80544"/>
    <w:rsid w:val="00A812BE"/>
    <w:rsid w:val="00A81572"/>
    <w:rsid w:val="00A87434"/>
    <w:rsid w:val="00A935F8"/>
    <w:rsid w:val="00AB39AE"/>
    <w:rsid w:val="00AB77A2"/>
    <w:rsid w:val="00AC58E9"/>
    <w:rsid w:val="00AD185B"/>
    <w:rsid w:val="00AD3B24"/>
    <w:rsid w:val="00AD7185"/>
    <w:rsid w:val="00AF2584"/>
    <w:rsid w:val="00B02046"/>
    <w:rsid w:val="00B02DA1"/>
    <w:rsid w:val="00B04A0F"/>
    <w:rsid w:val="00B0726F"/>
    <w:rsid w:val="00B33166"/>
    <w:rsid w:val="00B41120"/>
    <w:rsid w:val="00B42BD1"/>
    <w:rsid w:val="00B44053"/>
    <w:rsid w:val="00B674C0"/>
    <w:rsid w:val="00B72D69"/>
    <w:rsid w:val="00B752B9"/>
    <w:rsid w:val="00B8566F"/>
    <w:rsid w:val="00B907C6"/>
    <w:rsid w:val="00B97F45"/>
    <w:rsid w:val="00BA5E6B"/>
    <w:rsid w:val="00BB1696"/>
    <w:rsid w:val="00BB7F0A"/>
    <w:rsid w:val="00BC7620"/>
    <w:rsid w:val="00BD2109"/>
    <w:rsid w:val="00BE3F10"/>
    <w:rsid w:val="00BF3E6E"/>
    <w:rsid w:val="00BF56B8"/>
    <w:rsid w:val="00BF75D9"/>
    <w:rsid w:val="00C20180"/>
    <w:rsid w:val="00C248DD"/>
    <w:rsid w:val="00C3138F"/>
    <w:rsid w:val="00C31B30"/>
    <w:rsid w:val="00C40991"/>
    <w:rsid w:val="00C419A0"/>
    <w:rsid w:val="00C42A89"/>
    <w:rsid w:val="00C4451F"/>
    <w:rsid w:val="00C4481B"/>
    <w:rsid w:val="00C5376B"/>
    <w:rsid w:val="00C57C2E"/>
    <w:rsid w:val="00C63720"/>
    <w:rsid w:val="00C7482A"/>
    <w:rsid w:val="00C75503"/>
    <w:rsid w:val="00C7675B"/>
    <w:rsid w:val="00C81459"/>
    <w:rsid w:val="00C8171A"/>
    <w:rsid w:val="00C8217D"/>
    <w:rsid w:val="00C83D73"/>
    <w:rsid w:val="00C91D9A"/>
    <w:rsid w:val="00C92606"/>
    <w:rsid w:val="00CA42F7"/>
    <w:rsid w:val="00CC0247"/>
    <w:rsid w:val="00CD3FD1"/>
    <w:rsid w:val="00CD4D92"/>
    <w:rsid w:val="00CE1E7C"/>
    <w:rsid w:val="00D026D9"/>
    <w:rsid w:val="00D124E1"/>
    <w:rsid w:val="00D218EE"/>
    <w:rsid w:val="00D21C54"/>
    <w:rsid w:val="00D23420"/>
    <w:rsid w:val="00D239B5"/>
    <w:rsid w:val="00D367A7"/>
    <w:rsid w:val="00D44B8C"/>
    <w:rsid w:val="00D46468"/>
    <w:rsid w:val="00D473A8"/>
    <w:rsid w:val="00D55BD3"/>
    <w:rsid w:val="00D60591"/>
    <w:rsid w:val="00D74CF8"/>
    <w:rsid w:val="00D818A5"/>
    <w:rsid w:val="00D826E6"/>
    <w:rsid w:val="00D95567"/>
    <w:rsid w:val="00DA2057"/>
    <w:rsid w:val="00DA6D1C"/>
    <w:rsid w:val="00DB1FC8"/>
    <w:rsid w:val="00DC03C0"/>
    <w:rsid w:val="00DC11F4"/>
    <w:rsid w:val="00DC2D4B"/>
    <w:rsid w:val="00DC2F3B"/>
    <w:rsid w:val="00DC6B2D"/>
    <w:rsid w:val="00DD6B5C"/>
    <w:rsid w:val="00DD6E4C"/>
    <w:rsid w:val="00DE3B51"/>
    <w:rsid w:val="00DF2180"/>
    <w:rsid w:val="00DF60CB"/>
    <w:rsid w:val="00E0092D"/>
    <w:rsid w:val="00E04469"/>
    <w:rsid w:val="00E16BCC"/>
    <w:rsid w:val="00E20609"/>
    <w:rsid w:val="00E236C0"/>
    <w:rsid w:val="00E353B1"/>
    <w:rsid w:val="00E46359"/>
    <w:rsid w:val="00E47D9D"/>
    <w:rsid w:val="00E930F0"/>
    <w:rsid w:val="00E94CFB"/>
    <w:rsid w:val="00EA31F6"/>
    <w:rsid w:val="00EA7074"/>
    <w:rsid w:val="00EB2AE7"/>
    <w:rsid w:val="00EB520C"/>
    <w:rsid w:val="00EB682A"/>
    <w:rsid w:val="00EE2208"/>
    <w:rsid w:val="00EF15BE"/>
    <w:rsid w:val="00EF5290"/>
    <w:rsid w:val="00F00A90"/>
    <w:rsid w:val="00F02720"/>
    <w:rsid w:val="00F05C63"/>
    <w:rsid w:val="00F07ABC"/>
    <w:rsid w:val="00F11B38"/>
    <w:rsid w:val="00F11D33"/>
    <w:rsid w:val="00F17299"/>
    <w:rsid w:val="00F20D42"/>
    <w:rsid w:val="00F31FB4"/>
    <w:rsid w:val="00F32AC4"/>
    <w:rsid w:val="00F3305E"/>
    <w:rsid w:val="00F33B45"/>
    <w:rsid w:val="00F34FEF"/>
    <w:rsid w:val="00F475F6"/>
    <w:rsid w:val="00F608C1"/>
    <w:rsid w:val="00F61558"/>
    <w:rsid w:val="00F65F2C"/>
    <w:rsid w:val="00F82055"/>
    <w:rsid w:val="00F83283"/>
    <w:rsid w:val="00F85898"/>
    <w:rsid w:val="00F87CB1"/>
    <w:rsid w:val="00F93734"/>
    <w:rsid w:val="00FA1814"/>
    <w:rsid w:val="00FB0D2C"/>
    <w:rsid w:val="00FB22B8"/>
    <w:rsid w:val="00FB239E"/>
    <w:rsid w:val="00FB277C"/>
    <w:rsid w:val="00FB3EBB"/>
    <w:rsid w:val="00FB4651"/>
    <w:rsid w:val="00FC0358"/>
    <w:rsid w:val="00FC2703"/>
    <w:rsid w:val="00FD6283"/>
    <w:rsid w:val="00FD7661"/>
    <w:rsid w:val="00FE256B"/>
    <w:rsid w:val="00FF0F60"/>
  </w:rsids>
  <m:mathPr>
    <m:mathFont m:val="Cambria Math"/>
    <m:brkBin m:val="before"/>
    <m:brkBinSub m:val="--"/>
    <m:smallFrac/>
    <m:dispDef/>
    <m:lMargin m:val="0"/>
    <m:rMargin m:val="0"/>
    <m:defJc m:val="centerGroup"/>
    <m:wrapIndent m:val="1440"/>
    <m:intLim m:val="subSup"/>
    <m:naryLim m:val="undOvr"/>
  </m:mathPr>
  <w:themeFontLang w:val="id-ID" w:eastAsia="ja-JP"/>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233A79B9"/>
  <w15:docId w15:val="{9F58B5FB-D33E-4A5F-9D40-E9010F7CBC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id-ID" w:eastAsia="id-ID"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Normal"/>
    <w:link w:val="Heading1Char"/>
    <w:uiPriority w:val="9"/>
    <w:qFormat/>
    <w:rsid w:val="0084356D"/>
    <w:pPr>
      <w:keepNext/>
      <w:keepLines/>
      <w:spacing w:after="16" w:line="256" w:lineRule="auto"/>
      <w:ind w:left="10" w:right="3" w:hanging="10"/>
      <w:jc w:val="center"/>
      <w:outlineLvl w:val="0"/>
    </w:pPr>
    <w:rPr>
      <w:rFonts w:ascii="Times New Roman" w:eastAsia="Times New Roman" w:hAnsi="Times New Roman" w:cs="Times New Roman"/>
      <w:b/>
      <w:color w:val="000000"/>
      <w:sz w:val="24"/>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176442"/>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cwcot">
    <w:name w:val="cwcot"/>
    <w:basedOn w:val="DefaultParagraphFont"/>
    <w:rsid w:val="00E20609"/>
  </w:style>
  <w:style w:type="character" w:styleId="CommentReference">
    <w:name w:val="annotation reference"/>
    <w:basedOn w:val="DefaultParagraphFont"/>
    <w:uiPriority w:val="99"/>
    <w:semiHidden/>
    <w:unhideWhenUsed/>
    <w:rsid w:val="0094347D"/>
    <w:rPr>
      <w:rFonts w:cs="Times New Roman"/>
      <w:sz w:val="16"/>
      <w:szCs w:val="16"/>
    </w:rPr>
  </w:style>
  <w:style w:type="paragraph" w:styleId="CommentText">
    <w:name w:val="annotation text"/>
    <w:basedOn w:val="Normal"/>
    <w:link w:val="CommentTextChar"/>
    <w:uiPriority w:val="99"/>
    <w:unhideWhenUsed/>
    <w:rsid w:val="0094347D"/>
    <w:rPr>
      <w:sz w:val="20"/>
      <w:szCs w:val="20"/>
    </w:rPr>
  </w:style>
  <w:style w:type="character" w:customStyle="1" w:styleId="CommentTextChar">
    <w:name w:val="Comment Text Char"/>
    <w:basedOn w:val="DefaultParagraphFont"/>
    <w:link w:val="CommentText"/>
    <w:uiPriority w:val="99"/>
    <w:rsid w:val="0094347D"/>
    <w:rPr>
      <w:rFonts w:eastAsiaTheme="minorEastAsia"/>
      <w:sz w:val="20"/>
      <w:szCs w:val="20"/>
      <w:lang w:val="id-ID" w:eastAsia="id-ID"/>
    </w:rPr>
  </w:style>
  <w:style w:type="paragraph" w:styleId="BalloonText">
    <w:name w:val="Balloon Text"/>
    <w:basedOn w:val="Normal"/>
    <w:link w:val="BalloonTextChar"/>
    <w:uiPriority w:val="99"/>
    <w:semiHidden/>
    <w:unhideWhenUsed/>
    <w:rsid w:val="0094347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4347D"/>
    <w:rPr>
      <w:rFonts w:ascii="Tahoma" w:hAnsi="Tahoma" w:cs="Tahoma"/>
      <w:sz w:val="16"/>
      <w:szCs w:val="16"/>
    </w:rPr>
  </w:style>
  <w:style w:type="paragraph" w:styleId="ListParagraph">
    <w:name w:val="List Paragraph"/>
    <w:basedOn w:val="Normal"/>
    <w:link w:val="ListParagraphChar"/>
    <w:uiPriority w:val="34"/>
    <w:qFormat/>
    <w:rsid w:val="001E0CD7"/>
    <w:pPr>
      <w:suppressAutoHyphens/>
      <w:spacing w:after="0" w:line="240" w:lineRule="auto"/>
      <w:ind w:left="720"/>
    </w:pPr>
    <w:rPr>
      <w:rFonts w:ascii="Times New Roman" w:eastAsia="Arial Unicode MS" w:hAnsi="Times New Roman" w:cs="Mangal"/>
      <w:kern w:val="1"/>
      <w:sz w:val="24"/>
      <w:szCs w:val="24"/>
      <w:lang w:val="en-GB" w:eastAsia="hi-IN" w:bidi="hi-IN"/>
    </w:rPr>
  </w:style>
  <w:style w:type="character" w:customStyle="1" w:styleId="WW8Num1z0">
    <w:name w:val="WW8Num1z0"/>
    <w:rsid w:val="001A0EC8"/>
    <w:rPr>
      <w:b w:val="0"/>
    </w:rPr>
  </w:style>
  <w:style w:type="paragraph" w:styleId="Header">
    <w:name w:val="header"/>
    <w:basedOn w:val="Normal"/>
    <w:link w:val="HeaderChar"/>
    <w:uiPriority w:val="99"/>
    <w:unhideWhenUsed/>
    <w:rsid w:val="001A0EC8"/>
    <w:pPr>
      <w:tabs>
        <w:tab w:val="center" w:pos="4513"/>
        <w:tab w:val="right" w:pos="9026"/>
      </w:tabs>
      <w:spacing w:after="0" w:line="240" w:lineRule="auto"/>
    </w:pPr>
  </w:style>
  <w:style w:type="character" w:customStyle="1" w:styleId="HeaderChar">
    <w:name w:val="Header Char"/>
    <w:basedOn w:val="DefaultParagraphFont"/>
    <w:link w:val="Header"/>
    <w:uiPriority w:val="99"/>
    <w:rsid w:val="001A0EC8"/>
  </w:style>
  <w:style w:type="paragraph" w:styleId="Footer">
    <w:name w:val="footer"/>
    <w:basedOn w:val="Normal"/>
    <w:link w:val="FooterChar"/>
    <w:uiPriority w:val="99"/>
    <w:unhideWhenUsed/>
    <w:rsid w:val="001A0EC8"/>
    <w:pPr>
      <w:tabs>
        <w:tab w:val="center" w:pos="4513"/>
        <w:tab w:val="right" w:pos="9026"/>
      </w:tabs>
      <w:spacing w:after="0" w:line="240" w:lineRule="auto"/>
    </w:pPr>
  </w:style>
  <w:style w:type="character" w:customStyle="1" w:styleId="FooterChar">
    <w:name w:val="Footer Char"/>
    <w:basedOn w:val="DefaultParagraphFont"/>
    <w:link w:val="Footer"/>
    <w:uiPriority w:val="99"/>
    <w:rsid w:val="001A0EC8"/>
  </w:style>
  <w:style w:type="table" w:styleId="TableGrid">
    <w:name w:val="Table Grid"/>
    <w:basedOn w:val="TableNormal"/>
    <w:uiPriority w:val="59"/>
    <w:rsid w:val="00973458"/>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9B1BFF"/>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C5376B"/>
    <w:pPr>
      <w:spacing w:line="240" w:lineRule="auto"/>
    </w:pPr>
    <w:rPr>
      <w:b/>
      <w:bCs/>
      <w:lang w:val="en-US" w:eastAsia="en-US"/>
    </w:rPr>
  </w:style>
  <w:style w:type="character" w:customStyle="1" w:styleId="CommentSubjectChar">
    <w:name w:val="Comment Subject Char"/>
    <w:basedOn w:val="CommentTextChar"/>
    <w:link w:val="CommentSubject"/>
    <w:uiPriority w:val="99"/>
    <w:semiHidden/>
    <w:rsid w:val="00C5376B"/>
    <w:rPr>
      <w:rFonts w:eastAsiaTheme="minorEastAsia"/>
      <w:b/>
      <w:bCs/>
      <w:sz w:val="20"/>
      <w:szCs w:val="20"/>
      <w:lang w:val="id-ID" w:eastAsia="id-ID"/>
    </w:rPr>
  </w:style>
  <w:style w:type="paragraph" w:styleId="NormalWeb">
    <w:name w:val="Normal (Web)"/>
    <w:basedOn w:val="Normal"/>
    <w:uiPriority w:val="99"/>
    <w:semiHidden/>
    <w:unhideWhenUsed/>
    <w:rsid w:val="00AF2584"/>
    <w:pPr>
      <w:spacing w:before="280" w:after="115" w:line="240" w:lineRule="auto"/>
    </w:pPr>
    <w:rPr>
      <w:rFonts w:ascii="Times New Roman" w:hAnsi="Times New Roman" w:cs="Times New Roman"/>
      <w:sz w:val="24"/>
      <w:szCs w:val="24"/>
      <w:lang w:eastAsia="ar-SA"/>
    </w:rPr>
  </w:style>
  <w:style w:type="character" w:customStyle="1" w:styleId="Heading1Char">
    <w:name w:val="Heading 1 Char"/>
    <w:basedOn w:val="DefaultParagraphFont"/>
    <w:link w:val="Heading1"/>
    <w:uiPriority w:val="9"/>
    <w:rsid w:val="0084356D"/>
    <w:rPr>
      <w:rFonts w:ascii="Times New Roman" w:eastAsia="Times New Roman" w:hAnsi="Times New Roman" w:cs="Times New Roman"/>
      <w:b/>
      <w:color w:val="000000"/>
      <w:sz w:val="24"/>
      <w:lang w:val="en-US" w:eastAsia="en-US"/>
    </w:rPr>
  </w:style>
  <w:style w:type="character" w:customStyle="1" w:styleId="ListParagraphChar">
    <w:name w:val="List Paragraph Char"/>
    <w:link w:val="ListParagraph"/>
    <w:uiPriority w:val="34"/>
    <w:locked/>
    <w:rsid w:val="0084356D"/>
    <w:rPr>
      <w:rFonts w:ascii="Times New Roman" w:eastAsia="Arial Unicode MS" w:hAnsi="Times New Roman" w:cs="Mangal"/>
      <w:kern w:val="1"/>
      <w:sz w:val="24"/>
      <w:szCs w:val="24"/>
      <w:lang w:val="en-GB" w:eastAsia="hi-IN" w:bidi="hi-IN"/>
    </w:rPr>
  </w:style>
  <w:style w:type="character" w:customStyle="1" w:styleId="jlqj4b">
    <w:name w:val="jlqj4b"/>
    <w:basedOn w:val="DefaultParagraphFont"/>
    <w:rsid w:val="00FC0358"/>
  </w:style>
  <w:style w:type="paragraph" w:styleId="Revision">
    <w:name w:val="Revision"/>
    <w:hidden/>
    <w:uiPriority w:val="99"/>
    <w:semiHidden/>
    <w:rsid w:val="00F1729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9114282">
      <w:bodyDiv w:val="1"/>
      <w:marLeft w:val="0"/>
      <w:marRight w:val="0"/>
      <w:marTop w:val="0"/>
      <w:marBottom w:val="0"/>
      <w:divBdr>
        <w:top w:val="none" w:sz="0" w:space="0" w:color="auto"/>
        <w:left w:val="none" w:sz="0" w:space="0" w:color="auto"/>
        <w:bottom w:val="none" w:sz="0" w:space="0" w:color="auto"/>
        <w:right w:val="none" w:sz="0" w:space="0" w:color="auto"/>
      </w:divBdr>
    </w:div>
    <w:div w:id="534075924">
      <w:bodyDiv w:val="1"/>
      <w:marLeft w:val="0"/>
      <w:marRight w:val="0"/>
      <w:marTop w:val="0"/>
      <w:marBottom w:val="0"/>
      <w:divBdr>
        <w:top w:val="none" w:sz="0" w:space="0" w:color="auto"/>
        <w:left w:val="none" w:sz="0" w:space="0" w:color="auto"/>
        <w:bottom w:val="none" w:sz="0" w:space="0" w:color="auto"/>
        <w:right w:val="none" w:sz="0" w:space="0" w:color="auto"/>
      </w:divBdr>
    </w:div>
    <w:div w:id="625429756">
      <w:bodyDiv w:val="1"/>
      <w:marLeft w:val="0"/>
      <w:marRight w:val="0"/>
      <w:marTop w:val="0"/>
      <w:marBottom w:val="0"/>
      <w:divBdr>
        <w:top w:val="none" w:sz="0" w:space="0" w:color="auto"/>
        <w:left w:val="none" w:sz="0" w:space="0" w:color="auto"/>
        <w:bottom w:val="none" w:sz="0" w:space="0" w:color="auto"/>
        <w:right w:val="none" w:sz="0" w:space="0" w:color="auto"/>
      </w:divBdr>
    </w:div>
    <w:div w:id="668757676">
      <w:bodyDiv w:val="1"/>
      <w:marLeft w:val="0"/>
      <w:marRight w:val="0"/>
      <w:marTop w:val="0"/>
      <w:marBottom w:val="0"/>
      <w:divBdr>
        <w:top w:val="none" w:sz="0" w:space="0" w:color="auto"/>
        <w:left w:val="none" w:sz="0" w:space="0" w:color="auto"/>
        <w:bottom w:val="none" w:sz="0" w:space="0" w:color="auto"/>
        <w:right w:val="none" w:sz="0" w:space="0" w:color="auto"/>
      </w:divBdr>
    </w:div>
    <w:div w:id="937562631">
      <w:bodyDiv w:val="1"/>
      <w:marLeft w:val="0"/>
      <w:marRight w:val="0"/>
      <w:marTop w:val="0"/>
      <w:marBottom w:val="0"/>
      <w:divBdr>
        <w:top w:val="none" w:sz="0" w:space="0" w:color="auto"/>
        <w:left w:val="none" w:sz="0" w:space="0" w:color="auto"/>
        <w:bottom w:val="none" w:sz="0" w:space="0" w:color="auto"/>
        <w:right w:val="none" w:sz="0" w:space="0" w:color="auto"/>
      </w:divBdr>
    </w:div>
    <w:div w:id="984159360">
      <w:bodyDiv w:val="1"/>
      <w:marLeft w:val="0"/>
      <w:marRight w:val="0"/>
      <w:marTop w:val="0"/>
      <w:marBottom w:val="0"/>
      <w:divBdr>
        <w:top w:val="none" w:sz="0" w:space="0" w:color="auto"/>
        <w:left w:val="none" w:sz="0" w:space="0" w:color="auto"/>
        <w:bottom w:val="none" w:sz="0" w:space="0" w:color="auto"/>
        <w:right w:val="none" w:sz="0" w:space="0" w:color="auto"/>
      </w:divBdr>
    </w:div>
    <w:div w:id="1708481595">
      <w:bodyDiv w:val="1"/>
      <w:marLeft w:val="0"/>
      <w:marRight w:val="0"/>
      <w:marTop w:val="0"/>
      <w:marBottom w:val="0"/>
      <w:divBdr>
        <w:top w:val="none" w:sz="0" w:space="0" w:color="auto"/>
        <w:left w:val="none" w:sz="0" w:space="0" w:color="auto"/>
        <w:bottom w:val="none" w:sz="0" w:space="0" w:color="auto"/>
        <w:right w:val="none" w:sz="0" w:space="0" w:color="auto"/>
      </w:divBdr>
    </w:div>
    <w:div w:id="20845225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adsl.org/"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1.wdp"/><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jpeg"/><Relationship Id="rId14" Type="http://schemas.microsoft.com/office/2011/relationships/people" Target="people.xml"/></Relationships>
</file>

<file path=word/_rels/foot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6904A00-510E-42B0-9B3A-4513FD574E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TotalTime>
  <Pages>7</Pages>
  <Words>2435</Words>
  <Characters>13880</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CtrlSoft</Company>
  <LinksUpToDate>false</LinksUpToDate>
  <CharactersWithSpaces>16283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MIS</dc:creator>
  <cp:lastModifiedBy>Rohayati,Rohayati</cp:lastModifiedBy>
  <cp:revision>5</cp:revision>
  <cp:lastPrinted>2018-01-16T08:24:00Z</cp:lastPrinted>
  <dcterms:created xsi:type="dcterms:W3CDTF">2024-09-19T04:38:00Z</dcterms:created>
  <dcterms:modified xsi:type="dcterms:W3CDTF">2024-12-05T09:11:00Z</dcterms:modified>
</cp:coreProperties>
</file>