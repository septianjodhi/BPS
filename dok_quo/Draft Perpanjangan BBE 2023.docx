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640FE2" w14:textId="77777777" w:rsidR="00176442" w:rsidRPr="004F2AF7" w:rsidRDefault="00176442">
      <w:pPr>
        <w:pStyle w:val="Default"/>
        <w:tabs>
          <w:tab w:val="left" w:pos="3420"/>
        </w:tabs>
        <w:spacing w:line="276" w:lineRule="auto"/>
        <w:jc w:val="center"/>
        <w:rPr>
          <w:b/>
          <w:bCs/>
          <w:color w:val="000000" w:themeColor="text1"/>
        </w:rPr>
        <w:pPrChange w:id="0" w:author="ROHAYATI" w:date="2021-08-19T07:45:00Z">
          <w:pPr>
            <w:pStyle w:val="Default"/>
            <w:spacing w:line="276" w:lineRule="auto"/>
            <w:jc w:val="center"/>
          </w:pPr>
        </w:pPrChange>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14:paraId="06C223FA" w14:textId="77777777"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14:paraId="741C82E9" w14:textId="77777777" w:rsidR="006A2502" w:rsidRPr="004F2AF7" w:rsidRDefault="006A2502" w:rsidP="006A2502">
      <w:pPr>
        <w:pStyle w:val="Default"/>
        <w:spacing w:line="276" w:lineRule="auto"/>
        <w:jc w:val="center"/>
        <w:rPr>
          <w:ins w:id="1" w:author="Lutfi Moksa" w:date="2021-08-12T09:19:00Z"/>
          <w:color w:val="000000" w:themeColor="text1"/>
          <w:lang w:val="en-US"/>
        </w:rPr>
      </w:pPr>
      <w:ins w:id="2" w:author="Lutfi Moksa" w:date="2021-08-12T09:19:00Z">
        <w:r>
          <w:rPr>
            <w:b/>
            <w:bCs/>
            <w:color w:val="000000" w:themeColor="text1"/>
            <w:lang w:val="en-US"/>
          </w:rPr>
          <w:t>PT. BIRU BAIK ELEKTRIKA</w:t>
        </w:r>
        <w:del w:id="3" w:author="Lutfi Moksa" w:date="2021-08-12T08:15:00Z">
          <w:r w:rsidRPr="004F2AF7" w:rsidDel="00C36E9E">
            <w:rPr>
              <w:b/>
              <w:bCs/>
              <w:color w:val="000000" w:themeColor="text1"/>
              <w:lang w:val="en-US"/>
            </w:rPr>
            <w:delText>………………………………………..</w:delText>
          </w:r>
          <w:r w:rsidRPr="004F2AF7" w:rsidDel="00C36E9E">
            <w:rPr>
              <w:i/>
              <w:color w:val="000000" w:themeColor="text1"/>
              <w:lang w:val="en-US"/>
            </w:rPr>
            <w:delText>[</w:delText>
          </w:r>
          <w:r w:rsidRPr="004F2AF7" w:rsidDel="00C36E9E">
            <w:rPr>
              <w:i/>
              <w:color w:val="000000" w:themeColor="text1"/>
            </w:rPr>
            <w:delText>nama perusahaan vendor</w:delText>
          </w:r>
          <w:r w:rsidRPr="004F2AF7" w:rsidDel="00C36E9E">
            <w:rPr>
              <w:i/>
              <w:color w:val="000000" w:themeColor="text1"/>
              <w:lang w:val="en-US"/>
            </w:rPr>
            <w:delText>]</w:delText>
          </w:r>
        </w:del>
      </w:ins>
    </w:p>
    <w:p w14:paraId="60EADD40" w14:textId="3D515451" w:rsidR="00176442" w:rsidRPr="004F2AF7" w:rsidDel="006A2502" w:rsidRDefault="00147AB0" w:rsidP="004F2AF7">
      <w:pPr>
        <w:pStyle w:val="Default"/>
        <w:spacing w:line="276" w:lineRule="auto"/>
        <w:jc w:val="center"/>
        <w:rPr>
          <w:del w:id="4" w:author="Lutfi Moksa" w:date="2021-08-12T09:19:00Z"/>
          <w:color w:val="000000" w:themeColor="text1"/>
          <w:lang w:val="en-US"/>
        </w:rPr>
      </w:pPr>
      <w:del w:id="5" w:author="Lutfi Moksa" w:date="2021-08-12T09:19:00Z">
        <w:r w:rsidRPr="004F2AF7" w:rsidDel="006A2502">
          <w:rPr>
            <w:b/>
            <w:bCs/>
            <w:color w:val="000000" w:themeColor="text1"/>
            <w:lang w:val="en-US"/>
          </w:rPr>
          <w:delText>………………………………………..</w:delText>
        </w:r>
        <w:r w:rsidR="007D7353" w:rsidRPr="004F2AF7" w:rsidDel="006A2502">
          <w:rPr>
            <w:i/>
            <w:color w:val="000000" w:themeColor="text1"/>
            <w:lang w:val="en-US"/>
          </w:rPr>
          <w:delText>[</w:delText>
        </w:r>
        <w:r w:rsidR="007D7353" w:rsidRPr="004F2AF7" w:rsidDel="006A2502">
          <w:rPr>
            <w:i/>
            <w:color w:val="000000" w:themeColor="text1"/>
          </w:rPr>
          <w:delText>nama perusahaan vendor</w:delText>
        </w:r>
        <w:r w:rsidR="007D7353" w:rsidRPr="004F2AF7" w:rsidDel="006A2502">
          <w:rPr>
            <w:i/>
            <w:color w:val="000000" w:themeColor="text1"/>
            <w:lang w:val="en-US"/>
          </w:rPr>
          <w:delText>]</w:delText>
        </w:r>
      </w:del>
    </w:p>
    <w:p w14:paraId="2D36B944" w14:textId="77777777"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14:paraId="276E3774" w14:textId="77777777"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14:paraId="48B4DFE8" w14:textId="77777777" w:rsidR="00607FAB" w:rsidRDefault="00607FAB" w:rsidP="004F2AF7">
      <w:pPr>
        <w:pStyle w:val="Default"/>
        <w:spacing w:line="276" w:lineRule="auto"/>
        <w:jc w:val="center"/>
        <w:rPr>
          <w:ins w:id="6" w:author="ROHAYATI" w:date="2023-09-01T11:15:00Z"/>
          <w:color w:val="000000" w:themeColor="text1"/>
        </w:rPr>
      </w:pPr>
      <w:ins w:id="7" w:author="ROHAYATI" w:date="2023-09-01T11:15:00Z">
        <w:r w:rsidRPr="00607FAB">
          <w:rPr>
            <w:color w:val="000000" w:themeColor="text1"/>
          </w:rPr>
          <w:t>SAMIJF/LKM-LA/08-2023/104</w:t>
        </w:r>
      </w:ins>
    </w:p>
    <w:p w14:paraId="614CAA1B" w14:textId="5DFE937B" w:rsidR="00C13AB8" w:rsidDel="00607FAB" w:rsidRDefault="00C13AB8" w:rsidP="004F2AF7">
      <w:pPr>
        <w:pStyle w:val="Default"/>
        <w:spacing w:line="276" w:lineRule="auto"/>
        <w:jc w:val="center"/>
        <w:rPr>
          <w:ins w:id="8" w:author="SPVJF-GA-03" w:date="2021-08-21T12:46:00Z"/>
          <w:del w:id="9" w:author="ROHAYATI" w:date="2023-09-01T11:15:00Z"/>
          <w:color w:val="000000" w:themeColor="text1"/>
          <w:lang w:val="en-US"/>
        </w:rPr>
      </w:pPr>
      <w:ins w:id="10" w:author="SPVJF-GA-03" w:date="2021-08-21T12:46:00Z">
        <w:del w:id="11" w:author="ROHAYATI" w:date="2022-09-06T13:48:00Z">
          <w:r w:rsidRPr="00C13AB8" w:rsidDel="002C3366">
            <w:rPr>
              <w:color w:val="000000" w:themeColor="text1"/>
              <w:lang w:val="en-US"/>
            </w:rPr>
            <w:delText>SAMIJF/LKM-LA/08-2021/088</w:delText>
          </w:r>
        </w:del>
      </w:ins>
    </w:p>
    <w:p w14:paraId="4A521723" w14:textId="5526AC38" w:rsidR="00F33B45" w:rsidRPr="004F2AF7" w:rsidDel="00C13AB8" w:rsidRDefault="00F33B45" w:rsidP="004F2AF7">
      <w:pPr>
        <w:pStyle w:val="Default"/>
        <w:spacing w:line="276" w:lineRule="auto"/>
        <w:jc w:val="center"/>
        <w:rPr>
          <w:del w:id="12" w:author="SPVJF-GA-03" w:date="2021-08-21T12:46:00Z"/>
          <w:i/>
          <w:color w:val="000000" w:themeColor="text1"/>
          <w:lang w:val="en-US"/>
        </w:rPr>
      </w:pPr>
      <w:del w:id="13" w:author="SPVJF-GA-03" w:date="2021-08-21T12:46:00Z">
        <w:r w:rsidRPr="004F2AF7" w:rsidDel="00C13AB8">
          <w:rPr>
            <w:color w:val="000000" w:themeColor="text1"/>
            <w:lang w:val="en-US"/>
          </w:rPr>
          <w:delText xml:space="preserve">………………………… </w:delText>
        </w:r>
        <w:r w:rsidRPr="004F2AF7" w:rsidDel="00C13AB8">
          <w:rPr>
            <w:i/>
            <w:color w:val="000000" w:themeColor="text1"/>
            <w:lang w:val="en-US"/>
          </w:rPr>
          <w:delText>[Nomor kontrak]</w:delText>
        </w:r>
      </w:del>
    </w:p>
    <w:p w14:paraId="4A4E63D2" w14:textId="77777777" w:rsidR="00F33B45" w:rsidRPr="004F2AF7" w:rsidRDefault="00F33B45" w:rsidP="004F2AF7">
      <w:pPr>
        <w:pStyle w:val="Default"/>
        <w:spacing w:line="276" w:lineRule="auto"/>
        <w:jc w:val="center"/>
        <w:rPr>
          <w:color w:val="000000" w:themeColor="text1"/>
          <w:lang w:val="en-US"/>
        </w:rPr>
      </w:pPr>
    </w:p>
    <w:p w14:paraId="3C583B6B" w14:textId="0AAAF013"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ins w:id="14" w:author="Lutfi Moksa" w:date="2021-08-12T09:20:00Z">
        <w:del w:id="15" w:author="ROHAYATI" w:date="2021-08-25T08:20:00Z">
          <w:r w:rsidR="006A2502" w:rsidDel="00065884">
            <w:rPr>
              <w:color w:val="000000" w:themeColor="text1"/>
              <w:lang w:val="en-US"/>
            </w:rPr>
            <w:delText>Rabu</w:delText>
          </w:r>
        </w:del>
      </w:ins>
      <w:ins w:id="16" w:author="ROHAYATI" w:date="2022-09-06T13:49:00Z">
        <w:r w:rsidR="002C3366">
          <w:rPr>
            <w:color w:val="000000" w:themeColor="text1"/>
            <w:lang w:val="en-US"/>
          </w:rPr>
          <w:t>Senin</w:t>
        </w:r>
      </w:ins>
      <w:ins w:id="17" w:author="Lutfi Moksa" w:date="2021-08-12T09:20:00Z">
        <w:r w:rsidR="006A2502">
          <w:rPr>
            <w:color w:val="000000" w:themeColor="text1"/>
            <w:lang w:val="en-US"/>
          </w:rPr>
          <w:t xml:space="preserve"> tanggal </w:t>
        </w:r>
        <w:del w:id="18" w:author="ROHAYATI" w:date="2021-08-25T08:20:00Z">
          <w:r w:rsidR="006A2502" w:rsidDel="00065884">
            <w:rPr>
              <w:color w:val="000000" w:themeColor="text1"/>
              <w:lang w:val="en-US"/>
            </w:rPr>
            <w:delText>11</w:delText>
          </w:r>
        </w:del>
      </w:ins>
      <w:ins w:id="19" w:author="ROHAYATI" w:date="2021-08-25T08:20:00Z">
        <w:r w:rsidR="00190761">
          <w:rPr>
            <w:color w:val="000000" w:themeColor="text1"/>
            <w:lang w:val="en-US"/>
          </w:rPr>
          <w:t>4</w:t>
        </w:r>
      </w:ins>
      <w:ins w:id="20" w:author="Lutfi Moksa" w:date="2021-08-12T09:20:00Z">
        <w:r w:rsidR="006A2502">
          <w:rPr>
            <w:color w:val="000000" w:themeColor="text1"/>
            <w:lang w:val="en-US"/>
          </w:rPr>
          <w:t xml:space="preserve"> </w:t>
        </w:r>
        <w:del w:id="21" w:author="ROHAYATI" w:date="2021-08-25T08:20:00Z">
          <w:r w:rsidR="006A2502" w:rsidDel="00065884">
            <w:rPr>
              <w:color w:val="000000" w:themeColor="text1"/>
              <w:lang w:val="en-US"/>
            </w:rPr>
            <w:delText>Agustus</w:delText>
          </w:r>
        </w:del>
      </w:ins>
      <w:ins w:id="22" w:author="ROHAYATI" w:date="2021-08-25T08:20:00Z">
        <w:r w:rsidR="00065884">
          <w:rPr>
            <w:color w:val="000000" w:themeColor="text1"/>
            <w:lang w:val="en-US"/>
          </w:rPr>
          <w:t>September</w:t>
        </w:r>
      </w:ins>
      <w:ins w:id="23" w:author="Lutfi Moksa" w:date="2021-08-12T09:20:00Z">
        <w:r w:rsidR="006A2502">
          <w:rPr>
            <w:color w:val="000000" w:themeColor="text1"/>
            <w:lang w:val="en-US"/>
          </w:rPr>
          <w:t xml:space="preserve"> 202</w:t>
        </w:r>
      </w:ins>
      <w:ins w:id="24" w:author="ROHAYATI" w:date="2022-09-06T13:49:00Z">
        <w:r w:rsidR="00190761">
          <w:rPr>
            <w:color w:val="000000" w:themeColor="text1"/>
            <w:lang w:val="en-US"/>
          </w:rPr>
          <w:t>3</w:t>
        </w:r>
      </w:ins>
      <w:ins w:id="25" w:author="Lutfi Moksa" w:date="2021-08-12T09:20:00Z">
        <w:del w:id="26" w:author="ROHAYATI" w:date="2022-09-06T13:49:00Z">
          <w:r w:rsidR="006A2502" w:rsidDel="002C3366">
            <w:rPr>
              <w:color w:val="000000" w:themeColor="text1"/>
              <w:lang w:val="en-US"/>
            </w:rPr>
            <w:delText>1</w:delText>
          </w:r>
        </w:del>
      </w:ins>
      <w:del w:id="27" w:author="Lutfi Moksa" w:date="2021-08-12T09:20:00Z">
        <w:r w:rsidR="00F33B45" w:rsidRPr="004F2AF7" w:rsidDel="006A2502">
          <w:rPr>
            <w:color w:val="000000" w:themeColor="text1"/>
            <w:lang w:val="en-US"/>
          </w:rPr>
          <w:delText xml:space="preserve">………………………… </w:delText>
        </w:r>
        <w:r w:rsidR="00F33B45" w:rsidRPr="004F2AF7" w:rsidDel="006A2502">
          <w:rPr>
            <w:i/>
            <w:color w:val="000000" w:themeColor="text1"/>
            <w:lang w:val="en-US"/>
          </w:rPr>
          <w:delText>[hari, tanggal, bulan, tahun]</w:delText>
        </w:r>
      </w:del>
      <w:r w:rsidR="00F33B45" w:rsidRPr="004F2AF7">
        <w:rPr>
          <w:i/>
          <w:color w:val="000000" w:themeColor="text1"/>
          <w:lang w:val="en-US"/>
        </w:rPr>
        <w:t xml:space="preserve"> </w:t>
      </w:r>
      <w:r w:rsidRPr="004F2AF7">
        <w:rPr>
          <w:color w:val="000000" w:themeColor="text1"/>
        </w:rPr>
        <w:t xml:space="preserve">bertempat di </w:t>
      </w:r>
      <w:del w:id="28" w:author="ROHAYATI" w:date="2021-08-19T07:42:00Z">
        <w:r w:rsidR="000F7A42" w:rsidRPr="004F2AF7" w:rsidDel="003F4AC9">
          <w:rPr>
            <w:bCs/>
            <w:color w:val="000000" w:themeColor="text1"/>
          </w:rPr>
          <w:delText>Semarang</w:delText>
        </w:r>
      </w:del>
      <w:ins w:id="29" w:author="ROHAYATI" w:date="2021-08-19T07:42:00Z">
        <w:r w:rsidR="003F4AC9">
          <w:rPr>
            <w:bCs/>
            <w:color w:val="000000" w:themeColor="text1"/>
            <w:lang w:val="en-US"/>
          </w:rPr>
          <w:t>Jepara</w:t>
        </w:r>
      </w:ins>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14:paraId="1FEC4054" w14:textId="77777777" w:rsidR="001A1104" w:rsidRPr="004F2AF7" w:rsidRDefault="001A1104" w:rsidP="004F2AF7">
      <w:pPr>
        <w:pStyle w:val="Default"/>
        <w:spacing w:line="276" w:lineRule="auto"/>
        <w:jc w:val="both"/>
        <w:rPr>
          <w:color w:val="000000" w:themeColor="text1"/>
        </w:rPr>
      </w:pPr>
    </w:p>
    <w:p w14:paraId="456CA2CB" w14:textId="0EB2475A" w:rsidR="001A1104" w:rsidRPr="004F2AF7" w:rsidRDefault="001A1104" w:rsidP="004F2AF7">
      <w:pPr>
        <w:pStyle w:val="Default"/>
        <w:spacing w:line="276" w:lineRule="auto"/>
        <w:jc w:val="both"/>
        <w:rPr>
          <w:color w:val="000000" w:themeColor="text1"/>
        </w:rPr>
      </w:pPr>
      <w:r w:rsidRPr="004F2AF7">
        <w:rPr>
          <w:color w:val="000000" w:themeColor="text1"/>
        </w:rPr>
        <w:t>Nama</w:t>
      </w:r>
      <w:r w:rsidRPr="004F2AF7">
        <w:rPr>
          <w:color w:val="000000" w:themeColor="text1"/>
        </w:rPr>
        <w:tab/>
      </w:r>
      <w:r w:rsidRPr="004F2AF7">
        <w:rPr>
          <w:color w:val="000000" w:themeColor="text1"/>
        </w:rPr>
        <w:tab/>
        <w:t>:</w:t>
      </w:r>
      <w:ins w:id="30" w:author="Lutfi Moksa" w:date="2021-08-12T09:20:00Z">
        <w:r w:rsidR="006A2502">
          <w:rPr>
            <w:color w:val="000000" w:themeColor="text1"/>
            <w:lang w:val="en-US"/>
          </w:rPr>
          <w:t xml:space="preserve"> Irja Dinata</w:t>
        </w:r>
      </w:ins>
      <w:r w:rsidRPr="004F2AF7">
        <w:rPr>
          <w:color w:val="000000" w:themeColor="text1"/>
        </w:rPr>
        <w:t xml:space="preserve"> </w:t>
      </w:r>
    </w:p>
    <w:p w14:paraId="73AE1C23" w14:textId="6586D364" w:rsidR="001A1104" w:rsidRPr="006A2502" w:rsidRDefault="001A1104" w:rsidP="004F2AF7">
      <w:pPr>
        <w:pStyle w:val="Default"/>
        <w:spacing w:line="276" w:lineRule="auto"/>
        <w:jc w:val="both"/>
        <w:rPr>
          <w:color w:val="000000" w:themeColor="text1"/>
          <w:lang w:val="en-US"/>
          <w:rPrChange w:id="31" w:author="Lutfi Moksa" w:date="2021-08-12T09:20:00Z">
            <w:rPr>
              <w:color w:val="000000" w:themeColor="text1"/>
            </w:rPr>
          </w:rPrChange>
        </w:rPr>
      </w:pPr>
      <w:r w:rsidRPr="004F2AF7">
        <w:rPr>
          <w:color w:val="000000" w:themeColor="text1"/>
        </w:rPr>
        <w:t>Jabatan</w:t>
      </w:r>
      <w:r w:rsidRPr="004F2AF7">
        <w:rPr>
          <w:color w:val="000000" w:themeColor="text1"/>
        </w:rPr>
        <w:tab/>
      </w:r>
      <w:r w:rsidRPr="004F2AF7">
        <w:rPr>
          <w:color w:val="000000" w:themeColor="text1"/>
        </w:rPr>
        <w:tab/>
        <w:t xml:space="preserve">: </w:t>
      </w:r>
      <w:ins w:id="32" w:author="Lutfi Moksa" w:date="2021-08-12T09:20:00Z">
        <w:r w:rsidR="006A2502">
          <w:rPr>
            <w:color w:val="000000" w:themeColor="text1"/>
            <w:lang w:val="en-US"/>
          </w:rPr>
          <w:t>Direktur</w:t>
        </w:r>
      </w:ins>
    </w:p>
    <w:p w14:paraId="797A551C" w14:textId="6439D139" w:rsidR="001A1104" w:rsidRPr="006A2502" w:rsidRDefault="001A1104">
      <w:pPr>
        <w:pStyle w:val="Default"/>
        <w:spacing w:line="276" w:lineRule="auto"/>
        <w:ind w:left="1701" w:hanging="1723"/>
        <w:jc w:val="both"/>
        <w:rPr>
          <w:color w:val="000000" w:themeColor="text1"/>
          <w:lang w:val="en-US"/>
          <w:rPrChange w:id="33" w:author="Lutfi Moksa" w:date="2021-08-12T09:20:00Z">
            <w:rPr>
              <w:color w:val="000000" w:themeColor="text1"/>
            </w:rPr>
          </w:rPrChange>
        </w:rPr>
        <w:pPrChange w:id="34" w:author="Lutfi Moksa" w:date="2021-08-12T09:20:00Z">
          <w:pPr>
            <w:pStyle w:val="Default"/>
            <w:spacing w:line="276" w:lineRule="auto"/>
            <w:jc w:val="both"/>
          </w:pPr>
        </w:pPrChange>
      </w:pPr>
      <w:r w:rsidRPr="004F2AF7">
        <w:rPr>
          <w:color w:val="000000" w:themeColor="text1"/>
        </w:rPr>
        <w:t>Alamat kantor</w:t>
      </w:r>
      <w:ins w:id="35" w:author="Lutfi Moksa" w:date="2021-08-12T09:20:00Z">
        <w:r w:rsidR="006A2502">
          <w:rPr>
            <w:color w:val="000000" w:themeColor="text1"/>
            <w:lang w:val="en-US"/>
          </w:rPr>
          <w:t xml:space="preserve"> </w:t>
        </w:r>
      </w:ins>
      <w:del w:id="36" w:author="Lutfi Moksa" w:date="2021-08-12T09:20:00Z">
        <w:r w:rsidRPr="004F2AF7" w:rsidDel="006A2502">
          <w:rPr>
            <w:color w:val="000000" w:themeColor="text1"/>
          </w:rPr>
          <w:tab/>
        </w:r>
      </w:del>
      <w:r w:rsidRPr="004F2AF7">
        <w:rPr>
          <w:color w:val="000000" w:themeColor="text1"/>
        </w:rPr>
        <w:t xml:space="preserve">: </w:t>
      </w:r>
      <w:ins w:id="37" w:author="Lutfi Moksa" w:date="2021-08-12T09:20:00Z">
        <w:r w:rsidR="006A2502" w:rsidRPr="002C5384">
          <w:t xml:space="preserve">Perum Visar I Jalan Kenanga 2 No.5 Blok V/A9 </w:t>
        </w:r>
        <w:r w:rsidR="006A2502">
          <w:rPr>
            <w:color w:val="000000" w:themeColor="text1"/>
            <w:lang w:val="en-US"/>
          </w:rPr>
          <w:t>Cibinong - Bogor</w:t>
        </w:r>
      </w:ins>
    </w:p>
    <w:p w14:paraId="652010AD" w14:textId="605922D3"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ins w:id="38" w:author="Lutfi Moksa" w:date="2021-08-12T09:42:00Z">
        <w:r w:rsidR="00547C9B">
          <w:rPr>
            <w:color w:val="000000" w:themeColor="text1"/>
            <w:lang w:val="en-US"/>
          </w:rPr>
          <w:t>PT. Biru Baik Elektrika</w:t>
        </w:r>
      </w:ins>
      <w:del w:id="39" w:author="Lutfi Moksa" w:date="2021-08-12T09:42:00Z">
        <w:r w:rsidRPr="004F2AF7" w:rsidDel="00547C9B">
          <w:rPr>
            <w:color w:val="000000" w:themeColor="text1"/>
            <w:lang w:val="en-US"/>
          </w:rPr>
          <w:delText xml:space="preserve">………………………… </w:delText>
        </w:r>
        <w:r w:rsidRPr="004F2AF7" w:rsidDel="00547C9B">
          <w:rPr>
            <w:i/>
            <w:color w:val="000000" w:themeColor="text1"/>
            <w:lang w:val="en-US"/>
          </w:rPr>
          <w:delText>[</w:delText>
        </w:r>
        <w:r w:rsidRPr="004F2AF7" w:rsidDel="00547C9B">
          <w:rPr>
            <w:i/>
            <w:color w:val="000000" w:themeColor="text1"/>
          </w:rPr>
          <w:delText>nama perusahaan</w:delText>
        </w:r>
        <w:r w:rsidRPr="004F2AF7" w:rsidDel="00547C9B">
          <w:rPr>
            <w:i/>
            <w:color w:val="000000" w:themeColor="text1"/>
            <w:lang w:val="en-US"/>
          </w:rPr>
          <w:delText>]</w:delText>
        </w:r>
      </w:del>
      <w:r w:rsidRPr="004F2AF7">
        <w:rPr>
          <w:color w:val="000000" w:themeColor="text1"/>
        </w:rPr>
        <w:t xml:space="preserve">, untuk selanjutnya disebut </w:t>
      </w:r>
      <w:r w:rsidRPr="004F2AF7">
        <w:rPr>
          <w:b/>
          <w:bCs/>
          <w:color w:val="000000" w:themeColor="text1"/>
        </w:rPr>
        <w:t>Pihak Pertama.</w:t>
      </w:r>
    </w:p>
    <w:p w14:paraId="1A2CA048" w14:textId="77777777" w:rsidR="001A1104" w:rsidRPr="004F2AF7" w:rsidRDefault="001A1104" w:rsidP="004F2AF7">
      <w:pPr>
        <w:pStyle w:val="Default"/>
        <w:spacing w:line="276" w:lineRule="auto"/>
        <w:jc w:val="both"/>
        <w:rPr>
          <w:color w:val="000000" w:themeColor="text1"/>
        </w:rPr>
      </w:pPr>
    </w:p>
    <w:p w14:paraId="3D0D9F0E" w14:textId="542EE1CE" w:rsidR="001A1104" w:rsidRPr="002C3366" w:rsidRDefault="001A1104" w:rsidP="004F2AF7">
      <w:pPr>
        <w:pStyle w:val="Default"/>
        <w:spacing w:line="276" w:lineRule="auto"/>
        <w:jc w:val="both"/>
        <w:rPr>
          <w:color w:val="000000" w:themeColor="text1"/>
          <w:lang w:val="en-US"/>
          <w:rPrChange w:id="40" w:author="ROHAYATI" w:date="2022-09-06T13:49:00Z">
            <w:rPr>
              <w:color w:val="000000" w:themeColor="text1"/>
            </w:rPr>
          </w:rPrChange>
        </w:rPr>
      </w:pPr>
      <w:r w:rsidRPr="004F2AF7">
        <w:rPr>
          <w:color w:val="000000" w:themeColor="text1"/>
        </w:rPr>
        <w:t>Nama</w:t>
      </w:r>
      <w:r w:rsidRPr="004F2AF7">
        <w:rPr>
          <w:color w:val="000000" w:themeColor="text1"/>
        </w:rPr>
        <w:tab/>
      </w:r>
      <w:r w:rsidRPr="004F2AF7">
        <w:rPr>
          <w:color w:val="000000" w:themeColor="text1"/>
        </w:rPr>
        <w:tab/>
        <w:t xml:space="preserve">: </w:t>
      </w:r>
      <w:del w:id="41" w:author="ROHAYATI" w:date="2022-09-06T13:49:00Z">
        <w:r w:rsidRPr="004F2AF7" w:rsidDel="002C3366">
          <w:rPr>
            <w:color w:val="000000" w:themeColor="text1"/>
          </w:rPr>
          <w:delText>Tatsuya Matsushita</w:delText>
        </w:r>
      </w:del>
      <w:ins w:id="42" w:author="ROHAYATI" w:date="2022-09-06T13:49:00Z">
        <w:r w:rsidR="002C3366">
          <w:rPr>
            <w:color w:val="000000" w:themeColor="text1"/>
            <w:lang w:val="en-US"/>
          </w:rPr>
          <w:t>Kawasaki Nozomi</w:t>
        </w:r>
      </w:ins>
    </w:p>
    <w:p w14:paraId="4E9BBF11" w14:textId="77777777"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 PT. Semarang Autocomp Manufacturing Indonesia</w:t>
      </w:r>
    </w:p>
    <w:p w14:paraId="47FDC6FE" w14:textId="77777777"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14:paraId="6DC7D39D" w14:textId="5772578E"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Jepara Kudus KM 28 D</w:t>
      </w:r>
      <w:ins w:id="43" w:author="PRISCA ADITYA" w:date="2021-08-13T15:12:00Z">
        <w:r w:rsidR="0035313B">
          <w:rPr>
            <w:color w:val="000000" w:themeColor="text1"/>
            <w:lang w:val="en-US"/>
          </w:rPr>
          <w:t>s</w:t>
        </w:r>
      </w:ins>
      <w:del w:id="44" w:author="PRISCA ADITYA" w:date="2021-08-13T15:12:00Z">
        <w:r w:rsidDel="0035313B">
          <w:rPr>
            <w:color w:val="000000" w:themeColor="text1"/>
            <w:lang w:val="en-US"/>
          </w:rPr>
          <w:delText>s</w:delText>
        </w:r>
      </w:del>
      <w:r>
        <w:rPr>
          <w:color w:val="000000" w:themeColor="text1"/>
          <w:lang w:val="en-US"/>
        </w:rPr>
        <w:t xml:space="preserve">. Sengonbugel, Kec. Mayong </w:t>
      </w:r>
    </w:p>
    <w:p w14:paraId="260E29F8" w14:textId="77777777"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del w:id="45" w:author="PRISCA ADITYA" w:date="2021-08-13T15:13:00Z">
        <w:r w:rsidDel="0035313B">
          <w:rPr>
            <w:color w:val="000000" w:themeColor="text1"/>
            <w:lang w:val="en-US"/>
          </w:rPr>
          <w:delText xml:space="preserve"> </w:delText>
        </w:r>
      </w:del>
      <w:r>
        <w:rPr>
          <w:color w:val="000000" w:themeColor="text1"/>
          <w:lang w:val="en-US"/>
        </w:rPr>
        <w:t>Kab. Jepara</w:t>
      </w:r>
    </w:p>
    <w:p w14:paraId="086CD35B" w14:textId="77777777"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14:paraId="51F50FBE" w14:textId="77777777" w:rsidR="001A0EC8" w:rsidRPr="004F2AF7" w:rsidRDefault="001A0EC8" w:rsidP="004F2AF7">
      <w:pPr>
        <w:pStyle w:val="Default"/>
        <w:spacing w:line="276" w:lineRule="auto"/>
        <w:jc w:val="both"/>
        <w:rPr>
          <w:color w:val="000000" w:themeColor="text1"/>
        </w:rPr>
      </w:pPr>
    </w:p>
    <w:p w14:paraId="4169C304" w14:textId="77777777"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14:paraId="116B45E0" w14:textId="77777777" w:rsidR="000F7A42" w:rsidRPr="004F2AF7" w:rsidRDefault="000F7A42" w:rsidP="004F2AF7">
      <w:pPr>
        <w:pStyle w:val="Default"/>
        <w:spacing w:line="276" w:lineRule="auto"/>
        <w:jc w:val="both"/>
        <w:rPr>
          <w:color w:val="000000" w:themeColor="text1"/>
        </w:rPr>
      </w:pPr>
    </w:p>
    <w:p w14:paraId="5B64588C" w14:textId="77777777"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14:paraId="33A5D936" w14:textId="41BDC17C"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 xml:space="preserve">perusahaan </w:t>
      </w:r>
      <w:ins w:id="46" w:author="Lutfi Moksa" w:date="2021-08-12T09:21:00Z">
        <w:r w:rsidR="006A2502" w:rsidRPr="004F2AF7">
          <w:rPr>
            <w:color w:val="000000" w:themeColor="text1"/>
          </w:rPr>
          <w:t>perusahaan</w:t>
        </w:r>
        <w:r w:rsidR="006A2502">
          <w:rPr>
            <w:i/>
            <w:color w:val="000000" w:themeColor="text1"/>
            <w:lang w:val="en-US"/>
          </w:rPr>
          <w:t xml:space="preserve"> </w:t>
        </w:r>
        <w:r w:rsidR="006A2502" w:rsidRPr="00727ABB">
          <w:rPr>
            <w:color w:val="000000" w:themeColor="text1"/>
            <w:lang w:val="en-US"/>
            <w:rPrChange w:id="47" w:author="Lutfi Moksa" w:date="2021-08-12T09:03:00Z">
              <w:rPr>
                <w:i/>
                <w:color w:val="000000" w:themeColor="text1"/>
                <w:highlight w:val="yellow"/>
                <w:lang w:val="en-US"/>
              </w:rPr>
            </w:rPrChange>
          </w:rPr>
          <w:t>yang</w:t>
        </w:r>
        <w:r w:rsidR="006A2502" w:rsidRPr="00C62E3F">
          <w:rPr>
            <w:i/>
            <w:color w:val="000000" w:themeColor="text1"/>
            <w:lang w:val="en-US"/>
            <w:rPrChange w:id="48" w:author="Lutfi Moksa" w:date="2021-08-12T08:36:00Z">
              <w:rPr>
                <w:i/>
                <w:color w:val="000000" w:themeColor="text1"/>
                <w:highlight w:val="yellow"/>
                <w:lang w:val="en-US"/>
              </w:rPr>
            </w:rPrChange>
          </w:rPr>
          <w:t xml:space="preserve"> </w:t>
        </w:r>
        <w:r w:rsidR="006A2502" w:rsidRPr="00C62E3F">
          <w:rPr>
            <w:color w:val="000000" w:themeColor="text1"/>
            <w:lang w:val="en-US"/>
            <w:rPrChange w:id="49" w:author="Lutfi Moksa" w:date="2021-08-12T08:36:00Z">
              <w:rPr>
                <w:i/>
                <w:color w:val="000000" w:themeColor="text1"/>
                <w:highlight w:val="yellow"/>
                <w:lang w:val="en-US"/>
              </w:rPr>
            </w:rPrChange>
          </w:rPr>
          <w:t>bergerak di</w:t>
        </w:r>
        <w:r w:rsidR="006A2502">
          <w:rPr>
            <w:color w:val="000000" w:themeColor="text1"/>
            <w:lang w:val="en-US"/>
          </w:rPr>
          <w:t xml:space="preserve"> </w:t>
        </w:r>
        <w:r w:rsidR="006A2502" w:rsidRPr="00C62E3F">
          <w:rPr>
            <w:color w:val="000000" w:themeColor="text1"/>
            <w:lang w:val="en-US"/>
            <w:rPrChange w:id="50" w:author="Lutfi Moksa" w:date="2021-08-12T08:36:00Z">
              <w:rPr>
                <w:i/>
                <w:color w:val="000000" w:themeColor="text1"/>
                <w:highlight w:val="yellow"/>
                <w:lang w:val="en-US"/>
              </w:rPr>
            </w:rPrChange>
          </w:rPr>
          <w:t>bidang Perdagangan dan Konstruksi</w:t>
        </w:r>
        <w:del w:id="51" w:author="Lutfi Moksa" w:date="2021-08-12T08:23:00Z">
          <w:r w:rsidR="006A2502" w:rsidRPr="00166809" w:rsidDel="00C36E9E">
            <w:rPr>
              <w:color w:val="000000" w:themeColor="text1"/>
            </w:rPr>
            <w:delText xml:space="preserve"> </w:delText>
          </w:r>
          <w:r w:rsidR="006A2502" w:rsidRPr="00166809" w:rsidDel="00C36E9E">
            <w:rPr>
              <w:color w:val="000000" w:themeColor="text1"/>
              <w:lang w:val="en-US"/>
            </w:rPr>
            <w:delText>………………………</w:delText>
          </w:r>
          <w:r w:rsidR="006A2502" w:rsidRPr="00C62E3F" w:rsidDel="00C36E9E">
            <w:rPr>
              <w:i/>
              <w:color w:val="000000" w:themeColor="text1"/>
              <w:lang w:val="en-US"/>
            </w:rPr>
            <w:delText>[</w:delText>
          </w:r>
          <w:r w:rsidR="006A2502" w:rsidRPr="00C62E3F" w:rsidDel="00C36E9E">
            <w:rPr>
              <w:i/>
              <w:color w:val="000000" w:themeColor="text1"/>
            </w:rPr>
            <w:delText>bidang usah</w:delText>
          </w:r>
        </w:del>
        <w:del w:id="52" w:author="Lutfi Moksa" w:date="2021-08-12T08:22:00Z">
          <w:r w:rsidR="006A2502" w:rsidRPr="00C62E3F" w:rsidDel="00C36E9E">
            <w:rPr>
              <w:i/>
              <w:color w:val="000000" w:themeColor="text1"/>
            </w:rPr>
            <w:delText>a</w:delText>
          </w:r>
          <w:r w:rsidR="006A2502" w:rsidRPr="00C62E3F" w:rsidDel="00C36E9E">
            <w:rPr>
              <w:i/>
              <w:color w:val="000000" w:themeColor="text1"/>
              <w:lang w:val="en-US"/>
            </w:rPr>
            <w:delText>]</w:delText>
          </w:r>
        </w:del>
        <w:r w:rsidR="006A2502" w:rsidRPr="004F2AF7">
          <w:rPr>
            <w:i/>
            <w:color w:val="000000" w:themeColor="text1"/>
          </w:rPr>
          <w:t xml:space="preserve"> </w:t>
        </w:r>
      </w:ins>
      <w:del w:id="53" w:author="Lutfi Moksa" w:date="2021-08-12T09:21:00Z">
        <w:r w:rsidR="00147AB0" w:rsidRPr="004F2AF7" w:rsidDel="006A2502">
          <w:rPr>
            <w:color w:val="000000" w:themeColor="text1"/>
            <w:lang w:val="en-US"/>
          </w:rPr>
          <w:delText>………………………</w:delText>
        </w:r>
        <w:r w:rsidR="00147AB0" w:rsidRPr="004F2AF7" w:rsidDel="006A2502">
          <w:rPr>
            <w:i/>
            <w:color w:val="000000" w:themeColor="text1"/>
            <w:lang w:val="en-US"/>
          </w:rPr>
          <w:delText>[</w:delText>
        </w:r>
        <w:r w:rsidR="00041EE8" w:rsidRPr="004F2AF7" w:rsidDel="006A2502">
          <w:rPr>
            <w:i/>
            <w:color w:val="000000" w:themeColor="text1"/>
          </w:rPr>
          <w:delText>bidang usaha</w:delText>
        </w:r>
        <w:r w:rsidR="00147AB0" w:rsidRPr="004F2AF7" w:rsidDel="006A2502">
          <w:rPr>
            <w:i/>
            <w:color w:val="000000" w:themeColor="text1"/>
            <w:lang w:val="en-US"/>
          </w:rPr>
          <w:delText>]</w:delText>
        </w:r>
        <w:r w:rsidR="00451346" w:rsidRPr="004F2AF7" w:rsidDel="006A2502">
          <w:rPr>
            <w:i/>
            <w:color w:val="000000" w:themeColor="text1"/>
          </w:rPr>
          <w:delText xml:space="preserve"> </w:delText>
        </w:r>
      </w:del>
      <w:r w:rsidR="00D21C54" w:rsidRPr="004F2AF7">
        <w:rPr>
          <w:color w:val="000000" w:themeColor="text1"/>
        </w:rPr>
        <w:t xml:space="preserve">sesuai </w:t>
      </w:r>
      <w:r w:rsidR="00052833" w:rsidRPr="004F2AF7">
        <w:rPr>
          <w:color w:val="000000" w:themeColor="text1"/>
        </w:rPr>
        <w:t xml:space="preserve">Akta No. </w:t>
      </w:r>
      <w:ins w:id="54" w:author="Lutfi Moksa" w:date="2021-08-12T09:21:00Z">
        <w:r w:rsidR="006A2502">
          <w:rPr>
            <w:color w:val="000000" w:themeColor="text1"/>
            <w:lang w:val="en-US"/>
          </w:rPr>
          <w:t xml:space="preserve">11 </w:t>
        </w:r>
        <w:r w:rsidR="006A2502" w:rsidRPr="004F2AF7">
          <w:rPr>
            <w:color w:val="000000" w:themeColor="text1"/>
          </w:rPr>
          <w:t xml:space="preserve">tanggal </w:t>
        </w:r>
        <w:del w:id="55" w:author="Lutfi Moksa" w:date="2021-08-12T08:28:00Z">
          <w:r w:rsidR="006A2502" w:rsidRPr="004F2AF7" w:rsidDel="008B7CE1">
            <w:rPr>
              <w:color w:val="000000" w:themeColor="text1"/>
              <w:lang w:val="en-US"/>
            </w:rPr>
            <w:delText xml:space="preserve">…………. </w:delText>
          </w:r>
          <w:r w:rsidR="006A2502" w:rsidRPr="004F2AF7" w:rsidDel="008B7CE1">
            <w:rPr>
              <w:i/>
              <w:color w:val="000000" w:themeColor="text1"/>
              <w:lang w:val="en-US"/>
            </w:rPr>
            <w:delText>[akta perusahaan dan tanggal]</w:delText>
          </w:r>
        </w:del>
        <w:r w:rsidR="006A2502">
          <w:rPr>
            <w:color w:val="000000" w:themeColor="text1"/>
            <w:lang w:val="en-US"/>
          </w:rPr>
          <w:t xml:space="preserve">17 April 2021 </w:t>
        </w:r>
      </w:ins>
      <w:del w:id="56" w:author="Lutfi Moksa" w:date="2021-08-12T09:21:00Z">
        <w:r w:rsidR="00147AB0" w:rsidRPr="004F2AF7" w:rsidDel="006A2502">
          <w:rPr>
            <w:color w:val="000000" w:themeColor="text1"/>
            <w:lang w:val="en-US"/>
          </w:rPr>
          <w:delText>………….</w:delText>
        </w:r>
        <w:r w:rsidR="00451346" w:rsidRPr="004F2AF7" w:rsidDel="006A2502">
          <w:rPr>
            <w:color w:val="000000" w:themeColor="text1"/>
          </w:rPr>
          <w:delText xml:space="preserve"> </w:delText>
        </w:r>
        <w:r w:rsidR="00052833" w:rsidRPr="004F2AF7" w:rsidDel="006A2502">
          <w:rPr>
            <w:color w:val="000000" w:themeColor="text1"/>
          </w:rPr>
          <w:delText xml:space="preserve">tanggal </w:delText>
        </w:r>
        <w:r w:rsidR="00147AB0" w:rsidRPr="004F2AF7" w:rsidDel="006A2502">
          <w:rPr>
            <w:color w:val="000000" w:themeColor="text1"/>
            <w:lang w:val="en-US"/>
          </w:rPr>
          <w:delText xml:space="preserve">…………. </w:delText>
        </w:r>
        <w:r w:rsidR="00147AB0" w:rsidRPr="004F2AF7" w:rsidDel="006A2502">
          <w:rPr>
            <w:i/>
            <w:color w:val="000000" w:themeColor="text1"/>
            <w:lang w:val="en-US"/>
          </w:rPr>
          <w:delText>[akta perusahaan dan tanggal]</w:delText>
        </w:r>
        <w:r w:rsidR="00451346" w:rsidRPr="004F2AF7" w:rsidDel="006A2502">
          <w:rPr>
            <w:color w:val="000000" w:themeColor="text1"/>
          </w:rPr>
          <w:delText xml:space="preserve"> </w:delText>
        </w:r>
      </w:del>
      <w:r w:rsidR="00451346" w:rsidRPr="004F2AF7">
        <w:rPr>
          <w:color w:val="000000" w:themeColor="text1"/>
        </w:rPr>
        <w:t xml:space="preserve">yang dibuat </w:t>
      </w:r>
      <w:ins w:id="57" w:author="Lutfi Moksa" w:date="2021-08-12T09:21:00Z">
        <w:r w:rsidR="006A2502">
          <w:rPr>
            <w:color w:val="000000" w:themeColor="text1"/>
            <w:lang w:val="en-US"/>
          </w:rPr>
          <w:t xml:space="preserve">Tn. </w:t>
        </w:r>
        <w:del w:id="58" w:author="Lutfi Moksa" w:date="2021-08-12T08:28:00Z">
          <w:r w:rsidR="006A2502" w:rsidRPr="004F2AF7" w:rsidDel="008B7CE1">
            <w:rPr>
              <w:color w:val="000000" w:themeColor="text1"/>
              <w:lang w:val="en-US"/>
            </w:rPr>
            <w:delText xml:space="preserve">……………………. </w:delText>
          </w:r>
          <w:r w:rsidR="006A2502" w:rsidRPr="004F2AF7" w:rsidDel="008B7CE1">
            <w:rPr>
              <w:i/>
              <w:color w:val="000000" w:themeColor="text1"/>
              <w:lang w:val="en-US"/>
            </w:rPr>
            <w:delText>[nama notaris]</w:delText>
          </w:r>
        </w:del>
        <w:r w:rsidR="006A2502">
          <w:rPr>
            <w:color w:val="000000" w:themeColor="text1"/>
            <w:lang w:val="en-US"/>
          </w:rPr>
          <w:t>Fabian Falisha</w:t>
        </w:r>
        <w:r w:rsidR="006A2502" w:rsidRPr="004F2AF7">
          <w:rPr>
            <w:color w:val="000000" w:themeColor="text1"/>
          </w:rPr>
          <w:t>, Sarjana Hukum</w:t>
        </w:r>
        <w:r w:rsidR="006A2502">
          <w:rPr>
            <w:color w:val="000000" w:themeColor="text1"/>
            <w:lang w:val="en-US"/>
          </w:rPr>
          <w:t xml:space="preserve">, Magister Kenotariatan, </w:t>
        </w:r>
      </w:ins>
      <w:del w:id="59" w:author="Lutfi Moksa" w:date="2021-08-12T09:21:00Z">
        <w:r w:rsidR="00451346" w:rsidRPr="004F2AF7" w:rsidDel="006A2502">
          <w:rPr>
            <w:color w:val="000000" w:themeColor="text1"/>
          </w:rPr>
          <w:delText xml:space="preserve">dihadapan </w:delText>
        </w:r>
        <w:r w:rsidR="00147AB0" w:rsidRPr="004F2AF7" w:rsidDel="006A2502">
          <w:rPr>
            <w:color w:val="000000" w:themeColor="text1"/>
            <w:lang w:val="en-US"/>
          </w:rPr>
          <w:delText xml:space="preserve">……………………. </w:delText>
        </w:r>
        <w:r w:rsidR="00147AB0" w:rsidRPr="004F2AF7" w:rsidDel="006A2502">
          <w:rPr>
            <w:i/>
            <w:color w:val="000000" w:themeColor="text1"/>
            <w:lang w:val="en-US"/>
          </w:rPr>
          <w:delText>[nama notaris]</w:delText>
        </w:r>
        <w:r w:rsidR="00052833" w:rsidRPr="004F2AF7" w:rsidDel="006A2502">
          <w:rPr>
            <w:color w:val="000000" w:themeColor="text1"/>
          </w:rPr>
          <w:delText xml:space="preserve">, </w:delText>
        </w:r>
      </w:del>
      <w:r w:rsidR="00052833" w:rsidRPr="004F2AF7">
        <w:rPr>
          <w:color w:val="000000" w:themeColor="text1"/>
        </w:rPr>
        <w:t>Notaris di</w:t>
      </w:r>
      <w:r w:rsidR="00451346" w:rsidRPr="004F2AF7">
        <w:rPr>
          <w:color w:val="000000" w:themeColor="text1"/>
        </w:rPr>
        <w:t xml:space="preserve"> </w:t>
      </w:r>
      <w:ins w:id="60" w:author="Lutfi Moksa" w:date="2021-08-12T09:22:00Z">
        <w:r w:rsidR="006A2502">
          <w:rPr>
            <w:color w:val="000000" w:themeColor="text1"/>
            <w:lang w:val="en-US"/>
          </w:rPr>
          <w:t>Kabupaten Karawang</w:t>
        </w:r>
        <w:r w:rsidR="006A2502" w:rsidRPr="004F2AF7">
          <w:rPr>
            <w:color w:val="000000" w:themeColor="text1"/>
          </w:rPr>
          <w:t xml:space="preserve"> </w:t>
        </w:r>
      </w:ins>
      <w:del w:id="61" w:author="Lutfi Moksa" w:date="2021-08-12T09:22:00Z">
        <w:r w:rsidR="00147AB0" w:rsidRPr="004F2AF7" w:rsidDel="006A2502">
          <w:rPr>
            <w:color w:val="000000" w:themeColor="text1"/>
            <w:lang w:val="en-US"/>
          </w:rPr>
          <w:delText xml:space="preserve">………………… </w:delText>
        </w:r>
        <w:r w:rsidR="00147AB0" w:rsidRPr="004F2AF7" w:rsidDel="006A2502">
          <w:rPr>
            <w:i/>
            <w:color w:val="000000" w:themeColor="text1"/>
            <w:lang w:val="en-US"/>
          </w:rPr>
          <w:delText>[alamat notaris]</w:delText>
        </w:r>
        <w:r w:rsidR="00052833" w:rsidRPr="004F2AF7" w:rsidDel="006A2502">
          <w:rPr>
            <w:color w:val="000000" w:themeColor="text1"/>
          </w:rPr>
          <w:delText xml:space="preserve"> </w:delText>
        </w:r>
      </w:del>
      <w:r w:rsidR="00052833" w:rsidRPr="004F2AF7">
        <w:rPr>
          <w:color w:val="000000" w:themeColor="text1"/>
        </w:rPr>
        <w:t xml:space="preserve">dan telah memperoleh persetujuan dan pengesahan dari </w:t>
      </w:r>
      <w:ins w:id="62" w:author="Lutfi Moksa" w:date="2021-08-12T09:22:00Z">
        <w:r w:rsidR="006A2502" w:rsidRPr="004F2AF7">
          <w:rPr>
            <w:color w:val="000000" w:themeColor="text1"/>
          </w:rPr>
          <w:t xml:space="preserve">Menteri </w:t>
        </w:r>
        <w:del w:id="63" w:author="Lutfi Moksa" w:date="2021-08-12T08:32:00Z">
          <w:r w:rsidR="006A2502" w:rsidRPr="004F2AF7" w:rsidDel="008B7CE1">
            <w:rPr>
              <w:color w:val="000000" w:themeColor="text1"/>
            </w:rPr>
            <w:delText xml:space="preserve">Kehakiman </w:delText>
          </w:r>
        </w:del>
        <w:r w:rsidR="006A2502">
          <w:rPr>
            <w:color w:val="000000" w:themeColor="text1"/>
            <w:lang w:val="en-US"/>
          </w:rPr>
          <w:t xml:space="preserve">Hukum dan Hak Asasi Manusia </w:t>
        </w:r>
        <w:r w:rsidR="006A2502" w:rsidRPr="004F2AF7">
          <w:rPr>
            <w:color w:val="000000" w:themeColor="text1"/>
          </w:rPr>
          <w:t xml:space="preserve">Republik Indonesia No. </w:t>
        </w:r>
        <w:del w:id="64" w:author="Lutfi Moksa" w:date="2021-08-12T08:32:00Z">
          <w:r w:rsidR="006A2502" w:rsidRPr="004F2AF7" w:rsidDel="008B7CE1">
            <w:rPr>
              <w:color w:val="000000" w:themeColor="text1"/>
              <w:lang w:val="en-US"/>
            </w:rPr>
            <w:delText xml:space="preserve">……………………. </w:delText>
          </w:r>
        </w:del>
        <w:r w:rsidR="006A2502">
          <w:rPr>
            <w:color w:val="000000" w:themeColor="text1"/>
            <w:lang w:val="en-US"/>
          </w:rPr>
          <w:t xml:space="preserve">AHU-0026542.AH.01.01.Tahun 2021 </w:t>
        </w:r>
        <w:del w:id="65" w:author="Lutfi Moksa" w:date="2021-08-12T08:33:00Z">
          <w:r w:rsidR="006A2502" w:rsidRPr="004F2AF7" w:rsidDel="008B7CE1">
            <w:rPr>
              <w:i/>
              <w:color w:val="000000" w:themeColor="text1"/>
              <w:lang w:val="en-US"/>
            </w:rPr>
            <w:delText>[Nomor pengesahan</w:delText>
          </w:r>
          <w:r w:rsidR="006A2502" w:rsidRPr="004F2AF7" w:rsidDel="008B7CE1">
            <w:rPr>
              <w:i/>
              <w:color w:val="000000" w:themeColor="text1"/>
            </w:rPr>
            <w:delText xml:space="preserve"> akta</w:delText>
          </w:r>
          <w:r w:rsidR="006A2502" w:rsidRPr="004F2AF7" w:rsidDel="008B7CE1">
            <w:rPr>
              <w:i/>
              <w:color w:val="000000" w:themeColor="text1"/>
              <w:lang w:val="en-US"/>
            </w:rPr>
            <w:delText xml:space="preserve">] </w:delText>
          </w:r>
        </w:del>
        <w:r w:rsidR="006A2502" w:rsidRPr="004F2AF7">
          <w:rPr>
            <w:color w:val="000000" w:themeColor="text1"/>
          </w:rPr>
          <w:t xml:space="preserve">tanggal </w:t>
        </w:r>
        <w:del w:id="66" w:author="Lutfi Moksa" w:date="2021-08-12T08:34:00Z">
          <w:r w:rsidR="006A2502" w:rsidRPr="004F2AF7" w:rsidDel="008B7CE1">
            <w:rPr>
              <w:color w:val="000000" w:themeColor="text1"/>
              <w:lang w:val="en-US"/>
            </w:rPr>
            <w:delText xml:space="preserve">……………………. </w:delText>
          </w:r>
          <w:r w:rsidR="006A2502" w:rsidRPr="004F2AF7" w:rsidDel="008B7CE1">
            <w:rPr>
              <w:i/>
              <w:color w:val="000000" w:themeColor="text1"/>
              <w:lang w:val="en-US"/>
            </w:rPr>
            <w:delText>[tanggal pengesahan</w:delText>
          </w:r>
          <w:r w:rsidR="006A2502" w:rsidRPr="004F2AF7" w:rsidDel="008B7CE1">
            <w:rPr>
              <w:i/>
              <w:color w:val="000000" w:themeColor="text1"/>
            </w:rPr>
            <w:delText xml:space="preserve"> akta</w:delText>
          </w:r>
          <w:r w:rsidR="006A2502" w:rsidRPr="004F2AF7" w:rsidDel="008B7CE1">
            <w:rPr>
              <w:i/>
              <w:color w:val="000000" w:themeColor="text1"/>
              <w:lang w:val="en-US"/>
            </w:rPr>
            <w:delText>]</w:delText>
          </w:r>
        </w:del>
        <w:r w:rsidR="006A2502">
          <w:rPr>
            <w:color w:val="000000" w:themeColor="text1"/>
            <w:lang w:val="en-US"/>
          </w:rPr>
          <w:t>18 April 2021</w:t>
        </w:r>
        <w:r w:rsidR="006A2502" w:rsidRPr="004F2AF7">
          <w:rPr>
            <w:i/>
            <w:color w:val="000000" w:themeColor="text1"/>
            <w:lang w:val="en-US"/>
          </w:rPr>
          <w:t xml:space="preserve"> </w:t>
        </w:r>
      </w:ins>
      <w:del w:id="67" w:author="Lutfi Moksa" w:date="2021-08-12T09:22:00Z">
        <w:r w:rsidR="00052833" w:rsidRPr="004F2AF7" w:rsidDel="006A2502">
          <w:rPr>
            <w:color w:val="000000" w:themeColor="text1"/>
          </w:rPr>
          <w:delText xml:space="preserve">Menteri Kehakiman Republik Indonesia No. </w:delText>
        </w:r>
        <w:r w:rsidR="00147AB0" w:rsidRPr="004F2AF7" w:rsidDel="006A2502">
          <w:rPr>
            <w:color w:val="000000" w:themeColor="text1"/>
            <w:lang w:val="en-US"/>
          </w:rPr>
          <w:delText xml:space="preserve">……………………. </w:delText>
        </w:r>
        <w:r w:rsidR="00147AB0" w:rsidRPr="004F2AF7" w:rsidDel="006A2502">
          <w:rPr>
            <w:i/>
            <w:color w:val="000000" w:themeColor="text1"/>
            <w:lang w:val="en-US"/>
          </w:rPr>
          <w:delText>[Nomor pengesahan</w:delText>
        </w:r>
        <w:r w:rsidR="001A1104" w:rsidRPr="004F2AF7" w:rsidDel="006A2502">
          <w:rPr>
            <w:i/>
            <w:color w:val="000000" w:themeColor="text1"/>
          </w:rPr>
          <w:delText xml:space="preserve"> akta</w:delText>
        </w:r>
        <w:r w:rsidR="00147AB0" w:rsidRPr="004F2AF7" w:rsidDel="006A2502">
          <w:rPr>
            <w:i/>
            <w:color w:val="000000" w:themeColor="text1"/>
            <w:lang w:val="en-US"/>
          </w:rPr>
          <w:delText xml:space="preserve">] </w:delText>
        </w:r>
        <w:r w:rsidR="00052833" w:rsidRPr="004F2AF7" w:rsidDel="006A2502">
          <w:rPr>
            <w:color w:val="000000" w:themeColor="text1"/>
          </w:rPr>
          <w:delText xml:space="preserve">tanggal </w:delText>
        </w:r>
        <w:r w:rsidR="00147AB0" w:rsidRPr="004F2AF7" w:rsidDel="006A2502">
          <w:rPr>
            <w:color w:val="000000" w:themeColor="text1"/>
            <w:lang w:val="en-US"/>
          </w:rPr>
          <w:delText xml:space="preserve">……………………. </w:delText>
        </w:r>
        <w:r w:rsidR="00147AB0" w:rsidRPr="004F2AF7" w:rsidDel="006A2502">
          <w:rPr>
            <w:i/>
            <w:color w:val="000000" w:themeColor="text1"/>
            <w:lang w:val="en-US"/>
          </w:rPr>
          <w:delText>[tanggal pengesahan</w:delText>
        </w:r>
        <w:r w:rsidR="001A1104" w:rsidRPr="004F2AF7" w:rsidDel="006A2502">
          <w:rPr>
            <w:i/>
            <w:color w:val="000000" w:themeColor="text1"/>
          </w:rPr>
          <w:delText xml:space="preserve"> akta</w:delText>
        </w:r>
        <w:r w:rsidR="00147AB0" w:rsidRPr="004F2AF7" w:rsidDel="006A2502">
          <w:rPr>
            <w:i/>
            <w:color w:val="000000" w:themeColor="text1"/>
            <w:lang w:val="en-US"/>
          </w:rPr>
          <w:delText xml:space="preserve">] </w:delText>
        </w:r>
      </w:del>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del w:id="68" w:author="Feril Hamdani -" w:date="2021-08-12T08:30:00Z">
        <w:r w:rsidR="009850FF" w:rsidRPr="004F2AF7" w:rsidDel="00EE253D">
          <w:rPr>
            <w:bCs/>
            <w:iCs/>
            <w:color w:val="000000" w:themeColor="text1"/>
          </w:rPr>
          <w:delText>PENJUAL</w:delText>
        </w:r>
      </w:del>
      <w:ins w:id="69" w:author="Feril Hamdani -" w:date="2021-08-12T08:30:00Z">
        <w:r w:rsidR="00EE253D">
          <w:rPr>
            <w:bCs/>
            <w:iCs/>
            <w:color w:val="000000" w:themeColor="text1"/>
          </w:rPr>
          <w:t>P</w:t>
        </w:r>
      </w:ins>
      <w:ins w:id="70" w:author="Lutfi Moksa" w:date="2021-08-12T09:22:00Z">
        <w:r w:rsidR="006A2502">
          <w:rPr>
            <w:bCs/>
            <w:iCs/>
            <w:color w:val="000000" w:themeColor="text1"/>
            <w:lang w:val="en-US"/>
          </w:rPr>
          <w:t>ENYEDIA JASA</w:t>
        </w:r>
      </w:ins>
      <w:ins w:id="71" w:author="Feril Hamdani -" w:date="2021-08-12T08:30:00Z">
        <w:del w:id="72" w:author="Lutfi Moksa" w:date="2021-08-12T09:23:00Z">
          <w:r w:rsidR="00EE253D" w:rsidDel="006A2502">
            <w:rPr>
              <w:bCs/>
              <w:iCs/>
              <w:color w:val="000000" w:themeColor="text1"/>
            </w:rPr>
            <w:delText>enyedia Jasa</w:delText>
          </w:r>
        </w:del>
      </w:ins>
      <w:r w:rsidR="000532DC" w:rsidRPr="004F2AF7">
        <w:rPr>
          <w:bCs/>
          <w:color w:val="000000" w:themeColor="text1"/>
        </w:rPr>
        <w:t>.</w:t>
      </w:r>
    </w:p>
    <w:p w14:paraId="7C8ACB19" w14:textId="1FBF0904"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del w:id="73" w:author="Feril Hamdani -" w:date="2021-08-12T08:30:00Z">
        <w:r w:rsidR="009850FF" w:rsidRPr="004F2AF7" w:rsidDel="00EE253D">
          <w:rPr>
            <w:color w:val="000000" w:themeColor="text1"/>
          </w:rPr>
          <w:delText>PEMBELI</w:delText>
        </w:r>
      </w:del>
      <w:ins w:id="74" w:author="Feril Hamdani -" w:date="2021-08-12T08:30:00Z">
        <w:del w:id="75" w:author="Lutfi Moksa" w:date="2021-08-12T09:23:00Z">
          <w:r w:rsidR="00EE253D" w:rsidDel="006A2502">
            <w:rPr>
              <w:color w:val="000000" w:themeColor="text1"/>
            </w:rPr>
            <w:delText>Pengguna Jasa</w:delText>
          </w:r>
        </w:del>
      </w:ins>
      <w:ins w:id="76" w:author="Lutfi Moksa" w:date="2021-08-12T09:23:00Z">
        <w:r w:rsidR="006A2502">
          <w:rPr>
            <w:color w:val="000000" w:themeColor="text1"/>
            <w:lang w:val="en-US"/>
          </w:rPr>
          <w:t>PENGGUNA JASA</w:t>
        </w:r>
      </w:ins>
      <w:r w:rsidR="000532DC" w:rsidRPr="004F2AF7">
        <w:rPr>
          <w:bCs/>
          <w:color w:val="000000" w:themeColor="text1"/>
        </w:rPr>
        <w:t>.</w:t>
      </w:r>
    </w:p>
    <w:p w14:paraId="739E8028" w14:textId="77777777" w:rsidR="001A1104" w:rsidRPr="004F2AF7" w:rsidRDefault="001A1104" w:rsidP="004F2AF7">
      <w:pPr>
        <w:pStyle w:val="Default"/>
        <w:spacing w:line="276" w:lineRule="auto"/>
        <w:jc w:val="both"/>
        <w:rPr>
          <w:color w:val="000000" w:themeColor="text1"/>
        </w:rPr>
      </w:pPr>
    </w:p>
    <w:p w14:paraId="22A764F6" w14:textId="77777777" w:rsidR="007F510D" w:rsidRPr="004F2AF7" w:rsidDel="004510E3" w:rsidRDefault="00DE3B51" w:rsidP="004F2AF7">
      <w:pPr>
        <w:pStyle w:val="Default"/>
        <w:spacing w:line="276" w:lineRule="auto"/>
        <w:jc w:val="both"/>
        <w:rPr>
          <w:del w:id="77" w:author="ROHAYATI" w:date="2021-08-24T16:06:00Z"/>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w:t>
      </w:r>
      <w:bookmarkStart w:id="78" w:name="_GoBack"/>
      <w:bookmarkEnd w:id="78"/>
      <w:r w:rsidRPr="004F2AF7">
        <w:rPr>
          <w:color w:val="000000" w:themeColor="text1"/>
        </w:rPr>
        <w:t>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14:paraId="0AD8F089" w14:textId="77777777" w:rsidR="00B674C0" w:rsidRPr="004510E3" w:rsidRDefault="00B674C0" w:rsidP="004F2AF7">
      <w:pPr>
        <w:pStyle w:val="Default"/>
        <w:spacing w:line="276" w:lineRule="auto"/>
        <w:jc w:val="both"/>
        <w:rPr>
          <w:b/>
          <w:bCs/>
          <w:color w:val="000000" w:themeColor="text1"/>
          <w:lang w:val="en-US"/>
          <w:rPrChange w:id="79" w:author="ROHAYATI" w:date="2021-08-24T16:06:00Z">
            <w:rPr>
              <w:b/>
              <w:bCs/>
              <w:color w:val="000000" w:themeColor="text1"/>
            </w:rPr>
          </w:rPrChange>
        </w:rPr>
      </w:pPr>
    </w:p>
    <w:p w14:paraId="3F906FF7"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lastRenderedPageBreak/>
        <w:t>Pasal 1</w:t>
      </w:r>
    </w:p>
    <w:p w14:paraId="2324396A" w14:textId="77777777"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14:paraId="3FBB5373" w14:textId="5B9D8020"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 xml:space="preserve">Objek perjanjian ini adalah </w:t>
      </w:r>
      <w:del w:id="80" w:author="Feril Hamdani -" w:date="2021-08-12T08:30:00Z">
        <w:r w:rsidRPr="004F2AF7" w:rsidDel="00EE253D">
          <w:rPr>
            <w:bCs/>
            <w:iCs/>
            <w:color w:val="000000" w:themeColor="text1"/>
          </w:rPr>
          <w:delText>pembelian/</w:delText>
        </w:r>
      </w:del>
      <w:r w:rsidRPr="004F2AF7">
        <w:rPr>
          <w:bCs/>
          <w:iCs/>
          <w:color w:val="000000" w:themeColor="text1"/>
        </w:rPr>
        <w:t xml:space="preserve">pengadaan </w:t>
      </w:r>
      <w:del w:id="81" w:author="Lutfi Moksa" w:date="2021-08-12T09:23:00Z">
        <w:r w:rsidR="00C20180" w:rsidDel="00A922AF">
          <w:rPr>
            <w:bCs/>
            <w:iCs/>
            <w:color w:val="000000" w:themeColor="text1"/>
          </w:rPr>
          <w:delText xml:space="preserve">........................... </w:delText>
        </w:r>
        <w:r w:rsidR="00C20180" w:rsidRPr="00C20180" w:rsidDel="00A922AF">
          <w:rPr>
            <w:bCs/>
            <w:i/>
            <w:iCs/>
            <w:color w:val="000000" w:themeColor="text1"/>
          </w:rPr>
          <w:delText>[nama barang]</w:delText>
        </w:r>
      </w:del>
      <w:ins w:id="82" w:author="Lutfi Moksa" w:date="2021-08-12T09:23:00Z">
        <w:r w:rsidR="00A922AF">
          <w:rPr>
            <w:bCs/>
            <w:iCs/>
            <w:color w:val="000000" w:themeColor="text1"/>
            <w:lang w:val="en-US"/>
          </w:rPr>
          <w:t>jasa Maintenance Panel</w:t>
        </w:r>
      </w:ins>
      <w:r w:rsidRPr="004F2AF7">
        <w:rPr>
          <w:bCs/>
          <w:iCs/>
          <w:color w:val="000000" w:themeColor="text1"/>
        </w:rPr>
        <w:t xml:space="preserve"> 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4844" w:type="pct"/>
        <w:tblInd w:w="288" w:type="dxa"/>
        <w:tblLayout w:type="fixed"/>
        <w:tblLook w:val="04A0" w:firstRow="1" w:lastRow="0" w:firstColumn="1" w:lastColumn="0" w:noHBand="0" w:noVBand="1"/>
        <w:tblPrChange w:id="83" w:author="ROHAYATI" w:date="2023-08-30T11:13:00Z">
          <w:tblPr>
            <w:tblStyle w:val="TableGrid"/>
            <w:tblW w:w="4844" w:type="pct"/>
            <w:tblInd w:w="288" w:type="dxa"/>
            <w:tblLayout w:type="fixed"/>
            <w:tblLook w:val="04A0" w:firstRow="1" w:lastRow="0" w:firstColumn="1" w:lastColumn="0" w:noHBand="0" w:noVBand="1"/>
          </w:tblPr>
        </w:tblPrChange>
      </w:tblPr>
      <w:tblGrid>
        <w:gridCol w:w="549"/>
        <w:gridCol w:w="1209"/>
        <w:gridCol w:w="2360"/>
        <w:gridCol w:w="2032"/>
        <w:gridCol w:w="1492"/>
        <w:gridCol w:w="1094"/>
        <w:tblGridChange w:id="84">
          <w:tblGrid>
            <w:gridCol w:w="560"/>
            <w:gridCol w:w="1682"/>
            <w:gridCol w:w="2350"/>
            <w:gridCol w:w="1710"/>
            <w:gridCol w:w="1530"/>
            <w:gridCol w:w="1123"/>
          </w:tblGrid>
        </w:tblGridChange>
      </w:tblGrid>
      <w:tr w:rsidR="002C3366" w:rsidRPr="004F2AF7" w14:paraId="5C5F4C42" w14:textId="77777777" w:rsidTr="00190761">
        <w:tc>
          <w:tcPr>
            <w:tcW w:w="314" w:type="pct"/>
            <w:tcPrChange w:id="85" w:author="ROHAYATI" w:date="2023-08-30T11:13:00Z">
              <w:tcPr>
                <w:tcW w:w="313" w:type="pct"/>
              </w:tcPr>
            </w:tcPrChange>
          </w:tcPr>
          <w:p w14:paraId="107D489C" w14:textId="592396C0" w:rsidR="00A922AF" w:rsidRPr="004F2AF7" w:rsidRDefault="00A922AF">
            <w:pPr>
              <w:pStyle w:val="Default"/>
              <w:spacing w:line="276" w:lineRule="auto"/>
              <w:ind w:left="426" w:hanging="426"/>
              <w:jc w:val="center"/>
              <w:rPr>
                <w:color w:val="000000" w:themeColor="text1"/>
                <w:lang w:val="en-US"/>
              </w:rPr>
              <w:pPrChange w:id="86" w:author="Lutfi Moksa" w:date="2021-08-12T09:24:00Z">
                <w:pPr>
                  <w:pStyle w:val="Default"/>
                  <w:spacing w:line="276" w:lineRule="auto"/>
                  <w:ind w:left="426" w:hanging="426"/>
                  <w:jc w:val="both"/>
                </w:pPr>
              </w:pPrChange>
            </w:pPr>
            <w:ins w:id="87" w:author="Lutfi Moksa" w:date="2021-08-12T09:24:00Z">
              <w:r w:rsidRPr="004F2AF7">
                <w:rPr>
                  <w:color w:val="000000" w:themeColor="text1"/>
                  <w:lang w:val="en-US"/>
                </w:rPr>
                <w:t>No.</w:t>
              </w:r>
            </w:ins>
            <w:del w:id="88" w:author="Lutfi Moksa" w:date="2021-08-12T09:24:00Z">
              <w:r w:rsidRPr="004F2AF7" w:rsidDel="005D2FFB">
                <w:rPr>
                  <w:color w:val="000000" w:themeColor="text1"/>
                  <w:lang w:val="en-US"/>
                </w:rPr>
                <w:delText>No.</w:delText>
              </w:r>
            </w:del>
          </w:p>
        </w:tc>
        <w:tc>
          <w:tcPr>
            <w:tcW w:w="692" w:type="pct"/>
            <w:tcPrChange w:id="89" w:author="ROHAYATI" w:date="2023-08-30T11:13:00Z">
              <w:tcPr>
                <w:tcW w:w="939" w:type="pct"/>
              </w:tcPr>
            </w:tcPrChange>
          </w:tcPr>
          <w:p w14:paraId="31573661" w14:textId="567C19A5" w:rsidR="00A922AF" w:rsidRPr="004F2AF7" w:rsidRDefault="00A922AF">
            <w:pPr>
              <w:pStyle w:val="Default"/>
              <w:spacing w:line="276" w:lineRule="auto"/>
              <w:ind w:left="426" w:hanging="426"/>
              <w:jc w:val="center"/>
              <w:rPr>
                <w:color w:val="000000" w:themeColor="text1"/>
                <w:lang w:val="en-US"/>
              </w:rPr>
              <w:pPrChange w:id="90" w:author="Lutfi Moksa" w:date="2021-08-12T09:24:00Z">
                <w:pPr>
                  <w:pStyle w:val="Default"/>
                  <w:spacing w:line="276" w:lineRule="auto"/>
                  <w:ind w:left="426" w:hanging="426"/>
                  <w:jc w:val="both"/>
                </w:pPr>
              </w:pPrChange>
            </w:pPr>
            <w:ins w:id="91" w:author="Lutfi Moksa" w:date="2021-08-12T09:24:00Z">
              <w:r w:rsidRPr="004F2AF7">
                <w:rPr>
                  <w:color w:val="000000" w:themeColor="text1"/>
                  <w:lang w:val="en-US"/>
                </w:rPr>
                <w:t>Barang</w:t>
              </w:r>
            </w:ins>
            <w:del w:id="92" w:author="Lutfi Moksa" w:date="2021-08-12T09:24:00Z">
              <w:r w:rsidRPr="004F2AF7" w:rsidDel="005D2FFB">
                <w:rPr>
                  <w:color w:val="000000" w:themeColor="text1"/>
                  <w:lang w:val="en-US"/>
                </w:rPr>
                <w:delText>Barang</w:delText>
              </w:r>
            </w:del>
          </w:p>
        </w:tc>
        <w:tc>
          <w:tcPr>
            <w:tcW w:w="1351" w:type="pct"/>
            <w:tcPrChange w:id="93" w:author="ROHAYATI" w:date="2023-08-30T11:13:00Z">
              <w:tcPr>
                <w:tcW w:w="1312" w:type="pct"/>
              </w:tcPr>
            </w:tcPrChange>
          </w:tcPr>
          <w:p w14:paraId="79CDF96E" w14:textId="37A1DCAD" w:rsidR="00A922AF" w:rsidRPr="004F2AF7" w:rsidRDefault="00A922AF">
            <w:pPr>
              <w:pStyle w:val="Default"/>
              <w:spacing w:line="276" w:lineRule="auto"/>
              <w:ind w:left="426" w:hanging="426"/>
              <w:jc w:val="center"/>
              <w:rPr>
                <w:color w:val="000000" w:themeColor="text1"/>
                <w:lang w:val="en-US"/>
              </w:rPr>
              <w:pPrChange w:id="94" w:author="Lutfi Moksa" w:date="2021-08-12T09:24:00Z">
                <w:pPr>
                  <w:pStyle w:val="Default"/>
                  <w:spacing w:line="276" w:lineRule="auto"/>
                  <w:ind w:left="426" w:hanging="426"/>
                  <w:jc w:val="both"/>
                </w:pPr>
              </w:pPrChange>
            </w:pPr>
            <w:ins w:id="95" w:author="Lutfi Moksa" w:date="2021-08-12T09:24:00Z">
              <w:r w:rsidRPr="004F2AF7">
                <w:rPr>
                  <w:color w:val="000000" w:themeColor="text1"/>
                  <w:lang w:val="en-US"/>
                </w:rPr>
                <w:t>Deskripsi</w:t>
              </w:r>
            </w:ins>
            <w:del w:id="96" w:author="Lutfi Moksa" w:date="2021-08-12T09:24:00Z">
              <w:r w:rsidRPr="004F2AF7" w:rsidDel="005D2FFB">
                <w:rPr>
                  <w:color w:val="000000" w:themeColor="text1"/>
                  <w:lang w:val="en-US"/>
                </w:rPr>
                <w:delText>Deskripsi</w:delText>
              </w:r>
            </w:del>
          </w:p>
        </w:tc>
        <w:tc>
          <w:tcPr>
            <w:tcW w:w="1163" w:type="pct"/>
            <w:tcPrChange w:id="97" w:author="ROHAYATI" w:date="2023-08-30T11:13:00Z">
              <w:tcPr>
                <w:tcW w:w="955" w:type="pct"/>
              </w:tcPr>
            </w:tcPrChange>
          </w:tcPr>
          <w:p w14:paraId="6DE6FB20" w14:textId="08C17708" w:rsidR="00A922AF" w:rsidRPr="004F2AF7" w:rsidRDefault="00A922AF">
            <w:pPr>
              <w:pStyle w:val="Default"/>
              <w:spacing w:line="276" w:lineRule="auto"/>
              <w:ind w:left="426" w:hanging="426"/>
              <w:jc w:val="center"/>
              <w:rPr>
                <w:color w:val="000000" w:themeColor="text1"/>
                <w:lang w:val="en-US"/>
              </w:rPr>
              <w:pPrChange w:id="98" w:author="Lutfi Moksa" w:date="2021-08-12T09:24:00Z">
                <w:pPr>
                  <w:pStyle w:val="Default"/>
                  <w:spacing w:line="276" w:lineRule="auto"/>
                  <w:ind w:left="426" w:hanging="426"/>
                  <w:jc w:val="both"/>
                </w:pPr>
              </w:pPrChange>
            </w:pPr>
            <w:ins w:id="99" w:author="Lutfi Moksa" w:date="2021-08-12T09:24:00Z">
              <w:r w:rsidRPr="004F2AF7">
                <w:rPr>
                  <w:color w:val="000000" w:themeColor="text1"/>
                  <w:lang w:val="en-US"/>
                </w:rPr>
                <w:t>Harga</w:t>
              </w:r>
            </w:ins>
            <w:del w:id="100" w:author="Lutfi Moksa" w:date="2021-08-12T09:24:00Z">
              <w:r w:rsidRPr="004F2AF7" w:rsidDel="005D2FFB">
                <w:rPr>
                  <w:color w:val="000000" w:themeColor="text1"/>
                  <w:lang w:val="en-US"/>
                </w:rPr>
                <w:delText>Harga</w:delText>
              </w:r>
            </w:del>
          </w:p>
        </w:tc>
        <w:tc>
          <w:tcPr>
            <w:tcW w:w="854" w:type="pct"/>
            <w:tcPrChange w:id="101" w:author="ROHAYATI" w:date="2023-08-30T11:13:00Z">
              <w:tcPr>
                <w:tcW w:w="854" w:type="pct"/>
              </w:tcPr>
            </w:tcPrChange>
          </w:tcPr>
          <w:p w14:paraId="513CF8BB" w14:textId="7BAECE0C" w:rsidR="00A922AF" w:rsidRPr="004F2AF7" w:rsidRDefault="00A922AF">
            <w:pPr>
              <w:pStyle w:val="Default"/>
              <w:spacing w:line="276" w:lineRule="auto"/>
              <w:ind w:left="426" w:hanging="426"/>
              <w:jc w:val="center"/>
              <w:rPr>
                <w:color w:val="000000" w:themeColor="text1"/>
                <w:lang w:val="en-US"/>
              </w:rPr>
              <w:pPrChange w:id="102" w:author="Lutfi Moksa" w:date="2021-08-12T09:24:00Z">
                <w:pPr>
                  <w:pStyle w:val="Default"/>
                  <w:spacing w:line="276" w:lineRule="auto"/>
                  <w:ind w:left="426" w:hanging="426"/>
                  <w:jc w:val="both"/>
                </w:pPr>
              </w:pPrChange>
            </w:pPr>
            <w:ins w:id="103" w:author="Lutfi Moksa" w:date="2021-08-12T09:24:00Z">
              <w:r w:rsidRPr="004F2AF7">
                <w:rPr>
                  <w:color w:val="000000" w:themeColor="text1"/>
                  <w:lang w:val="en-US"/>
                </w:rPr>
                <w:t>Satuan</w:t>
              </w:r>
            </w:ins>
            <w:del w:id="104" w:author="Lutfi Moksa" w:date="2021-08-12T09:24:00Z">
              <w:r w:rsidRPr="004F2AF7" w:rsidDel="005D2FFB">
                <w:rPr>
                  <w:color w:val="000000" w:themeColor="text1"/>
                  <w:lang w:val="en-US"/>
                </w:rPr>
                <w:delText>Satuan</w:delText>
              </w:r>
            </w:del>
          </w:p>
        </w:tc>
        <w:tc>
          <w:tcPr>
            <w:tcW w:w="627" w:type="pct"/>
            <w:tcPrChange w:id="105" w:author="ROHAYATI" w:date="2023-08-30T11:13:00Z">
              <w:tcPr>
                <w:tcW w:w="628" w:type="pct"/>
              </w:tcPr>
            </w:tcPrChange>
          </w:tcPr>
          <w:p w14:paraId="2B1EEC63" w14:textId="7EAA4563" w:rsidR="00A922AF" w:rsidRPr="004F2AF7" w:rsidRDefault="00A922AF">
            <w:pPr>
              <w:pStyle w:val="Default"/>
              <w:spacing w:line="276" w:lineRule="auto"/>
              <w:ind w:left="426" w:hanging="426"/>
              <w:jc w:val="center"/>
              <w:rPr>
                <w:color w:val="000000" w:themeColor="text1"/>
                <w:lang w:val="en-US"/>
              </w:rPr>
              <w:pPrChange w:id="106" w:author="Lutfi Moksa" w:date="2021-08-12T09:24:00Z">
                <w:pPr>
                  <w:pStyle w:val="Default"/>
                  <w:spacing w:line="276" w:lineRule="auto"/>
                  <w:ind w:left="426" w:hanging="426"/>
                  <w:jc w:val="both"/>
                </w:pPr>
              </w:pPrChange>
            </w:pPr>
            <w:ins w:id="107" w:author="Lutfi Moksa" w:date="2021-08-12T09:24:00Z">
              <w:r w:rsidRPr="004F2AF7">
                <w:rPr>
                  <w:color w:val="000000" w:themeColor="text1"/>
                  <w:lang w:val="en-US"/>
                </w:rPr>
                <w:t>Garansi</w:t>
              </w:r>
            </w:ins>
            <w:del w:id="108" w:author="Lutfi Moksa" w:date="2021-08-12T09:24:00Z">
              <w:r w:rsidRPr="004F2AF7" w:rsidDel="005D2FFB">
                <w:rPr>
                  <w:color w:val="000000" w:themeColor="text1"/>
                  <w:lang w:val="en-US"/>
                </w:rPr>
                <w:delText>Garansi</w:delText>
              </w:r>
            </w:del>
          </w:p>
        </w:tc>
      </w:tr>
      <w:tr w:rsidR="002C3366" w:rsidRPr="004F2AF7" w14:paraId="544136AD" w14:textId="77777777" w:rsidTr="00190761">
        <w:tc>
          <w:tcPr>
            <w:tcW w:w="314" w:type="pct"/>
            <w:tcPrChange w:id="109" w:author="ROHAYATI" w:date="2023-08-30T11:13:00Z">
              <w:tcPr>
                <w:tcW w:w="313" w:type="pct"/>
              </w:tcPr>
            </w:tcPrChange>
          </w:tcPr>
          <w:p w14:paraId="4EFD65F4" w14:textId="3983EF25" w:rsidR="00A922AF" w:rsidRPr="00EE253D" w:rsidRDefault="00A922AF">
            <w:pPr>
              <w:pStyle w:val="Default"/>
              <w:spacing w:line="276" w:lineRule="auto"/>
              <w:ind w:left="426" w:hanging="426"/>
              <w:rPr>
                <w:color w:val="000000" w:themeColor="text1"/>
                <w:rPrChange w:id="110" w:author="Feril Hamdani -" w:date="2021-08-12T08:30:00Z">
                  <w:rPr>
                    <w:color w:val="000000" w:themeColor="text1"/>
                    <w:lang w:val="en-US"/>
                  </w:rPr>
                </w:rPrChange>
              </w:rPr>
              <w:pPrChange w:id="111" w:author="ROHAYATI" w:date="2022-09-06T13:50:00Z">
                <w:pPr>
                  <w:pStyle w:val="Default"/>
                  <w:spacing w:line="276" w:lineRule="auto"/>
                  <w:ind w:left="426" w:hanging="426"/>
                  <w:jc w:val="both"/>
                </w:pPr>
              </w:pPrChange>
            </w:pPr>
            <w:ins w:id="112" w:author="Lutfi Moksa" w:date="2021-08-12T09:24:00Z">
              <w:r>
                <w:rPr>
                  <w:color w:val="000000" w:themeColor="text1"/>
                  <w:lang w:val="en-US"/>
                </w:rPr>
                <w:t>1</w:t>
              </w:r>
            </w:ins>
            <w:ins w:id="113" w:author="Feril Hamdani -" w:date="2021-08-12T08:30:00Z">
              <w:del w:id="114" w:author="Lutfi Moksa" w:date="2021-08-12T09:24:00Z">
                <w:r w:rsidDel="005D2FFB">
                  <w:rPr>
                    <w:color w:val="000000" w:themeColor="text1"/>
                  </w:rPr>
                  <w:delText>1</w:delText>
                </w:r>
              </w:del>
            </w:ins>
          </w:p>
        </w:tc>
        <w:tc>
          <w:tcPr>
            <w:tcW w:w="692" w:type="pct"/>
            <w:tcPrChange w:id="115" w:author="ROHAYATI" w:date="2023-08-30T11:13:00Z">
              <w:tcPr>
                <w:tcW w:w="939" w:type="pct"/>
              </w:tcPr>
            </w:tcPrChange>
          </w:tcPr>
          <w:p w14:paraId="6A3D23A5" w14:textId="67EE99CA" w:rsidR="00A922AF" w:rsidRPr="004F2AF7" w:rsidRDefault="00A922AF">
            <w:pPr>
              <w:pStyle w:val="Default"/>
              <w:spacing w:line="276" w:lineRule="auto"/>
              <w:ind w:left="426" w:hanging="426"/>
              <w:rPr>
                <w:color w:val="000000" w:themeColor="text1"/>
              </w:rPr>
              <w:pPrChange w:id="116" w:author="ROHAYATI" w:date="2022-09-06T13:50:00Z">
                <w:pPr>
                  <w:pStyle w:val="Default"/>
                  <w:spacing w:line="276" w:lineRule="auto"/>
                  <w:ind w:left="426" w:hanging="426"/>
                  <w:jc w:val="both"/>
                </w:pPr>
              </w:pPrChange>
            </w:pPr>
            <w:ins w:id="117" w:author="Lutfi Moksa" w:date="2021-08-12T09:24:00Z">
              <w:r>
                <w:rPr>
                  <w:color w:val="000000" w:themeColor="text1"/>
                  <w:lang w:val="en-US"/>
                </w:rPr>
                <w:t>Jasa</w:t>
              </w:r>
            </w:ins>
            <w:ins w:id="118" w:author="Feril Hamdani -" w:date="2021-08-12T08:30:00Z">
              <w:del w:id="119" w:author="Lutfi Moksa" w:date="2021-08-12T09:24:00Z">
                <w:r w:rsidDel="005D2FFB">
                  <w:rPr>
                    <w:color w:val="000000" w:themeColor="text1"/>
                  </w:rPr>
                  <w:delText xml:space="preserve">Maintenance </w:delText>
                </w:r>
              </w:del>
            </w:ins>
            <w:ins w:id="120" w:author="Feril Hamdani -" w:date="2021-08-12T08:31:00Z">
              <w:del w:id="121" w:author="Lutfi Moksa" w:date="2021-08-12T09:24:00Z">
                <w:r w:rsidDel="005D2FFB">
                  <w:rPr>
                    <w:color w:val="000000" w:themeColor="text1"/>
                  </w:rPr>
                  <w:delText>Panel</w:delText>
                </w:r>
              </w:del>
            </w:ins>
          </w:p>
        </w:tc>
        <w:tc>
          <w:tcPr>
            <w:tcW w:w="1351" w:type="pct"/>
            <w:tcPrChange w:id="122" w:author="ROHAYATI" w:date="2023-08-30T11:13:00Z">
              <w:tcPr>
                <w:tcW w:w="1312" w:type="pct"/>
              </w:tcPr>
            </w:tcPrChange>
          </w:tcPr>
          <w:p w14:paraId="468D6142" w14:textId="478ED1BE" w:rsidR="00A922AF" w:rsidRPr="004F2AF7" w:rsidRDefault="00A922AF">
            <w:pPr>
              <w:pStyle w:val="Default"/>
              <w:spacing w:line="276" w:lineRule="auto"/>
              <w:ind w:left="426" w:hanging="426"/>
              <w:rPr>
                <w:color w:val="000000" w:themeColor="text1"/>
              </w:rPr>
              <w:pPrChange w:id="123" w:author="ROHAYATI" w:date="2022-09-06T13:50:00Z">
                <w:pPr>
                  <w:pStyle w:val="Default"/>
                  <w:spacing w:line="276" w:lineRule="auto"/>
                  <w:ind w:left="426" w:hanging="426"/>
                  <w:jc w:val="both"/>
                </w:pPr>
              </w:pPrChange>
            </w:pPr>
            <w:commentRangeStart w:id="124"/>
            <w:ins w:id="125" w:author="Lutfi Moksa" w:date="2021-08-12T09:24:00Z">
              <w:r>
                <w:rPr>
                  <w:color w:val="000000" w:themeColor="text1"/>
                  <w:lang w:val="en-US"/>
                </w:rPr>
                <w:t>Maintenance Panel</w:t>
              </w:r>
            </w:ins>
            <w:commentRangeEnd w:id="124"/>
            <w:r w:rsidR="00CF7F15">
              <w:rPr>
                <w:rStyle w:val="CommentReference"/>
                <w:rFonts w:asciiTheme="minorHAnsi" w:hAnsiTheme="minorHAnsi"/>
                <w:color w:val="auto"/>
              </w:rPr>
              <w:commentReference w:id="124"/>
            </w:r>
          </w:p>
        </w:tc>
        <w:tc>
          <w:tcPr>
            <w:tcW w:w="1163" w:type="pct"/>
            <w:tcPrChange w:id="126" w:author="ROHAYATI" w:date="2023-08-30T11:13:00Z">
              <w:tcPr>
                <w:tcW w:w="955" w:type="pct"/>
              </w:tcPr>
            </w:tcPrChange>
          </w:tcPr>
          <w:p w14:paraId="38D90588" w14:textId="55A0270D" w:rsidR="00A922AF" w:rsidRPr="00EE253D" w:rsidRDefault="004510E3">
            <w:pPr>
              <w:pStyle w:val="Default"/>
              <w:spacing w:line="276" w:lineRule="auto"/>
              <w:ind w:left="426" w:hanging="426"/>
              <w:rPr>
                <w:color w:val="000000" w:themeColor="text1"/>
                <w:rPrChange w:id="127" w:author="Feril Hamdani -" w:date="2021-08-12T08:36:00Z">
                  <w:rPr>
                    <w:color w:val="000000" w:themeColor="text1"/>
                    <w:lang w:val="en-US"/>
                  </w:rPr>
                </w:rPrChange>
              </w:rPr>
              <w:pPrChange w:id="128" w:author="ROHAYATI" w:date="2022-09-06T13:50:00Z">
                <w:pPr>
                  <w:pStyle w:val="Default"/>
                  <w:spacing w:line="276" w:lineRule="auto"/>
                  <w:ind w:left="426" w:hanging="426"/>
                  <w:jc w:val="both"/>
                </w:pPr>
              </w:pPrChange>
            </w:pPr>
            <w:ins w:id="129" w:author="ROHAYATI" w:date="2021-08-24T16:06:00Z">
              <w:r>
                <w:rPr>
                  <w:lang w:val="en-US"/>
                </w:rPr>
                <w:t xml:space="preserve">Rp. </w:t>
              </w:r>
            </w:ins>
            <w:commentRangeStart w:id="130"/>
            <w:ins w:id="131" w:author="Lutfi Moksa" w:date="2021-08-12T09:24:00Z">
              <w:r w:rsidR="00A922AF">
                <w:rPr>
                  <w:lang w:val="en-US"/>
                </w:rPr>
                <w:t>11</w:t>
              </w:r>
              <w:del w:id="132" w:author="ROHAYATI" w:date="2022-09-06T13:49:00Z">
                <w:r w:rsidR="00A922AF" w:rsidDel="002C3366">
                  <w:rPr>
                    <w:lang w:val="en-US"/>
                  </w:rPr>
                  <w:delText>0</w:delText>
                </w:r>
              </w:del>
            </w:ins>
            <w:commentRangeEnd w:id="130"/>
            <w:del w:id="133" w:author="ROHAYATI" w:date="2022-09-06T13:49:00Z">
              <w:r w:rsidR="00005D4B" w:rsidDel="002C3366">
                <w:rPr>
                  <w:rStyle w:val="CommentReference"/>
                  <w:rFonts w:asciiTheme="minorHAnsi" w:hAnsiTheme="minorHAnsi"/>
                  <w:color w:val="auto"/>
                </w:rPr>
                <w:commentReference w:id="130"/>
              </w:r>
            </w:del>
            <w:ins w:id="134" w:author="Lutfi Moksa" w:date="2021-08-12T09:24:00Z">
              <w:del w:id="135" w:author="ROHAYATI" w:date="2022-09-06T13:49:00Z">
                <w:r w:rsidR="00A922AF" w:rsidRPr="00C62E3F" w:rsidDel="002C3366">
                  <w:rPr>
                    <w:rPrChange w:id="136" w:author="Lutfi Moksa" w:date="2021-08-12T08:45:00Z">
                      <w:rPr>
                        <w:rFonts w:ascii="Calibri" w:hAnsi="Calibri" w:cs="Calibri"/>
                      </w:rPr>
                    </w:rPrChange>
                  </w:rPr>
                  <w:delText>.</w:delText>
                </w:r>
              </w:del>
            </w:ins>
            <w:ins w:id="137" w:author="ROHAYATI" w:date="2022-09-06T13:49:00Z">
              <w:r w:rsidR="00190761">
                <w:rPr>
                  <w:lang w:val="en-US"/>
                </w:rPr>
                <w:t>5.9</w:t>
              </w:r>
            </w:ins>
            <w:ins w:id="138" w:author="Lutfi Moksa" w:date="2021-08-12T09:24:00Z">
              <w:del w:id="139" w:author="ROHAYATI" w:date="2023-08-30T11:13:00Z">
                <w:r w:rsidR="00A922AF" w:rsidRPr="00C62E3F" w:rsidDel="00190761">
                  <w:rPr>
                    <w:rPrChange w:id="140" w:author="Lutfi Moksa" w:date="2021-08-12T08:45:00Z">
                      <w:rPr>
                        <w:rFonts w:ascii="Calibri" w:hAnsi="Calibri" w:cs="Calibri"/>
                      </w:rPr>
                    </w:rPrChange>
                  </w:rPr>
                  <w:delText>0</w:delText>
                </w:r>
              </w:del>
              <w:r w:rsidR="00A922AF" w:rsidRPr="00C62E3F">
                <w:rPr>
                  <w:rPrChange w:id="141" w:author="Lutfi Moksa" w:date="2021-08-12T08:45:00Z">
                    <w:rPr>
                      <w:rFonts w:ascii="Calibri" w:hAnsi="Calibri" w:cs="Calibri"/>
                    </w:rPr>
                  </w:rPrChange>
                </w:rPr>
                <w:t>00.000,</w:t>
              </w:r>
            </w:ins>
            <w:ins w:id="142" w:author="ROHAYATI" w:date="2022-09-06T13:50:00Z">
              <w:r w:rsidR="002C3366">
                <w:rPr>
                  <w:lang w:val="en-US"/>
                </w:rPr>
                <w:t>-</w:t>
              </w:r>
            </w:ins>
            <w:ins w:id="143" w:author="Lutfi Moksa" w:date="2021-08-12T09:24:00Z">
              <w:del w:id="144" w:author="ROHAYATI" w:date="2022-09-06T13:50:00Z">
                <w:r w:rsidR="00A922AF" w:rsidRPr="00C62E3F" w:rsidDel="002C3366">
                  <w:rPr>
                    <w:rPrChange w:id="145" w:author="Lutfi Moksa" w:date="2021-08-12T08:45:00Z">
                      <w:rPr>
                        <w:rFonts w:ascii="Calibri" w:hAnsi="Calibri" w:cs="Calibri"/>
                      </w:rPr>
                    </w:rPrChange>
                  </w:rPr>
                  <w:delText>00</w:delText>
                </w:r>
              </w:del>
            </w:ins>
            <w:ins w:id="146" w:author="Feril Hamdani -" w:date="2021-08-12T08:36:00Z">
              <w:del w:id="147" w:author="Lutfi Moksa" w:date="2021-08-12T09:24:00Z">
                <w:r w:rsidR="00A922AF" w:rsidDel="005D2FFB">
                  <w:rPr>
                    <w:color w:val="000000" w:themeColor="text1"/>
                  </w:rPr>
                  <w:delText>Rp97.000.000,00</w:delText>
                </w:r>
              </w:del>
            </w:ins>
          </w:p>
        </w:tc>
        <w:tc>
          <w:tcPr>
            <w:tcW w:w="854" w:type="pct"/>
            <w:tcPrChange w:id="148" w:author="ROHAYATI" w:date="2023-08-30T11:13:00Z">
              <w:tcPr>
                <w:tcW w:w="854" w:type="pct"/>
              </w:tcPr>
            </w:tcPrChange>
          </w:tcPr>
          <w:p w14:paraId="78B6031A" w14:textId="2583D79F" w:rsidR="00A922AF" w:rsidRPr="00EE253D" w:rsidRDefault="00A922AF">
            <w:pPr>
              <w:pStyle w:val="Default"/>
              <w:spacing w:line="276" w:lineRule="auto"/>
              <w:ind w:left="426" w:hanging="426"/>
              <w:rPr>
                <w:color w:val="000000" w:themeColor="text1"/>
                <w:rPrChange w:id="149" w:author="Feril Hamdani -" w:date="2021-08-12T08:31:00Z">
                  <w:rPr>
                    <w:color w:val="000000" w:themeColor="text1"/>
                    <w:lang w:val="en-US"/>
                  </w:rPr>
                </w:rPrChange>
              </w:rPr>
              <w:pPrChange w:id="150" w:author="ROHAYATI" w:date="2022-09-06T13:50:00Z">
                <w:pPr>
                  <w:pStyle w:val="Default"/>
                  <w:spacing w:line="276" w:lineRule="auto"/>
                  <w:ind w:left="426" w:hanging="426"/>
                  <w:jc w:val="both"/>
                </w:pPr>
              </w:pPrChange>
            </w:pPr>
            <w:ins w:id="151" w:author="Lutfi Moksa" w:date="2021-08-12T09:24:00Z">
              <w:r>
                <w:rPr>
                  <w:color w:val="000000" w:themeColor="text1"/>
                  <w:lang w:val="en-US"/>
                </w:rPr>
                <w:t>1 Lot</w:t>
              </w:r>
            </w:ins>
            <w:ins w:id="152" w:author="Feril Hamdani -" w:date="2021-08-12T08:31:00Z">
              <w:del w:id="153" w:author="Lutfi Moksa" w:date="2021-08-12T09:24:00Z">
                <w:r w:rsidDel="005D2FFB">
                  <w:rPr>
                    <w:color w:val="000000" w:themeColor="text1"/>
                  </w:rPr>
                  <w:delText>1 lot</w:delText>
                </w:r>
              </w:del>
            </w:ins>
          </w:p>
        </w:tc>
        <w:tc>
          <w:tcPr>
            <w:tcW w:w="627" w:type="pct"/>
            <w:tcPrChange w:id="154" w:author="ROHAYATI" w:date="2023-08-30T11:13:00Z">
              <w:tcPr>
                <w:tcW w:w="628" w:type="pct"/>
              </w:tcPr>
            </w:tcPrChange>
          </w:tcPr>
          <w:p w14:paraId="79A1EE55" w14:textId="4DF3A2EA" w:rsidR="00A922AF" w:rsidRPr="004F2AF7" w:rsidRDefault="00A922AF">
            <w:pPr>
              <w:pStyle w:val="Default"/>
              <w:spacing w:line="276" w:lineRule="auto"/>
              <w:ind w:left="426" w:hanging="426"/>
              <w:rPr>
                <w:color w:val="000000" w:themeColor="text1"/>
                <w:lang w:val="en-US"/>
              </w:rPr>
              <w:pPrChange w:id="155" w:author="ROHAYATI" w:date="2022-09-06T13:50:00Z">
                <w:pPr>
                  <w:pStyle w:val="Default"/>
                  <w:spacing w:line="276" w:lineRule="auto"/>
                  <w:ind w:left="426" w:hanging="426"/>
                  <w:jc w:val="both"/>
                </w:pPr>
              </w:pPrChange>
            </w:pPr>
            <w:commentRangeStart w:id="156"/>
            <w:ins w:id="157" w:author="Lutfi Moksa" w:date="2021-08-12T09:24:00Z">
              <w:r>
                <w:rPr>
                  <w:color w:val="000000" w:themeColor="text1"/>
                  <w:lang w:val="en-US"/>
                </w:rPr>
                <w:t>6 Bulan</w:t>
              </w:r>
            </w:ins>
            <w:commentRangeEnd w:id="156"/>
            <w:r w:rsidR="00784B5F">
              <w:rPr>
                <w:rStyle w:val="CommentReference"/>
                <w:rFonts w:asciiTheme="minorHAnsi" w:hAnsiTheme="minorHAnsi"/>
                <w:color w:val="auto"/>
              </w:rPr>
              <w:commentReference w:id="156"/>
            </w:r>
          </w:p>
        </w:tc>
      </w:tr>
      <w:tr w:rsidR="002C3366" w:rsidRPr="004F2AF7" w:rsidDel="00A922AF" w14:paraId="57920597" w14:textId="015FD5EA" w:rsidTr="00190761">
        <w:trPr>
          <w:del w:id="158" w:author="Lutfi Moksa" w:date="2021-08-12T09:24:00Z"/>
        </w:trPr>
        <w:tc>
          <w:tcPr>
            <w:tcW w:w="314" w:type="pct"/>
            <w:tcPrChange w:id="159" w:author="ROHAYATI" w:date="2023-08-30T11:13:00Z">
              <w:tcPr>
                <w:tcW w:w="313" w:type="pct"/>
              </w:tcPr>
            </w:tcPrChange>
          </w:tcPr>
          <w:p w14:paraId="64DB782B" w14:textId="09552916" w:rsidR="00F33B45" w:rsidRPr="004F2AF7" w:rsidDel="00A922AF" w:rsidRDefault="00EE253D">
            <w:pPr>
              <w:pStyle w:val="Default"/>
              <w:spacing w:line="276" w:lineRule="auto"/>
              <w:ind w:left="426" w:hanging="426"/>
              <w:rPr>
                <w:del w:id="160" w:author="Lutfi Moksa" w:date="2021-08-12T09:24:00Z"/>
                <w:color w:val="000000" w:themeColor="text1"/>
              </w:rPr>
              <w:pPrChange w:id="161" w:author="ROHAYATI" w:date="2022-09-06T13:50:00Z">
                <w:pPr>
                  <w:pStyle w:val="Default"/>
                  <w:spacing w:line="276" w:lineRule="auto"/>
                  <w:ind w:left="426" w:hanging="426"/>
                  <w:jc w:val="both"/>
                </w:pPr>
              </w:pPrChange>
            </w:pPr>
            <w:ins w:id="162" w:author="Feril Hamdani -" w:date="2021-08-12T08:31:00Z">
              <w:del w:id="163" w:author="Lutfi Moksa" w:date="2021-08-12T09:24:00Z">
                <w:r w:rsidDel="00A922AF">
                  <w:rPr>
                    <w:color w:val="000000" w:themeColor="text1"/>
                  </w:rPr>
                  <w:delText>2</w:delText>
                </w:r>
              </w:del>
            </w:ins>
          </w:p>
        </w:tc>
        <w:tc>
          <w:tcPr>
            <w:tcW w:w="692" w:type="pct"/>
            <w:tcPrChange w:id="164" w:author="ROHAYATI" w:date="2023-08-30T11:13:00Z">
              <w:tcPr>
                <w:tcW w:w="939" w:type="pct"/>
              </w:tcPr>
            </w:tcPrChange>
          </w:tcPr>
          <w:p w14:paraId="529DE3FC" w14:textId="18CE0E12" w:rsidR="00F33B45" w:rsidRPr="004F2AF7" w:rsidDel="00A922AF" w:rsidRDefault="00EE253D">
            <w:pPr>
              <w:pStyle w:val="Default"/>
              <w:spacing w:line="276" w:lineRule="auto"/>
              <w:ind w:left="426" w:hanging="426"/>
              <w:rPr>
                <w:del w:id="165" w:author="Lutfi Moksa" w:date="2021-08-12T09:24:00Z"/>
                <w:color w:val="000000" w:themeColor="text1"/>
              </w:rPr>
              <w:pPrChange w:id="166" w:author="ROHAYATI" w:date="2022-09-06T13:50:00Z">
                <w:pPr>
                  <w:pStyle w:val="Default"/>
                  <w:spacing w:line="276" w:lineRule="auto"/>
                  <w:ind w:left="426" w:hanging="426"/>
                  <w:jc w:val="both"/>
                </w:pPr>
              </w:pPrChange>
            </w:pPr>
            <w:ins w:id="167" w:author="Feril Hamdani -" w:date="2021-08-12T08:31:00Z">
              <w:del w:id="168" w:author="Lutfi Moksa" w:date="2021-08-12T09:24:00Z">
                <w:r w:rsidDel="00A922AF">
                  <w:rPr>
                    <w:color w:val="000000" w:themeColor="text1"/>
                  </w:rPr>
                  <w:delText>Accomodation &amp; Rapid Test</w:delText>
                </w:r>
              </w:del>
            </w:ins>
          </w:p>
        </w:tc>
        <w:tc>
          <w:tcPr>
            <w:tcW w:w="1351" w:type="pct"/>
            <w:tcPrChange w:id="169" w:author="ROHAYATI" w:date="2023-08-30T11:13:00Z">
              <w:tcPr>
                <w:tcW w:w="1312" w:type="pct"/>
              </w:tcPr>
            </w:tcPrChange>
          </w:tcPr>
          <w:p w14:paraId="0E4016A3" w14:textId="33FE93EB" w:rsidR="00F33B45" w:rsidRPr="004F2AF7" w:rsidDel="00A922AF" w:rsidRDefault="00F33B45">
            <w:pPr>
              <w:pStyle w:val="Default"/>
              <w:spacing w:line="276" w:lineRule="auto"/>
              <w:ind w:left="426" w:hanging="426"/>
              <w:rPr>
                <w:del w:id="170" w:author="Lutfi Moksa" w:date="2021-08-12T09:24:00Z"/>
                <w:color w:val="000000" w:themeColor="text1"/>
              </w:rPr>
              <w:pPrChange w:id="171" w:author="ROHAYATI" w:date="2022-09-06T13:50:00Z">
                <w:pPr>
                  <w:pStyle w:val="Default"/>
                  <w:spacing w:line="276" w:lineRule="auto"/>
                  <w:ind w:left="426" w:hanging="426"/>
                  <w:jc w:val="both"/>
                </w:pPr>
              </w:pPrChange>
            </w:pPr>
          </w:p>
        </w:tc>
        <w:tc>
          <w:tcPr>
            <w:tcW w:w="1163" w:type="pct"/>
            <w:tcPrChange w:id="172" w:author="ROHAYATI" w:date="2023-08-30T11:13:00Z">
              <w:tcPr>
                <w:tcW w:w="955" w:type="pct"/>
              </w:tcPr>
            </w:tcPrChange>
          </w:tcPr>
          <w:p w14:paraId="4BB127C2" w14:textId="0EECD324" w:rsidR="00F33B45" w:rsidRPr="004F2AF7" w:rsidDel="00A922AF" w:rsidRDefault="00EE253D">
            <w:pPr>
              <w:pStyle w:val="Default"/>
              <w:spacing w:line="276" w:lineRule="auto"/>
              <w:ind w:left="426" w:hanging="426"/>
              <w:rPr>
                <w:del w:id="173" w:author="Lutfi Moksa" w:date="2021-08-12T09:24:00Z"/>
                <w:color w:val="000000" w:themeColor="text1"/>
              </w:rPr>
              <w:pPrChange w:id="174" w:author="ROHAYATI" w:date="2022-09-06T13:50:00Z">
                <w:pPr>
                  <w:pStyle w:val="Default"/>
                  <w:spacing w:line="276" w:lineRule="auto"/>
                  <w:ind w:left="426" w:hanging="426"/>
                  <w:jc w:val="both"/>
                </w:pPr>
              </w:pPrChange>
            </w:pPr>
            <w:ins w:id="175" w:author="Feril Hamdani -" w:date="2021-08-12T08:37:00Z">
              <w:del w:id="176" w:author="Lutfi Moksa" w:date="2021-08-12T09:24:00Z">
                <w:r w:rsidDel="00A922AF">
                  <w:rPr>
                    <w:color w:val="000000" w:themeColor="text1"/>
                  </w:rPr>
                  <w:delText>Rp13.000.000,00</w:delText>
                </w:r>
              </w:del>
            </w:ins>
          </w:p>
        </w:tc>
        <w:tc>
          <w:tcPr>
            <w:tcW w:w="854" w:type="pct"/>
            <w:tcPrChange w:id="177" w:author="ROHAYATI" w:date="2023-08-30T11:13:00Z">
              <w:tcPr>
                <w:tcW w:w="854" w:type="pct"/>
              </w:tcPr>
            </w:tcPrChange>
          </w:tcPr>
          <w:p w14:paraId="664F0E52" w14:textId="1BE988AD" w:rsidR="00F33B45" w:rsidRPr="004F2AF7" w:rsidDel="00A922AF" w:rsidRDefault="00EE253D">
            <w:pPr>
              <w:pStyle w:val="Default"/>
              <w:spacing w:line="276" w:lineRule="auto"/>
              <w:ind w:left="426" w:hanging="426"/>
              <w:rPr>
                <w:del w:id="178" w:author="Lutfi Moksa" w:date="2021-08-12T09:24:00Z"/>
                <w:color w:val="000000" w:themeColor="text1"/>
              </w:rPr>
              <w:pPrChange w:id="179" w:author="ROHAYATI" w:date="2022-09-06T13:50:00Z">
                <w:pPr>
                  <w:pStyle w:val="Default"/>
                  <w:spacing w:line="276" w:lineRule="auto"/>
                  <w:ind w:left="426" w:hanging="426"/>
                  <w:jc w:val="both"/>
                </w:pPr>
              </w:pPrChange>
            </w:pPr>
            <w:ins w:id="180" w:author="Feril Hamdani -" w:date="2021-08-12T08:31:00Z">
              <w:del w:id="181" w:author="Lutfi Moksa" w:date="2021-08-12T09:24:00Z">
                <w:r w:rsidDel="00A922AF">
                  <w:rPr>
                    <w:color w:val="000000" w:themeColor="text1"/>
                  </w:rPr>
                  <w:delText>1 lot</w:delText>
                </w:r>
              </w:del>
            </w:ins>
          </w:p>
        </w:tc>
        <w:tc>
          <w:tcPr>
            <w:tcW w:w="627" w:type="pct"/>
            <w:tcPrChange w:id="182" w:author="ROHAYATI" w:date="2023-08-30T11:13:00Z">
              <w:tcPr>
                <w:tcW w:w="628" w:type="pct"/>
              </w:tcPr>
            </w:tcPrChange>
          </w:tcPr>
          <w:p w14:paraId="01E55F9F" w14:textId="692D13DC" w:rsidR="00F33B45" w:rsidRPr="004F2AF7" w:rsidDel="00A922AF" w:rsidRDefault="00F33B45">
            <w:pPr>
              <w:pStyle w:val="Default"/>
              <w:spacing w:line="276" w:lineRule="auto"/>
              <w:ind w:left="426" w:hanging="426"/>
              <w:rPr>
                <w:del w:id="183" w:author="Lutfi Moksa" w:date="2021-08-12T09:24:00Z"/>
                <w:color w:val="000000" w:themeColor="text1"/>
              </w:rPr>
              <w:pPrChange w:id="184" w:author="ROHAYATI" w:date="2022-09-06T13:50:00Z">
                <w:pPr>
                  <w:pStyle w:val="Default"/>
                  <w:spacing w:line="276" w:lineRule="auto"/>
                  <w:ind w:left="426" w:hanging="426"/>
                  <w:jc w:val="both"/>
                </w:pPr>
              </w:pPrChange>
            </w:pPr>
          </w:p>
        </w:tc>
      </w:tr>
      <w:tr w:rsidR="002C3366" w:rsidRPr="004F2AF7" w:rsidDel="00A922AF" w14:paraId="226A3275" w14:textId="2240FD06" w:rsidTr="00190761">
        <w:trPr>
          <w:del w:id="185" w:author="Lutfi Moksa" w:date="2021-08-12T09:24:00Z"/>
        </w:trPr>
        <w:tc>
          <w:tcPr>
            <w:tcW w:w="314" w:type="pct"/>
            <w:tcPrChange w:id="186" w:author="ROHAYATI" w:date="2023-08-30T11:13:00Z">
              <w:tcPr>
                <w:tcW w:w="313" w:type="pct"/>
              </w:tcPr>
            </w:tcPrChange>
          </w:tcPr>
          <w:p w14:paraId="17ED5FDB" w14:textId="549E1034" w:rsidR="00F33B45" w:rsidRPr="004F2AF7" w:rsidDel="00A922AF" w:rsidRDefault="00F33B45">
            <w:pPr>
              <w:pStyle w:val="Default"/>
              <w:spacing w:line="276" w:lineRule="auto"/>
              <w:ind w:left="426" w:hanging="426"/>
              <w:rPr>
                <w:del w:id="187" w:author="Lutfi Moksa" w:date="2021-08-12T09:24:00Z"/>
                <w:color w:val="000000" w:themeColor="text1"/>
              </w:rPr>
              <w:pPrChange w:id="188" w:author="ROHAYATI" w:date="2022-09-06T13:50:00Z">
                <w:pPr>
                  <w:pStyle w:val="Default"/>
                  <w:spacing w:line="276" w:lineRule="auto"/>
                  <w:ind w:left="426" w:hanging="426"/>
                  <w:jc w:val="both"/>
                </w:pPr>
              </w:pPrChange>
            </w:pPr>
          </w:p>
        </w:tc>
        <w:tc>
          <w:tcPr>
            <w:tcW w:w="692" w:type="pct"/>
            <w:tcPrChange w:id="189" w:author="ROHAYATI" w:date="2023-08-30T11:13:00Z">
              <w:tcPr>
                <w:tcW w:w="939" w:type="pct"/>
              </w:tcPr>
            </w:tcPrChange>
          </w:tcPr>
          <w:p w14:paraId="0883118E" w14:textId="4EE07C73" w:rsidR="00F33B45" w:rsidRPr="004F2AF7" w:rsidDel="00A922AF" w:rsidRDefault="00F33B45">
            <w:pPr>
              <w:pStyle w:val="Default"/>
              <w:spacing w:line="276" w:lineRule="auto"/>
              <w:ind w:left="426" w:hanging="426"/>
              <w:rPr>
                <w:del w:id="190" w:author="Lutfi Moksa" w:date="2021-08-12T09:24:00Z"/>
                <w:color w:val="000000" w:themeColor="text1"/>
              </w:rPr>
              <w:pPrChange w:id="191" w:author="ROHAYATI" w:date="2022-09-06T13:50:00Z">
                <w:pPr>
                  <w:pStyle w:val="Default"/>
                  <w:spacing w:line="276" w:lineRule="auto"/>
                  <w:ind w:left="426" w:hanging="426"/>
                  <w:jc w:val="both"/>
                </w:pPr>
              </w:pPrChange>
            </w:pPr>
          </w:p>
        </w:tc>
        <w:tc>
          <w:tcPr>
            <w:tcW w:w="1351" w:type="pct"/>
            <w:tcPrChange w:id="192" w:author="ROHAYATI" w:date="2023-08-30T11:13:00Z">
              <w:tcPr>
                <w:tcW w:w="1312" w:type="pct"/>
              </w:tcPr>
            </w:tcPrChange>
          </w:tcPr>
          <w:p w14:paraId="27452285" w14:textId="151319C0" w:rsidR="00F33B45" w:rsidRPr="004F2AF7" w:rsidDel="00A922AF" w:rsidRDefault="00F33B45">
            <w:pPr>
              <w:pStyle w:val="Default"/>
              <w:spacing w:line="276" w:lineRule="auto"/>
              <w:ind w:left="426" w:hanging="426"/>
              <w:rPr>
                <w:del w:id="193" w:author="Lutfi Moksa" w:date="2021-08-12T09:24:00Z"/>
                <w:color w:val="000000" w:themeColor="text1"/>
              </w:rPr>
              <w:pPrChange w:id="194" w:author="ROHAYATI" w:date="2022-09-06T13:50:00Z">
                <w:pPr>
                  <w:pStyle w:val="Default"/>
                  <w:spacing w:line="276" w:lineRule="auto"/>
                  <w:ind w:left="426" w:hanging="426"/>
                  <w:jc w:val="both"/>
                </w:pPr>
              </w:pPrChange>
            </w:pPr>
          </w:p>
        </w:tc>
        <w:tc>
          <w:tcPr>
            <w:tcW w:w="1163" w:type="pct"/>
            <w:tcPrChange w:id="195" w:author="ROHAYATI" w:date="2023-08-30T11:13:00Z">
              <w:tcPr>
                <w:tcW w:w="955" w:type="pct"/>
              </w:tcPr>
            </w:tcPrChange>
          </w:tcPr>
          <w:p w14:paraId="224A090E" w14:textId="18CFA9A7" w:rsidR="00F33B45" w:rsidRPr="004F2AF7" w:rsidDel="00A922AF" w:rsidRDefault="00F33B45">
            <w:pPr>
              <w:pStyle w:val="Default"/>
              <w:spacing w:line="276" w:lineRule="auto"/>
              <w:ind w:left="426" w:hanging="426"/>
              <w:rPr>
                <w:del w:id="196" w:author="Lutfi Moksa" w:date="2021-08-12T09:24:00Z"/>
                <w:color w:val="000000" w:themeColor="text1"/>
              </w:rPr>
              <w:pPrChange w:id="197" w:author="ROHAYATI" w:date="2022-09-06T13:50:00Z">
                <w:pPr>
                  <w:pStyle w:val="Default"/>
                  <w:spacing w:line="276" w:lineRule="auto"/>
                  <w:ind w:left="426" w:hanging="426"/>
                  <w:jc w:val="both"/>
                </w:pPr>
              </w:pPrChange>
            </w:pPr>
          </w:p>
        </w:tc>
        <w:tc>
          <w:tcPr>
            <w:tcW w:w="854" w:type="pct"/>
            <w:tcPrChange w:id="198" w:author="ROHAYATI" w:date="2023-08-30T11:13:00Z">
              <w:tcPr>
                <w:tcW w:w="854" w:type="pct"/>
              </w:tcPr>
            </w:tcPrChange>
          </w:tcPr>
          <w:p w14:paraId="0D4A3588" w14:textId="71AC2968" w:rsidR="00F33B45" w:rsidRPr="004F2AF7" w:rsidDel="00A922AF" w:rsidRDefault="00F33B45">
            <w:pPr>
              <w:pStyle w:val="Default"/>
              <w:spacing w:line="276" w:lineRule="auto"/>
              <w:ind w:left="426" w:hanging="426"/>
              <w:rPr>
                <w:del w:id="199" w:author="Lutfi Moksa" w:date="2021-08-12T09:24:00Z"/>
                <w:color w:val="000000" w:themeColor="text1"/>
              </w:rPr>
              <w:pPrChange w:id="200" w:author="ROHAYATI" w:date="2022-09-06T13:50:00Z">
                <w:pPr>
                  <w:pStyle w:val="Default"/>
                  <w:spacing w:line="276" w:lineRule="auto"/>
                  <w:ind w:left="426" w:hanging="426"/>
                  <w:jc w:val="both"/>
                </w:pPr>
              </w:pPrChange>
            </w:pPr>
          </w:p>
        </w:tc>
        <w:tc>
          <w:tcPr>
            <w:tcW w:w="627" w:type="pct"/>
            <w:tcPrChange w:id="201" w:author="ROHAYATI" w:date="2023-08-30T11:13:00Z">
              <w:tcPr>
                <w:tcW w:w="628" w:type="pct"/>
              </w:tcPr>
            </w:tcPrChange>
          </w:tcPr>
          <w:p w14:paraId="72F454E8" w14:textId="74BD6E65" w:rsidR="00F33B45" w:rsidRPr="004F2AF7" w:rsidDel="00A922AF" w:rsidRDefault="00F33B45">
            <w:pPr>
              <w:pStyle w:val="Default"/>
              <w:spacing w:line="276" w:lineRule="auto"/>
              <w:ind w:left="426" w:hanging="426"/>
              <w:rPr>
                <w:del w:id="202" w:author="Lutfi Moksa" w:date="2021-08-12T09:24:00Z"/>
                <w:color w:val="000000" w:themeColor="text1"/>
              </w:rPr>
              <w:pPrChange w:id="203" w:author="ROHAYATI" w:date="2022-09-06T13:50:00Z">
                <w:pPr>
                  <w:pStyle w:val="Default"/>
                  <w:spacing w:line="276" w:lineRule="auto"/>
                  <w:ind w:left="426" w:hanging="426"/>
                  <w:jc w:val="both"/>
                </w:pPr>
              </w:pPrChange>
            </w:pPr>
          </w:p>
        </w:tc>
      </w:tr>
      <w:tr w:rsidR="002C3366" w:rsidRPr="004F2AF7" w:rsidDel="00A922AF" w14:paraId="5A1A8C57" w14:textId="47C35BF3" w:rsidTr="00190761">
        <w:trPr>
          <w:del w:id="204" w:author="Lutfi Moksa" w:date="2021-08-12T09:24:00Z"/>
        </w:trPr>
        <w:tc>
          <w:tcPr>
            <w:tcW w:w="314" w:type="pct"/>
            <w:tcPrChange w:id="205" w:author="ROHAYATI" w:date="2023-08-30T11:13:00Z">
              <w:tcPr>
                <w:tcW w:w="313" w:type="pct"/>
              </w:tcPr>
            </w:tcPrChange>
          </w:tcPr>
          <w:p w14:paraId="5F1E74D0" w14:textId="32378B0C" w:rsidR="00F33B45" w:rsidRPr="004F2AF7" w:rsidDel="00A922AF" w:rsidRDefault="00F33B45">
            <w:pPr>
              <w:pStyle w:val="Default"/>
              <w:spacing w:line="276" w:lineRule="auto"/>
              <w:ind w:left="426" w:hanging="426"/>
              <w:rPr>
                <w:del w:id="206" w:author="Lutfi Moksa" w:date="2021-08-12T09:24:00Z"/>
                <w:color w:val="000000" w:themeColor="text1"/>
              </w:rPr>
              <w:pPrChange w:id="207" w:author="ROHAYATI" w:date="2022-09-06T13:50:00Z">
                <w:pPr>
                  <w:pStyle w:val="Default"/>
                  <w:spacing w:line="276" w:lineRule="auto"/>
                  <w:ind w:left="426" w:hanging="426"/>
                  <w:jc w:val="both"/>
                </w:pPr>
              </w:pPrChange>
            </w:pPr>
          </w:p>
        </w:tc>
        <w:tc>
          <w:tcPr>
            <w:tcW w:w="692" w:type="pct"/>
            <w:tcPrChange w:id="208" w:author="ROHAYATI" w:date="2023-08-30T11:13:00Z">
              <w:tcPr>
                <w:tcW w:w="939" w:type="pct"/>
              </w:tcPr>
            </w:tcPrChange>
          </w:tcPr>
          <w:p w14:paraId="2E744640" w14:textId="17DE2A39" w:rsidR="00F33B45" w:rsidRPr="004F2AF7" w:rsidDel="00A922AF" w:rsidRDefault="00F33B45">
            <w:pPr>
              <w:pStyle w:val="Default"/>
              <w:spacing w:line="276" w:lineRule="auto"/>
              <w:ind w:left="426" w:hanging="426"/>
              <w:rPr>
                <w:del w:id="209" w:author="Lutfi Moksa" w:date="2021-08-12T09:24:00Z"/>
                <w:color w:val="000000" w:themeColor="text1"/>
              </w:rPr>
              <w:pPrChange w:id="210" w:author="ROHAYATI" w:date="2022-09-06T13:50:00Z">
                <w:pPr>
                  <w:pStyle w:val="Default"/>
                  <w:spacing w:line="276" w:lineRule="auto"/>
                  <w:ind w:left="426" w:hanging="426"/>
                  <w:jc w:val="both"/>
                </w:pPr>
              </w:pPrChange>
            </w:pPr>
          </w:p>
        </w:tc>
        <w:tc>
          <w:tcPr>
            <w:tcW w:w="1351" w:type="pct"/>
            <w:tcPrChange w:id="211" w:author="ROHAYATI" w:date="2023-08-30T11:13:00Z">
              <w:tcPr>
                <w:tcW w:w="1312" w:type="pct"/>
              </w:tcPr>
            </w:tcPrChange>
          </w:tcPr>
          <w:p w14:paraId="3DB7D44D" w14:textId="41067E89" w:rsidR="00F33B45" w:rsidRPr="004F2AF7" w:rsidDel="00A922AF" w:rsidRDefault="00F33B45">
            <w:pPr>
              <w:pStyle w:val="Default"/>
              <w:spacing w:line="276" w:lineRule="auto"/>
              <w:ind w:left="426" w:hanging="426"/>
              <w:rPr>
                <w:del w:id="212" w:author="Lutfi Moksa" w:date="2021-08-12T09:24:00Z"/>
                <w:color w:val="000000" w:themeColor="text1"/>
              </w:rPr>
              <w:pPrChange w:id="213" w:author="ROHAYATI" w:date="2022-09-06T13:50:00Z">
                <w:pPr>
                  <w:pStyle w:val="Default"/>
                  <w:spacing w:line="276" w:lineRule="auto"/>
                  <w:ind w:left="426" w:hanging="426"/>
                  <w:jc w:val="both"/>
                </w:pPr>
              </w:pPrChange>
            </w:pPr>
          </w:p>
        </w:tc>
        <w:tc>
          <w:tcPr>
            <w:tcW w:w="1163" w:type="pct"/>
            <w:tcPrChange w:id="214" w:author="ROHAYATI" w:date="2023-08-30T11:13:00Z">
              <w:tcPr>
                <w:tcW w:w="955" w:type="pct"/>
              </w:tcPr>
            </w:tcPrChange>
          </w:tcPr>
          <w:p w14:paraId="505859A6" w14:textId="31311F98" w:rsidR="00F33B45" w:rsidRPr="004F2AF7" w:rsidDel="00A922AF" w:rsidRDefault="00F33B45">
            <w:pPr>
              <w:pStyle w:val="Default"/>
              <w:spacing w:line="276" w:lineRule="auto"/>
              <w:ind w:left="426" w:hanging="426"/>
              <w:rPr>
                <w:del w:id="215" w:author="Lutfi Moksa" w:date="2021-08-12T09:24:00Z"/>
                <w:color w:val="000000" w:themeColor="text1"/>
              </w:rPr>
              <w:pPrChange w:id="216" w:author="ROHAYATI" w:date="2022-09-06T13:50:00Z">
                <w:pPr>
                  <w:pStyle w:val="Default"/>
                  <w:spacing w:line="276" w:lineRule="auto"/>
                  <w:ind w:left="426" w:hanging="426"/>
                  <w:jc w:val="both"/>
                </w:pPr>
              </w:pPrChange>
            </w:pPr>
          </w:p>
        </w:tc>
        <w:tc>
          <w:tcPr>
            <w:tcW w:w="854" w:type="pct"/>
            <w:tcPrChange w:id="217" w:author="ROHAYATI" w:date="2023-08-30T11:13:00Z">
              <w:tcPr>
                <w:tcW w:w="854" w:type="pct"/>
              </w:tcPr>
            </w:tcPrChange>
          </w:tcPr>
          <w:p w14:paraId="687420AD" w14:textId="4495CB2E" w:rsidR="00F33B45" w:rsidRPr="004F2AF7" w:rsidDel="00A922AF" w:rsidRDefault="00F33B45">
            <w:pPr>
              <w:pStyle w:val="Default"/>
              <w:spacing w:line="276" w:lineRule="auto"/>
              <w:ind w:left="426" w:hanging="426"/>
              <w:rPr>
                <w:del w:id="218" w:author="Lutfi Moksa" w:date="2021-08-12T09:24:00Z"/>
                <w:color w:val="000000" w:themeColor="text1"/>
              </w:rPr>
              <w:pPrChange w:id="219" w:author="ROHAYATI" w:date="2022-09-06T13:50:00Z">
                <w:pPr>
                  <w:pStyle w:val="Default"/>
                  <w:spacing w:line="276" w:lineRule="auto"/>
                  <w:ind w:left="426" w:hanging="426"/>
                  <w:jc w:val="both"/>
                </w:pPr>
              </w:pPrChange>
            </w:pPr>
          </w:p>
        </w:tc>
        <w:tc>
          <w:tcPr>
            <w:tcW w:w="627" w:type="pct"/>
            <w:tcPrChange w:id="220" w:author="ROHAYATI" w:date="2023-08-30T11:13:00Z">
              <w:tcPr>
                <w:tcW w:w="628" w:type="pct"/>
              </w:tcPr>
            </w:tcPrChange>
          </w:tcPr>
          <w:p w14:paraId="4A1671DA" w14:textId="41A0900F" w:rsidR="00F33B45" w:rsidRPr="004F2AF7" w:rsidDel="00A922AF" w:rsidRDefault="00F33B45">
            <w:pPr>
              <w:pStyle w:val="Default"/>
              <w:spacing w:line="276" w:lineRule="auto"/>
              <w:ind w:left="426" w:hanging="426"/>
              <w:rPr>
                <w:del w:id="221" w:author="Lutfi Moksa" w:date="2021-08-12T09:24:00Z"/>
                <w:color w:val="000000" w:themeColor="text1"/>
              </w:rPr>
              <w:pPrChange w:id="222" w:author="ROHAYATI" w:date="2022-09-06T13:50:00Z">
                <w:pPr>
                  <w:pStyle w:val="Default"/>
                  <w:spacing w:line="276" w:lineRule="auto"/>
                  <w:ind w:left="426" w:hanging="426"/>
                  <w:jc w:val="both"/>
                </w:pPr>
              </w:pPrChange>
            </w:pPr>
          </w:p>
        </w:tc>
      </w:tr>
      <w:tr w:rsidR="002C3366" w14:paraId="01D2FF84" w14:textId="77777777" w:rsidTr="00190761">
        <w:trPr>
          <w:ins w:id="223" w:author="ROHAYATI" w:date="2022-09-06T13:49:00Z"/>
        </w:trPr>
        <w:tc>
          <w:tcPr>
            <w:tcW w:w="314" w:type="pct"/>
            <w:tcPrChange w:id="224" w:author="ROHAYATI" w:date="2023-08-30T11:13:00Z">
              <w:tcPr>
                <w:tcW w:w="313" w:type="pct"/>
              </w:tcPr>
            </w:tcPrChange>
          </w:tcPr>
          <w:p w14:paraId="725A3072" w14:textId="4AB5A61A" w:rsidR="002C3366" w:rsidRPr="002C3366" w:rsidRDefault="002C3366">
            <w:pPr>
              <w:pStyle w:val="Default"/>
              <w:spacing w:line="276" w:lineRule="auto"/>
              <w:rPr>
                <w:ins w:id="225" w:author="ROHAYATI" w:date="2022-09-06T13:49:00Z"/>
                <w:color w:val="000000" w:themeColor="text1"/>
                <w:lang w:val="en-US"/>
                <w:rPrChange w:id="226" w:author="ROHAYATI" w:date="2022-09-06T13:50:00Z">
                  <w:rPr>
                    <w:ins w:id="227" w:author="ROHAYATI" w:date="2022-09-06T13:49:00Z"/>
                    <w:color w:val="000000" w:themeColor="text1"/>
                  </w:rPr>
                </w:rPrChange>
              </w:rPr>
              <w:pPrChange w:id="228" w:author="ROHAYATI" w:date="2022-09-06T13:50:00Z">
                <w:pPr>
                  <w:pStyle w:val="Default"/>
                  <w:spacing w:line="276" w:lineRule="auto"/>
                  <w:jc w:val="both"/>
                </w:pPr>
              </w:pPrChange>
            </w:pPr>
            <w:ins w:id="229" w:author="ROHAYATI" w:date="2022-09-06T13:50:00Z">
              <w:r>
                <w:rPr>
                  <w:color w:val="000000" w:themeColor="text1"/>
                  <w:lang w:val="en-US"/>
                </w:rPr>
                <w:t>2</w:t>
              </w:r>
            </w:ins>
          </w:p>
        </w:tc>
        <w:tc>
          <w:tcPr>
            <w:tcW w:w="692" w:type="pct"/>
            <w:tcPrChange w:id="230" w:author="ROHAYATI" w:date="2023-08-30T11:13:00Z">
              <w:tcPr>
                <w:tcW w:w="939" w:type="pct"/>
              </w:tcPr>
            </w:tcPrChange>
          </w:tcPr>
          <w:p w14:paraId="09017237" w14:textId="0AE838DE" w:rsidR="002C3366" w:rsidRPr="002C3366" w:rsidRDefault="002C3366">
            <w:pPr>
              <w:pStyle w:val="Default"/>
              <w:spacing w:line="276" w:lineRule="auto"/>
              <w:rPr>
                <w:ins w:id="231" w:author="ROHAYATI" w:date="2022-09-06T13:49:00Z"/>
                <w:color w:val="000000" w:themeColor="text1"/>
                <w:lang w:val="en-US"/>
                <w:rPrChange w:id="232" w:author="ROHAYATI" w:date="2022-09-06T13:50:00Z">
                  <w:rPr>
                    <w:ins w:id="233" w:author="ROHAYATI" w:date="2022-09-06T13:49:00Z"/>
                    <w:color w:val="000000" w:themeColor="text1"/>
                  </w:rPr>
                </w:rPrChange>
              </w:rPr>
              <w:pPrChange w:id="234" w:author="ROHAYATI" w:date="2022-09-06T13:50:00Z">
                <w:pPr>
                  <w:pStyle w:val="Default"/>
                  <w:spacing w:line="276" w:lineRule="auto"/>
                  <w:jc w:val="both"/>
                </w:pPr>
              </w:pPrChange>
            </w:pPr>
            <w:ins w:id="235" w:author="ROHAYATI" w:date="2022-09-06T13:50:00Z">
              <w:r>
                <w:rPr>
                  <w:color w:val="000000" w:themeColor="text1"/>
                  <w:lang w:val="en-US"/>
                </w:rPr>
                <w:t>Jasa</w:t>
              </w:r>
            </w:ins>
          </w:p>
        </w:tc>
        <w:tc>
          <w:tcPr>
            <w:tcW w:w="1351" w:type="pct"/>
            <w:tcPrChange w:id="236" w:author="ROHAYATI" w:date="2023-08-30T11:13:00Z">
              <w:tcPr>
                <w:tcW w:w="1312" w:type="pct"/>
              </w:tcPr>
            </w:tcPrChange>
          </w:tcPr>
          <w:p w14:paraId="17875192" w14:textId="7D13CAE5" w:rsidR="002C3366" w:rsidRPr="002C3366" w:rsidRDefault="002C3366">
            <w:pPr>
              <w:pStyle w:val="Default"/>
              <w:spacing w:line="276" w:lineRule="auto"/>
              <w:rPr>
                <w:ins w:id="237" w:author="ROHAYATI" w:date="2022-09-06T13:49:00Z"/>
                <w:color w:val="000000" w:themeColor="text1"/>
                <w:lang w:val="en-US"/>
                <w:rPrChange w:id="238" w:author="ROHAYATI" w:date="2022-09-06T13:50:00Z">
                  <w:rPr>
                    <w:ins w:id="239" w:author="ROHAYATI" w:date="2022-09-06T13:49:00Z"/>
                    <w:color w:val="000000" w:themeColor="text1"/>
                  </w:rPr>
                </w:rPrChange>
              </w:rPr>
              <w:pPrChange w:id="240" w:author="ROHAYATI" w:date="2023-08-30T11:12:00Z">
                <w:pPr>
                  <w:pStyle w:val="Default"/>
                  <w:spacing w:line="276" w:lineRule="auto"/>
                  <w:jc w:val="both"/>
                </w:pPr>
              </w:pPrChange>
            </w:pPr>
            <w:ins w:id="241" w:author="ROHAYATI" w:date="2022-09-06T13:50:00Z">
              <w:r>
                <w:rPr>
                  <w:color w:val="000000" w:themeColor="text1"/>
                  <w:lang w:val="en-US"/>
                </w:rPr>
                <w:t xml:space="preserve">Modifikasi </w:t>
              </w:r>
            </w:ins>
            <w:ins w:id="242" w:author="ROHAYATI" w:date="2023-08-30T11:12:00Z">
              <w:r w:rsidR="00190761">
                <w:rPr>
                  <w:color w:val="000000" w:themeColor="text1"/>
                  <w:lang w:val="en-US"/>
                </w:rPr>
                <w:t>Capacitor Bank</w:t>
              </w:r>
            </w:ins>
          </w:p>
        </w:tc>
        <w:tc>
          <w:tcPr>
            <w:tcW w:w="1163" w:type="pct"/>
            <w:tcPrChange w:id="243" w:author="ROHAYATI" w:date="2023-08-30T11:13:00Z">
              <w:tcPr>
                <w:tcW w:w="955" w:type="pct"/>
              </w:tcPr>
            </w:tcPrChange>
          </w:tcPr>
          <w:p w14:paraId="3D50FA3F" w14:textId="1887C278" w:rsidR="002C3366" w:rsidRPr="002C3366" w:rsidRDefault="00F93873">
            <w:pPr>
              <w:pStyle w:val="Default"/>
              <w:spacing w:line="276" w:lineRule="auto"/>
              <w:rPr>
                <w:ins w:id="244" w:author="ROHAYATI" w:date="2022-09-06T13:49:00Z"/>
                <w:color w:val="000000" w:themeColor="text1"/>
                <w:lang w:val="en-US"/>
                <w:rPrChange w:id="245" w:author="ROHAYATI" w:date="2022-09-06T13:50:00Z">
                  <w:rPr>
                    <w:ins w:id="246" w:author="ROHAYATI" w:date="2022-09-06T13:49:00Z"/>
                    <w:color w:val="000000" w:themeColor="text1"/>
                  </w:rPr>
                </w:rPrChange>
              </w:rPr>
              <w:pPrChange w:id="247" w:author="ROHAYATI" w:date="2023-08-30T11:13:00Z">
                <w:pPr>
                  <w:pStyle w:val="Default"/>
                  <w:spacing w:line="276" w:lineRule="auto"/>
                  <w:jc w:val="both"/>
                </w:pPr>
              </w:pPrChange>
            </w:pPr>
            <w:ins w:id="248" w:author="ROHAYATI" w:date="2022-09-06T13:50:00Z">
              <w:r>
                <w:rPr>
                  <w:color w:val="000000" w:themeColor="text1"/>
                  <w:lang w:val="en-US"/>
                </w:rPr>
                <w:t xml:space="preserve">Rp. </w:t>
              </w:r>
            </w:ins>
            <w:ins w:id="249" w:author="ROHAYATI" w:date="2023-08-30T11:13:00Z">
              <w:r w:rsidR="00190761">
                <w:rPr>
                  <w:color w:val="000000" w:themeColor="text1"/>
                  <w:lang w:val="en-US"/>
                </w:rPr>
                <w:t>16.554.600</w:t>
              </w:r>
            </w:ins>
            <w:ins w:id="250" w:author="ROHAYATI" w:date="2022-09-06T13:50:00Z">
              <w:r w:rsidR="002C3366">
                <w:rPr>
                  <w:color w:val="000000" w:themeColor="text1"/>
                  <w:lang w:val="en-US"/>
                </w:rPr>
                <w:t>,-</w:t>
              </w:r>
            </w:ins>
          </w:p>
        </w:tc>
        <w:tc>
          <w:tcPr>
            <w:tcW w:w="854" w:type="pct"/>
            <w:tcPrChange w:id="251" w:author="ROHAYATI" w:date="2023-08-30T11:13:00Z">
              <w:tcPr>
                <w:tcW w:w="854" w:type="pct"/>
              </w:tcPr>
            </w:tcPrChange>
          </w:tcPr>
          <w:p w14:paraId="669D232B" w14:textId="3C879B17" w:rsidR="002C3366" w:rsidRPr="002C3366" w:rsidRDefault="002C3366">
            <w:pPr>
              <w:pStyle w:val="Default"/>
              <w:spacing w:line="276" w:lineRule="auto"/>
              <w:rPr>
                <w:ins w:id="252" w:author="ROHAYATI" w:date="2022-09-06T13:49:00Z"/>
                <w:color w:val="000000" w:themeColor="text1"/>
                <w:lang w:val="en-US"/>
                <w:rPrChange w:id="253" w:author="ROHAYATI" w:date="2022-09-06T13:50:00Z">
                  <w:rPr>
                    <w:ins w:id="254" w:author="ROHAYATI" w:date="2022-09-06T13:49:00Z"/>
                    <w:color w:val="000000" w:themeColor="text1"/>
                  </w:rPr>
                </w:rPrChange>
              </w:rPr>
              <w:pPrChange w:id="255" w:author="ROHAYATI" w:date="2022-09-06T13:50:00Z">
                <w:pPr>
                  <w:pStyle w:val="Default"/>
                  <w:spacing w:line="276" w:lineRule="auto"/>
                  <w:jc w:val="both"/>
                </w:pPr>
              </w:pPrChange>
            </w:pPr>
            <w:ins w:id="256" w:author="ROHAYATI" w:date="2022-09-06T13:50:00Z">
              <w:r>
                <w:rPr>
                  <w:color w:val="000000" w:themeColor="text1"/>
                  <w:lang w:val="en-US"/>
                </w:rPr>
                <w:t>1 Lot</w:t>
              </w:r>
            </w:ins>
          </w:p>
        </w:tc>
        <w:tc>
          <w:tcPr>
            <w:tcW w:w="627" w:type="pct"/>
            <w:tcPrChange w:id="257" w:author="ROHAYATI" w:date="2023-08-30T11:13:00Z">
              <w:tcPr>
                <w:tcW w:w="628" w:type="pct"/>
              </w:tcPr>
            </w:tcPrChange>
          </w:tcPr>
          <w:p w14:paraId="355B121F" w14:textId="14896D04" w:rsidR="002C3366" w:rsidRPr="002C3366" w:rsidRDefault="002C3366">
            <w:pPr>
              <w:pStyle w:val="Default"/>
              <w:spacing w:line="276" w:lineRule="auto"/>
              <w:rPr>
                <w:ins w:id="258" w:author="ROHAYATI" w:date="2022-09-06T13:49:00Z"/>
                <w:color w:val="000000" w:themeColor="text1"/>
                <w:lang w:val="en-US"/>
                <w:rPrChange w:id="259" w:author="ROHAYATI" w:date="2022-09-06T13:50:00Z">
                  <w:rPr>
                    <w:ins w:id="260" w:author="ROHAYATI" w:date="2022-09-06T13:49:00Z"/>
                    <w:color w:val="000000" w:themeColor="text1"/>
                  </w:rPr>
                </w:rPrChange>
              </w:rPr>
              <w:pPrChange w:id="261" w:author="ROHAYATI" w:date="2022-09-06T13:50:00Z">
                <w:pPr>
                  <w:pStyle w:val="Default"/>
                  <w:spacing w:line="276" w:lineRule="auto"/>
                  <w:jc w:val="both"/>
                </w:pPr>
              </w:pPrChange>
            </w:pPr>
            <w:ins w:id="262" w:author="ROHAYATI" w:date="2022-09-06T13:50:00Z">
              <w:r>
                <w:rPr>
                  <w:color w:val="000000" w:themeColor="text1"/>
                  <w:lang w:val="en-US"/>
                </w:rPr>
                <w:t>6 Bulan</w:t>
              </w:r>
            </w:ins>
          </w:p>
        </w:tc>
      </w:tr>
      <w:tr w:rsidR="002C3366" w14:paraId="421AC2AA" w14:textId="77777777" w:rsidTr="00190761">
        <w:trPr>
          <w:ins w:id="263" w:author="ROHAYATI" w:date="2022-09-06T13:49:00Z"/>
        </w:trPr>
        <w:tc>
          <w:tcPr>
            <w:tcW w:w="314" w:type="pct"/>
            <w:tcPrChange w:id="264" w:author="ROHAYATI" w:date="2023-08-30T11:13:00Z">
              <w:tcPr>
                <w:tcW w:w="313" w:type="pct"/>
              </w:tcPr>
            </w:tcPrChange>
          </w:tcPr>
          <w:p w14:paraId="16A10CAC" w14:textId="77777777" w:rsidR="002C3366" w:rsidRDefault="002C3366">
            <w:pPr>
              <w:pStyle w:val="Default"/>
              <w:spacing w:line="276" w:lineRule="auto"/>
              <w:jc w:val="both"/>
              <w:rPr>
                <w:ins w:id="265" w:author="ROHAYATI" w:date="2022-09-06T13:49:00Z"/>
                <w:color w:val="000000" w:themeColor="text1"/>
              </w:rPr>
            </w:pPr>
          </w:p>
        </w:tc>
        <w:tc>
          <w:tcPr>
            <w:tcW w:w="692" w:type="pct"/>
            <w:tcPrChange w:id="266" w:author="ROHAYATI" w:date="2023-08-30T11:13:00Z">
              <w:tcPr>
                <w:tcW w:w="939" w:type="pct"/>
              </w:tcPr>
            </w:tcPrChange>
          </w:tcPr>
          <w:p w14:paraId="3B6FF249" w14:textId="77777777" w:rsidR="002C3366" w:rsidRDefault="002C3366">
            <w:pPr>
              <w:pStyle w:val="Default"/>
              <w:spacing w:line="276" w:lineRule="auto"/>
              <w:jc w:val="both"/>
              <w:rPr>
                <w:ins w:id="267" w:author="ROHAYATI" w:date="2022-09-06T13:49:00Z"/>
                <w:color w:val="000000" w:themeColor="text1"/>
              </w:rPr>
            </w:pPr>
          </w:p>
        </w:tc>
        <w:tc>
          <w:tcPr>
            <w:tcW w:w="1351" w:type="pct"/>
            <w:tcPrChange w:id="268" w:author="ROHAYATI" w:date="2023-08-30T11:13:00Z">
              <w:tcPr>
                <w:tcW w:w="1312" w:type="pct"/>
              </w:tcPr>
            </w:tcPrChange>
          </w:tcPr>
          <w:p w14:paraId="50AEB628" w14:textId="77777777" w:rsidR="002C3366" w:rsidRDefault="002C3366">
            <w:pPr>
              <w:pStyle w:val="Default"/>
              <w:spacing w:line="276" w:lineRule="auto"/>
              <w:jc w:val="both"/>
              <w:rPr>
                <w:ins w:id="269" w:author="ROHAYATI" w:date="2022-09-06T13:49:00Z"/>
                <w:color w:val="000000" w:themeColor="text1"/>
              </w:rPr>
            </w:pPr>
          </w:p>
        </w:tc>
        <w:tc>
          <w:tcPr>
            <w:tcW w:w="1163" w:type="pct"/>
            <w:tcPrChange w:id="270" w:author="ROHAYATI" w:date="2023-08-30T11:13:00Z">
              <w:tcPr>
                <w:tcW w:w="955" w:type="pct"/>
              </w:tcPr>
            </w:tcPrChange>
          </w:tcPr>
          <w:p w14:paraId="598EFBFD" w14:textId="77777777" w:rsidR="002C3366" w:rsidRDefault="002C3366">
            <w:pPr>
              <w:pStyle w:val="Default"/>
              <w:spacing w:line="276" w:lineRule="auto"/>
              <w:jc w:val="both"/>
              <w:rPr>
                <w:ins w:id="271" w:author="ROHAYATI" w:date="2022-09-06T13:49:00Z"/>
                <w:color w:val="000000" w:themeColor="text1"/>
              </w:rPr>
            </w:pPr>
          </w:p>
        </w:tc>
        <w:tc>
          <w:tcPr>
            <w:tcW w:w="854" w:type="pct"/>
            <w:tcPrChange w:id="272" w:author="ROHAYATI" w:date="2023-08-30T11:13:00Z">
              <w:tcPr>
                <w:tcW w:w="854" w:type="pct"/>
              </w:tcPr>
            </w:tcPrChange>
          </w:tcPr>
          <w:p w14:paraId="5D66027C" w14:textId="77777777" w:rsidR="002C3366" w:rsidRDefault="002C3366">
            <w:pPr>
              <w:pStyle w:val="Default"/>
              <w:spacing w:line="276" w:lineRule="auto"/>
              <w:jc w:val="both"/>
              <w:rPr>
                <w:ins w:id="273" w:author="ROHAYATI" w:date="2022-09-06T13:49:00Z"/>
                <w:color w:val="000000" w:themeColor="text1"/>
              </w:rPr>
            </w:pPr>
          </w:p>
        </w:tc>
        <w:tc>
          <w:tcPr>
            <w:tcW w:w="627" w:type="pct"/>
            <w:tcPrChange w:id="274" w:author="ROHAYATI" w:date="2023-08-30T11:13:00Z">
              <w:tcPr>
                <w:tcW w:w="628" w:type="pct"/>
              </w:tcPr>
            </w:tcPrChange>
          </w:tcPr>
          <w:p w14:paraId="2D7A2644" w14:textId="77777777" w:rsidR="002C3366" w:rsidRDefault="002C3366">
            <w:pPr>
              <w:pStyle w:val="Default"/>
              <w:spacing w:line="276" w:lineRule="auto"/>
              <w:jc w:val="both"/>
              <w:rPr>
                <w:ins w:id="275" w:author="ROHAYATI" w:date="2022-09-06T13:49:00Z"/>
                <w:color w:val="000000" w:themeColor="text1"/>
              </w:rPr>
            </w:pPr>
          </w:p>
        </w:tc>
      </w:tr>
    </w:tbl>
    <w:p w14:paraId="2A37C77D" w14:textId="77777777" w:rsidR="00A922AF" w:rsidRDefault="00A922AF">
      <w:pPr>
        <w:pStyle w:val="Default"/>
        <w:spacing w:line="276" w:lineRule="auto"/>
        <w:ind w:left="567"/>
        <w:jc w:val="both"/>
        <w:rPr>
          <w:ins w:id="276" w:author="Lutfi Moksa" w:date="2021-08-12T09:24:00Z"/>
          <w:color w:val="000000" w:themeColor="text1"/>
        </w:rPr>
        <w:pPrChange w:id="277" w:author="Lutfi Moksa" w:date="2021-08-12T09:24:00Z">
          <w:pPr>
            <w:pStyle w:val="Default"/>
            <w:numPr>
              <w:numId w:val="22"/>
            </w:numPr>
            <w:spacing w:line="276" w:lineRule="auto"/>
            <w:ind w:left="567" w:hanging="567"/>
            <w:jc w:val="both"/>
          </w:pPr>
        </w:pPrChange>
      </w:pPr>
    </w:p>
    <w:p w14:paraId="4786BEC5" w14:textId="40417524"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ins w:id="278" w:author="SPVJF-GA-03" w:date="2021-04-09T13:38:00Z">
        <w:r w:rsidR="00A67E4C">
          <w:rPr>
            <w:b/>
            <w:color w:val="000000" w:themeColor="text1"/>
            <w:lang w:val="en-US"/>
          </w:rPr>
          <w:t xml:space="preserve"> </w:t>
        </w:r>
      </w:ins>
      <w:ins w:id="279" w:author="SPVJF-GA-03" w:date="2021-04-09T13:39:00Z">
        <w:r w:rsidR="00A67E4C" w:rsidRPr="00FB5AE6">
          <w:rPr>
            <w:lang w:val="en-US"/>
          </w:rPr>
          <w:t xml:space="preserve">dan untuk produk yang tidak disebutkan pada ayat 1 diatas, harus berdasarkan Surat Penawaran yang disetujui </w:t>
        </w:r>
        <w:r w:rsidR="00A67E4C" w:rsidRPr="00FB5AE6">
          <w:rPr>
            <w:b/>
            <w:lang w:val="en-US"/>
          </w:rPr>
          <w:t>Para</w:t>
        </w:r>
        <w:r w:rsidR="00A67E4C" w:rsidRPr="00FB5AE6">
          <w:rPr>
            <w:lang w:val="en-US"/>
          </w:rPr>
          <w:t xml:space="preserve"> </w:t>
        </w:r>
        <w:r w:rsidR="00A67E4C" w:rsidRPr="00FB5AE6">
          <w:rPr>
            <w:b/>
            <w:lang w:val="en-US"/>
          </w:rPr>
          <w:t>Pihak</w:t>
        </w:r>
        <w:r w:rsidR="00A67E4C" w:rsidRPr="00FB5AE6">
          <w:rPr>
            <w:b/>
          </w:rPr>
          <w:t>.</w:t>
        </w:r>
      </w:ins>
      <w:del w:id="280" w:author="SPVJF-GA-03" w:date="2021-04-09T13:39:00Z">
        <w:r w:rsidRPr="004F2AF7" w:rsidDel="00A67E4C">
          <w:rPr>
            <w:b/>
            <w:color w:val="000000" w:themeColor="text1"/>
          </w:rPr>
          <w:delText>.</w:delText>
        </w:r>
      </w:del>
    </w:p>
    <w:p w14:paraId="17516B41" w14:textId="77777777" w:rsidR="007D7353" w:rsidRPr="004F2AF7" w:rsidRDefault="006921BD"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w:t>
      </w:r>
      <w:r w:rsidR="000A4DEB" w:rsidRPr="004F2AF7">
        <w:rPr>
          <w:color w:val="000000" w:themeColor="text1"/>
        </w:rPr>
        <w:t>yat</w:t>
      </w:r>
      <w:r w:rsidRPr="004F2AF7">
        <w:rPr>
          <w:color w:val="000000" w:themeColor="text1"/>
        </w:rPr>
        <w:t xml:space="preserve"> </w:t>
      </w:r>
      <w:r w:rsidR="006257F5" w:rsidRPr="004F2AF7">
        <w:rPr>
          <w:color w:val="000000" w:themeColor="text1"/>
        </w:rPr>
        <w:t>(1)</w:t>
      </w:r>
      <w:r w:rsidR="000A4DEB" w:rsidRPr="004F2AF7">
        <w:rPr>
          <w:color w:val="000000" w:themeColor="text1"/>
        </w:rPr>
        <w:t xml:space="preserve"> </w:t>
      </w:r>
      <w:r w:rsidRPr="004F2AF7">
        <w:rPr>
          <w:color w:val="000000" w:themeColor="text1"/>
        </w:rPr>
        <w:t>di</w:t>
      </w:r>
      <w:r w:rsidR="006257F5" w:rsidRPr="004F2AF7">
        <w:rPr>
          <w:color w:val="000000" w:themeColor="text1"/>
        </w:rPr>
        <w:t xml:space="preserve"> </w:t>
      </w:r>
      <w:r w:rsidRPr="004F2AF7">
        <w:rPr>
          <w:color w:val="000000" w:themeColor="text1"/>
        </w:rPr>
        <w:t>atas</w:t>
      </w:r>
      <w:r w:rsidR="0008012D" w:rsidRPr="004F2AF7">
        <w:rPr>
          <w:color w:val="000000" w:themeColor="text1"/>
        </w:rPr>
        <w:t xml:space="preserve"> </w:t>
      </w:r>
      <w:r w:rsidR="000A4DEB" w:rsidRPr="004F2AF7">
        <w:rPr>
          <w:color w:val="000000" w:themeColor="text1"/>
        </w:rPr>
        <w:t>belum</w:t>
      </w:r>
      <w:r w:rsidRPr="004F2AF7">
        <w:rPr>
          <w:color w:val="000000" w:themeColor="text1"/>
        </w:rPr>
        <w:t xml:space="preserve"> termasuk pajak</w:t>
      </w:r>
      <w:r w:rsidR="00C419A0" w:rsidRPr="004F2AF7">
        <w:rPr>
          <w:color w:val="000000" w:themeColor="text1"/>
        </w:rPr>
        <w:t xml:space="preserve"> (PPN), PPN ditanggung </w:t>
      </w:r>
      <w:r w:rsidR="00C419A0" w:rsidRPr="004F2AF7">
        <w:rPr>
          <w:b/>
          <w:color w:val="000000" w:themeColor="text1"/>
        </w:rPr>
        <w:t>Pihak Kedua</w:t>
      </w:r>
      <w:r w:rsidR="007D7353" w:rsidRPr="004F2AF7">
        <w:rPr>
          <w:b/>
          <w:color w:val="000000" w:themeColor="text1"/>
        </w:rPr>
        <w:t>.</w:t>
      </w:r>
    </w:p>
    <w:p w14:paraId="298C4E5E" w14:textId="0FED50AE" w:rsidR="006257F5" w:rsidRPr="008E7BD2" w:rsidDel="00930233" w:rsidRDefault="006257F5" w:rsidP="004F2AF7">
      <w:pPr>
        <w:pStyle w:val="Default"/>
        <w:numPr>
          <w:ilvl w:val="0"/>
          <w:numId w:val="22"/>
        </w:numPr>
        <w:spacing w:line="276" w:lineRule="auto"/>
        <w:ind w:left="567" w:hanging="567"/>
        <w:jc w:val="both"/>
        <w:rPr>
          <w:del w:id="281" w:author="ROHAYATI" w:date="2022-09-06T14:09:00Z"/>
          <w:color w:val="000000" w:themeColor="text1"/>
        </w:rPr>
      </w:pPr>
      <w:del w:id="282" w:author="ROHAYATI" w:date="2022-09-06T14:09:00Z">
        <w:r w:rsidRPr="004F2AF7" w:rsidDel="00930233">
          <w:rPr>
            <w:color w:val="000000" w:themeColor="text1"/>
          </w:rPr>
          <w:delText>Harga dalam ayat (1) di atas berlaku selama waktu perjanjian.</w:delText>
        </w:r>
      </w:del>
    </w:p>
    <w:p w14:paraId="06A73701" w14:textId="7B5D4386" w:rsidR="008E7BD2" w:rsidRPr="00930233" w:rsidRDefault="008E7BD2">
      <w:pPr>
        <w:pStyle w:val="Default"/>
        <w:numPr>
          <w:ilvl w:val="0"/>
          <w:numId w:val="22"/>
        </w:numPr>
        <w:spacing w:line="276" w:lineRule="auto"/>
        <w:ind w:left="567" w:hanging="567"/>
        <w:jc w:val="both"/>
        <w:rPr>
          <w:color w:val="000000" w:themeColor="text1"/>
        </w:rPr>
      </w:pPr>
      <w:ins w:id="283" w:author="SPVJF-GA-03" w:date="2021-04-06T09:16:00Z">
        <w:r w:rsidRPr="008E7BD2">
          <w:rPr>
            <w:color w:val="000000" w:themeColor="text1"/>
          </w:rPr>
          <w:t>Semua lampiran maupun surat penawaran yang muncul selama periode perjanjian merupakan bagian yang tida</w:t>
        </w:r>
        <w:r w:rsidRPr="00930233">
          <w:rPr>
            <w:color w:val="000000" w:themeColor="text1"/>
          </w:rPr>
          <w:t>k terpisahkan dari surat perjanjian in</w:t>
        </w:r>
        <w:r w:rsidRPr="00930233">
          <w:rPr>
            <w:color w:val="000000" w:themeColor="text1"/>
            <w:lang w:val="en-US"/>
          </w:rPr>
          <w:t>i.</w:t>
        </w:r>
      </w:ins>
    </w:p>
    <w:p w14:paraId="57F5E672" w14:textId="77777777" w:rsidR="00D826E6" w:rsidRPr="004F2AF7" w:rsidRDefault="00D826E6" w:rsidP="004F2AF7">
      <w:pPr>
        <w:pStyle w:val="Default"/>
        <w:spacing w:line="276" w:lineRule="auto"/>
        <w:rPr>
          <w:b/>
          <w:bCs/>
          <w:color w:val="000000" w:themeColor="text1"/>
        </w:rPr>
      </w:pPr>
    </w:p>
    <w:p w14:paraId="0F968F64"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14:paraId="1E0798FE"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14:paraId="2484FB74"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14:paraId="1CAF46F1"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14:paraId="0B414F11"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14:paraId="6382E58A"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14:paraId="2FACB8F9"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14:paraId="1040FA22"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14:paraId="27C89D61" w14:textId="77777777"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14:paraId="564A6076"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14:paraId="7E6380FB" w14:textId="77777777" w:rsidR="00414AE8" w:rsidRPr="004F2AF7" w:rsidRDefault="00414AE8" w:rsidP="004F2AF7">
      <w:pPr>
        <w:pStyle w:val="Default"/>
        <w:spacing w:line="276" w:lineRule="auto"/>
        <w:jc w:val="center"/>
        <w:rPr>
          <w:b/>
          <w:bCs/>
          <w:color w:val="000000" w:themeColor="text1"/>
        </w:rPr>
      </w:pPr>
    </w:p>
    <w:p w14:paraId="4A580F86"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14:paraId="2F5868B7"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14:paraId="6DB5F092"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14:paraId="77DB04CD"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lastRenderedPageBreak/>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14:paraId="28541EBD"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14:paraId="3E2C12A6" w14:textId="6EE41D6F" w:rsidR="00C8217D" w:rsidRPr="004F2AF7" w:rsidDel="005F2EFB" w:rsidRDefault="00544BEC" w:rsidP="004F2AF7">
      <w:pPr>
        <w:pStyle w:val="Default"/>
        <w:numPr>
          <w:ilvl w:val="0"/>
          <w:numId w:val="24"/>
        </w:numPr>
        <w:spacing w:line="276" w:lineRule="auto"/>
        <w:ind w:left="567" w:hanging="567"/>
        <w:jc w:val="both"/>
        <w:rPr>
          <w:del w:id="284" w:author="ROHAYATI" w:date="2021-08-19T07:49:00Z"/>
          <w:bCs/>
          <w:color w:val="000000" w:themeColor="text1"/>
        </w:rPr>
      </w:pPr>
      <w:del w:id="285" w:author="ROHAYATI" w:date="2021-08-19T07:49:00Z">
        <w:r w:rsidRPr="004F2AF7" w:rsidDel="005F2EFB">
          <w:rPr>
            <w:b/>
            <w:bCs/>
            <w:color w:val="000000" w:themeColor="text1"/>
          </w:rPr>
          <w:delText>Pihak Pertama</w:delText>
        </w:r>
        <w:r w:rsidRPr="004F2AF7" w:rsidDel="005F2EFB">
          <w:rPr>
            <w:bCs/>
            <w:color w:val="000000" w:themeColor="text1"/>
          </w:rPr>
          <w:delText xml:space="preserve"> menjamin bahwa semua produk </w:delText>
        </w:r>
        <w:r w:rsidR="00FC0358" w:rsidDel="005F2EFB">
          <w:rPr>
            <w:bCs/>
            <w:color w:val="000000" w:themeColor="text1"/>
            <w:lang w:val="en-US"/>
          </w:rPr>
          <w:delText>termasuk bahan pengemasan</w:delText>
        </w:r>
        <w:r w:rsidR="00E930F0" w:rsidDel="005F2EFB">
          <w:rPr>
            <w:bCs/>
            <w:color w:val="000000" w:themeColor="text1"/>
            <w:lang w:val="en-US"/>
          </w:rPr>
          <w:delText xml:space="preserve"> atau packing</w:delText>
        </w:r>
        <w:r w:rsidR="00FC0358" w:rsidDel="005F2EFB">
          <w:rPr>
            <w:bCs/>
            <w:color w:val="000000" w:themeColor="text1"/>
            <w:lang w:val="en-US"/>
          </w:rPr>
          <w:delText xml:space="preserve"> dan bahan pelindung </w:delText>
        </w:r>
        <w:r w:rsidR="00FC0358" w:rsidRPr="00FC0358" w:rsidDel="005F2EFB">
          <w:rPr>
            <w:bCs/>
            <w:color w:val="000000" w:themeColor="text1"/>
          </w:rPr>
          <w:delText xml:space="preserve">yang dikirim </w:delText>
        </w:r>
        <w:r w:rsidRPr="004F2AF7" w:rsidDel="005F2EFB">
          <w:rPr>
            <w:bCs/>
            <w:color w:val="000000" w:themeColor="text1"/>
          </w:rPr>
          <w:delText xml:space="preserve">kepada </w:delText>
        </w:r>
        <w:r w:rsidRPr="004F2AF7" w:rsidDel="005F2EFB">
          <w:rPr>
            <w:b/>
            <w:bCs/>
            <w:color w:val="000000" w:themeColor="text1"/>
          </w:rPr>
          <w:delText>Pihak Kedua</w:delText>
        </w:r>
        <w:r w:rsidRPr="004F2AF7" w:rsidDel="005F2EFB">
          <w:rPr>
            <w:bCs/>
            <w:color w:val="000000" w:themeColor="text1"/>
          </w:rPr>
          <w:delText xml:space="preserve"> tidak mengandung zat berbahaya bagi lingkungan </w:delText>
        </w:r>
        <w:r w:rsidR="00CC0247" w:rsidRPr="004F2AF7" w:rsidDel="005F2EFB">
          <w:rPr>
            <w:bCs/>
            <w:color w:val="000000" w:themeColor="text1"/>
          </w:rPr>
          <w:delTex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delText>
        </w:r>
        <w:r w:rsidR="00E16BCC" w:rsidRPr="004F2AF7" w:rsidDel="005F2EFB">
          <w:rPr>
            <w:bCs/>
            <w:color w:val="000000" w:themeColor="text1"/>
          </w:rPr>
          <w:delText xml:space="preserve">terlarang </w:delText>
        </w:r>
        <w:r w:rsidR="00CC0247" w:rsidRPr="004F2AF7" w:rsidDel="005F2EFB">
          <w:rPr>
            <w:bCs/>
            <w:color w:val="000000" w:themeColor="text1"/>
          </w:rPr>
          <w:delText xml:space="preserve">yang tercantum dalam Yazaki Group Self-Control Substance List, asbestos, perfluorooctanesulfonic acid atau zat lain seperti yang diinstruksikan </w:delText>
        </w:r>
        <w:r w:rsidR="00CC0247" w:rsidRPr="004F2AF7" w:rsidDel="005F2EFB">
          <w:rPr>
            <w:b/>
            <w:bCs/>
            <w:color w:val="000000" w:themeColor="text1"/>
          </w:rPr>
          <w:delText>Pihak Kedua</w:delText>
        </w:r>
        <w:r w:rsidR="00CC0247" w:rsidRPr="004F2AF7" w:rsidDel="005F2EFB">
          <w:rPr>
            <w:bCs/>
            <w:color w:val="000000" w:themeColor="text1"/>
          </w:rPr>
          <w:delText xml:space="preserve"> kepada </w:delText>
        </w:r>
        <w:r w:rsidR="00CC0247" w:rsidRPr="004F2AF7" w:rsidDel="005F2EFB">
          <w:rPr>
            <w:b/>
            <w:bCs/>
            <w:color w:val="000000" w:themeColor="text1"/>
          </w:rPr>
          <w:delText>Pihak Pertama</w:delText>
        </w:r>
        <w:r w:rsidR="00FC0358" w:rsidDel="005F2EFB">
          <w:rPr>
            <w:bCs/>
            <w:color w:val="000000" w:themeColor="text1"/>
          </w:rPr>
          <w:delText xml:space="preserve"> dari waktu ke waktu</w:delText>
        </w:r>
        <w:r w:rsidR="00FC0358" w:rsidDel="005F2EFB">
          <w:rPr>
            <w:bCs/>
            <w:color w:val="000000" w:themeColor="text1"/>
            <w:lang w:val="en-US"/>
          </w:rPr>
          <w:delText xml:space="preserve">, lebih lengkap terkait list GADSL dapat mengakses link berikut </w:delText>
        </w:r>
        <w:r w:rsidR="00C7419C" w:rsidRPr="00E91378" w:rsidDel="005F2EFB">
          <w:rPr>
            <w:color w:val="auto"/>
            <w:rPrChange w:id="286" w:author="Feril Hamdani -" w:date="2021-08-12T08:39:00Z">
              <w:rPr>
                <w:rStyle w:val="Hyperlink"/>
                <w:lang w:val="en-US"/>
              </w:rPr>
            </w:rPrChange>
          </w:rPr>
          <w:fldChar w:fldCharType="begin"/>
        </w:r>
        <w:r w:rsidR="00C7419C" w:rsidRPr="00E91378" w:rsidDel="005F2EFB">
          <w:rPr>
            <w:color w:val="auto"/>
            <w:rPrChange w:id="287" w:author="Feril Hamdani -" w:date="2021-08-12T08:39:00Z">
              <w:rPr/>
            </w:rPrChange>
          </w:rPr>
          <w:delInstrText xml:space="preserve"> HYPERLINK "https://www.gadsl.org/" </w:delInstrText>
        </w:r>
        <w:r w:rsidR="00C7419C" w:rsidRPr="00E91378" w:rsidDel="005F2EFB">
          <w:rPr>
            <w:color w:val="auto"/>
            <w:rPrChange w:id="288" w:author="Feril Hamdani -" w:date="2021-08-12T08:39:00Z">
              <w:rPr>
                <w:rStyle w:val="Hyperlink"/>
                <w:lang w:val="en-US"/>
              </w:rPr>
            </w:rPrChange>
          </w:rPr>
          <w:fldChar w:fldCharType="separate"/>
        </w:r>
        <w:r w:rsidR="00FC0358" w:rsidRPr="00E91378" w:rsidDel="005F2EFB">
          <w:rPr>
            <w:rStyle w:val="Hyperlink"/>
            <w:color w:val="auto"/>
            <w:rPrChange w:id="289" w:author="Feril Hamdani -" w:date="2021-08-12T08:39:00Z">
              <w:rPr>
                <w:rStyle w:val="Hyperlink"/>
              </w:rPr>
            </w:rPrChange>
          </w:rPr>
          <w:delText>https://www.gadsl.org</w:delText>
        </w:r>
        <w:r w:rsidR="00FC0358" w:rsidRPr="00E91378" w:rsidDel="005F2EFB">
          <w:rPr>
            <w:rStyle w:val="Hyperlink"/>
            <w:color w:val="auto"/>
            <w:lang w:val="en-US"/>
            <w:rPrChange w:id="290" w:author="Feril Hamdani -" w:date="2021-08-12T08:39:00Z">
              <w:rPr>
                <w:rStyle w:val="Hyperlink"/>
                <w:lang w:val="en-US"/>
              </w:rPr>
            </w:rPrChange>
          </w:rPr>
          <w:delText>/</w:delText>
        </w:r>
        <w:r w:rsidR="00C7419C" w:rsidRPr="00E91378" w:rsidDel="005F2EFB">
          <w:rPr>
            <w:rStyle w:val="Hyperlink"/>
            <w:color w:val="auto"/>
            <w:lang w:val="en-US"/>
            <w:rPrChange w:id="291" w:author="Feril Hamdani -" w:date="2021-08-12T08:39:00Z">
              <w:rPr>
                <w:rStyle w:val="Hyperlink"/>
                <w:lang w:val="en-US"/>
              </w:rPr>
            </w:rPrChange>
          </w:rPr>
          <w:fldChar w:fldCharType="end"/>
        </w:r>
        <w:r w:rsidR="00FC0358" w:rsidDel="005F2EFB">
          <w:rPr>
            <w:rStyle w:val="jlqj4b"/>
            <w:lang w:val="en-US"/>
          </w:rPr>
          <w:delText xml:space="preserve">. </w:delText>
        </w:r>
      </w:del>
    </w:p>
    <w:p w14:paraId="3BD449EA" w14:textId="347CF8FE" w:rsidR="00313CF4" w:rsidRPr="00313CF4" w:rsidDel="005F2EFB" w:rsidRDefault="001E6F70" w:rsidP="00370997">
      <w:pPr>
        <w:pStyle w:val="Default"/>
        <w:numPr>
          <w:ilvl w:val="0"/>
          <w:numId w:val="24"/>
        </w:numPr>
        <w:spacing w:line="276" w:lineRule="auto"/>
        <w:ind w:left="567" w:hanging="567"/>
        <w:jc w:val="both"/>
        <w:rPr>
          <w:del w:id="292" w:author="ROHAYATI" w:date="2021-08-19T07:49:00Z"/>
          <w:bCs/>
          <w:color w:val="000000" w:themeColor="text1"/>
        </w:rPr>
      </w:pPr>
      <w:del w:id="293" w:author="ROHAYATI" w:date="2021-08-19T07:49:00Z">
        <w:r w:rsidRPr="001E6F70" w:rsidDel="005F2EFB">
          <w:rPr>
            <w:bCs/>
            <w:color w:val="000000" w:themeColor="text1"/>
          </w:rPr>
          <w:delText xml:space="preserve">Apabila dibutuhkan oleh </w:delText>
        </w:r>
        <w:r w:rsidRPr="001E6F70" w:rsidDel="005F2EFB">
          <w:rPr>
            <w:b/>
            <w:bCs/>
            <w:color w:val="000000" w:themeColor="text1"/>
          </w:rPr>
          <w:delText>Pihak Kedua</w:delText>
        </w:r>
        <w:r w:rsidRPr="001E6F70" w:rsidDel="005F2EFB">
          <w:rPr>
            <w:bCs/>
            <w:color w:val="000000" w:themeColor="text1"/>
          </w:rPr>
          <w:delText xml:space="preserve">, maka </w:delText>
        </w:r>
        <w:r w:rsidRPr="001E6F70" w:rsidDel="005F2EFB">
          <w:rPr>
            <w:b/>
            <w:bCs/>
            <w:color w:val="000000" w:themeColor="text1"/>
          </w:rPr>
          <w:delText xml:space="preserve">Pihak Pertama </w:delText>
        </w:r>
        <w:r w:rsidRPr="001E6F70" w:rsidDel="005F2EFB">
          <w:rPr>
            <w:bCs/>
            <w:color w:val="000000" w:themeColor="text1"/>
          </w:rPr>
          <w:delText xml:space="preserve">harus menyediakan Sertifikat Eksternal yang dibutuhkan sebagaimana yang disebutkan pada ayat(4), </w:delText>
        </w:r>
        <w:r w:rsidDel="005F2EFB">
          <w:rPr>
            <w:bCs/>
            <w:color w:val="000000" w:themeColor="text1"/>
            <w:lang w:val="en-US"/>
          </w:rPr>
          <w:delText>dan</w:delText>
        </w:r>
        <w:r w:rsidRPr="001E6F70" w:rsidDel="005F2EFB">
          <w:rPr>
            <w:bCs/>
            <w:color w:val="000000" w:themeColor="text1"/>
          </w:rPr>
          <w:delText xml:space="preserve"> juga harus menyertakan </w:delText>
        </w:r>
        <w:r w:rsidDel="005F2EFB">
          <w:rPr>
            <w:bCs/>
            <w:color w:val="000000" w:themeColor="text1"/>
            <w:lang w:val="en-US"/>
          </w:rPr>
          <w:delText xml:space="preserve">data informasi </w:delText>
        </w:r>
        <w:r w:rsidRPr="001B511F" w:rsidDel="005F2EFB">
          <w:delText>International Material Data System (IMDS) dan Safety Data Sheet (SDS) terkait dengan zat kandungan yang dibuat berdasarkan Global Harmony System (GHS)</w:delText>
        </w:r>
        <w:r w:rsidDel="005F2EFB">
          <w:rPr>
            <w:lang w:val="en-US"/>
          </w:rPr>
          <w:delText>.</w:delText>
        </w:r>
      </w:del>
    </w:p>
    <w:p w14:paraId="5A246727" w14:textId="6BCD939A" w:rsidR="00370997" w:rsidRPr="004F2AF7" w:rsidDel="005F2EFB" w:rsidRDefault="00370997" w:rsidP="00370997">
      <w:pPr>
        <w:pStyle w:val="Default"/>
        <w:numPr>
          <w:ilvl w:val="0"/>
          <w:numId w:val="24"/>
        </w:numPr>
        <w:spacing w:line="276" w:lineRule="auto"/>
        <w:ind w:left="567" w:hanging="567"/>
        <w:jc w:val="both"/>
        <w:rPr>
          <w:del w:id="294" w:author="ROHAYATI" w:date="2021-08-19T07:49:00Z"/>
          <w:bCs/>
          <w:color w:val="000000" w:themeColor="text1"/>
        </w:rPr>
      </w:pPr>
      <w:del w:id="295" w:author="ROHAYATI" w:date="2021-08-19T07:49:00Z">
        <w:r w:rsidDel="005F2EFB">
          <w:rPr>
            <w:bCs/>
            <w:color w:val="000000" w:themeColor="text1"/>
          </w:rPr>
          <w:delText xml:space="preserve">Dalam hal produk yang dikirim </w:delText>
        </w:r>
        <w:r w:rsidRPr="00370997" w:rsidDel="005F2EFB">
          <w:rPr>
            <w:b/>
            <w:bCs/>
            <w:color w:val="000000" w:themeColor="text1"/>
          </w:rPr>
          <w:delText>Pihak Pertama</w:delText>
        </w:r>
        <w:r w:rsidDel="005F2EFB">
          <w:rPr>
            <w:bCs/>
            <w:color w:val="000000" w:themeColor="text1"/>
          </w:rPr>
          <w:delText xml:space="preserve"> kepada </w:delText>
        </w:r>
        <w:r w:rsidRPr="00370997" w:rsidDel="005F2EFB">
          <w:rPr>
            <w:b/>
            <w:bCs/>
            <w:color w:val="000000" w:themeColor="text1"/>
          </w:rPr>
          <w:delText>Pihak Kedua</w:delText>
        </w:r>
        <w:r w:rsidDel="005F2EFB">
          <w:rPr>
            <w:bCs/>
            <w:color w:val="000000" w:themeColor="text1"/>
          </w:rPr>
          <w:delText xml:space="preserve"> mengandung zat-zat berbahaya yang melanggar ayat (4), </w:delText>
        </w:r>
        <w:r w:rsidDel="005F2EFB">
          <w:rPr>
            <w:b/>
            <w:bCs/>
            <w:color w:val="000000" w:themeColor="text1"/>
          </w:rPr>
          <w:delText>Pihak Pertama</w:delText>
        </w:r>
        <w:r w:rsidDel="005F2EFB">
          <w:rPr>
            <w:bCs/>
            <w:color w:val="000000" w:themeColor="text1"/>
          </w:rPr>
          <w:delText xml:space="preserve"> akan mengganti kerugian </w:delText>
        </w:r>
        <w:r w:rsidRPr="00370997" w:rsidDel="005F2EFB">
          <w:rPr>
            <w:b/>
            <w:bCs/>
            <w:color w:val="000000" w:themeColor="text1"/>
          </w:rPr>
          <w:delText>Pihak Kedua</w:delText>
        </w:r>
        <w:r w:rsidDel="005F2EFB">
          <w:rPr>
            <w:bCs/>
            <w:color w:val="000000" w:themeColor="text1"/>
          </w:rPr>
          <w:delText xml:space="preserve"> dari semua kerugian dan kerusakan yang timbul dari pelanggaran tersebut, termasuk semua biaya yang berkaitan dengan penarikan kembali produk. Cakupan dan jumlah kompensasi akan ditentukan sepenuhnya oleh </w:delText>
        </w:r>
        <w:r w:rsidRPr="00DA2057" w:rsidDel="005F2EFB">
          <w:rPr>
            <w:b/>
            <w:bCs/>
            <w:color w:val="000000" w:themeColor="text1"/>
          </w:rPr>
          <w:delText>Pihak Kedua</w:delText>
        </w:r>
        <w:r w:rsidDel="005F2EFB">
          <w:rPr>
            <w:bCs/>
            <w:color w:val="000000" w:themeColor="text1"/>
          </w:rPr>
          <w:delText xml:space="preserve">. Dalam hal </w:delText>
        </w:r>
        <w:r w:rsidRPr="00DA2057" w:rsidDel="005F2EFB">
          <w:rPr>
            <w:b/>
            <w:bCs/>
            <w:color w:val="000000" w:themeColor="text1"/>
          </w:rPr>
          <w:delText>Pihak Pertama</w:delText>
        </w:r>
        <w:r w:rsidDel="005F2EFB">
          <w:rPr>
            <w:bCs/>
            <w:color w:val="000000" w:themeColor="text1"/>
          </w:rPr>
          <w:delText xml:space="preserve"> ingin menyangkal atau mempertanyakan keputusan </w:delText>
        </w:r>
        <w:r w:rsidRPr="00DA2057" w:rsidDel="005F2EFB">
          <w:rPr>
            <w:b/>
            <w:bCs/>
            <w:color w:val="000000" w:themeColor="text1"/>
          </w:rPr>
          <w:delText>Pihak Kedua</w:delText>
        </w:r>
        <w:r w:rsidDel="005F2EFB">
          <w:rPr>
            <w:bCs/>
            <w:color w:val="000000" w:themeColor="text1"/>
          </w:rPr>
          <w:delText xml:space="preserve">, </w:delText>
        </w:r>
        <w:r w:rsidRPr="00DA2057" w:rsidDel="005F2EFB">
          <w:rPr>
            <w:b/>
            <w:bCs/>
            <w:color w:val="000000" w:themeColor="text1"/>
          </w:rPr>
          <w:delText>Pihak Pertama</w:delText>
        </w:r>
        <w:r w:rsidDel="005F2EFB">
          <w:rPr>
            <w:bCs/>
            <w:color w:val="000000" w:themeColor="text1"/>
          </w:rPr>
          <w:delText xml:space="preserve"> </w:delText>
        </w:r>
        <w:r w:rsidRPr="00370997" w:rsidDel="005F2EFB">
          <w:rPr>
            <w:bCs/>
            <w:color w:val="000000" w:themeColor="text1"/>
          </w:rPr>
          <w:delText xml:space="preserve">harus </w:delText>
        </w:r>
        <w:r w:rsidR="00DA2057" w:rsidDel="005F2EFB">
          <w:rPr>
            <w:bCs/>
            <w:color w:val="000000" w:themeColor="text1"/>
          </w:rPr>
          <w:delText>segera</w:delText>
        </w:r>
        <w:r w:rsidRPr="00370997" w:rsidDel="005F2EFB">
          <w:rPr>
            <w:bCs/>
            <w:color w:val="000000" w:themeColor="text1"/>
          </w:rPr>
          <w:delText xml:space="preserve"> memberi tahu </w:delText>
        </w:r>
        <w:r w:rsidRPr="00DA2057" w:rsidDel="005F2EFB">
          <w:rPr>
            <w:b/>
            <w:bCs/>
            <w:color w:val="000000" w:themeColor="text1"/>
          </w:rPr>
          <w:delText>Pihak Kedua</w:delText>
        </w:r>
        <w:r w:rsidR="00DA2057" w:rsidDel="005F2EFB">
          <w:rPr>
            <w:bCs/>
            <w:color w:val="000000" w:themeColor="text1"/>
          </w:rPr>
          <w:delText xml:space="preserve"> tidak boleh melebihi 3</w:delText>
        </w:r>
        <w:r w:rsidR="004B1269" w:rsidDel="005F2EFB">
          <w:rPr>
            <w:bCs/>
            <w:color w:val="000000" w:themeColor="text1"/>
          </w:rPr>
          <w:delText xml:space="preserve"> (tiga)</w:delText>
        </w:r>
        <w:r w:rsidR="00DA2057" w:rsidDel="005F2EFB">
          <w:rPr>
            <w:bCs/>
            <w:color w:val="000000" w:themeColor="text1"/>
          </w:rPr>
          <w:delText xml:space="preserve"> h</w:delText>
        </w:r>
        <w:r w:rsidR="00DA2057" w:rsidRPr="00370997" w:rsidDel="005F2EFB">
          <w:rPr>
            <w:bCs/>
            <w:color w:val="000000" w:themeColor="text1"/>
          </w:rPr>
          <w:delText xml:space="preserve">ari sejak tanggal penetapan oleh </w:delText>
        </w:r>
        <w:r w:rsidR="00DA2057" w:rsidRPr="00DA2057" w:rsidDel="005F2EFB">
          <w:rPr>
            <w:b/>
            <w:bCs/>
            <w:color w:val="000000" w:themeColor="text1"/>
          </w:rPr>
          <w:delText>Pihak Kedua</w:delText>
        </w:r>
        <w:r w:rsidRPr="00370997" w:rsidDel="005F2EFB">
          <w:rPr>
            <w:bCs/>
            <w:color w:val="000000" w:themeColor="text1"/>
          </w:rPr>
          <w:delText xml:space="preserve">, dan </w:delText>
        </w:r>
        <w:r w:rsidRPr="00DA2057" w:rsidDel="005F2EFB">
          <w:rPr>
            <w:b/>
            <w:bCs/>
            <w:color w:val="000000" w:themeColor="text1"/>
          </w:rPr>
          <w:delText>Pihak Kedua</w:delText>
        </w:r>
        <w:r w:rsidDel="005F2EFB">
          <w:rPr>
            <w:bCs/>
            <w:color w:val="000000" w:themeColor="text1"/>
          </w:rPr>
          <w:delText xml:space="preserve"> </w:delText>
        </w:r>
        <w:r w:rsidRPr="00370997" w:rsidDel="005F2EFB">
          <w:rPr>
            <w:bCs/>
            <w:color w:val="000000" w:themeColor="text1"/>
          </w:rPr>
          <w:delText xml:space="preserve">serta </w:delText>
        </w:r>
        <w:r w:rsidRPr="00DA2057" w:rsidDel="005F2EFB">
          <w:rPr>
            <w:b/>
            <w:bCs/>
            <w:color w:val="000000" w:themeColor="text1"/>
          </w:rPr>
          <w:delText>Pihak Pertama</w:delText>
        </w:r>
        <w:r w:rsidDel="005F2EFB">
          <w:rPr>
            <w:bCs/>
            <w:color w:val="000000" w:themeColor="text1"/>
          </w:rPr>
          <w:delText xml:space="preserve"> </w:delText>
        </w:r>
        <w:r w:rsidRPr="00370997" w:rsidDel="005F2EFB">
          <w:rPr>
            <w:bCs/>
            <w:color w:val="000000" w:themeColor="text1"/>
          </w:rPr>
          <w:delText>akan</w:delText>
        </w:r>
        <w:r w:rsidDel="005F2EFB">
          <w:rPr>
            <w:bCs/>
            <w:color w:val="000000" w:themeColor="text1"/>
          </w:rPr>
          <w:delText xml:space="preserve"> menyelesaikan masalah tersebut </w:delText>
        </w:r>
        <w:r w:rsidRPr="00370997" w:rsidDel="005F2EFB">
          <w:rPr>
            <w:bCs/>
            <w:color w:val="000000" w:themeColor="text1"/>
          </w:rPr>
          <w:delText>melalui konsultasi timbal balik</w:delText>
        </w:r>
        <w:r w:rsidDel="005F2EFB">
          <w:rPr>
            <w:bCs/>
            <w:color w:val="000000" w:themeColor="text1"/>
          </w:rPr>
          <w:delText>.</w:delText>
        </w:r>
      </w:del>
    </w:p>
    <w:p w14:paraId="41963882" w14:textId="77777777" w:rsidR="00E16BCC" w:rsidRPr="004F2AF7" w:rsidRDefault="00E16BCC" w:rsidP="004F2AF7">
      <w:pPr>
        <w:pStyle w:val="Default"/>
        <w:spacing w:line="276" w:lineRule="auto"/>
        <w:jc w:val="center"/>
        <w:rPr>
          <w:b/>
          <w:bCs/>
          <w:color w:val="000000" w:themeColor="text1"/>
        </w:rPr>
      </w:pPr>
    </w:p>
    <w:p w14:paraId="3B0297F0"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14:paraId="6D8B9B51"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14:paraId="1FD2570F"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14:paraId="63628BD3" w14:textId="693E784A" w:rsidR="00881FEF" w:rsidRPr="006A2502" w:rsidRDefault="00A812BE" w:rsidP="004F2AF7">
      <w:pPr>
        <w:pStyle w:val="Default"/>
        <w:widowControl w:val="0"/>
        <w:numPr>
          <w:ilvl w:val="0"/>
          <w:numId w:val="25"/>
        </w:numPr>
        <w:tabs>
          <w:tab w:val="left" w:pos="-1440"/>
        </w:tabs>
        <w:spacing w:line="276" w:lineRule="auto"/>
        <w:ind w:left="567" w:hanging="567"/>
        <w:jc w:val="both"/>
        <w:rPr>
          <w:ins w:id="296" w:author="Feril Hamdani -" w:date="2021-08-12T09:09:00Z"/>
          <w:bCs/>
          <w:color w:val="000000" w:themeColor="text1"/>
        </w:rPr>
      </w:pPr>
      <w:r w:rsidRPr="004F2AF7">
        <w:rPr>
          <w:b/>
          <w:color w:val="000000" w:themeColor="text1"/>
        </w:rPr>
        <w:t>Pihak Pertama</w:t>
      </w:r>
      <w:r w:rsidRPr="004F2AF7">
        <w:rPr>
          <w:color w:val="000000" w:themeColor="text1"/>
        </w:rPr>
        <w:t xml:space="preserve"> wajib </w:t>
      </w:r>
      <w:ins w:id="297" w:author="Feril Hamdani -" w:date="2021-08-12T09:07:00Z">
        <w:r w:rsidR="004F45A2" w:rsidRPr="004337C0">
          <w:rPr>
            <w:bCs/>
            <w:color w:val="000000" w:themeColor="text1"/>
            <w:rPrChange w:id="298" w:author="Feril Hamdani -" w:date="2021-08-12T09:08:00Z">
              <w:rPr>
                <w:rFonts w:ascii="Arial" w:hAnsi="Arial" w:cs="Arial"/>
                <w:iCs/>
                <w:sz w:val="22"/>
                <w:szCs w:val="22"/>
                <w:lang w:eastAsia="x-none"/>
              </w:rPr>
            </w:rPrChange>
          </w:rPr>
          <w:t>melaksanakan dan menyelesaikan Pekerjaan sesuai dengan jadwal pelaksanaan Pekerjaan dan Jangka Waktu Pelaksanaan Pekerjaan</w:t>
        </w:r>
      </w:ins>
      <w:ins w:id="299" w:author="SPVJF-GA-03" w:date="2021-08-21T12:40:00Z">
        <w:r w:rsidR="002835AD" w:rsidRPr="002835AD">
          <w:rPr>
            <w:bCs/>
            <w:color w:val="000000" w:themeColor="text1"/>
            <w:rPrChange w:id="300" w:author="SPVJF-GA-03" w:date="2021-08-21T12:41:00Z">
              <w:rPr>
                <w:bCs/>
                <w:color w:val="000000" w:themeColor="text1"/>
                <w:lang w:val="en-US"/>
              </w:rPr>
            </w:rPrChange>
          </w:rPr>
          <w:t>(jadwal dan waktu pengerjaan lebih rinci dilampirkan)</w:t>
        </w:r>
      </w:ins>
      <w:ins w:id="301" w:author="Feril Hamdani -" w:date="2021-08-12T09:07:00Z">
        <w:r w:rsidR="004F45A2" w:rsidRPr="006A2502" w:rsidDel="004F45A2">
          <w:rPr>
            <w:bCs/>
            <w:color w:val="000000" w:themeColor="text1"/>
          </w:rPr>
          <w:t xml:space="preserve"> </w:t>
        </w:r>
      </w:ins>
      <w:ins w:id="302" w:author="Feril Hamdani -" w:date="2021-08-12T09:08:00Z">
        <w:r w:rsidR="004337C0" w:rsidRPr="006A2502">
          <w:rPr>
            <w:bCs/>
            <w:color w:val="000000" w:themeColor="text1"/>
          </w:rPr>
          <w:t>yang telah ditetapkan</w:t>
        </w:r>
        <w:del w:id="303" w:author="SPVJF-GA-03" w:date="2021-08-21T12:40:00Z">
          <w:r w:rsidR="004337C0" w:rsidRPr="006A2502" w:rsidDel="002835AD">
            <w:rPr>
              <w:bCs/>
              <w:color w:val="000000" w:themeColor="text1"/>
            </w:rPr>
            <w:delText xml:space="preserve"> dalam Perjanjian</w:delText>
          </w:r>
        </w:del>
        <w:del w:id="304" w:author="SPVJF-GA-03" w:date="2021-08-21T12:34:00Z">
          <w:r w:rsidR="004337C0" w:rsidRPr="004337C0" w:rsidDel="002835AD">
            <w:rPr>
              <w:color w:val="000000" w:themeColor="text1"/>
            </w:rPr>
            <w:delText xml:space="preserve"> </w:delText>
          </w:r>
        </w:del>
      </w:ins>
      <w:del w:id="305" w:author="Feril Hamdani -" w:date="2021-08-12T09:07:00Z">
        <w:r w:rsidR="00AB39AE" w:rsidRPr="004F2AF7" w:rsidDel="004F45A2">
          <w:rPr>
            <w:color w:val="000000" w:themeColor="text1"/>
          </w:rPr>
          <w:delText xml:space="preserve">menyerahkan </w:delText>
        </w:r>
        <w:r w:rsidR="00E16BCC" w:rsidRPr="004F2AF7" w:rsidDel="004F45A2">
          <w:rPr>
            <w:color w:val="000000" w:themeColor="text1"/>
          </w:rPr>
          <w:delText>produk</w:delText>
        </w:r>
        <w:r w:rsidR="00AB39AE" w:rsidRPr="004F2AF7" w:rsidDel="004F45A2">
          <w:rPr>
            <w:color w:val="000000" w:themeColor="text1"/>
          </w:rPr>
          <w:delText xml:space="preserve"> </w:delText>
        </w:r>
        <w:r w:rsidR="007D7353" w:rsidRPr="004F2AF7" w:rsidDel="004F45A2">
          <w:rPr>
            <w:color w:val="000000" w:themeColor="text1"/>
          </w:rPr>
          <w:delText xml:space="preserve">sesuai spesifikasi dan jadwal yang disepakati </w:delText>
        </w:r>
        <w:r w:rsidR="007D7353" w:rsidRPr="004F2AF7" w:rsidDel="004F45A2">
          <w:rPr>
            <w:b/>
            <w:color w:val="000000" w:themeColor="text1"/>
          </w:rPr>
          <w:delText>Para Pihak</w:delText>
        </w:r>
      </w:del>
      <w:r w:rsidR="0008012D" w:rsidRPr="004F2AF7">
        <w:rPr>
          <w:color w:val="000000" w:themeColor="text1"/>
        </w:rPr>
        <w:t>.</w:t>
      </w:r>
    </w:p>
    <w:p w14:paraId="569B1264" w14:textId="23185FBF" w:rsidR="004337C0" w:rsidRPr="004F2AF7" w:rsidRDefault="00CE7EC6" w:rsidP="004F2AF7">
      <w:pPr>
        <w:pStyle w:val="Default"/>
        <w:widowControl w:val="0"/>
        <w:numPr>
          <w:ilvl w:val="0"/>
          <w:numId w:val="25"/>
        </w:numPr>
        <w:tabs>
          <w:tab w:val="left" w:pos="-1440"/>
        </w:tabs>
        <w:spacing w:line="276" w:lineRule="auto"/>
        <w:ind w:left="567" w:hanging="567"/>
        <w:jc w:val="both"/>
        <w:rPr>
          <w:bCs/>
          <w:color w:val="000000" w:themeColor="text1"/>
        </w:rPr>
      </w:pPr>
      <w:ins w:id="306" w:author="SPVJF-GA-03" w:date="2021-08-14T12:55:00Z">
        <w:r w:rsidRPr="00CE7EC6">
          <w:rPr>
            <w:b/>
            <w:bCs/>
            <w:color w:val="000000" w:themeColor="text1"/>
            <w:rPrChange w:id="307" w:author="SPVJF-GA-03" w:date="2021-08-14T12:55:00Z">
              <w:rPr>
                <w:b/>
                <w:bCs/>
                <w:color w:val="000000" w:themeColor="text1"/>
                <w:lang w:val="en-US"/>
              </w:rPr>
            </w:rPrChange>
          </w:rPr>
          <w:t xml:space="preserve">Pihak Pertama </w:t>
        </w:r>
      </w:ins>
      <w:ins w:id="308" w:author="Feril Hamdani -" w:date="2021-08-12T09:09:00Z">
        <w:del w:id="309" w:author="SPVJF-GA-03" w:date="2021-08-14T12:55:00Z">
          <w:r w:rsidR="004337C0" w:rsidRPr="004337C0" w:rsidDel="00CE7EC6">
            <w:rPr>
              <w:bCs/>
              <w:color w:val="000000" w:themeColor="text1"/>
            </w:rPr>
            <w:delText>B</w:delText>
          </w:r>
        </w:del>
      </w:ins>
      <w:ins w:id="310" w:author="SPVJF-GA-03" w:date="2021-08-14T12:55:00Z">
        <w:r w:rsidRPr="00CE7EC6">
          <w:rPr>
            <w:bCs/>
            <w:color w:val="000000" w:themeColor="text1"/>
            <w:rPrChange w:id="311" w:author="SPVJF-GA-03" w:date="2021-08-14T12:56:00Z">
              <w:rPr>
                <w:bCs/>
                <w:color w:val="000000" w:themeColor="text1"/>
                <w:lang w:val="en-US"/>
              </w:rPr>
            </w:rPrChange>
          </w:rPr>
          <w:t>b</w:t>
        </w:r>
      </w:ins>
      <w:ins w:id="312" w:author="Feril Hamdani -" w:date="2021-08-12T09:09:00Z">
        <w:r w:rsidR="004337C0" w:rsidRPr="004337C0">
          <w:rPr>
            <w:bCs/>
            <w:color w:val="000000" w:themeColor="text1"/>
          </w:rPr>
          <w:t xml:space="preserve">erkewajiban menjamin </w:t>
        </w:r>
        <w:r w:rsidR="004337C0" w:rsidRPr="004337C0">
          <w:rPr>
            <w:bCs/>
            <w:iCs/>
            <w:color w:val="000000" w:themeColor="text1"/>
          </w:rPr>
          <w:t xml:space="preserve">keadaan hasil Pekerjaan, yang setelah diserahterimakan oleh </w:t>
        </w:r>
        <w:r w:rsidR="004337C0" w:rsidRPr="00CE7EC6">
          <w:rPr>
            <w:bCs/>
            <w:iCs/>
            <w:color w:val="000000" w:themeColor="text1"/>
            <w:rPrChange w:id="313" w:author="SPVJF-GA-03" w:date="2021-08-14T12:53:00Z">
              <w:rPr>
                <w:bCs/>
                <w:iCs/>
                <w:color w:val="000000" w:themeColor="text1"/>
                <w:lang w:val="en-ID"/>
              </w:rPr>
            </w:rPrChange>
          </w:rPr>
          <w:t>Penyedia</w:t>
        </w:r>
        <w:r w:rsidR="004337C0" w:rsidRPr="004337C0">
          <w:rPr>
            <w:bCs/>
            <w:iCs/>
            <w:color w:val="000000" w:themeColor="text1"/>
          </w:rPr>
          <w:t xml:space="preserve"> kepada </w:t>
        </w:r>
        <w:r w:rsidR="004337C0" w:rsidRPr="00CE7EC6">
          <w:rPr>
            <w:bCs/>
            <w:iCs/>
            <w:color w:val="000000" w:themeColor="text1"/>
            <w:rPrChange w:id="314" w:author="SPVJF-GA-03" w:date="2021-08-14T12:53:00Z">
              <w:rPr>
                <w:bCs/>
                <w:iCs/>
                <w:color w:val="000000" w:themeColor="text1"/>
                <w:lang w:val="en-US"/>
              </w:rPr>
            </w:rPrChange>
          </w:rPr>
          <w:t xml:space="preserve">Pengguna </w:t>
        </w:r>
        <w:r w:rsidR="004337C0" w:rsidRPr="00CE7EC6">
          <w:rPr>
            <w:bCs/>
            <w:color w:val="000000" w:themeColor="text1"/>
            <w:rPrChange w:id="315" w:author="SPVJF-GA-03" w:date="2021-08-14T12:53:00Z">
              <w:rPr>
                <w:bCs/>
                <w:color w:val="000000" w:themeColor="text1"/>
                <w:lang w:val="en-US"/>
              </w:rPr>
            </w:rPrChange>
          </w:rPr>
          <w:t>Jasa</w:t>
        </w:r>
        <w:r w:rsidR="004337C0" w:rsidRPr="004337C0">
          <w:rPr>
            <w:bCs/>
            <w:color w:val="000000" w:themeColor="text1"/>
          </w:rPr>
          <w:t xml:space="preserve"> berfungsi, baik secara </w:t>
        </w:r>
        <w:r w:rsidR="004337C0" w:rsidRPr="004337C0">
          <w:rPr>
            <w:bCs/>
            <w:iCs/>
            <w:color w:val="000000" w:themeColor="text1"/>
          </w:rPr>
          <w:t xml:space="preserve">keseluruhan maupun sebagian dan/atau sesuai dengan ketentuan yang tercantum dalam </w:t>
        </w:r>
        <w:r w:rsidR="004337C0" w:rsidRPr="00CE7EC6">
          <w:rPr>
            <w:bCs/>
            <w:iCs/>
            <w:color w:val="000000" w:themeColor="text1"/>
            <w:rPrChange w:id="316" w:author="SPVJF-GA-03" w:date="2021-08-14T12:53:00Z">
              <w:rPr>
                <w:bCs/>
                <w:iCs/>
                <w:color w:val="000000" w:themeColor="text1"/>
                <w:lang w:val="en-US"/>
              </w:rPr>
            </w:rPrChange>
          </w:rPr>
          <w:t>Perjanjian</w:t>
        </w:r>
        <w:r w:rsidR="004337C0" w:rsidRPr="004337C0">
          <w:rPr>
            <w:bCs/>
            <w:iCs/>
            <w:color w:val="000000" w:themeColor="text1"/>
          </w:rPr>
          <w:t>, dari segi teknis, manfaat, keselamatan dan kesehatan kerja, dan/atau keselamatan umum</w:t>
        </w:r>
      </w:ins>
    </w:p>
    <w:p w14:paraId="161D6005" w14:textId="77777777" w:rsidR="00A812BE" w:rsidRPr="00CE7EC6" w:rsidRDefault="00A812BE" w:rsidP="004F2AF7">
      <w:pPr>
        <w:pStyle w:val="Default"/>
        <w:numPr>
          <w:ilvl w:val="0"/>
          <w:numId w:val="25"/>
        </w:numPr>
        <w:spacing w:line="276" w:lineRule="auto"/>
        <w:ind w:left="567" w:hanging="567"/>
        <w:jc w:val="both"/>
        <w:rPr>
          <w:ins w:id="317" w:author="SPVJF-GA-03" w:date="2021-08-14T12:56:00Z"/>
          <w:bCs/>
          <w:color w:val="000000" w:themeColor="text1"/>
          <w:rPrChange w:id="318" w:author="SPVJF-GA-03" w:date="2021-08-14T12:56:00Z">
            <w:rPr>
              <w:ins w:id="319" w:author="SPVJF-GA-03" w:date="2021-08-14T12:56:00Z"/>
              <w:color w:val="000000" w:themeColor="text1"/>
              <w:lang w:val="en-US"/>
            </w:rPr>
          </w:rPrChange>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14:paraId="6B3FC1F4" w14:textId="40666D0F" w:rsidR="002835AD" w:rsidRPr="00C13AB8" w:rsidRDefault="00CE7EC6" w:rsidP="00C13AB8">
      <w:pPr>
        <w:pStyle w:val="Default"/>
        <w:numPr>
          <w:ilvl w:val="0"/>
          <w:numId w:val="25"/>
        </w:numPr>
        <w:spacing w:line="276" w:lineRule="auto"/>
        <w:ind w:left="567" w:hanging="567"/>
        <w:jc w:val="both"/>
        <w:rPr>
          <w:bCs/>
          <w:color w:val="000000" w:themeColor="text1"/>
        </w:rPr>
      </w:pPr>
      <w:ins w:id="320" w:author="SPVJF-GA-03" w:date="2021-08-14T12:56:00Z">
        <w:r>
          <w:rPr>
            <w:b/>
            <w:bCs/>
            <w:color w:val="000000" w:themeColor="text1"/>
            <w:lang w:val="en-US"/>
          </w:rPr>
          <w:t xml:space="preserve">Pihak Pertama </w:t>
        </w:r>
        <w:r>
          <w:rPr>
            <w:bCs/>
            <w:color w:val="000000" w:themeColor="text1"/>
            <w:lang w:val="en-US"/>
          </w:rPr>
          <w:t xml:space="preserve">wajib memberikan report </w:t>
        </w:r>
      </w:ins>
      <w:ins w:id="321" w:author="SPVJF-GA-03" w:date="2021-08-14T12:57:00Z">
        <w:r>
          <w:rPr>
            <w:bCs/>
            <w:color w:val="000000" w:themeColor="text1"/>
            <w:lang w:val="en-US"/>
          </w:rPr>
          <w:t xml:space="preserve">kepada </w:t>
        </w:r>
        <w:r w:rsidRPr="00CE7EC6">
          <w:rPr>
            <w:b/>
            <w:bCs/>
            <w:color w:val="000000" w:themeColor="text1"/>
            <w:lang w:val="en-US"/>
            <w:rPrChange w:id="322" w:author="SPVJF-GA-03" w:date="2021-08-14T12:57:00Z">
              <w:rPr>
                <w:bCs/>
                <w:color w:val="000000" w:themeColor="text1"/>
                <w:lang w:val="en-US"/>
              </w:rPr>
            </w:rPrChange>
          </w:rPr>
          <w:t>Pihak Kedua</w:t>
        </w:r>
        <w:r>
          <w:rPr>
            <w:bCs/>
            <w:color w:val="000000" w:themeColor="text1"/>
            <w:lang w:val="en-US"/>
          </w:rPr>
          <w:t xml:space="preserve"> jika diminta.</w:t>
        </w:r>
      </w:ins>
    </w:p>
    <w:p w14:paraId="7FF9638C" w14:textId="77777777" w:rsidR="00A87434" w:rsidRPr="004F2AF7" w:rsidRDefault="00A87434" w:rsidP="004F2AF7">
      <w:pPr>
        <w:pStyle w:val="Default"/>
        <w:spacing w:line="276" w:lineRule="auto"/>
        <w:jc w:val="center"/>
        <w:rPr>
          <w:bCs/>
          <w:color w:val="000000" w:themeColor="text1"/>
        </w:rPr>
      </w:pPr>
    </w:p>
    <w:p w14:paraId="1D6CF9DB" w14:textId="77777777"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14:paraId="78BA141B" w14:textId="2E2C7CA1" w:rsidR="00A812BE" w:rsidRPr="001040EF" w:rsidRDefault="00A812BE" w:rsidP="004F2AF7">
      <w:pPr>
        <w:pStyle w:val="Default"/>
        <w:spacing w:line="276" w:lineRule="auto"/>
        <w:jc w:val="center"/>
        <w:rPr>
          <w:color w:val="000000" w:themeColor="text1"/>
          <w:lang w:val="en-US"/>
          <w:rPrChange w:id="323" w:author="SPVJF-GA-03" w:date="2021-08-14T13:02:00Z">
            <w:rPr>
              <w:color w:val="000000" w:themeColor="text1"/>
            </w:rPr>
          </w:rPrChange>
        </w:rPr>
      </w:pPr>
      <w:r w:rsidRPr="004F2AF7">
        <w:rPr>
          <w:b/>
          <w:bCs/>
          <w:color w:val="000000" w:themeColor="text1"/>
        </w:rPr>
        <w:t>Kewajiban dan Hak Pihak Kedua</w:t>
      </w:r>
      <w:ins w:id="324" w:author="SPVJF-GA-03" w:date="2021-08-14T13:02:00Z">
        <w:r w:rsidR="001040EF">
          <w:rPr>
            <w:b/>
            <w:bCs/>
            <w:color w:val="000000" w:themeColor="text1"/>
            <w:lang w:val="en-US"/>
          </w:rPr>
          <w:t xml:space="preserve">               </w:t>
        </w:r>
      </w:ins>
      <w:ins w:id="325" w:author="SPVJF-GA-03" w:date="2021-08-14T13:03:00Z">
        <w:r w:rsidR="001040EF">
          <w:rPr>
            <w:b/>
            <w:bCs/>
            <w:color w:val="000000" w:themeColor="text1"/>
            <w:lang w:val="en-US"/>
          </w:rPr>
          <w:t xml:space="preserve">   </w:t>
        </w:r>
      </w:ins>
    </w:p>
    <w:p w14:paraId="15A24FF0" w14:textId="77777777"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14:paraId="0EE1750B" w14:textId="77777777"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14:paraId="7A53EC14" w14:textId="77777777" w:rsidR="00A812BE" w:rsidRPr="006D7A6F" w:rsidRDefault="00A812BE" w:rsidP="004F2AF7">
      <w:pPr>
        <w:pStyle w:val="Default"/>
        <w:numPr>
          <w:ilvl w:val="0"/>
          <w:numId w:val="11"/>
        </w:numPr>
        <w:spacing w:line="276" w:lineRule="auto"/>
        <w:ind w:left="567" w:hanging="567"/>
        <w:jc w:val="both"/>
        <w:rPr>
          <w:ins w:id="326" w:author="PRISCA ADITYA" w:date="2021-08-13T15:02:00Z"/>
          <w:color w:val="000000" w:themeColor="text1"/>
          <w:rPrChange w:id="327" w:author="PRISCA ADITYA" w:date="2021-08-13T15:02:00Z">
            <w:rPr>
              <w:ins w:id="328" w:author="PRISCA ADITYA" w:date="2021-08-13T15:02:00Z"/>
              <w:b/>
              <w:bCs/>
              <w:color w:val="000000" w:themeColor="text1"/>
            </w:rPr>
          </w:rPrChange>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14:paraId="4CDC6D26" w14:textId="0184DD43" w:rsidR="006D7A6F" w:rsidRPr="004510E3" w:rsidRDefault="006D7A6F" w:rsidP="004F2AF7">
      <w:pPr>
        <w:pStyle w:val="Default"/>
        <w:numPr>
          <w:ilvl w:val="0"/>
          <w:numId w:val="11"/>
        </w:numPr>
        <w:spacing w:line="276" w:lineRule="auto"/>
        <w:ind w:left="567" w:hanging="567"/>
        <w:jc w:val="both"/>
        <w:rPr>
          <w:color w:val="auto"/>
          <w:rPrChange w:id="329" w:author="ROHAYATI" w:date="2021-08-24T16:06:00Z">
            <w:rPr>
              <w:color w:val="000000" w:themeColor="text1"/>
            </w:rPr>
          </w:rPrChange>
        </w:rPr>
      </w:pPr>
      <w:ins w:id="330" w:author="PRISCA ADITYA" w:date="2021-08-13T15:02:00Z">
        <w:r w:rsidRPr="004510E3">
          <w:rPr>
            <w:b/>
            <w:color w:val="auto"/>
            <w:rPrChange w:id="331" w:author="ROHAYATI" w:date="2021-08-24T16:06:00Z">
              <w:rPr>
                <w:b/>
                <w:color w:val="000000" w:themeColor="text1"/>
              </w:rPr>
            </w:rPrChange>
          </w:rPr>
          <w:t>Pihak Kedua</w:t>
        </w:r>
        <w:r w:rsidRPr="004510E3">
          <w:rPr>
            <w:color w:val="auto"/>
            <w:rPrChange w:id="332" w:author="ROHAYATI" w:date="2021-08-24T16:06:00Z">
              <w:rPr>
                <w:color w:val="000000" w:themeColor="text1"/>
              </w:rPr>
            </w:rPrChange>
          </w:rPr>
          <w:t xml:space="preserve"> berhak menerima </w:t>
        </w:r>
        <w:r w:rsidRPr="004510E3">
          <w:rPr>
            <w:color w:val="auto"/>
            <w:lang w:val="en-ID"/>
            <w:rPrChange w:id="333" w:author="ROHAYATI" w:date="2021-08-24T16:06:00Z">
              <w:rPr>
                <w:color w:val="000000" w:themeColor="text1"/>
                <w:lang w:val="en-ID"/>
              </w:rPr>
            </w:rPrChange>
          </w:rPr>
          <w:t xml:space="preserve">report pengerjaan dari </w:t>
        </w:r>
        <w:r w:rsidRPr="004510E3">
          <w:rPr>
            <w:b/>
            <w:color w:val="auto"/>
            <w:lang w:val="en-ID"/>
            <w:rPrChange w:id="334" w:author="ROHAYATI" w:date="2021-08-24T16:06:00Z">
              <w:rPr>
                <w:color w:val="000000" w:themeColor="text1"/>
                <w:lang w:val="en-ID"/>
              </w:rPr>
            </w:rPrChange>
          </w:rPr>
          <w:t>Pihak Pertama</w:t>
        </w:r>
      </w:ins>
    </w:p>
    <w:p w14:paraId="0094A73E" w14:textId="77777777" w:rsidR="00A812BE" w:rsidRPr="004F2AF7" w:rsidRDefault="00A812BE" w:rsidP="004F2AF7">
      <w:pPr>
        <w:pStyle w:val="Default"/>
        <w:tabs>
          <w:tab w:val="left" w:pos="360"/>
        </w:tabs>
        <w:spacing w:line="276" w:lineRule="auto"/>
        <w:ind w:left="360"/>
        <w:jc w:val="both"/>
        <w:rPr>
          <w:bCs/>
          <w:color w:val="000000" w:themeColor="text1"/>
        </w:rPr>
      </w:pPr>
    </w:p>
    <w:p w14:paraId="61E09F42" w14:textId="77777777"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14:paraId="014A877D" w14:textId="77777777" w:rsidR="00A812BE" w:rsidRPr="004F2AF7" w:rsidRDefault="00A812BE" w:rsidP="004F2AF7">
      <w:pPr>
        <w:pStyle w:val="Default"/>
        <w:spacing w:line="276" w:lineRule="auto"/>
        <w:jc w:val="center"/>
        <w:rPr>
          <w:b/>
          <w:bCs/>
          <w:color w:val="auto"/>
        </w:rPr>
      </w:pPr>
      <w:r w:rsidRPr="004F2AF7">
        <w:rPr>
          <w:b/>
          <w:bCs/>
          <w:color w:val="auto"/>
        </w:rPr>
        <w:t>Tata Cara Pembayaran</w:t>
      </w:r>
    </w:p>
    <w:p w14:paraId="233C838E" w14:textId="77777777"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14:paraId="638F9A74" w14:textId="7A8C2246" w:rsidR="001703D8" w:rsidDel="00A81D4B" w:rsidRDefault="001703D8" w:rsidP="00065884">
      <w:pPr>
        <w:pStyle w:val="Default"/>
        <w:numPr>
          <w:ilvl w:val="0"/>
          <w:numId w:val="4"/>
        </w:numPr>
        <w:spacing w:line="276" w:lineRule="auto"/>
        <w:ind w:left="993" w:hanging="426"/>
        <w:jc w:val="both"/>
        <w:rPr>
          <w:del w:id="335" w:author="Lutfi Moksa" w:date="2021-08-12T09:26:00Z"/>
          <w:color w:val="000000" w:themeColor="text1"/>
        </w:rPr>
      </w:pPr>
      <w:r w:rsidRPr="00A81D4B">
        <w:rPr>
          <w:color w:val="000000" w:themeColor="text1"/>
        </w:rPr>
        <w:t>Nomor rekening</w:t>
      </w:r>
      <w:r w:rsidRPr="00A81D4B">
        <w:rPr>
          <w:color w:val="000000" w:themeColor="text1"/>
        </w:rPr>
        <w:tab/>
        <w:t xml:space="preserve">: </w:t>
      </w:r>
      <w:ins w:id="336" w:author="Lutfi Moksa" w:date="2021-08-12T09:26:00Z">
        <w:r w:rsidR="00A81D4B">
          <w:rPr>
            <w:color w:val="000000" w:themeColor="text1"/>
          </w:rPr>
          <w:t>133-00-2077565-6</w:t>
        </w:r>
      </w:ins>
      <w:del w:id="337" w:author="Lutfi Moksa" w:date="2021-08-12T09:26:00Z">
        <w:r w:rsidR="00F33B45" w:rsidRPr="004F2AF7" w:rsidDel="00A81D4B">
          <w:rPr>
            <w:color w:val="000000" w:themeColor="text1"/>
            <w:lang w:val="en-US"/>
          </w:rPr>
          <w:delText xml:space="preserve">……………………….. </w:delText>
        </w:r>
        <w:r w:rsidR="00F33B45" w:rsidRPr="004F2AF7" w:rsidDel="00A81D4B">
          <w:rPr>
            <w:i/>
            <w:color w:val="000000" w:themeColor="text1"/>
            <w:lang w:val="en-US"/>
          </w:rPr>
          <w:delText>[nomor rek supplier]</w:delText>
        </w:r>
      </w:del>
    </w:p>
    <w:p w14:paraId="6D0BD010" w14:textId="77777777" w:rsidR="00A81D4B" w:rsidRPr="004F2AF7" w:rsidRDefault="00A81D4B" w:rsidP="00065884">
      <w:pPr>
        <w:pStyle w:val="Default"/>
        <w:numPr>
          <w:ilvl w:val="0"/>
          <w:numId w:val="4"/>
        </w:numPr>
        <w:spacing w:line="276" w:lineRule="auto"/>
        <w:ind w:left="993" w:hanging="426"/>
        <w:jc w:val="both"/>
        <w:rPr>
          <w:ins w:id="338" w:author="Lutfi Moksa" w:date="2021-08-12T09:26:00Z"/>
          <w:color w:val="000000" w:themeColor="text1"/>
        </w:rPr>
      </w:pPr>
    </w:p>
    <w:p w14:paraId="17253E81" w14:textId="3B52298C" w:rsidR="001703D8" w:rsidDel="00A81D4B" w:rsidRDefault="001703D8" w:rsidP="00065884">
      <w:pPr>
        <w:pStyle w:val="Default"/>
        <w:numPr>
          <w:ilvl w:val="0"/>
          <w:numId w:val="4"/>
        </w:numPr>
        <w:spacing w:line="276" w:lineRule="auto"/>
        <w:ind w:left="993" w:hanging="426"/>
        <w:jc w:val="both"/>
        <w:rPr>
          <w:del w:id="339" w:author="Lutfi Moksa" w:date="2021-08-12T09:26:00Z"/>
          <w:color w:val="000000" w:themeColor="text1"/>
        </w:rPr>
      </w:pPr>
      <w:r w:rsidRPr="00A81D4B">
        <w:rPr>
          <w:color w:val="000000" w:themeColor="text1"/>
        </w:rPr>
        <w:t>Atas nama</w:t>
      </w:r>
      <w:r w:rsidRPr="00A81D4B">
        <w:rPr>
          <w:color w:val="000000" w:themeColor="text1"/>
        </w:rPr>
        <w:tab/>
      </w:r>
      <w:r w:rsidRPr="00A81D4B">
        <w:rPr>
          <w:color w:val="000000" w:themeColor="text1"/>
        </w:rPr>
        <w:tab/>
        <w:t xml:space="preserve">: </w:t>
      </w:r>
      <w:ins w:id="340" w:author="Lutfi Moksa" w:date="2021-08-12T09:26:00Z">
        <w:r w:rsidR="00A81D4B" w:rsidRPr="002C5384">
          <w:rPr>
            <w:color w:val="000000" w:themeColor="text1"/>
          </w:rPr>
          <w:t>PT. Biru Baik Elektrika</w:t>
        </w:r>
        <w:r w:rsidR="00A81D4B" w:rsidRPr="002C5384" w:rsidDel="002C5384">
          <w:rPr>
            <w:color w:val="000000" w:themeColor="text1"/>
          </w:rPr>
          <w:t xml:space="preserve"> </w:t>
        </w:r>
      </w:ins>
      <w:del w:id="341" w:author="Lutfi Moksa" w:date="2021-08-12T09:26:00Z">
        <w:r w:rsidR="00F33B45" w:rsidRPr="00A81D4B" w:rsidDel="00A81D4B">
          <w:rPr>
            <w:color w:val="000000" w:themeColor="text1"/>
            <w:lang w:val="en-US"/>
          </w:rPr>
          <w:delText xml:space="preserve">………………………… </w:delText>
        </w:r>
        <w:r w:rsidR="00F33B45" w:rsidRPr="00A81D4B" w:rsidDel="00A81D4B">
          <w:rPr>
            <w:i/>
            <w:color w:val="000000" w:themeColor="text1"/>
            <w:lang w:val="en-US"/>
          </w:rPr>
          <w:delText>[nama supplier]</w:delText>
        </w:r>
      </w:del>
    </w:p>
    <w:p w14:paraId="5A10A9F6" w14:textId="77777777" w:rsidR="00A81D4B" w:rsidRPr="00A81D4B" w:rsidRDefault="00A81D4B" w:rsidP="00065884">
      <w:pPr>
        <w:pStyle w:val="Default"/>
        <w:numPr>
          <w:ilvl w:val="0"/>
          <w:numId w:val="4"/>
        </w:numPr>
        <w:spacing w:line="276" w:lineRule="auto"/>
        <w:ind w:left="993" w:hanging="426"/>
        <w:jc w:val="both"/>
        <w:rPr>
          <w:ins w:id="342" w:author="Lutfi Moksa" w:date="2021-08-12T09:26:00Z"/>
          <w:color w:val="000000" w:themeColor="text1"/>
        </w:rPr>
      </w:pPr>
    </w:p>
    <w:p w14:paraId="0ADB9B4E" w14:textId="7CE14B62" w:rsidR="001703D8" w:rsidDel="00A81D4B" w:rsidRDefault="001703D8" w:rsidP="00065884">
      <w:pPr>
        <w:pStyle w:val="Default"/>
        <w:numPr>
          <w:ilvl w:val="0"/>
          <w:numId w:val="4"/>
        </w:numPr>
        <w:spacing w:line="276" w:lineRule="auto"/>
        <w:ind w:left="993" w:hanging="426"/>
        <w:jc w:val="both"/>
        <w:rPr>
          <w:del w:id="343" w:author="Lutfi Moksa" w:date="2021-08-12T09:27:00Z"/>
          <w:color w:val="000000" w:themeColor="text1"/>
        </w:rPr>
      </w:pPr>
      <w:r w:rsidRPr="00A81D4B">
        <w:rPr>
          <w:color w:val="000000" w:themeColor="text1"/>
        </w:rPr>
        <w:t>Nama Bank</w:t>
      </w:r>
      <w:r w:rsidRPr="00A81D4B">
        <w:rPr>
          <w:color w:val="000000" w:themeColor="text1"/>
        </w:rPr>
        <w:tab/>
      </w:r>
      <w:r w:rsidRPr="00A81D4B">
        <w:rPr>
          <w:color w:val="000000" w:themeColor="text1"/>
        </w:rPr>
        <w:tab/>
        <w:t xml:space="preserve">: </w:t>
      </w:r>
      <w:ins w:id="344" w:author="Lutfi Moksa" w:date="2021-08-12T09:27:00Z">
        <w:r w:rsidR="00A81D4B" w:rsidRPr="002C5384">
          <w:rPr>
            <w:color w:val="000000" w:themeColor="text1"/>
          </w:rPr>
          <w:t>Bank Mandiri</w:t>
        </w:r>
        <w:r w:rsidR="00A81D4B">
          <w:rPr>
            <w:color w:val="000000" w:themeColor="text1"/>
            <w:lang w:val="en-US"/>
          </w:rPr>
          <w:t xml:space="preserve"> </w:t>
        </w:r>
        <w:r w:rsidR="00A81D4B" w:rsidRPr="002C5384">
          <w:rPr>
            <w:color w:val="000000" w:themeColor="text1"/>
          </w:rPr>
          <w:t xml:space="preserve">Cabang Cibinong Mayor Oking  </w:t>
        </w:r>
      </w:ins>
      <w:del w:id="345" w:author="Lutfi Moksa" w:date="2021-08-12T09:27:00Z">
        <w:r w:rsidR="00F33B45" w:rsidRPr="00A81D4B" w:rsidDel="00A81D4B">
          <w:rPr>
            <w:color w:val="000000" w:themeColor="text1"/>
            <w:lang w:val="en-US"/>
          </w:rPr>
          <w:delText xml:space="preserve">………………………… </w:delText>
        </w:r>
        <w:r w:rsidR="00F33B45" w:rsidRPr="00A81D4B" w:rsidDel="00A81D4B">
          <w:rPr>
            <w:i/>
            <w:color w:val="000000" w:themeColor="text1"/>
            <w:lang w:val="en-US"/>
          </w:rPr>
          <w:delText>[nama bank supplier]</w:delText>
        </w:r>
      </w:del>
    </w:p>
    <w:p w14:paraId="6A15F505" w14:textId="77777777" w:rsidR="00A81D4B" w:rsidRPr="00A81D4B" w:rsidRDefault="00A81D4B" w:rsidP="00065884">
      <w:pPr>
        <w:pStyle w:val="Default"/>
        <w:numPr>
          <w:ilvl w:val="0"/>
          <w:numId w:val="4"/>
        </w:numPr>
        <w:spacing w:line="276" w:lineRule="auto"/>
        <w:ind w:left="993" w:hanging="426"/>
        <w:jc w:val="both"/>
        <w:rPr>
          <w:ins w:id="346" w:author="Lutfi Moksa" w:date="2021-08-12T09:27:00Z"/>
          <w:color w:val="000000" w:themeColor="text1"/>
        </w:rPr>
      </w:pPr>
    </w:p>
    <w:p w14:paraId="25E1BAE8" w14:textId="1B2F9F0C" w:rsidR="00F33B45" w:rsidRPr="00A81D4B" w:rsidRDefault="001703D8" w:rsidP="00065884">
      <w:pPr>
        <w:pStyle w:val="Default"/>
        <w:numPr>
          <w:ilvl w:val="0"/>
          <w:numId w:val="4"/>
        </w:numPr>
        <w:spacing w:line="276" w:lineRule="auto"/>
        <w:ind w:left="993" w:hanging="426"/>
        <w:jc w:val="both"/>
        <w:rPr>
          <w:b/>
          <w:color w:val="000000" w:themeColor="text1"/>
        </w:rPr>
      </w:pPr>
      <w:r w:rsidRPr="00A81D4B">
        <w:rPr>
          <w:color w:val="000000" w:themeColor="text1"/>
        </w:rPr>
        <w:t>Alamat bank</w:t>
      </w:r>
      <w:r w:rsidRPr="00A81D4B">
        <w:rPr>
          <w:color w:val="000000" w:themeColor="text1"/>
        </w:rPr>
        <w:tab/>
      </w:r>
      <w:del w:id="347" w:author="Lutfi Moksa" w:date="2021-08-12T09:27:00Z">
        <w:r w:rsidRPr="00A81D4B" w:rsidDel="00A81D4B">
          <w:rPr>
            <w:color w:val="000000" w:themeColor="text1"/>
          </w:rPr>
          <w:tab/>
        </w:r>
      </w:del>
      <w:r w:rsidRPr="00A81D4B">
        <w:rPr>
          <w:color w:val="000000" w:themeColor="text1"/>
        </w:rPr>
        <w:t>:</w:t>
      </w:r>
      <w:r w:rsidR="00AD3B24" w:rsidRPr="00A81D4B">
        <w:rPr>
          <w:color w:val="000000" w:themeColor="text1"/>
        </w:rPr>
        <w:t xml:space="preserve"> </w:t>
      </w:r>
      <w:ins w:id="348" w:author="Lutfi Moksa" w:date="2021-08-12T09:27:00Z">
        <w:r w:rsidR="00A81D4B">
          <w:rPr>
            <w:color w:val="000000" w:themeColor="text1"/>
            <w:lang w:val="en-US"/>
          </w:rPr>
          <w:t>Jalan Mayor Oking, Cibinong</w:t>
        </w:r>
        <w:r w:rsidR="00A81D4B" w:rsidRPr="00A81D4B" w:rsidDel="00A81D4B">
          <w:rPr>
            <w:color w:val="000000" w:themeColor="text1"/>
            <w:lang w:val="en-US"/>
          </w:rPr>
          <w:t xml:space="preserve"> </w:t>
        </w:r>
      </w:ins>
      <w:del w:id="349" w:author="Lutfi Moksa" w:date="2021-08-12T09:27:00Z">
        <w:r w:rsidR="00F33B45" w:rsidRPr="00A81D4B" w:rsidDel="00A81D4B">
          <w:rPr>
            <w:color w:val="000000" w:themeColor="text1"/>
            <w:lang w:val="en-US"/>
          </w:rPr>
          <w:delText xml:space="preserve">………………………… </w:delText>
        </w:r>
        <w:r w:rsidR="00F33B45" w:rsidRPr="00A81D4B" w:rsidDel="00A81D4B">
          <w:rPr>
            <w:i/>
            <w:color w:val="000000" w:themeColor="text1"/>
            <w:lang w:val="en-US"/>
          </w:rPr>
          <w:delText>[alamat bank supplier]</w:delText>
        </w:r>
      </w:del>
    </w:p>
    <w:p w14:paraId="5FCC1944" w14:textId="5D1739A7" w:rsidR="00E16BCC" w:rsidRPr="004F2AF7" w:rsidRDefault="0003139A" w:rsidP="004F2AF7">
      <w:pPr>
        <w:pStyle w:val="Default"/>
        <w:numPr>
          <w:ilvl w:val="0"/>
          <w:numId w:val="5"/>
        </w:numPr>
        <w:spacing w:line="276" w:lineRule="auto"/>
        <w:ind w:left="567" w:hanging="567"/>
        <w:jc w:val="both"/>
        <w:rPr>
          <w:b/>
          <w:color w:val="000000" w:themeColor="text1"/>
        </w:rPr>
      </w:pPr>
      <w:commentRangeStart w:id="350"/>
      <w:commentRangeStart w:id="351"/>
      <w:commentRangeStart w:id="352"/>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ins w:id="353" w:author="SPVJF-GA-03" w:date="2021-08-21T12:45:00Z">
        <w:r w:rsidR="00C13AB8" w:rsidRPr="00C13AB8">
          <w:rPr>
            <w:color w:val="000000" w:themeColor="text1"/>
            <w:rPrChange w:id="354" w:author="SPVJF-GA-03" w:date="2021-08-21T12:45:00Z">
              <w:rPr>
                <w:color w:val="000000" w:themeColor="text1"/>
                <w:lang w:val="en-US"/>
              </w:rPr>
            </w:rPrChange>
          </w:rPr>
          <w:t xml:space="preserve">atau bukti telah selesai pekerjaan </w:t>
        </w:r>
        <w:r w:rsidR="00C13AB8">
          <w:rPr>
            <w:color w:val="000000" w:themeColor="text1"/>
            <w:lang w:val="en-US"/>
          </w:rPr>
          <w:t xml:space="preserve">dengan baik. </w:t>
        </w:r>
      </w:ins>
      <w:del w:id="355" w:author="SPVJF-GA-03" w:date="2021-08-21T12:45:00Z">
        <w:r w:rsidR="00FD7661" w:rsidRPr="004F2AF7" w:rsidDel="00C13AB8">
          <w:rPr>
            <w:color w:val="000000" w:themeColor="text1"/>
          </w:rPr>
          <w:delText xml:space="preserve">yang dilampirkan dengan bukti nota pengiriman barang </w:delText>
        </w:r>
        <w:r w:rsidR="00C4481B" w:rsidRPr="004F2AF7" w:rsidDel="00C13AB8">
          <w:rPr>
            <w:color w:val="000000" w:themeColor="text1"/>
          </w:rPr>
          <w:delText xml:space="preserve">dari </w:delText>
        </w:r>
        <w:r w:rsidR="00C4481B" w:rsidRPr="004F2AF7" w:rsidDel="00C13AB8">
          <w:rPr>
            <w:b/>
            <w:color w:val="000000" w:themeColor="text1"/>
          </w:rPr>
          <w:delText>Pihak Pertama</w:delText>
        </w:r>
        <w:r w:rsidR="00C4481B" w:rsidRPr="004F2AF7" w:rsidDel="00C13AB8">
          <w:rPr>
            <w:color w:val="000000" w:themeColor="text1"/>
          </w:rPr>
          <w:delText xml:space="preserve"> kepada </w:delText>
        </w:r>
        <w:r w:rsidR="00C4481B" w:rsidRPr="004F2AF7" w:rsidDel="00C13AB8">
          <w:rPr>
            <w:b/>
            <w:color w:val="000000" w:themeColor="text1"/>
          </w:rPr>
          <w:delText>Pihak Kedua</w:delText>
        </w:r>
        <w:r w:rsidR="00225337" w:rsidRPr="004F2AF7" w:rsidDel="00C13AB8">
          <w:rPr>
            <w:bCs/>
            <w:iCs/>
          </w:rPr>
          <w:delText>.</w:delText>
        </w:r>
        <w:commentRangeEnd w:id="350"/>
        <w:r w:rsidR="00CF7F15" w:rsidDel="00C13AB8">
          <w:rPr>
            <w:rStyle w:val="CommentReference"/>
            <w:rFonts w:asciiTheme="minorHAnsi" w:hAnsiTheme="minorHAnsi"/>
            <w:color w:val="auto"/>
          </w:rPr>
          <w:commentReference w:id="350"/>
        </w:r>
        <w:commentRangeEnd w:id="351"/>
        <w:r w:rsidR="00784B5F" w:rsidDel="00C13AB8">
          <w:rPr>
            <w:rStyle w:val="CommentReference"/>
            <w:rFonts w:asciiTheme="minorHAnsi" w:hAnsiTheme="minorHAnsi"/>
            <w:color w:val="auto"/>
          </w:rPr>
          <w:commentReference w:id="351"/>
        </w:r>
        <w:commentRangeEnd w:id="352"/>
        <w:r w:rsidR="006F4C79" w:rsidDel="00C13AB8">
          <w:rPr>
            <w:rStyle w:val="CommentReference"/>
            <w:rFonts w:asciiTheme="minorHAnsi" w:hAnsiTheme="minorHAnsi"/>
            <w:color w:val="auto"/>
          </w:rPr>
          <w:commentReference w:id="352"/>
        </w:r>
      </w:del>
    </w:p>
    <w:p w14:paraId="33F22E61" w14:textId="35602190" w:rsidR="00D124E1" w:rsidRPr="004F2AF7" w:rsidDel="007F1799" w:rsidRDefault="00D124E1" w:rsidP="004F2AF7">
      <w:pPr>
        <w:pStyle w:val="Default"/>
        <w:numPr>
          <w:ilvl w:val="0"/>
          <w:numId w:val="5"/>
        </w:numPr>
        <w:spacing w:line="276" w:lineRule="auto"/>
        <w:ind w:left="567" w:hanging="567"/>
        <w:jc w:val="both"/>
        <w:rPr>
          <w:del w:id="356" w:author="ROHAYATI" w:date="2022-10-13T12:47:00Z"/>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w:t>
      </w:r>
      <w:r w:rsidRPr="007F1799">
        <w:rPr>
          <w:bCs/>
          <w:iCs/>
        </w:rPr>
        <w:t>baran</w:t>
      </w:r>
      <w:ins w:id="357" w:author="ROHAYATI" w:date="2022-10-13T12:47:00Z">
        <w:r w:rsidR="007F1799" w:rsidRPr="007F1799">
          <w:rPr>
            <w:bCs/>
            <w:color w:val="000000" w:themeColor="text1"/>
            <w:lang w:val="en-US"/>
            <w:rPrChange w:id="358" w:author="ROHAYATI" w:date="2022-10-13T12:47:00Z">
              <w:rPr>
                <w:b/>
                <w:bCs/>
                <w:color w:val="000000" w:themeColor="text1"/>
                <w:lang w:val="en-US"/>
              </w:rPr>
            </w:rPrChange>
          </w:rPr>
          <w:t>g.</w:t>
        </w:r>
      </w:ins>
      <w:del w:id="359" w:author="ROHAYATI" w:date="2022-10-13T12:47:00Z">
        <w:r w:rsidRPr="004F2AF7" w:rsidDel="007F1799">
          <w:rPr>
            <w:bCs/>
            <w:iCs/>
          </w:rPr>
          <w:delText>g.</w:delText>
        </w:r>
      </w:del>
    </w:p>
    <w:p w14:paraId="03E85668" w14:textId="77777777" w:rsidR="004510E3" w:rsidRPr="007F1799" w:rsidRDefault="004510E3">
      <w:pPr>
        <w:pStyle w:val="Default"/>
        <w:numPr>
          <w:ilvl w:val="0"/>
          <w:numId w:val="5"/>
        </w:numPr>
        <w:spacing w:line="276" w:lineRule="auto"/>
        <w:ind w:left="567" w:hanging="567"/>
        <w:jc w:val="both"/>
        <w:rPr>
          <w:b/>
          <w:bCs/>
          <w:color w:val="000000" w:themeColor="text1"/>
          <w:lang w:val="en-US"/>
          <w:rPrChange w:id="360" w:author="ROHAYATI" w:date="2022-10-13T12:47:00Z">
            <w:rPr>
              <w:b/>
              <w:bCs/>
              <w:color w:val="000000" w:themeColor="text1"/>
            </w:rPr>
          </w:rPrChange>
        </w:rPr>
        <w:pPrChange w:id="361" w:author="ROHAYATI" w:date="2022-10-13T12:47:00Z">
          <w:pPr>
            <w:pStyle w:val="Default"/>
            <w:spacing w:line="276" w:lineRule="auto"/>
            <w:jc w:val="center"/>
          </w:pPr>
        </w:pPrChange>
      </w:pPr>
    </w:p>
    <w:p w14:paraId="6A63D65C"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14:paraId="1323798A" w14:textId="77777777" w:rsidR="00176442" w:rsidRPr="004F2AF7" w:rsidRDefault="00B907C6" w:rsidP="004F2AF7">
      <w:pPr>
        <w:pStyle w:val="Default"/>
        <w:spacing w:line="276" w:lineRule="auto"/>
        <w:jc w:val="center"/>
        <w:rPr>
          <w:color w:val="000000" w:themeColor="text1"/>
        </w:rPr>
      </w:pPr>
      <w:r w:rsidRPr="004F2AF7">
        <w:rPr>
          <w:b/>
          <w:bCs/>
          <w:color w:val="000000" w:themeColor="text1"/>
        </w:rPr>
        <w:lastRenderedPageBreak/>
        <w:t>Waktu Perjanjian</w:t>
      </w:r>
    </w:p>
    <w:p w14:paraId="52FA6F1C" w14:textId="79ED024C"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Perjanjian ini berlaku selama satu (</w:t>
      </w:r>
      <w:ins w:id="362" w:author="ROHAYATI" w:date="2021-08-24T16:07:00Z">
        <w:r w:rsidR="00930233">
          <w:rPr>
            <w:rFonts w:eastAsiaTheme="minorEastAsia" w:cs="Times New Roman"/>
            <w:color w:val="000000"/>
            <w:kern w:val="0"/>
            <w:lang w:val="en-US" w:eastAsia="id-ID" w:bidi="ar-SA"/>
          </w:rPr>
          <w:t>1</w:t>
        </w:r>
      </w:ins>
      <w:del w:id="363" w:author="ROHAYATI" w:date="2021-08-24T16:07:00Z">
        <w:r w:rsidRPr="004F2AF7" w:rsidDel="004510E3">
          <w:rPr>
            <w:rFonts w:eastAsiaTheme="minorEastAsia" w:cs="Times New Roman"/>
            <w:color w:val="000000"/>
            <w:kern w:val="0"/>
            <w:lang w:val="id-ID" w:eastAsia="id-ID" w:bidi="ar-SA"/>
          </w:rPr>
          <w:delText>1</w:delText>
        </w:r>
      </w:del>
      <w:r w:rsidRPr="004F2AF7">
        <w:rPr>
          <w:rFonts w:eastAsiaTheme="minorEastAsia" w:cs="Times New Roman"/>
          <w:color w:val="000000"/>
          <w:kern w:val="0"/>
          <w:lang w:val="id-ID" w:eastAsia="id-ID" w:bidi="ar-SA"/>
        </w:rPr>
        <w:t xml:space="preserve">) </w:t>
      </w:r>
      <w:del w:id="364" w:author="ROHAYATI" w:date="2021-08-24T16:07:00Z">
        <w:r w:rsidRPr="004F2AF7" w:rsidDel="004510E3">
          <w:rPr>
            <w:rFonts w:eastAsiaTheme="minorEastAsia" w:cs="Times New Roman"/>
            <w:color w:val="000000"/>
            <w:kern w:val="0"/>
            <w:lang w:val="id-ID" w:eastAsia="id-ID" w:bidi="ar-SA"/>
          </w:rPr>
          <w:delText xml:space="preserve">tahun </w:delText>
        </w:r>
      </w:del>
      <w:ins w:id="365" w:author="ROHAYATI" w:date="2022-09-06T14:09:00Z">
        <w:r w:rsidR="00930233">
          <w:rPr>
            <w:rFonts w:eastAsiaTheme="minorEastAsia" w:cs="Times New Roman"/>
            <w:color w:val="000000"/>
            <w:kern w:val="0"/>
            <w:lang w:val="en-US" w:eastAsia="id-ID" w:bidi="ar-SA"/>
          </w:rPr>
          <w:t>Tahun</w:t>
        </w:r>
      </w:ins>
      <w:ins w:id="366" w:author="ROHAYATI" w:date="2021-08-24T16:07:00Z">
        <w:r w:rsidR="004510E3" w:rsidRPr="004F2AF7">
          <w:rPr>
            <w:rFonts w:eastAsiaTheme="minorEastAsia" w:cs="Times New Roman"/>
            <w:color w:val="000000"/>
            <w:kern w:val="0"/>
            <w:lang w:val="id-ID" w:eastAsia="id-ID" w:bidi="ar-SA"/>
          </w:rPr>
          <w:t xml:space="preserve"> </w:t>
        </w:r>
      </w:ins>
      <w:r w:rsidRPr="004F2AF7">
        <w:rPr>
          <w:rFonts w:eastAsiaTheme="minorEastAsia" w:cs="Times New Roman"/>
          <w:color w:val="000000"/>
          <w:kern w:val="0"/>
          <w:lang w:val="id-ID" w:eastAsia="id-ID" w:bidi="ar-SA"/>
        </w:rPr>
        <w:t xml:space="preserve">sejak tanggal </w:t>
      </w:r>
      <w:ins w:id="367" w:author="Lutfi Moksa" w:date="2021-08-12T09:28:00Z">
        <w:del w:id="368" w:author="ROHAYATI" w:date="2021-08-25T08:21:00Z">
          <w:r w:rsidR="00A81D4B" w:rsidDel="00065884">
            <w:rPr>
              <w:rFonts w:eastAsiaTheme="minorEastAsia" w:cs="Times New Roman"/>
              <w:color w:val="000000"/>
              <w:kern w:val="0"/>
              <w:lang w:val="en-US" w:eastAsia="id-ID" w:bidi="ar-SA"/>
            </w:rPr>
            <w:delText>11</w:delText>
          </w:r>
        </w:del>
      </w:ins>
      <w:ins w:id="369" w:author="ROHAYATI" w:date="2021-08-25T08:21:00Z">
        <w:r w:rsidR="00190761">
          <w:rPr>
            <w:rFonts w:eastAsiaTheme="minorEastAsia" w:cs="Times New Roman"/>
            <w:color w:val="000000"/>
            <w:kern w:val="0"/>
            <w:lang w:val="en-US" w:eastAsia="id-ID" w:bidi="ar-SA"/>
          </w:rPr>
          <w:t>4</w:t>
        </w:r>
      </w:ins>
      <w:ins w:id="370" w:author="Lutfi Moksa" w:date="2021-08-12T09:28:00Z">
        <w:r w:rsidR="00A81D4B">
          <w:rPr>
            <w:rFonts w:eastAsiaTheme="minorEastAsia" w:cs="Times New Roman"/>
            <w:color w:val="000000"/>
            <w:kern w:val="0"/>
            <w:lang w:val="en-US" w:eastAsia="id-ID" w:bidi="ar-SA"/>
          </w:rPr>
          <w:t xml:space="preserve"> </w:t>
        </w:r>
      </w:ins>
      <w:ins w:id="371" w:author="ROHAYATI" w:date="2021-08-25T08:21:00Z">
        <w:r w:rsidR="00065884">
          <w:rPr>
            <w:rFonts w:eastAsiaTheme="minorEastAsia" w:cs="Times New Roman"/>
            <w:color w:val="000000"/>
            <w:kern w:val="0"/>
            <w:lang w:val="en-US" w:eastAsia="id-ID" w:bidi="ar-SA"/>
          </w:rPr>
          <w:t>September</w:t>
        </w:r>
      </w:ins>
      <w:ins w:id="372" w:author="Lutfi Moksa" w:date="2021-08-12T09:28:00Z">
        <w:del w:id="373" w:author="ROHAYATI" w:date="2021-08-25T08:21:00Z">
          <w:r w:rsidR="00A81D4B" w:rsidDel="00065884">
            <w:rPr>
              <w:rFonts w:eastAsiaTheme="minorEastAsia" w:cs="Times New Roman"/>
              <w:color w:val="000000"/>
              <w:kern w:val="0"/>
              <w:lang w:val="en-US" w:eastAsia="id-ID" w:bidi="ar-SA"/>
            </w:rPr>
            <w:delText>Agustus</w:delText>
          </w:r>
        </w:del>
        <w:r w:rsidR="00A81D4B">
          <w:rPr>
            <w:rFonts w:eastAsiaTheme="minorEastAsia" w:cs="Times New Roman"/>
            <w:color w:val="000000"/>
            <w:kern w:val="0"/>
            <w:lang w:val="en-US" w:eastAsia="id-ID" w:bidi="ar-SA"/>
          </w:rPr>
          <w:t xml:space="preserve"> 202</w:t>
        </w:r>
        <w:del w:id="374" w:author="ROHAYATI" w:date="2022-09-06T14:09:00Z">
          <w:r w:rsidR="00A81D4B" w:rsidDel="00930233">
            <w:rPr>
              <w:rFonts w:eastAsiaTheme="minorEastAsia" w:cs="Times New Roman"/>
              <w:color w:val="000000"/>
              <w:kern w:val="0"/>
              <w:lang w:val="en-US" w:eastAsia="id-ID" w:bidi="ar-SA"/>
            </w:rPr>
            <w:delText>1</w:delText>
          </w:r>
        </w:del>
      </w:ins>
      <w:ins w:id="375" w:author="ROHAYATI" w:date="2022-09-06T14:09:00Z">
        <w:r w:rsidR="00190761">
          <w:rPr>
            <w:rFonts w:eastAsiaTheme="minorEastAsia" w:cs="Times New Roman"/>
            <w:color w:val="000000"/>
            <w:kern w:val="0"/>
            <w:lang w:val="en-US" w:eastAsia="id-ID" w:bidi="ar-SA"/>
          </w:rPr>
          <w:t>3</w:t>
        </w:r>
      </w:ins>
      <w:ins w:id="376" w:author="Lutfi Moksa" w:date="2021-08-12T09:28:00Z">
        <w:r w:rsidR="00A81D4B">
          <w:rPr>
            <w:rFonts w:eastAsiaTheme="minorEastAsia" w:cs="Times New Roman"/>
            <w:color w:val="000000"/>
            <w:kern w:val="0"/>
            <w:lang w:val="en-US" w:eastAsia="id-ID" w:bidi="ar-SA"/>
          </w:rPr>
          <w:t xml:space="preserve"> </w:t>
        </w:r>
      </w:ins>
      <w:del w:id="377" w:author="Lutfi Moksa" w:date="2021-08-12T09:28:00Z">
        <w:r w:rsidR="00E16BCC" w:rsidRPr="004F2AF7" w:rsidDel="00A81D4B">
          <w:rPr>
            <w:rFonts w:eastAsiaTheme="minorEastAsia" w:cs="Times New Roman"/>
            <w:color w:val="000000"/>
            <w:kern w:val="0"/>
            <w:lang w:val="id-ID" w:eastAsia="id-ID" w:bidi="ar-SA"/>
          </w:rPr>
          <w:delText xml:space="preserve">....................... </w:delText>
        </w:r>
      </w:del>
      <w:r w:rsidR="00E16BCC" w:rsidRPr="004F2AF7">
        <w:rPr>
          <w:rFonts w:eastAsiaTheme="minorEastAsia" w:cs="Times New Roman"/>
          <w:color w:val="000000"/>
          <w:kern w:val="0"/>
          <w:lang w:val="id-ID" w:eastAsia="id-ID" w:bidi="ar-SA"/>
        </w:rPr>
        <w:t xml:space="preserve">sampai dengan tanggal </w:t>
      </w:r>
      <w:ins w:id="378" w:author="Lutfi Moksa" w:date="2021-08-12T09:28:00Z">
        <w:del w:id="379" w:author="ROHAYATI" w:date="2021-08-25T08:21:00Z">
          <w:r w:rsidR="00A81D4B" w:rsidDel="00065884">
            <w:rPr>
              <w:rFonts w:eastAsiaTheme="minorEastAsia" w:cs="Times New Roman"/>
              <w:color w:val="000000"/>
              <w:kern w:val="0"/>
              <w:lang w:val="en-US" w:eastAsia="id-ID" w:bidi="ar-SA"/>
            </w:rPr>
            <w:delText xml:space="preserve">11 </w:delText>
          </w:r>
        </w:del>
        <w:del w:id="380" w:author="ROHAYATI" w:date="2021-08-24T16:07:00Z">
          <w:r w:rsidR="00A81D4B" w:rsidDel="004510E3">
            <w:rPr>
              <w:rFonts w:eastAsiaTheme="minorEastAsia" w:cs="Times New Roman"/>
              <w:color w:val="000000"/>
              <w:kern w:val="0"/>
              <w:lang w:val="en-US" w:eastAsia="id-ID" w:bidi="ar-SA"/>
            </w:rPr>
            <w:delText>Agustus</w:delText>
          </w:r>
        </w:del>
      </w:ins>
      <w:ins w:id="381" w:author="ROHAYATI" w:date="2021-08-25T08:21:00Z">
        <w:r w:rsidR="00190761">
          <w:rPr>
            <w:rFonts w:eastAsiaTheme="minorEastAsia" w:cs="Times New Roman"/>
            <w:color w:val="000000"/>
            <w:kern w:val="0"/>
            <w:lang w:val="en-US" w:eastAsia="id-ID" w:bidi="ar-SA"/>
          </w:rPr>
          <w:t>4</w:t>
        </w:r>
        <w:r w:rsidR="00065884">
          <w:rPr>
            <w:rFonts w:eastAsiaTheme="minorEastAsia" w:cs="Times New Roman"/>
            <w:color w:val="000000"/>
            <w:kern w:val="0"/>
            <w:lang w:val="en-US" w:eastAsia="id-ID" w:bidi="ar-SA"/>
          </w:rPr>
          <w:t xml:space="preserve"> </w:t>
        </w:r>
      </w:ins>
      <w:ins w:id="382" w:author="ROHAYATI" w:date="2022-09-06T14:09:00Z">
        <w:r w:rsidR="002D2FF9">
          <w:rPr>
            <w:rFonts w:eastAsiaTheme="minorEastAsia" w:cs="Times New Roman"/>
            <w:color w:val="000000"/>
            <w:kern w:val="0"/>
            <w:lang w:val="en-US" w:eastAsia="id-ID" w:bidi="ar-SA"/>
          </w:rPr>
          <w:t>September</w:t>
        </w:r>
      </w:ins>
      <w:ins w:id="383" w:author="Lutfi Moksa" w:date="2021-08-12T09:28:00Z">
        <w:r w:rsidR="00A81D4B">
          <w:rPr>
            <w:rFonts w:eastAsiaTheme="minorEastAsia" w:cs="Times New Roman"/>
            <w:color w:val="000000"/>
            <w:kern w:val="0"/>
            <w:lang w:val="en-US" w:eastAsia="id-ID" w:bidi="ar-SA"/>
          </w:rPr>
          <w:t xml:space="preserve"> 202</w:t>
        </w:r>
      </w:ins>
      <w:ins w:id="384" w:author="ROHAYATI" w:date="2022-09-06T14:09:00Z">
        <w:r w:rsidR="00190761">
          <w:rPr>
            <w:rFonts w:eastAsiaTheme="minorEastAsia" w:cs="Times New Roman"/>
            <w:color w:val="000000"/>
            <w:kern w:val="0"/>
            <w:lang w:val="en-US" w:eastAsia="id-ID" w:bidi="ar-SA"/>
          </w:rPr>
          <w:t>4</w:t>
        </w:r>
      </w:ins>
      <w:ins w:id="385" w:author="Lutfi Moksa" w:date="2021-08-12T09:28:00Z">
        <w:del w:id="386" w:author="ROHAYATI" w:date="2022-09-06T14:09:00Z">
          <w:r w:rsidR="00A81D4B" w:rsidDel="002D2FF9">
            <w:rPr>
              <w:rFonts w:eastAsiaTheme="minorEastAsia" w:cs="Times New Roman"/>
              <w:color w:val="000000"/>
              <w:kern w:val="0"/>
              <w:lang w:val="en-US" w:eastAsia="id-ID" w:bidi="ar-SA"/>
            </w:rPr>
            <w:delText>2</w:delText>
          </w:r>
        </w:del>
      </w:ins>
      <w:ins w:id="387" w:author="ROHAYATI" w:date="2021-08-24T16:07:00Z">
        <w:r w:rsidR="004510E3">
          <w:rPr>
            <w:rFonts w:eastAsiaTheme="minorEastAsia" w:cs="Times New Roman"/>
            <w:color w:val="000000"/>
            <w:kern w:val="0"/>
            <w:lang w:val="en-US" w:eastAsia="id-ID" w:bidi="ar-SA"/>
          </w:rPr>
          <w:t>.</w:t>
        </w:r>
      </w:ins>
      <w:ins w:id="388" w:author="PRISCA ADITYA" w:date="2021-08-13T15:04:00Z">
        <w:del w:id="389" w:author="ROHAYATI" w:date="2021-08-24T16:07:00Z">
          <w:r w:rsidR="006D7A6F" w:rsidDel="004510E3">
            <w:rPr>
              <w:rFonts w:eastAsiaTheme="minorEastAsia" w:cs="Times New Roman"/>
              <w:color w:val="000000"/>
              <w:kern w:val="0"/>
              <w:lang w:val="en-US" w:eastAsia="id-ID" w:bidi="ar-SA"/>
            </w:rPr>
            <w:delText xml:space="preserve"> </w:delText>
          </w:r>
        </w:del>
      </w:ins>
      <w:del w:id="390" w:author="Lutfi Moksa" w:date="2021-08-12T09:28:00Z">
        <w:r w:rsidR="00E16BCC" w:rsidRPr="004F2AF7" w:rsidDel="00A81D4B">
          <w:rPr>
            <w:rFonts w:eastAsiaTheme="minorEastAsia" w:cs="Times New Roman"/>
            <w:color w:val="000000"/>
            <w:kern w:val="0"/>
            <w:lang w:val="id-ID" w:eastAsia="id-ID" w:bidi="ar-SA"/>
          </w:rPr>
          <w:delText>.....................</w:delText>
        </w:r>
        <w:r w:rsidRPr="004F2AF7" w:rsidDel="00A81D4B">
          <w:rPr>
            <w:rFonts w:eastAsiaTheme="minorEastAsia" w:cs="Times New Roman"/>
            <w:color w:val="000000"/>
            <w:kern w:val="0"/>
            <w:lang w:val="id-ID" w:eastAsia="id-ID" w:bidi="ar-SA"/>
          </w:rPr>
          <w:delText>.</w:delText>
        </w:r>
      </w:del>
    </w:p>
    <w:p w14:paraId="6C85660D" w14:textId="52FA42E4" w:rsidR="00AC58E9" w:rsidRPr="004F2AF7" w:rsidDel="004510E3" w:rsidRDefault="00116A55" w:rsidP="004F2AF7">
      <w:pPr>
        <w:pStyle w:val="ListParagraph"/>
        <w:numPr>
          <w:ilvl w:val="0"/>
          <w:numId w:val="23"/>
        </w:numPr>
        <w:spacing w:line="276" w:lineRule="auto"/>
        <w:ind w:left="567" w:hanging="567"/>
        <w:jc w:val="both"/>
        <w:rPr>
          <w:del w:id="391" w:author="ROHAYATI" w:date="2021-08-24T16:07:00Z"/>
          <w:rFonts w:eastAsiaTheme="minorEastAsia" w:cs="Times New Roman"/>
          <w:color w:val="000000"/>
          <w:kern w:val="0"/>
          <w:lang w:val="id-ID" w:eastAsia="id-ID" w:bidi="ar-SA"/>
        </w:rPr>
      </w:pPr>
      <w:del w:id="392" w:author="ROHAYATI" w:date="2021-08-24T16:07:00Z">
        <w:r w:rsidRPr="004F2AF7" w:rsidDel="004510E3">
          <w:rPr>
            <w:rFonts w:eastAsiaTheme="minorEastAsia" w:cs="Times New Roman"/>
            <w:color w:val="000000"/>
            <w:kern w:val="0"/>
            <w:lang w:val="id-ID" w:eastAsia="id-ID" w:bidi="ar-SA"/>
          </w:rPr>
          <w:delText xml:space="preserve">Perjanjian ini dapat </w:delText>
        </w:r>
        <w:r w:rsidR="00E16BCC" w:rsidRPr="004F2AF7" w:rsidDel="004510E3">
          <w:rPr>
            <w:rFonts w:eastAsiaTheme="minorEastAsia" w:cs="Times New Roman"/>
            <w:color w:val="000000"/>
            <w:kern w:val="0"/>
            <w:lang w:val="id-ID" w:eastAsia="id-ID" w:bidi="ar-SA"/>
          </w:rPr>
          <w:delText xml:space="preserve">diperpanjang berdasarkan kesepakatan </w:delText>
        </w:r>
        <w:r w:rsidR="00E16BCC" w:rsidRPr="004F2AF7" w:rsidDel="004510E3">
          <w:rPr>
            <w:rFonts w:eastAsiaTheme="minorEastAsia" w:cs="Times New Roman"/>
            <w:b/>
            <w:color w:val="000000"/>
            <w:kern w:val="0"/>
            <w:lang w:val="id-ID" w:eastAsia="id-ID" w:bidi="ar-SA"/>
          </w:rPr>
          <w:delText>Para Pihak</w:delText>
        </w:r>
        <w:r w:rsidR="00E16BCC" w:rsidRPr="004F2AF7" w:rsidDel="004510E3">
          <w:rPr>
            <w:rFonts w:eastAsiaTheme="minorEastAsia" w:cs="Times New Roman"/>
            <w:color w:val="000000"/>
            <w:kern w:val="0"/>
            <w:lang w:val="id-ID" w:eastAsia="id-ID" w:bidi="ar-SA"/>
          </w:rPr>
          <w:delText xml:space="preserve"> dengan pemberitahuan tertulis 3 (tiga) bulan sebelum berakhirnya perjanjian</w:delText>
        </w:r>
        <w:r w:rsidR="0084356D" w:rsidRPr="004F2AF7" w:rsidDel="004510E3">
          <w:rPr>
            <w:rFonts w:eastAsiaTheme="minorEastAsia" w:cs="Times New Roman"/>
            <w:color w:val="000000"/>
            <w:kern w:val="0"/>
            <w:lang w:val="id-ID" w:eastAsia="id-ID" w:bidi="ar-SA"/>
          </w:rPr>
          <w:delText>.</w:delText>
        </w:r>
      </w:del>
    </w:p>
    <w:p w14:paraId="54A8FB9B" w14:textId="77777777"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14:paraId="71C93EF3"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14:paraId="5080E1B8"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14:paraId="7B6029FB"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r w:rsidRPr="004F2AF7">
        <w:rPr>
          <w:lang w:val="en-US"/>
        </w:rPr>
        <w:t xml:space="preserve">tidak bertanggung jawab atas segala kerugian yang timbul diakibatkan oleh </w:t>
      </w:r>
      <w:r w:rsidRPr="004F2AF7">
        <w:t>force majeure</w:t>
      </w:r>
      <w:r w:rsidRPr="004F2AF7">
        <w:rPr>
          <w:lang w:val="en-US"/>
        </w:rPr>
        <w:t>.</w:t>
      </w:r>
    </w:p>
    <w:p w14:paraId="33376FBB" w14:textId="77777777" w:rsidR="00E91378" w:rsidRDefault="00AF2584" w:rsidP="004F2AF7">
      <w:pPr>
        <w:pStyle w:val="NormalWeb"/>
        <w:numPr>
          <w:ilvl w:val="0"/>
          <w:numId w:val="32"/>
        </w:numPr>
        <w:spacing w:before="0" w:after="0" w:line="276" w:lineRule="auto"/>
        <w:ind w:left="567" w:hanging="567"/>
        <w:jc w:val="both"/>
        <w:rPr>
          <w:ins w:id="393" w:author="Feril Hamdani -" w:date="2021-08-12T08:43:00Z"/>
          <w:lang w:val="en-US"/>
        </w:rPr>
      </w:pPr>
      <w:r w:rsidRPr="004F2AF7">
        <w:rPr>
          <w:lang w:val="en-US"/>
        </w:rPr>
        <w:t xml:space="preserve">Kondisi </w:t>
      </w:r>
      <w:del w:id="394" w:author="Feril Hamdani -" w:date="2021-08-12T08:43:00Z">
        <w:r w:rsidRPr="004F2AF7" w:rsidDel="00E91378">
          <w:rPr>
            <w:lang w:val="en-US"/>
          </w:rPr>
          <w:delText xml:space="preserve">yang dapat diterima sebagai </w:delText>
        </w:r>
      </w:del>
      <w:r w:rsidRPr="004F2AF7">
        <w:t>force majeure</w:t>
      </w:r>
      <w:r w:rsidRPr="004F2AF7">
        <w:rPr>
          <w:lang w:val="en-US"/>
        </w:rPr>
        <w:t xml:space="preserve"> </w:t>
      </w:r>
      <w:ins w:id="395" w:author="Feril Hamdani -" w:date="2021-08-12T08:43:00Z">
        <w:r w:rsidR="00E91378" w:rsidRPr="00E91378">
          <w:rPr>
            <w:lang w:val="en-US"/>
            <w:rPrChange w:id="396" w:author="Feril Hamdani -" w:date="2021-08-12T08:43:00Z">
              <w:rPr>
                <w:rFonts w:ascii="Arial" w:hAnsi="Arial" w:cs="Arial"/>
                <w:bCs/>
                <w:iCs/>
                <w:color w:val="000000"/>
                <w:lang w:eastAsia="id-ID"/>
              </w:rPr>
            </w:rPrChange>
          </w:rPr>
          <w:t>meliputi, tetapi tidak terbatas pada, kejadian atau keadaan luar biasa dari keadaan yang tercantum di bawah ini:</w:t>
        </w:r>
      </w:ins>
    </w:p>
    <w:p w14:paraId="70C621FC" w14:textId="77777777" w:rsidR="00E91378" w:rsidRPr="00E91378" w:rsidRDefault="00E91378">
      <w:pPr>
        <w:pStyle w:val="ListParagraph"/>
        <w:numPr>
          <w:ilvl w:val="0"/>
          <w:numId w:val="38"/>
        </w:numPr>
        <w:suppressAutoHyphens w:val="0"/>
        <w:ind w:right="-2"/>
        <w:jc w:val="both"/>
        <w:rPr>
          <w:ins w:id="397" w:author="Feril Hamdani -" w:date="2021-08-12T08:45:00Z"/>
          <w:rFonts w:eastAsiaTheme="minorEastAsia" w:cs="Times New Roman"/>
          <w:kern w:val="0"/>
          <w:lang w:val="en-US" w:eastAsia="ar-SA" w:bidi="ar-SA"/>
          <w:rPrChange w:id="398" w:author="Feril Hamdani -" w:date="2021-08-12T08:45:00Z">
            <w:rPr>
              <w:ins w:id="399" w:author="Feril Hamdani -" w:date="2021-08-12T08:45:00Z"/>
              <w:rFonts w:ascii="Arial" w:hAnsi="Arial" w:cs="Arial"/>
              <w:bCs/>
              <w:iCs/>
              <w:color w:val="000000"/>
              <w:lang w:val="id-ID"/>
            </w:rPr>
          </w:rPrChange>
        </w:rPr>
        <w:pPrChange w:id="400" w:author="Feril Hamdani -" w:date="2021-08-12T08:45:00Z">
          <w:pPr>
            <w:pStyle w:val="ListParagraph"/>
            <w:numPr>
              <w:numId w:val="32"/>
            </w:numPr>
            <w:suppressAutoHyphens w:val="0"/>
            <w:ind w:right="-2" w:hanging="360"/>
            <w:jc w:val="both"/>
          </w:pPr>
        </w:pPrChange>
      </w:pPr>
      <w:ins w:id="401" w:author="Feril Hamdani -" w:date="2021-08-12T08:45:00Z">
        <w:r w:rsidRPr="00E91378">
          <w:rPr>
            <w:rFonts w:eastAsiaTheme="minorEastAsia" w:cs="Times New Roman"/>
            <w:kern w:val="0"/>
            <w:lang w:val="en-US" w:eastAsia="ar-SA" w:bidi="ar-SA"/>
            <w:rPrChange w:id="402" w:author="Feril Hamdani -" w:date="2021-08-12T08:45:00Z">
              <w:rPr>
                <w:rFonts w:ascii="Arial" w:hAnsi="Arial" w:cs="Arial"/>
                <w:bCs/>
                <w:iCs/>
                <w:color w:val="000000"/>
                <w:lang w:val="id-ID"/>
              </w:rPr>
            </w:rPrChange>
          </w:rPr>
          <w:t>Peperangan;</w:t>
        </w:r>
      </w:ins>
    </w:p>
    <w:p w14:paraId="7C12C491" w14:textId="77777777" w:rsidR="00E91378" w:rsidRPr="00E91378" w:rsidRDefault="00E91378">
      <w:pPr>
        <w:pStyle w:val="ListParagraph"/>
        <w:numPr>
          <w:ilvl w:val="0"/>
          <w:numId w:val="38"/>
        </w:numPr>
        <w:suppressAutoHyphens w:val="0"/>
        <w:ind w:right="-2"/>
        <w:jc w:val="both"/>
        <w:rPr>
          <w:ins w:id="403" w:author="Feril Hamdani -" w:date="2021-08-12T08:45:00Z"/>
          <w:rFonts w:eastAsiaTheme="minorEastAsia" w:cs="Times New Roman"/>
          <w:kern w:val="0"/>
          <w:lang w:val="en-US" w:eastAsia="ar-SA" w:bidi="ar-SA"/>
          <w:rPrChange w:id="404" w:author="Feril Hamdani -" w:date="2021-08-12T08:45:00Z">
            <w:rPr>
              <w:ins w:id="405" w:author="Feril Hamdani -" w:date="2021-08-12T08:45:00Z"/>
              <w:rFonts w:ascii="Arial" w:hAnsi="Arial" w:cs="Arial"/>
              <w:bCs/>
              <w:iCs/>
              <w:color w:val="000000"/>
              <w:lang w:val="id-ID"/>
            </w:rPr>
          </w:rPrChange>
        </w:rPr>
        <w:pPrChange w:id="406" w:author="Feril Hamdani -" w:date="2021-08-12T08:45:00Z">
          <w:pPr>
            <w:pStyle w:val="ListParagraph"/>
            <w:numPr>
              <w:numId w:val="32"/>
            </w:numPr>
            <w:suppressAutoHyphens w:val="0"/>
            <w:ind w:right="-2" w:hanging="360"/>
            <w:jc w:val="both"/>
          </w:pPr>
        </w:pPrChange>
      </w:pPr>
      <w:ins w:id="407" w:author="Feril Hamdani -" w:date="2021-08-12T08:45:00Z">
        <w:r w:rsidRPr="00E91378">
          <w:rPr>
            <w:rFonts w:eastAsiaTheme="minorEastAsia" w:cs="Times New Roman"/>
            <w:kern w:val="0"/>
            <w:lang w:val="en-US" w:eastAsia="ar-SA" w:bidi="ar-SA"/>
            <w:rPrChange w:id="408" w:author="Feril Hamdani -" w:date="2021-08-12T08:45:00Z">
              <w:rPr>
                <w:rFonts w:ascii="Arial" w:hAnsi="Arial" w:cs="Arial"/>
                <w:bCs/>
                <w:iCs/>
                <w:color w:val="000000"/>
                <w:lang w:val="id-ID"/>
              </w:rPr>
            </w:rPrChange>
          </w:rPr>
          <w:t>Kerusuhan oleh orang-orang yang bukan personil Penyedia</w:t>
        </w:r>
      </w:ins>
      <w:ins w:id="409" w:author="Feril Hamdani -" w:date="2021-08-12T08:46:00Z">
        <w:r>
          <w:rPr>
            <w:rFonts w:eastAsiaTheme="minorEastAsia" w:cs="Times New Roman"/>
            <w:kern w:val="0"/>
            <w:lang w:val="id-ID" w:eastAsia="ar-SA" w:bidi="ar-SA"/>
          </w:rPr>
          <w:t xml:space="preserve"> Jasa</w:t>
        </w:r>
      </w:ins>
      <w:ins w:id="410" w:author="Feril Hamdani -" w:date="2021-08-12T08:45:00Z">
        <w:r w:rsidRPr="00E91378">
          <w:rPr>
            <w:rFonts w:eastAsiaTheme="minorEastAsia" w:cs="Times New Roman"/>
            <w:kern w:val="0"/>
            <w:lang w:val="en-US" w:eastAsia="ar-SA" w:bidi="ar-SA"/>
            <w:rPrChange w:id="411" w:author="Feril Hamdani -" w:date="2021-08-12T08:45:00Z">
              <w:rPr>
                <w:rFonts w:ascii="Arial" w:hAnsi="Arial" w:cs="Arial"/>
                <w:bCs/>
                <w:iCs/>
                <w:color w:val="000000"/>
                <w:lang w:val="id-ID"/>
              </w:rPr>
            </w:rPrChange>
          </w:rPr>
          <w:t>;</w:t>
        </w:r>
      </w:ins>
    </w:p>
    <w:p w14:paraId="770BF0F9" w14:textId="77777777" w:rsidR="00E91378" w:rsidRPr="00E91378" w:rsidRDefault="00E91378">
      <w:pPr>
        <w:pStyle w:val="ListParagraph"/>
        <w:numPr>
          <w:ilvl w:val="0"/>
          <w:numId w:val="38"/>
        </w:numPr>
        <w:suppressAutoHyphens w:val="0"/>
        <w:ind w:right="-2"/>
        <w:jc w:val="both"/>
        <w:rPr>
          <w:ins w:id="412" w:author="Feril Hamdani -" w:date="2021-08-12T08:45:00Z"/>
          <w:rFonts w:eastAsiaTheme="minorEastAsia" w:cs="Times New Roman"/>
          <w:kern w:val="0"/>
          <w:lang w:val="en-US" w:eastAsia="ar-SA" w:bidi="ar-SA"/>
          <w:rPrChange w:id="413" w:author="Feril Hamdani -" w:date="2021-08-12T08:45:00Z">
            <w:rPr>
              <w:ins w:id="414" w:author="Feril Hamdani -" w:date="2021-08-12T08:45:00Z"/>
              <w:rFonts w:ascii="Arial" w:hAnsi="Arial" w:cs="Arial"/>
              <w:bCs/>
              <w:iCs/>
              <w:color w:val="000000"/>
              <w:lang w:val="id-ID"/>
            </w:rPr>
          </w:rPrChange>
        </w:rPr>
        <w:pPrChange w:id="415" w:author="Feril Hamdani -" w:date="2021-08-12T08:45:00Z">
          <w:pPr>
            <w:pStyle w:val="ListParagraph"/>
            <w:numPr>
              <w:numId w:val="32"/>
            </w:numPr>
            <w:suppressAutoHyphens w:val="0"/>
            <w:ind w:right="-2" w:hanging="360"/>
            <w:jc w:val="both"/>
          </w:pPr>
        </w:pPrChange>
      </w:pPr>
      <w:ins w:id="416" w:author="Feril Hamdani -" w:date="2021-08-12T08:45:00Z">
        <w:r w:rsidRPr="00E91378">
          <w:rPr>
            <w:rFonts w:eastAsiaTheme="minorEastAsia" w:cs="Times New Roman"/>
            <w:kern w:val="0"/>
            <w:lang w:val="en-US" w:eastAsia="ar-SA" w:bidi="ar-SA"/>
            <w:rPrChange w:id="417" w:author="Feril Hamdani -" w:date="2021-08-12T08:45:00Z">
              <w:rPr>
                <w:rFonts w:ascii="Arial" w:hAnsi="Arial" w:cs="Arial"/>
                <w:bCs/>
                <w:iCs/>
                <w:color w:val="000000"/>
                <w:lang w:val="id-ID"/>
              </w:rPr>
            </w:rPrChange>
          </w:rPr>
          <w:t>Revolusi;</w:t>
        </w:r>
      </w:ins>
    </w:p>
    <w:p w14:paraId="20287BDE" w14:textId="77777777" w:rsidR="00E91378" w:rsidRPr="00E91378" w:rsidRDefault="00E91378">
      <w:pPr>
        <w:pStyle w:val="ListParagraph"/>
        <w:numPr>
          <w:ilvl w:val="0"/>
          <w:numId w:val="38"/>
        </w:numPr>
        <w:suppressAutoHyphens w:val="0"/>
        <w:ind w:right="-2"/>
        <w:jc w:val="both"/>
        <w:rPr>
          <w:ins w:id="418" w:author="Feril Hamdani -" w:date="2021-08-12T08:45:00Z"/>
          <w:rFonts w:eastAsiaTheme="minorEastAsia" w:cs="Times New Roman"/>
          <w:kern w:val="0"/>
          <w:lang w:val="en-US" w:eastAsia="ar-SA" w:bidi="ar-SA"/>
          <w:rPrChange w:id="419" w:author="Feril Hamdani -" w:date="2021-08-12T08:45:00Z">
            <w:rPr>
              <w:ins w:id="420" w:author="Feril Hamdani -" w:date="2021-08-12T08:45:00Z"/>
              <w:rFonts w:ascii="Arial" w:hAnsi="Arial" w:cs="Arial"/>
              <w:bCs/>
              <w:iCs/>
              <w:color w:val="000000"/>
              <w:lang w:val="id-ID"/>
            </w:rPr>
          </w:rPrChange>
        </w:rPr>
        <w:pPrChange w:id="421" w:author="Feril Hamdani -" w:date="2021-08-12T08:45:00Z">
          <w:pPr>
            <w:pStyle w:val="ListParagraph"/>
            <w:numPr>
              <w:numId w:val="32"/>
            </w:numPr>
            <w:suppressAutoHyphens w:val="0"/>
            <w:ind w:right="-2" w:hanging="360"/>
            <w:jc w:val="both"/>
          </w:pPr>
        </w:pPrChange>
      </w:pPr>
      <w:ins w:id="422" w:author="Feril Hamdani -" w:date="2021-08-12T08:45:00Z">
        <w:r w:rsidRPr="00E91378">
          <w:rPr>
            <w:rFonts w:eastAsiaTheme="minorEastAsia" w:cs="Times New Roman"/>
            <w:kern w:val="0"/>
            <w:lang w:val="en-US" w:eastAsia="ar-SA" w:bidi="ar-SA"/>
            <w:rPrChange w:id="423" w:author="Feril Hamdani -" w:date="2021-08-12T08:45:00Z">
              <w:rPr>
                <w:rFonts w:ascii="Arial" w:hAnsi="Arial" w:cs="Arial"/>
                <w:bCs/>
                <w:iCs/>
                <w:color w:val="000000"/>
                <w:lang w:val="id-ID"/>
              </w:rPr>
            </w:rPrChange>
          </w:rPr>
          <w:t>Bencana alam: banjir, gempa bumi, badai, gunung meletus, tanah longsor, wabah penyakit, dan angin topan;</w:t>
        </w:r>
      </w:ins>
    </w:p>
    <w:p w14:paraId="4C24AD6B" w14:textId="77777777" w:rsidR="00E91378" w:rsidRPr="00E91378" w:rsidRDefault="00E91378">
      <w:pPr>
        <w:pStyle w:val="ListParagraph"/>
        <w:numPr>
          <w:ilvl w:val="0"/>
          <w:numId w:val="38"/>
        </w:numPr>
        <w:suppressAutoHyphens w:val="0"/>
        <w:ind w:right="-2"/>
        <w:jc w:val="both"/>
        <w:rPr>
          <w:ins w:id="424" w:author="Feril Hamdani -" w:date="2021-08-12T08:45:00Z"/>
          <w:rFonts w:eastAsiaTheme="minorEastAsia" w:cs="Times New Roman"/>
          <w:kern w:val="0"/>
          <w:lang w:val="en-US" w:eastAsia="ar-SA" w:bidi="ar-SA"/>
          <w:rPrChange w:id="425" w:author="Feril Hamdani -" w:date="2021-08-12T08:45:00Z">
            <w:rPr>
              <w:ins w:id="426" w:author="Feril Hamdani -" w:date="2021-08-12T08:45:00Z"/>
              <w:rFonts w:ascii="Arial" w:hAnsi="Arial" w:cs="Arial"/>
              <w:bCs/>
              <w:iCs/>
              <w:color w:val="000000"/>
              <w:lang w:val="id-ID"/>
            </w:rPr>
          </w:rPrChange>
        </w:rPr>
        <w:pPrChange w:id="427" w:author="Feril Hamdani -" w:date="2021-08-12T08:45:00Z">
          <w:pPr>
            <w:pStyle w:val="ListParagraph"/>
            <w:numPr>
              <w:numId w:val="32"/>
            </w:numPr>
            <w:suppressAutoHyphens w:val="0"/>
            <w:ind w:right="-2" w:hanging="360"/>
            <w:jc w:val="both"/>
          </w:pPr>
        </w:pPrChange>
      </w:pPr>
      <w:ins w:id="428" w:author="Feril Hamdani -" w:date="2021-08-12T08:45:00Z">
        <w:r w:rsidRPr="00E91378">
          <w:rPr>
            <w:rFonts w:eastAsiaTheme="minorEastAsia" w:cs="Times New Roman"/>
            <w:kern w:val="0"/>
            <w:lang w:val="en-US" w:eastAsia="ar-SA" w:bidi="ar-SA"/>
            <w:rPrChange w:id="429" w:author="Feril Hamdani -" w:date="2021-08-12T08:45:00Z">
              <w:rPr>
                <w:rFonts w:ascii="Arial" w:hAnsi="Arial" w:cs="Arial"/>
                <w:bCs/>
                <w:iCs/>
                <w:color w:val="000000"/>
                <w:lang w:val="id-ID"/>
              </w:rPr>
            </w:rPrChange>
          </w:rPr>
          <w:t>Pemogokan massal oleh orang-orang yang bukan personil Penyedia</w:t>
        </w:r>
      </w:ins>
      <w:ins w:id="430" w:author="Feril Hamdani -" w:date="2021-08-12T08:46:00Z">
        <w:r>
          <w:rPr>
            <w:rFonts w:eastAsiaTheme="minorEastAsia" w:cs="Times New Roman"/>
            <w:kern w:val="0"/>
            <w:lang w:val="id-ID" w:eastAsia="ar-SA" w:bidi="ar-SA"/>
          </w:rPr>
          <w:t xml:space="preserve"> Jasa</w:t>
        </w:r>
      </w:ins>
      <w:ins w:id="431" w:author="Feril Hamdani -" w:date="2021-08-12T08:45:00Z">
        <w:r w:rsidRPr="00E91378">
          <w:rPr>
            <w:rFonts w:eastAsiaTheme="minorEastAsia" w:cs="Times New Roman"/>
            <w:kern w:val="0"/>
            <w:lang w:val="en-US" w:eastAsia="ar-SA" w:bidi="ar-SA"/>
            <w:rPrChange w:id="432" w:author="Feril Hamdani -" w:date="2021-08-12T08:45:00Z">
              <w:rPr>
                <w:rFonts w:ascii="Arial" w:hAnsi="Arial" w:cs="Arial"/>
                <w:bCs/>
                <w:iCs/>
                <w:color w:val="000000"/>
                <w:lang w:val="id-ID"/>
              </w:rPr>
            </w:rPrChange>
          </w:rPr>
          <w:t>;</w:t>
        </w:r>
      </w:ins>
    </w:p>
    <w:p w14:paraId="361DBD6F" w14:textId="77777777" w:rsidR="00E91378" w:rsidRPr="00E91378" w:rsidRDefault="00E91378">
      <w:pPr>
        <w:pStyle w:val="NormalWeb"/>
        <w:numPr>
          <w:ilvl w:val="0"/>
          <w:numId w:val="38"/>
        </w:numPr>
        <w:spacing w:before="0" w:after="0" w:line="276" w:lineRule="auto"/>
        <w:jc w:val="both"/>
        <w:rPr>
          <w:ins w:id="433" w:author="Feril Hamdani -" w:date="2021-08-12T08:47:00Z"/>
          <w:rPrChange w:id="434" w:author="Feril Hamdani -" w:date="2021-08-12T08:47:00Z">
            <w:rPr>
              <w:ins w:id="435" w:author="Feril Hamdani -" w:date="2021-08-12T08:47:00Z"/>
              <w:lang w:val="en-US"/>
            </w:rPr>
          </w:rPrChange>
        </w:rPr>
        <w:pPrChange w:id="436" w:author="Feril Hamdani -" w:date="2021-08-12T08:45:00Z">
          <w:pPr>
            <w:pStyle w:val="NormalWeb"/>
            <w:numPr>
              <w:numId w:val="32"/>
            </w:numPr>
            <w:spacing w:before="0" w:after="0" w:line="276" w:lineRule="auto"/>
            <w:ind w:left="567" w:hanging="567"/>
            <w:jc w:val="both"/>
          </w:pPr>
        </w:pPrChange>
      </w:pPr>
      <w:ins w:id="437" w:author="Feril Hamdani -" w:date="2021-08-12T08:45:00Z">
        <w:r w:rsidRPr="00E91378">
          <w:rPr>
            <w:lang w:val="en-US"/>
            <w:rPrChange w:id="438" w:author="Feril Hamdani -" w:date="2021-08-12T08:45:00Z">
              <w:rPr>
                <w:rFonts w:ascii="Arial" w:hAnsi="Arial" w:cs="Arial"/>
                <w:bCs/>
                <w:iCs/>
                <w:color w:val="000000"/>
              </w:rPr>
            </w:rPrChange>
          </w:rPr>
          <w:t>Kebakaran</w:t>
        </w:r>
      </w:ins>
    </w:p>
    <w:p w14:paraId="2DF923D1" w14:textId="77777777" w:rsidR="00E91378" w:rsidRPr="00E91378" w:rsidRDefault="00E91378" w:rsidP="00E91378">
      <w:pPr>
        <w:pStyle w:val="ListParagraph"/>
        <w:numPr>
          <w:ilvl w:val="0"/>
          <w:numId w:val="38"/>
        </w:numPr>
        <w:suppressAutoHyphens w:val="0"/>
        <w:ind w:right="-2"/>
        <w:jc w:val="both"/>
        <w:rPr>
          <w:ins w:id="439" w:author="Feril Hamdani -" w:date="2021-08-12T08:47:00Z"/>
          <w:rFonts w:eastAsiaTheme="minorEastAsia" w:cs="Times New Roman"/>
          <w:kern w:val="0"/>
          <w:lang w:val="en-US" w:eastAsia="ar-SA" w:bidi="ar-SA"/>
          <w:rPrChange w:id="440" w:author="Feril Hamdani -" w:date="2021-08-12T08:47:00Z">
            <w:rPr>
              <w:ins w:id="441" w:author="Feril Hamdani -" w:date="2021-08-12T08:47:00Z"/>
              <w:rFonts w:ascii="Arial" w:hAnsi="Arial" w:cs="Arial"/>
              <w:bCs/>
              <w:iCs/>
              <w:color w:val="000000"/>
              <w:lang w:val="id-ID"/>
            </w:rPr>
          </w:rPrChange>
        </w:rPr>
      </w:pPr>
      <w:ins w:id="442" w:author="Feril Hamdani -" w:date="2021-08-12T08:47:00Z">
        <w:r w:rsidRPr="00E91378">
          <w:rPr>
            <w:rFonts w:eastAsiaTheme="minorEastAsia" w:cs="Times New Roman"/>
            <w:kern w:val="0"/>
            <w:lang w:val="en-US" w:eastAsia="ar-SA" w:bidi="ar-SA"/>
            <w:rPrChange w:id="443" w:author="Feril Hamdani -" w:date="2021-08-12T08:47:00Z">
              <w:rPr>
                <w:rFonts w:ascii="Arial" w:eastAsiaTheme="minorEastAsia" w:hAnsi="Arial" w:cs="Arial"/>
                <w:bCs/>
                <w:iCs/>
                <w:color w:val="000000"/>
                <w:kern w:val="0"/>
                <w:lang w:val="id-ID" w:eastAsia="ar-SA" w:bidi="ar-SA"/>
              </w:rPr>
            </w:rPrChange>
          </w:rPr>
          <w:t>Perubahan kebijakan Pemerintah yang terkait langsung dengan pelaksanaan Pekerjaan; atau</w:t>
        </w:r>
      </w:ins>
    </w:p>
    <w:p w14:paraId="49DFD042" w14:textId="77777777" w:rsidR="00E91378" w:rsidRDefault="00E91378">
      <w:pPr>
        <w:pStyle w:val="NormalWeb"/>
        <w:numPr>
          <w:ilvl w:val="0"/>
          <w:numId w:val="38"/>
        </w:numPr>
        <w:spacing w:before="0" w:after="0" w:line="276" w:lineRule="auto"/>
        <w:jc w:val="both"/>
        <w:rPr>
          <w:ins w:id="444" w:author="PRISCA ADITYA" w:date="2021-08-13T15:05:00Z"/>
          <w:lang w:val="en-US"/>
        </w:rPr>
        <w:pPrChange w:id="445" w:author="Feril Hamdani -" w:date="2021-08-12T08:45:00Z">
          <w:pPr>
            <w:pStyle w:val="NormalWeb"/>
            <w:numPr>
              <w:numId w:val="32"/>
            </w:numPr>
            <w:spacing w:before="0" w:after="0" w:line="276" w:lineRule="auto"/>
            <w:ind w:left="567" w:hanging="567"/>
            <w:jc w:val="both"/>
          </w:pPr>
        </w:pPrChange>
      </w:pPr>
      <w:ins w:id="446" w:author="Feril Hamdani -" w:date="2021-08-12T08:47:00Z">
        <w:r w:rsidRPr="00E91378">
          <w:rPr>
            <w:lang w:val="en-US"/>
            <w:rPrChange w:id="447" w:author="Feril Hamdani -" w:date="2021-08-12T08:47:00Z">
              <w:rPr>
                <w:rFonts w:ascii="Arial" w:hAnsi="Arial" w:cs="Arial"/>
                <w:bCs/>
                <w:iCs/>
                <w:color w:val="000000"/>
              </w:rPr>
            </w:rPrChange>
          </w:rPr>
          <w:t>Gangguan industri lainnya</w:t>
        </w:r>
      </w:ins>
    </w:p>
    <w:p w14:paraId="7F36633D" w14:textId="77777777" w:rsidR="006D7A6F" w:rsidRPr="00E91378" w:rsidDel="006D7A6F" w:rsidRDefault="006D7A6F">
      <w:pPr>
        <w:pStyle w:val="NormalWeb"/>
        <w:spacing w:before="0" w:after="0" w:line="276" w:lineRule="auto"/>
        <w:ind w:left="1080"/>
        <w:jc w:val="both"/>
        <w:rPr>
          <w:ins w:id="448" w:author="Feril Hamdani -" w:date="2021-08-12T08:43:00Z"/>
          <w:del w:id="449" w:author="PRISCA ADITYA" w:date="2021-08-13T15:05:00Z"/>
          <w:lang w:val="en-US"/>
          <w:rPrChange w:id="450" w:author="Feril Hamdani -" w:date="2021-08-12T08:47:00Z">
            <w:rPr>
              <w:ins w:id="451" w:author="Feril Hamdani -" w:date="2021-08-12T08:43:00Z"/>
              <w:del w:id="452" w:author="PRISCA ADITYA" w:date="2021-08-13T15:05:00Z"/>
              <w:rFonts w:ascii="Arial" w:hAnsi="Arial" w:cs="Arial"/>
              <w:bCs/>
              <w:iCs/>
              <w:color w:val="000000"/>
            </w:rPr>
          </w:rPrChange>
        </w:rPr>
        <w:pPrChange w:id="453" w:author="PRISCA ADITYA" w:date="2021-08-13T15:05:00Z">
          <w:pPr>
            <w:pStyle w:val="NormalWeb"/>
            <w:numPr>
              <w:numId w:val="32"/>
            </w:numPr>
            <w:spacing w:before="0" w:after="0" w:line="276" w:lineRule="auto"/>
            <w:ind w:left="567" w:hanging="567"/>
            <w:jc w:val="both"/>
          </w:pPr>
        </w:pPrChange>
      </w:pPr>
    </w:p>
    <w:p w14:paraId="2A454AD2" w14:textId="77777777" w:rsidR="00AF2584" w:rsidRPr="006D7A6F" w:rsidRDefault="00AF2584">
      <w:pPr>
        <w:pStyle w:val="NormalWeb"/>
        <w:spacing w:before="0" w:after="0" w:line="276" w:lineRule="auto"/>
        <w:ind w:left="1080"/>
        <w:jc w:val="both"/>
        <w:rPr>
          <w:lang w:val="en-US"/>
        </w:rPr>
        <w:pPrChange w:id="454" w:author="PRISCA ADITYA" w:date="2021-08-13T15:05:00Z">
          <w:pPr>
            <w:pStyle w:val="NormalWeb"/>
            <w:numPr>
              <w:numId w:val="32"/>
            </w:numPr>
            <w:spacing w:before="0" w:after="0" w:line="276" w:lineRule="auto"/>
            <w:ind w:left="567" w:hanging="567"/>
            <w:jc w:val="both"/>
          </w:pPr>
        </w:pPrChange>
      </w:pPr>
      <w:del w:id="455" w:author="Feril Hamdani -" w:date="2021-08-12T08:43:00Z">
        <w:r w:rsidRPr="006D7A6F" w:rsidDel="00E91378">
          <w:rPr>
            <w:lang w:val="en-US"/>
          </w:rPr>
          <w:delText xml:space="preserve">oleh </w:delText>
        </w:r>
        <w:r w:rsidR="0084356D" w:rsidRPr="006D7A6F" w:rsidDel="00E91378">
          <w:rPr>
            <w:b/>
          </w:rPr>
          <w:delText>Para Pihak</w:delText>
        </w:r>
        <w:r w:rsidRPr="006D7A6F" w:rsidDel="00E91378">
          <w:rPr>
            <w:lang w:val="en-US"/>
          </w:rPr>
          <w:delText xml:space="preserve"> adalah </w:delText>
        </w:r>
        <w:r w:rsidR="0084356D" w:rsidRPr="004F2AF7" w:rsidDel="00E91378">
          <w:delText>p</w:delText>
        </w:r>
        <w:r w:rsidR="0084356D" w:rsidRPr="006D7A6F" w:rsidDel="00E91378">
          <w:rPr>
            <w:lang w:val="en-US"/>
          </w:rPr>
          <w:delText xml:space="preserve">erang, huru-hara, sabotase, </w:delText>
        </w:r>
        <w:r w:rsidRPr="006D7A6F" w:rsidDel="00E91378">
          <w:rPr>
            <w:lang w:val="en-US"/>
          </w:rPr>
          <w:delText>terorisme, penutupan oleh pemerintah, bencana alam yang dikatagorikan sebagai b</w:delText>
        </w:r>
        <w:r w:rsidR="0084356D" w:rsidRPr="004F2AF7" w:rsidDel="00E91378">
          <w:delText>en</w:delText>
        </w:r>
        <w:r w:rsidRPr="006D7A6F" w:rsidDel="00E91378">
          <w:rPr>
            <w:lang w:val="en-US"/>
          </w:rPr>
          <w:delText>cana nasional yang dibuktikan dengan ditetapkan oleh pemerintah</w:delText>
        </w:r>
      </w:del>
      <w:del w:id="456" w:author="PRISCA ADITYA" w:date="2021-08-13T15:04:00Z">
        <w:r w:rsidRPr="006D7A6F" w:rsidDel="006D7A6F">
          <w:rPr>
            <w:lang w:val="en-US"/>
          </w:rPr>
          <w:delText>.</w:delText>
        </w:r>
      </w:del>
    </w:p>
    <w:p w14:paraId="3F5421C5" w14:textId="1BE4A6A5" w:rsidR="00AF2584" w:rsidRPr="00CE7EC6" w:rsidRDefault="00B00F04">
      <w:pPr>
        <w:pStyle w:val="NormalWeb"/>
        <w:numPr>
          <w:ilvl w:val="0"/>
          <w:numId w:val="32"/>
        </w:numPr>
        <w:spacing w:before="0" w:after="0" w:line="276" w:lineRule="auto"/>
        <w:ind w:left="567" w:hanging="567"/>
        <w:jc w:val="both"/>
        <w:rPr>
          <w:rPrChange w:id="457" w:author="SPVJF-GA-03" w:date="2021-08-14T12:53:00Z">
            <w:rPr>
              <w:lang w:val="en-US"/>
            </w:rPr>
          </w:rPrChange>
        </w:rPr>
      </w:pPr>
      <w:ins w:id="458" w:author="Feril Hamdani -" w:date="2021-08-12T08:48:00Z">
        <w:r w:rsidRPr="00B00F04">
          <w:rPr>
            <w:bCs/>
            <w:iCs/>
          </w:rPr>
          <w:t xml:space="preserve">Bila terjadi Pihak yang mengalami </w:t>
        </w:r>
      </w:ins>
      <w:ins w:id="459" w:author="Feril Hamdani -" w:date="2021-08-12T08:49:00Z">
        <w:r w:rsidRPr="004F2AF7">
          <w:t>force majeure</w:t>
        </w:r>
      </w:ins>
      <w:ins w:id="460" w:author="Feril Hamdani -" w:date="2021-08-12T08:48:00Z">
        <w:r w:rsidRPr="00B00F04">
          <w:rPr>
            <w:bCs/>
            <w:iCs/>
          </w:rPr>
          <w:t xml:space="preserve"> wajib memberitahukan Pihak lainnya</w:t>
        </w:r>
      </w:ins>
      <w:ins w:id="461" w:author="PRISCA ADITYA" w:date="2021-08-13T15:05:00Z">
        <w:r w:rsidR="006D7A6F">
          <w:rPr>
            <w:bCs/>
            <w:iCs/>
            <w:lang w:val="en-ID"/>
          </w:rPr>
          <w:t xml:space="preserve"> </w:t>
        </w:r>
      </w:ins>
      <w:ins w:id="462" w:author="Feril Hamdani -" w:date="2021-08-12T08:48:00Z">
        <w:del w:id="463" w:author="PRISCA ADITYA" w:date="2021-08-13T15:05:00Z">
          <w:r w:rsidRPr="00B00F04" w:rsidDel="006D7A6F">
            <w:rPr>
              <w:bCs/>
              <w:iCs/>
            </w:rPr>
            <w:delText xml:space="preserve"> </w:delText>
          </w:r>
        </w:del>
        <w:r w:rsidRPr="00B00F04">
          <w:rPr>
            <w:bCs/>
            <w:iCs/>
          </w:rPr>
          <w:t>secara lisan selambat-lambatnya dalam waktu 1 x 24 jam sejak terjadinya Keadaan</w:t>
        </w:r>
      </w:ins>
      <w:ins w:id="464" w:author="PRISCA ADITYA" w:date="2021-08-13T15:05:00Z">
        <w:r w:rsidR="006D7A6F">
          <w:rPr>
            <w:bCs/>
            <w:iCs/>
            <w:lang w:val="en-ID"/>
          </w:rPr>
          <w:t xml:space="preserve"> </w:t>
        </w:r>
      </w:ins>
      <w:ins w:id="465" w:author="Feril Hamdani -" w:date="2021-08-12T08:48:00Z">
        <w:del w:id="466" w:author="PRISCA ADITYA" w:date="2021-08-13T15:05:00Z">
          <w:r w:rsidRPr="00B00F04" w:rsidDel="006D7A6F">
            <w:rPr>
              <w:bCs/>
              <w:iCs/>
            </w:rPr>
            <w:delText xml:space="preserve"> </w:delText>
          </w:r>
        </w:del>
        <w:r w:rsidRPr="00B00F04">
          <w:rPr>
            <w:bCs/>
            <w:iCs/>
          </w:rPr>
          <w:t>Kahar yang diikuti dengan pemberitahuan tertulis dalam waktu</w:t>
        </w:r>
        <w:r w:rsidRPr="00B00F04">
          <w:rPr>
            <w:bCs/>
            <w:iCs/>
            <w:lang w:val="en-ID"/>
          </w:rPr>
          <w:t xml:space="preserve"> </w:t>
        </w:r>
        <w:r w:rsidRPr="00B00F04">
          <w:rPr>
            <w:bCs/>
            <w:iCs/>
          </w:rPr>
          <w:t xml:space="preserve">7 (tujuh) Hari setelah terjadinya Keadaan Kahar tersebut. </w:t>
        </w:r>
        <w:r w:rsidRPr="006D7A6F">
          <w:rPr>
            <w:bCs/>
            <w:iCs/>
          </w:rPr>
          <w:t xml:space="preserve">Pemberitahuan itu sekurang­kurangnya harus menjelaskan jenis </w:t>
        </w:r>
      </w:ins>
      <w:ins w:id="467" w:author="PRISCA ADITYA" w:date="2021-08-13T15:06:00Z">
        <w:r w:rsidR="006D7A6F" w:rsidRPr="00CE7EC6">
          <w:rPr>
            <w:bCs/>
            <w:iCs/>
            <w:rPrChange w:id="468" w:author="SPVJF-GA-03" w:date="2021-08-14T12:53:00Z">
              <w:rPr>
                <w:bCs/>
                <w:iCs/>
                <w:lang w:val="en-ID"/>
              </w:rPr>
            </w:rPrChange>
          </w:rPr>
          <w:t>Keadaan Kahar yang terjad</w:t>
        </w:r>
      </w:ins>
      <w:ins w:id="469" w:author="SPVJF-GA-03" w:date="2021-08-14T13:04:00Z">
        <w:r w:rsidR="001040EF" w:rsidRPr="001040EF">
          <w:rPr>
            <w:bCs/>
            <w:iCs/>
            <w:rPrChange w:id="470" w:author="SPVJF-GA-03" w:date="2021-08-14T13:07:00Z">
              <w:rPr>
                <w:bCs/>
                <w:iCs/>
                <w:lang w:val="en-US"/>
              </w:rPr>
            </w:rPrChange>
          </w:rPr>
          <w:t>i</w:t>
        </w:r>
      </w:ins>
      <w:ins w:id="471" w:author="Feril Hamdani -" w:date="2021-08-12T08:48:00Z">
        <w:del w:id="472" w:author="PRISCA ADITYA" w:date="2021-08-13T15:06:00Z">
          <w:r w:rsidRPr="006D7A6F" w:rsidDel="006D7A6F">
            <w:rPr>
              <w:bCs/>
              <w:iCs/>
            </w:rPr>
            <w:delText>Keadaan Kahar yang terjadi</w:delText>
          </w:r>
        </w:del>
        <w:r w:rsidRPr="006D7A6F">
          <w:rPr>
            <w:bCs/>
            <w:iCs/>
          </w:rPr>
          <w:t>,</w:t>
        </w:r>
      </w:ins>
      <w:ins w:id="473" w:author="PRISCA ADITYA" w:date="2021-08-13T15:09:00Z">
        <w:r w:rsidR="006D7A6F" w:rsidRPr="00CE7EC6">
          <w:rPr>
            <w:bCs/>
            <w:iCs/>
            <w:rPrChange w:id="474" w:author="SPVJF-GA-03" w:date="2021-08-14T12:53:00Z">
              <w:rPr>
                <w:bCs/>
                <w:iCs/>
                <w:lang w:val="en-ID"/>
              </w:rPr>
            </w:rPrChange>
          </w:rPr>
          <w:t xml:space="preserve"> </w:t>
        </w:r>
      </w:ins>
      <w:ins w:id="475" w:author="Feril Hamdani -" w:date="2021-08-12T08:48:00Z">
        <w:del w:id="476" w:author="PRISCA ADITYA" w:date="2021-08-13T15:08:00Z">
          <w:r w:rsidRPr="006D7A6F" w:rsidDel="006D7A6F">
            <w:rPr>
              <w:bCs/>
              <w:iCs/>
            </w:rPr>
            <w:delText xml:space="preserve"> </w:delText>
          </w:r>
        </w:del>
        <w:r w:rsidRPr="006D7A6F">
          <w:rPr>
            <w:bCs/>
            <w:iCs/>
          </w:rPr>
          <w:t>perkiraan</w:t>
        </w:r>
      </w:ins>
      <w:ins w:id="477" w:author="PRISCA ADITYA" w:date="2021-08-13T15:09:00Z">
        <w:r w:rsidR="006D7A6F" w:rsidRPr="00CE7EC6">
          <w:rPr>
            <w:bCs/>
            <w:iCs/>
            <w:rPrChange w:id="478" w:author="SPVJF-GA-03" w:date="2021-08-14T12:53:00Z">
              <w:rPr>
                <w:bCs/>
                <w:iCs/>
                <w:lang w:val="en-ID"/>
              </w:rPr>
            </w:rPrChange>
          </w:rPr>
          <w:t xml:space="preserve"> </w:t>
        </w:r>
      </w:ins>
      <w:ins w:id="479" w:author="Feril Hamdani -" w:date="2021-08-12T08:48:00Z">
        <w:del w:id="480" w:author="PRISCA ADITYA" w:date="2021-08-13T15:08:00Z">
          <w:r w:rsidRPr="006D7A6F" w:rsidDel="006D7A6F">
            <w:rPr>
              <w:bCs/>
              <w:iCs/>
            </w:rPr>
            <w:delText xml:space="preserve"> </w:delText>
          </w:r>
        </w:del>
        <w:r w:rsidRPr="006D7A6F">
          <w:rPr>
            <w:bCs/>
            <w:iCs/>
          </w:rPr>
          <w:t>lamanya</w:t>
        </w:r>
      </w:ins>
      <w:ins w:id="481" w:author="PRISCA ADITYA" w:date="2021-08-13T15:08:00Z">
        <w:r w:rsidR="006D7A6F" w:rsidRPr="00CE7EC6">
          <w:rPr>
            <w:bCs/>
            <w:iCs/>
            <w:rPrChange w:id="482" w:author="SPVJF-GA-03" w:date="2021-08-14T12:53:00Z">
              <w:rPr>
                <w:bCs/>
                <w:iCs/>
                <w:lang w:val="en-ID"/>
              </w:rPr>
            </w:rPrChange>
          </w:rPr>
          <w:t xml:space="preserve"> </w:t>
        </w:r>
      </w:ins>
      <w:ins w:id="483" w:author="Feril Hamdani -" w:date="2021-08-12T08:48:00Z">
        <w:del w:id="484" w:author="PRISCA ADITYA" w:date="2021-08-13T15:08:00Z">
          <w:r w:rsidRPr="006D7A6F" w:rsidDel="006D7A6F">
            <w:rPr>
              <w:bCs/>
              <w:iCs/>
            </w:rPr>
            <w:br/>
          </w:r>
        </w:del>
        <w:r w:rsidRPr="006D7A6F">
          <w:rPr>
            <w:bCs/>
            <w:iCs/>
          </w:rPr>
          <w:t>Keadaan Kahar akan berlangsung dan upaya-upaya penanggulangan yang telah dan akan dilakukan oleh Pihak yang mengirimkan pemberitahuan</w:t>
        </w:r>
      </w:ins>
      <w:del w:id="485" w:author="Feril Hamdani -" w:date="2021-08-12T08:48:00Z">
        <w:r w:rsidR="00AF2584" w:rsidRPr="00CE7EC6" w:rsidDel="00B00F04">
          <w:rPr>
            <w:rPrChange w:id="486" w:author="SPVJF-GA-03" w:date="2021-08-14T12:53:00Z">
              <w:rPr>
                <w:lang w:val="en-US"/>
              </w:rPr>
            </w:rPrChange>
          </w:rPr>
          <w:delText xml:space="preserve">Pemberitahuan </w:delText>
        </w:r>
        <w:r w:rsidR="0084356D" w:rsidRPr="004F2AF7" w:rsidDel="00B00F04">
          <w:delText>keadaan</w:delText>
        </w:r>
        <w:r w:rsidR="00AF2584" w:rsidRPr="00CE7EC6" w:rsidDel="00B00F04">
          <w:rPr>
            <w:rPrChange w:id="487" w:author="SPVJF-GA-03" w:date="2021-08-14T12:53:00Z">
              <w:rPr>
                <w:lang w:val="en-US"/>
              </w:rPr>
            </w:rPrChange>
          </w:rPr>
          <w:delText xml:space="preserve"> </w:delText>
        </w:r>
        <w:r w:rsidR="00AF2584" w:rsidRPr="004F2AF7" w:rsidDel="00B00F04">
          <w:delText>force majeure</w:delText>
        </w:r>
        <w:r w:rsidR="00AF2584" w:rsidRPr="00CE7EC6" w:rsidDel="00B00F04">
          <w:rPr>
            <w:rPrChange w:id="488" w:author="SPVJF-GA-03" w:date="2021-08-14T12:53:00Z">
              <w:rPr>
                <w:lang w:val="en-US"/>
              </w:rPr>
            </w:rPrChange>
          </w:rPr>
          <w:delText xml:space="preserve"> dibuat secara tertulis maksimal dalam waktu 7 (tujuh) hari dari tanggal kejadian didukung dengan bukti</w:delText>
        </w:r>
      </w:del>
      <w:r w:rsidR="00AF2584" w:rsidRPr="00CE7EC6">
        <w:rPr>
          <w:rPrChange w:id="489" w:author="SPVJF-GA-03" w:date="2021-08-14T12:53:00Z">
            <w:rPr>
              <w:lang w:val="en-US"/>
            </w:rPr>
          </w:rPrChange>
        </w:rPr>
        <w:t>.</w:t>
      </w:r>
    </w:p>
    <w:p w14:paraId="19A06759" w14:textId="77777777" w:rsidR="00AF2584" w:rsidDel="00A81D4B" w:rsidRDefault="00AF2584">
      <w:pPr>
        <w:pStyle w:val="NormalWeb"/>
        <w:numPr>
          <w:ilvl w:val="0"/>
          <w:numId w:val="32"/>
        </w:numPr>
        <w:spacing w:before="0" w:after="0" w:line="276" w:lineRule="auto"/>
        <w:ind w:left="567" w:hanging="567"/>
        <w:jc w:val="both"/>
        <w:rPr>
          <w:ins w:id="490" w:author="Feril Hamdani -" w:date="2021-08-12T08:50:00Z"/>
          <w:del w:id="491" w:author="Lutfi Moksa" w:date="2021-08-12T09:29:00Z"/>
          <w:lang w:val="en-US"/>
        </w:rPr>
      </w:pPr>
      <w:r w:rsidRPr="004F2AF7">
        <w:rPr>
          <w:lang w:val="en-US"/>
        </w:rPr>
        <w:t xml:space="preserve">Pemberitahuan kejadian </w:t>
      </w:r>
      <w:r w:rsidRPr="004F2AF7">
        <w:t>force majeure</w:t>
      </w:r>
      <w:r w:rsidRPr="004F2AF7">
        <w:rPr>
          <w:lang w:val="en-US"/>
        </w:rPr>
        <w:t xml:space="preserve"> diterima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r w:rsidRPr="004F2AF7">
        <w:rPr>
          <w:lang w:val="en-US"/>
        </w:rPr>
        <w:t xml:space="preserve">dan ditanggapi dalam waktu 3 (tiga) hari dari tanggal penerimaan pemberitahuan </w:t>
      </w:r>
      <w:r w:rsidRPr="004F2AF7">
        <w:t>force majeure</w:t>
      </w:r>
      <w:r w:rsidRPr="004F2AF7">
        <w:rPr>
          <w:lang w:val="en-US"/>
        </w:rPr>
        <w:t>. Apabila pemberitahuan tersebut tidak ditanggapi maka dianggap</w:t>
      </w:r>
      <w:r w:rsidRPr="004F2AF7">
        <w:t xml:space="preserve"> </w:t>
      </w:r>
      <w:r w:rsidRPr="004F2AF7">
        <w:rPr>
          <w:lang w:val="en-US"/>
        </w:rPr>
        <w:t xml:space="preserve">telah menerima  kejadian </w:t>
      </w:r>
      <w:r w:rsidRPr="004F2AF7">
        <w:t>force majeure</w:t>
      </w:r>
      <w:r w:rsidRPr="004F2AF7">
        <w:rPr>
          <w:lang w:val="en-US"/>
        </w:rPr>
        <w:t xml:space="preserve"> tersebut.</w:t>
      </w:r>
    </w:p>
    <w:p w14:paraId="39A98092" w14:textId="77777777" w:rsidR="00B00F04" w:rsidRPr="00A81D4B" w:rsidRDefault="00B00F04">
      <w:pPr>
        <w:pStyle w:val="NormalWeb"/>
        <w:numPr>
          <w:ilvl w:val="0"/>
          <w:numId w:val="32"/>
        </w:numPr>
        <w:spacing w:before="0" w:after="0" w:line="276" w:lineRule="auto"/>
        <w:ind w:left="567" w:hanging="567"/>
        <w:jc w:val="both"/>
        <w:rPr>
          <w:ins w:id="492" w:author="Feril Hamdani -" w:date="2021-08-12T08:49:00Z"/>
          <w:lang w:val="en-US"/>
        </w:rPr>
      </w:pPr>
    </w:p>
    <w:p w14:paraId="36B64691" w14:textId="77777777" w:rsidR="00B00F04" w:rsidRDefault="00B00F04">
      <w:pPr>
        <w:pStyle w:val="NormalWeb"/>
        <w:numPr>
          <w:ilvl w:val="0"/>
          <w:numId w:val="32"/>
        </w:numPr>
        <w:spacing w:before="0" w:after="0" w:line="276" w:lineRule="auto"/>
        <w:ind w:left="567" w:hanging="567"/>
        <w:jc w:val="both"/>
        <w:rPr>
          <w:ins w:id="493" w:author="Feril Hamdani -" w:date="2021-08-12T08:50:00Z"/>
          <w:bCs/>
          <w:iCs/>
        </w:rPr>
        <w:pPrChange w:id="494" w:author="PRISCA ADITYA" w:date="2021-08-13T15:06:00Z">
          <w:pPr>
            <w:pStyle w:val="NormalWeb"/>
            <w:numPr>
              <w:numId w:val="32"/>
            </w:numPr>
            <w:spacing w:line="276" w:lineRule="auto"/>
            <w:ind w:left="720" w:hanging="360"/>
          </w:pPr>
        </w:pPrChange>
      </w:pPr>
      <w:ins w:id="495" w:author="Feril Hamdani -" w:date="2021-08-12T08:49:00Z">
        <w:r w:rsidRPr="00B00F04">
          <w:rPr>
            <w:bCs/>
            <w:iCs/>
            <w:lang w:val="en-US"/>
          </w:rPr>
          <w:t>Bila</w:t>
        </w:r>
        <w:r w:rsidRPr="00B00F04">
          <w:rPr>
            <w:bCs/>
            <w:iCs/>
          </w:rPr>
          <w:t xml:space="preserve"> keadaan sudah pulih normal, maka secepat mungkin </w:t>
        </w:r>
        <w:r w:rsidRPr="00B00F04">
          <w:rPr>
            <w:bCs/>
            <w:iCs/>
            <w:lang w:val="en-US"/>
          </w:rPr>
          <w:t>atau selambat-lambatnya dalam waktu 14 (empat belas) Hari</w:t>
        </w:r>
        <w:r w:rsidRPr="00B00F04">
          <w:rPr>
            <w:bCs/>
            <w:iCs/>
          </w:rPr>
          <w:t>,</w:t>
        </w:r>
        <w:r w:rsidRPr="00B00F04">
          <w:rPr>
            <w:bCs/>
            <w:iCs/>
            <w:lang w:val="en-US"/>
          </w:rPr>
          <w:t xml:space="preserve"> </w:t>
        </w:r>
        <w:r w:rsidRPr="00B00F04">
          <w:rPr>
            <w:bCs/>
            <w:iCs/>
            <w:lang w:val="en-ID"/>
          </w:rPr>
          <w:t>Pihak</w:t>
        </w:r>
        <w:r w:rsidRPr="00B00F04">
          <w:rPr>
            <w:bCs/>
            <w:iCs/>
          </w:rPr>
          <w:t xml:space="preserve"> yang mengalami </w:t>
        </w:r>
      </w:ins>
      <w:ins w:id="496" w:author="Feril Hamdani -" w:date="2021-08-12T08:51:00Z">
        <w:r w:rsidRPr="004F2AF7">
          <w:t>force majeure</w:t>
        </w:r>
      </w:ins>
      <w:ins w:id="497" w:author="Feril Hamdani -" w:date="2021-08-12T08:49:00Z">
        <w:r w:rsidRPr="00B00F04">
          <w:rPr>
            <w:bCs/>
            <w:iCs/>
          </w:rPr>
          <w:t xml:space="preserve"> tersebut wajib memberitahukan kepada Pihak lainnya bahwa keadaan telah kembali normal dan kegiatan dapat dilanjutkan, dengan ketentuan:</w:t>
        </w:r>
      </w:ins>
    </w:p>
    <w:p w14:paraId="09BE073D" w14:textId="37412440" w:rsidR="00B00F04" w:rsidRDefault="00B00F04">
      <w:pPr>
        <w:pStyle w:val="NormalWeb"/>
        <w:numPr>
          <w:ilvl w:val="0"/>
          <w:numId w:val="43"/>
        </w:numPr>
        <w:spacing w:before="0" w:after="0" w:line="276" w:lineRule="auto"/>
        <w:jc w:val="both"/>
        <w:rPr>
          <w:ins w:id="498" w:author="Feril Hamdani -" w:date="2021-08-12T08:50:00Z"/>
          <w:bCs/>
          <w:iCs/>
        </w:rPr>
        <w:pPrChange w:id="499" w:author="PRISCA ADITYA" w:date="2021-08-13T15:06:00Z">
          <w:pPr>
            <w:pStyle w:val="NormalWeb"/>
            <w:numPr>
              <w:numId w:val="32"/>
            </w:numPr>
            <w:spacing w:line="276" w:lineRule="auto"/>
            <w:ind w:left="720" w:hanging="360"/>
          </w:pPr>
        </w:pPrChange>
      </w:pPr>
      <w:ins w:id="500" w:author="Feril Hamdani -" w:date="2021-08-12T08:49:00Z">
        <w:r w:rsidRPr="00B00F04">
          <w:rPr>
            <w:bCs/>
            <w:iCs/>
          </w:rPr>
          <w:t xml:space="preserve">Jangka </w:t>
        </w:r>
        <w:r w:rsidRPr="00B00F04">
          <w:rPr>
            <w:bCs/>
            <w:iCs/>
            <w:lang w:val="en-US"/>
          </w:rPr>
          <w:t xml:space="preserve">Waktu Pelaksanaan Pekerjaan </w:t>
        </w:r>
        <w:r w:rsidRPr="00B00F04">
          <w:rPr>
            <w:bCs/>
            <w:iCs/>
          </w:rPr>
          <w:t xml:space="preserve">dalam Perjanjian tetap mengikat. Apabila harus diperpanjang, maka waktu perpanjangan </w:t>
        </w:r>
        <w:r w:rsidRPr="00B00F04">
          <w:rPr>
            <w:bCs/>
            <w:iCs/>
            <w:lang w:val="en-US"/>
          </w:rPr>
          <w:t xml:space="preserve">maksimal </w:t>
        </w:r>
        <w:r w:rsidRPr="00B00F04">
          <w:rPr>
            <w:bCs/>
            <w:iCs/>
          </w:rPr>
          <w:t xml:space="preserve">sama dengan waktu selama tidak dapat melaksanakan pekerjaan akibat </w:t>
        </w:r>
      </w:ins>
      <w:ins w:id="501" w:author="Feril Hamdani -" w:date="2021-08-12T08:51:00Z">
        <w:r w:rsidRPr="00B00F04">
          <w:rPr>
            <w:bCs/>
            <w:iCs/>
          </w:rPr>
          <w:t>force majeure</w:t>
        </w:r>
      </w:ins>
      <w:ins w:id="502" w:author="PRISCA ADITYA" w:date="2021-08-13T15:06:00Z">
        <w:r w:rsidR="006D7A6F">
          <w:rPr>
            <w:bCs/>
            <w:iCs/>
            <w:lang w:val="en-ID"/>
          </w:rPr>
          <w:t>.</w:t>
        </w:r>
      </w:ins>
      <w:ins w:id="503" w:author="Feril Hamdani -" w:date="2021-08-12T08:49:00Z">
        <w:del w:id="504" w:author="PRISCA ADITYA" w:date="2021-08-13T15:06:00Z">
          <w:r w:rsidRPr="00B00F04" w:rsidDel="006D7A6F">
            <w:rPr>
              <w:bCs/>
              <w:iCs/>
            </w:rPr>
            <w:delText>;</w:delText>
          </w:r>
        </w:del>
      </w:ins>
    </w:p>
    <w:p w14:paraId="5A286B7A" w14:textId="59187E92" w:rsidR="00B00F04" w:rsidRDefault="00B00F04">
      <w:pPr>
        <w:pStyle w:val="NormalWeb"/>
        <w:numPr>
          <w:ilvl w:val="0"/>
          <w:numId w:val="43"/>
        </w:numPr>
        <w:spacing w:before="0" w:after="0" w:line="276" w:lineRule="auto"/>
        <w:jc w:val="both"/>
        <w:rPr>
          <w:ins w:id="505" w:author="Feril Hamdani -" w:date="2021-08-12T08:50:00Z"/>
          <w:bCs/>
          <w:iCs/>
        </w:rPr>
        <w:pPrChange w:id="506" w:author="PRISCA ADITYA" w:date="2021-08-13T15:06:00Z">
          <w:pPr>
            <w:pStyle w:val="NormalWeb"/>
            <w:numPr>
              <w:numId w:val="32"/>
            </w:numPr>
            <w:spacing w:before="0" w:after="0" w:line="276" w:lineRule="auto"/>
            <w:ind w:left="567" w:hanging="567"/>
            <w:jc w:val="both"/>
          </w:pPr>
        </w:pPrChange>
      </w:pPr>
      <w:ins w:id="507" w:author="Feril Hamdani -" w:date="2021-08-12T08:49:00Z">
        <w:r w:rsidRPr="00B00F04">
          <w:rPr>
            <w:bCs/>
            <w:iCs/>
          </w:rPr>
          <w:t xml:space="preserve">Selama tidak dapat melaksanakan </w:t>
        </w:r>
        <w:r w:rsidRPr="00CE7EC6">
          <w:rPr>
            <w:bCs/>
            <w:iCs/>
            <w:rPrChange w:id="508" w:author="SPVJF-GA-03" w:date="2021-08-14T12:53:00Z">
              <w:rPr>
                <w:bCs/>
                <w:iCs/>
                <w:lang w:val="en-ID"/>
              </w:rPr>
            </w:rPrChange>
          </w:rPr>
          <w:t>P</w:t>
        </w:r>
        <w:r w:rsidRPr="00B00F04">
          <w:rPr>
            <w:bCs/>
            <w:iCs/>
          </w:rPr>
          <w:t xml:space="preserve">ekerjaan akibat </w:t>
        </w:r>
      </w:ins>
      <w:ins w:id="509" w:author="Feril Hamdani -" w:date="2021-08-12T08:51:00Z">
        <w:r w:rsidRPr="004F2AF7">
          <w:t>force majeure</w:t>
        </w:r>
      </w:ins>
      <w:ins w:id="510" w:author="Feril Hamdani -" w:date="2021-08-12T08:49:00Z">
        <w:r w:rsidRPr="00B00F04">
          <w:rPr>
            <w:bCs/>
            <w:iCs/>
          </w:rPr>
          <w:t xml:space="preserve">, </w:t>
        </w:r>
        <w:r w:rsidRPr="00CE7EC6">
          <w:rPr>
            <w:rPrChange w:id="511" w:author="SPVJF-GA-03" w:date="2021-08-14T12:53:00Z">
              <w:rPr>
                <w:lang w:val="en-US"/>
              </w:rPr>
            </w:rPrChange>
          </w:rPr>
          <w:t>Penyedia</w:t>
        </w:r>
      </w:ins>
      <w:ins w:id="512" w:author="Feril Hamdani -" w:date="2021-08-12T08:51:00Z">
        <w:r>
          <w:t xml:space="preserve"> Jasa</w:t>
        </w:r>
      </w:ins>
      <w:ins w:id="513" w:author="Feril Hamdani -" w:date="2021-08-12T08:49:00Z">
        <w:r w:rsidRPr="00CE7EC6">
          <w:rPr>
            <w:rPrChange w:id="514" w:author="SPVJF-GA-03" w:date="2021-08-14T12:53:00Z">
              <w:rPr>
                <w:lang w:val="en-US"/>
              </w:rPr>
            </w:rPrChange>
          </w:rPr>
          <w:t xml:space="preserve"> </w:t>
        </w:r>
        <w:r w:rsidRPr="00B00F04">
          <w:rPr>
            <w:bCs/>
            <w:iCs/>
          </w:rPr>
          <w:t xml:space="preserve">berhak menerima pembayaran sebagaimana ditentukan dalam </w:t>
        </w:r>
        <w:r w:rsidRPr="00CE7EC6">
          <w:rPr>
            <w:iCs/>
            <w:rPrChange w:id="515" w:author="SPVJF-GA-03" w:date="2021-08-14T12:53:00Z">
              <w:rPr>
                <w:iCs/>
                <w:lang w:val="en-US"/>
              </w:rPr>
            </w:rPrChange>
          </w:rPr>
          <w:t>Perjanjian</w:t>
        </w:r>
        <w:r w:rsidRPr="00B00F04">
          <w:rPr>
            <w:i/>
            <w:iCs/>
          </w:rPr>
          <w:t xml:space="preserve"> </w:t>
        </w:r>
        <w:r w:rsidRPr="00B00F04">
          <w:rPr>
            <w:bCs/>
            <w:iCs/>
          </w:rPr>
          <w:t>dan mendapat penggantian biaya yang wajar sesuai yang telah dikeluarkan selama jangka waktu tersebut untuk melaksanakan tindakan yang disepakati</w:t>
        </w:r>
      </w:ins>
      <w:ins w:id="516" w:author="PRISCA ADITYA" w:date="2021-08-13T15:06:00Z">
        <w:r w:rsidR="006D7A6F" w:rsidRPr="00CE7EC6">
          <w:rPr>
            <w:bCs/>
            <w:iCs/>
            <w:rPrChange w:id="517" w:author="SPVJF-GA-03" w:date="2021-08-14T12:53:00Z">
              <w:rPr>
                <w:bCs/>
                <w:iCs/>
                <w:lang w:val="en-ID"/>
              </w:rPr>
            </w:rPrChange>
          </w:rPr>
          <w:t>.</w:t>
        </w:r>
      </w:ins>
      <w:ins w:id="518" w:author="Feril Hamdani -" w:date="2021-08-12T08:49:00Z">
        <w:del w:id="519" w:author="PRISCA ADITYA" w:date="2021-08-13T15:06:00Z">
          <w:r w:rsidRPr="00B00F04" w:rsidDel="006D7A6F">
            <w:rPr>
              <w:bCs/>
              <w:iCs/>
            </w:rPr>
            <w:delText>;</w:delText>
          </w:r>
        </w:del>
      </w:ins>
    </w:p>
    <w:p w14:paraId="5BB009A0" w14:textId="1BBC8048" w:rsidR="00B00F04" w:rsidRPr="00B00F04" w:rsidRDefault="00B00F04">
      <w:pPr>
        <w:pStyle w:val="NormalWeb"/>
        <w:numPr>
          <w:ilvl w:val="0"/>
          <w:numId w:val="43"/>
        </w:numPr>
        <w:spacing w:before="0" w:after="0" w:line="276" w:lineRule="auto"/>
        <w:jc w:val="both"/>
        <w:rPr>
          <w:bCs/>
          <w:iCs/>
          <w:rPrChange w:id="520" w:author="Feril Hamdani -" w:date="2021-08-12T08:50:00Z">
            <w:rPr>
              <w:lang w:val="en-US"/>
            </w:rPr>
          </w:rPrChange>
        </w:rPr>
        <w:pPrChange w:id="521" w:author="PRISCA ADITYA" w:date="2021-08-13T15:06:00Z">
          <w:pPr>
            <w:pStyle w:val="NormalWeb"/>
            <w:numPr>
              <w:numId w:val="32"/>
            </w:numPr>
            <w:spacing w:before="0" w:after="0" w:line="276" w:lineRule="auto"/>
            <w:ind w:left="567" w:hanging="567"/>
            <w:jc w:val="both"/>
          </w:pPr>
        </w:pPrChange>
      </w:pPr>
      <w:ins w:id="522" w:author="Feril Hamdani -" w:date="2021-08-12T08:49:00Z">
        <w:r w:rsidRPr="00B00F04">
          <w:rPr>
            <w:bCs/>
            <w:iCs/>
          </w:rPr>
          <w:lastRenderedPageBreak/>
          <w:t xml:space="preserve">Bila sebagai akibat dari </w:t>
        </w:r>
      </w:ins>
      <w:ins w:id="523" w:author="Feril Hamdani -" w:date="2021-08-12T08:54:00Z">
        <w:r w:rsidRPr="004F2AF7">
          <w:t>force majeure</w:t>
        </w:r>
        <w:r w:rsidRPr="00CE7EC6">
          <w:rPr>
            <w:rPrChange w:id="524" w:author="SPVJF-GA-03" w:date="2021-08-14T12:53:00Z">
              <w:rPr>
                <w:lang w:val="en-US"/>
              </w:rPr>
            </w:rPrChange>
          </w:rPr>
          <w:t xml:space="preserve"> </w:t>
        </w:r>
      </w:ins>
      <w:ins w:id="525" w:author="Feril Hamdani -" w:date="2021-08-12T08:49:00Z">
        <w:r w:rsidRPr="00CE7EC6">
          <w:rPr>
            <w:rPrChange w:id="526" w:author="SPVJF-GA-03" w:date="2021-08-14T12:53:00Z">
              <w:rPr>
                <w:lang w:val="en-US"/>
              </w:rPr>
            </w:rPrChange>
          </w:rPr>
          <w:t>Penyedia</w:t>
        </w:r>
      </w:ins>
      <w:ins w:id="527" w:author="Feril Hamdani -" w:date="2021-08-12T08:54:00Z">
        <w:r>
          <w:t xml:space="preserve"> Jasa</w:t>
        </w:r>
      </w:ins>
      <w:ins w:id="528" w:author="Feril Hamdani -" w:date="2021-08-12T08:49:00Z">
        <w:r w:rsidRPr="00CE7EC6">
          <w:rPr>
            <w:rPrChange w:id="529" w:author="SPVJF-GA-03" w:date="2021-08-14T12:53:00Z">
              <w:rPr>
                <w:lang w:val="en-US"/>
              </w:rPr>
            </w:rPrChange>
          </w:rPr>
          <w:t xml:space="preserve"> </w:t>
        </w:r>
        <w:r w:rsidRPr="00B00F04">
          <w:rPr>
            <w:bCs/>
            <w:iCs/>
          </w:rPr>
          <w:t xml:space="preserve">tidak dapat melaksanakan sebagian besar pekerjaan selama jangka waktu </w:t>
        </w:r>
        <w:r w:rsidRPr="00CE7EC6">
          <w:rPr>
            <w:bCs/>
            <w:iCs/>
            <w:rPrChange w:id="530" w:author="SPVJF-GA-03" w:date="2021-08-14T12:53:00Z">
              <w:rPr>
                <w:bCs/>
                <w:iCs/>
                <w:lang w:val="en-US"/>
              </w:rPr>
            </w:rPrChange>
          </w:rPr>
          <w:t>60</w:t>
        </w:r>
        <w:r w:rsidRPr="00B00F04">
          <w:rPr>
            <w:bCs/>
            <w:iCs/>
          </w:rPr>
          <w:t xml:space="preserve"> (</w:t>
        </w:r>
        <w:r w:rsidRPr="00CE7EC6">
          <w:rPr>
            <w:bCs/>
            <w:iCs/>
            <w:rPrChange w:id="531" w:author="SPVJF-GA-03" w:date="2021-08-14T12:53:00Z">
              <w:rPr>
                <w:bCs/>
                <w:iCs/>
                <w:lang w:val="en-US"/>
              </w:rPr>
            </w:rPrChange>
          </w:rPr>
          <w:t>enam</w:t>
        </w:r>
        <w:r w:rsidRPr="00B00F04">
          <w:rPr>
            <w:bCs/>
            <w:iCs/>
          </w:rPr>
          <w:t xml:space="preserve"> puluh) Hari, maka </w:t>
        </w:r>
        <w:commentRangeStart w:id="532"/>
        <w:r w:rsidRPr="00B00F04">
          <w:rPr>
            <w:bCs/>
            <w:iCs/>
          </w:rPr>
          <w:t xml:space="preserve">salah satu Pihak dapat memutus </w:t>
        </w:r>
        <w:r w:rsidRPr="00CE7EC6">
          <w:rPr>
            <w:iCs/>
            <w:rPrChange w:id="533" w:author="SPVJF-GA-03" w:date="2021-08-14T12:53:00Z">
              <w:rPr>
                <w:iCs/>
                <w:lang w:val="en-US"/>
              </w:rPr>
            </w:rPrChange>
          </w:rPr>
          <w:t>Perjanjian</w:t>
        </w:r>
        <w:r w:rsidRPr="00B00F04">
          <w:rPr>
            <w:i/>
            <w:iCs/>
          </w:rPr>
          <w:t xml:space="preserve"> </w:t>
        </w:r>
        <w:r w:rsidRPr="00B00F04">
          <w:rPr>
            <w:bCs/>
            <w:iCs/>
          </w:rPr>
          <w:t xml:space="preserve">dengan pemberitahuan tertulis </w:t>
        </w:r>
        <w:r w:rsidRPr="00CE7EC6">
          <w:rPr>
            <w:bCs/>
            <w:iCs/>
            <w:rPrChange w:id="534" w:author="SPVJF-GA-03" w:date="2021-08-14T12:53:00Z">
              <w:rPr>
                <w:bCs/>
                <w:iCs/>
                <w:lang w:val="en-US"/>
              </w:rPr>
            </w:rPrChange>
          </w:rPr>
          <w:t>sekurang-kurangnya 15</w:t>
        </w:r>
        <w:r w:rsidRPr="00B00F04">
          <w:rPr>
            <w:bCs/>
            <w:iCs/>
          </w:rPr>
          <w:t xml:space="preserve"> (</w:t>
        </w:r>
        <w:r w:rsidRPr="00CE7EC6">
          <w:rPr>
            <w:bCs/>
            <w:iCs/>
            <w:rPrChange w:id="535" w:author="SPVJF-GA-03" w:date="2021-08-14T12:53:00Z">
              <w:rPr>
                <w:bCs/>
                <w:iCs/>
                <w:lang w:val="en-US"/>
              </w:rPr>
            </w:rPrChange>
          </w:rPr>
          <w:t>lima belas</w:t>
        </w:r>
        <w:r w:rsidRPr="00B00F04">
          <w:rPr>
            <w:bCs/>
            <w:iCs/>
          </w:rPr>
          <w:t>) Hari sebelumnya</w:t>
        </w:r>
      </w:ins>
      <w:commentRangeEnd w:id="532"/>
      <w:r w:rsidR="001040EF">
        <w:rPr>
          <w:rStyle w:val="CommentReference"/>
          <w:rFonts w:asciiTheme="minorHAnsi" w:hAnsiTheme="minorHAnsi"/>
          <w:lang w:eastAsia="id-ID"/>
        </w:rPr>
        <w:commentReference w:id="532"/>
      </w:r>
      <w:ins w:id="536" w:author="PRISCA ADITYA" w:date="2021-08-13T15:06:00Z">
        <w:r w:rsidR="006D7A6F" w:rsidRPr="00CE7EC6">
          <w:rPr>
            <w:bCs/>
            <w:iCs/>
            <w:rPrChange w:id="537" w:author="SPVJF-GA-03" w:date="2021-08-14T12:53:00Z">
              <w:rPr>
                <w:bCs/>
                <w:iCs/>
                <w:lang w:val="en-ID"/>
              </w:rPr>
            </w:rPrChange>
          </w:rPr>
          <w:t>.</w:t>
        </w:r>
      </w:ins>
    </w:p>
    <w:p w14:paraId="0B6E24F5" w14:textId="77777777" w:rsidR="00D124E1" w:rsidRPr="00CE7EC6" w:rsidRDefault="00D124E1" w:rsidP="004F2AF7">
      <w:pPr>
        <w:widowControl w:val="0"/>
        <w:spacing w:after="0"/>
        <w:jc w:val="center"/>
        <w:rPr>
          <w:rFonts w:ascii="Times New Roman" w:hAnsi="Times New Roman" w:cs="Times New Roman"/>
          <w:b/>
          <w:bCs/>
          <w:color w:val="000000" w:themeColor="text1"/>
          <w:sz w:val="24"/>
          <w:szCs w:val="24"/>
          <w:rPrChange w:id="538" w:author="SPVJF-GA-03" w:date="2021-08-14T12:53:00Z">
            <w:rPr>
              <w:rFonts w:ascii="Times New Roman" w:hAnsi="Times New Roman" w:cs="Times New Roman"/>
              <w:b/>
              <w:bCs/>
              <w:color w:val="000000" w:themeColor="text1"/>
              <w:sz w:val="24"/>
              <w:szCs w:val="24"/>
              <w:lang w:val="en-US"/>
            </w:rPr>
          </w:rPrChange>
        </w:rPr>
      </w:pPr>
    </w:p>
    <w:p w14:paraId="1B8C78B6" w14:textId="77777777"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14:paraId="76FFB04F" w14:textId="77777777"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14:paraId="4A1BD0DE"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14:paraId="2828AC64"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Para Pihak</w:t>
      </w:r>
      <w:r w:rsidRPr="004F2AF7">
        <w:rPr>
          <w:rFonts w:cs="Times New Roman"/>
          <w:bCs/>
          <w:color w:val="000000" w:themeColor="text1"/>
        </w:rPr>
        <w:t xml:space="preserve"> tidak akan membuka kerahasiaan </w:t>
      </w:r>
      <w:r w:rsidRPr="004F2AF7">
        <w:rPr>
          <w:rFonts w:cs="Times New Roman"/>
          <w:bCs/>
          <w:color w:val="000000" w:themeColor="text1"/>
          <w:lang w:val="id-ID"/>
        </w:rPr>
        <w:t>informasi perusahaan</w:t>
      </w:r>
      <w:r w:rsidRPr="004F2AF7">
        <w:rPr>
          <w:rFonts w:cs="Times New Roman"/>
          <w:bCs/>
          <w:color w:val="000000" w:themeColor="text1"/>
        </w:rPr>
        <w:t xml:space="preserve"> kepada </w:t>
      </w:r>
      <w:r w:rsidRPr="004F2AF7">
        <w:rPr>
          <w:rFonts w:cs="Times New Roman"/>
          <w:bCs/>
          <w:color w:val="000000" w:themeColor="text1"/>
          <w:lang w:val="id-ID"/>
        </w:rPr>
        <w:t>Pihak Ketiga</w:t>
      </w:r>
      <w:r w:rsidRPr="004F2AF7">
        <w:rPr>
          <w:rFonts w:cs="Times New Roman"/>
          <w:bCs/>
          <w:color w:val="000000" w:themeColor="text1"/>
        </w:rPr>
        <w:t xml:space="preserve"> tanpa persetujuan tertulis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14:paraId="3B6A46B4"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14:paraId="77274114"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berperan serta menjaga aset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37F8865D"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mengambil gambar/ video dalam bentuk apapun selain </w:t>
      </w:r>
      <w:r w:rsidR="009B5971" w:rsidRPr="004F2AF7">
        <w:rPr>
          <w:rFonts w:cs="Times New Roman"/>
          <w:bCs/>
          <w:color w:val="000000" w:themeColor="text1"/>
          <w:lang w:val="id-ID"/>
        </w:rPr>
        <w:t xml:space="preserve">untuk </w:t>
      </w:r>
      <w:r w:rsidRPr="004F2AF7">
        <w:rPr>
          <w:rFonts w:cs="Times New Roman"/>
          <w:bCs/>
          <w:color w:val="000000" w:themeColor="text1"/>
        </w:rPr>
        <w:t xml:space="preserve">kepentingan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54477F6A"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memasuki area </w:t>
      </w:r>
      <w:r w:rsidRPr="004F2AF7">
        <w:rPr>
          <w:rFonts w:cs="Times New Roman"/>
          <w:bCs/>
          <w:color w:val="000000" w:themeColor="text1"/>
          <w:lang w:val="id-ID"/>
        </w:rPr>
        <w:t xml:space="preserve">yang bukan area kerjanya </w:t>
      </w:r>
      <w:r w:rsidRPr="004F2AF7">
        <w:rPr>
          <w:rFonts w:cs="Times New Roman"/>
          <w:bCs/>
          <w:color w:val="000000" w:themeColor="text1"/>
        </w:rPr>
        <w:t xml:space="preserve">dan mengakses system informasi tanpa seijin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55EFF959"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wajib menyampaikan semua ketentuan ini kepada semua karyawan yang berkaitan dengan perjanjian ini.</w:t>
      </w:r>
      <w:r w:rsidRPr="004F2AF7">
        <w:rPr>
          <w:rFonts w:cs="Times New Roman"/>
          <w:color w:val="000000"/>
        </w:rPr>
        <w:t xml:space="preserve"> </w:t>
      </w:r>
    </w:p>
    <w:p w14:paraId="723D9E20" w14:textId="77777777"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14:paraId="40E826D0" w14:textId="77777777"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14:paraId="2525D6B3" w14:textId="77777777"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14:paraId="37AA6266"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lang w:val="id-ID"/>
        </w:rPr>
        <w:t xml:space="preserve"> wajib</w:t>
      </w:r>
      <w:r w:rsidRPr="004F2AF7">
        <w:rPr>
          <w:rFonts w:cs="Times New Roman"/>
          <w:bCs/>
          <w:color w:val="000000" w:themeColor="text1"/>
        </w:rPr>
        <w:t xml:space="preserve"> mematuhi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K</w:t>
      </w:r>
      <w:r w:rsidRPr="004F2AF7">
        <w:rPr>
          <w:rFonts w:cs="Times New Roman"/>
          <w:b/>
          <w:bCs/>
          <w:color w:val="000000" w:themeColor="text1"/>
        </w:rPr>
        <w:t>edu</w:t>
      </w:r>
      <w:r w:rsidRPr="004F2AF7">
        <w:rPr>
          <w:rFonts w:cs="Times New Roman"/>
          <w:b/>
          <w:bCs/>
          <w:color w:val="000000" w:themeColor="text1"/>
          <w:lang w:val="id-ID"/>
        </w:rPr>
        <w:t>a</w:t>
      </w:r>
      <w:r w:rsidRPr="004F2AF7">
        <w:rPr>
          <w:rFonts w:cs="Times New Roman"/>
          <w:bCs/>
          <w:color w:val="000000" w:themeColor="text1"/>
          <w:lang w:val="id-ID"/>
        </w:rPr>
        <w:t>.</w:t>
      </w:r>
    </w:p>
    <w:p w14:paraId="1E8DC6F0"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bertanggung jawab atas kecelakaan kerja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r w:rsidRPr="004F2AF7">
        <w:rPr>
          <w:rFonts w:cs="Times New Roman"/>
          <w:bCs/>
          <w:color w:val="000000" w:themeColor="text1"/>
        </w:rPr>
        <w:t>pada saat proses pekerjaan.</w:t>
      </w:r>
    </w:p>
    <w:p w14:paraId="40159D89"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akan selalu menjaga kebersihan dan kerapihan disekitar area tempat pekerjaan.</w:t>
      </w:r>
    </w:p>
    <w:p w14:paraId="18495B07" w14:textId="77777777"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r w:rsidRPr="004F2AF7">
        <w:rPr>
          <w:rFonts w:cs="Times New Roman"/>
          <w:bCs/>
          <w:color w:val="000000" w:themeColor="text1"/>
        </w:rPr>
        <w:t xml:space="preserve">Apabila </w:t>
      </w:r>
      <w:r w:rsidRPr="004F2AF7">
        <w:rPr>
          <w:rFonts w:cs="Times New Roman"/>
          <w:b/>
          <w:color w:val="000000"/>
        </w:rPr>
        <w:t>Pihak Pertama</w:t>
      </w:r>
      <w:r w:rsidR="00AB39AE" w:rsidRPr="004F2AF7">
        <w:rPr>
          <w:rFonts w:cs="Times New Roman"/>
          <w:color w:val="000000"/>
          <w:lang w:val="id-ID"/>
        </w:rPr>
        <w:t xml:space="preserve"> </w:t>
      </w:r>
      <w:r w:rsidRPr="004F2AF7">
        <w:rPr>
          <w:rFonts w:cs="Times New Roman"/>
          <w:bCs/>
          <w:color w:val="000000" w:themeColor="text1"/>
        </w:rPr>
        <w:t xml:space="preserve">mendapat teguran tertulis lebih </w:t>
      </w:r>
      <w:r w:rsidRPr="004F2AF7">
        <w:rPr>
          <w:rFonts w:cs="Times New Roman"/>
          <w:bCs/>
          <w:color w:val="000000" w:themeColor="text1"/>
          <w:lang w:val="id-ID"/>
        </w:rPr>
        <w:t xml:space="preserve">dari </w:t>
      </w:r>
      <w:r w:rsidRPr="004F2AF7">
        <w:rPr>
          <w:rFonts w:cs="Times New Roman"/>
          <w:bCs/>
          <w:color w:val="000000" w:themeColor="text1"/>
        </w:rPr>
        <w:t xml:space="preserve">2 (dua)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r w:rsidR="0095718C" w:rsidRPr="004F2AF7">
        <w:rPr>
          <w:rFonts w:cs="Times New Roman"/>
          <w:bCs/>
          <w:color w:val="000000" w:themeColor="text1"/>
          <w:lang w:val="en-US"/>
        </w:rPr>
        <w:t xml:space="preserve">pelanggaran </w:t>
      </w:r>
      <w:r w:rsidR="0095718C" w:rsidRPr="004F2AF7">
        <w:rPr>
          <w:rFonts w:cs="Times New Roman"/>
          <w:bCs/>
          <w:color w:val="000000" w:themeColor="text1"/>
          <w:lang w:val="id-ID"/>
        </w:rPr>
        <w:t>K</w:t>
      </w:r>
      <w:r w:rsidRPr="004F2AF7">
        <w:rPr>
          <w:rFonts w:cs="Times New Roman"/>
          <w:bCs/>
          <w:color w:val="000000" w:themeColor="text1"/>
          <w:lang w:val="en-US"/>
        </w:rPr>
        <w:t xml:space="preserve">3 oleh </w:t>
      </w:r>
      <w:r w:rsidRPr="004F2AF7">
        <w:rPr>
          <w:rFonts w:cs="Times New Roman"/>
          <w:b/>
          <w:bCs/>
          <w:color w:val="000000" w:themeColor="text1"/>
          <w:lang w:val="en-US"/>
        </w:rPr>
        <w:t>Pihak Pertama</w:t>
      </w:r>
      <w:r w:rsidRPr="004F2AF7">
        <w:rPr>
          <w:rFonts w:cs="Times New Roman"/>
          <w:bCs/>
          <w:color w:val="000000" w:themeColor="text1"/>
          <w:lang w:val="en-US"/>
        </w:rPr>
        <w:t xml:space="preserve"> atau pekerjanya pada saat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r w:rsidR="0046058D" w:rsidRPr="004F2AF7">
        <w:rPr>
          <w:rFonts w:cs="Times New Roman"/>
          <w:bCs/>
          <w:color w:val="000000" w:themeColor="text1"/>
        </w:rPr>
        <w:t xml:space="preserve">maka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P</w:t>
      </w:r>
      <w:r w:rsidRPr="004F2AF7">
        <w:rPr>
          <w:rFonts w:cs="Times New Roman"/>
          <w:b/>
          <w:bCs/>
          <w:color w:val="000000" w:themeColor="text1"/>
        </w:rPr>
        <w:t>ertama</w:t>
      </w:r>
      <w:r w:rsidRPr="004F2AF7">
        <w:rPr>
          <w:rFonts w:cs="Times New Roman"/>
          <w:bCs/>
          <w:color w:val="000000" w:themeColor="text1"/>
        </w:rPr>
        <w:t xml:space="preserve">  bersedia untuk </w:t>
      </w:r>
      <w:r w:rsidRPr="004F2AF7">
        <w:rPr>
          <w:rFonts w:cs="Times New Roman"/>
          <w:bCs/>
          <w:color w:val="000000" w:themeColor="text1"/>
          <w:lang w:val="id-ID"/>
        </w:rPr>
        <w:t>dikenakan</w:t>
      </w:r>
      <w:r w:rsidRPr="004F2AF7">
        <w:rPr>
          <w:rFonts w:cs="Times New Roman"/>
          <w:bCs/>
          <w:color w:val="000000" w:themeColor="text1"/>
        </w:rPr>
        <w:t xml:space="preserve"> sanksi denda sebesar Rp 5.000.000 (lima juta rupiah) </w:t>
      </w:r>
      <w:r w:rsidRPr="004F2AF7">
        <w:rPr>
          <w:rFonts w:cs="Times New Roman"/>
          <w:bCs/>
          <w:color w:val="000000" w:themeColor="text1"/>
          <w:lang w:val="id-ID"/>
        </w:rPr>
        <w:t xml:space="preserve">yang </w:t>
      </w:r>
      <w:r w:rsidRPr="004F2AF7">
        <w:rPr>
          <w:rFonts w:cs="Times New Roman"/>
          <w:bCs/>
          <w:color w:val="000000" w:themeColor="text1"/>
          <w:lang w:val="en-US"/>
        </w:rPr>
        <w:t xml:space="preserve">dapat </w:t>
      </w:r>
      <w:r w:rsidRPr="004F2AF7">
        <w:rPr>
          <w:rFonts w:cs="Times New Roman"/>
          <w:bCs/>
          <w:color w:val="000000" w:themeColor="text1"/>
          <w:lang w:val="id-ID"/>
        </w:rPr>
        <w:t xml:space="preserve">dipotongkan dari sisa pembayaran yang ada. </w:t>
      </w:r>
    </w:p>
    <w:p w14:paraId="5135CF3E" w14:textId="77777777"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14:paraId="185C641A" w14:textId="77777777"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Pasal 1</w:t>
      </w:r>
      <w:r w:rsidR="00D124E1" w:rsidRPr="004F2AF7">
        <w:rPr>
          <w:rFonts w:cs="Times New Roman"/>
          <w:b/>
          <w:color w:val="000000" w:themeColor="text1"/>
          <w:lang w:val="id-ID"/>
        </w:rPr>
        <w:t>1</w:t>
      </w:r>
    </w:p>
    <w:p w14:paraId="2B790679" w14:textId="77777777"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Pemberian Hadiah</w:t>
      </w:r>
      <w:r w:rsidR="00745D12" w:rsidRPr="004F2AF7">
        <w:rPr>
          <w:rFonts w:cs="Times New Roman"/>
          <w:b/>
          <w:color w:val="000000" w:themeColor="text1"/>
          <w:lang w:val="id-ID"/>
        </w:rPr>
        <w:t xml:space="preserve"> atau Janji</w:t>
      </w:r>
    </w:p>
    <w:p w14:paraId="5CFA1F4E"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r w:rsidRPr="004F2AF7">
        <w:rPr>
          <w:rFonts w:cs="Times New Roman"/>
          <w:color w:val="000000" w:themeColor="text1"/>
        </w:rPr>
        <w:t>untuk memberikan hadiah</w:t>
      </w:r>
      <w:r w:rsidRPr="004F2AF7">
        <w:rPr>
          <w:rFonts w:cs="Times New Roman"/>
          <w:color w:val="000000" w:themeColor="text1"/>
          <w:lang w:val="id-ID"/>
        </w:rPr>
        <w:t xml:space="preserve"> dalam bentuk apapun baik </w:t>
      </w:r>
      <w:r w:rsidRPr="004F2AF7">
        <w:rPr>
          <w:rFonts w:cs="Times New Roman"/>
          <w:color w:val="000000" w:themeColor="text1"/>
        </w:rPr>
        <w:t xml:space="preserve">berupa </w:t>
      </w:r>
      <w:r w:rsidRPr="004F2AF7">
        <w:rPr>
          <w:rFonts w:cs="Times New Roman"/>
          <w:color w:val="000000" w:themeColor="text1"/>
          <w:lang w:val="id-ID"/>
        </w:rPr>
        <w:t xml:space="preserve">uang, </w:t>
      </w:r>
      <w:r w:rsidRPr="004F2AF7">
        <w:rPr>
          <w:rFonts w:cs="Times New Roman"/>
          <w:color w:val="000000" w:themeColor="text1"/>
        </w:rPr>
        <w:t xml:space="preserve">barang atau bentuk </w:t>
      </w:r>
      <w:r w:rsidRPr="004F2AF7">
        <w:rPr>
          <w:rFonts w:cs="Times New Roman"/>
          <w:color w:val="000000" w:themeColor="text1"/>
          <w:lang w:val="id-ID"/>
        </w:rPr>
        <w:t xml:space="preserve">lainnya yang bernilai uang dan </w:t>
      </w:r>
      <w:r w:rsidRPr="004F2AF7">
        <w:rPr>
          <w:rFonts w:cs="Times New Roman"/>
          <w:color w:val="000000" w:themeColor="text1"/>
        </w:rPr>
        <w:t xml:space="preserve">bersifat pribadi kepada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14:paraId="028FDAE4"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14:paraId="63CD115A"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14:paraId="4D1F9033"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14:paraId="4EEBD196"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14:paraId="47D45842"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14:paraId="384AC3FA"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14:paraId="274D2C28" w14:textId="77777777"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14:paraId="56A3C84E" w14:textId="77777777"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14:paraId="64484701" w14:textId="77777777"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14:paraId="43D8D611" w14:textId="77777777" w:rsidR="00361FDF" w:rsidRPr="004F2AF7" w:rsidRDefault="00B00F04"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ins w:id="539" w:author="Feril Hamdani -" w:date="2021-08-12T08:57:00Z">
        <w:r w:rsidRPr="00B00F04">
          <w:rPr>
            <w:rFonts w:cs="Times New Roman"/>
            <w:bCs/>
            <w:color w:val="000000" w:themeColor="text1"/>
            <w:lang w:val="en-US"/>
          </w:rPr>
          <w:t>Pengakhiran Perjanjian dapat dilakukan apabila terjadi hal-hal sebagai berikut</w:t>
        </w:r>
        <w:r w:rsidRPr="00B00F04" w:rsidDel="00B00F04">
          <w:rPr>
            <w:rFonts w:cs="Times New Roman"/>
            <w:color w:val="000000" w:themeColor="text1"/>
            <w:lang w:val="id-ID"/>
          </w:rPr>
          <w:t xml:space="preserve"> </w:t>
        </w:r>
      </w:ins>
      <w:del w:id="540" w:author="Feril Hamdani -" w:date="2021-08-12T08:57:00Z">
        <w:r w:rsidR="00361FDF" w:rsidRPr="004F2AF7" w:rsidDel="00B00F04">
          <w:rPr>
            <w:rFonts w:cs="Times New Roman"/>
            <w:color w:val="000000" w:themeColor="text1"/>
            <w:lang w:val="id-ID"/>
          </w:rPr>
          <w:delText>Perjanjian ini dapat berakhir dikarenakan sebagai berikut</w:delText>
        </w:r>
      </w:del>
      <w:r w:rsidR="00361FDF" w:rsidRPr="004F2AF7">
        <w:rPr>
          <w:rFonts w:cs="Times New Roman"/>
          <w:color w:val="000000" w:themeColor="text1"/>
          <w:lang w:val="id-ID"/>
        </w:rPr>
        <w:t>:</w:t>
      </w:r>
    </w:p>
    <w:p w14:paraId="709928CF" w14:textId="77777777" w:rsidR="004F45A2" w:rsidRDefault="00B00F04">
      <w:pPr>
        <w:pStyle w:val="ListParagraph"/>
        <w:numPr>
          <w:ilvl w:val="1"/>
          <w:numId w:val="13"/>
        </w:numPr>
        <w:ind w:left="993" w:right="270"/>
        <w:contextualSpacing/>
        <w:jc w:val="both"/>
        <w:rPr>
          <w:ins w:id="541" w:author="Feril Hamdani -" w:date="2021-08-12T08:58:00Z"/>
          <w:rFonts w:cs="Times New Roman"/>
          <w:color w:val="000000" w:themeColor="text1"/>
          <w:lang w:val="id-ID"/>
        </w:rPr>
        <w:pPrChange w:id="542" w:author="Feril Hamdani -" w:date="2021-08-12T08:58:00Z">
          <w:pPr>
            <w:pStyle w:val="ListParagraph"/>
            <w:numPr>
              <w:numId w:val="28"/>
            </w:numPr>
            <w:ind w:right="270" w:hanging="360"/>
            <w:contextualSpacing/>
            <w:jc w:val="both"/>
          </w:pPr>
        </w:pPrChange>
      </w:pPr>
      <w:ins w:id="543" w:author="Feril Hamdani -" w:date="2021-08-12T08:57:00Z">
        <w:r w:rsidRPr="00B00F04">
          <w:rPr>
            <w:rFonts w:cs="Times New Roman"/>
            <w:color w:val="000000" w:themeColor="text1"/>
            <w:lang w:val="id-ID"/>
          </w:rPr>
          <w:t xml:space="preserve">Pada saat telah dipenuhinya seluruh hak dan kewajiban masing-masing Pihak berdasarkan Perjanjian dan dilakukannya </w:t>
        </w:r>
      </w:ins>
      <w:ins w:id="544" w:author="Feril Hamdani -" w:date="2021-08-12T08:58:00Z">
        <w:r w:rsidR="004F45A2">
          <w:rPr>
            <w:rFonts w:cs="Times New Roman"/>
            <w:color w:val="000000" w:themeColor="text1"/>
            <w:lang w:val="id-ID"/>
          </w:rPr>
          <w:t>Serah Terima</w:t>
        </w:r>
      </w:ins>
      <w:ins w:id="545" w:author="Feril Hamdani -" w:date="2021-08-12T08:57:00Z">
        <w:r w:rsidRPr="00B00F04">
          <w:rPr>
            <w:rFonts w:cs="Times New Roman"/>
            <w:color w:val="000000" w:themeColor="text1"/>
            <w:lang w:val="id-ID"/>
          </w:rPr>
          <w:t xml:space="preserve"> atas Pekerjaan; atau</w:t>
        </w:r>
      </w:ins>
    </w:p>
    <w:p w14:paraId="3EBF76D9" w14:textId="77777777" w:rsidR="00B00F04" w:rsidRPr="004F45A2" w:rsidRDefault="00B00F04">
      <w:pPr>
        <w:pStyle w:val="ListParagraph"/>
        <w:numPr>
          <w:ilvl w:val="1"/>
          <w:numId w:val="13"/>
        </w:numPr>
        <w:ind w:left="993" w:right="270"/>
        <w:contextualSpacing/>
        <w:jc w:val="both"/>
        <w:rPr>
          <w:ins w:id="546" w:author="Feril Hamdani -" w:date="2021-08-12T08:57:00Z"/>
          <w:rFonts w:cs="Times New Roman"/>
          <w:color w:val="000000" w:themeColor="text1"/>
          <w:lang w:val="id-ID"/>
          <w:rPrChange w:id="547" w:author="Feril Hamdani -" w:date="2021-08-12T08:58:00Z">
            <w:rPr>
              <w:ins w:id="548" w:author="Feril Hamdani -" w:date="2021-08-12T08:57:00Z"/>
              <w:lang w:val="id-ID"/>
            </w:rPr>
          </w:rPrChange>
        </w:rPr>
        <w:pPrChange w:id="549" w:author="Feril Hamdani -" w:date="2021-08-12T08:58:00Z">
          <w:pPr>
            <w:pStyle w:val="ListParagraph"/>
            <w:numPr>
              <w:numId w:val="28"/>
            </w:numPr>
            <w:ind w:right="270" w:hanging="360"/>
            <w:contextualSpacing/>
            <w:jc w:val="both"/>
          </w:pPr>
        </w:pPrChange>
      </w:pPr>
      <w:ins w:id="550" w:author="Feril Hamdani -" w:date="2021-08-12T08:57:00Z">
        <w:r w:rsidRPr="004F45A2">
          <w:rPr>
            <w:rFonts w:cs="Times New Roman"/>
            <w:color w:val="000000" w:themeColor="text1"/>
            <w:lang w:val="id-ID"/>
            <w:rPrChange w:id="551" w:author="Feril Hamdani -" w:date="2021-08-12T08:58:00Z">
              <w:rPr>
                <w:lang w:val="id-ID"/>
              </w:rPr>
            </w:rPrChange>
          </w:rPr>
          <w:t>Terjadinya hal-hal di luar kekuasaan masing-masing Pihak (Keadaan Kahar) yang penanggulangannya berlangsung secara terus-menerus selama 6 (enam) bulan, dan menyebabkan Pihak yang mengalami Keadaan Kahar tidak dapat melaksanakan kewajiban yang ditentukan di dalam Perjanjian. Dalam hal Perjanjian diakhiri, maka Pengguna Barang/Jasa wajib membayar kepada Penyedia sesuai dengan kemajuan pelaksanaan Pekerjaan yang telah dicapai sebelum terjadinya Keadaan Kahar; atau</w:t>
        </w:r>
      </w:ins>
    </w:p>
    <w:p w14:paraId="523F412A" w14:textId="77777777" w:rsidR="00361FDF" w:rsidRPr="004F2AF7" w:rsidDel="00B00F04" w:rsidRDefault="00B00F04" w:rsidP="00B00F04">
      <w:pPr>
        <w:pStyle w:val="ListParagraph"/>
        <w:numPr>
          <w:ilvl w:val="0"/>
          <w:numId w:val="28"/>
        </w:numPr>
        <w:suppressAutoHyphens w:val="0"/>
        <w:spacing w:line="276" w:lineRule="auto"/>
        <w:ind w:right="270"/>
        <w:contextualSpacing/>
        <w:jc w:val="both"/>
        <w:rPr>
          <w:del w:id="552" w:author="Feril Hamdani -" w:date="2021-08-12T08:57:00Z"/>
          <w:rFonts w:cs="Times New Roman"/>
          <w:color w:val="000000" w:themeColor="text1"/>
        </w:rPr>
      </w:pPr>
      <w:ins w:id="553" w:author="Feril Hamdani -" w:date="2021-08-12T08:57:00Z">
        <w:r w:rsidRPr="00B00F04">
          <w:rPr>
            <w:rFonts w:cs="Times New Roman"/>
            <w:color w:val="000000" w:themeColor="text1"/>
            <w:lang w:val="id-ID"/>
          </w:rPr>
          <w:t>Adanya peraturan perundangan atau kebijakan pemerintah yang menyebabkan salah satu Pihak menjadi terhalang atau tidak dapat melaksanakan kewajibannya berdasarkan Perjanjian ini</w:t>
        </w:r>
      </w:ins>
      <w:del w:id="554" w:author="Feril Hamdani -" w:date="2021-08-12T08:57:00Z">
        <w:r w:rsidR="00361FDF" w:rsidRPr="004F2AF7" w:rsidDel="00B00F04">
          <w:rPr>
            <w:rFonts w:cs="Times New Roman"/>
            <w:color w:val="000000" w:themeColor="text1"/>
            <w:lang w:val="id-ID"/>
          </w:rPr>
          <w:delText>Para Pihak sepakat untuk mengakhiri.</w:delText>
        </w:r>
      </w:del>
    </w:p>
    <w:p w14:paraId="5FB3DC65" w14:textId="77777777" w:rsidR="00361FDF" w:rsidRPr="004F2AF7" w:rsidDel="00B00F04" w:rsidRDefault="00361FDF" w:rsidP="004F2AF7">
      <w:pPr>
        <w:pStyle w:val="ListParagraph"/>
        <w:numPr>
          <w:ilvl w:val="1"/>
          <w:numId w:val="13"/>
        </w:numPr>
        <w:tabs>
          <w:tab w:val="clear" w:pos="0"/>
        </w:tabs>
        <w:suppressAutoHyphens w:val="0"/>
        <w:spacing w:line="276" w:lineRule="auto"/>
        <w:ind w:left="993" w:right="270" w:hanging="426"/>
        <w:contextualSpacing/>
        <w:jc w:val="both"/>
        <w:rPr>
          <w:del w:id="555" w:author="Feril Hamdani -" w:date="2021-08-12T08:57:00Z"/>
          <w:rFonts w:cs="Times New Roman"/>
          <w:color w:val="000000" w:themeColor="text1"/>
        </w:rPr>
      </w:pPr>
      <w:del w:id="556" w:author="Feril Hamdani -" w:date="2021-08-12T08:57:00Z">
        <w:r w:rsidRPr="004F2AF7" w:rsidDel="00B00F04">
          <w:rPr>
            <w:rFonts w:cs="Times New Roman"/>
            <w:color w:val="000000" w:themeColor="text1"/>
            <w:lang w:val="id-ID"/>
          </w:rPr>
          <w:delText>Periode perjanjian telah berakhir.</w:delText>
        </w:r>
      </w:del>
    </w:p>
    <w:p w14:paraId="121AFD5D" w14:textId="77777777" w:rsidR="00361FDF" w:rsidRPr="004F2AF7" w:rsidDel="00B00F04" w:rsidRDefault="00361FDF" w:rsidP="004F2AF7">
      <w:pPr>
        <w:pStyle w:val="ListParagraph"/>
        <w:numPr>
          <w:ilvl w:val="1"/>
          <w:numId w:val="13"/>
        </w:numPr>
        <w:tabs>
          <w:tab w:val="clear" w:pos="0"/>
        </w:tabs>
        <w:suppressAutoHyphens w:val="0"/>
        <w:spacing w:line="276" w:lineRule="auto"/>
        <w:ind w:left="993" w:right="270" w:hanging="426"/>
        <w:contextualSpacing/>
        <w:jc w:val="both"/>
        <w:rPr>
          <w:del w:id="557" w:author="Feril Hamdani -" w:date="2021-08-12T08:57:00Z"/>
          <w:rFonts w:cs="Times New Roman"/>
          <w:color w:val="000000" w:themeColor="text1"/>
        </w:rPr>
      </w:pPr>
      <w:del w:id="558" w:author="Feril Hamdani -" w:date="2021-08-12T08:57:00Z">
        <w:r w:rsidRPr="004F2AF7" w:rsidDel="00B00F04">
          <w:rPr>
            <w:rFonts w:cs="Times New Roman"/>
            <w:color w:val="000000" w:themeColor="text1"/>
            <w:lang w:val="id-ID"/>
          </w:rPr>
          <w:delText>Salah satu Pihak cidera janji.</w:delText>
        </w:r>
      </w:del>
    </w:p>
    <w:p w14:paraId="30769720" w14:textId="77777777" w:rsidR="00361FDF" w:rsidRPr="004F2AF7" w:rsidDel="00B00F04" w:rsidRDefault="00361FDF" w:rsidP="004F2AF7">
      <w:pPr>
        <w:pStyle w:val="ListParagraph"/>
        <w:numPr>
          <w:ilvl w:val="1"/>
          <w:numId w:val="13"/>
        </w:numPr>
        <w:tabs>
          <w:tab w:val="clear" w:pos="0"/>
        </w:tabs>
        <w:suppressAutoHyphens w:val="0"/>
        <w:spacing w:line="276" w:lineRule="auto"/>
        <w:ind w:left="993" w:right="270" w:hanging="426"/>
        <w:contextualSpacing/>
        <w:jc w:val="both"/>
        <w:rPr>
          <w:del w:id="559" w:author="Feril Hamdani -" w:date="2021-08-12T08:57:00Z"/>
          <w:rFonts w:cs="Times New Roman"/>
          <w:color w:val="000000" w:themeColor="text1"/>
        </w:rPr>
      </w:pPr>
      <w:del w:id="560" w:author="Feril Hamdani -" w:date="2021-08-12T08:57:00Z">
        <w:r w:rsidRPr="004F2AF7" w:rsidDel="00B00F04">
          <w:rPr>
            <w:rFonts w:cs="Times New Roman"/>
            <w:color w:val="000000" w:themeColor="text1"/>
            <w:lang w:val="id-ID"/>
          </w:rPr>
          <w:delText>Denga</w:delText>
        </w:r>
        <w:r w:rsidR="009D596D" w:rsidRPr="004F2AF7" w:rsidDel="00B00F04">
          <w:rPr>
            <w:rFonts w:cs="Times New Roman"/>
            <w:color w:val="000000" w:themeColor="text1"/>
            <w:lang w:val="id-ID"/>
          </w:rPr>
          <w:delText>n</w:delText>
        </w:r>
        <w:r w:rsidRPr="004F2AF7" w:rsidDel="00B00F04">
          <w:rPr>
            <w:rFonts w:cs="Times New Roman"/>
            <w:color w:val="000000" w:themeColor="text1"/>
            <w:lang w:val="id-ID"/>
          </w:rPr>
          <w:delText xml:space="preserve"> putusan pengadilan.</w:delText>
        </w:r>
      </w:del>
    </w:p>
    <w:p w14:paraId="50908542" w14:textId="77777777"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del w:id="561" w:author="Feril Hamdani -" w:date="2021-08-12T08:57:00Z">
        <w:r w:rsidRPr="004F2AF7" w:rsidDel="00B00F04">
          <w:rPr>
            <w:rFonts w:cs="Times New Roman"/>
            <w:color w:val="000000" w:themeColor="text1"/>
            <w:lang w:val="id-ID"/>
          </w:rPr>
          <w:delText>Salah satu Pihak dinyatakan bangkrut/pailit</w:delText>
        </w:r>
      </w:del>
      <w:r w:rsidRPr="004F2AF7">
        <w:rPr>
          <w:rFonts w:cs="Times New Roman"/>
          <w:color w:val="000000" w:themeColor="text1"/>
          <w:lang w:val="id-ID"/>
        </w:rPr>
        <w:t>.</w:t>
      </w:r>
    </w:p>
    <w:p w14:paraId="53551EA0" w14:textId="77777777" w:rsidR="00B33166" w:rsidDel="006D7A6F" w:rsidRDefault="004F45A2">
      <w:pPr>
        <w:pStyle w:val="ListParagraph"/>
        <w:numPr>
          <w:ilvl w:val="0"/>
          <w:numId w:val="13"/>
        </w:numPr>
        <w:suppressAutoHyphens w:val="0"/>
        <w:spacing w:line="276" w:lineRule="auto"/>
        <w:ind w:left="567" w:right="270" w:hanging="567"/>
        <w:contextualSpacing/>
        <w:jc w:val="both"/>
        <w:rPr>
          <w:ins w:id="562" w:author="Feril Hamdani -" w:date="2021-08-12T09:01:00Z"/>
          <w:del w:id="563" w:author="PRISCA ADITYA" w:date="2021-08-13T15:09:00Z"/>
          <w:rFonts w:cs="Times New Roman"/>
          <w:color w:val="000000" w:themeColor="text1"/>
          <w:lang w:val="id-ID"/>
        </w:rPr>
        <w:pPrChange w:id="564" w:author="Feril Hamdani -" w:date="2021-08-12T08:57:00Z">
          <w:pPr>
            <w:pStyle w:val="ListParagraph"/>
            <w:numPr>
              <w:numId w:val="28"/>
            </w:numPr>
            <w:suppressAutoHyphens w:val="0"/>
            <w:spacing w:line="276" w:lineRule="auto"/>
            <w:ind w:left="567" w:right="270" w:hanging="567"/>
            <w:contextualSpacing/>
            <w:jc w:val="both"/>
          </w:pPr>
        </w:pPrChange>
      </w:pPr>
      <w:ins w:id="565" w:author="Feril Hamdani -" w:date="2021-08-12T09:00:00Z">
        <w:r w:rsidRPr="004F45A2">
          <w:rPr>
            <w:rFonts w:cs="Times New Roman"/>
            <w:bCs/>
            <w:color w:val="000000" w:themeColor="text1"/>
            <w:lang w:val="id-ID"/>
          </w:rPr>
          <w:t xml:space="preserve">Pengguna </w:t>
        </w:r>
        <w:r w:rsidRPr="004F45A2">
          <w:rPr>
            <w:rFonts w:cs="Times New Roman"/>
            <w:color w:val="000000" w:themeColor="text1"/>
            <w:lang w:val="en-US"/>
          </w:rPr>
          <w:t>Jasa</w:t>
        </w:r>
        <w:r w:rsidRPr="004F45A2">
          <w:rPr>
            <w:rFonts w:cs="Times New Roman"/>
            <w:bCs/>
            <w:color w:val="000000" w:themeColor="text1"/>
            <w:lang w:val="id-ID"/>
          </w:rPr>
          <w:t xml:space="preserve"> dapat melakukan pemutusan Perjanjian </w:t>
        </w:r>
        <w:r w:rsidRPr="004F45A2">
          <w:rPr>
            <w:rFonts w:cs="Times New Roman"/>
            <w:bCs/>
            <w:color w:val="000000" w:themeColor="text1"/>
            <w:lang w:val="en-US"/>
          </w:rPr>
          <w:t xml:space="preserve">atas pelanggaran yang dilakukan oleh </w:t>
        </w:r>
        <w:r w:rsidRPr="004F45A2">
          <w:rPr>
            <w:rFonts w:cs="Times New Roman"/>
            <w:color w:val="000000" w:themeColor="text1"/>
            <w:lang w:val="en-US"/>
          </w:rPr>
          <w:t xml:space="preserve">Penyedia </w:t>
        </w:r>
        <w:r w:rsidRPr="004F45A2">
          <w:rPr>
            <w:rFonts w:cs="Times New Roman"/>
            <w:bCs/>
            <w:color w:val="000000" w:themeColor="text1"/>
            <w:lang w:val="en-US"/>
          </w:rPr>
          <w:t xml:space="preserve">dalam hal </w:t>
        </w:r>
        <w:r w:rsidRPr="004F45A2">
          <w:rPr>
            <w:rFonts w:cs="Times New Roman"/>
            <w:color w:val="000000" w:themeColor="text1"/>
            <w:lang w:val="en-US"/>
          </w:rPr>
          <w:t xml:space="preserve">Penyedia </w:t>
        </w:r>
        <w:r w:rsidRPr="004F45A2">
          <w:rPr>
            <w:rFonts w:cs="Times New Roman"/>
            <w:bCs/>
            <w:color w:val="000000" w:themeColor="text1"/>
            <w:lang w:val="en-US"/>
          </w:rPr>
          <w:t xml:space="preserve">menolak atau gagal </w:t>
        </w:r>
        <w:r w:rsidRPr="004F45A2">
          <w:rPr>
            <w:rFonts w:cs="Times New Roman"/>
            <w:bCs/>
            <w:color w:val="000000" w:themeColor="text1"/>
            <w:lang w:val="id-ID"/>
          </w:rPr>
          <w:t>melaksanakan</w:t>
        </w:r>
        <w:r w:rsidRPr="004F45A2">
          <w:rPr>
            <w:rFonts w:cs="Times New Roman"/>
            <w:bCs/>
            <w:color w:val="000000" w:themeColor="text1"/>
            <w:lang w:val="en-US"/>
          </w:rPr>
          <w:t xml:space="preserve"> ketentuan-ketentuan dalam </w:t>
        </w:r>
        <w:r w:rsidRPr="004F45A2">
          <w:rPr>
            <w:rFonts w:cs="Times New Roman"/>
            <w:iCs/>
            <w:color w:val="000000" w:themeColor="text1"/>
            <w:lang w:val="en-US"/>
          </w:rPr>
          <w:t>Perjanjian</w:t>
        </w:r>
        <w:r w:rsidRPr="004F45A2">
          <w:rPr>
            <w:rFonts w:cs="Times New Roman"/>
            <w:i/>
            <w:iCs/>
            <w:color w:val="000000" w:themeColor="text1"/>
            <w:lang w:val="id-ID"/>
          </w:rPr>
          <w:t xml:space="preserve"> </w:t>
        </w:r>
        <w:r w:rsidRPr="004F45A2">
          <w:rPr>
            <w:rFonts w:cs="Times New Roman"/>
            <w:bCs/>
            <w:color w:val="000000" w:themeColor="text1"/>
            <w:lang w:val="en-US"/>
          </w:rPr>
          <w:t>ini</w:t>
        </w:r>
        <w:r w:rsidRPr="004F45A2">
          <w:rPr>
            <w:rFonts w:cs="Times New Roman"/>
            <w:bCs/>
            <w:color w:val="000000" w:themeColor="text1"/>
            <w:lang w:val="id-ID"/>
          </w:rPr>
          <w:t>,</w:t>
        </w:r>
        <w:r w:rsidRPr="004F45A2">
          <w:rPr>
            <w:rFonts w:cs="Times New Roman"/>
            <w:bCs/>
            <w:color w:val="000000" w:themeColor="text1"/>
            <w:lang w:val="en-US"/>
          </w:rPr>
          <w:t xml:space="preserve"> tidak </w:t>
        </w:r>
        <w:r w:rsidRPr="004F45A2">
          <w:rPr>
            <w:rFonts w:cs="Times New Roman"/>
            <w:bCs/>
            <w:color w:val="000000" w:themeColor="text1"/>
            <w:lang w:val="id-ID"/>
          </w:rPr>
          <w:t xml:space="preserve">dan/atau gagal </w:t>
        </w:r>
        <w:r w:rsidRPr="004F45A2">
          <w:rPr>
            <w:rFonts w:cs="Times New Roman"/>
            <w:bCs/>
            <w:color w:val="000000" w:themeColor="text1"/>
            <w:lang w:val="en-US"/>
          </w:rPr>
          <w:t xml:space="preserve">melakukan upaya pemulihan atas kegagalan tersebut. </w:t>
        </w:r>
        <w:r w:rsidRPr="004F45A2">
          <w:rPr>
            <w:rFonts w:cs="Times New Roman"/>
            <w:bCs/>
            <w:color w:val="000000" w:themeColor="text1"/>
            <w:lang w:val="id-ID"/>
          </w:rPr>
          <w:t xml:space="preserve">Pemutusan Perjanjian </w:t>
        </w:r>
        <w:r w:rsidRPr="004F45A2">
          <w:rPr>
            <w:rFonts w:cs="Times New Roman"/>
            <w:bCs/>
            <w:color w:val="000000" w:themeColor="text1"/>
            <w:lang w:val="en-US"/>
          </w:rPr>
          <w:t>tersebut berlaku efektif setelah 15 (lima belas) Hari sejak surat pemberitahuan tertulis dari</w:t>
        </w:r>
        <w:r w:rsidRPr="004F45A2">
          <w:rPr>
            <w:rFonts w:cs="Times New Roman"/>
            <w:bCs/>
            <w:color w:val="000000" w:themeColor="text1"/>
            <w:lang w:val="en-US"/>
          </w:rPr>
          <w:br/>
          <w:t xml:space="preserve">Pengguna </w:t>
        </w:r>
        <w:r w:rsidRPr="004F45A2">
          <w:rPr>
            <w:rFonts w:cs="Times New Roman"/>
            <w:color w:val="000000" w:themeColor="text1"/>
            <w:lang w:val="en-US"/>
          </w:rPr>
          <w:t>Jasa</w:t>
        </w:r>
      </w:ins>
      <w:del w:id="566" w:author="Feril Hamdani -" w:date="2021-08-12T09:00:00Z">
        <w:r w:rsidR="00B33166" w:rsidRPr="004F2AF7" w:rsidDel="004F45A2">
          <w:rPr>
            <w:rFonts w:cs="Times New Roman"/>
            <w:color w:val="000000" w:themeColor="text1"/>
            <w:lang w:val="id-ID"/>
          </w:rPr>
          <w:delText>Pengakhiran perjanjian dalam ayat (1) poin (a), poin (b) dan poin (c) harus dengan memberitahu/diberitahu terlebih dahulu kepada Para Pihak selambat-lambatnya 15 (lima belas) hari sebelum pelaksanaan</w:delText>
        </w:r>
      </w:del>
      <w:r w:rsidR="00B33166" w:rsidRPr="004F2AF7">
        <w:rPr>
          <w:rFonts w:cs="Times New Roman"/>
          <w:color w:val="000000" w:themeColor="text1"/>
          <w:lang w:val="id-ID"/>
        </w:rPr>
        <w:t>.</w:t>
      </w:r>
    </w:p>
    <w:p w14:paraId="0384BE50" w14:textId="77777777" w:rsidR="004F45A2" w:rsidRPr="006D7A6F" w:rsidDel="006D7A6F" w:rsidRDefault="004F45A2">
      <w:pPr>
        <w:pStyle w:val="ListParagraph"/>
        <w:numPr>
          <w:ilvl w:val="0"/>
          <w:numId w:val="13"/>
        </w:numPr>
        <w:suppressAutoHyphens w:val="0"/>
        <w:spacing w:line="276" w:lineRule="auto"/>
        <w:ind w:left="567" w:right="270" w:hanging="567"/>
        <w:contextualSpacing/>
        <w:jc w:val="both"/>
        <w:rPr>
          <w:del w:id="567" w:author="PRISCA ADITYA" w:date="2021-08-13T15:09:00Z"/>
          <w:rFonts w:cs="Times New Roman"/>
          <w:color w:val="000000" w:themeColor="text1"/>
          <w:lang w:val="id-ID"/>
          <w:rPrChange w:id="568" w:author="PRISCA ADITYA" w:date="2021-08-13T15:09:00Z">
            <w:rPr>
              <w:del w:id="569" w:author="PRISCA ADITYA" w:date="2021-08-13T15:09:00Z"/>
              <w:rFonts w:cs="Times New Roman"/>
              <w:lang w:val="id-ID"/>
            </w:rPr>
          </w:rPrChange>
        </w:rPr>
        <w:pPrChange w:id="570" w:author="Feril Hamdani -" w:date="2021-08-12T09:03:00Z">
          <w:pPr>
            <w:pStyle w:val="ListParagraph"/>
            <w:numPr>
              <w:numId w:val="28"/>
            </w:numPr>
            <w:suppressAutoHyphens w:val="0"/>
            <w:spacing w:line="276" w:lineRule="auto"/>
            <w:ind w:left="567" w:right="270" w:hanging="567"/>
            <w:contextualSpacing/>
            <w:jc w:val="both"/>
          </w:pPr>
        </w:pPrChange>
      </w:pPr>
    </w:p>
    <w:p w14:paraId="1685C2E7" w14:textId="77777777" w:rsidR="00361FDF" w:rsidRPr="004F2AF7" w:rsidRDefault="00361FDF">
      <w:pPr>
        <w:pStyle w:val="ListParagraph"/>
        <w:numPr>
          <w:ilvl w:val="0"/>
          <w:numId w:val="13"/>
        </w:numPr>
        <w:suppressAutoHyphens w:val="0"/>
        <w:spacing w:line="276" w:lineRule="auto"/>
        <w:ind w:left="567" w:right="270" w:hanging="567"/>
        <w:contextualSpacing/>
        <w:jc w:val="both"/>
        <w:pPrChange w:id="571" w:author="PRISCA ADITYA" w:date="2021-08-13T15:09:00Z">
          <w:pPr>
            <w:pStyle w:val="Default"/>
            <w:spacing w:line="276" w:lineRule="auto"/>
            <w:jc w:val="center"/>
          </w:pPr>
        </w:pPrChange>
      </w:pPr>
    </w:p>
    <w:p w14:paraId="2492E878"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14:paraId="32ED0130" w14:textId="77777777"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14:paraId="49534DC0" w14:textId="77777777"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14:paraId="1BDAAB40" w14:textId="77777777" w:rsidR="0084356D" w:rsidRPr="004F2AF7" w:rsidRDefault="0084356D" w:rsidP="004F2AF7">
      <w:pPr>
        <w:spacing w:after="0"/>
        <w:rPr>
          <w:rFonts w:ascii="Times New Roman" w:hAnsi="Times New Roman" w:cs="Times New Roman"/>
          <w:sz w:val="24"/>
          <w:szCs w:val="24"/>
        </w:rPr>
      </w:pPr>
    </w:p>
    <w:p w14:paraId="2EE86A54" w14:textId="77777777" w:rsidR="0084356D" w:rsidRPr="004F2AF7" w:rsidRDefault="0084356D" w:rsidP="004F2AF7">
      <w:pPr>
        <w:spacing w:after="0"/>
        <w:jc w:val="center"/>
        <w:rPr>
          <w:rFonts w:ascii="Times New Roman" w:hAnsi="Times New Roman" w:cs="Times New Roman"/>
          <w:b/>
          <w:sz w:val="24"/>
          <w:szCs w:val="24"/>
        </w:rPr>
      </w:pPr>
      <w:r w:rsidRPr="004F2AF7">
        <w:rPr>
          <w:rFonts w:ascii="Times New Roman" w:hAnsi="Times New Roman" w:cs="Times New Roman"/>
          <w:b/>
          <w:sz w:val="24"/>
          <w:szCs w:val="24"/>
          <w:lang w:val="en-US"/>
        </w:rPr>
        <w:t>Pasal 1</w:t>
      </w:r>
      <w:r w:rsidR="004F2AF7" w:rsidRPr="004F2AF7">
        <w:rPr>
          <w:rFonts w:ascii="Times New Roman" w:hAnsi="Times New Roman" w:cs="Times New Roman"/>
          <w:b/>
          <w:sz w:val="24"/>
          <w:szCs w:val="24"/>
        </w:rPr>
        <w:t>4</w:t>
      </w:r>
    </w:p>
    <w:p w14:paraId="2543D536" w14:textId="77777777"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14:paraId="3657310A" w14:textId="77777777"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14:paraId="4A011DDB"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 xml:space="preserve">Dalam pelaksanaan perjanjian ini </w:t>
      </w:r>
      <w:r w:rsidRPr="004F2AF7">
        <w:rPr>
          <w:rFonts w:cs="Times New Roman"/>
          <w:lang w:val="en-US"/>
        </w:rPr>
        <w:t xml:space="preserve">mentaati </w:t>
      </w:r>
      <w:r w:rsidRPr="004F2AF7">
        <w:rPr>
          <w:rFonts w:cs="Times New Roman"/>
        </w:rPr>
        <w:t>peraturan perundang-undangan yang berlaku.</w:t>
      </w:r>
    </w:p>
    <w:p w14:paraId="27E33081"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Usia P</w:t>
      </w:r>
      <w:r w:rsidRPr="004F2AF7">
        <w:rPr>
          <w:rFonts w:cs="Times New Roman"/>
          <w:lang w:val="en-US"/>
        </w:rPr>
        <w:t>e</w:t>
      </w:r>
      <w:r w:rsidRPr="004F2AF7">
        <w:rPr>
          <w:rFonts w:cs="Times New Roman"/>
        </w:rPr>
        <w:t>kerja yang dipekerjakan di perusahaan masing-masing Pihak tidak bertentangan dengan ketentuan dalam Undang-undang Ketenagakerjaan.</w:t>
      </w:r>
    </w:p>
    <w:p w14:paraId="51C88573" w14:textId="77777777" w:rsidR="0084356D" w:rsidRPr="004F2AF7" w:rsidDel="004510E3" w:rsidRDefault="0084356D" w:rsidP="004F2AF7">
      <w:pPr>
        <w:pStyle w:val="ListParagraph"/>
        <w:numPr>
          <w:ilvl w:val="0"/>
          <w:numId w:val="33"/>
        </w:numPr>
        <w:suppressAutoHyphens w:val="0"/>
        <w:spacing w:line="276" w:lineRule="auto"/>
        <w:ind w:left="567" w:hanging="567"/>
        <w:jc w:val="both"/>
        <w:rPr>
          <w:del w:id="572" w:author="ROHAYATI" w:date="2021-08-24T16:07:00Z"/>
          <w:rFonts w:cs="Times New Roman"/>
        </w:rPr>
      </w:pPr>
      <w:r w:rsidRPr="004F2AF7">
        <w:rPr>
          <w:rFonts w:cs="Times New Roman"/>
        </w:rPr>
        <w:t>Dalam hal terdapat pelanggaran peraturan yang dilakukan oleh salah satu Pihak, maka Para Pihak sepakat untuk tidak melibatkan Pihak yang lain dalam kasus pelanggaran peraturan tersebut.</w:t>
      </w:r>
    </w:p>
    <w:p w14:paraId="14B47CA6" w14:textId="77777777" w:rsidR="00AF2584" w:rsidRPr="004510E3" w:rsidRDefault="00AF2584">
      <w:pPr>
        <w:pStyle w:val="ListParagraph"/>
        <w:numPr>
          <w:ilvl w:val="0"/>
          <w:numId w:val="33"/>
        </w:numPr>
        <w:suppressAutoHyphens w:val="0"/>
        <w:spacing w:line="276" w:lineRule="auto"/>
        <w:ind w:left="567" w:hanging="567"/>
        <w:jc w:val="both"/>
        <w:rPr>
          <w:rFonts w:cs="Times New Roman"/>
          <w:b/>
          <w:color w:val="000000" w:themeColor="text1"/>
          <w:lang w:val="en-US"/>
          <w:rPrChange w:id="573" w:author="ROHAYATI" w:date="2021-08-24T16:07:00Z">
            <w:rPr>
              <w:rFonts w:ascii="Times New Roman" w:hAnsi="Times New Roman" w:cs="Times New Roman"/>
              <w:b/>
              <w:color w:val="000000" w:themeColor="text1"/>
              <w:sz w:val="24"/>
              <w:szCs w:val="24"/>
            </w:rPr>
          </w:rPrChange>
        </w:rPr>
        <w:pPrChange w:id="574" w:author="ROHAYATI" w:date="2021-08-24T16:07:00Z">
          <w:pPr>
            <w:spacing w:after="0"/>
            <w:jc w:val="center"/>
          </w:pPr>
        </w:pPrChange>
      </w:pPr>
    </w:p>
    <w:p w14:paraId="6B1EA70C" w14:textId="77777777"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14:paraId="11FB60C9" w14:textId="77777777"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14:paraId="73BCC85F" w14:textId="77777777"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r w:rsidRPr="004F2AF7">
        <w:rPr>
          <w:rFonts w:cs="Times New Roman"/>
          <w:color w:val="000000" w:themeColor="text1"/>
        </w:rPr>
        <w:t>Perubahan Perjanjian</w:t>
      </w:r>
    </w:p>
    <w:p w14:paraId="2C5FDE0C"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 xml:space="preserve">Setiap syarat dan ketentuan yang belum atau tidak diatur </w:t>
      </w:r>
      <w:r w:rsidR="001B567F" w:rsidRPr="004F2AF7">
        <w:rPr>
          <w:rFonts w:cs="Times New Roman"/>
          <w:color w:val="000000" w:themeColor="text1"/>
        </w:rPr>
        <w:t>dalam perjanji</w:t>
      </w:r>
      <w:r w:rsidR="001B567F" w:rsidRPr="004F2AF7">
        <w:rPr>
          <w:rFonts w:cs="Times New Roman"/>
          <w:color w:val="000000" w:themeColor="text1"/>
          <w:lang w:val="id-ID"/>
        </w:rPr>
        <w:t>an</w:t>
      </w:r>
      <w:r w:rsidRPr="004F2AF7">
        <w:rPr>
          <w:rFonts w:cs="Times New Roman"/>
          <w:color w:val="000000" w:themeColor="text1"/>
        </w:rPr>
        <w:t xml:space="preserve"> akan dibicarakan, dinegosiasikan dan ditambahkan berdasarkan kesepakatan </w:t>
      </w:r>
      <w:r w:rsidR="00EF15BE" w:rsidRPr="004F2AF7">
        <w:rPr>
          <w:rFonts w:cs="Times New Roman"/>
          <w:b/>
          <w:color w:val="000000" w:themeColor="text1"/>
        </w:rPr>
        <w:t>Para Pih</w:t>
      </w:r>
      <w:r w:rsidR="00EF15BE" w:rsidRPr="004F2AF7">
        <w:rPr>
          <w:rFonts w:cs="Times New Roman"/>
          <w:b/>
          <w:color w:val="000000" w:themeColor="text1"/>
          <w:lang w:val="id-ID"/>
        </w:rPr>
        <w:t>ak</w:t>
      </w:r>
      <w:r w:rsidR="00EF15BE" w:rsidRPr="004F2AF7">
        <w:rPr>
          <w:rFonts w:cs="Times New Roman"/>
          <w:color w:val="000000" w:themeColor="text1"/>
        </w:rPr>
        <w:t>.</w:t>
      </w:r>
    </w:p>
    <w:p w14:paraId="74D63DCF"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S</w:t>
      </w:r>
      <w:r w:rsidR="001B567F" w:rsidRPr="004F2AF7">
        <w:rPr>
          <w:rFonts w:cs="Times New Roman"/>
          <w:color w:val="000000" w:themeColor="text1"/>
        </w:rPr>
        <w:t>egala perubahan</w:t>
      </w:r>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penambahan </w:t>
      </w:r>
      <w:r w:rsidR="001B567F" w:rsidRPr="004F2AF7">
        <w:rPr>
          <w:rFonts w:cs="Times New Roman"/>
          <w:color w:val="000000" w:themeColor="text1"/>
          <w:lang w:val="id-ID"/>
        </w:rPr>
        <w:t>isi</w:t>
      </w:r>
      <w:r w:rsidRPr="004F2AF7">
        <w:rPr>
          <w:rFonts w:cs="Times New Roman"/>
          <w:color w:val="000000" w:themeColor="text1"/>
        </w:rPr>
        <w:t xml:space="preserve"> p</w:t>
      </w:r>
      <w:r w:rsidR="001B567F" w:rsidRPr="004F2AF7">
        <w:rPr>
          <w:rFonts w:cs="Times New Roman"/>
          <w:color w:val="000000" w:themeColor="text1"/>
        </w:rPr>
        <w:t>erjanjian tidak berlaku</w:t>
      </w:r>
      <w:r w:rsidRPr="004F2AF7">
        <w:rPr>
          <w:rFonts w:cs="Times New Roman"/>
          <w:color w:val="000000" w:themeColor="text1"/>
        </w:rPr>
        <w:t xml:space="preserve"> kecual</w:t>
      </w:r>
      <w:r w:rsidR="001B567F" w:rsidRPr="004F2AF7">
        <w:rPr>
          <w:rFonts w:cs="Times New Roman"/>
          <w:color w:val="000000" w:themeColor="text1"/>
        </w:rPr>
        <w:t xml:space="preserve">i disepakati secara tertulis oleh </w:t>
      </w:r>
      <w:r w:rsidR="00EF15BE" w:rsidRPr="004F2AF7">
        <w:rPr>
          <w:rFonts w:cs="Times New Roman"/>
          <w:b/>
          <w:color w:val="000000" w:themeColor="text1"/>
        </w:rPr>
        <w:t>Para Pihak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yang tidak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r w:rsidRPr="004F2AF7">
        <w:rPr>
          <w:rFonts w:cs="Times New Roman"/>
          <w:color w:val="000000" w:themeColor="text1"/>
        </w:rPr>
        <w:t>pisahkan.</w:t>
      </w:r>
    </w:p>
    <w:p w14:paraId="5A0E2B07" w14:textId="77777777"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Korespondensi atau pemberitahuan</w:t>
      </w:r>
    </w:p>
    <w:p w14:paraId="6C959D0F" w14:textId="77777777"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r w:rsidRPr="004F2AF7">
        <w:rPr>
          <w:rFonts w:cs="Times New Roman"/>
          <w:color w:val="000000" w:themeColor="text1"/>
        </w:rPr>
        <w:t xml:space="preserve">Setiap korespondensi </w:t>
      </w:r>
      <w:r w:rsidR="001E0CD7" w:rsidRPr="004F2AF7">
        <w:rPr>
          <w:rFonts w:cs="Times New Roman"/>
          <w:color w:val="000000" w:themeColor="text1"/>
        </w:rPr>
        <w:t xml:space="preserve">akan disampaikan melalui </w:t>
      </w:r>
      <w:r w:rsidRPr="004F2AF7">
        <w:rPr>
          <w:rFonts w:cs="Times New Roman"/>
          <w:color w:val="000000" w:themeColor="text1"/>
        </w:rPr>
        <w:t>pos tercatat, jasa kurir,</w:t>
      </w:r>
      <w:r w:rsidR="001E0CD7" w:rsidRPr="004F2AF7">
        <w:rPr>
          <w:rFonts w:cs="Times New Roman"/>
          <w:color w:val="000000" w:themeColor="text1"/>
        </w:rPr>
        <w:t xml:space="preserve"> surat elektronik atau diserahkan langsung dan dialamatkan ke:</w:t>
      </w:r>
    </w:p>
    <w:p w14:paraId="42B72968" w14:textId="77777777"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14:paraId="07BC566C" w14:textId="10D6C876" w:rsidR="00EF15BE" w:rsidRPr="004F2AF7" w:rsidRDefault="00EF15BE" w:rsidP="004F2AF7">
      <w:pPr>
        <w:pStyle w:val="ListParagraph"/>
        <w:spacing w:line="276" w:lineRule="auto"/>
        <w:ind w:left="567"/>
        <w:jc w:val="both"/>
        <w:rPr>
          <w:rFonts w:cs="Times New Roman"/>
          <w:lang w:val="id-ID"/>
        </w:rPr>
      </w:pPr>
      <w:r w:rsidRPr="004F2AF7">
        <w:rPr>
          <w:rFonts w:cs="Times New Roman"/>
          <w:b/>
        </w:rPr>
        <w:t>Pihak Pertama</w:t>
      </w:r>
      <w:r w:rsidRPr="004F2AF7">
        <w:rPr>
          <w:rFonts w:cs="Times New Roman"/>
        </w:rPr>
        <w:tab/>
        <w:t>:</w:t>
      </w:r>
      <w:r w:rsidR="00AB39AE" w:rsidRPr="004F2AF7">
        <w:rPr>
          <w:rFonts w:cs="Times New Roman"/>
          <w:lang w:val="id-ID"/>
        </w:rPr>
        <w:t xml:space="preserve"> </w:t>
      </w:r>
      <w:ins w:id="575" w:author="Lutfi Moksa" w:date="2021-08-12T09:30:00Z">
        <w:r w:rsidR="00A81D4B" w:rsidRPr="002C5384">
          <w:rPr>
            <w:rFonts w:cs="Times New Roman"/>
            <w:lang w:val="id-ID"/>
          </w:rPr>
          <w:t>PT. BIRU BAIK ELEKTRIKA</w:t>
        </w:r>
        <w:r w:rsidR="00A81D4B" w:rsidRPr="004F2AF7" w:rsidDel="00A81D4B">
          <w:rPr>
            <w:rFonts w:cs="Times New Roman"/>
            <w:color w:val="000000" w:themeColor="text1"/>
            <w:lang w:val="en-US"/>
          </w:rPr>
          <w:t xml:space="preserve"> </w:t>
        </w:r>
      </w:ins>
      <w:del w:id="576" w:author="Lutfi Moksa" w:date="2021-08-12T09:30:00Z">
        <w:r w:rsidR="00F33B45" w:rsidRPr="004F2AF7" w:rsidDel="00A81D4B">
          <w:rPr>
            <w:rFonts w:cs="Times New Roman"/>
            <w:color w:val="000000" w:themeColor="text1"/>
            <w:lang w:val="en-US"/>
          </w:rPr>
          <w:delText xml:space="preserve">………………………… </w:delText>
        </w:r>
        <w:r w:rsidR="00F33B45" w:rsidRPr="004F2AF7" w:rsidDel="00A81D4B">
          <w:rPr>
            <w:rFonts w:cs="Times New Roman"/>
            <w:i/>
            <w:color w:val="000000" w:themeColor="text1"/>
            <w:lang w:val="en-US"/>
          </w:rPr>
          <w:delText>[nama supplier]</w:delText>
        </w:r>
      </w:del>
    </w:p>
    <w:p w14:paraId="5F4C2654" w14:textId="4AAF383F" w:rsidR="00AB39AE" w:rsidRPr="004F2AF7" w:rsidRDefault="00EF15BE" w:rsidP="004F2AF7">
      <w:pPr>
        <w:pStyle w:val="ListParagraph"/>
        <w:spacing w:line="276" w:lineRule="auto"/>
        <w:ind w:left="567"/>
        <w:jc w:val="both"/>
        <w:rPr>
          <w:rFonts w:cs="Times New Roman"/>
          <w:lang w:val="id-ID"/>
        </w:rPr>
      </w:pPr>
      <w:r w:rsidRPr="004F2AF7">
        <w:rPr>
          <w:rFonts w:cs="Times New Roman"/>
        </w:rPr>
        <w:t xml:space="preserve">Alamat </w:t>
      </w:r>
      <w:r w:rsidRPr="004F2AF7">
        <w:rPr>
          <w:rFonts w:cs="Times New Roman"/>
        </w:rPr>
        <w:tab/>
      </w:r>
      <w:r w:rsidRPr="004F2AF7">
        <w:rPr>
          <w:rFonts w:cs="Times New Roman"/>
        </w:rPr>
        <w:tab/>
        <w:t xml:space="preserve">: </w:t>
      </w:r>
      <w:ins w:id="577" w:author="Lutfi Moksa" w:date="2021-08-12T09:30:00Z">
        <w:r w:rsidR="00A81D4B" w:rsidRPr="002C5384">
          <w:rPr>
            <w:rFonts w:cs="Times New Roman"/>
          </w:rPr>
          <w:t xml:space="preserve">Perum Visar I Jalan Kenanga 2 No.5 Blok V/A9 </w:t>
        </w:r>
      </w:ins>
      <w:del w:id="578" w:author="Lutfi Moksa" w:date="2021-08-12T09:30:00Z">
        <w:r w:rsidR="00F33B45" w:rsidRPr="004F2AF7" w:rsidDel="00A81D4B">
          <w:rPr>
            <w:rFonts w:cs="Times New Roman"/>
            <w:color w:val="000000" w:themeColor="text1"/>
            <w:lang w:val="en-US"/>
          </w:rPr>
          <w:delText xml:space="preserve">………………………… </w:delText>
        </w:r>
        <w:r w:rsidR="00F33B45" w:rsidRPr="004F2AF7" w:rsidDel="00A81D4B">
          <w:rPr>
            <w:rFonts w:cs="Times New Roman"/>
            <w:i/>
            <w:color w:val="000000" w:themeColor="text1"/>
            <w:lang w:val="en-US"/>
          </w:rPr>
          <w:delText>[alamat supplier]</w:delText>
        </w:r>
      </w:del>
    </w:p>
    <w:p w14:paraId="07674E18" w14:textId="1DE02A1A" w:rsidR="00EF15BE" w:rsidRPr="004F2AF7" w:rsidRDefault="00EF15BE" w:rsidP="004F2AF7">
      <w:pPr>
        <w:pStyle w:val="ListParagraph"/>
        <w:spacing w:line="276" w:lineRule="auto"/>
        <w:ind w:left="567"/>
        <w:jc w:val="both"/>
        <w:rPr>
          <w:rFonts w:cs="Times New Roman"/>
          <w:lang w:val="id-ID"/>
        </w:rPr>
      </w:pPr>
      <w:r w:rsidRPr="004F2AF7">
        <w:rPr>
          <w:rFonts w:cs="Times New Roman"/>
        </w:rPr>
        <w:t>Telepon</w:t>
      </w:r>
      <w:r w:rsidRPr="004F2AF7">
        <w:rPr>
          <w:rFonts w:cs="Times New Roman"/>
        </w:rPr>
        <w:tab/>
      </w:r>
      <w:r w:rsidRPr="004F2AF7">
        <w:rPr>
          <w:rFonts w:cs="Times New Roman"/>
        </w:rPr>
        <w:tab/>
        <w:t xml:space="preserve">: </w:t>
      </w:r>
      <w:ins w:id="579" w:author="Lutfi Moksa" w:date="2021-08-12T09:30:00Z">
        <w:r w:rsidR="00A81D4B" w:rsidRPr="002C5384">
          <w:rPr>
            <w:rFonts w:cs="Times New Roman"/>
          </w:rPr>
          <w:t>(021) 87929568</w:t>
        </w:r>
      </w:ins>
      <w:del w:id="580" w:author="Lutfi Moksa" w:date="2021-08-12T09:30:00Z">
        <w:r w:rsidR="00F33B45" w:rsidRPr="004F2AF7" w:rsidDel="00A81D4B">
          <w:rPr>
            <w:rFonts w:cs="Times New Roman"/>
            <w:color w:val="000000" w:themeColor="text1"/>
            <w:lang w:val="en-US"/>
          </w:rPr>
          <w:delText xml:space="preserve">………………………… </w:delText>
        </w:r>
        <w:r w:rsidR="00F33B45" w:rsidRPr="004F2AF7" w:rsidDel="00A81D4B">
          <w:rPr>
            <w:rFonts w:cs="Times New Roman"/>
            <w:i/>
            <w:color w:val="000000" w:themeColor="text1"/>
            <w:lang w:val="en-US"/>
          </w:rPr>
          <w:delText>[nomor telfn supplier]</w:delText>
        </w:r>
      </w:del>
    </w:p>
    <w:p w14:paraId="212B9F93" w14:textId="1042B74E"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ins w:id="581" w:author="Lutfi Moksa" w:date="2021-08-12T09:30:00Z">
        <w:r w:rsidR="00A81D4B" w:rsidRPr="002C5384">
          <w:rPr>
            <w:rFonts w:cs="Times New Roman"/>
          </w:rPr>
          <w:t>bbe.info@biru-elektrika.com</w:t>
        </w:r>
        <w:r w:rsidR="00A81D4B" w:rsidRPr="004F2AF7" w:rsidDel="00A81D4B">
          <w:rPr>
            <w:rFonts w:cs="Times New Roman"/>
            <w:color w:val="000000" w:themeColor="text1"/>
            <w:lang w:val="en-US"/>
          </w:rPr>
          <w:t xml:space="preserve"> </w:t>
        </w:r>
      </w:ins>
      <w:del w:id="582" w:author="Lutfi Moksa" w:date="2021-08-12T09:30:00Z">
        <w:r w:rsidR="00F33B45" w:rsidRPr="004F2AF7" w:rsidDel="00A81D4B">
          <w:rPr>
            <w:rFonts w:cs="Times New Roman"/>
            <w:color w:val="000000" w:themeColor="text1"/>
            <w:lang w:val="en-US"/>
          </w:rPr>
          <w:delText xml:space="preserve">………………………… </w:delText>
        </w:r>
        <w:r w:rsidR="00F33B45" w:rsidRPr="004F2AF7" w:rsidDel="00A81D4B">
          <w:rPr>
            <w:rFonts w:cs="Times New Roman"/>
            <w:i/>
            <w:color w:val="000000" w:themeColor="text1"/>
            <w:lang w:val="en-US"/>
          </w:rPr>
          <w:delText>[email supplier]</w:delText>
        </w:r>
      </w:del>
    </w:p>
    <w:p w14:paraId="21958E5D" w14:textId="62458FCE" w:rsidR="00EF15BE" w:rsidRPr="004F2AF7"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del w:id="583" w:author="Lutfi Moksa" w:date="2021-08-12T09:31:00Z">
        <w:r w:rsidR="00F33B45" w:rsidRPr="004F2AF7" w:rsidDel="00A81D4B">
          <w:rPr>
            <w:rFonts w:cs="Times New Roman"/>
            <w:color w:val="000000" w:themeColor="text1"/>
            <w:lang w:val="en-US"/>
          </w:rPr>
          <w:delText xml:space="preserve">………………………… </w:delText>
        </w:r>
        <w:r w:rsidR="00F33B45" w:rsidRPr="004F2AF7" w:rsidDel="00A81D4B">
          <w:rPr>
            <w:rFonts w:cs="Times New Roman"/>
            <w:i/>
            <w:color w:val="000000" w:themeColor="text1"/>
            <w:lang w:val="en-US"/>
          </w:rPr>
          <w:delText>[cp supplier]</w:delText>
        </w:r>
      </w:del>
      <w:ins w:id="584" w:author="Lutfi Moksa" w:date="2021-08-12T09:31:00Z">
        <w:r w:rsidR="00A81D4B">
          <w:rPr>
            <w:rFonts w:cs="Times New Roman"/>
            <w:color w:val="000000" w:themeColor="text1"/>
            <w:lang w:val="en-US"/>
          </w:rPr>
          <w:t>Irja Dinata</w:t>
        </w:r>
      </w:ins>
    </w:p>
    <w:p w14:paraId="018355F6" w14:textId="77777777" w:rsidR="00EF15BE" w:rsidRPr="004F2AF7" w:rsidRDefault="00EF15BE" w:rsidP="004F2AF7">
      <w:pPr>
        <w:pStyle w:val="ListParagraph"/>
        <w:spacing w:line="276" w:lineRule="auto"/>
        <w:ind w:left="567"/>
        <w:jc w:val="both"/>
        <w:rPr>
          <w:rFonts w:cs="Times New Roman"/>
          <w:color w:val="000000" w:themeColor="text1"/>
        </w:rPr>
      </w:pPr>
    </w:p>
    <w:p w14:paraId="26857F7B" w14:textId="77777777" w:rsidR="001E0CD7" w:rsidRPr="004F2AF7" w:rsidRDefault="00EF15BE" w:rsidP="004F2AF7">
      <w:pPr>
        <w:pStyle w:val="ListParagraph"/>
        <w:spacing w:line="276" w:lineRule="auto"/>
        <w:ind w:left="567"/>
        <w:jc w:val="both"/>
        <w:rPr>
          <w:rFonts w:cs="Times New Roman"/>
          <w:color w:val="000000" w:themeColor="text1"/>
          <w:lang w:val="id-ID"/>
        </w:rPr>
      </w:pPr>
      <w:r w:rsidRPr="004F2AF7">
        <w:rPr>
          <w:rFonts w:cs="Times New Roman"/>
          <w:b/>
          <w:color w:val="000000" w:themeColor="text1"/>
        </w:rPr>
        <w:t>Pihak Kedua</w:t>
      </w:r>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14:paraId="6A78659A" w14:textId="77777777" w:rsidR="002952FC" w:rsidRDefault="001E0CD7">
      <w:pPr>
        <w:pStyle w:val="Default"/>
        <w:spacing w:line="276" w:lineRule="auto"/>
        <w:ind w:left="540"/>
        <w:jc w:val="both"/>
        <w:rPr>
          <w:ins w:id="585" w:author="SPVJF-GA-03" w:date="2021-04-15T15:48:00Z"/>
          <w:color w:val="000000" w:themeColor="text1"/>
          <w:lang w:val="en-US"/>
        </w:rPr>
        <w:pPrChange w:id="586" w:author="SPVJF-GA-03" w:date="2021-04-15T15:48:00Z">
          <w:pPr>
            <w:pStyle w:val="Default"/>
            <w:spacing w:line="276" w:lineRule="auto"/>
            <w:jc w:val="both"/>
          </w:pPr>
        </w:pPrChange>
      </w:pPr>
      <w:r w:rsidRPr="004F2AF7">
        <w:rPr>
          <w:color w:val="000000" w:themeColor="text1"/>
        </w:rPr>
        <w:t xml:space="preserve">Alamat </w:t>
      </w:r>
      <w:r w:rsidRPr="004F2AF7">
        <w:rPr>
          <w:color w:val="000000" w:themeColor="text1"/>
        </w:rPr>
        <w:tab/>
      </w:r>
      <w:r w:rsidRPr="004F2AF7">
        <w:rPr>
          <w:color w:val="000000" w:themeColor="text1"/>
        </w:rPr>
        <w:tab/>
        <w:t xml:space="preserve">: </w:t>
      </w:r>
      <w:ins w:id="587" w:author="SPVJF-GA-03" w:date="2021-04-15T15:48:00Z">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Jepara Kudus KM 28 Ds. Sengonbugel, Kec. Mayong </w:t>
        </w:r>
      </w:ins>
    </w:p>
    <w:p w14:paraId="27DEBB12" w14:textId="77777777" w:rsidR="001E0CD7" w:rsidRPr="002952FC" w:rsidRDefault="002952FC">
      <w:pPr>
        <w:pStyle w:val="Default"/>
        <w:spacing w:line="276" w:lineRule="auto"/>
        <w:jc w:val="both"/>
        <w:rPr>
          <w:color w:val="000000" w:themeColor="text1"/>
          <w:lang w:val="en-US"/>
          <w:rPrChange w:id="588" w:author="SPVJF-GA-03" w:date="2021-04-15T15:48:00Z">
            <w:rPr/>
          </w:rPrChange>
        </w:rPr>
        <w:pPrChange w:id="589" w:author="SPVJF-GA-03" w:date="2021-04-15T15:48:00Z">
          <w:pPr>
            <w:pStyle w:val="ListParagraph"/>
            <w:spacing w:line="276" w:lineRule="auto"/>
            <w:ind w:left="567"/>
            <w:jc w:val="both"/>
          </w:pPr>
        </w:pPrChange>
      </w:pPr>
      <w:ins w:id="590" w:author="SPVJF-GA-03" w:date="2021-04-15T15:48:00Z">
        <w:r>
          <w:rPr>
            <w:color w:val="000000" w:themeColor="text1"/>
            <w:lang w:val="en-US"/>
          </w:rPr>
          <w:tab/>
        </w:r>
        <w:r>
          <w:rPr>
            <w:color w:val="000000" w:themeColor="text1"/>
            <w:lang w:val="en-US"/>
          </w:rPr>
          <w:tab/>
          <w:t xml:space="preserve">  </w:t>
        </w:r>
        <w:r>
          <w:rPr>
            <w:color w:val="000000" w:themeColor="text1"/>
            <w:lang w:val="en-US"/>
          </w:rPr>
          <w:tab/>
          <w:t xml:space="preserve">   Kab. Jepara</w:t>
        </w:r>
      </w:ins>
      <w:del w:id="591" w:author="SPVJF-GA-03" w:date="2021-04-15T15:48:00Z">
        <w:r w:rsidR="001E0CD7" w:rsidRPr="002952FC" w:rsidDel="002952FC">
          <w:rPr>
            <w:color w:val="000000" w:themeColor="text1"/>
            <w:rPrChange w:id="592" w:author="SPVJF-GA-03" w:date="2021-04-15T15:48:00Z">
              <w:rPr/>
            </w:rPrChange>
          </w:rPr>
          <w:delText>Jl.Walisongo Km 9.8 Semarang</w:delText>
        </w:r>
        <w:r w:rsidR="00EF15BE" w:rsidRPr="002952FC" w:rsidDel="002952FC">
          <w:rPr>
            <w:color w:val="000000" w:themeColor="text1"/>
            <w:rPrChange w:id="593" w:author="SPVJF-GA-03" w:date="2021-04-15T15:48:00Z">
              <w:rPr/>
            </w:rPrChange>
          </w:rPr>
          <w:delText>, Jawa Tengah, Indonesia</w:delText>
        </w:r>
      </w:del>
    </w:p>
    <w:p w14:paraId="26BB75E9" w14:textId="576E1BAE" w:rsidR="001E0CD7" w:rsidRPr="004F2AF7" w:rsidRDefault="001E0CD7" w:rsidP="004F2AF7">
      <w:pPr>
        <w:pStyle w:val="ListParagraph"/>
        <w:spacing w:line="276" w:lineRule="auto"/>
        <w:ind w:left="567"/>
        <w:jc w:val="both"/>
        <w:rPr>
          <w:rFonts w:cs="Times New Roman"/>
          <w:color w:val="000000" w:themeColor="text1"/>
        </w:rPr>
      </w:pPr>
      <w:r w:rsidRPr="004F2AF7">
        <w:rPr>
          <w:rFonts w:cs="Times New Roman"/>
          <w:color w:val="000000" w:themeColor="text1"/>
        </w:rPr>
        <w:t>Telepon</w:t>
      </w:r>
      <w:r w:rsidRPr="004F2AF7">
        <w:rPr>
          <w:rFonts w:cs="Times New Roman"/>
          <w:color w:val="000000" w:themeColor="text1"/>
        </w:rPr>
        <w:tab/>
      </w:r>
      <w:r w:rsidRPr="004F2AF7">
        <w:rPr>
          <w:rFonts w:cs="Times New Roman"/>
          <w:color w:val="000000" w:themeColor="text1"/>
        </w:rPr>
        <w:tab/>
        <w:t xml:space="preserve">: </w:t>
      </w:r>
      <w:ins w:id="594" w:author="PRISCA ADITYA" w:date="2021-08-13T15:10:00Z">
        <w:r w:rsidR="006D7A6F" w:rsidRPr="002C5384">
          <w:rPr>
            <w:rFonts w:cs="Times New Roman"/>
          </w:rPr>
          <w:t>(02</w:t>
        </w:r>
        <w:r w:rsidR="006D7A6F">
          <w:rPr>
            <w:rFonts w:cs="Times New Roman"/>
          </w:rPr>
          <w:t>9</w:t>
        </w:r>
        <w:r w:rsidR="006D7A6F" w:rsidRPr="002C5384">
          <w:rPr>
            <w:rFonts w:cs="Times New Roman"/>
          </w:rPr>
          <w:t xml:space="preserve">1) </w:t>
        </w:r>
      </w:ins>
      <w:ins w:id="595" w:author="PRISCA ADITYA" w:date="2021-08-13T15:11:00Z">
        <w:r w:rsidR="006D7A6F">
          <w:rPr>
            <w:rFonts w:cs="Times New Roman"/>
          </w:rPr>
          <w:t>7512101</w:t>
        </w:r>
      </w:ins>
      <w:del w:id="596" w:author="SPVJF-GA-03" w:date="2021-04-15T15:49:00Z">
        <w:r w:rsidR="00FB0D2C" w:rsidRPr="004F2AF7" w:rsidDel="002952FC">
          <w:rPr>
            <w:rFonts w:cs="Times New Roman"/>
            <w:color w:val="000000" w:themeColor="text1"/>
          </w:rPr>
          <w:delText>(024) 866</w:delText>
        </w:r>
        <w:r w:rsidR="00062D02" w:rsidRPr="004F2AF7" w:rsidDel="002952FC">
          <w:rPr>
            <w:rFonts w:cs="Times New Roman"/>
            <w:color w:val="000000" w:themeColor="text1"/>
          </w:rPr>
          <w:delText>5182</w:delText>
        </w:r>
      </w:del>
    </w:p>
    <w:p w14:paraId="00A7335B" w14:textId="6625E77D" w:rsidR="00EF15BE" w:rsidRPr="006D7A6F" w:rsidRDefault="001E0CD7" w:rsidP="004F2AF7">
      <w:pPr>
        <w:pStyle w:val="ListParagraph"/>
        <w:spacing w:line="276" w:lineRule="auto"/>
        <w:ind w:left="567"/>
        <w:jc w:val="both"/>
        <w:rPr>
          <w:rFonts w:cs="Times New Roman"/>
          <w:color w:val="000000" w:themeColor="text1"/>
          <w:lang w:val="en-ID"/>
          <w:rPrChange w:id="597" w:author="PRISCA ADITYA" w:date="2021-08-13T15:09:00Z">
            <w:rPr>
              <w:rFonts w:cs="Times New Roman"/>
              <w:color w:val="000000" w:themeColor="text1"/>
            </w:rPr>
          </w:rPrChange>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del w:id="598" w:author="PRISCA ADITYA" w:date="2021-08-13T15:09:00Z">
        <w:r w:rsidR="00465955" w:rsidRPr="004F2AF7" w:rsidDel="006D7A6F">
          <w:rPr>
            <w:rFonts w:cs="Times New Roman"/>
            <w:lang w:val="id-ID"/>
          </w:rPr>
          <w:delText>....................................</w:delText>
        </w:r>
      </w:del>
      <w:ins w:id="599" w:author="PRISCA ADITYA" w:date="2021-08-13T15:09:00Z">
        <w:r w:rsidR="006D7A6F">
          <w:rPr>
            <w:rFonts w:cs="Times New Roman"/>
            <w:lang w:val="en-ID"/>
          </w:rPr>
          <w:t>Ga_03@sami-jf.co,id</w:t>
        </w:r>
      </w:ins>
    </w:p>
    <w:p w14:paraId="2969D704" w14:textId="3025AFF7" w:rsidR="00EF15BE" w:rsidRPr="004F2AF7" w:rsidRDefault="001E0CD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ins w:id="600" w:author="PRISCA ADITYA" w:date="2021-08-13T15:10:00Z">
        <w:r w:rsidR="006D7A6F">
          <w:rPr>
            <w:rFonts w:cs="Times New Roman"/>
            <w:color w:val="000000" w:themeColor="text1"/>
            <w:lang w:val="en-ID"/>
          </w:rPr>
          <w:t>Rohayati</w:t>
        </w:r>
      </w:ins>
      <w:del w:id="601" w:author="PRISCA ADITYA" w:date="2021-08-13T15:10:00Z">
        <w:r w:rsidR="00465955" w:rsidRPr="004F2AF7" w:rsidDel="006D7A6F">
          <w:rPr>
            <w:rFonts w:cs="Times New Roman"/>
            <w:color w:val="000000" w:themeColor="text1"/>
            <w:lang w:val="id-ID"/>
          </w:rPr>
          <w:delText>....................................</w:delText>
        </w:r>
      </w:del>
    </w:p>
    <w:p w14:paraId="5C6A8DB1" w14:textId="77777777"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14:paraId="7ECAB173" w14:textId="77777777"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14:paraId="410691BF" w14:textId="77777777" w:rsidR="00C5376B"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rPr>
        <w:t>Apabila terjadi pemutusan</w:t>
      </w:r>
      <w:r w:rsidRPr="004F2AF7">
        <w:rPr>
          <w:rFonts w:cs="Times New Roman"/>
          <w:color w:val="000000" w:themeColor="text1"/>
          <w:lang w:val="id-ID"/>
        </w:rPr>
        <w:t xml:space="preserve"> atau</w:t>
      </w:r>
      <w:r w:rsidR="001E0CD7" w:rsidRPr="004F2AF7">
        <w:rPr>
          <w:rFonts w:cs="Times New Roman"/>
          <w:color w:val="000000" w:themeColor="text1"/>
        </w:rPr>
        <w:t xml:space="preserve"> pembatalan</w:t>
      </w:r>
      <w:r w:rsidR="003213F6" w:rsidRPr="004F2AF7">
        <w:rPr>
          <w:rFonts w:cs="Times New Roman"/>
          <w:color w:val="000000" w:themeColor="text1"/>
        </w:rPr>
        <w:t xml:space="preserve"> terhadap perjanjian, </w:t>
      </w:r>
      <w:r w:rsidR="00EF15BE" w:rsidRPr="004F2AF7">
        <w:rPr>
          <w:rFonts w:cs="Times New Roman"/>
          <w:b/>
          <w:color w:val="000000" w:themeColor="text1"/>
        </w:rPr>
        <w:t>Para Pihak</w:t>
      </w:r>
      <w:r w:rsidR="00EF15BE" w:rsidRPr="004F2AF7">
        <w:rPr>
          <w:rFonts w:cs="Times New Roman"/>
          <w:color w:val="000000" w:themeColor="text1"/>
        </w:rPr>
        <w:t xml:space="preserve"> </w:t>
      </w:r>
      <w:r w:rsidR="003213F6" w:rsidRPr="004F2AF7">
        <w:rPr>
          <w:rFonts w:cs="Times New Roman"/>
          <w:color w:val="000000" w:themeColor="text1"/>
        </w:rPr>
        <w:t xml:space="preserve">sepakat </w:t>
      </w:r>
      <w:r w:rsidR="001E0CD7" w:rsidRPr="004F2AF7">
        <w:rPr>
          <w:rFonts w:cs="Times New Roman"/>
          <w:color w:val="000000" w:themeColor="text1"/>
        </w:rPr>
        <w:t>mengabai</w:t>
      </w:r>
      <w:r w:rsidR="003213F6" w:rsidRPr="004F2AF7">
        <w:rPr>
          <w:rFonts w:cs="Times New Roman"/>
          <w:color w:val="000000" w:themeColor="text1"/>
        </w:rPr>
        <w:t xml:space="preserve">kan berlakunya </w:t>
      </w:r>
      <w:r w:rsidR="001E0CD7" w:rsidRPr="004F2AF7">
        <w:rPr>
          <w:rFonts w:cs="Times New Roman"/>
          <w:color w:val="000000" w:themeColor="text1"/>
        </w:rPr>
        <w:t>pasal 1266 Kitab Undang</w:t>
      </w:r>
      <w:r w:rsidR="003213F6" w:rsidRPr="004F2AF7">
        <w:rPr>
          <w:rFonts w:cs="Times New Roman"/>
          <w:color w:val="000000" w:themeColor="text1"/>
        </w:rPr>
        <w:t>-Undang Hukum Perdata Indonesia</w:t>
      </w:r>
      <w:r w:rsidR="003213F6" w:rsidRPr="004F2AF7">
        <w:rPr>
          <w:rFonts w:cs="Times New Roman"/>
          <w:color w:val="000000" w:themeColor="text1"/>
          <w:lang w:val="id-ID"/>
        </w:rPr>
        <w:t>.</w:t>
      </w:r>
    </w:p>
    <w:p w14:paraId="341227BA" w14:textId="77777777" w:rsidR="001E0CD7" w:rsidRPr="004F2AF7"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Hukum yang berlaku</w:t>
      </w:r>
    </w:p>
    <w:p w14:paraId="378ACE28" w14:textId="77777777"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Perjanjian</w:t>
      </w:r>
      <w:r w:rsidR="00F00A90" w:rsidRPr="004F2AF7">
        <w:rPr>
          <w:rFonts w:cs="Times New Roman"/>
          <w:color w:val="000000" w:themeColor="text1"/>
          <w:lang w:val="id-ID"/>
        </w:rPr>
        <w:t xml:space="preserve"> </w:t>
      </w:r>
      <w:r w:rsidR="003213F6" w:rsidRPr="004F2AF7">
        <w:rPr>
          <w:rFonts w:cs="Times New Roman"/>
          <w:color w:val="000000" w:themeColor="text1"/>
        </w:rPr>
        <w:t>ini dan pelaksanaan</w:t>
      </w:r>
      <w:r w:rsidRPr="004F2AF7">
        <w:rPr>
          <w:rFonts w:cs="Times New Roman"/>
          <w:color w:val="000000" w:themeColor="text1"/>
        </w:rPr>
        <w:t xml:space="preserve">nya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14:paraId="6313A839" w14:textId="77777777" w:rsidR="00725D8B" w:rsidRDefault="00725D8B" w:rsidP="004F2AF7">
      <w:pPr>
        <w:pStyle w:val="ListParagraph"/>
        <w:numPr>
          <w:ilvl w:val="0"/>
          <w:numId w:val="35"/>
        </w:numPr>
        <w:suppressAutoHyphens w:val="0"/>
        <w:spacing w:line="276" w:lineRule="auto"/>
        <w:ind w:left="993" w:hanging="426"/>
        <w:contextualSpacing/>
        <w:jc w:val="both"/>
        <w:rPr>
          <w:ins w:id="602" w:author="Feril Hamdani -" w:date="2021-08-12T09:13:00Z"/>
          <w:rFonts w:cs="Times New Roman"/>
          <w:color w:val="000000"/>
        </w:rPr>
      </w:pPr>
      <w:r w:rsidRPr="004F2AF7">
        <w:rPr>
          <w:rFonts w:cs="Times New Roman"/>
          <w:color w:val="000000"/>
        </w:rPr>
        <w:t xml:space="preserve">Apabila </w:t>
      </w:r>
      <w:r w:rsidRPr="004F2AF7">
        <w:rPr>
          <w:rFonts w:cs="Times New Roman"/>
          <w:color w:val="000000"/>
          <w:lang w:val="id-ID"/>
        </w:rPr>
        <w:t>di</w:t>
      </w:r>
      <w:r w:rsidRPr="004F2AF7">
        <w:rPr>
          <w:rFonts w:cs="Times New Roman"/>
          <w:color w:val="000000"/>
        </w:rPr>
        <w:t xml:space="preserve">kemudian hari terbit perundangan baru, </w:t>
      </w:r>
      <w:r w:rsidRPr="004F2AF7">
        <w:rPr>
          <w:rFonts w:cs="Times New Roman"/>
          <w:color w:val="000000"/>
          <w:lang w:val="id-ID"/>
        </w:rPr>
        <w:t>agar</w:t>
      </w:r>
      <w:r w:rsidRPr="004F2AF7">
        <w:rPr>
          <w:rFonts w:cs="Times New Roman"/>
          <w:color w:val="000000"/>
        </w:rPr>
        <w:t xml:space="preserve"> pasal-pasal </w:t>
      </w:r>
      <w:r w:rsidRPr="004F2AF7">
        <w:rPr>
          <w:rFonts w:cs="Times New Roman"/>
          <w:color w:val="000000"/>
          <w:lang w:val="id-ID"/>
        </w:rPr>
        <w:t xml:space="preserve">dalam </w:t>
      </w:r>
      <w:r w:rsidRPr="004F2AF7">
        <w:rPr>
          <w:rFonts w:cs="Times New Roman"/>
          <w:color w:val="000000"/>
        </w:rPr>
        <w:t xml:space="preserve">perjanjian ini </w:t>
      </w:r>
      <w:r w:rsidRPr="004F2AF7">
        <w:rPr>
          <w:rFonts w:cs="Times New Roman"/>
          <w:color w:val="000000"/>
          <w:lang w:val="id-ID"/>
        </w:rPr>
        <w:t>tidak</w:t>
      </w:r>
      <w:r w:rsidRPr="004F2AF7">
        <w:rPr>
          <w:rFonts w:cs="Times New Roman"/>
          <w:color w:val="000000"/>
        </w:rPr>
        <w:t xml:space="preserve"> bertentangan dengan perundangan baru tersebut</w:t>
      </w:r>
      <w:r w:rsidRPr="004F2AF7">
        <w:rPr>
          <w:rFonts w:cs="Times New Roman"/>
          <w:color w:val="000000"/>
          <w:lang w:val="id-ID"/>
        </w:rPr>
        <w:t>, maka</w:t>
      </w:r>
      <w:r w:rsidRPr="004F2AF7">
        <w:rPr>
          <w:rFonts w:cs="Times New Roman"/>
          <w:color w:val="000000"/>
        </w:rPr>
        <w:t xml:space="preserve"> akan dimusyawarahkan kembali oleh </w:t>
      </w:r>
      <w:r w:rsidRPr="004F2AF7">
        <w:rPr>
          <w:rFonts w:cs="Times New Roman"/>
          <w:b/>
          <w:color w:val="000000"/>
        </w:rPr>
        <w:t>Para Pihak</w:t>
      </w:r>
      <w:r w:rsidRPr="004F2AF7">
        <w:rPr>
          <w:rFonts w:cs="Times New Roman"/>
          <w:color w:val="000000"/>
        </w:rPr>
        <w:t xml:space="preserve"> dengan tidak membatalkan perjanjian ini.</w:t>
      </w:r>
    </w:p>
    <w:p w14:paraId="04298ECB" w14:textId="77777777" w:rsidR="004337C0" w:rsidRPr="004F2AF7" w:rsidRDefault="004337C0">
      <w:pPr>
        <w:pStyle w:val="ListParagraph"/>
        <w:suppressAutoHyphens w:val="0"/>
        <w:spacing w:line="276" w:lineRule="auto"/>
        <w:ind w:left="993"/>
        <w:contextualSpacing/>
        <w:jc w:val="both"/>
        <w:rPr>
          <w:rFonts w:cs="Times New Roman"/>
          <w:color w:val="000000"/>
        </w:rPr>
        <w:pPrChange w:id="603" w:author="Feril Hamdani -" w:date="2021-08-12T09:13:00Z">
          <w:pPr>
            <w:pStyle w:val="ListParagraph"/>
            <w:numPr>
              <w:numId w:val="35"/>
            </w:numPr>
            <w:suppressAutoHyphens w:val="0"/>
            <w:spacing w:line="276" w:lineRule="auto"/>
            <w:ind w:left="993" w:hanging="426"/>
            <w:contextualSpacing/>
            <w:jc w:val="both"/>
          </w:pPr>
        </w:pPrChange>
      </w:pPr>
    </w:p>
    <w:p w14:paraId="4957AD6E" w14:textId="77777777" w:rsidR="0084356D" w:rsidRPr="006A2502" w:rsidRDefault="004337C0">
      <w:pPr>
        <w:pStyle w:val="ListParagraph"/>
        <w:numPr>
          <w:ilvl w:val="0"/>
          <w:numId w:val="19"/>
        </w:numPr>
        <w:suppressAutoHyphens w:val="0"/>
        <w:spacing w:line="276" w:lineRule="auto"/>
        <w:ind w:left="567" w:hanging="567"/>
        <w:contextualSpacing/>
        <w:jc w:val="both"/>
        <w:rPr>
          <w:ins w:id="604" w:author="Feril Hamdani -" w:date="2021-08-12T09:13:00Z"/>
          <w:rFonts w:cs="Times New Roman"/>
          <w:color w:val="000000" w:themeColor="text1"/>
        </w:rPr>
        <w:pPrChange w:id="605" w:author="Feril Hamdani -" w:date="2021-08-12T09:13:00Z">
          <w:pPr>
            <w:spacing w:after="0"/>
            <w:jc w:val="both"/>
          </w:pPr>
        </w:pPrChange>
      </w:pPr>
      <w:ins w:id="606" w:author="Feril Hamdani -" w:date="2021-08-12T09:13:00Z">
        <w:r w:rsidRPr="004337C0">
          <w:rPr>
            <w:rFonts w:cs="Times New Roman"/>
            <w:bCs/>
            <w:color w:val="000000" w:themeColor="text1"/>
            <w:lang w:val="en-US"/>
          </w:rPr>
          <w:t xml:space="preserve">Tidak </w:t>
        </w:r>
        <w:r w:rsidRPr="004337C0">
          <w:rPr>
            <w:rFonts w:cs="Times New Roman"/>
            <w:bCs/>
            <w:color w:val="000000" w:themeColor="text1"/>
            <w:lang w:val="id-ID"/>
          </w:rPr>
          <w:t>berlakunya</w:t>
        </w:r>
        <w:r w:rsidRPr="004337C0">
          <w:rPr>
            <w:rFonts w:cs="Times New Roman"/>
            <w:bCs/>
            <w:color w:val="000000" w:themeColor="text1"/>
            <w:lang w:val="en-US"/>
          </w:rPr>
          <w:t xml:space="preserve"> suatu ketentuan dalam </w:t>
        </w:r>
        <w:r w:rsidRPr="004337C0">
          <w:rPr>
            <w:rFonts w:cs="Times New Roman"/>
            <w:color w:val="000000" w:themeColor="text1"/>
            <w:lang w:val="en-US"/>
          </w:rPr>
          <w:t>Perjanjian</w:t>
        </w:r>
        <w:r w:rsidRPr="004337C0">
          <w:rPr>
            <w:rFonts w:cs="Times New Roman"/>
            <w:b/>
            <w:bCs/>
            <w:color w:val="000000" w:themeColor="text1"/>
            <w:lang w:val="en-US"/>
          </w:rPr>
          <w:t xml:space="preserve"> </w:t>
        </w:r>
        <w:r w:rsidRPr="004337C0">
          <w:rPr>
            <w:rFonts w:cs="Times New Roman"/>
            <w:bCs/>
            <w:color w:val="000000" w:themeColor="text1"/>
            <w:lang w:val="en-US"/>
          </w:rPr>
          <w:t>ini tidak menyebabkan batalnya ketentuan-ketentuan lainnya dalam Perjanjian ini</w:t>
        </w:r>
        <w:r>
          <w:rPr>
            <w:rFonts w:cs="Times New Roman"/>
            <w:bCs/>
            <w:color w:val="000000" w:themeColor="text1"/>
            <w:lang w:val="id-ID"/>
          </w:rPr>
          <w:t>.</w:t>
        </w:r>
      </w:ins>
    </w:p>
    <w:p w14:paraId="43A52AD4" w14:textId="77777777" w:rsidR="004337C0" w:rsidRPr="004337C0" w:rsidRDefault="004337C0">
      <w:pPr>
        <w:pStyle w:val="ListParagraph"/>
        <w:numPr>
          <w:ilvl w:val="0"/>
          <w:numId w:val="19"/>
        </w:numPr>
        <w:suppressAutoHyphens w:val="0"/>
        <w:spacing w:line="276" w:lineRule="auto"/>
        <w:ind w:left="567" w:hanging="567"/>
        <w:contextualSpacing/>
        <w:jc w:val="both"/>
        <w:rPr>
          <w:ins w:id="607" w:author="Feril Hamdani -" w:date="2021-08-12T09:14:00Z"/>
          <w:rFonts w:cs="Times New Roman"/>
          <w:color w:val="000000" w:themeColor="text1"/>
          <w:rPrChange w:id="608" w:author="Feril Hamdani -" w:date="2021-08-12T09:14:00Z">
            <w:rPr>
              <w:ins w:id="609" w:author="Feril Hamdani -" w:date="2021-08-12T09:14:00Z"/>
              <w:rFonts w:cs="Times New Roman"/>
              <w:color w:val="000000" w:themeColor="text1"/>
              <w:lang w:val="en-US"/>
            </w:rPr>
          </w:rPrChange>
        </w:rPr>
        <w:pPrChange w:id="610" w:author="Feril Hamdani -" w:date="2021-08-12T09:13:00Z">
          <w:pPr>
            <w:spacing w:after="0"/>
            <w:jc w:val="both"/>
          </w:pPr>
        </w:pPrChange>
      </w:pPr>
      <w:ins w:id="611" w:author="Feril Hamdani -" w:date="2021-08-12T09:14:00Z">
        <w:r w:rsidRPr="004337C0">
          <w:rPr>
            <w:rFonts w:cs="Times New Roman"/>
            <w:bCs/>
            <w:color w:val="000000" w:themeColor="text1"/>
            <w:lang w:val="id-ID"/>
          </w:rPr>
          <w:t>P</w:t>
        </w:r>
        <w:r w:rsidRPr="004337C0">
          <w:rPr>
            <w:rFonts w:cs="Times New Roman"/>
            <w:bCs/>
            <w:color w:val="000000" w:themeColor="text1"/>
            <w:lang w:val="en-US"/>
          </w:rPr>
          <w:t>erjanjian</w:t>
        </w:r>
        <w:r w:rsidRPr="004337C0">
          <w:rPr>
            <w:rFonts w:cs="Times New Roman"/>
            <w:i/>
            <w:iCs/>
            <w:color w:val="000000" w:themeColor="text1"/>
            <w:lang w:val="id-ID"/>
          </w:rPr>
          <w:t xml:space="preserve"> </w:t>
        </w:r>
        <w:r w:rsidRPr="004337C0">
          <w:rPr>
            <w:rFonts w:cs="Times New Roman"/>
            <w:bCs/>
            <w:color w:val="000000" w:themeColor="text1"/>
            <w:lang w:val="en-US"/>
          </w:rPr>
          <w:t xml:space="preserve">ini mulai berlaku pada Tanggal Penandatanganan </w:t>
        </w:r>
        <w:r w:rsidRPr="004337C0">
          <w:rPr>
            <w:rFonts w:cs="Times New Roman"/>
            <w:color w:val="000000" w:themeColor="text1"/>
            <w:lang w:val="en-US"/>
          </w:rPr>
          <w:t>oleh Para Pihak</w:t>
        </w:r>
      </w:ins>
    </w:p>
    <w:p w14:paraId="3268E700" w14:textId="77777777" w:rsidR="004337C0" w:rsidRPr="004F2AF7" w:rsidRDefault="004337C0">
      <w:pPr>
        <w:pStyle w:val="ListParagraph"/>
        <w:suppressAutoHyphens w:val="0"/>
        <w:spacing w:line="276" w:lineRule="auto"/>
        <w:ind w:left="567"/>
        <w:contextualSpacing/>
        <w:jc w:val="both"/>
        <w:rPr>
          <w:rFonts w:cs="Times New Roman"/>
          <w:color w:val="000000" w:themeColor="text1"/>
        </w:rPr>
        <w:pPrChange w:id="612" w:author="Feril Hamdani -" w:date="2021-08-12T09:14:00Z">
          <w:pPr>
            <w:spacing w:after="0"/>
            <w:jc w:val="both"/>
          </w:pPr>
        </w:pPrChange>
      </w:pPr>
    </w:p>
    <w:p w14:paraId="7D72B89F" w14:textId="77777777"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14:paraId="3521B2DC" w14:textId="77777777" w:rsidR="00C20180" w:rsidRPr="004F2AF7" w:rsidRDefault="00C20180" w:rsidP="004F2AF7">
      <w:pPr>
        <w:spacing w:after="0"/>
        <w:jc w:val="both"/>
        <w:rPr>
          <w:rFonts w:ascii="Times New Roman" w:hAnsi="Times New Roman" w:cs="Times New Roman"/>
          <w:color w:val="000000" w:themeColor="text1"/>
          <w:sz w:val="24"/>
          <w:szCs w:val="24"/>
        </w:rPr>
      </w:pPr>
    </w:p>
    <w:p w14:paraId="68D76894" w14:textId="77777777"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14:paraId="063CBF3F" w14:textId="77777777" w:rsidTr="00C20180">
        <w:trPr>
          <w:trHeight w:val="1483"/>
        </w:trPr>
        <w:tc>
          <w:tcPr>
            <w:tcW w:w="2400" w:type="pct"/>
            <w:vAlign w:val="bottom"/>
          </w:tcPr>
          <w:p w14:paraId="2AD3DA9F" w14:textId="77777777"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14:paraId="294C9236" w14:textId="77777777" w:rsidR="00A81D4B" w:rsidRPr="00CC5D87" w:rsidRDefault="00A81D4B" w:rsidP="00A81D4B">
            <w:pPr>
              <w:widowControl w:val="0"/>
              <w:autoSpaceDE w:val="0"/>
              <w:autoSpaceDN w:val="0"/>
              <w:adjustRightInd w:val="0"/>
              <w:spacing w:after="0"/>
              <w:jc w:val="center"/>
              <w:rPr>
                <w:ins w:id="613" w:author="Lutfi Moksa" w:date="2021-08-12T09:31:00Z"/>
                <w:rFonts w:ascii="Times New Roman" w:hAnsi="Times New Roman" w:cs="Times New Roman"/>
                <w:b/>
                <w:bCs/>
                <w:color w:val="000000" w:themeColor="text1"/>
                <w:sz w:val="24"/>
                <w:szCs w:val="24"/>
                <w:lang w:val="en-US"/>
                <w:rPrChange w:id="614" w:author="Lutfi Moksa" w:date="2021-08-12T08:57:00Z">
                  <w:rPr>
                    <w:ins w:id="615" w:author="Lutfi Moksa" w:date="2021-08-12T09:31:00Z"/>
                    <w:rFonts w:ascii="Times New Roman" w:hAnsi="Times New Roman" w:cs="Times New Roman"/>
                    <w:b/>
                    <w:bCs/>
                    <w:color w:val="000000" w:themeColor="text1"/>
                    <w:sz w:val="24"/>
                    <w:szCs w:val="24"/>
                  </w:rPr>
                </w:rPrChange>
              </w:rPr>
            </w:pPr>
            <w:ins w:id="616" w:author="Lutfi Moksa" w:date="2021-08-12T09:31:00Z">
              <w:r w:rsidRPr="004F2AF7">
                <w:rPr>
                  <w:rFonts w:ascii="Times New Roman" w:hAnsi="Times New Roman" w:cs="Times New Roman"/>
                  <w:b/>
                  <w:bCs/>
                  <w:color w:val="000000" w:themeColor="text1"/>
                  <w:sz w:val="24"/>
                  <w:szCs w:val="24"/>
                </w:rPr>
                <w:t xml:space="preserve">PT. </w:t>
              </w:r>
              <w:r>
                <w:rPr>
                  <w:rFonts w:ascii="Times New Roman" w:hAnsi="Times New Roman" w:cs="Times New Roman"/>
                  <w:b/>
                  <w:bCs/>
                  <w:color w:val="000000" w:themeColor="text1"/>
                  <w:sz w:val="24"/>
                  <w:szCs w:val="24"/>
                  <w:lang w:val="en-US"/>
                </w:rPr>
                <w:t>BIRU BAIK ELEKTRIKA</w:t>
              </w:r>
            </w:ins>
          </w:p>
          <w:p w14:paraId="1C76CBF9" w14:textId="5A7A84FC" w:rsidR="007749D3" w:rsidRPr="004F2AF7" w:rsidDel="00A81D4B" w:rsidRDefault="00465955" w:rsidP="004F2AF7">
            <w:pPr>
              <w:widowControl w:val="0"/>
              <w:autoSpaceDE w:val="0"/>
              <w:autoSpaceDN w:val="0"/>
              <w:adjustRightInd w:val="0"/>
              <w:spacing w:after="0"/>
              <w:ind w:right="105"/>
              <w:jc w:val="center"/>
              <w:rPr>
                <w:del w:id="617" w:author="Lutfi Moksa" w:date="2021-08-12T09:31:00Z"/>
                <w:rFonts w:ascii="Times New Roman" w:hAnsi="Times New Roman" w:cs="Times New Roman"/>
                <w:i/>
                <w:color w:val="000000" w:themeColor="text1"/>
                <w:sz w:val="24"/>
                <w:szCs w:val="24"/>
              </w:rPr>
            </w:pPr>
            <w:del w:id="618" w:author="Lutfi Moksa" w:date="2021-08-12T09:31:00Z">
              <w:r w:rsidRPr="004F2AF7" w:rsidDel="00A81D4B">
                <w:rPr>
                  <w:rFonts w:ascii="Times New Roman" w:hAnsi="Times New Roman" w:cs="Times New Roman"/>
                  <w:color w:val="000000" w:themeColor="text1"/>
                  <w:sz w:val="24"/>
                  <w:szCs w:val="24"/>
                  <w:lang w:val="en-US"/>
                </w:rPr>
                <w:delText>……………</w:delText>
              </w:r>
              <w:r w:rsidR="00F33B45" w:rsidRPr="004F2AF7" w:rsidDel="00A81D4B">
                <w:rPr>
                  <w:rFonts w:ascii="Times New Roman" w:hAnsi="Times New Roman" w:cs="Times New Roman"/>
                  <w:color w:val="000000" w:themeColor="text1"/>
                  <w:sz w:val="24"/>
                  <w:szCs w:val="24"/>
                  <w:lang w:val="en-US"/>
                </w:rPr>
                <w:delText xml:space="preserve">……… </w:delText>
              </w:r>
              <w:r w:rsidR="00F33B45" w:rsidRPr="004F2AF7" w:rsidDel="00A81D4B">
                <w:rPr>
                  <w:rFonts w:ascii="Times New Roman" w:hAnsi="Times New Roman" w:cs="Times New Roman"/>
                  <w:i/>
                  <w:color w:val="000000" w:themeColor="text1"/>
                  <w:sz w:val="24"/>
                  <w:szCs w:val="24"/>
                  <w:lang w:val="en-US"/>
                </w:rPr>
                <w:delText xml:space="preserve">[nama </w:delText>
              </w:r>
              <w:r w:rsidR="003F5ED0" w:rsidRPr="004F2AF7" w:rsidDel="00A81D4B">
                <w:rPr>
                  <w:rFonts w:ascii="Times New Roman" w:hAnsi="Times New Roman" w:cs="Times New Roman"/>
                  <w:i/>
                  <w:color w:val="000000" w:themeColor="text1"/>
                  <w:sz w:val="24"/>
                  <w:szCs w:val="24"/>
                </w:rPr>
                <w:delText>vendor</w:delText>
              </w:r>
              <w:r w:rsidR="00F33B45" w:rsidRPr="004F2AF7" w:rsidDel="00A81D4B">
                <w:rPr>
                  <w:rFonts w:ascii="Times New Roman" w:hAnsi="Times New Roman" w:cs="Times New Roman"/>
                  <w:i/>
                  <w:color w:val="000000" w:themeColor="text1"/>
                  <w:sz w:val="24"/>
                  <w:szCs w:val="24"/>
                  <w:lang w:val="en-US"/>
                </w:rPr>
                <w:delText>]</w:delText>
              </w:r>
            </w:del>
          </w:p>
          <w:p w14:paraId="147BCA81" w14:textId="77777777"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6C146F6F"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6703D47B"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18FB66E6" w14:textId="77777777"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7FA754D3" w14:textId="77777777"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516E2999" w14:textId="77777777"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2EAAEB26" w14:textId="77777777" w:rsidR="00A81D4B" w:rsidRPr="00CC5D87" w:rsidRDefault="00A81D4B" w:rsidP="00A81D4B">
            <w:pPr>
              <w:widowControl w:val="0"/>
              <w:tabs>
                <w:tab w:val="left" w:pos="3980"/>
              </w:tabs>
              <w:autoSpaceDE w:val="0"/>
              <w:autoSpaceDN w:val="0"/>
              <w:adjustRightInd w:val="0"/>
              <w:spacing w:after="0"/>
              <w:ind w:right="15"/>
              <w:jc w:val="center"/>
              <w:rPr>
                <w:ins w:id="619" w:author="Lutfi Moksa" w:date="2021-08-12T09:31:00Z"/>
                <w:rFonts w:ascii="Times New Roman" w:hAnsi="Times New Roman" w:cs="Times New Roman"/>
                <w:bCs/>
                <w:i/>
                <w:color w:val="000000" w:themeColor="text1"/>
                <w:sz w:val="24"/>
                <w:szCs w:val="24"/>
                <w:lang w:val="en-US"/>
                <w:rPrChange w:id="620" w:author="Lutfi Moksa" w:date="2021-08-12T08:57:00Z">
                  <w:rPr>
                    <w:ins w:id="621" w:author="Lutfi Moksa" w:date="2021-08-12T09:31:00Z"/>
                    <w:rFonts w:ascii="Times New Roman" w:hAnsi="Times New Roman" w:cs="Times New Roman"/>
                    <w:bCs/>
                    <w:i/>
                    <w:color w:val="000000" w:themeColor="text1"/>
                    <w:sz w:val="24"/>
                    <w:szCs w:val="24"/>
                  </w:rPr>
                </w:rPrChange>
              </w:rPr>
            </w:pPr>
            <w:ins w:id="622" w:author="Lutfi Moksa" w:date="2021-08-12T09:31:00Z">
              <w:del w:id="623" w:author="Lutfi Moksa" w:date="2021-08-12T08:57:00Z">
                <w:r w:rsidRPr="004F2AF7" w:rsidDel="00CC5D87">
                  <w:rPr>
                    <w:rFonts w:ascii="Times New Roman" w:hAnsi="Times New Roman" w:cs="Times New Roman"/>
                    <w:b/>
                    <w:bCs/>
                    <w:color w:val="000000" w:themeColor="text1"/>
                    <w:sz w:val="24"/>
                    <w:szCs w:val="24"/>
                    <w:u w:val="single"/>
                  </w:rPr>
                  <w:delText>………………</w:delText>
                </w:r>
                <w:r w:rsidRPr="004F2AF7" w:rsidDel="00CC5D87">
                  <w:rPr>
                    <w:rFonts w:ascii="Times New Roman" w:hAnsi="Times New Roman" w:cs="Times New Roman"/>
                    <w:b/>
                    <w:bCs/>
                    <w:color w:val="000000" w:themeColor="text1"/>
                    <w:sz w:val="24"/>
                    <w:szCs w:val="24"/>
                    <w:u w:val="single"/>
                    <w:lang w:val="en-US"/>
                  </w:rPr>
                  <w:delText xml:space="preserve"> </w:delText>
                </w:r>
                <w:r w:rsidRPr="004F2AF7" w:rsidDel="00CC5D87">
                  <w:rPr>
                    <w:rFonts w:ascii="Times New Roman" w:hAnsi="Times New Roman" w:cs="Times New Roman"/>
                    <w:bCs/>
                    <w:i/>
                    <w:color w:val="000000" w:themeColor="text1"/>
                    <w:sz w:val="24"/>
                    <w:szCs w:val="24"/>
                  </w:rPr>
                  <w:delText xml:space="preserve">[nama </w:delText>
                </w:r>
                <w:r w:rsidRPr="004F2AF7" w:rsidDel="00CC5D87">
                  <w:rPr>
                    <w:rFonts w:ascii="Times New Roman" w:hAnsi="Times New Roman" w:cs="Times New Roman"/>
                    <w:bCs/>
                    <w:i/>
                    <w:color w:val="000000" w:themeColor="text1"/>
                    <w:sz w:val="24"/>
                    <w:szCs w:val="24"/>
                    <w:lang w:val="en-US"/>
                  </w:rPr>
                  <w:delText xml:space="preserve">PIC </w:delText>
                </w:r>
                <w:r w:rsidRPr="004F2AF7" w:rsidDel="00CC5D87">
                  <w:rPr>
                    <w:rFonts w:ascii="Times New Roman" w:hAnsi="Times New Roman" w:cs="Times New Roman"/>
                    <w:bCs/>
                    <w:i/>
                    <w:color w:val="000000" w:themeColor="text1"/>
                    <w:sz w:val="24"/>
                    <w:szCs w:val="24"/>
                  </w:rPr>
                  <w:delText>vendor]</w:delText>
                </w:r>
              </w:del>
              <w:r>
                <w:rPr>
                  <w:rFonts w:ascii="Times New Roman" w:hAnsi="Times New Roman" w:cs="Times New Roman"/>
                  <w:b/>
                  <w:bCs/>
                  <w:color w:val="000000" w:themeColor="text1"/>
                  <w:sz w:val="24"/>
                  <w:szCs w:val="24"/>
                  <w:u w:val="single"/>
                  <w:lang w:val="en-US"/>
                </w:rPr>
                <w:t>Irja Dinata</w:t>
              </w:r>
            </w:ins>
          </w:p>
          <w:p w14:paraId="0A3EB1AB" w14:textId="7E037BF6" w:rsidR="00F33B45" w:rsidRPr="004F2AF7" w:rsidDel="00A81D4B" w:rsidRDefault="00A81D4B" w:rsidP="004F2AF7">
            <w:pPr>
              <w:widowControl w:val="0"/>
              <w:tabs>
                <w:tab w:val="left" w:pos="3980"/>
              </w:tabs>
              <w:autoSpaceDE w:val="0"/>
              <w:autoSpaceDN w:val="0"/>
              <w:adjustRightInd w:val="0"/>
              <w:spacing w:after="0"/>
              <w:ind w:right="15"/>
              <w:jc w:val="center"/>
              <w:rPr>
                <w:del w:id="624" w:author="Lutfi Moksa" w:date="2021-08-12T09:31:00Z"/>
                <w:rFonts w:ascii="Times New Roman" w:hAnsi="Times New Roman" w:cs="Times New Roman"/>
                <w:bCs/>
                <w:i/>
                <w:color w:val="000000" w:themeColor="text1"/>
                <w:sz w:val="24"/>
                <w:szCs w:val="24"/>
              </w:rPr>
            </w:pPr>
            <w:ins w:id="625" w:author="Lutfi Moksa" w:date="2021-08-12T09:31:00Z">
              <w:r w:rsidRPr="004F2AF7">
                <w:rPr>
                  <w:rFonts w:ascii="Times New Roman" w:hAnsi="Times New Roman" w:cs="Times New Roman"/>
                  <w:color w:val="000000" w:themeColor="text1"/>
                  <w:sz w:val="24"/>
                  <w:szCs w:val="24"/>
                </w:rPr>
                <w:t>Direktur</w:t>
              </w:r>
              <w:r w:rsidRPr="004F2AF7" w:rsidDel="00A81D4B">
                <w:rPr>
                  <w:rFonts w:ascii="Times New Roman" w:hAnsi="Times New Roman" w:cs="Times New Roman"/>
                  <w:b/>
                  <w:bCs/>
                  <w:color w:val="000000" w:themeColor="text1"/>
                  <w:sz w:val="24"/>
                  <w:szCs w:val="24"/>
                  <w:u w:val="single"/>
                </w:rPr>
                <w:t xml:space="preserve"> </w:t>
              </w:r>
            </w:ins>
            <w:del w:id="626" w:author="Lutfi Moksa" w:date="2021-08-12T09:31:00Z">
              <w:r w:rsidR="00F33B45" w:rsidRPr="004F2AF7" w:rsidDel="00A81D4B">
                <w:rPr>
                  <w:rFonts w:ascii="Times New Roman" w:hAnsi="Times New Roman" w:cs="Times New Roman"/>
                  <w:b/>
                  <w:bCs/>
                  <w:color w:val="000000" w:themeColor="text1"/>
                  <w:sz w:val="24"/>
                  <w:szCs w:val="24"/>
                  <w:u w:val="single"/>
                </w:rPr>
                <w:delText>………………</w:delText>
              </w:r>
              <w:r w:rsidR="00F33B45" w:rsidRPr="004F2AF7" w:rsidDel="00A81D4B">
                <w:rPr>
                  <w:rFonts w:ascii="Times New Roman" w:hAnsi="Times New Roman" w:cs="Times New Roman"/>
                  <w:b/>
                  <w:bCs/>
                  <w:color w:val="000000" w:themeColor="text1"/>
                  <w:sz w:val="24"/>
                  <w:szCs w:val="24"/>
                  <w:u w:val="single"/>
                  <w:lang w:val="en-US"/>
                </w:rPr>
                <w:delText xml:space="preserve"> </w:delText>
              </w:r>
              <w:r w:rsidR="00F33B45" w:rsidRPr="004F2AF7" w:rsidDel="00A81D4B">
                <w:rPr>
                  <w:rFonts w:ascii="Times New Roman" w:hAnsi="Times New Roman" w:cs="Times New Roman"/>
                  <w:bCs/>
                  <w:i/>
                  <w:color w:val="000000" w:themeColor="text1"/>
                  <w:sz w:val="24"/>
                  <w:szCs w:val="24"/>
                </w:rPr>
                <w:delText xml:space="preserve">[nama </w:delText>
              </w:r>
              <w:r w:rsidR="00F33B45" w:rsidRPr="004F2AF7" w:rsidDel="00A81D4B">
                <w:rPr>
                  <w:rFonts w:ascii="Times New Roman" w:hAnsi="Times New Roman" w:cs="Times New Roman"/>
                  <w:bCs/>
                  <w:i/>
                  <w:color w:val="000000" w:themeColor="text1"/>
                  <w:sz w:val="24"/>
                  <w:szCs w:val="24"/>
                  <w:lang w:val="en-US"/>
                </w:rPr>
                <w:delText xml:space="preserve">PIC </w:delText>
              </w:r>
              <w:r w:rsidR="003F5ED0" w:rsidRPr="004F2AF7" w:rsidDel="00A81D4B">
                <w:rPr>
                  <w:rFonts w:ascii="Times New Roman" w:hAnsi="Times New Roman" w:cs="Times New Roman"/>
                  <w:bCs/>
                  <w:i/>
                  <w:color w:val="000000" w:themeColor="text1"/>
                  <w:sz w:val="24"/>
                  <w:szCs w:val="24"/>
                </w:rPr>
                <w:delText>vendor</w:delText>
              </w:r>
              <w:r w:rsidR="00F33B45" w:rsidRPr="004F2AF7" w:rsidDel="00A81D4B">
                <w:rPr>
                  <w:rFonts w:ascii="Times New Roman" w:hAnsi="Times New Roman" w:cs="Times New Roman"/>
                  <w:bCs/>
                  <w:i/>
                  <w:color w:val="000000" w:themeColor="text1"/>
                  <w:sz w:val="24"/>
                  <w:szCs w:val="24"/>
                </w:rPr>
                <w:delText>]</w:delText>
              </w:r>
            </w:del>
          </w:p>
          <w:p w14:paraId="2232B3DB" w14:textId="0D3D298B" w:rsidR="007749D3" w:rsidRPr="00A81D4B" w:rsidRDefault="00F33B45"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lang w:val="en-US"/>
                <w:rPrChange w:id="627" w:author="Lutfi Moksa" w:date="2021-08-12T09:31:00Z">
                  <w:rPr>
                    <w:rFonts w:ascii="Times New Roman" w:hAnsi="Times New Roman" w:cs="Times New Roman"/>
                    <w:bCs/>
                    <w:color w:val="000000" w:themeColor="text1"/>
                    <w:sz w:val="24"/>
                    <w:szCs w:val="24"/>
                  </w:rPr>
                </w:rPrChange>
              </w:rPr>
            </w:pPr>
            <w:del w:id="628" w:author="Lutfi Moksa" w:date="2021-08-12T09:31:00Z">
              <w:r w:rsidRPr="004F2AF7" w:rsidDel="00A81D4B">
                <w:rPr>
                  <w:rFonts w:ascii="Times New Roman" w:hAnsi="Times New Roman" w:cs="Times New Roman"/>
                  <w:color w:val="000000" w:themeColor="text1"/>
                  <w:sz w:val="24"/>
                  <w:szCs w:val="24"/>
                  <w:lang w:val="en-US"/>
                </w:rPr>
                <w:delText xml:space="preserve">………………………… </w:delText>
              </w:r>
              <w:r w:rsidRPr="004F2AF7" w:rsidDel="00A81D4B">
                <w:rPr>
                  <w:rFonts w:ascii="Times New Roman" w:hAnsi="Times New Roman" w:cs="Times New Roman"/>
                  <w:i/>
                  <w:color w:val="000000" w:themeColor="text1"/>
                  <w:sz w:val="24"/>
                  <w:szCs w:val="24"/>
                  <w:lang w:val="en-US"/>
                </w:rPr>
                <w:delText>[jabatan PIC]</w:delText>
              </w:r>
            </w:del>
          </w:p>
        </w:tc>
        <w:tc>
          <w:tcPr>
            <w:tcW w:w="2600" w:type="pct"/>
            <w:vAlign w:val="bottom"/>
          </w:tcPr>
          <w:p w14:paraId="0E2A9E05"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14:paraId="13FCE7E8"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14:paraId="68596AB2"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495F3071"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3D2299A"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1092EEE3" w14:textId="77777777"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FE32A31"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78D68EB0" w14:textId="72BB0BCB" w:rsidR="007749D3" w:rsidRPr="002D2FF9" w:rsidRDefault="0084356D"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Change w:id="629" w:author="ROHAYATI" w:date="2022-09-06T14:10:00Z">
                  <w:rPr>
                    <w:rFonts w:ascii="Times New Roman" w:hAnsi="Times New Roman" w:cs="Times New Roman"/>
                    <w:b/>
                    <w:color w:val="000000" w:themeColor="text1"/>
                    <w:sz w:val="24"/>
                    <w:szCs w:val="24"/>
                  </w:rPr>
                </w:rPrChange>
              </w:rPr>
            </w:pPr>
            <w:del w:id="630" w:author="ROHAYATI" w:date="2022-09-06T14:10:00Z">
              <w:r w:rsidRPr="004F2AF7" w:rsidDel="002D2FF9">
                <w:rPr>
                  <w:rFonts w:ascii="Times New Roman" w:hAnsi="Times New Roman" w:cs="Times New Roman"/>
                  <w:b/>
                  <w:color w:val="000000" w:themeColor="text1"/>
                  <w:sz w:val="24"/>
                  <w:szCs w:val="24"/>
                  <w:u w:val="single"/>
                </w:rPr>
                <w:delText>Tatsuya Matsushita</w:delText>
              </w:r>
            </w:del>
            <w:ins w:id="631" w:author="ROHAYATI" w:date="2022-09-06T14:10:00Z">
              <w:r w:rsidR="002D2FF9">
                <w:rPr>
                  <w:rFonts w:ascii="Times New Roman" w:hAnsi="Times New Roman" w:cs="Times New Roman"/>
                  <w:b/>
                  <w:color w:val="000000" w:themeColor="text1"/>
                  <w:sz w:val="24"/>
                  <w:szCs w:val="24"/>
                  <w:u w:val="single"/>
                  <w:lang w:val="en-US"/>
                </w:rPr>
                <w:t>Kawasaki Nozomi</w:t>
              </w:r>
            </w:ins>
          </w:p>
          <w:p w14:paraId="5A2CDD90" w14:textId="77777777"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14:paraId="638196DF" w14:textId="77777777" w:rsidR="000250C0" w:rsidRPr="004F2AF7" w:rsidDel="00A81D4B" w:rsidRDefault="000250C0" w:rsidP="004F2AF7">
      <w:pPr>
        <w:pStyle w:val="Default"/>
        <w:tabs>
          <w:tab w:val="center" w:pos="7560"/>
        </w:tabs>
        <w:spacing w:line="276" w:lineRule="auto"/>
        <w:jc w:val="both"/>
        <w:rPr>
          <w:del w:id="632" w:author="Lutfi Moksa" w:date="2021-08-12T09:31:00Z"/>
          <w:b/>
          <w:bCs/>
          <w:color w:val="000000" w:themeColor="text1"/>
        </w:rPr>
      </w:pPr>
    </w:p>
    <w:p w14:paraId="7D85D1AF" w14:textId="77777777"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7F1799">
      <w:footerReference w:type="default" r:id="rId10"/>
      <w:type w:val="continuous"/>
      <w:pgSz w:w="11907" w:h="16839" w:code="9"/>
      <w:pgMar w:top="1246" w:right="1440" w:bottom="1440" w:left="1440" w:header="720" w:footer="468" w:gutter="0"/>
      <w:cols w:space="720"/>
      <w:docGrid w:linePitch="360"/>
      <w:sectPrChange w:id="639" w:author="ROHAYATI" w:date="2022-10-13T12:50:00Z">
        <w:sectPr w:rsidR="0094347D" w:rsidRPr="004F2AF7" w:rsidSect="007F1799">
          <w:pgMar w:top="1246" w:right="1440" w:bottom="1440" w:left="1440" w:header="720" w:footer="318" w:gutter="0"/>
        </w:sectPr>
      </w:sectPrChange>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24" w:author="SPVJF-GA-03" w:date="2021-08-14T13:25:00Z" w:initials="S">
    <w:p w14:paraId="0B329F04" w14:textId="27C0587D" w:rsidR="00065884" w:rsidRPr="00CF7F15" w:rsidRDefault="00065884">
      <w:pPr>
        <w:pStyle w:val="CommentText"/>
        <w:rPr>
          <w:lang w:val="en-US"/>
        </w:rPr>
      </w:pPr>
      <w:r>
        <w:rPr>
          <w:rStyle w:val="CommentReference"/>
        </w:rPr>
        <w:annotationRef/>
      </w:r>
      <w:r>
        <w:rPr>
          <w:lang w:val="en-US"/>
        </w:rPr>
        <w:t>Karena objeknya jasa,baiknya dilengkapi dengan rencana aktifitas.</w:t>
      </w:r>
    </w:p>
  </w:comment>
  <w:comment w:id="130" w:author="SPVJF-GA-03" w:date="2021-08-21T12:02:00Z" w:initials="S">
    <w:p w14:paraId="2D9FFBC1" w14:textId="19A10DAB" w:rsidR="00065884" w:rsidRPr="00005D4B" w:rsidRDefault="00065884">
      <w:pPr>
        <w:pStyle w:val="CommentText"/>
        <w:rPr>
          <w:lang w:val="en-US"/>
        </w:rPr>
      </w:pPr>
      <w:r>
        <w:rPr>
          <w:rStyle w:val="CommentReference"/>
        </w:rPr>
        <w:annotationRef/>
      </w:r>
      <w:r>
        <w:rPr>
          <w:lang w:val="en-US"/>
        </w:rPr>
        <w:t>Ini dalam bentuk rupiah atau dolar ya? Baiknya diberkan symbol mata uangnya</w:t>
      </w:r>
    </w:p>
  </w:comment>
  <w:comment w:id="156" w:author="PRISCA ADITYA" w:date="2021-08-18T08:12:00Z" w:initials="PA">
    <w:p w14:paraId="0FA99826" w14:textId="21A23E34" w:rsidR="00065884" w:rsidRPr="00784B5F" w:rsidRDefault="00065884">
      <w:pPr>
        <w:pStyle w:val="CommentText"/>
        <w:rPr>
          <w:lang w:val="en-ID"/>
        </w:rPr>
      </w:pPr>
      <w:r>
        <w:rPr>
          <w:rStyle w:val="CommentReference"/>
        </w:rPr>
        <w:annotationRef/>
      </w:r>
      <w:r w:rsidRPr="00784B5F">
        <w:rPr>
          <w:highlight w:val="yellow"/>
          <w:lang w:val="en-ID"/>
        </w:rPr>
        <w:t>Sebaiknya terpisah saja di lampiran terkait schedule aktivitasnya</w:t>
      </w:r>
      <w:r>
        <w:rPr>
          <w:lang w:val="en-ID"/>
        </w:rPr>
        <w:t xml:space="preserve"> </w:t>
      </w:r>
    </w:p>
  </w:comment>
  <w:comment w:id="350" w:author="SPVJF-GA-03" w:date="2021-08-14T13:28:00Z" w:initials="S">
    <w:p w14:paraId="360AC32B" w14:textId="18EAD96C" w:rsidR="00065884" w:rsidRPr="00CF7F15" w:rsidRDefault="00065884">
      <w:pPr>
        <w:pStyle w:val="CommentText"/>
        <w:rPr>
          <w:lang w:val="en-US"/>
        </w:rPr>
      </w:pPr>
      <w:r>
        <w:rPr>
          <w:rStyle w:val="CommentReference"/>
        </w:rPr>
        <w:annotationRef/>
      </w:r>
      <w:r>
        <w:rPr>
          <w:lang w:val="en-US"/>
        </w:rPr>
        <w:t>baiknya pembayaran dilakukan beberapa tahap sesuai plan activity/setelah pekerjaan selesai dilakukan/serah terima objek perjanjian.</w:t>
      </w:r>
    </w:p>
  </w:comment>
  <w:comment w:id="351" w:author="PRISCA ADITYA" w:date="2021-08-18T08:09:00Z" w:initials="PA">
    <w:p w14:paraId="4248216D" w14:textId="77777777" w:rsidR="00065884" w:rsidRPr="00784B5F" w:rsidRDefault="00065884">
      <w:pPr>
        <w:pStyle w:val="CommentText"/>
        <w:rPr>
          <w:highlight w:val="yellow"/>
          <w:lang w:val="en-ID"/>
        </w:rPr>
      </w:pPr>
      <w:r>
        <w:rPr>
          <w:rStyle w:val="CommentReference"/>
        </w:rPr>
        <w:annotationRef/>
      </w:r>
      <w:r w:rsidRPr="00784B5F">
        <w:rPr>
          <w:highlight w:val="yellow"/>
          <w:lang w:val="en-ID"/>
        </w:rPr>
        <w:t>Kalau dari vendor  bisa bayar mengikuti jatuh tempo kita kenapa harus bertahap…?</w:t>
      </w:r>
    </w:p>
    <w:p w14:paraId="227C55B6" w14:textId="43608B83" w:rsidR="00065884" w:rsidRPr="00784B5F" w:rsidRDefault="00065884">
      <w:pPr>
        <w:pStyle w:val="CommentText"/>
        <w:rPr>
          <w:highlight w:val="yellow"/>
          <w:lang w:val="en-ID"/>
        </w:rPr>
      </w:pPr>
      <w:r w:rsidRPr="00784B5F">
        <w:rPr>
          <w:highlight w:val="yellow"/>
          <w:lang w:val="en-ID"/>
        </w:rPr>
        <w:t xml:space="preserve">Saya sutuj 1 kali </w:t>
      </w:r>
      <w:r>
        <w:rPr>
          <w:highlight w:val="yellow"/>
          <w:lang w:val="en-ID"/>
        </w:rPr>
        <w:t xml:space="preserve">saja pembayaran </w:t>
      </w:r>
      <w:r w:rsidRPr="00784B5F">
        <w:rPr>
          <w:highlight w:val="yellow"/>
          <w:lang w:val="en-ID"/>
        </w:rPr>
        <w:t xml:space="preserve">saja setelah selesai pekerjaan Pak . karena </w:t>
      </w:r>
      <w:r>
        <w:rPr>
          <w:highlight w:val="yellow"/>
          <w:lang w:val="en-ID"/>
        </w:rPr>
        <w:t>apa :</w:t>
      </w:r>
    </w:p>
    <w:p w14:paraId="5747EA28" w14:textId="09F890B0" w:rsidR="00065884" w:rsidRPr="00784B5F" w:rsidRDefault="00065884" w:rsidP="00784B5F">
      <w:pPr>
        <w:pStyle w:val="CommentText"/>
        <w:numPr>
          <w:ilvl w:val="0"/>
          <w:numId w:val="44"/>
        </w:numPr>
        <w:rPr>
          <w:lang w:val="en-ID"/>
        </w:rPr>
      </w:pPr>
      <w:r w:rsidRPr="00784B5F">
        <w:rPr>
          <w:highlight w:val="yellow"/>
          <w:lang w:val="en-ID"/>
        </w:rPr>
        <w:t xml:space="preserve">Tidak </w:t>
      </w:r>
      <w:r>
        <w:rPr>
          <w:highlight w:val="yellow"/>
          <w:lang w:val="en-ID"/>
        </w:rPr>
        <w:t>beberapa kalai proses di pihak sami</w:t>
      </w:r>
    </w:p>
  </w:comment>
  <w:comment w:id="352" w:author="SPVJF-GA-03" w:date="2021-08-21T11:55:00Z" w:initials="S">
    <w:p w14:paraId="366B2E40" w14:textId="63A84764" w:rsidR="00065884" w:rsidRDefault="00065884">
      <w:pPr>
        <w:pStyle w:val="CommentText"/>
        <w:rPr>
          <w:lang w:val="en-US"/>
        </w:rPr>
      </w:pPr>
      <w:r>
        <w:rPr>
          <w:rStyle w:val="CommentReference"/>
        </w:rPr>
        <w:annotationRef/>
      </w:r>
      <w:r>
        <w:rPr>
          <w:lang w:val="en-US"/>
        </w:rPr>
        <w:t>Kenapa harus bertahap?</w:t>
      </w:r>
    </w:p>
    <w:p w14:paraId="1A55ABB0" w14:textId="22FBFA94" w:rsidR="00065884" w:rsidRDefault="00065884" w:rsidP="006F4C79">
      <w:pPr>
        <w:pStyle w:val="CommentText"/>
        <w:numPr>
          <w:ilvl w:val="0"/>
          <w:numId w:val="45"/>
        </w:numPr>
        <w:rPr>
          <w:lang w:val="en-US"/>
        </w:rPr>
      </w:pPr>
      <w:r>
        <w:rPr>
          <w:lang w:val="en-US"/>
        </w:rPr>
        <w:t>Pemahaman saya perjanjian ini selain jasa juga ada barang.</w:t>
      </w:r>
    </w:p>
    <w:p w14:paraId="65893B46" w14:textId="11BE6E53" w:rsidR="00065884" w:rsidRDefault="00065884" w:rsidP="006F4C79">
      <w:pPr>
        <w:pStyle w:val="CommentText"/>
        <w:numPr>
          <w:ilvl w:val="0"/>
          <w:numId w:val="45"/>
        </w:numPr>
        <w:rPr>
          <w:lang w:val="en-US"/>
        </w:rPr>
      </w:pPr>
      <w:r>
        <w:rPr>
          <w:lang w:val="en-US"/>
        </w:rPr>
        <w:t xml:space="preserve"> Karena ada 2 komponen, yang saya pahami setelah terima barang, selanjutnya proses bayar 100%, padahal pekerjaan jasa belum dilakukan.</w:t>
      </w:r>
    </w:p>
    <w:p w14:paraId="5D38F26E" w14:textId="186D427C" w:rsidR="00065884" w:rsidRDefault="00065884" w:rsidP="006F4C79">
      <w:pPr>
        <w:pStyle w:val="CommentText"/>
        <w:numPr>
          <w:ilvl w:val="0"/>
          <w:numId w:val="45"/>
        </w:numPr>
        <w:rPr>
          <w:lang w:val="en-US"/>
        </w:rPr>
      </w:pPr>
      <w:r>
        <w:rPr>
          <w:lang w:val="en-US"/>
        </w:rPr>
        <w:t>Jika pekerjaan/jasa belum dilaksanakan, tetapi pembayaran sudah dilakukan, beresiko pada pekerjaan yang tidak maksimalkan, waktu qualitas dll.</w:t>
      </w:r>
    </w:p>
    <w:p w14:paraId="329C5F12" w14:textId="36312868" w:rsidR="00065884" w:rsidRPr="006F4C79" w:rsidRDefault="00065884" w:rsidP="006F4C79">
      <w:pPr>
        <w:pStyle w:val="CommentText"/>
        <w:rPr>
          <w:lang w:val="en-US"/>
        </w:rPr>
      </w:pPr>
      <w:r>
        <w:rPr>
          <w:lang w:val="en-US"/>
        </w:rPr>
        <w:t>Saran saya, untuk pembayaran dilakukan 1 tahap, seperti yang sudah saya sampaikan pada komen saya sebelumnya, sebaiknya pembayaran dilakukan setelah pekerjaan(objek perjanjian/semua kewajiban) selesai dilaksanakan atau telah dilakukan serah terima hasil pekerjaan yang sudah di cek oleh SAMI.</w:t>
      </w:r>
    </w:p>
  </w:comment>
  <w:comment w:id="532" w:author="SPVJF-GA-03" w:date="2021-08-21T11:57:00Z" w:initials="S">
    <w:p w14:paraId="3170D49E" w14:textId="77777777" w:rsidR="00065884" w:rsidRDefault="00065884">
      <w:pPr>
        <w:pStyle w:val="CommentText"/>
        <w:rPr>
          <w:lang w:val="en-US"/>
        </w:rPr>
      </w:pPr>
      <w:r>
        <w:rPr>
          <w:rStyle w:val="CommentReference"/>
        </w:rPr>
        <w:annotationRef/>
      </w:r>
      <w:r>
        <w:rPr>
          <w:lang w:val="en-US"/>
        </w:rPr>
        <w:t>apabila perjanjian diputus, bagaimana dengan biaya yang telah dikeluarkan?</w:t>
      </w:r>
    </w:p>
    <w:p w14:paraId="50997356" w14:textId="77777777" w:rsidR="00065884" w:rsidRDefault="00065884">
      <w:pPr>
        <w:pStyle w:val="CommentText"/>
        <w:rPr>
          <w:lang w:val="en-US"/>
        </w:rPr>
      </w:pPr>
    </w:p>
    <w:p w14:paraId="306827CA" w14:textId="77777777" w:rsidR="00065884" w:rsidRPr="00784B5F" w:rsidRDefault="00065884">
      <w:pPr>
        <w:pStyle w:val="CommentText"/>
        <w:rPr>
          <w:highlight w:val="yellow"/>
          <w:lang w:val="en-US"/>
        </w:rPr>
      </w:pPr>
      <w:r w:rsidRPr="00784B5F">
        <w:rPr>
          <w:highlight w:val="yellow"/>
          <w:lang w:val="en-US"/>
        </w:rPr>
        <w:t xml:space="preserve">PAD: Saran Dari Legal bagaimana </w:t>
      </w:r>
    </w:p>
    <w:p w14:paraId="033EBDCF" w14:textId="77777777" w:rsidR="00065884" w:rsidRPr="00784B5F" w:rsidRDefault="00065884">
      <w:pPr>
        <w:pStyle w:val="CommentText"/>
        <w:rPr>
          <w:highlight w:val="yellow"/>
          <w:lang w:val="en-US"/>
        </w:rPr>
      </w:pPr>
      <w:r w:rsidRPr="00784B5F">
        <w:rPr>
          <w:highlight w:val="yellow"/>
          <w:lang w:val="en-US"/>
        </w:rPr>
        <w:t xml:space="preserve">Kalau pembayaran 1 kalli berarti perkerjaan sudah selesai baru di bayarkan </w:t>
      </w:r>
    </w:p>
    <w:p w14:paraId="589F95F6" w14:textId="77777777" w:rsidR="00065884" w:rsidRPr="00784B5F" w:rsidRDefault="00065884">
      <w:pPr>
        <w:pStyle w:val="CommentText"/>
        <w:rPr>
          <w:highlight w:val="yellow"/>
          <w:lang w:val="en-US"/>
        </w:rPr>
      </w:pPr>
    </w:p>
    <w:p w14:paraId="16E7F1DB" w14:textId="77777777" w:rsidR="00065884" w:rsidRDefault="00065884">
      <w:pPr>
        <w:pStyle w:val="CommentText"/>
        <w:rPr>
          <w:lang w:val="en-US"/>
        </w:rPr>
      </w:pPr>
      <w:r w:rsidRPr="00784B5F">
        <w:rPr>
          <w:highlight w:val="yellow"/>
          <w:lang w:val="en-US"/>
        </w:rPr>
        <w:t>Jika bertahap resiko ada di sami</w:t>
      </w:r>
      <w:r>
        <w:rPr>
          <w:lang w:val="en-US"/>
        </w:rPr>
        <w:t xml:space="preserve"> </w:t>
      </w:r>
    </w:p>
    <w:p w14:paraId="5B360A64" w14:textId="77777777" w:rsidR="00065884" w:rsidRDefault="00065884">
      <w:pPr>
        <w:pStyle w:val="CommentText"/>
        <w:rPr>
          <w:lang w:val="en-US"/>
        </w:rPr>
      </w:pPr>
    </w:p>
    <w:p w14:paraId="14628FB2" w14:textId="2A482AD5" w:rsidR="00065884" w:rsidRPr="00CF7F15" w:rsidRDefault="00065884">
      <w:pPr>
        <w:pStyle w:val="CommentText"/>
        <w:rPr>
          <w:lang w:val="en-US"/>
        </w:rPr>
      </w:pPr>
      <w:r>
        <w:rPr>
          <w:lang w:val="en-US"/>
        </w:rPr>
        <w:t>Jika harus dilakukan pembayaran 1 tahap, baiknya setelah pekerjaan sudah selesai dengan baik baru dibayarkan pak</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B329F04" w15:done="0"/>
  <w15:commentEx w15:paraId="2D9FFBC1" w15:done="0"/>
  <w15:commentEx w15:paraId="0FA99826" w15:done="0"/>
  <w15:commentEx w15:paraId="360AC32B" w15:done="0"/>
  <w15:commentEx w15:paraId="5747EA28" w15:done="0"/>
  <w15:commentEx w15:paraId="329C5F12" w15:done="0"/>
  <w15:commentEx w15:paraId="14628FB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0EEBD9" w14:textId="77777777" w:rsidR="00065884" w:rsidRDefault="00065884" w:rsidP="001A0EC8">
      <w:pPr>
        <w:spacing w:after="0" w:line="240" w:lineRule="auto"/>
      </w:pPr>
      <w:r>
        <w:separator/>
      </w:r>
    </w:p>
  </w:endnote>
  <w:endnote w:type="continuationSeparator" w:id="0">
    <w:p w14:paraId="1FC1F382" w14:textId="77777777" w:rsidR="00065884" w:rsidRDefault="00065884"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065884" w:rsidRPr="001A1104" w14:paraId="3A9C2EAF" w14:textId="77777777" w:rsidTr="007D7353">
      <w:trPr>
        <w:trHeight w:val="710"/>
      </w:trPr>
      <w:tc>
        <w:tcPr>
          <w:tcW w:w="850" w:type="dxa"/>
        </w:tcPr>
        <w:p w14:paraId="2CFE0F41" w14:textId="77777777" w:rsidR="00065884" w:rsidRPr="001A1104" w:rsidRDefault="00065884"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299BFB78" w14:textId="77777777" w:rsidR="00065884" w:rsidRPr="001A1104" w:rsidRDefault="00065884" w:rsidP="00F31FB4">
          <w:pPr>
            <w:pStyle w:val="Footer"/>
            <w:rPr>
              <w:rFonts w:ascii="Times New Roman" w:hAnsi="Times New Roman" w:cs="Times New Roman"/>
              <w:sz w:val="16"/>
              <w:szCs w:val="16"/>
            </w:rPr>
          </w:pPr>
        </w:p>
        <w:p w14:paraId="600AEFAD" w14:textId="77777777" w:rsidR="00065884" w:rsidRPr="001A1104" w:rsidRDefault="00065884" w:rsidP="00F31FB4">
          <w:pPr>
            <w:pStyle w:val="Footer"/>
            <w:jc w:val="center"/>
            <w:rPr>
              <w:rFonts w:ascii="Times New Roman" w:hAnsi="Times New Roman" w:cs="Times New Roman"/>
              <w:sz w:val="16"/>
              <w:szCs w:val="16"/>
            </w:rPr>
          </w:pPr>
        </w:p>
        <w:p w14:paraId="1E99ABD2" w14:textId="77777777" w:rsidR="00065884" w:rsidRPr="001A1104" w:rsidRDefault="00065884" w:rsidP="00F31FB4">
          <w:pPr>
            <w:pStyle w:val="Footer"/>
            <w:jc w:val="center"/>
            <w:rPr>
              <w:rFonts w:ascii="Times New Roman" w:hAnsi="Times New Roman" w:cs="Times New Roman"/>
              <w:sz w:val="16"/>
              <w:szCs w:val="16"/>
            </w:rPr>
          </w:pPr>
        </w:p>
      </w:tc>
      <w:tc>
        <w:tcPr>
          <w:tcW w:w="851" w:type="dxa"/>
        </w:tcPr>
        <w:p w14:paraId="08616751" w14:textId="77777777" w:rsidR="00065884" w:rsidRPr="001A1104" w:rsidRDefault="00065884"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14:paraId="1BC5419B" w14:textId="77777777" w:rsidR="00065884" w:rsidRPr="001A1104" w:rsidRDefault="00065884"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79728D1B" w14:textId="77777777" w:rsidR="00065884" w:rsidRPr="001A1104" w:rsidRDefault="00065884"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14B7BC61" w14:textId="77777777" w:rsidR="00065884" w:rsidRPr="001A1104" w:rsidRDefault="00065884">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607FAB">
      <w:rPr>
        <w:rFonts w:ascii="Times New Roman" w:hAnsi="Times New Roman" w:cs="Times New Roman"/>
        <w:b/>
        <w:noProof/>
        <w:sz w:val="16"/>
        <w:szCs w:val="16"/>
      </w:rPr>
      <w:t>8</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607FAB">
      <w:rPr>
        <w:rFonts w:ascii="Times New Roman" w:hAnsi="Times New Roman" w:cs="Times New Roman"/>
        <w:b/>
        <w:noProof/>
        <w:sz w:val="16"/>
        <w:szCs w:val="16"/>
      </w:rPr>
      <w:t>8</w:t>
    </w:r>
    <w:r w:rsidRPr="001A1104">
      <w:rPr>
        <w:rFonts w:ascii="Times New Roman" w:hAnsi="Times New Roman" w:cs="Times New Roman"/>
        <w:b/>
        <w:sz w:val="16"/>
        <w:szCs w:val="16"/>
      </w:rPr>
      <w:fldChar w:fldCharType="end"/>
    </w:r>
  </w:p>
  <w:p w14:paraId="572C9E60" w14:textId="77777777" w:rsidR="00607FAB" w:rsidRPr="00607FAB" w:rsidRDefault="00607FAB" w:rsidP="00607FAB">
    <w:pPr>
      <w:pStyle w:val="Footer"/>
      <w:rPr>
        <w:ins w:id="633" w:author="ROHAYATI" w:date="2023-09-01T11:15:00Z"/>
        <w:rFonts w:ascii="Times New Roman" w:hAnsi="Times New Roman" w:cs="Times New Roman"/>
        <w:color w:val="000000" w:themeColor="text1"/>
        <w:sz w:val="16"/>
        <w:szCs w:val="16"/>
      </w:rPr>
    </w:pPr>
    <w:ins w:id="634" w:author="ROHAYATI" w:date="2023-09-01T11:15:00Z">
      <w:r w:rsidRPr="00607FAB">
        <w:rPr>
          <w:rFonts w:ascii="Times New Roman" w:hAnsi="Times New Roman" w:cs="Times New Roman"/>
          <w:color w:val="000000" w:themeColor="text1"/>
          <w:sz w:val="16"/>
          <w:szCs w:val="16"/>
        </w:rPr>
        <w:t>SAMIJF/LKM-LA/08-2023/104</w:t>
      </w:r>
    </w:ins>
  </w:p>
  <w:p w14:paraId="67C28FAE" w14:textId="03A15CC4" w:rsidR="00065884" w:rsidRPr="001A1104" w:rsidDel="004510E3" w:rsidRDefault="00065884" w:rsidP="00F33B45">
    <w:pPr>
      <w:pStyle w:val="Default"/>
      <w:spacing w:line="276" w:lineRule="auto"/>
      <w:rPr>
        <w:del w:id="635" w:author="ROHAYATI" w:date="2021-08-24T16:05:00Z"/>
        <w:i/>
        <w:color w:val="000000" w:themeColor="text1"/>
        <w:sz w:val="16"/>
        <w:szCs w:val="16"/>
        <w:lang w:val="en-US"/>
      </w:rPr>
    </w:pPr>
    <w:del w:id="636" w:author="ROHAYATI" w:date="2021-08-24T16:05:00Z">
      <w:r w:rsidRPr="001A1104" w:rsidDel="004510E3">
        <w:rPr>
          <w:color w:val="000000" w:themeColor="text1"/>
          <w:sz w:val="16"/>
          <w:szCs w:val="16"/>
          <w:lang w:val="en-US"/>
        </w:rPr>
        <w:delText xml:space="preserve">………………………… </w:delText>
      </w:r>
      <w:r w:rsidRPr="001A1104" w:rsidDel="004510E3">
        <w:rPr>
          <w:i/>
          <w:color w:val="000000" w:themeColor="text1"/>
          <w:sz w:val="16"/>
          <w:szCs w:val="16"/>
          <w:lang w:val="en-US"/>
        </w:rPr>
        <w:delText>[Nomor kontrak PIC: Legal]</w:delText>
      </w:r>
    </w:del>
  </w:p>
  <w:p w14:paraId="2E0EFA20" w14:textId="305D2915" w:rsidR="00065884" w:rsidRPr="001A1104" w:rsidRDefault="00065884" w:rsidP="00F33B45">
    <w:pPr>
      <w:pStyle w:val="Default"/>
      <w:spacing w:line="276" w:lineRule="auto"/>
      <w:rPr>
        <w:color w:val="000000" w:themeColor="text1"/>
        <w:sz w:val="16"/>
        <w:szCs w:val="16"/>
      </w:rPr>
    </w:pPr>
    <w:del w:id="637" w:author="ROHAYATI" w:date="2021-08-24T16:05:00Z">
      <w:r w:rsidRPr="001A1104" w:rsidDel="004510E3">
        <w:rPr>
          <w:color w:val="000000" w:themeColor="text1"/>
          <w:sz w:val="16"/>
          <w:szCs w:val="16"/>
          <w:lang w:val="en-US"/>
        </w:rPr>
        <w:delText xml:space="preserve">………………………… </w:delText>
      </w:r>
      <w:r w:rsidRPr="001A1104" w:rsidDel="004510E3">
        <w:rPr>
          <w:i/>
          <w:color w:val="000000" w:themeColor="text1"/>
          <w:sz w:val="16"/>
          <w:szCs w:val="16"/>
          <w:lang w:val="en-US"/>
        </w:rPr>
        <w:delText>[nama supplier</w:delText>
      </w:r>
      <w:r w:rsidRPr="001A1104" w:rsidDel="004510E3">
        <w:rPr>
          <w:i/>
          <w:color w:val="000000" w:themeColor="text1"/>
          <w:sz w:val="16"/>
          <w:szCs w:val="16"/>
        </w:rPr>
        <w:delText xml:space="preserve"> &amp; PT. SAMI</w:delText>
      </w:r>
      <w:r w:rsidRPr="001A1104" w:rsidDel="004510E3">
        <w:rPr>
          <w:i/>
          <w:color w:val="000000" w:themeColor="text1"/>
          <w:sz w:val="16"/>
          <w:szCs w:val="16"/>
          <w:lang w:val="en-US"/>
        </w:rPr>
        <w:delText>]</w:delText>
      </w:r>
    </w:del>
    <w:ins w:id="638" w:author="ROHAYATI" w:date="2021-08-24T16:05:00Z">
      <w:r>
        <w:rPr>
          <w:color w:val="000000" w:themeColor="text1"/>
          <w:sz w:val="16"/>
          <w:szCs w:val="16"/>
          <w:lang w:val="en-US"/>
        </w:rPr>
        <w:t>PT. BIRU BAIK ELEKTRIKA &amp; PT. SAMI</w:t>
      </w:r>
    </w:in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0575B5" w14:textId="77777777" w:rsidR="00065884" w:rsidRDefault="00065884" w:rsidP="001A0EC8">
      <w:pPr>
        <w:spacing w:after="0" w:line="240" w:lineRule="auto"/>
      </w:pPr>
      <w:r>
        <w:separator/>
      </w:r>
    </w:p>
  </w:footnote>
  <w:footnote w:type="continuationSeparator" w:id="0">
    <w:p w14:paraId="6CD13561" w14:textId="77777777" w:rsidR="00065884" w:rsidRDefault="00065884"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2AB66FE"/>
    <w:multiLevelType w:val="multilevel"/>
    <w:tmpl w:val="B9D26748"/>
    <w:lvl w:ilvl="0">
      <w:start w:val="2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3914861"/>
    <w:multiLevelType w:val="hybridMultilevel"/>
    <w:tmpl w:val="12906F06"/>
    <w:lvl w:ilvl="0" w:tplc="B5CCEB1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196900C4"/>
    <w:multiLevelType w:val="hybridMultilevel"/>
    <w:tmpl w:val="FED263FC"/>
    <w:lvl w:ilvl="0" w:tplc="185C0876">
      <w:start w:val="1"/>
      <w:numFmt w:val="decimal"/>
      <w:lvlText w:val="%1."/>
      <w:lvlJc w:val="left"/>
      <w:pPr>
        <w:ind w:left="2456" w:hanging="360"/>
      </w:pPr>
      <w:rPr>
        <w:b w:val="0"/>
      </w:rPr>
    </w:lvl>
    <w:lvl w:ilvl="1" w:tplc="6E94C714">
      <w:start w:val="1"/>
      <w:numFmt w:val="lowerRoman"/>
      <w:lvlText w:val="%2."/>
      <w:lvlJc w:val="left"/>
      <w:pPr>
        <w:ind w:left="2891" w:hanging="75"/>
      </w:pPr>
      <w:rPr>
        <w:rFonts w:hint="default"/>
      </w:rPr>
    </w:lvl>
    <w:lvl w:ilvl="2" w:tplc="0409001B">
      <w:start w:val="1"/>
      <w:numFmt w:val="lowerRoman"/>
      <w:lvlText w:val="%3."/>
      <w:lvlJc w:val="right"/>
      <w:pPr>
        <w:ind w:left="3896" w:hanging="180"/>
      </w:pPr>
    </w:lvl>
    <w:lvl w:ilvl="3" w:tplc="0409000F" w:tentative="1">
      <w:start w:val="1"/>
      <w:numFmt w:val="decimal"/>
      <w:lvlText w:val="%4."/>
      <w:lvlJc w:val="left"/>
      <w:pPr>
        <w:ind w:left="4616" w:hanging="360"/>
      </w:pPr>
    </w:lvl>
    <w:lvl w:ilvl="4" w:tplc="04090019" w:tentative="1">
      <w:start w:val="1"/>
      <w:numFmt w:val="lowerLetter"/>
      <w:lvlText w:val="%5."/>
      <w:lvlJc w:val="left"/>
      <w:pPr>
        <w:ind w:left="5336" w:hanging="360"/>
      </w:pPr>
    </w:lvl>
    <w:lvl w:ilvl="5" w:tplc="0409001B" w:tentative="1">
      <w:start w:val="1"/>
      <w:numFmt w:val="lowerRoman"/>
      <w:lvlText w:val="%6."/>
      <w:lvlJc w:val="right"/>
      <w:pPr>
        <w:ind w:left="6056" w:hanging="180"/>
      </w:pPr>
    </w:lvl>
    <w:lvl w:ilvl="6" w:tplc="0409000F" w:tentative="1">
      <w:start w:val="1"/>
      <w:numFmt w:val="decimal"/>
      <w:lvlText w:val="%7."/>
      <w:lvlJc w:val="left"/>
      <w:pPr>
        <w:ind w:left="6776" w:hanging="360"/>
      </w:pPr>
    </w:lvl>
    <w:lvl w:ilvl="7" w:tplc="04090019" w:tentative="1">
      <w:start w:val="1"/>
      <w:numFmt w:val="lowerLetter"/>
      <w:lvlText w:val="%8."/>
      <w:lvlJc w:val="left"/>
      <w:pPr>
        <w:ind w:left="7496" w:hanging="360"/>
      </w:pPr>
    </w:lvl>
    <w:lvl w:ilvl="8" w:tplc="0409001B" w:tentative="1">
      <w:start w:val="1"/>
      <w:numFmt w:val="lowerRoman"/>
      <w:lvlText w:val="%9."/>
      <w:lvlJc w:val="right"/>
      <w:pPr>
        <w:ind w:left="8216" w:hanging="180"/>
      </w:pPr>
    </w:lvl>
  </w:abstractNum>
  <w:abstractNum w:abstractNumId="16"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0"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60C31CA"/>
    <w:multiLevelType w:val="hybridMultilevel"/>
    <w:tmpl w:val="431C09F8"/>
    <w:lvl w:ilvl="0" w:tplc="CECAD2D0">
      <w:start w:val="1"/>
      <w:numFmt w:val="lowerLetter"/>
      <w:lvlText w:val="%1."/>
      <w:lvlJc w:val="left"/>
      <w:pPr>
        <w:ind w:left="1440" w:hanging="360"/>
      </w:pPr>
      <w:rPr>
        <w:sz w:val="22"/>
        <w:szCs w:val="22"/>
      </w:rPr>
    </w:lvl>
    <w:lvl w:ilvl="1" w:tplc="04210019" w:tentative="1">
      <w:start w:val="1"/>
      <w:numFmt w:val="lowerLetter"/>
      <w:lvlText w:val="%2."/>
      <w:lvlJc w:val="left"/>
      <w:pPr>
        <w:ind w:left="943" w:hanging="360"/>
      </w:pPr>
    </w:lvl>
    <w:lvl w:ilvl="2" w:tplc="0421001B" w:tentative="1">
      <w:start w:val="1"/>
      <w:numFmt w:val="lowerRoman"/>
      <w:lvlText w:val="%3."/>
      <w:lvlJc w:val="right"/>
      <w:pPr>
        <w:ind w:left="1663" w:hanging="180"/>
      </w:pPr>
    </w:lvl>
    <w:lvl w:ilvl="3" w:tplc="0421000F" w:tentative="1">
      <w:start w:val="1"/>
      <w:numFmt w:val="decimal"/>
      <w:lvlText w:val="%4."/>
      <w:lvlJc w:val="left"/>
      <w:pPr>
        <w:ind w:left="2383" w:hanging="360"/>
      </w:pPr>
    </w:lvl>
    <w:lvl w:ilvl="4" w:tplc="04210019" w:tentative="1">
      <w:start w:val="1"/>
      <w:numFmt w:val="lowerLetter"/>
      <w:lvlText w:val="%5."/>
      <w:lvlJc w:val="left"/>
      <w:pPr>
        <w:ind w:left="3103" w:hanging="360"/>
      </w:pPr>
    </w:lvl>
    <w:lvl w:ilvl="5" w:tplc="0421001B" w:tentative="1">
      <w:start w:val="1"/>
      <w:numFmt w:val="lowerRoman"/>
      <w:lvlText w:val="%6."/>
      <w:lvlJc w:val="right"/>
      <w:pPr>
        <w:ind w:left="3823" w:hanging="180"/>
      </w:pPr>
    </w:lvl>
    <w:lvl w:ilvl="6" w:tplc="0421000F" w:tentative="1">
      <w:start w:val="1"/>
      <w:numFmt w:val="decimal"/>
      <w:lvlText w:val="%7."/>
      <w:lvlJc w:val="left"/>
      <w:pPr>
        <w:ind w:left="4543" w:hanging="360"/>
      </w:pPr>
    </w:lvl>
    <w:lvl w:ilvl="7" w:tplc="04210019" w:tentative="1">
      <w:start w:val="1"/>
      <w:numFmt w:val="lowerLetter"/>
      <w:lvlText w:val="%8."/>
      <w:lvlJc w:val="left"/>
      <w:pPr>
        <w:ind w:left="5263" w:hanging="360"/>
      </w:pPr>
    </w:lvl>
    <w:lvl w:ilvl="8" w:tplc="0421001B" w:tentative="1">
      <w:start w:val="1"/>
      <w:numFmt w:val="lowerRoman"/>
      <w:lvlText w:val="%9."/>
      <w:lvlJc w:val="right"/>
      <w:pPr>
        <w:ind w:left="5983" w:hanging="180"/>
      </w:pPr>
    </w:lvl>
  </w:abstractNum>
  <w:abstractNum w:abstractNumId="22"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943066A"/>
    <w:multiLevelType w:val="hybridMultilevel"/>
    <w:tmpl w:val="68F024D4"/>
    <w:lvl w:ilvl="0" w:tplc="04090019">
      <w:start w:val="1"/>
      <w:numFmt w:val="lowerLetter"/>
      <w:lvlText w:val="%1."/>
      <w:lvlJc w:val="left"/>
      <w:pPr>
        <w:ind w:left="1937"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5" w15:restartNumberingAfterBreak="0">
    <w:nsid w:val="3FAB3906"/>
    <w:multiLevelType w:val="hybridMultilevel"/>
    <w:tmpl w:val="52169EA2"/>
    <w:lvl w:ilvl="0" w:tplc="EB6E7E8A">
      <w:start w:val="1"/>
      <w:numFmt w:val="decimal"/>
      <w:lvlText w:val="%1."/>
      <w:lvlJc w:val="right"/>
      <w:pPr>
        <w:ind w:left="720" w:hanging="360"/>
      </w:pPr>
      <w:rPr>
        <w:rFonts w:hint="default"/>
        <w:b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1A5C9B34">
      <w:start w:val="7"/>
      <w:numFmt w:val="bullet"/>
      <w:lvlText w:val="-"/>
      <w:lvlJc w:val="left"/>
      <w:pPr>
        <w:ind w:left="2880" w:hanging="360"/>
      </w:pPr>
      <w:rPr>
        <w:rFonts w:ascii="Arial" w:eastAsia="Times New Roman" w:hAnsi="Arial" w:cs="Arial" w:hint="default"/>
      </w:rPr>
    </w:lvl>
    <w:lvl w:ilvl="4" w:tplc="0C090019">
      <w:start w:val="1"/>
      <w:numFmt w:val="lowerLetter"/>
      <w:lvlText w:val="%5."/>
      <w:lvlJc w:val="left"/>
      <w:pPr>
        <w:ind w:left="3600" w:hanging="360"/>
      </w:pPr>
      <w:rPr>
        <w:rFonts w:hint="default"/>
      </w:r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0AE5B18"/>
    <w:multiLevelType w:val="hybridMultilevel"/>
    <w:tmpl w:val="6CDE0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4"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65B774D5"/>
    <w:multiLevelType w:val="hybridMultilevel"/>
    <w:tmpl w:val="54C69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1"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3" w15:restartNumberingAfterBreak="0">
    <w:nsid w:val="729B6299"/>
    <w:multiLevelType w:val="hybridMultilevel"/>
    <w:tmpl w:val="374A820A"/>
    <w:lvl w:ilvl="0" w:tplc="43E2B51A">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4"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5"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6"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7" w15:restartNumberingAfterBreak="0">
    <w:nsid w:val="7CD2591F"/>
    <w:multiLevelType w:val="hybridMultilevel"/>
    <w:tmpl w:val="3D484654"/>
    <w:lvl w:ilvl="0" w:tplc="19C4DD4C">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num w:numId="1">
    <w:abstractNumId w:val="3"/>
  </w:num>
  <w:num w:numId="2">
    <w:abstractNumId w:val="20"/>
  </w:num>
  <w:num w:numId="3">
    <w:abstractNumId w:val="38"/>
  </w:num>
  <w:num w:numId="4">
    <w:abstractNumId w:val="45"/>
  </w:num>
  <w:num w:numId="5">
    <w:abstractNumId w:val="4"/>
  </w:num>
  <w:num w:numId="6">
    <w:abstractNumId w:val="11"/>
  </w:num>
  <w:num w:numId="7">
    <w:abstractNumId w:val="44"/>
  </w:num>
  <w:num w:numId="8">
    <w:abstractNumId w:val="28"/>
  </w:num>
  <w:num w:numId="9">
    <w:abstractNumId w:val="17"/>
  </w:num>
  <w:num w:numId="10">
    <w:abstractNumId w:val="34"/>
  </w:num>
  <w:num w:numId="11">
    <w:abstractNumId w:val="30"/>
  </w:num>
  <w:num w:numId="12">
    <w:abstractNumId w:val="22"/>
  </w:num>
  <w:num w:numId="13">
    <w:abstractNumId w:val="19"/>
  </w:num>
  <w:num w:numId="14">
    <w:abstractNumId w:val="24"/>
  </w:num>
  <w:num w:numId="15">
    <w:abstractNumId w:val="36"/>
  </w:num>
  <w:num w:numId="16">
    <w:abstractNumId w:val="16"/>
  </w:num>
  <w:num w:numId="17">
    <w:abstractNumId w:val="32"/>
  </w:num>
  <w:num w:numId="18">
    <w:abstractNumId w:val="41"/>
  </w:num>
  <w:num w:numId="19">
    <w:abstractNumId w:val="39"/>
  </w:num>
  <w:num w:numId="20">
    <w:abstractNumId w:val="5"/>
  </w:num>
  <w:num w:numId="21">
    <w:abstractNumId w:val="40"/>
  </w:num>
  <w:num w:numId="22">
    <w:abstractNumId w:val="42"/>
  </w:num>
  <w:num w:numId="23">
    <w:abstractNumId w:val="27"/>
  </w:num>
  <w:num w:numId="24">
    <w:abstractNumId w:val="7"/>
  </w:num>
  <w:num w:numId="25">
    <w:abstractNumId w:val="37"/>
  </w:num>
  <w:num w:numId="26">
    <w:abstractNumId w:val="6"/>
  </w:num>
  <w:num w:numId="27">
    <w:abstractNumId w:val="33"/>
  </w:num>
  <w:num w:numId="28">
    <w:abstractNumId w:val="13"/>
  </w:num>
  <w:num w:numId="29">
    <w:abstractNumId w:val="18"/>
  </w:num>
  <w:num w:numId="30">
    <w:abstractNumId w:val="9"/>
  </w:num>
  <w:num w:numId="31">
    <w:abstractNumId w:val="31"/>
  </w:num>
  <w:num w:numId="32">
    <w:abstractNumId w:val="10"/>
  </w:num>
  <w:num w:numId="3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6"/>
  </w:num>
  <w:num w:numId="35">
    <w:abstractNumId w:val="8"/>
  </w:num>
  <w:num w:numId="36">
    <w:abstractNumId w:val="47"/>
  </w:num>
  <w:num w:numId="37">
    <w:abstractNumId w:val="23"/>
  </w:num>
  <w:num w:numId="38">
    <w:abstractNumId w:val="14"/>
  </w:num>
  <w:num w:numId="39">
    <w:abstractNumId w:val="15"/>
  </w:num>
  <w:num w:numId="40">
    <w:abstractNumId w:val="21"/>
  </w:num>
  <w:num w:numId="41">
    <w:abstractNumId w:val="25"/>
  </w:num>
  <w:num w:numId="42">
    <w:abstractNumId w:val="12"/>
  </w:num>
  <w:num w:numId="43">
    <w:abstractNumId w:val="43"/>
  </w:num>
  <w:num w:numId="44">
    <w:abstractNumId w:val="35"/>
  </w:num>
  <w:num w:numId="45">
    <w:abstractNumId w:val="29"/>
  </w:num>
  <w:numIdMacAtCleanup w:val="1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HAYATI">
    <w15:presenceInfo w15:providerId="AD" w15:userId="S-1-5-21-1426287905-1730833988-3196665247-4667"/>
  </w15:person>
  <w15:person w15:author="Lutfi Moksa">
    <w15:presenceInfo w15:providerId="Windows Live" w15:userId="dd4c5a291c0a16cb"/>
  </w15:person>
  <w15:person w15:author="PRISCA ADITYA">
    <w15:presenceInfo w15:providerId="AD" w15:userId="S-1-5-21-1426287905-1730833988-3196665247-4507"/>
  </w15:person>
  <w15:person w15:author="Feril Hamdani -">
    <w15:presenceInfo w15:providerId="None" w15:userId="Feril Hamdani - [20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comments="0" w:insDel="0" w:formatting="0"/>
  <w:trackRevisions/>
  <w:defaultTabStop w:val="720"/>
  <w:drawingGridHorizontalSpacing w:val="110"/>
  <w:displayHorizontalDrawingGridEvery w:val="2"/>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2861"/>
    <w:rsid w:val="00005D4B"/>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65884"/>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40EF"/>
    <w:rsid w:val="00105D1D"/>
    <w:rsid w:val="00116A55"/>
    <w:rsid w:val="001368C2"/>
    <w:rsid w:val="00147AB0"/>
    <w:rsid w:val="00163EC8"/>
    <w:rsid w:val="00163EF0"/>
    <w:rsid w:val="001703D8"/>
    <w:rsid w:val="00176442"/>
    <w:rsid w:val="00190761"/>
    <w:rsid w:val="0019486C"/>
    <w:rsid w:val="001A0EC8"/>
    <w:rsid w:val="001A1104"/>
    <w:rsid w:val="001A5DFD"/>
    <w:rsid w:val="001B567F"/>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80AF6"/>
    <w:rsid w:val="002835AD"/>
    <w:rsid w:val="002842D6"/>
    <w:rsid w:val="0028476B"/>
    <w:rsid w:val="002915F4"/>
    <w:rsid w:val="0029213C"/>
    <w:rsid w:val="002952FC"/>
    <w:rsid w:val="002A4C5C"/>
    <w:rsid w:val="002C3366"/>
    <w:rsid w:val="002C62A1"/>
    <w:rsid w:val="002C6358"/>
    <w:rsid w:val="002D032E"/>
    <w:rsid w:val="002D2FF9"/>
    <w:rsid w:val="002E36F1"/>
    <w:rsid w:val="002E3882"/>
    <w:rsid w:val="002E3D4A"/>
    <w:rsid w:val="002E634B"/>
    <w:rsid w:val="002F2DE3"/>
    <w:rsid w:val="002F2FBD"/>
    <w:rsid w:val="00313CF4"/>
    <w:rsid w:val="003213F6"/>
    <w:rsid w:val="003505BA"/>
    <w:rsid w:val="0035313B"/>
    <w:rsid w:val="003567B4"/>
    <w:rsid w:val="0035701F"/>
    <w:rsid w:val="00361FDF"/>
    <w:rsid w:val="00364052"/>
    <w:rsid w:val="003646D6"/>
    <w:rsid w:val="00364ECB"/>
    <w:rsid w:val="00370997"/>
    <w:rsid w:val="00374E42"/>
    <w:rsid w:val="003750C5"/>
    <w:rsid w:val="00392558"/>
    <w:rsid w:val="003C5922"/>
    <w:rsid w:val="003E63D8"/>
    <w:rsid w:val="003F0264"/>
    <w:rsid w:val="003F4AC9"/>
    <w:rsid w:val="003F4FD7"/>
    <w:rsid w:val="003F5ED0"/>
    <w:rsid w:val="003F74DB"/>
    <w:rsid w:val="004112A0"/>
    <w:rsid w:val="00414AE8"/>
    <w:rsid w:val="00415D5A"/>
    <w:rsid w:val="004166BB"/>
    <w:rsid w:val="00424E0D"/>
    <w:rsid w:val="004337C0"/>
    <w:rsid w:val="004510E3"/>
    <w:rsid w:val="00451346"/>
    <w:rsid w:val="0046058D"/>
    <w:rsid w:val="00465955"/>
    <w:rsid w:val="00482CD8"/>
    <w:rsid w:val="0048477C"/>
    <w:rsid w:val="004932E8"/>
    <w:rsid w:val="00494FE4"/>
    <w:rsid w:val="004961FA"/>
    <w:rsid w:val="004A04F5"/>
    <w:rsid w:val="004A3885"/>
    <w:rsid w:val="004B06E2"/>
    <w:rsid w:val="004B1269"/>
    <w:rsid w:val="004B765E"/>
    <w:rsid w:val="004C18E3"/>
    <w:rsid w:val="004C397A"/>
    <w:rsid w:val="004C673E"/>
    <w:rsid w:val="004D59D9"/>
    <w:rsid w:val="004D6DB4"/>
    <w:rsid w:val="004D7437"/>
    <w:rsid w:val="004D7C0B"/>
    <w:rsid w:val="004E4261"/>
    <w:rsid w:val="004F25E8"/>
    <w:rsid w:val="004F2AF7"/>
    <w:rsid w:val="004F45A2"/>
    <w:rsid w:val="00500450"/>
    <w:rsid w:val="005010F6"/>
    <w:rsid w:val="005151EA"/>
    <w:rsid w:val="00517428"/>
    <w:rsid w:val="00525602"/>
    <w:rsid w:val="0052684D"/>
    <w:rsid w:val="00526995"/>
    <w:rsid w:val="00544BEC"/>
    <w:rsid w:val="00547C9B"/>
    <w:rsid w:val="00550F4B"/>
    <w:rsid w:val="00555BDE"/>
    <w:rsid w:val="00560D57"/>
    <w:rsid w:val="00571030"/>
    <w:rsid w:val="005736E5"/>
    <w:rsid w:val="00575435"/>
    <w:rsid w:val="005A6D39"/>
    <w:rsid w:val="005B05C3"/>
    <w:rsid w:val="005B2481"/>
    <w:rsid w:val="005C1299"/>
    <w:rsid w:val="005C1806"/>
    <w:rsid w:val="005C7BAA"/>
    <w:rsid w:val="005D74EB"/>
    <w:rsid w:val="005F2EFB"/>
    <w:rsid w:val="005F72BA"/>
    <w:rsid w:val="006007C3"/>
    <w:rsid w:val="00604135"/>
    <w:rsid w:val="0060474E"/>
    <w:rsid w:val="00607FAB"/>
    <w:rsid w:val="006257F5"/>
    <w:rsid w:val="00637561"/>
    <w:rsid w:val="00637F9E"/>
    <w:rsid w:val="00652BDB"/>
    <w:rsid w:val="006578F3"/>
    <w:rsid w:val="006643C9"/>
    <w:rsid w:val="00681E76"/>
    <w:rsid w:val="00682701"/>
    <w:rsid w:val="0068476C"/>
    <w:rsid w:val="0069154D"/>
    <w:rsid w:val="006921BD"/>
    <w:rsid w:val="00694166"/>
    <w:rsid w:val="00695E68"/>
    <w:rsid w:val="006A2502"/>
    <w:rsid w:val="006A2E10"/>
    <w:rsid w:val="006B43FF"/>
    <w:rsid w:val="006B584B"/>
    <w:rsid w:val="006C01EA"/>
    <w:rsid w:val="006D1A1C"/>
    <w:rsid w:val="006D3013"/>
    <w:rsid w:val="006D7A6F"/>
    <w:rsid w:val="006F3111"/>
    <w:rsid w:val="006F458E"/>
    <w:rsid w:val="006F4C79"/>
    <w:rsid w:val="006F69B6"/>
    <w:rsid w:val="00700E71"/>
    <w:rsid w:val="007129D7"/>
    <w:rsid w:val="00723AC8"/>
    <w:rsid w:val="00725D8B"/>
    <w:rsid w:val="007311E8"/>
    <w:rsid w:val="007314BB"/>
    <w:rsid w:val="007347F0"/>
    <w:rsid w:val="00734C31"/>
    <w:rsid w:val="00740433"/>
    <w:rsid w:val="00745D12"/>
    <w:rsid w:val="0075080D"/>
    <w:rsid w:val="00754F7C"/>
    <w:rsid w:val="00757B73"/>
    <w:rsid w:val="00757FD9"/>
    <w:rsid w:val="00761B6C"/>
    <w:rsid w:val="00762664"/>
    <w:rsid w:val="007749D3"/>
    <w:rsid w:val="0077700F"/>
    <w:rsid w:val="007771D6"/>
    <w:rsid w:val="00781168"/>
    <w:rsid w:val="00784B5F"/>
    <w:rsid w:val="00791E76"/>
    <w:rsid w:val="00796EB6"/>
    <w:rsid w:val="007A5FEB"/>
    <w:rsid w:val="007B00D8"/>
    <w:rsid w:val="007B1764"/>
    <w:rsid w:val="007C1728"/>
    <w:rsid w:val="007C1C86"/>
    <w:rsid w:val="007D5ED5"/>
    <w:rsid w:val="007D7353"/>
    <w:rsid w:val="007E2FDA"/>
    <w:rsid w:val="007F1799"/>
    <w:rsid w:val="007F2280"/>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0233"/>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70BFF"/>
    <w:rsid w:val="00A80544"/>
    <w:rsid w:val="00A812BE"/>
    <w:rsid w:val="00A81572"/>
    <w:rsid w:val="00A81D4B"/>
    <w:rsid w:val="00A87434"/>
    <w:rsid w:val="00A922AF"/>
    <w:rsid w:val="00A935F8"/>
    <w:rsid w:val="00AB39AE"/>
    <w:rsid w:val="00AB77A2"/>
    <w:rsid w:val="00AC0417"/>
    <w:rsid w:val="00AC58E9"/>
    <w:rsid w:val="00AD185B"/>
    <w:rsid w:val="00AD3B24"/>
    <w:rsid w:val="00AD7185"/>
    <w:rsid w:val="00AF2584"/>
    <w:rsid w:val="00B00F04"/>
    <w:rsid w:val="00B02046"/>
    <w:rsid w:val="00B02DA1"/>
    <w:rsid w:val="00B04A0F"/>
    <w:rsid w:val="00B0726F"/>
    <w:rsid w:val="00B33166"/>
    <w:rsid w:val="00B41120"/>
    <w:rsid w:val="00B42BD1"/>
    <w:rsid w:val="00B44053"/>
    <w:rsid w:val="00B674C0"/>
    <w:rsid w:val="00B752B9"/>
    <w:rsid w:val="00B8566F"/>
    <w:rsid w:val="00B907C6"/>
    <w:rsid w:val="00B97F45"/>
    <w:rsid w:val="00BA5E6B"/>
    <w:rsid w:val="00BB1696"/>
    <w:rsid w:val="00BB7F0A"/>
    <w:rsid w:val="00BC7620"/>
    <w:rsid w:val="00BD2109"/>
    <w:rsid w:val="00BE3F10"/>
    <w:rsid w:val="00BF3E6E"/>
    <w:rsid w:val="00BF56B8"/>
    <w:rsid w:val="00BF75D9"/>
    <w:rsid w:val="00C13AB8"/>
    <w:rsid w:val="00C20180"/>
    <w:rsid w:val="00C3138F"/>
    <w:rsid w:val="00C31B30"/>
    <w:rsid w:val="00C40991"/>
    <w:rsid w:val="00C419A0"/>
    <w:rsid w:val="00C42A89"/>
    <w:rsid w:val="00C4451F"/>
    <w:rsid w:val="00C4481B"/>
    <w:rsid w:val="00C5376B"/>
    <w:rsid w:val="00C57C2E"/>
    <w:rsid w:val="00C63720"/>
    <w:rsid w:val="00C7419C"/>
    <w:rsid w:val="00C75503"/>
    <w:rsid w:val="00C7675B"/>
    <w:rsid w:val="00C81459"/>
    <w:rsid w:val="00C8171A"/>
    <w:rsid w:val="00C8217D"/>
    <w:rsid w:val="00C83D73"/>
    <w:rsid w:val="00C91D9A"/>
    <w:rsid w:val="00CA42F7"/>
    <w:rsid w:val="00CC0247"/>
    <w:rsid w:val="00CD3FD1"/>
    <w:rsid w:val="00CD4D92"/>
    <w:rsid w:val="00CE1E7C"/>
    <w:rsid w:val="00CE7EC6"/>
    <w:rsid w:val="00CF7F15"/>
    <w:rsid w:val="00D026D9"/>
    <w:rsid w:val="00D124E1"/>
    <w:rsid w:val="00D218EE"/>
    <w:rsid w:val="00D21C54"/>
    <w:rsid w:val="00D23420"/>
    <w:rsid w:val="00D239B5"/>
    <w:rsid w:val="00D367A7"/>
    <w:rsid w:val="00D46468"/>
    <w:rsid w:val="00D473A8"/>
    <w:rsid w:val="00D55BD3"/>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21B3"/>
    <w:rsid w:val="00DE3B51"/>
    <w:rsid w:val="00DE45C9"/>
    <w:rsid w:val="00DF2180"/>
    <w:rsid w:val="00DF60CB"/>
    <w:rsid w:val="00E0092D"/>
    <w:rsid w:val="00E04469"/>
    <w:rsid w:val="00E16BCC"/>
    <w:rsid w:val="00E20609"/>
    <w:rsid w:val="00E236C0"/>
    <w:rsid w:val="00E353B1"/>
    <w:rsid w:val="00E46359"/>
    <w:rsid w:val="00E47D9D"/>
    <w:rsid w:val="00E91378"/>
    <w:rsid w:val="00E930F0"/>
    <w:rsid w:val="00E94CFB"/>
    <w:rsid w:val="00EA31F6"/>
    <w:rsid w:val="00EA7074"/>
    <w:rsid w:val="00EE2208"/>
    <w:rsid w:val="00EE253D"/>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93873"/>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796338B8"/>
  <w15:docId w15:val="{ADED5C4B-55A4-4BAA-8FA0-1976307EA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 w:type="paragraph" w:styleId="TOC5">
    <w:name w:val="toc 5"/>
    <w:basedOn w:val="Normal"/>
    <w:next w:val="Normal"/>
    <w:autoRedefine/>
    <w:semiHidden/>
    <w:rsid w:val="00E91378"/>
    <w:pPr>
      <w:spacing w:after="0" w:line="240" w:lineRule="auto"/>
      <w:ind w:left="960"/>
    </w:pPr>
    <w:rPr>
      <w:rFonts w:ascii="Times New Roman" w:eastAsia="Times New Roman" w:hAnsi="Times New Roman" w:cs="Times New Roman"/>
      <w:spacing w:val="10"/>
      <w:sz w:val="24"/>
      <w:szCs w:val="21"/>
      <w:lang w:val="en-US" w:eastAsia="en-US"/>
    </w:rPr>
  </w:style>
  <w:style w:type="paragraph" w:styleId="Revision">
    <w:name w:val="Revision"/>
    <w:hidden/>
    <w:uiPriority w:val="99"/>
    <w:semiHidden/>
    <w:rsid w:val="00CE7E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1128431448">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64F5C1-781E-4EAE-837D-7AB5A38AF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3052</Words>
  <Characters>17397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20409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5</cp:revision>
  <cp:lastPrinted>2022-10-13T05:56:00Z</cp:lastPrinted>
  <dcterms:created xsi:type="dcterms:W3CDTF">2022-10-04T01:00:00Z</dcterms:created>
  <dcterms:modified xsi:type="dcterms:W3CDTF">2023-09-01T04:15:00Z</dcterms:modified>
</cp:coreProperties>
</file>