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CB1BE2" w:rsidP="004F2AF7">
      <w:pPr>
        <w:pStyle w:val="Default"/>
        <w:spacing w:line="276" w:lineRule="auto"/>
        <w:jc w:val="center"/>
        <w:rPr>
          <w:color w:val="000000" w:themeColor="text1"/>
          <w:lang w:val="en-US"/>
        </w:rPr>
      </w:pPr>
      <w:r>
        <w:rPr>
          <w:b/>
          <w:bCs/>
          <w:color w:val="000000" w:themeColor="text1"/>
          <w:lang w:val="en-US"/>
        </w:rPr>
        <w:t>IYUZ PRODUCTION</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2E3279" w:rsidRDefault="002E3279" w:rsidP="004F2AF7">
      <w:pPr>
        <w:pStyle w:val="Default"/>
        <w:spacing w:line="276" w:lineRule="auto"/>
        <w:jc w:val="center"/>
        <w:rPr>
          <w:ins w:id="0" w:author="ROHAYATI" w:date="2024-06-13T13:04:00Z"/>
          <w:color w:val="000000" w:themeColor="text1"/>
        </w:rPr>
      </w:pPr>
      <w:ins w:id="1" w:author="ROHAYATI" w:date="2024-06-13T13:04:00Z">
        <w:r w:rsidRPr="002E3279">
          <w:rPr>
            <w:color w:val="000000" w:themeColor="text1"/>
          </w:rPr>
          <w:t>SAMIJF/LKM-LA/06-2024/086</w:t>
        </w:r>
      </w:ins>
    </w:p>
    <w:p w:rsidR="000921AC" w:rsidRPr="000A1972" w:rsidDel="002E3279" w:rsidRDefault="0020747D" w:rsidP="004F2AF7">
      <w:pPr>
        <w:pStyle w:val="Default"/>
        <w:spacing w:line="276" w:lineRule="auto"/>
        <w:jc w:val="center"/>
        <w:rPr>
          <w:del w:id="2" w:author="ROHAYATI" w:date="2024-06-13T13:04:00Z"/>
          <w:color w:val="000000" w:themeColor="text1"/>
          <w:lang w:val="en-US"/>
        </w:rPr>
      </w:pPr>
      <w:del w:id="3" w:author="ROHAYATI" w:date="2024-06-11T12:57:00Z">
        <w:r w:rsidRPr="0020747D" w:rsidDel="000A1972">
          <w:rPr>
            <w:color w:val="000000" w:themeColor="text1"/>
          </w:rPr>
          <w:delText>SAMIJF/LKM-LA/06-2023/078</w:delText>
        </w:r>
      </w:del>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CB1BE2">
        <w:rPr>
          <w:color w:val="000000" w:themeColor="text1"/>
          <w:lang w:val="en-US"/>
        </w:rPr>
        <w:t>Senin</w:t>
      </w:r>
      <w:proofErr w:type="spellEnd"/>
      <w:r w:rsidR="00CB1BE2">
        <w:rPr>
          <w:color w:val="000000" w:themeColor="text1"/>
          <w:lang w:val="en-US"/>
        </w:rPr>
        <w:t xml:space="preserve">, </w:t>
      </w:r>
      <w:proofErr w:type="spellStart"/>
      <w:r w:rsidR="00CB1BE2">
        <w:rPr>
          <w:color w:val="000000" w:themeColor="text1"/>
          <w:lang w:val="en-US"/>
        </w:rPr>
        <w:t>tanggal</w:t>
      </w:r>
      <w:proofErr w:type="spellEnd"/>
      <w:r w:rsidR="00CB1BE2">
        <w:rPr>
          <w:color w:val="000000" w:themeColor="text1"/>
          <w:lang w:val="en-US"/>
        </w:rPr>
        <w:t xml:space="preserve"> </w:t>
      </w:r>
      <w:del w:id="4" w:author="ROHAYATI" w:date="2024-06-11T12:57:00Z">
        <w:r w:rsidR="006421C9" w:rsidDel="000A1972">
          <w:rPr>
            <w:color w:val="000000" w:themeColor="text1"/>
            <w:lang w:val="en-US"/>
          </w:rPr>
          <w:delText xml:space="preserve">Sembilan </w:delText>
        </w:r>
      </w:del>
      <w:proofErr w:type="spellStart"/>
      <w:ins w:id="5" w:author="ROHAYATI" w:date="2024-06-11T12:57:00Z">
        <w:r w:rsidR="000A1972">
          <w:rPr>
            <w:color w:val="000000" w:themeColor="text1"/>
            <w:lang w:val="en-US"/>
          </w:rPr>
          <w:t>Sepuluh</w:t>
        </w:r>
        <w:proofErr w:type="spellEnd"/>
        <w:r w:rsidR="000A1972">
          <w:rPr>
            <w:color w:val="000000" w:themeColor="text1"/>
            <w:lang w:val="en-US"/>
          </w:rPr>
          <w:t xml:space="preserve"> </w:t>
        </w:r>
      </w:ins>
      <w:del w:id="6" w:author="ROHAYATI" w:date="2024-06-11T12:57:00Z">
        <w:r w:rsidR="006421C9" w:rsidDel="000A1972">
          <w:rPr>
            <w:color w:val="000000" w:themeColor="text1"/>
            <w:lang w:val="en-US"/>
          </w:rPr>
          <w:delText>belas</w:delText>
        </w:r>
        <w:r w:rsidR="00CB1BE2" w:rsidDel="000A1972">
          <w:rPr>
            <w:color w:val="000000" w:themeColor="text1"/>
            <w:lang w:val="en-US"/>
          </w:rPr>
          <w:delText xml:space="preserve"> </w:delText>
        </w:r>
      </w:del>
      <w:proofErr w:type="spellStart"/>
      <w:r w:rsidR="00CB1BE2">
        <w:rPr>
          <w:color w:val="000000" w:themeColor="text1"/>
          <w:lang w:val="en-US"/>
        </w:rPr>
        <w:t>bulan</w:t>
      </w:r>
      <w:proofErr w:type="spellEnd"/>
      <w:r w:rsidR="00CB1BE2">
        <w:rPr>
          <w:color w:val="000000" w:themeColor="text1"/>
          <w:lang w:val="en-US"/>
        </w:rPr>
        <w:t xml:space="preserve"> </w:t>
      </w:r>
      <w:proofErr w:type="spellStart"/>
      <w:r w:rsidR="006421C9">
        <w:rPr>
          <w:color w:val="000000" w:themeColor="text1"/>
          <w:lang w:val="en-US"/>
        </w:rPr>
        <w:t>Jun</w:t>
      </w:r>
      <w:r w:rsidR="00CB1BE2">
        <w:rPr>
          <w:color w:val="000000" w:themeColor="text1"/>
          <w:lang w:val="en-US"/>
        </w:rPr>
        <w:t>i</w:t>
      </w:r>
      <w:proofErr w:type="spellEnd"/>
      <w:r w:rsidR="00CB1BE2">
        <w:rPr>
          <w:color w:val="000000" w:themeColor="text1"/>
          <w:lang w:val="en-US"/>
        </w:rPr>
        <w:t xml:space="preserve"> </w:t>
      </w:r>
      <w:proofErr w:type="spellStart"/>
      <w:r w:rsidR="00CB1BE2">
        <w:rPr>
          <w:color w:val="000000" w:themeColor="text1"/>
          <w:lang w:val="en-US"/>
        </w:rPr>
        <w:t>tahun</w:t>
      </w:r>
      <w:proofErr w:type="spellEnd"/>
      <w:r w:rsidR="00CB1BE2">
        <w:rPr>
          <w:color w:val="000000" w:themeColor="text1"/>
          <w:lang w:val="en-US"/>
        </w:rPr>
        <w:t xml:space="preserve"> </w:t>
      </w:r>
      <w:proofErr w:type="spellStart"/>
      <w:r w:rsidR="00CB1BE2">
        <w:rPr>
          <w:color w:val="000000" w:themeColor="text1"/>
          <w:lang w:val="en-US"/>
        </w:rPr>
        <w:t>dua</w:t>
      </w:r>
      <w:proofErr w:type="spellEnd"/>
      <w:r w:rsidR="00CB1BE2">
        <w:rPr>
          <w:color w:val="000000" w:themeColor="text1"/>
          <w:lang w:val="en-US"/>
        </w:rPr>
        <w:t xml:space="preserve"> </w:t>
      </w:r>
      <w:proofErr w:type="spellStart"/>
      <w:r w:rsidR="00CB1BE2">
        <w:rPr>
          <w:color w:val="000000" w:themeColor="text1"/>
          <w:lang w:val="en-US"/>
        </w:rPr>
        <w:t>ribu</w:t>
      </w:r>
      <w:proofErr w:type="spellEnd"/>
      <w:r w:rsidR="00CB1BE2">
        <w:rPr>
          <w:color w:val="000000" w:themeColor="text1"/>
          <w:lang w:val="en-US"/>
        </w:rPr>
        <w:t xml:space="preserve"> </w:t>
      </w:r>
      <w:proofErr w:type="spellStart"/>
      <w:r w:rsidR="00CB1BE2">
        <w:rPr>
          <w:color w:val="000000" w:themeColor="text1"/>
          <w:lang w:val="en-US"/>
        </w:rPr>
        <w:t>dua</w:t>
      </w:r>
      <w:proofErr w:type="spellEnd"/>
      <w:r w:rsidR="00CB1BE2">
        <w:rPr>
          <w:color w:val="000000" w:themeColor="text1"/>
          <w:lang w:val="en-US"/>
        </w:rPr>
        <w:t xml:space="preserve"> </w:t>
      </w:r>
      <w:proofErr w:type="spellStart"/>
      <w:r w:rsidR="00CB1BE2">
        <w:rPr>
          <w:color w:val="000000" w:themeColor="text1"/>
          <w:lang w:val="en-US"/>
        </w:rPr>
        <w:t>puluh</w:t>
      </w:r>
      <w:proofErr w:type="spellEnd"/>
      <w:r w:rsidR="00CB1BE2">
        <w:rPr>
          <w:color w:val="000000" w:themeColor="text1"/>
          <w:lang w:val="en-US"/>
        </w:rPr>
        <w:t xml:space="preserve"> </w:t>
      </w:r>
      <w:del w:id="7" w:author="ROHAYATI" w:date="2024-06-11T12:57:00Z">
        <w:r w:rsidR="006421C9" w:rsidDel="000A1972">
          <w:rPr>
            <w:color w:val="000000" w:themeColor="text1"/>
            <w:lang w:val="en-US"/>
          </w:rPr>
          <w:delText>tiga</w:delText>
        </w:r>
        <w:r w:rsidR="00CB1BE2" w:rsidDel="000A1972">
          <w:rPr>
            <w:color w:val="000000" w:themeColor="text1"/>
            <w:lang w:val="en-US"/>
          </w:rPr>
          <w:delText xml:space="preserve"> </w:delText>
        </w:r>
      </w:del>
      <w:proofErr w:type="spellStart"/>
      <w:ins w:id="8" w:author="ROHAYATI" w:date="2024-06-11T12:57:00Z">
        <w:r w:rsidR="000A1972">
          <w:rPr>
            <w:color w:val="000000" w:themeColor="text1"/>
            <w:lang w:val="en-US"/>
          </w:rPr>
          <w:t>empat</w:t>
        </w:r>
        <w:proofErr w:type="spellEnd"/>
        <w:r w:rsidR="000A1972">
          <w:rPr>
            <w:color w:val="000000" w:themeColor="text1"/>
            <w:lang w:val="en-US"/>
          </w:rPr>
          <w:t xml:space="preserve"> </w:t>
        </w:r>
      </w:ins>
      <w:r w:rsidR="00CB1BE2">
        <w:rPr>
          <w:color w:val="000000" w:themeColor="text1"/>
          <w:lang w:val="en-US"/>
        </w:rPr>
        <w:t>(</w:t>
      </w:r>
      <w:r w:rsidR="006421C9">
        <w:rPr>
          <w:color w:val="000000" w:themeColor="text1"/>
          <w:lang w:val="en-US"/>
        </w:rPr>
        <w:t>1</w:t>
      </w:r>
      <w:ins w:id="9" w:author="ROHAYATI" w:date="2024-06-11T12:57:00Z">
        <w:r w:rsidR="000A1972">
          <w:rPr>
            <w:color w:val="000000" w:themeColor="text1"/>
            <w:lang w:val="en-US"/>
          </w:rPr>
          <w:t>0</w:t>
        </w:r>
      </w:ins>
      <w:del w:id="10" w:author="ROHAYATI" w:date="2024-06-11T12:57:00Z">
        <w:r w:rsidR="006421C9" w:rsidDel="000A1972">
          <w:rPr>
            <w:color w:val="000000" w:themeColor="text1"/>
            <w:lang w:val="en-US"/>
          </w:rPr>
          <w:delText>9</w:delText>
        </w:r>
      </w:del>
      <w:r w:rsidR="00CB1BE2">
        <w:rPr>
          <w:color w:val="000000" w:themeColor="text1"/>
          <w:lang w:val="en-US"/>
        </w:rPr>
        <w:t>-0</w:t>
      </w:r>
      <w:r w:rsidR="006421C9">
        <w:rPr>
          <w:color w:val="000000" w:themeColor="text1"/>
          <w:lang w:val="en-US"/>
        </w:rPr>
        <w:t>6</w:t>
      </w:r>
      <w:r w:rsidR="00CB1BE2">
        <w:rPr>
          <w:color w:val="000000" w:themeColor="text1"/>
          <w:lang w:val="en-US"/>
        </w:rPr>
        <w:t>-202</w:t>
      </w:r>
      <w:ins w:id="11" w:author="ROHAYATI" w:date="2024-06-11T12:57:00Z">
        <w:r w:rsidR="000A1972">
          <w:rPr>
            <w:color w:val="000000" w:themeColor="text1"/>
            <w:lang w:val="en-US"/>
          </w:rPr>
          <w:t>4</w:t>
        </w:r>
      </w:ins>
      <w:del w:id="12" w:author="ROHAYATI" w:date="2024-06-11T12:57:00Z">
        <w:r w:rsidR="006421C9" w:rsidDel="000A1972">
          <w:rPr>
            <w:color w:val="000000" w:themeColor="text1"/>
            <w:lang w:val="en-US"/>
          </w:rPr>
          <w:delText>3</w:delText>
        </w:r>
      </w:del>
      <w:r w:rsidR="00CB1BE2">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CB1BE2">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0921AC"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CB1BE2">
        <w:rPr>
          <w:color w:val="000000" w:themeColor="text1"/>
          <w:lang w:val="en-US"/>
        </w:rPr>
        <w:t>NOOR AJI YUSUF</w:t>
      </w:r>
    </w:p>
    <w:p w:rsidR="001A1104" w:rsidRPr="000921AC"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CB1BE2">
        <w:rPr>
          <w:color w:val="000000" w:themeColor="text1"/>
          <w:lang w:val="en-US"/>
        </w:rPr>
        <w:t>Direktur</w:t>
      </w:r>
      <w:proofErr w:type="spellEnd"/>
    </w:p>
    <w:p w:rsidR="001A1104" w:rsidRPr="000921AC"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CB1BE2">
        <w:rPr>
          <w:color w:val="000000" w:themeColor="text1"/>
          <w:lang w:val="en-US"/>
        </w:rPr>
        <w:t xml:space="preserve">Dk. </w:t>
      </w:r>
      <w:proofErr w:type="spellStart"/>
      <w:r w:rsidR="00CB1BE2">
        <w:rPr>
          <w:color w:val="000000" w:themeColor="text1"/>
          <w:lang w:val="en-US"/>
        </w:rPr>
        <w:t>Garung</w:t>
      </w:r>
      <w:proofErr w:type="spellEnd"/>
      <w:r w:rsidR="00CB1BE2">
        <w:rPr>
          <w:color w:val="000000" w:themeColor="text1"/>
          <w:lang w:val="en-US"/>
        </w:rPr>
        <w:t xml:space="preserve"> </w:t>
      </w:r>
      <w:proofErr w:type="spellStart"/>
      <w:r w:rsidR="00CB1BE2">
        <w:rPr>
          <w:color w:val="000000" w:themeColor="text1"/>
          <w:lang w:val="en-US"/>
        </w:rPr>
        <w:t>Lor</w:t>
      </w:r>
      <w:proofErr w:type="spellEnd"/>
      <w:r w:rsidR="00CB1BE2">
        <w:rPr>
          <w:color w:val="000000" w:themeColor="text1"/>
          <w:lang w:val="en-US"/>
        </w:rPr>
        <w:t xml:space="preserve"> 004/001, </w:t>
      </w:r>
      <w:proofErr w:type="spellStart"/>
      <w:r w:rsidR="00CB1BE2">
        <w:rPr>
          <w:color w:val="000000" w:themeColor="text1"/>
          <w:lang w:val="en-US"/>
        </w:rPr>
        <w:t>Kaliwungu</w:t>
      </w:r>
      <w:proofErr w:type="spellEnd"/>
      <w:r w:rsidR="00CB1BE2">
        <w:rPr>
          <w:color w:val="000000" w:themeColor="text1"/>
          <w:lang w:val="en-US"/>
        </w:rPr>
        <w:t>, Kudus.</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CB1BE2">
        <w:rPr>
          <w:color w:val="000000" w:themeColor="text1"/>
          <w:lang w:val="en-US"/>
        </w:rPr>
        <w:t>IYUZ PRODUCTION,</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574E24"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6421C9">
        <w:rPr>
          <w:color w:val="000000" w:themeColor="text1"/>
          <w:lang w:val="en-US"/>
        </w:rPr>
        <w:t xml:space="preserve">Kawasaki </w:t>
      </w:r>
      <w:proofErr w:type="spellStart"/>
      <w:r w:rsidR="006421C9">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proofErr w:type="spellStart"/>
      <w:r w:rsidR="00CB1BE2">
        <w:rPr>
          <w:bCs/>
          <w:color w:val="000000" w:themeColor="text1"/>
          <w:lang w:val="en-US"/>
        </w:rPr>
        <w:t>pengusaha</w:t>
      </w:r>
      <w:proofErr w:type="spellEnd"/>
      <w:r w:rsidR="00CB1BE2">
        <w:rPr>
          <w:bCs/>
          <w:color w:val="000000" w:themeColor="text1"/>
          <w:lang w:val="en-US"/>
        </w:rPr>
        <w:t xml:space="preserve"> </w:t>
      </w:r>
      <w:proofErr w:type="spellStart"/>
      <w:r w:rsidR="00CB1BE2">
        <w:rPr>
          <w:bCs/>
          <w:color w:val="000000" w:themeColor="text1"/>
          <w:lang w:val="en-US"/>
        </w:rPr>
        <w:t>dalam</w:t>
      </w:r>
      <w:proofErr w:type="spellEnd"/>
      <w:r w:rsidR="00CB1BE2">
        <w:rPr>
          <w:bCs/>
          <w:color w:val="000000" w:themeColor="text1"/>
          <w:lang w:val="en-US"/>
        </w:rPr>
        <w:t xml:space="preserve"> </w:t>
      </w:r>
      <w:proofErr w:type="spellStart"/>
      <w:r w:rsidR="00CB1BE2">
        <w:rPr>
          <w:bCs/>
          <w:color w:val="000000" w:themeColor="text1"/>
          <w:lang w:val="en-US"/>
        </w:rPr>
        <w:t>bidang</w:t>
      </w:r>
      <w:proofErr w:type="spellEnd"/>
      <w:r w:rsidR="00CB1BE2">
        <w:rPr>
          <w:bCs/>
          <w:color w:val="000000" w:themeColor="text1"/>
          <w:lang w:val="en-US"/>
        </w:rPr>
        <w:t xml:space="preserve"> </w:t>
      </w:r>
      <w:proofErr w:type="spellStart"/>
      <w:r w:rsidR="00CB1BE2">
        <w:rPr>
          <w:bCs/>
          <w:color w:val="000000" w:themeColor="text1"/>
          <w:lang w:val="en-US"/>
        </w:rPr>
        <w:t>Percetakan</w:t>
      </w:r>
      <w:proofErr w:type="spellEnd"/>
      <w:r w:rsidR="00CB1BE2">
        <w:rPr>
          <w:bCs/>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bookmarkStart w:id="13" w:name="_GoBack"/>
      <w:bookmarkEnd w:id="13"/>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lastRenderedPageBreak/>
        <w:t xml:space="preserve">Objek perjanjian ini adalah pembelian/pengadaan </w:t>
      </w:r>
      <w:proofErr w:type="spellStart"/>
      <w:r w:rsidR="00CB1BE2">
        <w:rPr>
          <w:bCs/>
          <w:iCs/>
          <w:color w:val="000000" w:themeColor="text1"/>
          <w:lang w:val="en-US"/>
        </w:rPr>
        <w:t>bidang</w:t>
      </w:r>
      <w:proofErr w:type="spellEnd"/>
      <w:r w:rsidR="00CB1BE2">
        <w:rPr>
          <w:bCs/>
          <w:iCs/>
          <w:color w:val="000000" w:themeColor="text1"/>
          <w:lang w:val="en-US"/>
        </w:rPr>
        <w:t xml:space="preserve"> </w:t>
      </w:r>
      <w:proofErr w:type="spellStart"/>
      <w:r w:rsidR="00CB1BE2">
        <w:rPr>
          <w:bCs/>
          <w:iCs/>
          <w:color w:val="000000" w:themeColor="text1"/>
          <w:lang w:val="en-US"/>
        </w:rPr>
        <w:t>Percetakan</w:t>
      </w:r>
      <w:proofErr w:type="spellEnd"/>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3679" w:type="pct"/>
        <w:tblInd w:w="738" w:type="dxa"/>
        <w:tblLook w:val="04A0" w:firstRow="1" w:lastRow="0" w:firstColumn="1" w:lastColumn="0" w:noHBand="0" w:noVBand="1"/>
        <w:tblPrChange w:id="14" w:author="ROHAYATI" w:date="2024-06-11T12:58:00Z">
          <w:tblPr>
            <w:tblStyle w:val="TableGrid"/>
            <w:tblW w:w="4601" w:type="pct"/>
            <w:tblInd w:w="738" w:type="dxa"/>
            <w:tblLook w:val="04A0" w:firstRow="1" w:lastRow="0" w:firstColumn="1" w:lastColumn="0" w:noHBand="0" w:noVBand="1"/>
          </w:tblPr>
        </w:tblPrChange>
      </w:tblPr>
      <w:tblGrid>
        <w:gridCol w:w="570"/>
        <w:gridCol w:w="1975"/>
        <w:gridCol w:w="2067"/>
        <w:gridCol w:w="945"/>
        <w:gridCol w:w="1078"/>
        <w:tblGridChange w:id="15">
          <w:tblGrid>
            <w:gridCol w:w="570"/>
            <w:gridCol w:w="1550"/>
            <w:gridCol w:w="2280"/>
            <w:gridCol w:w="1051"/>
            <w:gridCol w:w="1183"/>
          </w:tblGrid>
        </w:tblGridChange>
      </w:tblGrid>
      <w:tr w:rsidR="000A1972" w:rsidRPr="004F2AF7" w:rsidTr="000A1972">
        <w:tc>
          <w:tcPr>
            <w:tcW w:w="430" w:type="pct"/>
            <w:tcPrChange w:id="16" w:author="ROHAYATI" w:date="2024-06-11T12:58:00Z">
              <w:tcPr>
                <w:tcW w:w="335" w:type="pct"/>
              </w:tcPr>
            </w:tcPrChange>
          </w:tcPr>
          <w:p w:rsidR="000A1972" w:rsidRPr="004F2AF7" w:rsidRDefault="000A1972" w:rsidP="000921AC">
            <w:pPr>
              <w:pStyle w:val="Default"/>
              <w:spacing w:line="276" w:lineRule="auto"/>
              <w:ind w:left="426" w:hanging="426"/>
              <w:jc w:val="center"/>
              <w:rPr>
                <w:color w:val="000000" w:themeColor="text1"/>
                <w:lang w:val="en-US"/>
              </w:rPr>
            </w:pPr>
            <w:r w:rsidRPr="004F2AF7">
              <w:rPr>
                <w:color w:val="000000" w:themeColor="text1"/>
                <w:lang w:val="en-US"/>
              </w:rPr>
              <w:t>No.</w:t>
            </w:r>
          </w:p>
        </w:tc>
        <w:tc>
          <w:tcPr>
            <w:tcW w:w="1168" w:type="pct"/>
            <w:tcPrChange w:id="17" w:author="ROHAYATI" w:date="2024-06-11T12:58:00Z">
              <w:tcPr>
                <w:tcW w:w="936" w:type="pct"/>
              </w:tcPr>
            </w:tcPrChange>
          </w:tcPr>
          <w:p w:rsidR="000A1972" w:rsidRPr="004F2AF7" w:rsidRDefault="000A1972" w:rsidP="000921AC">
            <w:pPr>
              <w:pStyle w:val="Default"/>
              <w:spacing w:line="276" w:lineRule="auto"/>
              <w:ind w:left="426" w:hanging="426"/>
              <w:jc w:val="center"/>
              <w:rPr>
                <w:color w:val="000000" w:themeColor="text1"/>
                <w:lang w:val="en-US"/>
              </w:rPr>
            </w:pPr>
            <w:proofErr w:type="spellStart"/>
            <w:r w:rsidRPr="004F2AF7">
              <w:rPr>
                <w:color w:val="000000" w:themeColor="text1"/>
                <w:lang w:val="en-US"/>
              </w:rPr>
              <w:t>Barang</w:t>
            </w:r>
            <w:proofErr w:type="spellEnd"/>
          </w:p>
        </w:tc>
        <w:tc>
          <w:tcPr>
            <w:tcW w:w="1718" w:type="pct"/>
            <w:tcPrChange w:id="18" w:author="ROHAYATI" w:date="2024-06-11T12:58:00Z">
              <w:tcPr>
                <w:tcW w:w="1376" w:type="pct"/>
              </w:tcPr>
            </w:tcPrChange>
          </w:tcPr>
          <w:p w:rsidR="000A1972" w:rsidRPr="004F2AF7" w:rsidRDefault="000A1972" w:rsidP="000921AC">
            <w:pPr>
              <w:pStyle w:val="Default"/>
              <w:spacing w:line="276" w:lineRule="auto"/>
              <w:ind w:left="426" w:hanging="426"/>
              <w:jc w:val="center"/>
              <w:rPr>
                <w:color w:val="000000" w:themeColor="text1"/>
                <w:lang w:val="en-US"/>
              </w:rPr>
            </w:pPr>
            <w:proofErr w:type="spellStart"/>
            <w:r w:rsidRPr="004F2AF7">
              <w:rPr>
                <w:color w:val="000000" w:themeColor="text1"/>
                <w:lang w:val="en-US"/>
              </w:rPr>
              <w:t>Deskripsi</w:t>
            </w:r>
            <w:proofErr w:type="spellEnd"/>
          </w:p>
        </w:tc>
        <w:tc>
          <w:tcPr>
            <w:tcW w:w="792" w:type="pct"/>
            <w:tcPrChange w:id="19" w:author="ROHAYATI" w:date="2024-06-11T12:58:00Z">
              <w:tcPr>
                <w:tcW w:w="635" w:type="pct"/>
              </w:tcPr>
            </w:tcPrChange>
          </w:tcPr>
          <w:p w:rsidR="000A1972" w:rsidRPr="004F2AF7" w:rsidRDefault="000A1972" w:rsidP="000921AC">
            <w:pPr>
              <w:pStyle w:val="Default"/>
              <w:spacing w:line="276" w:lineRule="auto"/>
              <w:ind w:left="426" w:hanging="426"/>
              <w:jc w:val="center"/>
              <w:rPr>
                <w:color w:val="000000" w:themeColor="text1"/>
                <w:lang w:val="en-US"/>
              </w:rPr>
            </w:pPr>
            <w:proofErr w:type="spellStart"/>
            <w:r w:rsidRPr="004F2AF7">
              <w:rPr>
                <w:color w:val="000000" w:themeColor="text1"/>
                <w:lang w:val="en-US"/>
              </w:rPr>
              <w:t>Satuan</w:t>
            </w:r>
            <w:proofErr w:type="spellEnd"/>
          </w:p>
        </w:tc>
        <w:tc>
          <w:tcPr>
            <w:tcW w:w="892" w:type="pct"/>
            <w:tcPrChange w:id="20" w:author="ROHAYATI" w:date="2024-06-11T12:58:00Z">
              <w:tcPr>
                <w:tcW w:w="714" w:type="pct"/>
              </w:tcPr>
            </w:tcPrChange>
          </w:tcPr>
          <w:p w:rsidR="000A1972" w:rsidRPr="004F2AF7" w:rsidRDefault="000A1972" w:rsidP="000921AC">
            <w:pPr>
              <w:pStyle w:val="Default"/>
              <w:spacing w:line="276" w:lineRule="auto"/>
              <w:ind w:left="426" w:hanging="426"/>
              <w:jc w:val="center"/>
              <w:rPr>
                <w:color w:val="000000" w:themeColor="text1"/>
                <w:lang w:val="en-US"/>
              </w:rPr>
            </w:pPr>
            <w:proofErr w:type="spellStart"/>
            <w:r w:rsidRPr="004F2AF7">
              <w:rPr>
                <w:color w:val="000000" w:themeColor="text1"/>
                <w:lang w:val="en-US"/>
              </w:rPr>
              <w:t>Garansi</w:t>
            </w:r>
            <w:proofErr w:type="spellEnd"/>
          </w:p>
        </w:tc>
      </w:tr>
      <w:tr w:rsidR="000A1972" w:rsidRPr="004F2AF7" w:rsidTr="000A1972">
        <w:tc>
          <w:tcPr>
            <w:tcW w:w="430" w:type="pct"/>
            <w:tcPrChange w:id="21" w:author="ROHAYATI" w:date="2024-06-11T12:58:00Z">
              <w:tcPr>
                <w:tcW w:w="335" w:type="pct"/>
              </w:tcPr>
            </w:tcPrChange>
          </w:tcPr>
          <w:p w:rsidR="000A1972" w:rsidRPr="004F2AF7" w:rsidRDefault="000A1972" w:rsidP="004F2AF7">
            <w:pPr>
              <w:pStyle w:val="Default"/>
              <w:spacing w:line="276" w:lineRule="auto"/>
              <w:ind w:left="426" w:hanging="426"/>
              <w:jc w:val="both"/>
              <w:rPr>
                <w:color w:val="000000" w:themeColor="text1"/>
                <w:lang w:val="en-US"/>
              </w:rPr>
            </w:pPr>
            <w:r>
              <w:rPr>
                <w:color w:val="000000" w:themeColor="text1"/>
                <w:lang w:val="en-US"/>
              </w:rPr>
              <w:t>1.</w:t>
            </w:r>
          </w:p>
        </w:tc>
        <w:tc>
          <w:tcPr>
            <w:tcW w:w="1168" w:type="pct"/>
            <w:tcPrChange w:id="22" w:author="ROHAYATI" w:date="2024-06-11T12:58:00Z">
              <w:tcPr>
                <w:tcW w:w="936" w:type="pct"/>
              </w:tcPr>
            </w:tcPrChange>
          </w:tcPr>
          <w:p w:rsidR="000A1972" w:rsidRPr="000921AC" w:rsidRDefault="000A1972" w:rsidP="004F2AF7">
            <w:pPr>
              <w:pStyle w:val="Default"/>
              <w:spacing w:line="276" w:lineRule="auto"/>
              <w:ind w:left="426" w:hanging="426"/>
              <w:jc w:val="both"/>
              <w:rPr>
                <w:color w:val="000000" w:themeColor="text1"/>
                <w:lang w:val="en-US"/>
              </w:rPr>
            </w:pPr>
            <w:r>
              <w:rPr>
                <w:color w:val="000000" w:themeColor="text1"/>
                <w:lang w:val="en-US"/>
              </w:rPr>
              <w:t>MMT</w:t>
            </w:r>
          </w:p>
        </w:tc>
        <w:tc>
          <w:tcPr>
            <w:tcW w:w="1718" w:type="pct"/>
            <w:tcPrChange w:id="23" w:author="ROHAYATI" w:date="2024-06-11T12:58:00Z">
              <w:tcPr>
                <w:tcW w:w="1376" w:type="pct"/>
              </w:tcPr>
            </w:tcPrChange>
          </w:tcPr>
          <w:p w:rsidR="000A1972" w:rsidRPr="000921AC" w:rsidRDefault="000A1972" w:rsidP="004F2AF7">
            <w:pPr>
              <w:pStyle w:val="Default"/>
              <w:spacing w:line="276" w:lineRule="auto"/>
              <w:ind w:left="426" w:hanging="426"/>
              <w:jc w:val="both"/>
              <w:rPr>
                <w:color w:val="000000" w:themeColor="text1"/>
                <w:lang w:val="en-US"/>
              </w:rPr>
            </w:pPr>
            <w:proofErr w:type="spellStart"/>
            <w:r>
              <w:rPr>
                <w:color w:val="000000" w:themeColor="text1"/>
                <w:lang w:val="en-US"/>
              </w:rPr>
              <w:t>Uk</w:t>
            </w:r>
            <w:proofErr w:type="spellEnd"/>
            <w:r>
              <w:rPr>
                <w:color w:val="000000" w:themeColor="text1"/>
                <w:lang w:val="en-US"/>
              </w:rPr>
              <w:t>. 1x1m</w:t>
            </w:r>
          </w:p>
        </w:tc>
        <w:tc>
          <w:tcPr>
            <w:tcW w:w="792" w:type="pct"/>
            <w:tcPrChange w:id="24" w:author="ROHAYATI" w:date="2024-06-11T12:58:00Z">
              <w:tcPr>
                <w:tcW w:w="635" w:type="pct"/>
              </w:tcPr>
            </w:tcPrChange>
          </w:tcPr>
          <w:p w:rsidR="000A1972" w:rsidRPr="004F2AF7" w:rsidRDefault="000A1972" w:rsidP="004F2AF7">
            <w:pPr>
              <w:pStyle w:val="Default"/>
              <w:spacing w:line="276" w:lineRule="auto"/>
              <w:ind w:left="426" w:hanging="426"/>
              <w:jc w:val="both"/>
              <w:rPr>
                <w:color w:val="000000" w:themeColor="text1"/>
                <w:lang w:val="en-US"/>
              </w:rPr>
            </w:pPr>
            <w:r>
              <w:rPr>
                <w:color w:val="000000" w:themeColor="text1"/>
                <w:lang w:val="en-US"/>
              </w:rPr>
              <w:t>Pcs</w:t>
            </w:r>
          </w:p>
        </w:tc>
        <w:tc>
          <w:tcPr>
            <w:tcW w:w="892" w:type="pct"/>
            <w:tcPrChange w:id="25" w:author="ROHAYATI" w:date="2024-06-11T12:58:00Z">
              <w:tcPr>
                <w:tcW w:w="714" w:type="pct"/>
              </w:tcPr>
            </w:tcPrChange>
          </w:tcPr>
          <w:p w:rsidR="000A1972" w:rsidRPr="004F2AF7" w:rsidRDefault="000A1972" w:rsidP="004F2AF7">
            <w:pPr>
              <w:pStyle w:val="Default"/>
              <w:spacing w:line="276" w:lineRule="auto"/>
              <w:ind w:left="426" w:hanging="426"/>
              <w:jc w:val="both"/>
              <w:rPr>
                <w:color w:val="000000" w:themeColor="text1"/>
                <w:lang w:val="en-US"/>
              </w:rPr>
            </w:pPr>
            <w:r>
              <w:rPr>
                <w:color w:val="000000" w:themeColor="text1"/>
                <w:lang w:val="en-US"/>
              </w:rPr>
              <w:t>-</w:t>
            </w:r>
          </w:p>
        </w:tc>
      </w:tr>
      <w:tr w:rsidR="000A1972" w:rsidRPr="004F2AF7" w:rsidTr="000A1972">
        <w:tc>
          <w:tcPr>
            <w:tcW w:w="430" w:type="pct"/>
            <w:tcPrChange w:id="26" w:author="ROHAYATI" w:date="2024-06-11T12:58:00Z">
              <w:tcPr>
                <w:tcW w:w="335" w:type="pct"/>
              </w:tcPr>
            </w:tcPrChange>
          </w:tcPr>
          <w:p w:rsidR="000A1972" w:rsidRPr="000921AC" w:rsidRDefault="000A1972" w:rsidP="00CB1BE2">
            <w:pPr>
              <w:pStyle w:val="Default"/>
              <w:spacing w:line="276" w:lineRule="auto"/>
              <w:ind w:left="426" w:hanging="426"/>
              <w:jc w:val="both"/>
              <w:rPr>
                <w:color w:val="000000" w:themeColor="text1"/>
                <w:lang w:val="en-US"/>
              </w:rPr>
            </w:pPr>
            <w:r>
              <w:rPr>
                <w:color w:val="000000" w:themeColor="text1"/>
                <w:lang w:val="en-US"/>
              </w:rPr>
              <w:t>2.</w:t>
            </w:r>
          </w:p>
        </w:tc>
        <w:tc>
          <w:tcPr>
            <w:tcW w:w="1168" w:type="pct"/>
            <w:tcPrChange w:id="27" w:author="ROHAYATI" w:date="2024-06-11T12:58:00Z">
              <w:tcPr>
                <w:tcW w:w="936" w:type="pct"/>
              </w:tcPr>
            </w:tcPrChange>
          </w:tcPr>
          <w:p w:rsidR="000A1972" w:rsidRPr="004F2AF7" w:rsidRDefault="000A1972" w:rsidP="00CB1BE2">
            <w:pPr>
              <w:pStyle w:val="Default"/>
              <w:spacing w:line="276" w:lineRule="auto"/>
              <w:ind w:left="426" w:hanging="426"/>
              <w:jc w:val="both"/>
              <w:rPr>
                <w:color w:val="000000" w:themeColor="text1"/>
              </w:rPr>
            </w:pPr>
            <w:r>
              <w:rPr>
                <w:color w:val="000000" w:themeColor="text1"/>
                <w:lang w:val="en-US"/>
              </w:rPr>
              <w:t>MMT</w:t>
            </w:r>
          </w:p>
        </w:tc>
        <w:tc>
          <w:tcPr>
            <w:tcW w:w="1718" w:type="pct"/>
            <w:tcPrChange w:id="28" w:author="ROHAYATI" w:date="2024-06-11T12:58:00Z">
              <w:tcPr>
                <w:tcW w:w="1376" w:type="pct"/>
              </w:tcPr>
            </w:tcPrChange>
          </w:tcPr>
          <w:p w:rsidR="000A1972" w:rsidRPr="004F2AF7" w:rsidRDefault="000A1972" w:rsidP="00CB1BE2">
            <w:pPr>
              <w:pStyle w:val="Default"/>
              <w:spacing w:line="276" w:lineRule="auto"/>
              <w:ind w:left="426" w:hanging="426"/>
              <w:jc w:val="both"/>
              <w:rPr>
                <w:color w:val="000000" w:themeColor="text1"/>
              </w:rPr>
            </w:pPr>
            <w:proofErr w:type="spellStart"/>
            <w:r>
              <w:rPr>
                <w:color w:val="000000" w:themeColor="text1"/>
                <w:lang w:val="en-US"/>
              </w:rPr>
              <w:t>Uk</w:t>
            </w:r>
            <w:proofErr w:type="spellEnd"/>
            <w:r>
              <w:rPr>
                <w:color w:val="000000" w:themeColor="text1"/>
                <w:lang w:val="en-US"/>
              </w:rPr>
              <w:t>. 2x1m</w:t>
            </w:r>
          </w:p>
        </w:tc>
        <w:tc>
          <w:tcPr>
            <w:tcW w:w="792" w:type="pct"/>
            <w:tcPrChange w:id="29" w:author="ROHAYATI" w:date="2024-06-11T12:58:00Z">
              <w:tcPr>
                <w:tcW w:w="635" w:type="pct"/>
              </w:tcPr>
            </w:tcPrChange>
          </w:tcPr>
          <w:p w:rsidR="000A1972" w:rsidRPr="004F2AF7" w:rsidRDefault="000A1972" w:rsidP="00CB1BE2">
            <w:pPr>
              <w:pStyle w:val="Default"/>
              <w:spacing w:line="276" w:lineRule="auto"/>
              <w:ind w:left="426" w:hanging="426"/>
              <w:jc w:val="both"/>
              <w:rPr>
                <w:color w:val="000000" w:themeColor="text1"/>
              </w:rPr>
            </w:pPr>
            <w:r>
              <w:rPr>
                <w:color w:val="000000" w:themeColor="text1"/>
                <w:lang w:val="en-US"/>
              </w:rPr>
              <w:t>Pcs</w:t>
            </w:r>
          </w:p>
        </w:tc>
        <w:tc>
          <w:tcPr>
            <w:tcW w:w="892" w:type="pct"/>
            <w:tcPrChange w:id="30" w:author="ROHAYATI" w:date="2024-06-11T12:58:00Z">
              <w:tcPr>
                <w:tcW w:w="714" w:type="pct"/>
              </w:tcPr>
            </w:tcPrChange>
          </w:tcPr>
          <w:p w:rsidR="000A1972" w:rsidRPr="004F2AF7" w:rsidRDefault="000A1972" w:rsidP="00CB1BE2">
            <w:pPr>
              <w:pStyle w:val="Default"/>
              <w:spacing w:line="276" w:lineRule="auto"/>
              <w:ind w:left="426" w:hanging="426"/>
              <w:jc w:val="both"/>
              <w:rPr>
                <w:color w:val="000000" w:themeColor="text1"/>
              </w:rPr>
            </w:pPr>
          </w:p>
        </w:tc>
      </w:tr>
      <w:tr w:rsidR="000A1972" w:rsidRPr="004F2AF7" w:rsidTr="000A1972">
        <w:tc>
          <w:tcPr>
            <w:tcW w:w="430" w:type="pct"/>
            <w:tcPrChange w:id="31" w:author="ROHAYATI" w:date="2024-06-11T12:58:00Z">
              <w:tcPr>
                <w:tcW w:w="335" w:type="pct"/>
              </w:tcPr>
            </w:tcPrChange>
          </w:tcPr>
          <w:p w:rsidR="000A1972" w:rsidRPr="004F2AF7" w:rsidRDefault="000A1972" w:rsidP="00CB1BE2">
            <w:pPr>
              <w:pStyle w:val="Default"/>
              <w:spacing w:line="276" w:lineRule="auto"/>
              <w:ind w:left="426" w:hanging="426"/>
              <w:jc w:val="both"/>
              <w:rPr>
                <w:color w:val="000000" w:themeColor="text1"/>
              </w:rPr>
            </w:pPr>
            <w:r>
              <w:rPr>
                <w:color w:val="000000" w:themeColor="text1"/>
                <w:lang w:val="en-US"/>
              </w:rPr>
              <w:t>2.</w:t>
            </w:r>
          </w:p>
        </w:tc>
        <w:tc>
          <w:tcPr>
            <w:tcW w:w="1168" w:type="pct"/>
            <w:tcPrChange w:id="32" w:author="ROHAYATI" w:date="2024-06-11T12:58:00Z">
              <w:tcPr>
                <w:tcW w:w="936" w:type="pct"/>
              </w:tcPr>
            </w:tcPrChange>
          </w:tcPr>
          <w:p w:rsidR="000A1972" w:rsidRPr="004F2AF7" w:rsidRDefault="000A1972" w:rsidP="00CB1BE2">
            <w:pPr>
              <w:pStyle w:val="Default"/>
              <w:spacing w:line="276" w:lineRule="auto"/>
              <w:ind w:left="426" w:hanging="426"/>
              <w:jc w:val="both"/>
              <w:rPr>
                <w:color w:val="000000" w:themeColor="text1"/>
              </w:rPr>
            </w:pPr>
            <w:r>
              <w:rPr>
                <w:color w:val="000000" w:themeColor="text1"/>
                <w:lang w:val="en-US"/>
              </w:rPr>
              <w:t>MMT</w:t>
            </w:r>
          </w:p>
        </w:tc>
        <w:tc>
          <w:tcPr>
            <w:tcW w:w="1718" w:type="pct"/>
            <w:tcPrChange w:id="33" w:author="ROHAYATI" w:date="2024-06-11T12:58:00Z">
              <w:tcPr>
                <w:tcW w:w="1376" w:type="pct"/>
              </w:tcPr>
            </w:tcPrChange>
          </w:tcPr>
          <w:p w:rsidR="000A1972" w:rsidRPr="004F2AF7" w:rsidRDefault="000A1972" w:rsidP="00CB1BE2">
            <w:pPr>
              <w:pStyle w:val="Default"/>
              <w:spacing w:line="276" w:lineRule="auto"/>
              <w:ind w:left="426" w:hanging="426"/>
              <w:jc w:val="both"/>
              <w:rPr>
                <w:color w:val="000000" w:themeColor="text1"/>
              </w:rPr>
            </w:pPr>
            <w:proofErr w:type="spellStart"/>
            <w:r>
              <w:rPr>
                <w:color w:val="000000" w:themeColor="text1"/>
                <w:lang w:val="en-US"/>
              </w:rPr>
              <w:t>Uk</w:t>
            </w:r>
            <w:proofErr w:type="spellEnd"/>
            <w:r>
              <w:rPr>
                <w:color w:val="000000" w:themeColor="text1"/>
                <w:lang w:val="en-US"/>
              </w:rPr>
              <w:t>. 3x1m</w:t>
            </w:r>
          </w:p>
        </w:tc>
        <w:tc>
          <w:tcPr>
            <w:tcW w:w="792" w:type="pct"/>
            <w:tcPrChange w:id="34" w:author="ROHAYATI" w:date="2024-06-11T12:58:00Z">
              <w:tcPr>
                <w:tcW w:w="635" w:type="pct"/>
              </w:tcPr>
            </w:tcPrChange>
          </w:tcPr>
          <w:p w:rsidR="000A1972" w:rsidRPr="004F2AF7" w:rsidRDefault="000A1972" w:rsidP="00CB1BE2">
            <w:pPr>
              <w:pStyle w:val="Default"/>
              <w:spacing w:line="276" w:lineRule="auto"/>
              <w:ind w:left="426" w:hanging="426"/>
              <w:jc w:val="both"/>
              <w:rPr>
                <w:color w:val="000000" w:themeColor="text1"/>
              </w:rPr>
            </w:pPr>
            <w:r>
              <w:rPr>
                <w:color w:val="000000" w:themeColor="text1"/>
                <w:lang w:val="en-US"/>
              </w:rPr>
              <w:t>Pcs</w:t>
            </w:r>
          </w:p>
        </w:tc>
        <w:tc>
          <w:tcPr>
            <w:tcW w:w="892" w:type="pct"/>
            <w:tcPrChange w:id="35" w:author="ROHAYATI" w:date="2024-06-11T12:58:00Z">
              <w:tcPr>
                <w:tcW w:w="714" w:type="pct"/>
              </w:tcPr>
            </w:tcPrChange>
          </w:tcPr>
          <w:p w:rsidR="000A1972" w:rsidRPr="004F2AF7" w:rsidRDefault="000A1972" w:rsidP="00CB1BE2">
            <w:pPr>
              <w:pStyle w:val="Default"/>
              <w:spacing w:line="276" w:lineRule="auto"/>
              <w:ind w:left="426" w:hanging="426"/>
              <w:jc w:val="both"/>
              <w:rPr>
                <w:color w:val="000000" w:themeColor="text1"/>
              </w:rPr>
            </w:pPr>
          </w:p>
        </w:tc>
      </w:tr>
      <w:tr w:rsidR="000A1972" w:rsidRPr="004F2AF7" w:rsidTr="000A1972">
        <w:tc>
          <w:tcPr>
            <w:tcW w:w="430" w:type="pct"/>
            <w:tcPrChange w:id="36" w:author="ROHAYATI" w:date="2024-06-11T12:58:00Z">
              <w:tcPr>
                <w:tcW w:w="335" w:type="pct"/>
              </w:tcPr>
            </w:tcPrChange>
          </w:tcPr>
          <w:p w:rsidR="000A1972" w:rsidRPr="000921AC" w:rsidRDefault="000A1972" w:rsidP="00CB1BE2">
            <w:pPr>
              <w:pStyle w:val="Default"/>
              <w:spacing w:line="276" w:lineRule="auto"/>
              <w:ind w:left="426" w:hanging="426"/>
              <w:jc w:val="both"/>
              <w:rPr>
                <w:color w:val="000000" w:themeColor="text1"/>
                <w:lang w:val="en-US"/>
              </w:rPr>
            </w:pPr>
            <w:r>
              <w:rPr>
                <w:color w:val="000000" w:themeColor="text1"/>
                <w:lang w:val="en-US"/>
              </w:rPr>
              <w:t>3.</w:t>
            </w:r>
          </w:p>
        </w:tc>
        <w:tc>
          <w:tcPr>
            <w:tcW w:w="1168" w:type="pct"/>
            <w:tcPrChange w:id="37" w:author="ROHAYATI" w:date="2024-06-11T12:58:00Z">
              <w:tcPr>
                <w:tcW w:w="936" w:type="pct"/>
              </w:tcPr>
            </w:tcPrChange>
          </w:tcPr>
          <w:p w:rsidR="000A1972" w:rsidRPr="000921AC" w:rsidRDefault="000A1972" w:rsidP="00CB1BE2">
            <w:pPr>
              <w:pStyle w:val="Default"/>
              <w:spacing w:line="276" w:lineRule="auto"/>
              <w:ind w:left="426" w:hanging="426"/>
              <w:jc w:val="both"/>
              <w:rPr>
                <w:color w:val="000000" w:themeColor="text1"/>
                <w:lang w:val="en-US"/>
              </w:rPr>
            </w:pPr>
            <w:proofErr w:type="spellStart"/>
            <w:r>
              <w:rPr>
                <w:color w:val="000000" w:themeColor="text1"/>
                <w:lang w:val="en-US"/>
              </w:rPr>
              <w:t>Kartu</w:t>
            </w:r>
            <w:proofErr w:type="spellEnd"/>
            <w:r>
              <w:rPr>
                <w:color w:val="000000" w:themeColor="text1"/>
                <w:lang w:val="en-US"/>
              </w:rPr>
              <w:t xml:space="preserve"> Nama</w:t>
            </w:r>
          </w:p>
        </w:tc>
        <w:tc>
          <w:tcPr>
            <w:tcW w:w="1718" w:type="pct"/>
            <w:tcPrChange w:id="38" w:author="ROHAYATI" w:date="2024-06-11T12:58:00Z">
              <w:tcPr>
                <w:tcW w:w="1376" w:type="pct"/>
              </w:tcPr>
            </w:tcPrChange>
          </w:tcPr>
          <w:p w:rsidR="000A1972" w:rsidRPr="000921AC" w:rsidRDefault="000A1972" w:rsidP="00CB1BE2">
            <w:pPr>
              <w:pStyle w:val="Default"/>
              <w:spacing w:line="276" w:lineRule="auto"/>
              <w:ind w:left="426" w:hanging="426"/>
              <w:jc w:val="both"/>
              <w:rPr>
                <w:color w:val="000000" w:themeColor="text1"/>
                <w:lang w:val="en-US"/>
              </w:rPr>
            </w:pPr>
            <w:proofErr w:type="spellStart"/>
            <w:r>
              <w:rPr>
                <w:color w:val="000000" w:themeColor="text1"/>
                <w:lang w:val="en-US"/>
              </w:rPr>
              <w:t>Kartu</w:t>
            </w:r>
            <w:proofErr w:type="spellEnd"/>
            <w:r>
              <w:rPr>
                <w:color w:val="000000" w:themeColor="text1"/>
                <w:lang w:val="en-US"/>
              </w:rPr>
              <w:t xml:space="preserve"> Nama</w:t>
            </w:r>
          </w:p>
        </w:tc>
        <w:tc>
          <w:tcPr>
            <w:tcW w:w="792" w:type="pct"/>
            <w:tcPrChange w:id="39" w:author="ROHAYATI" w:date="2024-06-11T12:58:00Z">
              <w:tcPr>
                <w:tcW w:w="635" w:type="pct"/>
              </w:tcPr>
            </w:tcPrChange>
          </w:tcPr>
          <w:p w:rsidR="000A1972" w:rsidRPr="000921AC" w:rsidRDefault="000A1972" w:rsidP="00CB1BE2">
            <w:pPr>
              <w:pStyle w:val="Default"/>
              <w:spacing w:line="276" w:lineRule="auto"/>
              <w:ind w:left="426" w:hanging="426"/>
              <w:jc w:val="both"/>
              <w:rPr>
                <w:color w:val="000000" w:themeColor="text1"/>
                <w:lang w:val="en-US"/>
              </w:rPr>
            </w:pPr>
            <w:r>
              <w:rPr>
                <w:color w:val="000000" w:themeColor="text1"/>
                <w:lang w:val="en-US"/>
              </w:rPr>
              <w:t>Box</w:t>
            </w:r>
          </w:p>
        </w:tc>
        <w:tc>
          <w:tcPr>
            <w:tcW w:w="892" w:type="pct"/>
            <w:tcPrChange w:id="40" w:author="ROHAYATI" w:date="2024-06-11T12:58:00Z">
              <w:tcPr>
                <w:tcW w:w="714" w:type="pct"/>
              </w:tcPr>
            </w:tcPrChange>
          </w:tcPr>
          <w:p w:rsidR="000A1972" w:rsidRPr="004F2AF7" w:rsidRDefault="000A1972" w:rsidP="00CB1BE2">
            <w:pPr>
              <w:pStyle w:val="Default"/>
              <w:spacing w:line="276" w:lineRule="auto"/>
              <w:ind w:left="426" w:hanging="426"/>
              <w:jc w:val="both"/>
              <w:rPr>
                <w:color w:val="000000" w:themeColor="text1"/>
              </w:rPr>
            </w:pPr>
          </w:p>
        </w:tc>
      </w:tr>
      <w:tr w:rsidR="000A1972" w:rsidRPr="004F2AF7" w:rsidTr="000A1972">
        <w:tc>
          <w:tcPr>
            <w:tcW w:w="430" w:type="pct"/>
            <w:tcPrChange w:id="41" w:author="ROHAYATI" w:date="2024-06-11T12:58:00Z">
              <w:tcPr>
                <w:tcW w:w="335" w:type="pct"/>
              </w:tcPr>
            </w:tcPrChange>
          </w:tcPr>
          <w:p w:rsidR="000A1972" w:rsidRDefault="000A1972" w:rsidP="00CB1BE2">
            <w:pPr>
              <w:pStyle w:val="Default"/>
              <w:spacing w:line="276" w:lineRule="auto"/>
              <w:ind w:left="426" w:hanging="426"/>
              <w:jc w:val="both"/>
              <w:rPr>
                <w:color w:val="000000" w:themeColor="text1"/>
                <w:lang w:val="en-US"/>
              </w:rPr>
            </w:pPr>
            <w:r>
              <w:rPr>
                <w:color w:val="000000" w:themeColor="text1"/>
                <w:lang w:val="en-US"/>
              </w:rPr>
              <w:t>4.</w:t>
            </w:r>
          </w:p>
        </w:tc>
        <w:tc>
          <w:tcPr>
            <w:tcW w:w="1168" w:type="pct"/>
            <w:tcPrChange w:id="42" w:author="ROHAYATI" w:date="2024-06-11T12:58:00Z">
              <w:tcPr>
                <w:tcW w:w="936" w:type="pct"/>
              </w:tcPr>
            </w:tcPrChange>
          </w:tcPr>
          <w:p w:rsidR="000A1972" w:rsidRDefault="000A1972" w:rsidP="00CB1BE2">
            <w:pPr>
              <w:pStyle w:val="Default"/>
              <w:spacing w:line="276" w:lineRule="auto"/>
              <w:ind w:left="426" w:hanging="426"/>
              <w:jc w:val="both"/>
              <w:rPr>
                <w:color w:val="000000" w:themeColor="text1"/>
                <w:lang w:val="en-US"/>
              </w:rPr>
            </w:pPr>
            <w:r>
              <w:rPr>
                <w:color w:val="000000" w:themeColor="text1"/>
                <w:lang w:val="en-US"/>
              </w:rPr>
              <w:t>Roll Banner</w:t>
            </w:r>
          </w:p>
        </w:tc>
        <w:tc>
          <w:tcPr>
            <w:tcW w:w="1718" w:type="pct"/>
            <w:tcPrChange w:id="43" w:author="ROHAYATI" w:date="2024-06-11T12:58:00Z">
              <w:tcPr>
                <w:tcW w:w="1376" w:type="pct"/>
              </w:tcPr>
            </w:tcPrChange>
          </w:tcPr>
          <w:p w:rsidR="000A1972" w:rsidRDefault="000A1972" w:rsidP="00CB1BE2">
            <w:pPr>
              <w:pStyle w:val="Default"/>
              <w:spacing w:line="276" w:lineRule="auto"/>
              <w:ind w:left="426" w:hanging="426"/>
              <w:jc w:val="both"/>
              <w:rPr>
                <w:color w:val="000000" w:themeColor="text1"/>
                <w:lang w:val="en-US"/>
              </w:rPr>
            </w:pPr>
            <w:r>
              <w:rPr>
                <w:color w:val="000000" w:themeColor="text1"/>
                <w:lang w:val="en-US"/>
              </w:rPr>
              <w:t>Roll Banner</w:t>
            </w:r>
          </w:p>
        </w:tc>
        <w:tc>
          <w:tcPr>
            <w:tcW w:w="792" w:type="pct"/>
            <w:tcPrChange w:id="44" w:author="ROHAYATI" w:date="2024-06-11T12:58:00Z">
              <w:tcPr>
                <w:tcW w:w="635" w:type="pct"/>
              </w:tcPr>
            </w:tcPrChange>
          </w:tcPr>
          <w:p w:rsidR="000A1972" w:rsidRDefault="000A1972">
            <w:pPr>
              <w:pStyle w:val="Default"/>
              <w:spacing w:line="276" w:lineRule="auto"/>
              <w:ind w:left="426" w:hanging="426"/>
              <w:jc w:val="both"/>
              <w:rPr>
                <w:color w:val="000000" w:themeColor="text1"/>
                <w:lang w:val="en-US"/>
              </w:rPr>
            </w:pPr>
            <w:r>
              <w:rPr>
                <w:color w:val="000000" w:themeColor="text1"/>
                <w:lang w:val="en-US"/>
              </w:rPr>
              <w:t>Pcs</w:t>
            </w:r>
          </w:p>
        </w:tc>
        <w:tc>
          <w:tcPr>
            <w:tcW w:w="892" w:type="pct"/>
            <w:tcPrChange w:id="45" w:author="ROHAYATI" w:date="2024-06-11T12:58:00Z">
              <w:tcPr>
                <w:tcW w:w="714" w:type="pct"/>
              </w:tcPr>
            </w:tcPrChange>
          </w:tcPr>
          <w:p w:rsidR="000A1972" w:rsidRPr="004F2AF7" w:rsidRDefault="000A1972" w:rsidP="00CB1BE2">
            <w:pPr>
              <w:pStyle w:val="Default"/>
              <w:spacing w:line="276" w:lineRule="auto"/>
              <w:ind w:left="426" w:hanging="426"/>
              <w:jc w:val="both"/>
              <w:rPr>
                <w:color w:val="000000" w:themeColor="text1"/>
              </w:rPr>
            </w:pPr>
          </w:p>
        </w:tc>
      </w:tr>
      <w:tr w:rsidR="000A1972" w:rsidRPr="004F2AF7" w:rsidTr="000A1972">
        <w:tc>
          <w:tcPr>
            <w:tcW w:w="430" w:type="pct"/>
            <w:tcPrChange w:id="46" w:author="ROHAYATI" w:date="2024-06-11T12:58:00Z">
              <w:tcPr>
                <w:tcW w:w="335" w:type="pct"/>
              </w:tcPr>
            </w:tcPrChange>
          </w:tcPr>
          <w:p w:rsidR="000A1972" w:rsidRDefault="000A1972" w:rsidP="00CB1BE2">
            <w:pPr>
              <w:pStyle w:val="Default"/>
              <w:spacing w:line="276" w:lineRule="auto"/>
              <w:ind w:left="426" w:hanging="426"/>
              <w:jc w:val="both"/>
              <w:rPr>
                <w:color w:val="000000" w:themeColor="text1"/>
                <w:lang w:val="en-US"/>
              </w:rPr>
            </w:pPr>
            <w:r>
              <w:rPr>
                <w:color w:val="000000" w:themeColor="text1"/>
                <w:lang w:val="en-US"/>
              </w:rPr>
              <w:t>5.</w:t>
            </w:r>
          </w:p>
        </w:tc>
        <w:tc>
          <w:tcPr>
            <w:tcW w:w="1168" w:type="pct"/>
            <w:tcPrChange w:id="47" w:author="ROHAYATI" w:date="2024-06-11T12:58:00Z">
              <w:tcPr>
                <w:tcW w:w="936" w:type="pct"/>
              </w:tcPr>
            </w:tcPrChange>
          </w:tcPr>
          <w:p w:rsidR="000A1972" w:rsidRDefault="000A1972" w:rsidP="00CB1BE2">
            <w:pPr>
              <w:pStyle w:val="Default"/>
              <w:spacing w:line="276" w:lineRule="auto"/>
              <w:ind w:left="426" w:hanging="426"/>
              <w:jc w:val="both"/>
              <w:rPr>
                <w:color w:val="000000" w:themeColor="text1"/>
                <w:lang w:val="en-US"/>
              </w:rPr>
            </w:pPr>
            <w:del w:id="48" w:author="ROHAYATI" w:date="2024-06-11T12:58:00Z">
              <w:r w:rsidDel="000A1972">
                <w:rPr>
                  <w:color w:val="000000" w:themeColor="text1"/>
                  <w:lang w:val="en-US"/>
                </w:rPr>
                <w:delText>X-banner</w:delText>
              </w:r>
            </w:del>
            <w:ins w:id="49" w:author="ROHAYATI" w:date="2024-06-11T12:58:00Z">
              <w:r>
                <w:rPr>
                  <w:color w:val="000000" w:themeColor="text1"/>
                  <w:lang w:val="en-US"/>
                </w:rPr>
                <w:t>Sticker</w:t>
              </w:r>
            </w:ins>
          </w:p>
        </w:tc>
        <w:tc>
          <w:tcPr>
            <w:tcW w:w="1718" w:type="pct"/>
            <w:tcPrChange w:id="50" w:author="ROHAYATI" w:date="2024-06-11T12:58:00Z">
              <w:tcPr>
                <w:tcW w:w="1376" w:type="pct"/>
              </w:tcPr>
            </w:tcPrChange>
          </w:tcPr>
          <w:p w:rsidR="000A1972" w:rsidRDefault="000A1972" w:rsidP="00CB1BE2">
            <w:pPr>
              <w:pStyle w:val="Default"/>
              <w:spacing w:line="276" w:lineRule="auto"/>
              <w:ind w:left="426" w:hanging="426"/>
              <w:jc w:val="both"/>
              <w:rPr>
                <w:color w:val="000000" w:themeColor="text1"/>
                <w:lang w:val="en-US"/>
              </w:rPr>
            </w:pPr>
            <w:ins w:id="51" w:author="ROHAYATI" w:date="2024-06-11T12:58:00Z">
              <w:r>
                <w:rPr>
                  <w:color w:val="000000" w:themeColor="text1"/>
                  <w:lang w:val="en-US"/>
                </w:rPr>
                <w:t>Sticker</w:t>
              </w:r>
            </w:ins>
            <w:del w:id="52" w:author="ROHAYATI" w:date="2024-06-11T12:58:00Z">
              <w:r w:rsidDel="000A1972">
                <w:rPr>
                  <w:color w:val="000000" w:themeColor="text1"/>
                  <w:lang w:val="en-US"/>
                </w:rPr>
                <w:delText>X banner</w:delText>
              </w:r>
            </w:del>
          </w:p>
        </w:tc>
        <w:tc>
          <w:tcPr>
            <w:tcW w:w="792" w:type="pct"/>
            <w:tcPrChange w:id="53" w:author="ROHAYATI" w:date="2024-06-11T12:58:00Z">
              <w:tcPr>
                <w:tcW w:w="635" w:type="pct"/>
              </w:tcPr>
            </w:tcPrChange>
          </w:tcPr>
          <w:p w:rsidR="000A1972" w:rsidRDefault="000A1972" w:rsidP="00CB1BE2">
            <w:pPr>
              <w:pStyle w:val="Default"/>
              <w:spacing w:line="276" w:lineRule="auto"/>
              <w:ind w:left="426" w:hanging="426"/>
              <w:jc w:val="both"/>
              <w:rPr>
                <w:color w:val="000000" w:themeColor="text1"/>
                <w:lang w:val="en-US"/>
              </w:rPr>
            </w:pPr>
            <w:r>
              <w:rPr>
                <w:color w:val="000000" w:themeColor="text1"/>
                <w:lang w:val="en-US"/>
              </w:rPr>
              <w:t>Pcs</w:t>
            </w:r>
          </w:p>
        </w:tc>
        <w:tc>
          <w:tcPr>
            <w:tcW w:w="892" w:type="pct"/>
            <w:tcPrChange w:id="54" w:author="ROHAYATI" w:date="2024-06-11T12:58:00Z">
              <w:tcPr>
                <w:tcW w:w="714" w:type="pct"/>
              </w:tcPr>
            </w:tcPrChange>
          </w:tcPr>
          <w:p w:rsidR="000A1972" w:rsidRPr="004F2AF7" w:rsidRDefault="000A1972" w:rsidP="00CB1BE2">
            <w:pPr>
              <w:pStyle w:val="Default"/>
              <w:spacing w:line="276" w:lineRule="auto"/>
              <w:ind w:left="426" w:hanging="426"/>
              <w:jc w:val="both"/>
              <w:rPr>
                <w:color w:val="000000" w:themeColor="text1"/>
              </w:rPr>
            </w:pPr>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rsidR="007D7353" w:rsidRPr="004F2AF7" w:rsidDel="000A1972" w:rsidRDefault="006921BD" w:rsidP="004F2AF7">
      <w:pPr>
        <w:pStyle w:val="Default"/>
        <w:numPr>
          <w:ilvl w:val="0"/>
          <w:numId w:val="22"/>
        </w:numPr>
        <w:spacing w:line="276" w:lineRule="auto"/>
        <w:ind w:left="567" w:hanging="567"/>
        <w:jc w:val="both"/>
        <w:rPr>
          <w:del w:id="55" w:author="ROHAYATI" w:date="2024-06-11T12:58:00Z"/>
          <w:color w:val="000000" w:themeColor="text1"/>
        </w:rPr>
      </w:pPr>
      <w:del w:id="56" w:author="ROHAYATI" w:date="2024-06-11T12:58:00Z">
        <w:r w:rsidRPr="004F2AF7" w:rsidDel="000A1972">
          <w:rPr>
            <w:color w:val="000000" w:themeColor="text1"/>
          </w:rPr>
          <w:delText>Harga dalam a</w:delText>
        </w:r>
        <w:r w:rsidR="000A4DEB" w:rsidRPr="004F2AF7" w:rsidDel="000A1972">
          <w:rPr>
            <w:color w:val="000000" w:themeColor="text1"/>
          </w:rPr>
          <w:delText>yat</w:delText>
        </w:r>
        <w:r w:rsidRPr="004F2AF7" w:rsidDel="000A1972">
          <w:rPr>
            <w:color w:val="000000" w:themeColor="text1"/>
          </w:rPr>
          <w:delText xml:space="preserve"> </w:delText>
        </w:r>
        <w:r w:rsidR="006257F5" w:rsidRPr="004F2AF7" w:rsidDel="000A1972">
          <w:rPr>
            <w:color w:val="000000" w:themeColor="text1"/>
          </w:rPr>
          <w:delText>(1)</w:delText>
        </w:r>
        <w:r w:rsidR="000A4DEB" w:rsidRPr="004F2AF7" w:rsidDel="000A1972">
          <w:rPr>
            <w:color w:val="000000" w:themeColor="text1"/>
          </w:rPr>
          <w:delText xml:space="preserve"> </w:delText>
        </w:r>
        <w:r w:rsidRPr="004F2AF7" w:rsidDel="000A1972">
          <w:rPr>
            <w:color w:val="000000" w:themeColor="text1"/>
          </w:rPr>
          <w:delText>di</w:delText>
        </w:r>
        <w:r w:rsidR="006257F5" w:rsidRPr="004F2AF7" w:rsidDel="000A1972">
          <w:rPr>
            <w:color w:val="000000" w:themeColor="text1"/>
          </w:rPr>
          <w:delText xml:space="preserve"> </w:delText>
        </w:r>
        <w:r w:rsidRPr="004F2AF7" w:rsidDel="000A1972">
          <w:rPr>
            <w:color w:val="000000" w:themeColor="text1"/>
          </w:rPr>
          <w:delText>atas</w:delText>
        </w:r>
        <w:r w:rsidR="0008012D" w:rsidRPr="004F2AF7" w:rsidDel="000A1972">
          <w:rPr>
            <w:color w:val="000000" w:themeColor="text1"/>
          </w:rPr>
          <w:delText xml:space="preserve"> </w:delText>
        </w:r>
        <w:r w:rsidR="000A4DEB" w:rsidRPr="004F2AF7" w:rsidDel="000A1972">
          <w:rPr>
            <w:color w:val="000000" w:themeColor="text1"/>
          </w:rPr>
          <w:delText>belum</w:delText>
        </w:r>
        <w:r w:rsidRPr="004F2AF7" w:rsidDel="000A1972">
          <w:rPr>
            <w:color w:val="000000" w:themeColor="text1"/>
          </w:rPr>
          <w:delText xml:space="preserve"> termasuk pajak</w:delText>
        </w:r>
        <w:r w:rsidR="00C419A0" w:rsidRPr="004F2AF7" w:rsidDel="000A1972">
          <w:rPr>
            <w:color w:val="000000" w:themeColor="text1"/>
          </w:rPr>
          <w:delText xml:space="preserve"> (PPN), PPN ditanggung </w:delText>
        </w:r>
        <w:r w:rsidR="00C419A0" w:rsidRPr="004F2AF7" w:rsidDel="000A1972">
          <w:rPr>
            <w:b/>
            <w:color w:val="000000" w:themeColor="text1"/>
          </w:rPr>
          <w:delText>Pihak Kedua</w:delText>
        </w:r>
        <w:r w:rsidR="007D7353" w:rsidRPr="004F2AF7" w:rsidDel="000A1972">
          <w:rPr>
            <w:b/>
            <w:color w:val="000000" w:themeColor="text1"/>
          </w:rPr>
          <w:delText>.</w:delText>
        </w:r>
      </w:del>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proofErr w:type="spellStart"/>
      <w:r w:rsidR="00EC55B9">
        <w:rPr>
          <w:color w:val="000000" w:themeColor="text1"/>
          <w:lang w:val="en-US"/>
        </w:rPr>
        <w:t>disepakati</w:t>
      </w:r>
      <w:proofErr w:type="spellEnd"/>
      <w:r w:rsidR="00EC55B9">
        <w:rPr>
          <w:color w:val="000000" w:themeColor="text1"/>
          <w:lang w:val="en-US"/>
        </w:rPr>
        <w:t xml:space="preserve"> </w:t>
      </w:r>
      <w:proofErr w:type="spellStart"/>
      <w:r w:rsidR="00EC55B9">
        <w:rPr>
          <w:color w:val="000000" w:themeColor="text1"/>
          <w:lang w:val="en-US"/>
        </w:rPr>
        <w:t>oleh</w:t>
      </w:r>
      <w:proofErr w:type="spellEnd"/>
      <w:r w:rsidR="00EC55B9">
        <w:rPr>
          <w:color w:val="000000" w:themeColor="text1"/>
          <w:lang w:val="en-US"/>
        </w:rPr>
        <w:t xml:space="preserve"> para </w:t>
      </w:r>
      <w:proofErr w:type="spellStart"/>
      <w:r w:rsidR="00EC55B9">
        <w:rPr>
          <w:color w:val="000000" w:themeColor="text1"/>
          <w:lang w:val="en-US"/>
        </w:rPr>
        <w:t>pihak</w:t>
      </w:r>
      <w:proofErr w:type="spellEnd"/>
      <w:r w:rsidR="00EC55B9">
        <w:rPr>
          <w:color w:val="000000" w:themeColor="text1"/>
          <w:lang w:val="en-US"/>
        </w:rPr>
        <w:t xml:space="preserve"> yang </w:t>
      </w:r>
      <w:r w:rsidRPr="008E7BD2">
        <w:rPr>
          <w:color w:val="000000" w:themeColor="text1"/>
        </w:rPr>
        <w:t>muncul selama periode perjanjian merupakan bagian yang tidak terpisahkan dari surat perjanjian in</w:t>
      </w:r>
      <w:r w:rsidRPr="008E7BD2">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0921AC" w:rsidRDefault="00A812BE" w:rsidP="000921AC">
      <w:pPr>
        <w:pStyle w:val="Default"/>
        <w:numPr>
          <w:ilvl w:val="0"/>
          <w:numId w:val="11"/>
        </w:numPr>
        <w:spacing w:line="276" w:lineRule="auto"/>
        <w:ind w:left="567" w:hanging="567"/>
        <w:jc w:val="both"/>
        <w:rPr>
          <w:bCs/>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20747D" w:rsidRDefault="0020747D" w:rsidP="004F2AF7">
      <w:pPr>
        <w:pStyle w:val="Default"/>
        <w:spacing w:line="276" w:lineRule="auto"/>
        <w:jc w:val="center"/>
        <w:rPr>
          <w:b/>
          <w:bCs/>
          <w:color w:val="auto"/>
        </w:rPr>
      </w:pPr>
    </w:p>
    <w:p w:rsidR="00A812BE" w:rsidRPr="004F2AF7" w:rsidRDefault="00A812BE" w:rsidP="004F2AF7">
      <w:pPr>
        <w:pStyle w:val="Default"/>
        <w:spacing w:line="276" w:lineRule="auto"/>
        <w:jc w:val="center"/>
        <w:rPr>
          <w:b/>
          <w:bCs/>
          <w:color w:val="auto"/>
        </w:rPr>
      </w:pPr>
      <w:r w:rsidRPr="004F2AF7">
        <w:rPr>
          <w:b/>
          <w:bCs/>
          <w:color w:val="auto"/>
        </w:rPr>
        <w:lastRenderedPageBreak/>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BA0E21">
        <w:rPr>
          <w:color w:val="000000" w:themeColor="text1"/>
          <w:lang w:val="en-US"/>
        </w:rPr>
        <w:t>0337942994</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BA0E21">
        <w:rPr>
          <w:color w:val="000000" w:themeColor="text1"/>
          <w:lang w:val="en-US"/>
        </w:rPr>
        <w:t>Noor Aji Yusuf</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BA0E21">
        <w:rPr>
          <w:color w:val="000000" w:themeColor="text1"/>
          <w:lang w:val="en-US"/>
        </w:rPr>
        <w:t>BNI</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BA0E21">
        <w:rPr>
          <w:color w:val="000000" w:themeColor="text1"/>
          <w:lang w:val="en-US"/>
        </w:rPr>
        <w:t>Kudus</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BA0E21">
        <w:rPr>
          <w:rFonts w:eastAsiaTheme="minorEastAsia" w:cs="Times New Roman"/>
          <w:color w:val="000000"/>
          <w:kern w:val="0"/>
          <w:lang w:val="en-US" w:eastAsia="id-ID" w:bidi="ar-SA"/>
        </w:rPr>
        <w:t xml:space="preserve">01 </w:t>
      </w:r>
      <w:proofErr w:type="spellStart"/>
      <w:r w:rsidR="00BA0E21">
        <w:rPr>
          <w:rFonts w:eastAsiaTheme="minorEastAsia" w:cs="Times New Roman"/>
          <w:color w:val="000000"/>
          <w:kern w:val="0"/>
          <w:lang w:val="en-US" w:eastAsia="id-ID" w:bidi="ar-SA"/>
        </w:rPr>
        <w:t>Ju</w:t>
      </w:r>
      <w:r w:rsidR="006421C9">
        <w:rPr>
          <w:rFonts w:eastAsiaTheme="minorEastAsia" w:cs="Times New Roman"/>
          <w:color w:val="000000"/>
          <w:kern w:val="0"/>
          <w:lang w:val="en-US" w:eastAsia="id-ID" w:bidi="ar-SA"/>
        </w:rPr>
        <w:t>l</w:t>
      </w:r>
      <w:r w:rsidR="00BA0E21">
        <w:rPr>
          <w:rFonts w:eastAsiaTheme="minorEastAsia" w:cs="Times New Roman"/>
          <w:color w:val="000000"/>
          <w:kern w:val="0"/>
          <w:lang w:val="en-US" w:eastAsia="id-ID" w:bidi="ar-SA"/>
        </w:rPr>
        <w:t>i</w:t>
      </w:r>
      <w:proofErr w:type="spellEnd"/>
      <w:r w:rsidR="00BA0E21">
        <w:rPr>
          <w:rFonts w:eastAsiaTheme="minorEastAsia" w:cs="Times New Roman"/>
          <w:color w:val="000000"/>
          <w:kern w:val="0"/>
          <w:lang w:val="en-US" w:eastAsia="id-ID" w:bidi="ar-SA"/>
        </w:rPr>
        <w:t xml:space="preserve"> 202</w:t>
      </w:r>
      <w:ins w:id="57" w:author="ROHAYATI" w:date="2024-06-11T12:58:00Z">
        <w:r w:rsidR="000A1972">
          <w:rPr>
            <w:rFonts w:eastAsiaTheme="minorEastAsia" w:cs="Times New Roman"/>
            <w:color w:val="000000"/>
            <w:kern w:val="0"/>
            <w:lang w:val="en-US" w:eastAsia="id-ID" w:bidi="ar-SA"/>
          </w:rPr>
          <w:t>4</w:t>
        </w:r>
      </w:ins>
      <w:del w:id="58" w:author="ROHAYATI" w:date="2024-06-11T12:58:00Z">
        <w:r w:rsidR="006421C9" w:rsidDel="000A1972">
          <w:rPr>
            <w:rFonts w:eastAsiaTheme="minorEastAsia" w:cs="Times New Roman"/>
            <w:color w:val="000000"/>
            <w:kern w:val="0"/>
            <w:lang w:val="en-US" w:eastAsia="id-ID" w:bidi="ar-SA"/>
          </w:rPr>
          <w:delText>3</w:delText>
        </w:r>
      </w:del>
      <w:r w:rsidR="00BA0E21" w:rsidRPr="004F2AF7">
        <w:rPr>
          <w:rFonts w:eastAsiaTheme="minorEastAsia" w:cs="Times New Roman"/>
          <w:color w:val="000000"/>
          <w:kern w:val="0"/>
          <w:lang w:val="id-ID"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BA0E21">
        <w:rPr>
          <w:rFonts w:eastAsiaTheme="minorEastAsia" w:cs="Times New Roman"/>
          <w:color w:val="000000"/>
          <w:kern w:val="0"/>
          <w:lang w:val="en-US" w:eastAsia="id-ID" w:bidi="ar-SA"/>
        </w:rPr>
        <w:t xml:space="preserve">30 </w:t>
      </w:r>
      <w:proofErr w:type="spellStart"/>
      <w:r w:rsidR="006421C9">
        <w:rPr>
          <w:rFonts w:eastAsiaTheme="minorEastAsia" w:cs="Times New Roman"/>
          <w:color w:val="000000"/>
          <w:kern w:val="0"/>
          <w:lang w:val="en-US" w:eastAsia="id-ID" w:bidi="ar-SA"/>
        </w:rPr>
        <w:t>Juni</w:t>
      </w:r>
      <w:proofErr w:type="spellEnd"/>
      <w:r w:rsidR="006421C9">
        <w:rPr>
          <w:rFonts w:eastAsiaTheme="minorEastAsia" w:cs="Times New Roman"/>
          <w:color w:val="000000"/>
          <w:kern w:val="0"/>
          <w:lang w:val="en-US" w:eastAsia="id-ID" w:bidi="ar-SA"/>
        </w:rPr>
        <w:t xml:space="preserve"> </w:t>
      </w:r>
      <w:r w:rsidR="00BA0E21">
        <w:rPr>
          <w:rFonts w:eastAsiaTheme="minorEastAsia" w:cs="Times New Roman"/>
          <w:color w:val="000000"/>
          <w:kern w:val="0"/>
          <w:lang w:val="en-US" w:eastAsia="id-ID" w:bidi="ar-SA"/>
        </w:rPr>
        <w:t>202</w:t>
      </w:r>
      <w:ins w:id="59" w:author="ROHAYATI" w:date="2024-06-11T12:58:00Z">
        <w:r w:rsidR="000A1972">
          <w:rPr>
            <w:rFonts w:eastAsiaTheme="minorEastAsia" w:cs="Times New Roman"/>
            <w:color w:val="000000"/>
            <w:kern w:val="0"/>
            <w:lang w:val="en-US" w:eastAsia="id-ID" w:bidi="ar-SA"/>
          </w:rPr>
          <w:t>5</w:t>
        </w:r>
      </w:ins>
      <w:del w:id="60" w:author="ROHAYATI" w:date="2024-06-11T12:58:00Z">
        <w:r w:rsidR="006421C9" w:rsidDel="000A1972">
          <w:rPr>
            <w:rFonts w:eastAsiaTheme="minorEastAsia" w:cs="Times New Roman"/>
            <w:color w:val="000000"/>
            <w:kern w:val="0"/>
            <w:lang w:val="en-US" w:eastAsia="id-ID" w:bidi="ar-SA"/>
          </w:rPr>
          <w:delText>4</w:delText>
        </w:r>
      </w:del>
      <w:r w:rsidR="00BA0E21">
        <w:rPr>
          <w:rFonts w:eastAsiaTheme="minorEastAsia" w:cs="Times New Roman"/>
          <w:color w:val="000000"/>
          <w:kern w:val="0"/>
          <w:lang w:val="en-US" w:eastAsia="id-ID" w:bidi="ar-SA"/>
        </w:rPr>
        <w:t>.</w:t>
      </w:r>
    </w:p>
    <w:p w:rsidR="000A1972" w:rsidRPr="00FA3690" w:rsidRDefault="000A1972" w:rsidP="000A1972">
      <w:pPr>
        <w:pStyle w:val="ListParagraph"/>
        <w:numPr>
          <w:ilvl w:val="0"/>
          <w:numId w:val="23"/>
        </w:numPr>
        <w:spacing w:line="276" w:lineRule="auto"/>
        <w:ind w:left="567" w:hanging="567"/>
        <w:jc w:val="both"/>
        <w:rPr>
          <w:ins w:id="61" w:author="ROHAYATI" w:date="2024-06-11T12:58:00Z"/>
          <w:rFonts w:cs="Times New Roman"/>
          <w:color w:val="000000"/>
          <w:lang w:val="id-ID" w:eastAsia="id-ID" w:bidi="ar-SA"/>
        </w:rPr>
      </w:pPr>
      <w:ins w:id="62" w:author="ROHAYATI" w:date="2024-06-11T12:58:00Z">
        <w:r w:rsidRPr="00FA3690">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ins>
    </w:p>
    <w:p w:rsidR="00AC58E9" w:rsidRPr="004F2AF7" w:rsidDel="000A1972" w:rsidRDefault="00116A55" w:rsidP="004F2AF7">
      <w:pPr>
        <w:pStyle w:val="ListParagraph"/>
        <w:numPr>
          <w:ilvl w:val="0"/>
          <w:numId w:val="23"/>
        </w:numPr>
        <w:spacing w:line="276" w:lineRule="auto"/>
        <w:ind w:left="567" w:hanging="567"/>
        <w:jc w:val="both"/>
        <w:rPr>
          <w:del w:id="63" w:author="ROHAYATI" w:date="2024-06-11T12:58:00Z"/>
          <w:rFonts w:eastAsiaTheme="minorEastAsia" w:cs="Times New Roman"/>
          <w:color w:val="000000"/>
          <w:kern w:val="0"/>
          <w:lang w:val="id-ID" w:eastAsia="id-ID" w:bidi="ar-SA"/>
        </w:rPr>
      </w:pPr>
      <w:del w:id="64" w:author="ROHAYATI" w:date="2024-06-11T12:58:00Z">
        <w:r w:rsidRPr="004F2AF7" w:rsidDel="000A1972">
          <w:rPr>
            <w:rFonts w:eastAsiaTheme="minorEastAsia" w:cs="Times New Roman"/>
            <w:color w:val="000000"/>
            <w:kern w:val="0"/>
            <w:lang w:val="id-ID" w:eastAsia="id-ID" w:bidi="ar-SA"/>
          </w:rPr>
          <w:delText xml:space="preserve">Perjanjian ini dapat </w:delText>
        </w:r>
        <w:r w:rsidR="00E16BCC" w:rsidRPr="004F2AF7" w:rsidDel="000A1972">
          <w:rPr>
            <w:rFonts w:eastAsiaTheme="minorEastAsia" w:cs="Times New Roman"/>
            <w:color w:val="000000"/>
            <w:kern w:val="0"/>
            <w:lang w:val="id-ID" w:eastAsia="id-ID" w:bidi="ar-SA"/>
          </w:rPr>
          <w:delText xml:space="preserve">diperpanjang berdasarkan kesepakatan </w:delText>
        </w:r>
        <w:r w:rsidR="00E16BCC" w:rsidRPr="004F2AF7" w:rsidDel="000A1972">
          <w:rPr>
            <w:rFonts w:eastAsiaTheme="minorEastAsia" w:cs="Times New Roman"/>
            <w:b/>
            <w:color w:val="000000"/>
            <w:kern w:val="0"/>
            <w:lang w:val="id-ID" w:eastAsia="id-ID" w:bidi="ar-SA"/>
          </w:rPr>
          <w:delText>Para Pihak</w:delText>
        </w:r>
        <w:r w:rsidR="00E16BCC" w:rsidRPr="004F2AF7" w:rsidDel="000A1972">
          <w:rPr>
            <w:rFonts w:eastAsiaTheme="minorEastAsia" w:cs="Times New Roman"/>
            <w:color w:val="000000"/>
            <w:kern w:val="0"/>
            <w:lang w:val="id-ID" w:eastAsia="id-ID" w:bidi="ar-SA"/>
          </w:rPr>
          <w:delText xml:space="preserve"> dengan pemberitahuan tertulis 3 (tiga) bulan sebelum berakhirnya perjanjian</w:delText>
        </w:r>
        <w:r w:rsidR="0084356D" w:rsidRPr="004F2AF7" w:rsidDel="000A1972">
          <w:rPr>
            <w:rFonts w:eastAsiaTheme="minorEastAsia" w:cs="Times New Roman"/>
            <w:color w:val="000000"/>
            <w:kern w:val="0"/>
            <w:lang w:val="id-ID" w:eastAsia="id-ID" w:bidi="ar-SA"/>
          </w:rPr>
          <w:delText>.</w:delText>
        </w:r>
      </w:del>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proofErr w:type="spellStart"/>
      <w:r w:rsidR="00BA0E21">
        <w:rPr>
          <w:rFonts w:cs="Times New Roman"/>
          <w:color w:val="000000" w:themeColor="text1"/>
          <w:lang w:val="en-US"/>
        </w:rPr>
        <w:t>Iyuz</w:t>
      </w:r>
      <w:proofErr w:type="spellEnd"/>
      <w:r w:rsidR="00BA0E21">
        <w:rPr>
          <w:rFonts w:cs="Times New Roman"/>
          <w:color w:val="000000" w:themeColor="text1"/>
          <w:lang w:val="en-US"/>
        </w:rPr>
        <w:t xml:space="preserve"> Production</w:t>
      </w:r>
    </w:p>
    <w:p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BA0E21">
        <w:rPr>
          <w:color w:val="000000" w:themeColor="text1"/>
          <w:lang w:val="en-US"/>
        </w:rPr>
        <w:t xml:space="preserve">Dk. </w:t>
      </w:r>
      <w:proofErr w:type="spellStart"/>
      <w:r w:rsidR="00BA0E21">
        <w:rPr>
          <w:color w:val="000000" w:themeColor="text1"/>
          <w:lang w:val="en-US"/>
        </w:rPr>
        <w:t>Garung</w:t>
      </w:r>
      <w:proofErr w:type="spellEnd"/>
      <w:r w:rsidR="00BA0E21">
        <w:rPr>
          <w:color w:val="000000" w:themeColor="text1"/>
          <w:lang w:val="en-US"/>
        </w:rPr>
        <w:t xml:space="preserve"> </w:t>
      </w:r>
      <w:proofErr w:type="spellStart"/>
      <w:r w:rsidR="00BA0E21">
        <w:rPr>
          <w:color w:val="000000" w:themeColor="text1"/>
          <w:lang w:val="en-US"/>
        </w:rPr>
        <w:t>Lor</w:t>
      </w:r>
      <w:proofErr w:type="spellEnd"/>
      <w:r w:rsidR="00BA0E21">
        <w:rPr>
          <w:color w:val="000000" w:themeColor="text1"/>
          <w:lang w:val="en-US"/>
        </w:rPr>
        <w:t xml:space="preserve"> 004/001, </w:t>
      </w:r>
      <w:proofErr w:type="spellStart"/>
      <w:r w:rsidR="00BA0E21">
        <w:rPr>
          <w:color w:val="000000" w:themeColor="text1"/>
          <w:lang w:val="en-US"/>
        </w:rPr>
        <w:t>Kaliwungu</w:t>
      </w:r>
      <w:proofErr w:type="spellEnd"/>
      <w:r w:rsidR="00BA0E21">
        <w:rPr>
          <w:color w:val="000000" w:themeColor="text1"/>
          <w:lang w:val="en-US"/>
        </w:rPr>
        <w:t>, Kudus.</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BA0E21" w:rsidRPr="00BA0E21">
        <w:rPr>
          <w:rFonts w:cs="Times New Roman"/>
        </w:rPr>
        <w:t>(0291) 4250379</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BA0E21" w:rsidRPr="00BA0E21">
        <w:t xml:space="preserve"> </w:t>
      </w:r>
      <w:r w:rsidR="00BA0E21" w:rsidRPr="000921AC">
        <w:rPr>
          <w:rFonts w:cs="Times New Roman"/>
          <w:color w:val="000000" w:themeColor="text1"/>
          <w:lang w:val="en-US"/>
        </w:rPr>
        <w:t>iyuzproduction@gmail.com'</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BA0E21">
        <w:rPr>
          <w:rFonts w:cs="Times New Roman"/>
          <w:color w:val="000000" w:themeColor="text1"/>
          <w:lang w:val="en-US"/>
        </w:rPr>
        <w:t>Bp. Noor Aji Yusuf</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0921AC">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E0CD7" w:rsidRPr="000921AC" w:rsidRDefault="002952FC" w:rsidP="000921AC">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BA0E21">
        <w:rPr>
          <w:rFonts w:cs="Times New Roman"/>
          <w:color w:val="000000" w:themeColor="text1"/>
        </w:rPr>
        <w:t>0291-7512101</w:t>
      </w:r>
    </w:p>
    <w:p w:rsidR="00EF15BE" w:rsidRPr="000921AC"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BA0E21">
        <w:rPr>
          <w:rFonts w:cs="Times New Roman"/>
          <w:lang w:val="en-US"/>
        </w:rPr>
        <w:t>ga_03@sami-jf.co.id</w:t>
      </w:r>
    </w:p>
    <w:p w:rsidR="00EF15BE" w:rsidRPr="000921AC"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BA0E21">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E0731A" w:rsidRDefault="00E0731A" w:rsidP="000921AC">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E0731A" w:rsidRDefault="00E0731A" w:rsidP="000921AC">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 xml:space="preserve">Para </w:t>
      </w:r>
      <w:proofErr w:type="spellStart"/>
      <w:r w:rsidRPr="00E0731A">
        <w:rPr>
          <w:rFonts w:cs="Times New Roman"/>
          <w:color w:val="000000" w:themeColor="text1"/>
        </w:rPr>
        <w:t>Pihak</w:t>
      </w:r>
      <w:proofErr w:type="spellEnd"/>
      <w:r w:rsidRPr="00E0731A">
        <w:rPr>
          <w:rFonts w:cs="Times New Roman"/>
          <w:color w:val="000000" w:themeColor="text1"/>
        </w:rPr>
        <w:t xml:space="preserve"> </w:t>
      </w:r>
      <w:proofErr w:type="spellStart"/>
      <w:r w:rsidRPr="00E0731A">
        <w:rPr>
          <w:rFonts w:cs="Times New Roman"/>
          <w:color w:val="000000" w:themeColor="text1"/>
        </w:rPr>
        <w:t>berhak</w:t>
      </w:r>
      <w:proofErr w:type="spellEnd"/>
      <w:r w:rsidRPr="00E0731A">
        <w:rPr>
          <w:rFonts w:cs="Times New Roman"/>
          <w:color w:val="000000" w:themeColor="text1"/>
        </w:rPr>
        <w:t xml:space="preserve"> </w:t>
      </w:r>
      <w:proofErr w:type="spellStart"/>
      <w:r w:rsidRPr="00E0731A">
        <w:rPr>
          <w:rFonts w:cs="Times New Roman"/>
          <w:color w:val="000000" w:themeColor="text1"/>
        </w:rPr>
        <w:t>melakukan</w:t>
      </w:r>
      <w:proofErr w:type="spellEnd"/>
      <w:r w:rsidRPr="00E0731A">
        <w:rPr>
          <w:rFonts w:cs="Times New Roman"/>
          <w:color w:val="000000" w:themeColor="text1"/>
        </w:rPr>
        <w:t xml:space="preserve"> audit </w:t>
      </w:r>
      <w:proofErr w:type="spellStart"/>
      <w:r w:rsidRPr="00E0731A">
        <w:rPr>
          <w:rFonts w:cs="Times New Roman"/>
          <w:color w:val="000000" w:themeColor="text1"/>
        </w:rPr>
        <w:t>terhadap</w:t>
      </w:r>
      <w:proofErr w:type="spellEnd"/>
      <w:r w:rsidRPr="00E0731A">
        <w:rPr>
          <w:rFonts w:cs="Times New Roman"/>
          <w:color w:val="000000" w:themeColor="text1"/>
        </w:rPr>
        <w:t xml:space="preserve"> </w:t>
      </w:r>
      <w:proofErr w:type="spellStart"/>
      <w:r w:rsidRPr="00E0731A">
        <w:rPr>
          <w:rFonts w:cs="Times New Roman"/>
          <w:color w:val="000000" w:themeColor="text1"/>
        </w:rPr>
        <w:t>pelaksanaan</w:t>
      </w:r>
      <w:proofErr w:type="spellEnd"/>
      <w:r w:rsidRPr="00E0731A">
        <w:rPr>
          <w:rFonts w:cs="Times New Roman"/>
          <w:color w:val="000000" w:themeColor="text1"/>
        </w:rPr>
        <w:t xml:space="preserve"> </w:t>
      </w:r>
      <w:proofErr w:type="spellStart"/>
      <w:r w:rsidRPr="00E0731A">
        <w:rPr>
          <w:rFonts w:cs="Times New Roman"/>
          <w:color w:val="000000" w:themeColor="text1"/>
        </w:rPr>
        <w:t>perjanjian</w:t>
      </w:r>
      <w:proofErr w:type="spellEnd"/>
      <w:r w:rsidRPr="00E0731A">
        <w:rPr>
          <w:rFonts w:cs="Times New Roman"/>
          <w:color w:val="000000" w:themeColor="text1"/>
        </w:rPr>
        <w:t xml:space="preserve"> </w:t>
      </w:r>
      <w:proofErr w:type="spellStart"/>
      <w:r w:rsidRPr="00E0731A">
        <w:rPr>
          <w:rFonts w:cs="Times New Roman"/>
          <w:color w:val="000000" w:themeColor="text1"/>
        </w:rPr>
        <w:t>ini</w:t>
      </w:r>
      <w:proofErr w:type="spellEnd"/>
      <w:r w:rsidRPr="00E0731A">
        <w:rPr>
          <w:rFonts w:cs="Times New Roman"/>
          <w:color w:val="000000" w:themeColor="text1"/>
        </w:rPr>
        <w:t>.</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0921AC" w:rsidRDefault="00854395"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0921AC">
              <w:rPr>
                <w:rFonts w:ascii="Times New Roman" w:hAnsi="Times New Roman" w:cs="Times New Roman"/>
                <w:b/>
                <w:color w:val="000000" w:themeColor="text1"/>
                <w:sz w:val="24"/>
                <w:szCs w:val="24"/>
                <w:lang w:val="en-US"/>
              </w:rPr>
              <w:t>IYUZ PRODUCTION</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0921AC" w:rsidRDefault="00854395"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Noor Aji Yusuf</w:t>
            </w:r>
          </w:p>
          <w:p w:rsidR="007749D3" w:rsidRPr="004F2AF7" w:rsidRDefault="00854395"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574E24" w:rsidRDefault="006421C9"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0C3" w:rsidRDefault="005830C3" w:rsidP="001A0EC8">
      <w:pPr>
        <w:spacing w:after="0" w:line="240" w:lineRule="auto"/>
      </w:pPr>
      <w:r>
        <w:separator/>
      </w:r>
    </w:p>
  </w:endnote>
  <w:endnote w:type="continuationSeparator" w:id="0">
    <w:p w:rsidR="005830C3" w:rsidRDefault="005830C3"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sig w:usb0="800000AF" w:usb1="1001ECEA"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B20D06">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B20D06">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2E3279" w:rsidRPr="002E3279" w:rsidRDefault="002E3279" w:rsidP="002E3279">
    <w:pPr>
      <w:pStyle w:val="Footer"/>
      <w:rPr>
        <w:ins w:id="65" w:author="ROHAYATI" w:date="2024-06-13T13:05:00Z"/>
        <w:rFonts w:ascii="Times New Roman" w:hAnsi="Times New Roman" w:cs="Times New Roman"/>
        <w:color w:val="000000" w:themeColor="text1"/>
        <w:sz w:val="16"/>
        <w:szCs w:val="16"/>
      </w:rPr>
    </w:pPr>
    <w:ins w:id="66" w:author="ROHAYATI" w:date="2024-06-13T13:05:00Z">
      <w:r w:rsidRPr="002E3279">
        <w:rPr>
          <w:rFonts w:ascii="Times New Roman" w:hAnsi="Times New Roman" w:cs="Times New Roman"/>
          <w:color w:val="000000" w:themeColor="text1"/>
          <w:sz w:val="16"/>
          <w:szCs w:val="16"/>
        </w:rPr>
        <w:t>SAMIJF/LKM-LA/06-2024/086</w:t>
      </w:r>
    </w:ins>
  </w:p>
  <w:p w:rsidR="0020747D" w:rsidRPr="000A1972" w:rsidDel="002E3279" w:rsidRDefault="0020747D" w:rsidP="0020747D">
    <w:pPr>
      <w:pStyle w:val="Footer"/>
      <w:rPr>
        <w:del w:id="67" w:author="ROHAYATI" w:date="2024-06-13T13:05:00Z"/>
        <w:rFonts w:ascii="Times New Roman" w:hAnsi="Times New Roman" w:cs="Times New Roman"/>
        <w:color w:val="000000" w:themeColor="text1"/>
        <w:sz w:val="16"/>
        <w:szCs w:val="16"/>
        <w:lang w:val="en-US"/>
      </w:rPr>
    </w:pPr>
    <w:del w:id="68" w:author="ROHAYATI" w:date="2024-06-11T12:58:00Z">
      <w:r w:rsidRPr="0020747D" w:rsidDel="000A1972">
        <w:rPr>
          <w:rFonts w:ascii="Times New Roman" w:hAnsi="Times New Roman" w:cs="Times New Roman"/>
          <w:color w:val="000000" w:themeColor="text1"/>
          <w:sz w:val="16"/>
          <w:szCs w:val="16"/>
        </w:rPr>
        <w:delText>SAMIJF/LKM-LA/06-2023/078</w:delText>
      </w:r>
    </w:del>
  </w:p>
  <w:p w:rsidR="00B42BD1" w:rsidRPr="001A1104" w:rsidRDefault="00CB1BE2" w:rsidP="00F33B45">
    <w:pPr>
      <w:pStyle w:val="Default"/>
      <w:spacing w:line="276" w:lineRule="auto"/>
      <w:rPr>
        <w:color w:val="000000" w:themeColor="text1"/>
        <w:sz w:val="16"/>
        <w:szCs w:val="16"/>
      </w:rPr>
    </w:pPr>
    <w:r>
      <w:rPr>
        <w:color w:val="000000" w:themeColor="text1"/>
        <w:sz w:val="16"/>
        <w:szCs w:val="16"/>
        <w:lang w:val="en-US"/>
      </w:rPr>
      <w:t>IYUZ PRODUCTION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0C3" w:rsidRDefault="005830C3" w:rsidP="001A0EC8">
      <w:pPr>
        <w:spacing w:after="0" w:line="240" w:lineRule="auto"/>
      </w:pPr>
      <w:r>
        <w:separator/>
      </w:r>
    </w:p>
  </w:footnote>
  <w:footnote w:type="continuationSeparator" w:id="0">
    <w:p w:rsidR="005830C3" w:rsidRDefault="005830C3"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0" w:insDel="0" w:formatting="0"/>
  <w:trackRevisions/>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21AC"/>
    <w:rsid w:val="00093071"/>
    <w:rsid w:val="000A1972"/>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0747D"/>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279"/>
    <w:rsid w:val="002E36F1"/>
    <w:rsid w:val="002E3882"/>
    <w:rsid w:val="002E3D4A"/>
    <w:rsid w:val="002E634B"/>
    <w:rsid w:val="002F2DE3"/>
    <w:rsid w:val="002F2FBD"/>
    <w:rsid w:val="00313CF4"/>
    <w:rsid w:val="00313F6B"/>
    <w:rsid w:val="003213F6"/>
    <w:rsid w:val="00335E29"/>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27CB2"/>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4E24"/>
    <w:rsid w:val="00575435"/>
    <w:rsid w:val="005830C3"/>
    <w:rsid w:val="005A6D39"/>
    <w:rsid w:val="005B05C3"/>
    <w:rsid w:val="005B2481"/>
    <w:rsid w:val="005C1299"/>
    <w:rsid w:val="005C1806"/>
    <w:rsid w:val="005D74EB"/>
    <w:rsid w:val="005F72BA"/>
    <w:rsid w:val="006007C3"/>
    <w:rsid w:val="0060474E"/>
    <w:rsid w:val="006257F5"/>
    <w:rsid w:val="00637F9E"/>
    <w:rsid w:val="006421C9"/>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4395"/>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5BA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20D06"/>
    <w:rsid w:val="00B33166"/>
    <w:rsid w:val="00B41120"/>
    <w:rsid w:val="00B42BD1"/>
    <w:rsid w:val="00B44053"/>
    <w:rsid w:val="00B674C0"/>
    <w:rsid w:val="00B752B9"/>
    <w:rsid w:val="00B8566F"/>
    <w:rsid w:val="00B907C6"/>
    <w:rsid w:val="00B97F45"/>
    <w:rsid w:val="00BA0E21"/>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B1BE2"/>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930F0"/>
    <w:rsid w:val="00E94CFB"/>
    <w:rsid w:val="00EA31F6"/>
    <w:rsid w:val="00EA7074"/>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EEED7AA6-E36A-49F9-B059-84E7A9C1F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6B892B-88A6-4935-9D39-C3796370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7</Pages>
  <Words>2171</Words>
  <Characters>12376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11</cp:revision>
  <cp:lastPrinted>2024-06-13T06:05:00Z</cp:lastPrinted>
  <dcterms:created xsi:type="dcterms:W3CDTF">2022-05-24T06:30:00Z</dcterms:created>
  <dcterms:modified xsi:type="dcterms:W3CDTF">2024-06-13T07:16:00Z</dcterms:modified>
</cp:coreProperties>
</file>