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442" w:rsidRPr="004F2AF7" w:rsidRDefault="00176442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PERJANJIAN </w:t>
      </w:r>
      <w:r w:rsidR="005B2481" w:rsidRPr="004F2AF7">
        <w:rPr>
          <w:b/>
          <w:bCs/>
          <w:color w:val="000000" w:themeColor="text1"/>
        </w:rPr>
        <w:t xml:space="preserve">KONTRAK </w:t>
      </w:r>
      <w:r w:rsidRPr="004F2AF7">
        <w:rPr>
          <w:b/>
          <w:bCs/>
          <w:color w:val="000000" w:themeColor="text1"/>
        </w:rPr>
        <w:t>KERJASAMA</w:t>
      </w:r>
    </w:p>
    <w:p w:rsidR="00A62477" w:rsidRPr="004F2AF7" w:rsidRDefault="00A62477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antara</w:t>
      </w:r>
    </w:p>
    <w:p w:rsidR="00176442" w:rsidRPr="004F2AF7" w:rsidRDefault="006034AE" w:rsidP="004F2AF7">
      <w:pPr>
        <w:pStyle w:val="Default"/>
        <w:spacing w:line="276" w:lineRule="auto"/>
        <w:jc w:val="center"/>
        <w:rPr>
          <w:color w:val="000000" w:themeColor="text1"/>
          <w:lang w:val="en-US"/>
        </w:rPr>
      </w:pPr>
      <w:r>
        <w:rPr>
          <w:b/>
          <w:bCs/>
          <w:color w:val="000000" w:themeColor="text1"/>
        </w:rPr>
        <w:t>PT. KONSUIL Perdana Indonesia Area Kudus</w:t>
      </w:r>
    </w:p>
    <w:p w:rsidR="00176442" w:rsidRPr="004F2AF7" w:rsidRDefault="00176442" w:rsidP="004F2AF7">
      <w:pPr>
        <w:pStyle w:val="Default"/>
        <w:spacing w:line="276" w:lineRule="auto"/>
        <w:jc w:val="center"/>
        <w:rPr>
          <w:b/>
          <w:color w:val="000000" w:themeColor="text1"/>
        </w:rPr>
      </w:pPr>
      <w:r w:rsidRPr="004F2AF7">
        <w:rPr>
          <w:b/>
          <w:color w:val="000000" w:themeColor="text1"/>
        </w:rPr>
        <w:t>dengan</w:t>
      </w:r>
    </w:p>
    <w:p w:rsidR="00176442" w:rsidRPr="004F2AF7" w:rsidRDefault="00374E42" w:rsidP="004F2AF7">
      <w:pPr>
        <w:pStyle w:val="Default"/>
        <w:pBdr>
          <w:bottom w:val="double" w:sz="6" w:space="1" w:color="auto"/>
        </w:pBdr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PT. </w:t>
      </w:r>
      <w:r w:rsidR="004C397A" w:rsidRPr="004F2AF7">
        <w:rPr>
          <w:b/>
          <w:bCs/>
          <w:color w:val="000000" w:themeColor="text1"/>
        </w:rPr>
        <w:t>SEMARANG AUTOCOMP MANUFACTURING INDONESIA</w:t>
      </w:r>
      <w:r w:rsidR="003567B4" w:rsidRPr="004F2AF7">
        <w:rPr>
          <w:b/>
          <w:bCs/>
          <w:color w:val="000000" w:themeColor="text1"/>
        </w:rPr>
        <w:t xml:space="preserve"> (PT.SAMI)</w:t>
      </w:r>
    </w:p>
    <w:p w:rsidR="00166ACC" w:rsidRPr="00FB3435" w:rsidRDefault="00166ACC" w:rsidP="004F2AF7">
      <w:pPr>
        <w:pStyle w:val="Default"/>
        <w:spacing w:line="276" w:lineRule="auto"/>
        <w:jc w:val="center"/>
        <w:rPr>
          <w:color w:val="000000" w:themeColor="text1"/>
          <w:lang w:val="en-US"/>
          <w:rPrChange w:id="0" w:author="ROHAYATI" w:date="2023-11-30T14:10:00Z">
            <w:rPr>
              <w:color w:val="000000" w:themeColor="text1"/>
            </w:rPr>
          </w:rPrChange>
        </w:rPr>
      </w:pPr>
      <w:del w:id="1" w:author="ROHAYATI" w:date="2023-11-30T14:10:00Z">
        <w:r w:rsidRPr="00166ACC" w:rsidDel="00FB3435">
          <w:rPr>
            <w:color w:val="000000" w:themeColor="text1"/>
          </w:rPr>
          <w:delText>SAMIJF/LKM-LA/11-2022/155</w:delText>
        </w:r>
      </w:del>
      <w:ins w:id="2" w:author="ROHAYATI" w:date="2023-11-30T14:10:00Z">
        <w:r w:rsidR="00FB3435">
          <w:rPr>
            <w:color w:val="000000" w:themeColor="text1"/>
            <w:lang w:val="en-US"/>
          </w:rPr>
          <w:t>………………………………</w:t>
        </w:r>
      </w:ins>
    </w:p>
    <w:p w:rsidR="00F33B45" w:rsidRPr="004F2AF7" w:rsidRDefault="00F33B45" w:rsidP="004F2AF7">
      <w:pPr>
        <w:pStyle w:val="Default"/>
        <w:spacing w:line="276" w:lineRule="auto"/>
        <w:jc w:val="center"/>
        <w:rPr>
          <w:color w:val="000000" w:themeColor="text1"/>
          <w:lang w:val="en-US"/>
        </w:rPr>
      </w:pPr>
    </w:p>
    <w:p w:rsidR="00176442" w:rsidRPr="004F2AF7" w:rsidRDefault="00176442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color w:val="000000" w:themeColor="text1"/>
        </w:rPr>
        <w:t xml:space="preserve">Pada hari </w:t>
      </w:r>
      <w:del w:id="3" w:author="ROHAYATI" w:date="2023-11-30T14:10:00Z">
        <w:r w:rsidR="009A540F" w:rsidDel="00FB3435">
          <w:rPr>
            <w:color w:val="000000" w:themeColor="text1"/>
            <w:lang w:val="en-US"/>
          </w:rPr>
          <w:delText>Selasa</w:delText>
        </w:r>
      </w:del>
      <w:proofErr w:type="spellStart"/>
      <w:ins w:id="4" w:author="ROHAYATI" w:date="2023-11-30T14:10:00Z">
        <w:r w:rsidR="00FB3435">
          <w:rPr>
            <w:color w:val="000000" w:themeColor="text1"/>
            <w:lang w:val="en-US"/>
          </w:rPr>
          <w:t>Rabu</w:t>
        </w:r>
      </w:ins>
      <w:proofErr w:type="spellEnd"/>
      <w:r w:rsidR="009A540F">
        <w:rPr>
          <w:color w:val="000000" w:themeColor="text1"/>
          <w:lang w:val="en-US"/>
        </w:rPr>
        <w:t xml:space="preserve">, </w:t>
      </w:r>
      <w:proofErr w:type="spellStart"/>
      <w:r w:rsidR="009A540F">
        <w:rPr>
          <w:color w:val="000000" w:themeColor="text1"/>
          <w:lang w:val="en-US"/>
        </w:rPr>
        <w:t>tanggal</w:t>
      </w:r>
      <w:proofErr w:type="spellEnd"/>
      <w:r w:rsidR="009A540F">
        <w:rPr>
          <w:color w:val="000000" w:themeColor="text1"/>
          <w:lang w:val="en-US"/>
        </w:rPr>
        <w:t xml:space="preserve"> </w:t>
      </w:r>
      <w:proofErr w:type="spellStart"/>
      <w:r w:rsidR="009A540F">
        <w:rPr>
          <w:color w:val="000000" w:themeColor="text1"/>
          <w:lang w:val="en-US"/>
        </w:rPr>
        <w:t>satu</w:t>
      </w:r>
      <w:proofErr w:type="spellEnd"/>
      <w:r w:rsidR="009A540F">
        <w:rPr>
          <w:color w:val="000000" w:themeColor="text1"/>
          <w:lang w:val="en-US"/>
        </w:rPr>
        <w:t xml:space="preserve"> </w:t>
      </w:r>
      <w:proofErr w:type="spellStart"/>
      <w:r w:rsidR="009A540F">
        <w:rPr>
          <w:color w:val="000000" w:themeColor="text1"/>
          <w:lang w:val="en-US"/>
        </w:rPr>
        <w:t>bulan</w:t>
      </w:r>
      <w:proofErr w:type="spellEnd"/>
      <w:r w:rsidR="009A540F">
        <w:rPr>
          <w:color w:val="000000" w:themeColor="text1"/>
          <w:lang w:val="en-US"/>
        </w:rPr>
        <w:t xml:space="preserve"> November </w:t>
      </w:r>
      <w:proofErr w:type="spellStart"/>
      <w:r w:rsidR="009A540F">
        <w:rPr>
          <w:color w:val="000000" w:themeColor="text1"/>
          <w:lang w:val="en-US"/>
        </w:rPr>
        <w:t>tahun</w:t>
      </w:r>
      <w:proofErr w:type="spellEnd"/>
      <w:r w:rsidR="009A540F">
        <w:rPr>
          <w:color w:val="000000" w:themeColor="text1"/>
          <w:lang w:val="en-US"/>
        </w:rPr>
        <w:t xml:space="preserve"> </w:t>
      </w:r>
      <w:proofErr w:type="spellStart"/>
      <w:r w:rsidR="009A540F">
        <w:rPr>
          <w:color w:val="000000" w:themeColor="text1"/>
          <w:lang w:val="en-US"/>
        </w:rPr>
        <w:t>dua</w:t>
      </w:r>
      <w:proofErr w:type="spellEnd"/>
      <w:r w:rsidR="009A540F">
        <w:rPr>
          <w:color w:val="000000" w:themeColor="text1"/>
          <w:lang w:val="en-US"/>
        </w:rPr>
        <w:t xml:space="preserve"> </w:t>
      </w:r>
      <w:proofErr w:type="spellStart"/>
      <w:r w:rsidR="009A540F">
        <w:rPr>
          <w:color w:val="000000" w:themeColor="text1"/>
          <w:lang w:val="en-US"/>
        </w:rPr>
        <w:t>ribu</w:t>
      </w:r>
      <w:proofErr w:type="spellEnd"/>
      <w:r w:rsidR="009A540F">
        <w:rPr>
          <w:color w:val="000000" w:themeColor="text1"/>
          <w:lang w:val="en-US"/>
        </w:rPr>
        <w:t xml:space="preserve"> </w:t>
      </w:r>
      <w:proofErr w:type="spellStart"/>
      <w:r w:rsidR="009A540F">
        <w:rPr>
          <w:color w:val="000000" w:themeColor="text1"/>
          <w:lang w:val="en-US"/>
        </w:rPr>
        <w:t>dua</w:t>
      </w:r>
      <w:proofErr w:type="spellEnd"/>
      <w:r w:rsidR="009A540F">
        <w:rPr>
          <w:color w:val="000000" w:themeColor="text1"/>
          <w:lang w:val="en-US"/>
        </w:rPr>
        <w:t xml:space="preserve"> </w:t>
      </w:r>
      <w:proofErr w:type="spellStart"/>
      <w:r w:rsidR="009A540F">
        <w:rPr>
          <w:color w:val="000000" w:themeColor="text1"/>
          <w:lang w:val="en-US"/>
        </w:rPr>
        <w:t>puluh</w:t>
      </w:r>
      <w:proofErr w:type="spellEnd"/>
      <w:r w:rsidR="009A540F">
        <w:rPr>
          <w:color w:val="000000" w:themeColor="text1"/>
          <w:lang w:val="en-US"/>
        </w:rPr>
        <w:t xml:space="preserve"> </w:t>
      </w:r>
      <w:proofErr w:type="spellStart"/>
      <w:ins w:id="5" w:author="ROHAYATI" w:date="2023-11-30T14:10:00Z">
        <w:r w:rsidR="00FB3435">
          <w:rPr>
            <w:color w:val="000000" w:themeColor="text1"/>
            <w:lang w:val="en-US"/>
          </w:rPr>
          <w:t>tiga</w:t>
        </w:r>
      </w:ins>
      <w:proofErr w:type="spellEnd"/>
      <w:del w:id="6" w:author="ROHAYATI" w:date="2023-11-30T14:10:00Z">
        <w:r w:rsidR="009A540F" w:rsidDel="00FB3435">
          <w:rPr>
            <w:color w:val="000000" w:themeColor="text1"/>
            <w:lang w:val="en-US"/>
          </w:rPr>
          <w:delText>dua</w:delText>
        </w:r>
      </w:del>
      <w:r w:rsidR="009A540F">
        <w:rPr>
          <w:color w:val="000000" w:themeColor="text1"/>
          <w:lang w:val="en-US"/>
        </w:rPr>
        <w:t xml:space="preserve"> (01-11-202</w:t>
      </w:r>
      <w:ins w:id="7" w:author="ROHAYATI" w:date="2023-11-30T14:10:00Z">
        <w:r w:rsidR="00FB3435">
          <w:rPr>
            <w:color w:val="000000" w:themeColor="text1"/>
            <w:lang w:val="en-US"/>
          </w:rPr>
          <w:t>3</w:t>
        </w:r>
      </w:ins>
      <w:del w:id="8" w:author="ROHAYATI" w:date="2023-11-30T14:10:00Z">
        <w:r w:rsidR="009A540F" w:rsidDel="00FB3435">
          <w:rPr>
            <w:color w:val="000000" w:themeColor="text1"/>
            <w:lang w:val="en-US"/>
          </w:rPr>
          <w:delText>2</w:delText>
        </w:r>
      </w:del>
      <w:r w:rsidR="009A540F">
        <w:rPr>
          <w:color w:val="000000" w:themeColor="text1"/>
          <w:lang w:val="en-US"/>
        </w:rPr>
        <w:t>),</w:t>
      </w:r>
      <w:r w:rsidR="00F33B45" w:rsidRPr="004F2AF7">
        <w:rPr>
          <w:i/>
          <w:color w:val="000000" w:themeColor="text1"/>
          <w:lang w:val="en-US"/>
        </w:rPr>
        <w:t xml:space="preserve"> </w:t>
      </w:r>
      <w:r w:rsidRPr="004F2AF7">
        <w:rPr>
          <w:color w:val="000000" w:themeColor="text1"/>
        </w:rPr>
        <w:t xml:space="preserve">bertempat di </w:t>
      </w:r>
      <w:proofErr w:type="spellStart"/>
      <w:r w:rsidR="009A540F">
        <w:rPr>
          <w:bCs/>
          <w:color w:val="000000" w:themeColor="text1"/>
          <w:lang w:val="en-US"/>
        </w:rPr>
        <w:t>Jepara</w:t>
      </w:r>
      <w:proofErr w:type="spellEnd"/>
      <w:r w:rsidR="00A62477" w:rsidRPr="004F2AF7">
        <w:rPr>
          <w:color w:val="000000" w:themeColor="text1"/>
        </w:rPr>
        <w:t xml:space="preserve">, telah disepakati </w:t>
      </w:r>
      <w:r w:rsidRPr="004F2AF7">
        <w:rPr>
          <w:color w:val="000000" w:themeColor="text1"/>
        </w:rPr>
        <w:t xml:space="preserve">perjanjian </w:t>
      </w:r>
      <w:r w:rsidR="000F7A42" w:rsidRPr="004F2AF7">
        <w:rPr>
          <w:bCs/>
          <w:iCs/>
          <w:color w:val="000000" w:themeColor="text1"/>
        </w:rPr>
        <w:t>k</w:t>
      </w:r>
      <w:r w:rsidRPr="004F2AF7">
        <w:rPr>
          <w:bCs/>
          <w:iCs/>
          <w:color w:val="000000" w:themeColor="text1"/>
        </w:rPr>
        <w:t>e</w:t>
      </w:r>
      <w:r w:rsidR="00A81572" w:rsidRPr="004F2AF7">
        <w:rPr>
          <w:bCs/>
          <w:iCs/>
          <w:color w:val="000000" w:themeColor="text1"/>
        </w:rPr>
        <w:t>rjasama</w:t>
      </w:r>
      <w:r w:rsidR="003F5ED0" w:rsidRPr="004F2AF7">
        <w:rPr>
          <w:bCs/>
          <w:iCs/>
          <w:color w:val="000000" w:themeColor="text1"/>
        </w:rPr>
        <w:t xml:space="preserve"> </w:t>
      </w:r>
      <w:r w:rsidR="00A62477" w:rsidRPr="004F2AF7">
        <w:rPr>
          <w:color w:val="000000" w:themeColor="text1"/>
        </w:rPr>
        <w:t>oleh dan antara</w:t>
      </w:r>
      <w:r w:rsidRPr="004F2AF7">
        <w:rPr>
          <w:color w:val="000000" w:themeColor="text1"/>
        </w:rPr>
        <w:t xml:space="preserve">: </w:t>
      </w:r>
    </w:p>
    <w:p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</w:p>
    <w:p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color w:val="000000" w:themeColor="text1"/>
        </w:rPr>
        <w:t>Nama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6034AE">
        <w:rPr>
          <w:color w:val="000000" w:themeColor="text1"/>
        </w:rPr>
        <w:t>Sumaryono</w:t>
      </w:r>
    </w:p>
    <w:p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color w:val="000000" w:themeColor="text1"/>
        </w:rPr>
        <w:t>Jabatan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6034AE">
        <w:rPr>
          <w:color w:val="000000" w:themeColor="text1"/>
        </w:rPr>
        <w:t>Manager Area</w:t>
      </w:r>
    </w:p>
    <w:p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color w:val="000000" w:themeColor="text1"/>
        </w:rPr>
        <w:t>Alamat kantor</w:t>
      </w:r>
      <w:r w:rsidRPr="004F2AF7">
        <w:rPr>
          <w:color w:val="000000" w:themeColor="text1"/>
        </w:rPr>
        <w:tab/>
        <w:t xml:space="preserve">: </w:t>
      </w:r>
      <w:r w:rsidR="006034AE">
        <w:rPr>
          <w:color w:val="000000" w:themeColor="text1"/>
        </w:rPr>
        <w:t xml:space="preserve">Jl. </w:t>
      </w:r>
      <w:r w:rsidR="001A5A88">
        <w:rPr>
          <w:color w:val="000000" w:themeColor="text1"/>
          <w:lang w:val="en-US"/>
        </w:rPr>
        <w:t>R</w:t>
      </w:r>
      <w:r w:rsidR="006034AE">
        <w:rPr>
          <w:color w:val="000000" w:themeColor="text1"/>
        </w:rPr>
        <w:t xml:space="preserve"> </w:t>
      </w:r>
      <w:r w:rsidR="001A5A88">
        <w:rPr>
          <w:color w:val="000000" w:themeColor="text1"/>
          <w:lang w:val="en-US"/>
        </w:rPr>
        <w:t>A</w:t>
      </w:r>
      <w:r w:rsidR="006034AE">
        <w:rPr>
          <w:color w:val="000000" w:themeColor="text1"/>
        </w:rPr>
        <w:t>gil Kusumadya Gang IV Jatikulon RT 02 RW 02 Kab. Kudus</w:t>
      </w:r>
    </w:p>
    <w:p w:rsidR="00041EE8" w:rsidRPr="004F2AF7" w:rsidRDefault="00041EE8" w:rsidP="004F2AF7">
      <w:pPr>
        <w:pStyle w:val="Default"/>
        <w:spacing w:line="276" w:lineRule="auto"/>
        <w:jc w:val="both"/>
        <w:rPr>
          <w:bCs/>
          <w:color w:val="000000" w:themeColor="text1"/>
        </w:rPr>
      </w:pPr>
      <w:r w:rsidRPr="004F2AF7">
        <w:rPr>
          <w:color w:val="000000" w:themeColor="text1"/>
        </w:rPr>
        <w:t xml:space="preserve">Bertindak untuk dan atas nama </w:t>
      </w:r>
      <w:r w:rsidR="006034AE">
        <w:rPr>
          <w:color w:val="000000" w:themeColor="text1"/>
        </w:rPr>
        <w:t>PT. KONSUIL Perdana Indonesia Area kudus</w:t>
      </w:r>
      <w:r w:rsidR="009A540F">
        <w:rPr>
          <w:color w:val="000000" w:themeColor="text1"/>
          <w:lang w:val="en-US"/>
        </w:rPr>
        <w:t>,</w:t>
      </w:r>
      <w:r w:rsidRPr="004F2AF7">
        <w:rPr>
          <w:color w:val="000000" w:themeColor="text1"/>
        </w:rPr>
        <w:t xml:space="preserve"> untuk selanjutnya disebut </w:t>
      </w:r>
      <w:r w:rsidRPr="004F2AF7">
        <w:rPr>
          <w:b/>
          <w:bCs/>
          <w:color w:val="000000" w:themeColor="text1"/>
        </w:rPr>
        <w:t>Pihak Pertama.</w:t>
      </w:r>
    </w:p>
    <w:p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</w:p>
    <w:p w:rsidR="001A1104" w:rsidRPr="005A318F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Nama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857E78">
        <w:rPr>
          <w:color w:val="000000" w:themeColor="text1"/>
          <w:lang w:val="en-US"/>
        </w:rPr>
        <w:t xml:space="preserve">Kawasaki </w:t>
      </w:r>
      <w:proofErr w:type="spellStart"/>
      <w:r w:rsidR="00857E78">
        <w:rPr>
          <w:color w:val="000000" w:themeColor="text1"/>
          <w:lang w:val="en-US"/>
        </w:rPr>
        <w:t>Nozomi</w:t>
      </w:r>
      <w:proofErr w:type="spellEnd"/>
    </w:p>
    <w:p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color w:val="000000" w:themeColor="text1"/>
        </w:rPr>
        <w:t>Jabatan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>: Direktur</w:t>
      </w:r>
    </w:p>
    <w:p w:rsidR="001A1104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Alamat kantor</w:t>
      </w:r>
      <w:r w:rsidRPr="004F2AF7">
        <w:rPr>
          <w:color w:val="000000" w:themeColor="text1"/>
        </w:rPr>
        <w:tab/>
        <w:t xml:space="preserve">: </w:t>
      </w:r>
      <w:r w:rsidR="00002861">
        <w:rPr>
          <w:color w:val="000000" w:themeColor="text1"/>
          <w:lang w:val="en-US"/>
        </w:rPr>
        <w:t xml:space="preserve">Head Office </w:t>
      </w:r>
      <w:r w:rsidRPr="004F2AF7">
        <w:rPr>
          <w:color w:val="000000" w:themeColor="text1"/>
        </w:rPr>
        <w:t>Jl. Walisongo Km. 9,8 Tugurejo, Tugu, Semarang, Jawa Tengah</w:t>
      </w:r>
    </w:p>
    <w:p w:rsidR="00002861" w:rsidRDefault="00002861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Branch Office </w:t>
      </w:r>
      <w:r w:rsidRPr="00041EE8">
        <w:rPr>
          <w:color w:val="000000" w:themeColor="text1"/>
        </w:rPr>
        <w:t>Jl.</w:t>
      </w:r>
      <w:r>
        <w:rPr>
          <w:color w:val="000000" w:themeColor="text1"/>
          <w:lang w:val="en-US"/>
        </w:rPr>
        <w:t xml:space="preserve"> Raya </w:t>
      </w:r>
      <w:proofErr w:type="spellStart"/>
      <w:r>
        <w:rPr>
          <w:color w:val="000000" w:themeColor="text1"/>
          <w:lang w:val="en-US"/>
        </w:rPr>
        <w:t>Jepara</w:t>
      </w:r>
      <w:proofErr w:type="spellEnd"/>
      <w:r>
        <w:rPr>
          <w:color w:val="000000" w:themeColor="text1"/>
          <w:lang w:val="en-US"/>
        </w:rPr>
        <w:t xml:space="preserve"> Kudus KM 28 Ds. </w:t>
      </w:r>
      <w:proofErr w:type="spellStart"/>
      <w:r>
        <w:rPr>
          <w:color w:val="000000" w:themeColor="text1"/>
          <w:lang w:val="en-US"/>
        </w:rPr>
        <w:t>Sengonbugel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t>Kec</w:t>
      </w:r>
      <w:proofErr w:type="spellEnd"/>
      <w:r>
        <w:rPr>
          <w:color w:val="000000" w:themeColor="text1"/>
          <w:lang w:val="en-US"/>
        </w:rPr>
        <w:t xml:space="preserve">. </w:t>
      </w:r>
      <w:proofErr w:type="spellStart"/>
      <w:r>
        <w:rPr>
          <w:color w:val="000000" w:themeColor="text1"/>
          <w:lang w:val="en-US"/>
        </w:rPr>
        <w:t>Mayong</w:t>
      </w:r>
      <w:proofErr w:type="spellEnd"/>
      <w:r>
        <w:rPr>
          <w:color w:val="000000" w:themeColor="text1"/>
          <w:lang w:val="en-US"/>
        </w:rPr>
        <w:t xml:space="preserve"> </w:t>
      </w:r>
    </w:p>
    <w:p w:rsidR="00002861" w:rsidRPr="00002861" w:rsidRDefault="00002861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 </w:t>
      </w:r>
      <w:proofErr w:type="spellStart"/>
      <w:r>
        <w:rPr>
          <w:color w:val="000000" w:themeColor="text1"/>
          <w:lang w:val="en-US"/>
        </w:rPr>
        <w:t>Kab</w:t>
      </w:r>
      <w:proofErr w:type="spellEnd"/>
      <w:r>
        <w:rPr>
          <w:color w:val="000000" w:themeColor="text1"/>
          <w:lang w:val="en-US"/>
        </w:rPr>
        <w:t xml:space="preserve">. </w:t>
      </w:r>
      <w:proofErr w:type="spellStart"/>
      <w:r>
        <w:rPr>
          <w:color w:val="000000" w:themeColor="text1"/>
          <w:lang w:val="en-US"/>
        </w:rPr>
        <w:t>Jepara</w:t>
      </w:r>
      <w:proofErr w:type="spellEnd"/>
    </w:p>
    <w:p w:rsidR="00041EE8" w:rsidRPr="004F2AF7" w:rsidRDefault="00041EE8" w:rsidP="004F2AF7">
      <w:pPr>
        <w:pStyle w:val="Default"/>
        <w:spacing w:line="276" w:lineRule="auto"/>
        <w:jc w:val="both"/>
        <w:rPr>
          <w:bCs/>
          <w:color w:val="000000" w:themeColor="text1"/>
        </w:rPr>
      </w:pPr>
      <w:r w:rsidRPr="004F2AF7">
        <w:rPr>
          <w:color w:val="000000" w:themeColor="text1"/>
        </w:rPr>
        <w:t>Bertindak untuk dan atas nama</w:t>
      </w:r>
      <w:r w:rsidR="0060474E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 xml:space="preserve">PT. Semarang Autocomp Manufacturing Indonesia, untuk selanjutnya disebut </w:t>
      </w:r>
      <w:r w:rsidRPr="004F2AF7">
        <w:rPr>
          <w:b/>
          <w:bCs/>
          <w:color w:val="000000" w:themeColor="text1"/>
        </w:rPr>
        <w:t>Pihak Kedua.</w:t>
      </w:r>
    </w:p>
    <w:p w:rsidR="001A0EC8" w:rsidRPr="004F2AF7" w:rsidRDefault="001A0EC8" w:rsidP="004F2AF7">
      <w:pPr>
        <w:pStyle w:val="Default"/>
        <w:spacing w:line="276" w:lineRule="auto"/>
        <w:jc w:val="both"/>
        <w:rPr>
          <w:color w:val="000000" w:themeColor="text1"/>
        </w:rPr>
      </w:pPr>
    </w:p>
    <w:p w:rsidR="007F2280" w:rsidRPr="004F2AF7" w:rsidRDefault="00B752B9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Pihak Pertama</w:t>
      </w:r>
      <w:r w:rsidRPr="004F2AF7">
        <w:rPr>
          <w:color w:val="000000" w:themeColor="text1"/>
        </w:rPr>
        <w:t xml:space="preserve"> dan </w:t>
      </w:r>
      <w:r w:rsidR="00055704" w:rsidRPr="004F2AF7">
        <w:rPr>
          <w:b/>
          <w:color w:val="000000" w:themeColor="text1"/>
        </w:rPr>
        <w:t>Pihak Kedua</w:t>
      </w:r>
      <w:r w:rsidR="00052833" w:rsidRPr="004F2AF7">
        <w:rPr>
          <w:color w:val="000000" w:themeColor="text1"/>
        </w:rPr>
        <w:t xml:space="preserve"> </w:t>
      </w:r>
      <w:r w:rsidR="00B674C0" w:rsidRPr="004F2AF7">
        <w:rPr>
          <w:color w:val="000000" w:themeColor="text1"/>
        </w:rPr>
        <w:t xml:space="preserve">masing - </w:t>
      </w:r>
      <w:r w:rsidRPr="004F2AF7">
        <w:rPr>
          <w:color w:val="000000" w:themeColor="text1"/>
        </w:rPr>
        <w:t>masing dis</w:t>
      </w:r>
      <w:r w:rsidR="00B674C0" w:rsidRPr="004F2AF7">
        <w:rPr>
          <w:color w:val="000000" w:themeColor="text1"/>
        </w:rPr>
        <w:t xml:space="preserve">ebut </w:t>
      </w:r>
      <w:r w:rsidR="00B674C0" w:rsidRPr="004F2AF7">
        <w:rPr>
          <w:b/>
          <w:color w:val="000000" w:themeColor="text1"/>
        </w:rPr>
        <w:t>Pihak</w:t>
      </w:r>
      <w:r w:rsidR="00B674C0" w:rsidRPr="004F2AF7">
        <w:rPr>
          <w:color w:val="000000" w:themeColor="text1"/>
        </w:rPr>
        <w:t xml:space="preserve"> dan secara bersama - </w:t>
      </w:r>
      <w:r w:rsidR="00052833" w:rsidRPr="004F2AF7">
        <w:rPr>
          <w:color w:val="000000" w:themeColor="text1"/>
        </w:rPr>
        <w:t xml:space="preserve">sama disebut </w:t>
      </w:r>
      <w:r w:rsidR="00052833" w:rsidRPr="004F2AF7">
        <w:rPr>
          <w:b/>
          <w:color w:val="000000" w:themeColor="text1"/>
        </w:rPr>
        <w:t xml:space="preserve">Para </w:t>
      </w:r>
      <w:r w:rsidRPr="004F2AF7">
        <w:rPr>
          <w:b/>
          <w:color w:val="000000" w:themeColor="text1"/>
        </w:rPr>
        <w:t>Pihak</w:t>
      </w:r>
      <w:r w:rsidRPr="004F2AF7">
        <w:rPr>
          <w:color w:val="000000" w:themeColor="text1"/>
        </w:rPr>
        <w:t>.</w:t>
      </w:r>
    </w:p>
    <w:p w:rsidR="000F7A42" w:rsidRPr="004F2AF7" w:rsidRDefault="000F7A42" w:rsidP="004F2AF7">
      <w:pPr>
        <w:pStyle w:val="Default"/>
        <w:spacing w:line="276" w:lineRule="auto"/>
        <w:jc w:val="both"/>
        <w:rPr>
          <w:color w:val="000000" w:themeColor="text1"/>
        </w:rPr>
      </w:pPr>
    </w:p>
    <w:p w:rsidR="00176442" w:rsidRPr="004F2AF7" w:rsidRDefault="00B674C0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Para Pihak</w:t>
      </w:r>
      <w:r w:rsidR="00176442" w:rsidRPr="004F2AF7">
        <w:rPr>
          <w:color w:val="000000" w:themeColor="text1"/>
        </w:rPr>
        <w:t xml:space="preserve"> dengan ini menerangkan terlebih dahulu: </w:t>
      </w:r>
    </w:p>
    <w:p w:rsidR="00E94CFB" w:rsidRPr="004F2AF7" w:rsidRDefault="000F7A42" w:rsidP="004F2AF7">
      <w:pPr>
        <w:pStyle w:val="Default"/>
        <w:numPr>
          <w:ilvl w:val="0"/>
          <w:numId w:val="7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</w:t>
      </w:r>
      <w:r w:rsidR="007F2280" w:rsidRPr="004F2AF7">
        <w:rPr>
          <w:bCs/>
          <w:color w:val="000000" w:themeColor="text1"/>
        </w:rPr>
        <w:t>adalah</w:t>
      </w:r>
      <w:r w:rsidR="00052833" w:rsidRPr="004F2AF7">
        <w:rPr>
          <w:bCs/>
          <w:color w:val="000000" w:themeColor="text1"/>
        </w:rPr>
        <w:t xml:space="preserve"> </w:t>
      </w:r>
      <w:r w:rsidR="000532DC" w:rsidRPr="004F2AF7">
        <w:rPr>
          <w:color w:val="000000" w:themeColor="text1"/>
        </w:rPr>
        <w:t xml:space="preserve">perusahaan </w:t>
      </w:r>
      <w:r w:rsidR="006034AE">
        <w:rPr>
          <w:color w:val="000000" w:themeColor="text1"/>
        </w:rPr>
        <w:t>Jasa keselamatan dan kesehatan kerja (PJK3</w:t>
      </w:r>
      <w:r w:rsidR="00FC2F9D">
        <w:rPr>
          <w:color w:val="000000" w:themeColor="text1"/>
          <w:lang w:val="en-US"/>
        </w:rPr>
        <w:t>)</w:t>
      </w:r>
      <w:r w:rsidR="00451346" w:rsidRPr="004F2AF7">
        <w:rPr>
          <w:i/>
          <w:color w:val="000000" w:themeColor="text1"/>
        </w:rPr>
        <w:t xml:space="preserve"> </w:t>
      </w:r>
      <w:r w:rsidR="00D21C54" w:rsidRPr="004F2AF7">
        <w:rPr>
          <w:color w:val="000000" w:themeColor="text1"/>
        </w:rPr>
        <w:t xml:space="preserve">sesuai </w:t>
      </w:r>
      <w:r w:rsidR="00052833" w:rsidRPr="004F2AF7">
        <w:rPr>
          <w:color w:val="000000" w:themeColor="text1"/>
        </w:rPr>
        <w:t xml:space="preserve">Akta No. </w:t>
      </w:r>
      <w:r w:rsidR="00696C63">
        <w:rPr>
          <w:color w:val="000000" w:themeColor="text1"/>
        </w:rPr>
        <w:t>52</w:t>
      </w:r>
      <w:r w:rsidR="00451346" w:rsidRPr="004F2AF7">
        <w:rPr>
          <w:color w:val="000000" w:themeColor="text1"/>
        </w:rPr>
        <w:t xml:space="preserve"> </w:t>
      </w:r>
      <w:r w:rsidR="00052833" w:rsidRPr="004F2AF7">
        <w:rPr>
          <w:color w:val="000000" w:themeColor="text1"/>
        </w:rPr>
        <w:t xml:space="preserve">tanggal </w:t>
      </w:r>
      <w:r w:rsidR="00696C63">
        <w:rPr>
          <w:color w:val="000000" w:themeColor="text1"/>
        </w:rPr>
        <w:t>30 April 2014</w:t>
      </w:r>
      <w:r w:rsidR="00FC2F9D">
        <w:rPr>
          <w:color w:val="000000" w:themeColor="text1"/>
          <w:lang w:val="en-US"/>
        </w:rPr>
        <w:t xml:space="preserve"> </w:t>
      </w:r>
      <w:r w:rsidR="00451346" w:rsidRPr="004F2AF7">
        <w:rPr>
          <w:color w:val="000000" w:themeColor="text1"/>
        </w:rPr>
        <w:t xml:space="preserve">yang dibuat dihadapan </w:t>
      </w:r>
      <w:r w:rsidR="00696C63">
        <w:rPr>
          <w:color w:val="000000" w:themeColor="text1"/>
        </w:rPr>
        <w:t>Ny. Irma Bonita Sarjana Hukum</w:t>
      </w:r>
      <w:r w:rsidR="00FC2F9D">
        <w:rPr>
          <w:color w:val="000000" w:themeColor="text1"/>
          <w:lang w:val="en-US"/>
        </w:rPr>
        <w:t>,</w:t>
      </w:r>
      <w:r w:rsidR="00052833" w:rsidRPr="004F2AF7">
        <w:rPr>
          <w:color w:val="000000" w:themeColor="text1"/>
        </w:rPr>
        <w:t xml:space="preserve"> Notaris di</w:t>
      </w:r>
      <w:r w:rsidR="00451346" w:rsidRPr="004F2AF7">
        <w:rPr>
          <w:color w:val="000000" w:themeColor="text1"/>
        </w:rPr>
        <w:t xml:space="preserve"> </w:t>
      </w:r>
      <w:r w:rsidR="006034AE">
        <w:rPr>
          <w:color w:val="000000" w:themeColor="text1"/>
        </w:rPr>
        <w:t>Jakarta</w:t>
      </w:r>
      <w:r w:rsidR="00FC2F9D">
        <w:rPr>
          <w:color w:val="000000" w:themeColor="text1"/>
          <w:lang w:val="en-US"/>
        </w:rPr>
        <w:t xml:space="preserve"> </w:t>
      </w:r>
      <w:r w:rsidR="00052833" w:rsidRPr="004F2AF7">
        <w:rPr>
          <w:color w:val="000000" w:themeColor="text1"/>
        </w:rPr>
        <w:t>dan telah memperoleh persetujuan dan pengesahan dari Menteri Kehakiman Republik Indonesia No.</w:t>
      </w:r>
      <w:r w:rsidR="00696C63">
        <w:rPr>
          <w:color w:val="000000" w:themeColor="text1"/>
        </w:rPr>
        <w:t>AHU-11483.40.10.2014</w:t>
      </w:r>
      <w:r w:rsidR="00052833" w:rsidRPr="004F2AF7">
        <w:rPr>
          <w:color w:val="000000" w:themeColor="text1"/>
        </w:rPr>
        <w:t xml:space="preserve"> tanggal </w:t>
      </w:r>
      <w:r w:rsidR="00696C63">
        <w:rPr>
          <w:color w:val="000000" w:themeColor="text1"/>
        </w:rPr>
        <w:t>12 Mei 2014</w:t>
      </w:r>
      <w:r w:rsidR="00FC2F9D">
        <w:rPr>
          <w:color w:val="000000" w:themeColor="text1"/>
          <w:lang w:val="en-US"/>
        </w:rPr>
        <w:t xml:space="preserve"> </w:t>
      </w:r>
      <w:r w:rsidR="009850FF" w:rsidRPr="004F2AF7">
        <w:rPr>
          <w:color w:val="000000" w:themeColor="text1"/>
        </w:rPr>
        <w:t xml:space="preserve">yang </w:t>
      </w:r>
      <w:r w:rsidR="00E94CFB" w:rsidRPr="004F2AF7">
        <w:rPr>
          <w:bCs/>
          <w:iCs/>
          <w:color w:val="000000" w:themeColor="text1"/>
        </w:rPr>
        <w:t xml:space="preserve">dalam </w:t>
      </w:r>
      <w:r w:rsidR="00DE3B51" w:rsidRPr="004F2AF7">
        <w:rPr>
          <w:bCs/>
          <w:iCs/>
          <w:color w:val="000000" w:themeColor="text1"/>
        </w:rPr>
        <w:t>perjanjian</w:t>
      </w:r>
      <w:r w:rsidR="00E94CFB" w:rsidRPr="004F2AF7">
        <w:rPr>
          <w:bCs/>
          <w:iCs/>
          <w:color w:val="000000" w:themeColor="text1"/>
        </w:rPr>
        <w:t xml:space="preserve"> ini </w:t>
      </w:r>
      <w:r w:rsidR="00723AC8" w:rsidRPr="004F2AF7">
        <w:rPr>
          <w:bCs/>
          <w:iCs/>
          <w:color w:val="000000" w:themeColor="text1"/>
        </w:rPr>
        <w:t xml:space="preserve">disebut </w:t>
      </w:r>
      <w:r w:rsidR="00E94CFB" w:rsidRPr="004F2AF7">
        <w:rPr>
          <w:bCs/>
          <w:iCs/>
          <w:color w:val="000000" w:themeColor="text1"/>
        </w:rPr>
        <w:t xml:space="preserve">sebagai </w:t>
      </w:r>
      <w:r w:rsidR="009850FF" w:rsidRPr="004F2AF7">
        <w:rPr>
          <w:bCs/>
          <w:iCs/>
          <w:color w:val="000000" w:themeColor="text1"/>
        </w:rPr>
        <w:t>PENJUAL</w:t>
      </w:r>
      <w:r w:rsidR="000532DC" w:rsidRPr="004F2AF7">
        <w:rPr>
          <w:bCs/>
          <w:color w:val="000000" w:themeColor="text1"/>
        </w:rPr>
        <w:t>.</w:t>
      </w:r>
    </w:p>
    <w:p w:rsidR="00176442" w:rsidRPr="00FC2F9D" w:rsidRDefault="00055704">
      <w:pPr>
        <w:pStyle w:val="Default"/>
        <w:numPr>
          <w:ilvl w:val="0"/>
          <w:numId w:val="7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Pihak Kedua</w:t>
      </w:r>
      <w:r w:rsidR="009850FF" w:rsidRPr="004F2AF7">
        <w:rPr>
          <w:bCs/>
          <w:color w:val="000000" w:themeColor="text1"/>
        </w:rPr>
        <w:t xml:space="preserve"> </w:t>
      </w:r>
      <w:r w:rsidR="007F2280" w:rsidRPr="004F2AF7">
        <w:rPr>
          <w:color w:val="000000" w:themeColor="text1"/>
        </w:rPr>
        <w:t xml:space="preserve">adalah </w:t>
      </w:r>
      <w:r w:rsidR="00105D1D" w:rsidRPr="004F2AF7">
        <w:rPr>
          <w:color w:val="000000" w:themeColor="text1"/>
        </w:rPr>
        <w:t xml:space="preserve">perusahaan yang bergerak di bidang manufacturing </w:t>
      </w:r>
      <w:r w:rsidR="00DE3B51" w:rsidRPr="004F2AF7">
        <w:rPr>
          <w:color w:val="000000" w:themeColor="text1"/>
        </w:rPr>
        <w:t>perakitan kabel kendaraan roda empat atau lebih</w:t>
      </w:r>
      <w:r w:rsidR="009850FF" w:rsidRPr="004F2AF7">
        <w:rPr>
          <w:color w:val="000000" w:themeColor="text1"/>
        </w:rPr>
        <w:t xml:space="preserve"> sesuai Akta pendirian No. 2 Tanggal 7 Januari 2002 yang dibuat dihadapan Ny. Rukmasanti Hardjasatya, Sarjana Hukum, Notaris di Jakarta dan telah</w:t>
      </w:r>
      <w:r w:rsidR="009850FF" w:rsidRPr="00FC2F9D">
        <w:rPr>
          <w:color w:val="000000" w:themeColor="text1"/>
        </w:rPr>
        <w:t xml:space="preserve"> memperoleh persetujuan dan pengesahan dari Menteri Kehakiman Republik Indonesia No. C.03916 HT.01.01.TH.2002 tanggal 11 Maret 2002 </w:t>
      </w:r>
      <w:r w:rsidR="00723AC8" w:rsidRPr="00FC2F9D">
        <w:rPr>
          <w:color w:val="000000" w:themeColor="text1"/>
        </w:rPr>
        <w:t xml:space="preserve">yang </w:t>
      </w:r>
      <w:r w:rsidR="00DE3B51" w:rsidRPr="00FC2F9D">
        <w:rPr>
          <w:color w:val="000000" w:themeColor="text1"/>
        </w:rPr>
        <w:t xml:space="preserve">dalam perjanjian ini </w:t>
      </w:r>
      <w:r w:rsidR="00723AC8" w:rsidRPr="00FC2F9D">
        <w:rPr>
          <w:color w:val="000000" w:themeColor="text1"/>
        </w:rPr>
        <w:t xml:space="preserve">disebut </w:t>
      </w:r>
      <w:r w:rsidR="00DE3B51" w:rsidRPr="00FC2F9D">
        <w:rPr>
          <w:color w:val="000000" w:themeColor="text1"/>
        </w:rPr>
        <w:t xml:space="preserve">sebagai </w:t>
      </w:r>
      <w:r w:rsidR="009850FF" w:rsidRPr="00FC2F9D">
        <w:rPr>
          <w:color w:val="000000" w:themeColor="text1"/>
        </w:rPr>
        <w:t>PEMBELI</w:t>
      </w:r>
      <w:r w:rsidR="000532DC" w:rsidRPr="00FC2F9D">
        <w:rPr>
          <w:bCs/>
          <w:color w:val="000000" w:themeColor="text1"/>
        </w:rPr>
        <w:t>.</w:t>
      </w:r>
    </w:p>
    <w:p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</w:p>
    <w:p w:rsidR="007F510D" w:rsidRPr="004F2AF7" w:rsidRDefault="00DE3B51" w:rsidP="004F2AF7">
      <w:pPr>
        <w:pStyle w:val="Default"/>
        <w:spacing w:line="276" w:lineRule="auto"/>
        <w:jc w:val="both"/>
        <w:rPr>
          <w:b/>
          <w:bCs/>
          <w:color w:val="000000" w:themeColor="text1"/>
        </w:rPr>
      </w:pPr>
      <w:r w:rsidRPr="004F2AF7">
        <w:rPr>
          <w:color w:val="000000" w:themeColor="text1"/>
        </w:rPr>
        <w:t xml:space="preserve">Berdasarkan hal-hal diatas maka dengan ini </w:t>
      </w:r>
      <w:r w:rsidRPr="004F2AF7">
        <w:rPr>
          <w:b/>
          <w:color w:val="000000" w:themeColor="text1"/>
        </w:rPr>
        <w:t>Para Pihak</w:t>
      </w:r>
      <w:r w:rsidR="00176442" w:rsidRPr="004F2AF7">
        <w:rPr>
          <w:color w:val="000000" w:themeColor="text1"/>
        </w:rPr>
        <w:t xml:space="preserve"> sepakat </w:t>
      </w:r>
      <w:r w:rsidR="007F2280" w:rsidRPr="004F2AF7">
        <w:rPr>
          <w:color w:val="000000" w:themeColor="text1"/>
        </w:rPr>
        <w:t xml:space="preserve">membuat </w:t>
      </w:r>
      <w:r w:rsidR="00723AC8" w:rsidRPr="004F2AF7">
        <w:rPr>
          <w:color w:val="000000" w:themeColor="text1"/>
        </w:rPr>
        <w:t xml:space="preserve">perjanjian </w:t>
      </w:r>
      <w:r w:rsidR="00176442" w:rsidRPr="004F2AF7">
        <w:rPr>
          <w:color w:val="000000" w:themeColor="text1"/>
        </w:rPr>
        <w:t xml:space="preserve">kerjasama </w:t>
      </w:r>
      <w:r w:rsidR="007F2280" w:rsidRPr="004F2AF7">
        <w:rPr>
          <w:color w:val="000000" w:themeColor="text1"/>
        </w:rPr>
        <w:t>dengan</w:t>
      </w:r>
      <w:r w:rsidRPr="004F2AF7">
        <w:rPr>
          <w:color w:val="000000" w:themeColor="text1"/>
        </w:rPr>
        <w:t xml:space="preserve"> syarat-syarat</w:t>
      </w:r>
      <w:r w:rsidR="00FF0F60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sebagai berikut</w:t>
      </w:r>
      <w:r w:rsidR="007F2280" w:rsidRPr="004F2AF7">
        <w:rPr>
          <w:color w:val="000000" w:themeColor="text1"/>
        </w:rPr>
        <w:t>:</w:t>
      </w:r>
    </w:p>
    <w:p w:rsidR="00B674C0" w:rsidRPr="004F2AF7" w:rsidRDefault="00B674C0" w:rsidP="004F2AF7">
      <w:pPr>
        <w:pStyle w:val="Default"/>
        <w:spacing w:line="276" w:lineRule="auto"/>
        <w:jc w:val="both"/>
        <w:rPr>
          <w:b/>
          <w:bCs/>
          <w:color w:val="000000" w:themeColor="text1"/>
        </w:rPr>
      </w:pPr>
    </w:p>
    <w:p w:rsidR="00176442" w:rsidRPr="004F2AF7" w:rsidRDefault="00176442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lastRenderedPageBreak/>
        <w:t>Pasal 1</w:t>
      </w:r>
    </w:p>
    <w:p w:rsidR="00F33B45" w:rsidRPr="004F2AF7" w:rsidRDefault="00DE3B51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Obyek Perjanjian </w:t>
      </w:r>
      <w:r w:rsidR="00F33B45" w:rsidRPr="004F2AF7">
        <w:rPr>
          <w:b/>
          <w:bCs/>
          <w:color w:val="000000" w:themeColor="text1"/>
          <w:lang w:val="en-US"/>
        </w:rPr>
        <w:t xml:space="preserve">&amp; </w:t>
      </w:r>
      <w:r w:rsidR="00F33B45" w:rsidRPr="004F2AF7">
        <w:rPr>
          <w:b/>
          <w:bCs/>
          <w:color w:val="000000" w:themeColor="text1"/>
        </w:rPr>
        <w:t>Harga</w:t>
      </w:r>
    </w:p>
    <w:p w:rsidR="00245D5B" w:rsidRPr="004F2AF7" w:rsidRDefault="00245D5B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Cs/>
          <w:iCs/>
          <w:color w:val="000000" w:themeColor="text1"/>
        </w:rPr>
        <w:t>Objek perjanjian ini adalah pembelian/pengadaan</w:t>
      </w:r>
      <w:r w:rsidR="00FC2F9D">
        <w:rPr>
          <w:bCs/>
          <w:iCs/>
          <w:color w:val="000000" w:themeColor="text1"/>
          <w:lang w:val="en-US"/>
        </w:rPr>
        <w:t xml:space="preserve"> </w:t>
      </w:r>
      <w:r w:rsidR="00300B58">
        <w:rPr>
          <w:bCs/>
          <w:iCs/>
          <w:color w:val="000000" w:themeColor="text1"/>
        </w:rPr>
        <w:t>Riksa Uji Keselamatan dan Kesehatan Kerja</w:t>
      </w:r>
      <w:r w:rsidR="00FC2F9D">
        <w:rPr>
          <w:bCs/>
          <w:iCs/>
          <w:color w:val="000000" w:themeColor="text1"/>
          <w:lang w:val="en-US"/>
        </w:rPr>
        <w:t xml:space="preserve"> </w:t>
      </w:r>
      <w:r w:rsidRPr="004F2AF7">
        <w:rPr>
          <w:bCs/>
          <w:iCs/>
          <w:color w:val="000000" w:themeColor="text1"/>
        </w:rPr>
        <w:t xml:space="preserve">di </w:t>
      </w:r>
      <w:r w:rsidRPr="004F2AF7">
        <w:rPr>
          <w:color w:val="000000" w:themeColor="text1"/>
        </w:rPr>
        <w:t>PT. Semarang Autocomp Manufacturing Indonesia dengan detail produk</w:t>
      </w:r>
      <w:r w:rsidRPr="004F2AF7">
        <w:rPr>
          <w:bCs/>
          <w:iCs/>
          <w:color w:val="000000" w:themeColor="text1"/>
        </w:rPr>
        <w:t xml:space="preserve"> 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0"/>
        <w:gridCol w:w="2086"/>
        <w:gridCol w:w="2545"/>
        <w:gridCol w:w="1668"/>
        <w:gridCol w:w="967"/>
        <w:gridCol w:w="1181"/>
      </w:tblGrid>
      <w:tr w:rsidR="00F33B45" w:rsidRPr="004F2AF7" w:rsidTr="005A318F">
        <w:tc>
          <w:tcPr>
            <w:tcW w:w="316" w:type="pct"/>
          </w:tcPr>
          <w:p w:rsidR="00F33B45" w:rsidRPr="004F2AF7" w:rsidRDefault="00F33B4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  <w:lang w:val="en-US"/>
              </w:rPr>
            </w:pPr>
            <w:r w:rsidRPr="004F2AF7">
              <w:rPr>
                <w:color w:val="000000" w:themeColor="text1"/>
                <w:lang w:val="en-US"/>
              </w:rPr>
              <w:t>No.</w:t>
            </w:r>
          </w:p>
        </w:tc>
        <w:tc>
          <w:tcPr>
            <w:tcW w:w="1157" w:type="pct"/>
          </w:tcPr>
          <w:p w:rsidR="00F33B45" w:rsidRPr="004F2AF7" w:rsidRDefault="00F33B4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F2AF7">
              <w:rPr>
                <w:color w:val="000000" w:themeColor="text1"/>
                <w:lang w:val="en-US"/>
              </w:rPr>
              <w:t>Barang</w:t>
            </w:r>
            <w:proofErr w:type="spellEnd"/>
          </w:p>
        </w:tc>
        <w:tc>
          <w:tcPr>
            <w:tcW w:w="1411" w:type="pct"/>
          </w:tcPr>
          <w:p w:rsidR="00F33B45" w:rsidRPr="004F2AF7" w:rsidRDefault="00F33B4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F2AF7">
              <w:rPr>
                <w:color w:val="000000" w:themeColor="text1"/>
                <w:lang w:val="en-US"/>
              </w:rPr>
              <w:t>Deskripsi</w:t>
            </w:r>
            <w:proofErr w:type="spellEnd"/>
          </w:p>
        </w:tc>
        <w:tc>
          <w:tcPr>
            <w:tcW w:w="925" w:type="pct"/>
          </w:tcPr>
          <w:p w:rsidR="00F33B45" w:rsidRPr="004F2AF7" w:rsidRDefault="00F33B4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F2AF7">
              <w:rPr>
                <w:color w:val="000000" w:themeColor="text1"/>
                <w:lang w:val="en-US"/>
              </w:rPr>
              <w:t>Harga</w:t>
            </w:r>
            <w:proofErr w:type="spellEnd"/>
          </w:p>
        </w:tc>
        <w:tc>
          <w:tcPr>
            <w:tcW w:w="536" w:type="pct"/>
          </w:tcPr>
          <w:p w:rsidR="00F33B45" w:rsidRPr="004F2AF7" w:rsidRDefault="00F33B4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F2AF7">
              <w:rPr>
                <w:color w:val="000000" w:themeColor="text1"/>
                <w:lang w:val="en-US"/>
              </w:rPr>
              <w:t>Satuan</w:t>
            </w:r>
            <w:proofErr w:type="spellEnd"/>
          </w:p>
        </w:tc>
        <w:tc>
          <w:tcPr>
            <w:tcW w:w="655" w:type="pct"/>
          </w:tcPr>
          <w:p w:rsidR="00F33B45" w:rsidRPr="004F2AF7" w:rsidRDefault="00F33B4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F2AF7">
              <w:rPr>
                <w:color w:val="000000" w:themeColor="text1"/>
                <w:lang w:val="en-US"/>
              </w:rPr>
              <w:t>Garansi</w:t>
            </w:r>
            <w:proofErr w:type="spellEnd"/>
          </w:p>
        </w:tc>
      </w:tr>
      <w:tr w:rsidR="00F33B45" w:rsidRPr="004F2AF7" w:rsidTr="005A318F">
        <w:tc>
          <w:tcPr>
            <w:tcW w:w="316" w:type="pct"/>
          </w:tcPr>
          <w:p w:rsidR="00F33B45" w:rsidRPr="005A318F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157" w:type="pct"/>
          </w:tcPr>
          <w:p w:rsidR="00F33B4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 Petir</w:t>
            </w:r>
          </w:p>
        </w:tc>
        <w:tc>
          <w:tcPr>
            <w:tcW w:w="1411" w:type="pct"/>
          </w:tcPr>
          <w:p w:rsidR="00F33B45" w:rsidRPr="004F2AF7" w:rsidRDefault="00F33B4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</w:p>
        </w:tc>
        <w:tc>
          <w:tcPr>
            <w:tcW w:w="925" w:type="pct"/>
          </w:tcPr>
          <w:p w:rsidR="00F33B45" w:rsidRPr="005A318F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Rp. 1.800.000</w:t>
            </w:r>
          </w:p>
        </w:tc>
        <w:tc>
          <w:tcPr>
            <w:tcW w:w="536" w:type="pct"/>
          </w:tcPr>
          <w:p w:rsidR="00F33B45" w:rsidRPr="005A318F" w:rsidRDefault="00E87FC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pcs</w:t>
            </w:r>
          </w:p>
        </w:tc>
        <w:tc>
          <w:tcPr>
            <w:tcW w:w="655" w:type="pct"/>
          </w:tcPr>
          <w:p w:rsidR="00F33B45" w:rsidRPr="004F2AF7" w:rsidRDefault="00F33B4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  <w:lang w:val="en-US"/>
              </w:rPr>
            </w:pPr>
          </w:p>
        </w:tc>
      </w:tr>
      <w:tr w:rsidR="00F33B45" w:rsidRPr="004F2AF7" w:rsidTr="005A318F">
        <w:tc>
          <w:tcPr>
            <w:tcW w:w="316" w:type="pct"/>
          </w:tcPr>
          <w:p w:rsidR="00F33B4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157" w:type="pct"/>
          </w:tcPr>
          <w:p w:rsidR="00F33B4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Listrik</w:t>
            </w:r>
          </w:p>
        </w:tc>
        <w:tc>
          <w:tcPr>
            <w:tcW w:w="1411" w:type="pct"/>
          </w:tcPr>
          <w:p w:rsidR="00F33B45" w:rsidRPr="004F2AF7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Daya 1385 kva</w:t>
            </w:r>
          </w:p>
        </w:tc>
        <w:tc>
          <w:tcPr>
            <w:tcW w:w="925" w:type="pct"/>
          </w:tcPr>
          <w:p w:rsidR="00F33B45" w:rsidRPr="004F2AF7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Rp. 3.000.000</w:t>
            </w:r>
          </w:p>
        </w:tc>
        <w:tc>
          <w:tcPr>
            <w:tcW w:w="536" w:type="pct"/>
          </w:tcPr>
          <w:p w:rsidR="00F33B45" w:rsidRPr="004F2AF7" w:rsidRDefault="00E87FC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ls</w:t>
            </w:r>
          </w:p>
        </w:tc>
        <w:tc>
          <w:tcPr>
            <w:tcW w:w="655" w:type="pct"/>
          </w:tcPr>
          <w:p w:rsidR="00F33B45" w:rsidRPr="004F2AF7" w:rsidRDefault="00F33B4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</w:p>
        </w:tc>
      </w:tr>
      <w:tr w:rsidR="00F33B45" w:rsidRPr="004F2AF7" w:rsidTr="005A318F">
        <w:tc>
          <w:tcPr>
            <w:tcW w:w="316" w:type="pct"/>
          </w:tcPr>
          <w:p w:rsidR="00F33B4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157" w:type="pct"/>
          </w:tcPr>
          <w:p w:rsidR="00F33B4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Genset</w:t>
            </w:r>
          </w:p>
        </w:tc>
        <w:tc>
          <w:tcPr>
            <w:tcW w:w="1411" w:type="pct"/>
          </w:tcPr>
          <w:p w:rsidR="00F33B45" w:rsidRPr="004F2AF7" w:rsidRDefault="00F33B4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</w:p>
        </w:tc>
        <w:tc>
          <w:tcPr>
            <w:tcW w:w="925" w:type="pct"/>
          </w:tcPr>
          <w:p w:rsidR="00F33B45" w:rsidRPr="004F2AF7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Rp. 2.400.000</w:t>
            </w:r>
          </w:p>
        </w:tc>
        <w:tc>
          <w:tcPr>
            <w:tcW w:w="536" w:type="pct"/>
          </w:tcPr>
          <w:p w:rsidR="00F33B45" w:rsidRPr="004F2AF7" w:rsidRDefault="00E87FC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pcs</w:t>
            </w:r>
          </w:p>
        </w:tc>
        <w:tc>
          <w:tcPr>
            <w:tcW w:w="655" w:type="pct"/>
          </w:tcPr>
          <w:p w:rsidR="00F33B45" w:rsidRPr="004F2AF7" w:rsidRDefault="00F33B4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</w:p>
        </w:tc>
      </w:tr>
      <w:tr w:rsidR="00F33B45" w:rsidRPr="004F2AF7" w:rsidTr="005A318F">
        <w:tc>
          <w:tcPr>
            <w:tcW w:w="316" w:type="pct"/>
          </w:tcPr>
          <w:p w:rsidR="00F33B4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157" w:type="pct"/>
          </w:tcPr>
          <w:p w:rsidR="00F33B4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Proteksi Kebakaran</w:t>
            </w:r>
          </w:p>
        </w:tc>
        <w:tc>
          <w:tcPr>
            <w:tcW w:w="1411" w:type="pct"/>
          </w:tcPr>
          <w:p w:rsidR="00F33B4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Hydrant, Springkler, Fire Alarm</w:t>
            </w:r>
            <w:r w:rsidR="00E87FCE">
              <w:rPr>
                <w:color w:val="000000" w:themeColor="text1"/>
              </w:rPr>
              <w:t>, Apar</w:t>
            </w:r>
          </w:p>
        </w:tc>
        <w:tc>
          <w:tcPr>
            <w:tcW w:w="925" w:type="pct"/>
          </w:tcPr>
          <w:p w:rsidR="00F33B45" w:rsidRPr="004F2AF7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Rp. 2.000.000</w:t>
            </w:r>
          </w:p>
        </w:tc>
        <w:tc>
          <w:tcPr>
            <w:tcW w:w="536" w:type="pct"/>
          </w:tcPr>
          <w:p w:rsidR="00F33B45" w:rsidRPr="004F2AF7" w:rsidRDefault="00E87FC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pcs</w:t>
            </w:r>
          </w:p>
        </w:tc>
        <w:tc>
          <w:tcPr>
            <w:tcW w:w="655" w:type="pct"/>
          </w:tcPr>
          <w:p w:rsidR="00F33B45" w:rsidRPr="004F2AF7" w:rsidRDefault="00F33B4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</w:p>
        </w:tc>
      </w:tr>
      <w:tr w:rsidR="00F40C95" w:rsidRPr="004F2AF7" w:rsidTr="005A318F">
        <w:tc>
          <w:tcPr>
            <w:tcW w:w="316" w:type="pct"/>
          </w:tcPr>
          <w:p w:rsidR="00F40C9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157" w:type="pct"/>
          </w:tcPr>
          <w:p w:rsidR="00F40C9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Pesawat angkat Angkut</w:t>
            </w:r>
          </w:p>
        </w:tc>
        <w:tc>
          <w:tcPr>
            <w:tcW w:w="1411" w:type="pct"/>
          </w:tcPr>
          <w:p w:rsidR="00F40C9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Forklift, Chaint Hoist, Crane, Conveyor</w:t>
            </w:r>
          </w:p>
        </w:tc>
        <w:tc>
          <w:tcPr>
            <w:tcW w:w="925" w:type="pct"/>
          </w:tcPr>
          <w:p w:rsidR="00F40C95" w:rsidRPr="004F2AF7" w:rsidRDefault="00E87FC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Rp. 2.000.000</w:t>
            </w:r>
          </w:p>
        </w:tc>
        <w:tc>
          <w:tcPr>
            <w:tcW w:w="536" w:type="pct"/>
          </w:tcPr>
          <w:p w:rsidR="00F40C95" w:rsidRPr="004F2AF7" w:rsidRDefault="00E87FC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pcs</w:t>
            </w:r>
          </w:p>
        </w:tc>
        <w:tc>
          <w:tcPr>
            <w:tcW w:w="655" w:type="pct"/>
          </w:tcPr>
          <w:p w:rsidR="00F40C9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</w:p>
        </w:tc>
      </w:tr>
      <w:tr w:rsidR="00F40C95" w:rsidRPr="004F2AF7" w:rsidTr="005A318F">
        <w:tc>
          <w:tcPr>
            <w:tcW w:w="316" w:type="pct"/>
          </w:tcPr>
          <w:p w:rsidR="00F40C9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1157" w:type="pct"/>
          </w:tcPr>
          <w:p w:rsidR="00F40C9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Mesin Produksi</w:t>
            </w:r>
          </w:p>
        </w:tc>
        <w:tc>
          <w:tcPr>
            <w:tcW w:w="1411" w:type="pct"/>
          </w:tcPr>
          <w:p w:rsidR="00F40C9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Minimal order 5 mesin</w:t>
            </w:r>
          </w:p>
        </w:tc>
        <w:tc>
          <w:tcPr>
            <w:tcW w:w="925" w:type="pct"/>
          </w:tcPr>
          <w:p w:rsidR="00F40C9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Rp. 1.100.000</w:t>
            </w:r>
          </w:p>
        </w:tc>
        <w:tc>
          <w:tcPr>
            <w:tcW w:w="536" w:type="pct"/>
          </w:tcPr>
          <w:p w:rsidR="00F40C95" w:rsidRPr="004F2AF7" w:rsidRDefault="00E87FC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pcs</w:t>
            </w:r>
          </w:p>
        </w:tc>
        <w:tc>
          <w:tcPr>
            <w:tcW w:w="655" w:type="pct"/>
          </w:tcPr>
          <w:p w:rsidR="00F40C9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</w:p>
        </w:tc>
      </w:tr>
      <w:tr w:rsidR="00F40C95" w:rsidRPr="004F2AF7" w:rsidTr="005A318F">
        <w:tc>
          <w:tcPr>
            <w:tcW w:w="316" w:type="pct"/>
          </w:tcPr>
          <w:p w:rsidR="00F40C95" w:rsidRPr="004F2AF7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1157" w:type="pct"/>
          </w:tcPr>
          <w:p w:rsidR="00F40C95" w:rsidRPr="004F2AF7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Bejana Tekan</w:t>
            </w:r>
          </w:p>
        </w:tc>
        <w:tc>
          <w:tcPr>
            <w:tcW w:w="1411" w:type="pct"/>
          </w:tcPr>
          <w:p w:rsidR="00F40C9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</w:p>
        </w:tc>
        <w:tc>
          <w:tcPr>
            <w:tcW w:w="925" w:type="pct"/>
          </w:tcPr>
          <w:p w:rsidR="00F40C95" w:rsidRPr="004F2AF7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Rp. 2.000.000</w:t>
            </w:r>
          </w:p>
        </w:tc>
        <w:tc>
          <w:tcPr>
            <w:tcW w:w="536" w:type="pct"/>
          </w:tcPr>
          <w:p w:rsidR="00F40C95" w:rsidRPr="004F2AF7" w:rsidRDefault="00E87FC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pcs</w:t>
            </w:r>
          </w:p>
        </w:tc>
        <w:tc>
          <w:tcPr>
            <w:tcW w:w="655" w:type="pct"/>
          </w:tcPr>
          <w:p w:rsidR="00F40C95" w:rsidRPr="004F2AF7" w:rsidRDefault="00F40C95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</w:p>
        </w:tc>
      </w:tr>
      <w:tr w:rsidR="00DA6B6E" w:rsidRPr="004F2AF7" w:rsidTr="005A318F">
        <w:tc>
          <w:tcPr>
            <w:tcW w:w="316" w:type="pct"/>
          </w:tcPr>
          <w:p w:rsidR="00DA6B6E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157" w:type="pct"/>
          </w:tcPr>
          <w:p w:rsidR="00DA6B6E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Tangki timbun</w:t>
            </w:r>
          </w:p>
        </w:tc>
        <w:tc>
          <w:tcPr>
            <w:tcW w:w="1411" w:type="pct"/>
          </w:tcPr>
          <w:p w:rsidR="00DA6B6E" w:rsidRPr="004F2AF7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Kapasitas 1000 l</w:t>
            </w:r>
          </w:p>
        </w:tc>
        <w:tc>
          <w:tcPr>
            <w:tcW w:w="925" w:type="pct"/>
          </w:tcPr>
          <w:p w:rsidR="00DA6B6E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Rp. 1.900.000</w:t>
            </w:r>
          </w:p>
        </w:tc>
        <w:tc>
          <w:tcPr>
            <w:tcW w:w="536" w:type="pct"/>
          </w:tcPr>
          <w:p w:rsidR="00DA6B6E" w:rsidRPr="004F2AF7" w:rsidRDefault="00E87FC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pcs</w:t>
            </w:r>
          </w:p>
        </w:tc>
        <w:tc>
          <w:tcPr>
            <w:tcW w:w="655" w:type="pct"/>
          </w:tcPr>
          <w:p w:rsidR="00DA6B6E" w:rsidRPr="004F2AF7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</w:p>
        </w:tc>
      </w:tr>
      <w:tr w:rsidR="00DA6B6E" w:rsidRPr="004F2AF7" w:rsidTr="005A318F">
        <w:tc>
          <w:tcPr>
            <w:tcW w:w="316" w:type="pct"/>
          </w:tcPr>
          <w:p w:rsidR="00DA6B6E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1157" w:type="pct"/>
          </w:tcPr>
          <w:p w:rsidR="00DA6B6E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Tangki timbun</w:t>
            </w:r>
          </w:p>
        </w:tc>
        <w:tc>
          <w:tcPr>
            <w:tcW w:w="1411" w:type="pct"/>
          </w:tcPr>
          <w:p w:rsidR="00DA6B6E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Kapasitas 10.000 l</w:t>
            </w:r>
          </w:p>
        </w:tc>
        <w:tc>
          <w:tcPr>
            <w:tcW w:w="925" w:type="pct"/>
          </w:tcPr>
          <w:p w:rsidR="00DA6B6E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Rp. 2.400.000</w:t>
            </w:r>
          </w:p>
        </w:tc>
        <w:tc>
          <w:tcPr>
            <w:tcW w:w="536" w:type="pct"/>
          </w:tcPr>
          <w:p w:rsidR="00DA6B6E" w:rsidRPr="004F2AF7" w:rsidRDefault="00E87FC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pcs</w:t>
            </w:r>
          </w:p>
        </w:tc>
        <w:tc>
          <w:tcPr>
            <w:tcW w:w="655" w:type="pct"/>
          </w:tcPr>
          <w:p w:rsidR="00DA6B6E" w:rsidRPr="004F2AF7" w:rsidRDefault="00DA6B6E" w:rsidP="004F2AF7">
            <w:pPr>
              <w:pStyle w:val="Default"/>
              <w:spacing w:line="276" w:lineRule="auto"/>
              <w:ind w:left="426" w:hanging="426"/>
              <w:jc w:val="both"/>
              <w:rPr>
                <w:color w:val="000000" w:themeColor="text1"/>
              </w:rPr>
            </w:pPr>
          </w:p>
        </w:tc>
      </w:tr>
    </w:tbl>
    <w:p w:rsidR="007D7353" w:rsidRPr="004F2AF7" w:rsidRDefault="007D7353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color w:val="000000" w:themeColor="text1"/>
        </w:rPr>
        <w:t xml:space="preserve">Jumlah dan jenis </w:t>
      </w:r>
      <w:r w:rsidR="0084356D" w:rsidRPr="004F2AF7">
        <w:rPr>
          <w:color w:val="000000" w:themeColor="text1"/>
        </w:rPr>
        <w:t xml:space="preserve">produk </w:t>
      </w:r>
      <w:r w:rsidRPr="004F2AF7">
        <w:rPr>
          <w:color w:val="000000" w:themeColor="text1"/>
        </w:rPr>
        <w:t>yang dipesan sesuai PO (</w:t>
      </w:r>
      <w:r w:rsidRPr="004F2AF7">
        <w:rPr>
          <w:i/>
          <w:color w:val="000000" w:themeColor="text1"/>
        </w:rPr>
        <w:t>Purchase Order</w:t>
      </w:r>
      <w:r w:rsidRPr="004F2AF7">
        <w:rPr>
          <w:color w:val="000000" w:themeColor="text1"/>
        </w:rPr>
        <w:t xml:space="preserve">) dari </w:t>
      </w:r>
      <w:r w:rsidRPr="004F2AF7">
        <w:rPr>
          <w:b/>
          <w:color w:val="000000" w:themeColor="text1"/>
        </w:rPr>
        <w:t>Pihak Kedua</w:t>
      </w:r>
      <w:r w:rsidR="00A67E4C">
        <w:rPr>
          <w:b/>
          <w:color w:val="000000" w:themeColor="text1"/>
          <w:lang w:val="en-US"/>
        </w:rPr>
        <w:t xml:space="preserve"> </w:t>
      </w:r>
      <w:proofErr w:type="spellStart"/>
      <w:r w:rsidR="00A67E4C" w:rsidRPr="00FB5AE6">
        <w:rPr>
          <w:lang w:val="en-US"/>
        </w:rPr>
        <w:t>dan</w:t>
      </w:r>
      <w:proofErr w:type="spellEnd"/>
      <w:r w:rsidR="00A67E4C" w:rsidRPr="00FB5AE6">
        <w:rPr>
          <w:lang w:val="en-US"/>
        </w:rPr>
        <w:t xml:space="preserve"> </w:t>
      </w:r>
      <w:proofErr w:type="spellStart"/>
      <w:r w:rsidR="00A67E4C" w:rsidRPr="00FB5AE6">
        <w:rPr>
          <w:lang w:val="en-US"/>
        </w:rPr>
        <w:t>untuk</w:t>
      </w:r>
      <w:proofErr w:type="spellEnd"/>
      <w:r w:rsidR="00A67E4C" w:rsidRPr="00FB5AE6">
        <w:rPr>
          <w:lang w:val="en-US"/>
        </w:rPr>
        <w:t xml:space="preserve"> </w:t>
      </w:r>
      <w:proofErr w:type="spellStart"/>
      <w:r w:rsidR="00A67E4C" w:rsidRPr="00FB5AE6">
        <w:rPr>
          <w:lang w:val="en-US"/>
        </w:rPr>
        <w:t>produk</w:t>
      </w:r>
      <w:proofErr w:type="spellEnd"/>
      <w:r w:rsidR="00A67E4C" w:rsidRPr="00FB5AE6">
        <w:rPr>
          <w:lang w:val="en-US"/>
        </w:rPr>
        <w:t xml:space="preserve"> yang </w:t>
      </w:r>
      <w:proofErr w:type="spellStart"/>
      <w:r w:rsidR="00A67E4C" w:rsidRPr="00FB5AE6">
        <w:rPr>
          <w:lang w:val="en-US"/>
        </w:rPr>
        <w:t>tidak</w:t>
      </w:r>
      <w:proofErr w:type="spellEnd"/>
      <w:r w:rsidR="00A67E4C" w:rsidRPr="00FB5AE6">
        <w:rPr>
          <w:lang w:val="en-US"/>
        </w:rPr>
        <w:t xml:space="preserve"> </w:t>
      </w:r>
      <w:proofErr w:type="spellStart"/>
      <w:r w:rsidR="00A67E4C" w:rsidRPr="00FB5AE6">
        <w:rPr>
          <w:lang w:val="en-US"/>
        </w:rPr>
        <w:t>disebutkan</w:t>
      </w:r>
      <w:proofErr w:type="spellEnd"/>
      <w:r w:rsidR="00A67E4C" w:rsidRPr="00FB5AE6">
        <w:rPr>
          <w:lang w:val="en-US"/>
        </w:rPr>
        <w:t xml:space="preserve"> </w:t>
      </w:r>
      <w:proofErr w:type="spellStart"/>
      <w:r w:rsidR="00A67E4C" w:rsidRPr="00FB5AE6">
        <w:rPr>
          <w:lang w:val="en-US"/>
        </w:rPr>
        <w:t>pada</w:t>
      </w:r>
      <w:proofErr w:type="spellEnd"/>
      <w:r w:rsidR="00A67E4C" w:rsidRPr="00FB5AE6">
        <w:rPr>
          <w:lang w:val="en-US"/>
        </w:rPr>
        <w:t xml:space="preserve"> </w:t>
      </w:r>
      <w:proofErr w:type="spellStart"/>
      <w:r w:rsidR="00A67E4C" w:rsidRPr="00FB5AE6">
        <w:rPr>
          <w:lang w:val="en-US"/>
        </w:rPr>
        <w:t>ayat</w:t>
      </w:r>
      <w:proofErr w:type="spellEnd"/>
      <w:r w:rsidR="00A67E4C" w:rsidRPr="00FB5AE6">
        <w:rPr>
          <w:lang w:val="en-US"/>
        </w:rPr>
        <w:t xml:space="preserve"> 1 </w:t>
      </w:r>
      <w:proofErr w:type="spellStart"/>
      <w:r w:rsidR="00A67E4C" w:rsidRPr="00FB5AE6">
        <w:rPr>
          <w:lang w:val="en-US"/>
        </w:rPr>
        <w:t>diatas</w:t>
      </w:r>
      <w:proofErr w:type="spellEnd"/>
      <w:r w:rsidR="00A67E4C" w:rsidRPr="00FB5AE6">
        <w:rPr>
          <w:lang w:val="en-US"/>
        </w:rPr>
        <w:t xml:space="preserve">, </w:t>
      </w:r>
      <w:proofErr w:type="spellStart"/>
      <w:r w:rsidR="00A67E4C" w:rsidRPr="00FB5AE6">
        <w:rPr>
          <w:lang w:val="en-US"/>
        </w:rPr>
        <w:t>harus</w:t>
      </w:r>
      <w:proofErr w:type="spellEnd"/>
      <w:r w:rsidR="00A67E4C" w:rsidRPr="00FB5AE6">
        <w:rPr>
          <w:lang w:val="en-US"/>
        </w:rPr>
        <w:t xml:space="preserve"> </w:t>
      </w:r>
      <w:proofErr w:type="spellStart"/>
      <w:r w:rsidR="00A67E4C" w:rsidRPr="00FB5AE6">
        <w:rPr>
          <w:lang w:val="en-US"/>
        </w:rPr>
        <w:t>berdasarkan</w:t>
      </w:r>
      <w:proofErr w:type="spellEnd"/>
      <w:r w:rsidR="00A67E4C" w:rsidRPr="00FB5AE6">
        <w:rPr>
          <w:lang w:val="en-US"/>
        </w:rPr>
        <w:t xml:space="preserve"> Surat </w:t>
      </w:r>
      <w:proofErr w:type="spellStart"/>
      <w:r w:rsidR="00A67E4C" w:rsidRPr="00FB5AE6">
        <w:rPr>
          <w:lang w:val="en-US"/>
        </w:rPr>
        <w:t>Penawaran</w:t>
      </w:r>
      <w:proofErr w:type="spellEnd"/>
      <w:r w:rsidR="00A67E4C" w:rsidRPr="00FB5AE6">
        <w:rPr>
          <w:lang w:val="en-US"/>
        </w:rPr>
        <w:t xml:space="preserve"> yang </w:t>
      </w:r>
      <w:proofErr w:type="spellStart"/>
      <w:r w:rsidR="00A67E4C" w:rsidRPr="00FB5AE6">
        <w:rPr>
          <w:lang w:val="en-US"/>
        </w:rPr>
        <w:t>disetujui</w:t>
      </w:r>
      <w:proofErr w:type="spellEnd"/>
      <w:r w:rsidR="00A67E4C" w:rsidRPr="00FB5AE6">
        <w:rPr>
          <w:lang w:val="en-US"/>
        </w:rPr>
        <w:t xml:space="preserve"> </w:t>
      </w:r>
      <w:r w:rsidR="00A67E4C" w:rsidRPr="00FB5AE6">
        <w:rPr>
          <w:b/>
          <w:lang w:val="en-US"/>
        </w:rPr>
        <w:t>Para</w:t>
      </w:r>
      <w:r w:rsidR="00A67E4C" w:rsidRPr="00FB5AE6">
        <w:rPr>
          <w:lang w:val="en-US"/>
        </w:rPr>
        <w:t xml:space="preserve"> </w:t>
      </w:r>
      <w:proofErr w:type="spellStart"/>
      <w:r w:rsidR="00A67E4C" w:rsidRPr="00FB5AE6">
        <w:rPr>
          <w:b/>
          <w:lang w:val="en-US"/>
        </w:rPr>
        <w:t>Pihak</w:t>
      </w:r>
      <w:proofErr w:type="spellEnd"/>
      <w:r w:rsidR="00A67E4C" w:rsidRPr="00FB5AE6">
        <w:rPr>
          <w:b/>
        </w:rPr>
        <w:t>.</w:t>
      </w:r>
    </w:p>
    <w:p w:rsidR="007D7353" w:rsidRPr="004F2AF7" w:rsidRDefault="006921BD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color w:val="000000" w:themeColor="text1"/>
        </w:rPr>
        <w:t>Harga dalam a</w:t>
      </w:r>
      <w:r w:rsidR="000A4DEB" w:rsidRPr="004F2AF7">
        <w:rPr>
          <w:color w:val="000000" w:themeColor="text1"/>
        </w:rPr>
        <w:t>yat</w:t>
      </w:r>
      <w:r w:rsidRPr="004F2AF7">
        <w:rPr>
          <w:color w:val="000000" w:themeColor="text1"/>
        </w:rPr>
        <w:t xml:space="preserve"> </w:t>
      </w:r>
      <w:r w:rsidR="006257F5" w:rsidRPr="004F2AF7">
        <w:rPr>
          <w:color w:val="000000" w:themeColor="text1"/>
        </w:rPr>
        <w:t>(1)</w:t>
      </w:r>
      <w:r w:rsidR="000A4DEB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di</w:t>
      </w:r>
      <w:r w:rsidR="006257F5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atas</w:t>
      </w:r>
      <w:r w:rsidR="0008012D" w:rsidRPr="004F2AF7">
        <w:rPr>
          <w:color w:val="000000" w:themeColor="text1"/>
        </w:rPr>
        <w:t xml:space="preserve"> </w:t>
      </w:r>
      <w:r w:rsidR="000A4DEB" w:rsidRPr="004F2AF7">
        <w:rPr>
          <w:color w:val="000000" w:themeColor="text1"/>
        </w:rPr>
        <w:t>belum</w:t>
      </w:r>
      <w:r w:rsidRPr="004F2AF7">
        <w:rPr>
          <w:color w:val="000000" w:themeColor="text1"/>
        </w:rPr>
        <w:t xml:space="preserve"> termasuk pajak</w:t>
      </w:r>
      <w:r w:rsidR="00C419A0" w:rsidRPr="004F2AF7">
        <w:rPr>
          <w:color w:val="000000" w:themeColor="text1"/>
        </w:rPr>
        <w:t xml:space="preserve"> (PPN), PPN ditanggung </w:t>
      </w:r>
      <w:r w:rsidR="00C419A0" w:rsidRPr="004F2AF7">
        <w:rPr>
          <w:b/>
          <w:color w:val="000000" w:themeColor="text1"/>
        </w:rPr>
        <w:t>Pihak Kedua</w:t>
      </w:r>
      <w:r w:rsidR="007D7353" w:rsidRPr="004F2AF7">
        <w:rPr>
          <w:b/>
          <w:color w:val="000000" w:themeColor="text1"/>
        </w:rPr>
        <w:t>.</w:t>
      </w:r>
    </w:p>
    <w:p w:rsidR="006257F5" w:rsidRPr="008E7BD2" w:rsidRDefault="006257F5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color w:val="000000" w:themeColor="text1"/>
        </w:rPr>
        <w:t>Harga dalam ayat (1) di atas berlaku selama waktu perjanjian.</w:t>
      </w:r>
    </w:p>
    <w:p w:rsidR="008E7BD2" w:rsidRPr="004F2AF7" w:rsidRDefault="008E7BD2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8E7BD2">
        <w:rPr>
          <w:color w:val="000000" w:themeColor="text1"/>
        </w:rPr>
        <w:t xml:space="preserve">Semua lampiran maupun surat penawaran yang </w:t>
      </w:r>
      <w:proofErr w:type="spellStart"/>
      <w:r w:rsidR="00EC55B9">
        <w:rPr>
          <w:color w:val="000000" w:themeColor="text1"/>
          <w:lang w:val="en-US"/>
        </w:rPr>
        <w:t>disepakati</w:t>
      </w:r>
      <w:proofErr w:type="spellEnd"/>
      <w:r w:rsidR="00EC55B9">
        <w:rPr>
          <w:color w:val="000000" w:themeColor="text1"/>
          <w:lang w:val="en-US"/>
        </w:rPr>
        <w:t xml:space="preserve"> </w:t>
      </w:r>
      <w:proofErr w:type="spellStart"/>
      <w:r w:rsidR="00EC55B9">
        <w:rPr>
          <w:color w:val="000000" w:themeColor="text1"/>
          <w:lang w:val="en-US"/>
        </w:rPr>
        <w:t>oleh</w:t>
      </w:r>
      <w:proofErr w:type="spellEnd"/>
      <w:r w:rsidR="00EC55B9">
        <w:rPr>
          <w:color w:val="000000" w:themeColor="text1"/>
          <w:lang w:val="en-US"/>
        </w:rPr>
        <w:t xml:space="preserve"> para </w:t>
      </w:r>
      <w:proofErr w:type="spellStart"/>
      <w:r w:rsidR="00EC55B9">
        <w:rPr>
          <w:color w:val="000000" w:themeColor="text1"/>
          <w:lang w:val="en-US"/>
        </w:rPr>
        <w:t>pihak</w:t>
      </w:r>
      <w:proofErr w:type="spellEnd"/>
      <w:r w:rsidR="00EC55B9">
        <w:rPr>
          <w:color w:val="000000" w:themeColor="text1"/>
          <w:lang w:val="en-US"/>
        </w:rPr>
        <w:t xml:space="preserve"> yang </w:t>
      </w:r>
      <w:r w:rsidRPr="008E7BD2">
        <w:rPr>
          <w:color w:val="000000" w:themeColor="text1"/>
        </w:rPr>
        <w:t>muncul selama periode perjanjian merupakan bagian yang tidak terpisahkan dari surat perjanjian in</w:t>
      </w:r>
      <w:proofErr w:type="spellStart"/>
      <w:r w:rsidRPr="008E7BD2">
        <w:rPr>
          <w:color w:val="000000" w:themeColor="text1"/>
          <w:lang w:val="en-US"/>
        </w:rPr>
        <w:t>i</w:t>
      </w:r>
      <w:proofErr w:type="spellEnd"/>
      <w:r w:rsidRPr="008E7BD2">
        <w:rPr>
          <w:color w:val="000000" w:themeColor="text1"/>
          <w:lang w:val="en-US"/>
        </w:rPr>
        <w:t>.</w:t>
      </w:r>
    </w:p>
    <w:p w:rsidR="00D826E6" w:rsidRPr="004F2AF7" w:rsidRDefault="00D826E6" w:rsidP="004F2AF7">
      <w:pPr>
        <w:pStyle w:val="Default"/>
        <w:spacing w:line="276" w:lineRule="auto"/>
        <w:rPr>
          <w:b/>
          <w:bCs/>
          <w:color w:val="000000" w:themeColor="text1"/>
        </w:rPr>
      </w:pPr>
    </w:p>
    <w:p w:rsidR="004F25E8" w:rsidRPr="004F2AF7" w:rsidRDefault="004F25E8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Pasal 2</w:t>
      </w:r>
    </w:p>
    <w:p w:rsidR="004F25E8" w:rsidRPr="004F2AF7" w:rsidRDefault="004F25E8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Pengiriman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Biaya transportasi yang timbul dari tempat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ke tempat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sepenuhnya menjadi tanggung jawab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>.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Resiko kerusakan akibat proses pengiriman menjadi tanggung jawab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>.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Jumlah </w:t>
      </w:r>
      <w:r w:rsidR="0084356D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dan waktu pengiriman harus sesuai dengan yang sudah ditetapkan di </w:t>
      </w:r>
      <w:r w:rsidRPr="004F2AF7">
        <w:rPr>
          <w:bCs/>
          <w:i/>
          <w:color w:val="000000" w:themeColor="text1"/>
        </w:rPr>
        <w:t>Purchase Order</w:t>
      </w:r>
      <w:r w:rsidRPr="004F2AF7">
        <w:rPr>
          <w:bCs/>
          <w:color w:val="000000" w:themeColor="text1"/>
        </w:rPr>
        <w:t xml:space="preserve"> yang diterbitkan oleh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.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Apabila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akan melakukan pengiriman </w:t>
      </w:r>
      <w:r w:rsidR="0084356D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melebihi waktu atau tidak pada hari kerja yang telah ditentukan maka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harus menginformasikan kepada</w:t>
      </w:r>
      <w:r w:rsidRPr="004F2AF7">
        <w:rPr>
          <w:b/>
          <w:bCs/>
          <w:color w:val="000000" w:themeColor="text1"/>
        </w:rPr>
        <w:t xml:space="preserve"> Pihak Kedua </w:t>
      </w:r>
      <w:r w:rsidRPr="004F2AF7">
        <w:rPr>
          <w:bCs/>
          <w:color w:val="000000" w:themeColor="text1"/>
        </w:rPr>
        <w:t>terlebih dahulu.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>Batas waktu pengiriman</w:t>
      </w:r>
      <w:r w:rsidR="0084356D" w:rsidRPr="004F2AF7">
        <w:rPr>
          <w:bCs/>
          <w:color w:val="000000" w:themeColor="text1"/>
        </w:rPr>
        <w:t xml:space="preserve"> produk</w:t>
      </w:r>
      <w:r w:rsidRPr="004F2AF7">
        <w:rPr>
          <w:bCs/>
          <w:color w:val="000000" w:themeColor="text1"/>
        </w:rPr>
        <w:t xml:space="preserve"> sesuai dengan jadwal yang sudah disetujui </w:t>
      </w: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>.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Apabila terjadi keterlambatan dalam pengiriman maka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wajib membayar biaya keterlambatan 0,1</w:t>
      </w:r>
      <w:r w:rsidRPr="004F2AF7">
        <w:rPr>
          <w:bCs/>
          <w:color w:val="000000" w:themeColor="text1"/>
          <w:vertAlign w:val="superscript"/>
        </w:rPr>
        <w:t>0</w:t>
      </w:r>
      <w:r w:rsidRPr="004F2AF7">
        <w:rPr>
          <w:bCs/>
          <w:color w:val="000000" w:themeColor="text1"/>
        </w:rPr>
        <w:t>/</w:t>
      </w:r>
      <w:r w:rsidRPr="004F2AF7">
        <w:rPr>
          <w:bCs/>
          <w:color w:val="000000" w:themeColor="text1"/>
          <w:vertAlign w:val="subscript"/>
        </w:rPr>
        <w:t xml:space="preserve">0 </w:t>
      </w:r>
      <w:r w:rsidRPr="004F2AF7">
        <w:rPr>
          <w:bCs/>
          <w:color w:val="000000" w:themeColor="text1"/>
        </w:rPr>
        <w:t xml:space="preserve">(nol koma satu persen) per hari keterlambatan dari total harga </w:t>
      </w:r>
      <w:r w:rsidR="0084356D" w:rsidRPr="004F2AF7">
        <w:rPr>
          <w:bCs/>
          <w:color w:val="000000" w:themeColor="text1"/>
        </w:rPr>
        <w:t>produk</w:t>
      </w:r>
      <w:r w:rsidR="006257F5" w:rsidRPr="004F2AF7">
        <w:rPr>
          <w:bCs/>
          <w:color w:val="000000" w:themeColor="text1"/>
        </w:rPr>
        <w:t xml:space="preserve"> yang dipesan </w:t>
      </w:r>
      <w:r w:rsidR="006257F5"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.</w:t>
      </w:r>
    </w:p>
    <w:p w:rsidR="006257F5" w:rsidRPr="004F2AF7" w:rsidRDefault="006257F5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Pembayaran ayat (6) paling lambat 15 (lima belas) hari setelah tagihan klaim diterima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>.</w:t>
      </w:r>
    </w:p>
    <w:p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lastRenderedPageBreak/>
        <w:t>Para Pihak</w:t>
      </w:r>
      <w:r w:rsidRPr="004F2AF7">
        <w:rPr>
          <w:bCs/>
          <w:color w:val="000000" w:themeColor="text1"/>
        </w:rPr>
        <w:t xml:space="preserve"> sepakat sebelum dilakukan penyerahan </w:t>
      </w:r>
      <w:r w:rsidR="0084356D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dari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, dilakukan pengecekan</w:t>
      </w:r>
      <w:r w:rsidR="0084356D" w:rsidRPr="004F2AF7">
        <w:rPr>
          <w:bCs/>
          <w:color w:val="000000" w:themeColor="text1"/>
        </w:rPr>
        <w:t xml:space="preserve"> produk </w:t>
      </w:r>
      <w:r w:rsidRPr="004F2AF7">
        <w:rPr>
          <w:bCs/>
          <w:color w:val="000000" w:themeColor="text1"/>
        </w:rPr>
        <w:t xml:space="preserve">(jumlah, kualitas, dll) antara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dan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.</w:t>
      </w:r>
    </w:p>
    <w:p w:rsidR="00414AE8" w:rsidRPr="004F2AF7" w:rsidRDefault="00414AE8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:rsidR="0094635A" w:rsidRPr="004F2AF7" w:rsidRDefault="0094635A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Pasal 3</w:t>
      </w:r>
    </w:p>
    <w:p w:rsidR="0094635A" w:rsidRPr="004F2AF7" w:rsidRDefault="0094635A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Jaminan Kualitas Produk</w:t>
      </w:r>
    </w:p>
    <w:p w:rsidR="0094635A" w:rsidRPr="004F2AF7" w:rsidRDefault="0094635A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menjamin seluruh </w:t>
      </w:r>
      <w:r w:rsidR="00544BEC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yang dikirim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sesuai dengan spesifikasi yang telah disepakati oleh </w:t>
      </w: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>.</w:t>
      </w:r>
    </w:p>
    <w:p w:rsidR="0094635A" w:rsidRPr="004F2AF7" w:rsidRDefault="0094635A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</w:t>
      </w:r>
      <w:r w:rsidR="00C8217D" w:rsidRPr="004F2AF7">
        <w:rPr>
          <w:b/>
          <w:bCs/>
          <w:color w:val="000000" w:themeColor="text1"/>
        </w:rPr>
        <w:t>a</w:t>
      </w:r>
      <w:r w:rsidRPr="004F2AF7">
        <w:rPr>
          <w:b/>
          <w:bCs/>
          <w:color w:val="000000" w:themeColor="text1"/>
        </w:rPr>
        <w:t xml:space="preserve">ma </w:t>
      </w:r>
      <w:r w:rsidRPr="004F2AF7">
        <w:rPr>
          <w:bCs/>
          <w:color w:val="000000" w:themeColor="text1"/>
        </w:rPr>
        <w:t>menjamin seluruh</w:t>
      </w:r>
      <w:r w:rsidR="00544BEC" w:rsidRPr="004F2AF7">
        <w:rPr>
          <w:bCs/>
          <w:color w:val="000000" w:themeColor="text1"/>
        </w:rPr>
        <w:t xml:space="preserve"> produk</w:t>
      </w:r>
      <w:r w:rsidRPr="004F2AF7">
        <w:rPr>
          <w:bCs/>
          <w:color w:val="000000" w:themeColor="text1"/>
        </w:rPr>
        <w:t xml:space="preserve"> yang dikirim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sesuai dengan standar</w:t>
      </w:r>
      <w:r w:rsidR="00CD3FD1" w:rsidRPr="004F2AF7">
        <w:rPr>
          <w:bCs/>
          <w:color w:val="000000" w:themeColor="text1"/>
        </w:rPr>
        <w:t xml:space="preserve"> </w:t>
      </w:r>
      <w:r w:rsidRPr="004F2AF7">
        <w:rPr>
          <w:bCs/>
          <w:color w:val="000000" w:themeColor="text1"/>
        </w:rPr>
        <w:t>produk yang baik.</w:t>
      </w:r>
    </w:p>
    <w:p w:rsidR="0094635A" w:rsidRPr="004F2AF7" w:rsidRDefault="0094635A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Pihak Pertama </w:t>
      </w:r>
      <w:r w:rsidR="00C8217D" w:rsidRPr="004F2AF7">
        <w:rPr>
          <w:bCs/>
          <w:color w:val="000000" w:themeColor="text1"/>
        </w:rPr>
        <w:t>bersedia mengganti sebagian</w:t>
      </w:r>
      <w:r w:rsidR="00544BEC" w:rsidRPr="004F2AF7">
        <w:rPr>
          <w:bCs/>
          <w:color w:val="000000" w:themeColor="text1"/>
        </w:rPr>
        <w:t xml:space="preserve"> dan/atau seluruhnya atas produk</w:t>
      </w:r>
      <w:r w:rsidR="00CD3FD1" w:rsidRPr="004F2AF7">
        <w:rPr>
          <w:bCs/>
          <w:color w:val="000000" w:themeColor="text1"/>
        </w:rPr>
        <w:t xml:space="preserve"> yang telah dikirim </w:t>
      </w:r>
      <w:r w:rsidR="00C8217D" w:rsidRPr="004F2AF7">
        <w:rPr>
          <w:bCs/>
          <w:color w:val="000000" w:themeColor="text1"/>
        </w:rPr>
        <w:t xml:space="preserve">apabila </w:t>
      </w:r>
      <w:r w:rsidR="00544BEC" w:rsidRPr="004F2AF7">
        <w:rPr>
          <w:bCs/>
          <w:color w:val="000000" w:themeColor="text1"/>
        </w:rPr>
        <w:t xml:space="preserve">diketahui ada produk </w:t>
      </w:r>
      <w:r w:rsidR="00C8217D" w:rsidRPr="004F2AF7">
        <w:rPr>
          <w:bCs/>
          <w:color w:val="000000" w:themeColor="text1"/>
        </w:rPr>
        <w:t>cacat atau</w:t>
      </w:r>
      <w:r w:rsidR="00CD3FD1" w:rsidRPr="004F2AF7">
        <w:rPr>
          <w:bCs/>
          <w:color w:val="000000" w:themeColor="text1"/>
        </w:rPr>
        <w:t xml:space="preserve"> tidak sesuai sebagaimana dalam ayat (1) dan (2).</w:t>
      </w:r>
    </w:p>
    <w:p w:rsidR="00C8217D" w:rsidRPr="004F2AF7" w:rsidRDefault="00544BEC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menjamin bahwa semua produk </w:t>
      </w:r>
      <w:proofErr w:type="spellStart"/>
      <w:r w:rsidR="00FC0358">
        <w:rPr>
          <w:bCs/>
          <w:color w:val="000000" w:themeColor="text1"/>
          <w:lang w:val="en-US"/>
        </w:rPr>
        <w:t>termasuk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bahan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pengemasan</w:t>
      </w:r>
      <w:proofErr w:type="spellEnd"/>
      <w:r w:rsidR="00E930F0">
        <w:rPr>
          <w:bCs/>
          <w:color w:val="000000" w:themeColor="text1"/>
          <w:lang w:val="en-US"/>
        </w:rPr>
        <w:t xml:space="preserve"> </w:t>
      </w:r>
      <w:proofErr w:type="spellStart"/>
      <w:r w:rsidR="00E930F0">
        <w:rPr>
          <w:bCs/>
          <w:color w:val="000000" w:themeColor="text1"/>
          <w:lang w:val="en-US"/>
        </w:rPr>
        <w:t>atau</w:t>
      </w:r>
      <w:proofErr w:type="spellEnd"/>
      <w:r w:rsidR="00E930F0">
        <w:rPr>
          <w:bCs/>
          <w:color w:val="000000" w:themeColor="text1"/>
          <w:lang w:val="en-US"/>
        </w:rPr>
        <w:t xml:space="preserve"> packing</w:t>
      </w:r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dan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bahan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pelindung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r w:rsidR="00FC0358" w:rsidRPr="00FC0358">
        <w:rPr>
          <w:bCs/>
          <w:color w:val="000000" w:themeColor="text1"/>
        </w:rPr>
        <w:t xml:space="preserve">yang dikirim </w:t>
      </w:r>
      <w:r w:rsidRPr="004F2AF7">
        <w:rPr>
          <w:bCs/>
          <w:color w:val="000000" w:themeColor="text1"/>
        </w:rPr>
        <w:t xml:space="preserve">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tidak mengandung zat berbahaya bagi lingkungan </w:t>
      </w:r>
      <w:r w:rsidR="00CC0247" w:rsidRPr="004F2AF7">
        <w:rPr>
          <w:bCs/>
          <w:color w:val="000000" w:themeColor="text1"/>
        </w:rPr>
        <w:t xml:space="preserve">seperti: lead, mercury, cadmium, hexavalent chromium, polybrominated biphenyl, polybrominated diphenyl ether, bis (2-ethylhexy) phthalate, di-(n)-butyl phthalate, benzyl butyl phthalate, di-isobutyl phthalate, zat terlarang yang tercantum dalam GADSL (Global Automotive Declarable Substance List), zat </w:t>
      </w:r>
      <w:r w:rsidR="00E16BCC" w:rsidRPr="004F2AF7">
        <w:rPr>
          <w:bCs/>
          <w:color w:val="000000" w:themeColor="text1"/>
        </w:rPr>
        <w:t xml:space="preserve">terlarang </w:t>
      </w:r>
      <w:r w:rsidR="00CC0247" w:rsidRPr="004F2AF7">
        <w:rPr>
          <w:bCs/>
          <w:color w:val="000000" w:themeColor="text1"/>
        </w:rPr>
        <w:t xml:space="preserve">yang tercantum dalam Yazaki Group Self-Control Substance List, asbestos, perfluorooctanesulfonic acid atau zat lain seperti yang diinstruksikan </w:t>
      </w:r>
      <w:r w:rsidR="00CC0247" w:rsidRPr="004F2AF7">
        <w:rPr>
          <w:b/>
          <w:bCs/>
          <w:color w:val="000000" w:themeColor="text1"/>
        </w:rPr>
        <w:t>Pihak Kedua</w:t>
      </w:r>
      <w:r w:rsidR="00CC0247" w:rsidRPr="004F2AF7">
        <w:rPr>
          <w:bCs/>
          <w:color w:val="000000" w:themeColor="text1"/>
        </w:rPr>
        <w:t xml:space="preserve"> kepada </w:t>
      </w:r>
      <w:r w:rsidR="00CC0247" w:rsidRPr="004F2AF7">
        <w:rPr>
          <w:b/>
          <w:bCs/>
          <w:color w:val="000000" w:themeColor="text1"/>
        </w:rPr>
        <w:t>Pihak Pertama</w:t>
      </w:r>
      <w:r w:rsidR="00FC0358">
        <w:rPr>
          <w:bCs/>
          <w:color w:val="000000" w:themeColor="text1"/>
        </w:rPr>
        <w:t xml:space="preserve"> dari waktu ke waktu</w:t>
      </w:r>
      <w:r w:rsidR="00FC0358">
        <w:rPr>
          <w:bCs/>
          <w:color w:val="000000" w:themeColor="text1"/>
          <w:lang w:val="en-US"/>
        </w:rPr>
        <w:t xml:space="preserve">, </w:t>
      </w:r>
      <w:proofErr w:type="spellStart"/>
      <w:r w:rsidR="00FC0358">
        <w:rPr>
          <w:bCs/>
          <w:color w:val="000000" w:themeColor="text1"/>
          <w:lang w:val="en-US"/>
        </w:rPr>
        <w:t>lebih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lengkap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terkait</w:t>
      </w:r>
      <w:proofErr w:type="spellEnd"/>
      <w:r w:rsidR="00FC0358">
        <w:rPr>
          <w:bCs/>
          <w:color w:val="000000" w:themeColor="text1"/>
          <w:lang w:val="en-US"/>
        </w:rPr>
        <w:t xml:space="preserve"> list GADSL </w:t>
      </w:r>
      <w:proofErr w:type="spellStart"/>
      <w:r w:rsidR="00FC0358">
        <w:rPr>
          <w:bCs/>
          <w:color w:val="000000" w:themeColor="text1"/>
          <w:lang w:val="en-US"/>
        </w:rPr>
        <w:t>dapat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mengakses</w:t>
      </w:r>
      <w:proofErr w:type="spellEnd"/>
      <w:r w:rsidR="00FC0358">
        <w:rPr>
          <w:bCs/>
          <w:color w:val="000000" w:themeColor="text1"/>
          <w:lang w:val="en-US"/>
        </w:rPr>
        <w:t xml:space="preserve"> link </w:t>
      </w:r>
      <w:proofErr w:type="spellStart"/>
      <w:r w:rsidR="00FC0358">
        <w:rPr>
          <w:bCs/>
          <w:color w:val="000000" w:themeColor="text1"/>
          <w:lang w:val="en-US"/>
        </w:rPr>
        <w:t>berikut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hyperlink r:id="rId8" w:history="1">
        <w:r w:rsidR="00FC0358" w:rsidRPr="007C2A81">
          <w:rPr>
            <w:rStyle w:val="Hyperlink"/>
          </w:rPr>
          <w:t>https://www.gadsl.org</w:t>
        </w:r>
        <w:r w:rsidR="00FC0358" w:rsidRPr="007C2A81">
          <w:rPr>
            <w:rStyle w:val="Hyperlink"/>
            <w:lang w:val="en-US"/>
          </w:rPr>
          <w:t>/</w:t>
        </w:r>
      </w:hyperlink>
      <w:r w:rsidR="00FC0358">
        <w:rPr>
          <w:rStyle w:val="jlqj4b"/>
          <w:lang w:val="en-US"/>
        </w:rPr>
        <w:t xml:space="preserve">. </w:t>
      </w:r>
    </w:p>
    <w:p w:rsidR="00313CF4" w:rsidRPr="00313CF4" w:rsidRDefault="001E6F70" w:rsidP="0037099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1E6F70">
        <w:rPr>
          <w:bCs/>
          <w:color w:val="000000" w:themeColor="text1"/>
        </w:rPr>
        <w:t xml:space="preserve">Apabila dibutuhkan oleh </w:t>
      </w:r>
      <w:r w:rsidRPr="001E6F70">
        <w:rPr>
          <w:b/>
          <w:bCs/>
          <w:color w:val="000000" w:themeColor="text1"/>
        </w:rPr>
        <w:t>Pihak Kedua</w:t>
      </w:r>
      <w:r w:rsidRPr="001E6F70">
        <w:rPr>
          <w:bCs/>
          <w:color w:val="000000" w:themeColor="text1"/>
        </w:rPr>
        <w:t xml:space="preserve">, maka </w:t>
      </w:r>
      <w:r w:rsidRPr="001E6F70">
        <w:rPr>
          <w:b/>
          <w:bCs/>
          <w:color w:val="000000" w:themeColor="text1"/>
        </w:rPr>
        <w:t xml:space="preserve">Pihak Pertama </w:t>
      </w:r>
      <w:r w:rsidRPr="001E6F70">
        <w:rPr>
          <w:bCs/>
          <w:color w:val="000000" w:themeColor="text1"/>
        </w:rPr>
        <w:t xml:space="preserve">harus menyediakan Sertifikat Eksternal yang dibutuhkan sebagaimana yang disebutkan pada ayat(4), </w:t>
      </w:r>
      <w:proofErr w:type="spellStart"/>
      <w:r>
        <w:rPr>
          <w:bCs/>
          <w:color w:val="000000" w:themeColor="text1"/>
          <w:lang w:val="en-US"/>
        </w:rPr>
        <w:t>dan</w:t>
      </w:r>
      <w:proofErr w:type="spellEnd"/>
      <w:r w:rsidRPr="001E6F70">
        <w:rPr>
          <w:bCs/>
          <w:color w:val="000000" w:themeColor="text1"/>
        </w:rPr>
        <w:t xml:space="preserve"> juga harus menyertakan </w:t>
      </w:r>
      <w:r>
        <w:rPr>
          <w:bCs/>
          <w:color w:val="000000" w:themeColor="text1"/>
          <w:lang w:val="en-US"/>
        </w:rPr>
        <w:t xml:space="preserve">data </w:t>
      </w:r>
      <w:proofErr w:type="spellStart"/>
      <w:r>
        <w:rPr>
          <w:bCs/>
          <w:color w:val="000000" w:themeColor="text1"/>
          <w:lang w:val="en-US"/>
        </w:rPr>
        <w:t>informasi</w:t>
      </w:r>
      <w:proofErr w:type="spellEnd"/>
      <w:r>
        <w:rPr>
          <w:bCs/>
          <w:color w:val="000000" w:themeColor="text1"/>
          <w:lang w:val="en-US"/>
        </w:rPr>
        <w:t xml:space="preserve"> </w:t>
      </w:r>
      <w:r w:rsidRPr="001B511F">
        <w:t>International Material Data System (IMDS) dan Safety Data Sheet (SDS) terkait dengan zat kandungan yang dibuat berdasarkan Global Harmony System (GHS)</w:t>
      </w:r>
      <w:r>
        <w:rPr>
          <w:lang w:val="en-US"/>
        </w:rPr>
        <w:t>.</w:t>
      </w:r>
    </w:p>
    <w:p w:rsidR="00E16BCC" w:rsidRPr="005A318F" w:rsidRDefault="00370997" w:rsidP="005A318F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/>
          <w:bCs/>
          <w:color w:val="000000" w:themeColor="text1"/>
        </w:rPr>
      </w:pPr>
      <w:r>
        <w:rPr>
          <w:bCs/>
          <w:color w:val="000000" w:themeColor="text1"/>
        </w:rPr>
        <w:t xml:space="preserve">Dalam hal produk yang dikirim </w:t>
      </w:r>
      <w:r w:rsidRPr="00370997"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kepada </w:t>
      </w:r>
      <w:r w:rsidRPr="0037099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 mengandung zat-zat berbahaya yang melanggar ayat (4), </w:t>
      </w:r>
      <w:r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akan mengganti kerugian </w:t>
      </w:r>
      <w:r w:rsidRPr="0037099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 dari semua kerugian dan kerusakan yang timbul dari pelanggaran tersebut, termasuk semua biaya yang berkaitan dengan penarikan kembali produk. Cakupan dan jumlah kompensasi akan ditentukan sepenuhnya oleh </w:t>
      </w:r>
      <w:r w:rsidRPr="00DA205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. Dalam hal </w:t>
      </w:r>
      <w:r w:rsidRPr="00DA2057"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ingin menyangkal atau mempertanyakan keputusan </w:t>
      </w:r>
      <w:r w:rsidRPr="00DA205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, </w:t>
      </w:r>
      <w:r w:rsidRPr="00DA2057"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</w:t>
      </w:r>
      <w:r w:rsidRPr="00370997">
        <w:rPr>
          <w:bCs/>
          <w:color w:val="000000" w:themeColor="text1"/>
        </w:rPr>
        <w:t xml:space="preserve">harus </w:t>
      </w:r>
      <w:r w:rsidR="00DA2057">
        <w:rPr>
          <w:bCs/>
          <w:color w:val="000000" w:themeColor="text1"/>
        </w:rPr>
        <w:t>segera</w:t>
      </w:r>
      <w:r w:rsidRPr="00370997">
        <w:rPr>
          <w:bCs/>
          <w:color w:val="000000" w:themeColor="text1"/>
        </w:rPr>
        <w:t xml:space="preserve"> memberi tahu </w:t>
      </w:r>
      <w:r w:rsidRPr="00DA2057">
        <w:rPr>
          <w:b/>
          <w:bCs/>
          <w:color w:val="000000" w:themeColor="text1"/>
        </w:rPr>
        <w:t>Pihak Kedua</w:t>
      </w:r>
      <w:r w:rsidR="00DA2057">
        <w:rPr>
          <w:bCs/>
          <w:color w:val="000000" w:themeColor="text1"/>
        </w:rPr>
        <w:t xml:space="preserve"> tidak boleh melebihi 3</w:t>
      </w:r>
      <w:r w:rsidR="004B1269">
        <w:rPr>
          <w:bCs/>
          <w:color w:val="000000" w:themeColor="text1"/>
        </w:rPr>
        <w:t xml:space="preserve"> (tiga)</w:t>
      </w:r>
      <w:r w:rsidR="00DA2057">
        <w:rPr>
          <w:bCs/>
          <w:color w:val="000000" w:themeColor="text1"/>
        </w:rPr>
        <w:t xml:space="preserve"> h</w:t>
      </w:r>
      <w:r w:rsidR="00DA2057" w:rsidRPr="00370997">
        <w:rPr>
          <w:bCs/>
          <w:color w:val="000000" w:themeColor="text1"/>
        </w:rPr>
        <w:t xml:space="preserve">ari sejak tanggal penetapan oleh </w:t>
      </w:r>
      <w:r w:rsidR="00DA2057" w:rsidRPr="00DA2057">
        <w:rPr>
          <w:b/>
          <w:bCs/>
          <w:color w:val="000000" w:themeColor="text1"/>
        </w:rPr>
        <w:t>Pihak Kedua</w:t>
      </w:r>
      <w:r w:rsidRPr="00370997">
        <w:rPr>
          <w:bCs/>
          <w:color w:val="000000" w:themeColor="text1"/>
        </w:rPr>
        <w:t xml:space="preserve">, dan </w:t>
      </w:r>
      <w:r w:rsidRPr="00DA205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 </w:t>
      </w:r>
      <w:r w:rsidRPr="00370997">
        <w:rPr>
          <w:bCs/>
          <w:color w:val="000000" w:themeColor="text1"/>
        </w:rPr>
        <w:t xml:space="preserve">serta </w:t>
      </w:r>
      <w:r w:rsidRPr="00DA2057"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</w:t>
      </w:r>
      <w:r w:rsidRPr="00370997">
        <w:rPr>
          <w:bCs/>
          <w:color w:val="000000" w:themeColor="text1"/>
        </w:rPr>
        <w:t>akan</w:t>
      </w:r>
      <w:r>
        <w:rPr>
          <w:bCs/>
          <w:color w:val="000000" w:themeColor="text1"/>
        </w:rPr>
        <w:t xml:space="preserve"> menyelesaikan masalah tersebut </w:t>
      </w:r>
      <w:r w:rsidRPr="00370997">
        <w:rPr>
          <w:bCs/>
          <w:color w:val="000000" w:themeColor="text1"/>
        </w:rPr>
        <w:t>melalui konsultasi timbal balik</w:t>
      </w:r>
      <w:r>
        <w:rPr>
          <w:bCs/>
          <w:color w:val="000000" w:themeColor="text1"/>
        </w:rPr>
        <w:t>.</w:t>
      </w:r>
    </w:p>
    <w:p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Pasal </w:t>
      </w:r>
      <w:r w:rsidR="007A5FEB" w:rsidRPr="004F2AF7">
        <w:rPr>
          <w:b/>
          <w:bCs/>
          <w:color w:val="000000" w:themeColor="text1"/>
        </w:rPr>
        <w:t>4</w:t>
      </w:r>
    </w:p>
    <w:p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Kewajiban dan Hak Pihak Pertama</w:t>
      </w:r>
    </w:p>
    <w:p w:rsidR="00A812BE" w:rsidRPr="004F2AF7" w:rsidRDefault="00A812BE" w:rsidP="004F2AF7">
      <w:pPr>
        <w:pStyle w:val="Default"/>
        <w:numPr>
          <w:ilvl w:val="0"/>
          <w:numId w:val="25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berhak menerima pembayaran dari </w:t>
      </w:r>
      <w:r w:rsidRPr="004F2AF7">
        <w:rPr>
          <w:b/>
          <w:bCs/>
          <w:color w:val="000000" w:themeColor="text1"/>
        </w:rPr>
        <w:t>Pihak Kedua</w:t>
      </w:r>
      <w:r w:rsidR="0008012D" w:rsidRPr="004F2AF7">
        <w:rPr>
          <w:bCs/>
          <w:color w:val="000000" w:themeColor="text1"/>
        </w:rPr>
        <w:t xml:space="preserve"> </w:t>
      </w:r>
      <w:r w:rsidRPr="004F2AF7">
        <w:rPr>
          <w:bCs/>
          <w:color w:val="000000" w:themeColor="text1"/>
        </w:rPr>
        <w:t xml:space="preserve">sesuai waktu yang telah disepakati </w:t>
      </w: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>.</w:t>
      </w:r>
    </w:p>
    <w:p w:rsidR="00881FEF" w:rsidRPr="004F2AF7" w:rsidRDefault="00A812BE" w:rsidP="004F2AF7">
      <w:pPr>
        <w:pStyle w:val="Default"/>
        <w:widowControl w:val="0"/>
        <w:numPr>
          <w:ilvl w:val="0"/>
          <w:numId w:val="25"/>
        </w:numPr>
        <w:tabs>
          <w:tab w:val="left" w:pos="-1440"/>
        </w:tabs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color w:val="000000" w:themeColor="text1"/>
        </w:rPr>
        <w:t>Pihak Pertama</w:t>
      </w:r>
      <w:r w:rsidRPr="004F2AF7">
        <w:rPr>
          <w:color w:val="000000" w:themeColor="text1"/>
        </w:rPr>
        <w:t xml:space="preserve"> wajib </w:t>
      </w:r>
      <w:r w:rsidR="00AB39AE" w:rsidRPr="004F2AF7">
        <w:rPr>
          <w:color w:val="000000" w:themeColor="text1"/>
        </w:rPr>
        <w:t xml:space="preserve">menyerahkan </w:t>
      </w:r>
      <w:r w:rsidR="00E16BCC" w:rsidRPr="004F2AF7">
        <w:rPr>
          <w:color w:val="000000" w:themeColor="text1"/>
        </w:rPr>
        <w:t>produk</w:t>
      </w:r>
      <w:r w:rsidR="00AB39AE" w:rsidRPr="004F2AF7">
        <w:rPr>
          <w:color w:val="000000" w:themeColor="text1"/>
        </w:rPr>
        <w:t xml:space="preserve"> </w:t>
      </w:r>
      <w:r w:rsidR="007D7353" w:rsidRPr="004F2AF7">
        <w:rPr>
          <w:color w:val="000000" w:themeColor="text1"/>
        </w:rPr>
        <w:t xml:space="preserve">sesuai spesifikasi dan jadwal yang disepakati </w:t>
      </w:r>
      <w:r w:rsidR="007D7353" w:rsidRPr="004F2AF7">
        <w:rPr>
          <w:b/>
          <w:color w:val="000000" w:themeColor="text1"/>
        </w:rPr>
        <w:t>Para Pihak</w:t>
      </w:r>
      <w:r w:rsidR="0008012D" w:rsidRPr="004F2AF7">
        <w:rPr>
          <w:color w:val="000000" w:themeColor="text1"/>
        </w:rPr>
        <w:t>.</w:t>
      </w:r>
    </w:p>
    <w:p w:rsidR="00A812BE" w:rsidRPr="004F2AF7" w:rsidRDefault="00A812BE" w:rsidP="004F2AF7">
      <w:pPr>
        <w:pStyle w:val="Default"/>
        <w:numPr>
          <w:ilvl w:val="0"/>
          <w:numId w:val="25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lastRenderedPageBreak/>
        <w:t>Pihak Pertama</w:t>
      </w:r>
      <w:r w:rsidRPr="004F2AF7">
        <w:rPr>
          <w:bCs/>
          <w:color w:val="000000" w:themeColor="text1"/>
        </w:rPr>
        <w:t xml:space="preserve"> </w:t>
      </w:r>
      <w:r w:rsidRPr="004F2AF7">
        <w:rPr>
          <w:color w:val="000000" w:themeColor="text1"/>
        </w:rPr>
        <w:t xml:space="preserve">tidak diperbolehkan mengalihkan pekerjaan kepada pihak lain tanpa sepengetahuan dan atau persetujuan tertulis dari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color w:val="000000" w:themeColor="text1"/>
        </w:rPr>
        <w:t>.</w:t>
      </w:r>
    </w:p>
    <w:p w:rsidR="00A87434" w:rsidRPr="004F2AF7" w:rsidRDefault="00A87434" w:rsidP="004F2AF7">
      <w:pPr>
        <w:pStyle w:val="Default"/>
        <w:spacing w:line="276" w:lineRule="auto"/>
        <w:jc w:val="center"/>
        <w:rPr>
          <w:bCs/>
          <w:color w:val="000000" w:themeColor="text1"/>
        </w:rPr>
      </w:pPr>
    </w:p>
    <w:p w:rsidR="00A812BE" w:rsidRPr="004F2AF7" w:rsidRDefault="00A812BE" w:rsidP="004F2AF7">
      <w:pPr>
        <w:pStyle w:val="Default"/>
        <w:spacing w:line="276" w:lineRule="auto"/>
        <w:jc w:val="center"/>
        <w:rPr>
          <w:color w:val="auto"/>
        </w:rPr>
      </w:pPr>
      <w:r w:rsidRPr="004F2AF7">
        <w:rPr>
          <w:b/>
          <w:bCs/>
          <w:color w:val="auto"/>
        </w:rPr>
        <w:t xml:space="preserve">Pasal </w:t>
      </w:r>
      <w:r w:rsidR="007A5FEB" w:rsidRPr="004F2AF7">
        <w:rPr>
          <w:b/>
          <w:bCs/>
          <w:color w:val="auto"/>
        </w:rPr>
        <w:t>5</w:t>
      </w:r>
    </w:p>
    <w:p w:rsidR="00A812BE" w:rsidRPr="004F2AF7" w:rsidRDefault="00A812BE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Kewajiban dan Hak Pihak Kedua</w:t>
      </w:r>
    </w:p>
    <w:p w:rsidR="00A812BE" w:rsidRPr="004F2AF7" w:rsidRDefault="00A812BE" w:rsidP="004F2AF7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Pihak Kedua</w:t>
      </w:r>
      <w:r w:rsidR="00B02046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wajib membayar tepat waktu sesuai perjanjian.</w:t>
      </w:r>
    </w:p>
    <w:p w:rsidR="008640AB" w:rsidRPr="004F2AF7" w:rsidRDefault="00836BC0" w:rsidP="004F2AF7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Pihak Kedua</w:t>
      </w:r>
      <w:r w:rsidRPr="004F2AF7">
        <w:rPr>
          <w:color w:val="000000" w:themeColor="text1"/>
        </w:rPr>
        <w:t xml:space="preserve"> berhak menerima</w:t>
      </w:r>
      <w:r w:rsidR="00AB39AE" w:rsidRPr="004F2AF7">
        <w:rPr>
          <w:color w:val="000000" w:themeColor="text1"/>
        </w:rPr>
        <w:t xml:space="preserve"> </w:t>
      </w:r>
      <w:r w:rsidR="00E16BCC" w:rsidRPr="004F2AF7">
        <w:rPr>
          <w:color w:val="000000" w:themeColor="text1"/>
        </w:rPr>
        <w:t>produk</w:t>
      </w:r>
      <w:r w:rsidRPr="004F2AF7">
        <w:rPr>
          <w:color w:val="000000" w:themeColor="text1"/>
        </w:rPr>
        <w:t xml:space="preserve"> sesuai spesifikasi dan jadwal yang disepakati </w:t>
      </w:r>
      <w:r w:rsidRPr="004F2AF7">
        <w:rPr>
          <w:b/>
          <w:color w:val="000000" w:themeColor="text1"/>
        </w:rPr>
        <w:t>Para Pihak</w:t>
      </w:r>
      <w:r w:rsidRPr="004F2AF7">
        <w:rPr>
          <w:color w:val="000000" w:themeColor="text1"/>
        </w:rPr>
        <w:t>.</w:t>
      </w:r>
    </w:p>
    <w:p w:rsidR="00A812BE" w:rsidRPr="004F2AF7" w:rsidRDefault="00A812BE" w:rsidP="004F2AF7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Pihak Kedua</w:t>
      </w:r>
      <w:r w:rsidR="00BE3F10" w:rsidRPr="004F2AF7">
        <w:rPr>
          <w:bCs/>
          <w:color w:val="000000" w:themeColor="text1"/>
        </w:rPr>
        <w:t xml:space="preserve"> </w:t>
      </w:r>
      <w:r w:rsidRPr="004F2AF7">
        <w:rPr>
          <w:bCs/>
          <w:color w:val="000000" w:themeColor="text1"/>
        </w:rPr>
        <w:t xml:space="preserve">berhak atas garansi yang diberikan oleh </w:t>
      </w:r>
      <w:r w:rsidRPr="004F2AF7">
        <w:rPr>
          <w:b/>
          <w:bCs/>
          <w:color w:val="000000" w:themeColor="text1"/>
        </w:rPr>
        <w:t>Pihak</w:t>
      </w:r>
      <w:r w:rsidR="00836BC0" w:rsidRPr="004F2AF7">
        <w:rPr>
          <w:b/>
          <w:bCs/>
          <w:color w:val="000000" w:themeColor="text1"/>
        </w:rPr>
        <w:t xml:space="preserve"> </w:t>
      </w:r>
      <w:r w:rsidRPr="004F2AF7">
        <w:rPr>
          <w:b/>
          <w:bCs/>
          <w:color w:val="000000" w:themeColor="text1"/>
        </w:rPr>
        <w:t>Pertama</w:t>
      </w:r>
      <w:r w:rsidR="00245D5B" w:rsidRPr="004F2AF7">
        <w:rPr>
          <w:b/>
          <w:bCs/>
          <w:color w:val="000000" w:themeColor="text1"/>
        </w:rPr>
        <w:t>.</w:t>
      </w:r>
    </w:p>
    <w:p w:rsidR="00A812BE" w:rsidRPr="004F2AF7" w:rsidRDefault="00A812BE" w:rsidP="004F2AF7">
      <w:pPr>
        <w:pStyle w:val="Default"/>
        <w:tabs>
          <w:tab w:val="left" w:pos="360"/>
        </w:tabs>
        <w:spacing w:line="276" w:lineRule="auto"/>
        <w:ind w:left="360"/>
        <w:jc w:val="both"/>
        <w:rPr>
          <w:bCs/>
          <w:color w:val="000000" w:themeColor="text1"/>
        </w:rPr>
      </w:pPr>
    </w:p>
    <w:p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auto"/>
        </w:rPr>
      </w:pPr>
      <w:r w:rsidRPr="004F2AF7">
        <w:rPr>
          <w:b/>
          <w:bCs/>
          <w:color w:val="auto"/>
        </w:rPr>
        <w:t xml:space="preserve">Pasal </w:t>
      </w:r>
      <w:r w:rsidR="007A5FEB" w:rsidRPr="004F2AF7">
        <w:rPr>
          <w:b/>
          <w:bCs/>
          <w:color w:val="auto"/>
        </w:rPr>
        <w:t>6</w:t>
      </w:r>
    </w:p>
    <w:p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auto"/>
        </w:rPr>
      </w:pPr>
      <w:r w:rsidRPr="004F2AF7">
        <w:rPr>
          <w:b/>
          <w:bCs/>
          <w:color w:val="auto"/>
        </w:rPr>
        <w:t>Tata Cara Pembayaran</w:t>
      </w:r>
    </w:p>
    <w:p w:rsidR="00A812BE" w:rsidRPr="004F2AF7" w:rsidRDefault="001703D8" w:rsidP="004F2AF7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color w:val="000000" w:themeColor="text1"/>
        </w:rPr>
        <w:t>Pem</w:t>
      </w:r>
      <w:r w:rsidR="00A812BE" w:rsidRPr="004F2AF7">
        <w:rPr>
          <w:color w:val="000000" w:themeColor="text1"/>
        </w:rPr>
        <w:t>bayar</w:t>
      </w:r>
      <w:r w:rsidR="00836BC0" w:rsidRPr="004F2AF7">
        <w:rPr>
          <w:color w:val="000000" w:themeColor="text1"/>
        </w:rPr>
        <w:t>an</w:t>
      </w:r>
      <w:r w:rsidR="00A812BE" w:rsidRPr="004F2AF7">
        <w:rPr>
          <w:color w:val="000000" w:themeColor="text1"/>
        </w:rPr>
        <w:t xml:space="preserve"> </w:t>
      </w:r>
      <w:r w:rsidR="00225337" w:rsidRPr="004F2AF7">
        <w:rPr>
          <w:b/>
          <w:color w:val="000000" w:themeColor="text1"/>
        </w:rPr>
        <w:t>Pihak Kedua</w:t>
      </w:r>
      <w:r w:rsidR="00225337" w:rsidRPr="004F2AF7">
        <w:rPr>
          <w:color w:val="000000" w:themeColor="text1"/>
        </w:rPr>
        <w:t xml:space="preserve"> kepada </w:t>
      </w:r>
      <w:r w:rsidR="00225337" w:rsidRPr="004F2AF7">
        <w:rPr>
          <w:b/>
          <w:color w:val="000000" w:themeColor="text1"/>
        </w:rPr>
        <w:t>Pihak Pertama</w:t>
      </w:r>
      <w:r w:rsidR="00225337" w:rsidRPr="004F2AF7">
        <w:rPr>
          <w:color w:val="000000" w:themeColor="text1"/>
        </w:rPr>
        <w:t xml:space="preserve"> dila</w:t>
      </w:r>
      <w:r w:rsidRPr="004F2AF7">
        <w:rPr>
          <w:color w:val="000000" w:themeColor="text1"/>
        </w:rPr>
        <w:t>kukan dengan cara transfer bank ke nomor rekening:</w:t>
      </w:r>
    </w:p>
    <w:p w:rsidR="00FC2F9D" w:rsidRDefault="001703D8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color w:val="000000" w:themeColor="text1"/>
        </w:rPr>
      </w:pPr>
      <w:r w:rsidRPr="00FC2F9D">
        <w:rPr>
          <w:color w:val="000000" w:themeColor="text1"/>
        </w:rPr>
        <w:t>Nomor rekening</w:t>
      </w:r>
      <w:r w:rsidRPr="00FC2F9D">
        <w:rPr>
          <w:color w:val="000000" w:themeColor="text1"/>
        </w:rPr>
        <w:tab/>
        <w:t xml:space="preserve">: </w:t>
      </w:r>
      <w:r w:rsidR="009C6F8C" w:rsidRPr="00FC2F9D">
        <w:rPr>
          <w:color w:val="000000" w:themeColor="text1"/>
        </w:rPr>
        <w:t>135 00 0937937 9</w:t>
      </w:r>
    </w:p>
    <w:p w:rsidR="001703D8" w:rsidRPr="00FC2F9D" w:rsidRDefault="001703D8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color w:val="000000" w:themeColor="text1"/>
        </w:rPr>
      </w:pPr>
      <w:r w:rsidRPr="00FC2F9D">
        <w:rPr>
          <w:color w:val="000000" w:themeColor="text1"/>
        </w:rPr>
        <w:t>Atas nama</w:t>
      </w:r>
      <w:r w:rsidRPr="00FC2F9D">
        <w:rPr>
          <w:color w:val="000000" w:themeColor="text1"/>
        </w:rPr>
        <w:tab/>
      </w:r>
      <w:r w:rsidRPr="00FC2F9D">
        <w:rPr>
          <w:color w:val="000000" w:themeColor="text1"/>
        </w:rPr>
        <w:tab/>
        <w:t xml:space="preserve">: </w:t>
      </w:r>
      <w:r w:rsidR="009C6F8C" w:rsidRPr="00FC2F9D">
        <w:rPr>
          <w:color w:val="000000" w:themeColor="text1"/>
        </w:rPr>
        <w:t>PT. KONSUIL Perdana Indonesia Area Kudus</w:t>
      </w:r>
    </w:p>
    <w:p w:rsidR="001703D8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color w:val="000000" w:themeColor="text1"/>
        </w:rPr>
      </w:pPr>
      <w:r w:rsidRPr="004F2AF7">
        <w:rPr>
          <w:color w:val="000000" w:themeColor="text1"/>
        </w:rPr>
        <w:t>Nama Bank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9C6F8C">
        <w:rPr>
          <w:color w:val="000000" w:themeColor="text1"/>
        </w:rPr>
        <w:t>Bank Mandiri</w:t>
      </w:r>
    </w:p>
    <w:p w:rsidR="00F33B45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b/>
          <w:color w:val="000000" w:themeColor="text1"/>
        </w:rPr>
      </w:pPr>
      <w:r w:rsidRPr="004F2AF7">
        <w:rPr>
          <w:color w:val="000000" w:themeColor="text1"/>
        </w:rPr>
        <w:t>Alamat bank</w:t>
      </w:r>
      <w:r w:rsidRPr="004F2AF7">
        <w:rPr>
          <w:color w:val="000000" w:themeColor="text1"/>
        </w:rPr>
        <w:tab/>
        <w:t>:</w:t>
      </w:r>
      <w:r w:rsidR="00AD3B24" w:rsidRPr="004F2AF7">
        <w:rPr>
          <w:color w:val="000000" w:themeColor="text1"/>
        </w:rPr>
        <w:t xml:space="preserve"> </w:t>
      </w:r>
      <w:r w:rsidR="009C6F8C">
        <w:rPr>
          <w:color w:val="000000" w:themeColor="text1"/>
        </w:rPr>
        <w:t>Jl. Jend Sudirman 164 Kudus</w:t>
      </w:r>
    </w:p>
    <w:p w:rsidR="00E16BCC" w:rsidRPr="004F2AF7" w:rsidRDefault="0003139A" w:rsidP="004F2AF7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b/>
          <w:color w:val="000000" w:themeColor="text1"/>
        </w:rPr>
      </w:pPr>
      <w:r w:rsidRPr="004F2AF7">
        <w:rPr>
          <w:color w:val="000000" w:themeColor="text1"/>
        </w:rPr>
        <w:t>Pembayaran sebesar</w:t>
      </w:r>
      <w:r w:rsidR="00C4481B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100</w:t>
      </w:r>
      <w:r w:rsidR="00C4481B" w:rsidRPr="004F2AF7">
        <w:rPr>
          <w:color w:val="000000" w:themeColor="text1"/>
        </w:rPr>
        <w:t xml:space="preserve">% dari </w:t>
      </w:r>
      <w:r w:rsidR="00E16BCC" w:rsidRPr="004F2AF7">
        <w:rPr>
          <w:color w:val="000000" w:themeColor="text1"/>
        </w:rPr>
        <w:t xml:space="preserve">total </w:t>
      </w:r>
      <w:r w:rsidR="00C4481B" w:rsidRPr="004F2AF7">
        <w:rPr>
          <w:color w:val="000000" w:themeColor="text1"/>
        </w:rPr>
        <w:t xml:space="preserve">harga </w:t>
      </w:r>
      <w:r w:rsidR="00E16BCC" w:rsidRPr="004F2AF7">
        <w:rPr>
          <w:color w:val="000000" w:themeColor="text1"/>
        </w:rPr>
        <w:t>produk. Pembayaran</w:t>
      </w:r>
      <w:r w:rsidR="00D124E1" w:rsidRPr="004F2AF7">
        <w:rPr>
          <w:color w:val="000000" w:themeColor="text1"/>
        </w:rPr>
        <w:t xml:space="preserve"> </w:t>
      </w:r>
      <w:r w:rsidR="00C4481B" w:rsidRPr="004F2AF7">
        <w:rPr>
          <w:color w:val="000000" w:themeColor="text1"/>
        </w:rPr>
        <w:t>dilakukan</w:t>
      </w:r>
      <w:r w:rsidR="009644E5" w:rsidRPr="004F2AF7">
        <w:rPr>
          <w:color w:val="000000" w:themeColor="text1"/>
        </w:rPr>
        <w:t xml:space="preserve"> 30</w:t>
      </w:r>
      <w:r w:rsidR="00C4481B" w:rsidRPr="004F2AF7">
        <w:rPr>
          <w:color w:val="000000" w:themeColor="text1"/>
        </w:rPr>
        <w:t xml:space="preserve"> </w:t>
      </w:r>
      <w:r w:rsidR="009644E5" w:rsidRPr="004F2AF7">
        <w:rPr>
          <w:color w:val="000000" w:themeColor="text1"/>
        </w:rPr>
        <w:t>(</w:t>
      </w:r>
      <w:r w:rsidR="00C4481B" w:rsidRPr="004F2AF7">
        <w:rPr>
          <w:color w:val="000000" w:themeColor="text1"/>
        </w:rPr>
        <w:t>tiga puluh</w:t>
      </w:r>
      <w:r w:rsidR="009644E5" w:rsidRPr="004F2AF7">
        <w:rPr>
          <w:color w:val="000000" w:themeColor="text1"/>
        </w:rPr>
        <w:t>)</w:t>
      </w:r>
      <w:r w:rsidR="00C4481B" w:rsidRPr="004F2AF7">
        <w:rPr>
          <w:color w:val="000000" w:themeColor="text1"/>
        </w:rPr>
        <w:t xml:space="preserve"> hari setelah diterimanya Invoice </w:t>
      </w:r>
      <w:r w:rsidR="00FD7661" w:rsidRPr="004F2AF7">
        <w:rPr>
          <w:color w:val="000000" w:themeColor="text1"/>
        </w:rPr>
        <w:t xml:space="preserve">yang dilampirkan dengan bukti nota pengiriman barang </w:t>
      </w:r>
      <w:r w:rsidR="00C4481B" w:rsidRPr="004F2AF7">
        <w:rPr>
          <w:color w:val="000000" w:themeColor="text1"/>
        </w:rPr>
        <w:t xml:space="preserve">dari </w:t>
      </w:r>
      <w:r w:rsidR="00C4481B" w:rsidRPr="004F2AF7">
        <w:rPr>
          <w:b/>
          <w:color w:val="000000" w:themeColor="text1"/>
        </w:rPr>
        <w:t>Pihak Pertama</w:t>
      </w:r>
      <w:r w:rsidR="00C4481B" w:rsidRPr="004F2AF7">
        <w:rPr>
          <w:color w:val="000000" w:themeColor="text1"/>
        </w:rPr>
        <w:t xml:space="preserve"> kepada </w:t>
      </w:r>
      <w:r w:rsidR="00C4481B" w:rsidRPr="004F2AF7">
        <w:rPr>
          <w:b/>
          <w:color w:val="000000" w:themeColor="text1"/>
        </w:rPr>
        <w:t>Pihak Kedua</w:t>
      </w:r>
      <w:r w:rsidR="00225337" w:rsidRPr="004F2AF7">
        <w:rPr>
          <w:bCs/>
          <w:iCs/>
        </w:rPr>
        <w:t>.</w:t>
      </w:r>
    </w:p>
    <w:p w:rsidR="00D124E1" w:rsidRPr="004F2AF7" w:rsidRDefault="00D124E1" w:rsidP="004F2AF7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b/>
          <w:color w:val="000000" w:themeColor="text1"/>
        </w:rPr>
      </w:pPr>
      <w:r w:rsidRPr="004F2AF7">
        <w:rPr>
          <w:bCs/>
          <w:iCs/>
        </w:rPr>
        <w:t xml:space="preserve">Invoice </w:t>
      </w:r>
      <w:r w:rsidR="00364052" w:rsidRPr="004F2AF7">
        <w:rPr>
          <w:bCs/>
          <w:iCs/>
        </w:rPr>
        <w:t>diterima</w:t>
      </w:r>
      <w:r w:rsidRPr="004F2AF7">
        <w:rPr>
          <w:bCs/>
          <w:iCs/>
        </w:rPr>
        <w:t xml:space="preserve"> </w:t>
      </w:r>
      <w:r w:rsidRPr="004F2AF7">
        <w:rPr>
          <w:b/>
          <w:bCs/>
          <w:iCs/>
        </w:rPr>
        <w:t xml:space="preserve">Pihak </w:t>
      </w:r>
      <w:r w:rsidR="00364052" w:rsidRPr="004F2AF7">
        <w:rPr>
          <w:b/>
          <w:bCs/>
          <w:iCs/>
        </w:rPr>
        <w:t>Kedua</w:t>
      </w:r>
      <w:r w:rsidRPr="004F2AF7">
        <w:rPr>
          <w:bCs/>
          <w:iCs/>
        </w:rPr>
        <w:t xml:space="preserve"> </w:t>
      </w:r>
      <w:r w:rsidR="00364052" w:rsidRPr="004F2AF7">
        <w:rPr>
          <w:bCs/>
          <w:iCs/>
        </w:rPr>
        <w:t>dari</w:t>
      </w:r>
      <w:r w:rsidRPr="004F2AF7">
        <w:rPr>
          <w:bCs/>
          <w:iCs/>
        </w:rPr>
        <w:t xml:space="preserve"> </w:t>
      </w:r>
      <w:r w:rsidRPr="004F2AF7">
        <w:rPr>
          <w:b/>
          <w:bCs/>
          <w:iCs/>
        </w:rPr>
        <w:t xml:space="preserve">Pihak </w:t>
      </w:r>
      <w:r w:rsidR="00364052" w:rsidRPr="004F2AF7">
        <w:rPr>
          <w:b/>
          <w:bCs/>
          <w:iCs/>
        </w:rPr>
        <w:t>Pertama</w:t>
      </w:r>
      <w:r w:rsidRPr="004F2AF7">
        <w:rPr>
          <w:bCs/>
          <w:iCs/>
        </w:rPr>
        <w:t xml:space="preserve"> bersamaan dengan </w:t>
      </w:r>
      <w:r w:rsidR="00364052" w:rsidRPr="004F2AF7">
        <w:rPr>
          <w:bCs/>
          <w:iCs/>
        </w:rPr>
        <w:t>kedatangan</w:t>
      </w:r>
      <w:r w:rsidRPr="004F2AF7">
        <w:rPr>
          <w:bCs/>
          <w:iCs/>
        </w:rPr>
        <w:t xml:space="preserve"> barang.</w:t>
      </w:r>
    </w:p>
    <w:p w:rsidR="00E16BCC" w:rsidRPr="004F2AF7" w:rsidRDefault="00E16BCC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:rsidR="00176442" w:rsidRPr="004F2AF7" w:rsidRDefault="00176442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Pasal </w:t>
      </w:r>
      <w:r w:rsidR="007A5FEB" w:rsidRPr="004F2AF7">
        <w:rPr>
          <w:b/>
          <w:bCs/>
          <w:color w:val="000000" w:themeColor="text1"/>
        </w:rPr>
        <w:t>7</w:t>
      </w:r>
    </w:p>
    <w:p w:rsidR="00176442" w:rsidRPr="004F2AF7" w:rsidRDefault="00B907C6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Waktu Perjanjian</w:t>
      </w:r>
    </w:p>
    <w:p w:rsidR="00116A55" w:rsidRPr="004F2AF7" w:rsidRDefault="00116A55" w:rsidP="004F2AF7">
      <w:pPr>
        <w:pStyle w:val="ListParagraph"/>
        <w:numPr>
          <w:ilvl w:val="0"/>
          <w:numId w:val="23"/>
        </w:numPr>
        <w:spacing w:line="276" w:lineRule="auto"/>
        <w:ind w:left="567" w:hanging="567"/>
        <w:jc w:val="both"/>
        <w:rPr>
          <w:rFonts w:eastAsiaTheme="minorEastAsia" w:cs="Times New Roman"/>
          <w:color w:val="000000"/>
          <w:kern w:val="0"/>
          <w:lang w:val="id-ID" w:eastAsia="id-ID" w:bidi="ar-SA"/>
        </w:rPr>
      </w:pPr>
      <w:r w:rsidRPr="004F2AF7">
        <w:rPr>
          <w:rFonts w:eastAsiaTheme="minorEastAsia" w:cs="Times New Roman"/>
          <w:color w:val="000000"/>
          <w:kern w:val="0"/>
          <w:lang w:val="id-ID" w:eastAsia="id-ID" w:bidi="ar-SA"/>
        </w:rPr>
        <w:t>Perjanjian ini berlaku selama satu (1) tahun sejak tanggal</w:t>
      </w:r>
      <w:r w:rsidR="00FC2F9D">
        <w:rPr>
          <w:rFonts w:eastAsiaTheme="minorEastAsia" w:cs="Times New Roman"/>
          <w:color w:val="000000"/>
          <w:kern w:val="0"/>
          <w:lang w:val="en-US" w:eastAsia="id-ID" w:bidi="ar-SA"/>
        </w:rPr>
        <w:t xml:space="preserve"> </w:t>
      </w:r>
      <w:r w:rsidR="00300B58">
        <w:rPr>
          <w:rFonts w:eastAsiaTheme="minorEastAsia" w:cs="Times New Roman"/>
          <w:color w:val="000000"/>
          <w:kern w:val="0"/>
          <w:lang w:val="id-ID" w:eastAsia="id-ID" w:bidi="ar-SA"/>
        </w:rPr>
        <w:t>01 November 202</w:t>
      </w:r>
      <w:ins w:id="9" w:author="ROHAYATI" w:date="2023-11-30T14:10:00Z">
        <w:r w:rsidR="00FB3435">
          <w:rPr>
            <w:rFonts w:eastAsiaTheme="minorEastAsia" w:cs="Times New Roman"/>
            <w:color w:val="000000"/>
            <w:kern w:val="0"/>
            <w:lang w:val="en-US" w:eastAsia="id-ID" w:bidi="ar-SA"/>
          </w:rPr>
          <w:t>3</w:t>
        </w:r>
      </w:ins>
      <w:del w:id="10" w:author="ROHAYATI" w:date="2023-11-30T14:10:00Z">
        <w:r w:rsidR="00300B58" w:rsidDel="00FB3435">
          <w:rPr>
            <w:rFonts w:eastAsiaTheme="minorEastAsia" w:cs="Times New Roman"/>
            <w:color w:val="000000"/>
            <w:kern w:val="0"/>
            <w:lang w:val="id-ID" w:eastAsia="id-ID" w:bidi="ar-SA"/>
          </w:rPr>
          <w:delText>2</w:delText>
        </w:r>
      </w:del>
      <w:r w:rsidR="00FC2F9D">
        <w:rPr>
          <w:rFonts w:eastAsiaTheme="minorEastAsia" w:cs="Times New Roman"/>
          <w:color w:val="000000"/>
          <w:kern w:val="0"/>
          <w:lang w:val="en-US" w:eastAsia="id-ID" w:bidi="ar-SA"/>
        </w:rPr>
        <w:t xml:space="preserve"> </w:t>
      </w:r>
      <w:r w:rsidR="00E16BCC" w:rsidRPr="004F2AF7">
        <w:rPr>
          <w:rFonts w:eastAsiaTheme="minorEastAsia" w:cs="Times New Roman"/>
          <w:color w:val="000000"/>
          <w:kern w:val="0"/>
          <w:lang w:val="id-ID" w:eastAsia="id-ID" w:bidi="ar-SA"/>
        </w:rPr>
        <w:t xml:space="preserve">sampai dengan tanggal </w:t>
      </w:r>
      <w:r w:rsidR="00300B58">
        <w:rPr>
          <w:rFonts w:eastAsiaTheme="minorEastAsia" w:cs="Times New Roman"/>
          <w:color w:val="000000"/>
          <w:kern w:val="0"/>
          <w:lang w:val="id-ID" w:eastAsia="id-ID" w:bidi="ar-SA"/>
        </w:rPr>
        <w:t>31 Oktober 202</w:t>
      </w:r>
      <w:ins w:id="11" w:author="ROHAYATI" w:date="2023-11-30T14:10:00Z">
        <w:r w:rsidR="00FB3435">
          <w:rPr>
            <w:rFonts w:eastAsiaTheme="minorEastAsia" w:cs="Times New Roman"/>
            <w:color w:val="000000"/>
            <w:kern w:val="0"/>
            <w:lang w:val="en-US" w:eastAsia="id-ID" w:bidi="ar-SA"/>
          </w:rPr>
          <w:t>4</w:t>
        </w:r>
      </w:ins>
      <w:del w:id="12" w:author="ROHAYATI" w:date="2023-11-30T14:10:00Z">
        <w:r w:rsidR="00300B58" w:rsidDel="00FB3435">
          <w:rPr>
            <w:rFonts w:eastAsiaTheme="minorEastAsia" w:cs="Times New Roman"/>
            <w:color w:val="000000"/>
            <w:kern w:val="0"/>
            <w:lang w:val="id-ID" w:eastAsia="id-ID" w:bidi="ar-SA"/>
          </w:rPr>
          <w:delText>3</w:delText>
        </w:r>
      </w:del>
      <w:r w:rsidR="00FC2F9D">
        <w:rPr>
          <w:rFonts w:eastAsiaTheme="minorEastAsia" w:cs="Times New Roman"/>
          <w:color w:val="000000"/>
          <w:kern w:val="0"/>
          <w:lang w:val="en-US" w:eastAsia="id-ID" w:bidi="ar-SA"/>
        </w:rPr>
        <w:t>.</w:t>
      </w:r>
    </w:p>
    <w:p w:rsidR="00FB3435" w:rsidRDefault="00FB3435" w:rsidP="00FB3435">
      <w:pPr>
        <w:pStyle w:val="ListParagraph"/>
        <w:numPr>
          <w:ilvl w:val="0"/>
          <w:numId w:val="23"/>
        </w:numPr>
        <w:spacing w:line="276" w:lineRule="auto"/>
        <w:ind w:left="567" w:hanging="567"/>
        <w:jc w:val="both"/>
        <w:rPr>
          <w:ins w:id="13" w:author="ROHAYATI" w:date="2023-11-30T14:11:00Z"/>
          <w:rFonts w:cs="Times New Roman"/>
          <w:color w:val="000000"/>
          <w:lang w:val="id-ID" w:eastAsia="id-ID" w:bidi="ar-SA"/>
        </w:rPr>
      </w:pPr>
      <w:ins w:id="14" w:author="ROHAYATI" w:date="2023-11-30T14:11:00Z">
        <w:r w:rsidRPr="009E5312">
          <w:rPr>
            <w:rFonts w:cs="Times New Roman"/>
            <w:color w:val="000000"/>
            <w:lang w:val="id-ID" w:eastAsia="id-ID" w:bidi="ar-SA"/>
          </w:rPr>
          <w:t>Perjanjian ini dapat diperpanjang secara otomatis untuk satu (1) tahun berikutnya kecuali ada pemberitahuan dari salah satu pihak secara tertulis untuk mengakhiri atau merubah perjanjian  ini 3 (tiga) bulan sebelum berakhirnya masa 1 (satu) tahun Perjanjian ini atau masa perpanjangannya.</w:t>
        </w:r>
      </w:ins>
    </w:p>
    <w:p w:rsidR="00AC58E9" w:rsidRPr="004F2AF7" w:rsidDel="00FB3435" w:rsidRDefault="00116A55" w:rsidP="004F2AF7">
      <w:pPr>
        <w:pStyle w:val="ListParagraph"/>
        <w:numPr>
          <w:ilvl w:val="0"/>
          <w:numId w:val="23"/>
        </w:numPr>
        <w:spacing w:line="276" w:lineRule="auto"/>
        <w:ind w:left="567" w:hanging="567"/>
        <w:jc w:val="both"/>
        <w:rPr>
          <w:del w:id="15" w:author="ROHAYATI" w:date="2023-11-30T14:11:00Z"/>
          <w:rFonts w:eastAsiaTheme="minorEastAsia" w:cs="Times New Roman"/>
          <w:color w:val="000000"/>
          <w:kern w:val="0"/>
          <w:lang w:val="id-ID" w:eastAsia="id-ID" w:bidi="ar-SA"/>
        </w:rPr>
      </w:pPr>
      <w:del w:id="16" w:author="ROHAYATI" w:date="2023-11-30T14:11:00Z">
        <w:r w:rsidRPr="004F2AF7" w:rsidDel="00FB3435">
          <w:rPr>
            <w:rFonts w:eastAsiaTheme="minorEastAsia" w:cs="Times New Roman"/>
            <w:color w:val="000000"/>
            <w:kern w:val="0"/>
            <w:lang w:val="id-ID" w:eastAsia="id-ID" w:bidi="ar-SA"/>
          </w:rPr>
          <w:delText xml:space="preserve">Perjanjian ini dapat </w:delText>
        </w:r>
        <w:r w:rsidR="00E16BCC" w:rsidRPr="004F2AF7" w:rsidDel="00FB3435">
          <w:rPr>
            <w:rFonts w:eastAsiaTheme="minorEastAsia" w:cs="Times New Roman"/>
            <w:color w:val="000000"/>
            <w:kern w:val="0"/>
            <w:lang w:val="id-ID" w:eastAsia="id-ID" w:bidi="ar-SA"/>
          </w:rPr>
          <w:delText xml:space="preserve">diperpanjang berdasarkan kesepakatan </w:delText>
        </w:r>
        <w:r w:rsidR="00E16BCC" w:rsidRPr="004F2AF7" w:rsidDel="00FB3435">
          <w:rPr>
            <w:rFonts w:eastAsiaTheme="minorEastAsia" w:cs="Times New Roman"/>
            <w:b/>
            <w:color w:val="000000"/>
            <w:kern w:val="0"/>
            <w:lang w:val="id-ID" w:eastAsia="id-ID" w:bidi="ar-SA"/>
          </w:rPr>
          <w:delText>Para Pihak</w:delText>
        </w:r>
        <w:r w:rsidR="00E16BCC" w:rsidRPr="004F2AF7" w:rsidDel="00FB3435">
          <w:rPr>
            <w:rFonts w:eastAsiaTheme="minorEastAsia" w:cs="Times New Roman"/>
            <w:color w:val="000000"/>
            <w:kern w:val="0"/>
            <w:lang w:val="id-ID" w:eastAsia="id-ID" w:bidi="ar-SA"/>
          </w:rPr>
          <w:delText xml:space="preserve"> dengan pemberitahuan tertulis 3 (tiga) bulan sebelum berakhirnya perjanjian</w:delText>
        </w:r>
        <w:r w:rsidR="0084356D" w:rsidRPr="004F2AF7" w:rsidDel="00FB3435">
          <w:rPr>
            <w:rFonts w:eastAsiaTheme="minorEastAsia" w:cs="Times New Roman"/>
            <w:color w:val="000000"/>
            <w:kern w:val="0"/>
            <w:lang w:val="id-ID" w:eastAsia="id-ID" w:bidi="ar-SA"/>
          </w:rPr>
          <w:delText>.</w:delText>
        </w:r>
      </w:del>
    </w:p>
    <w:p w:rsidR="0084356D" w:rsidRPr="004F2AF7" w:rsidRDefault="0084356D" w:rsidP="004F2AF7">
      <w:pPr>
        <w:pStyle w:val="ListParagraph"/>
        <w:spacing w:line="276" w:lineRule="auto"/>
        <w:ind w:left="426"/>
        <w:jc w:val="both"/>
        <w:rPr>
          <w:rFonts w:eastAsiaTheme="minorEastAsia" w:cs="Times New Roman"/>
          <w:color w:val="000000"/>
          <w:kern w:val="0"/>
          <w:lang w:val="id-ID" w:eastAsia="id-ID" w:bidi="ar-SA"/>
        </w:rPr>
      </w:pPr>
    </w:p>
    <w:p w:rsidR="00D124E1" w:rsidRPr="004F2AF7" w:rsidRDefault="00D124E1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Pasal 8</w:t>
      </w:r>
    </w:p>
    <w:p w:rsidR="00D124E1" w:rsidRPr="004F2AF7" w:rsidRDefault="00D124E1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Force Majeure</w:t>
      </w:r>
    </w:p>
    <w:p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 xml:space="preserve"> </w:t>
      </w:r>
      <w:proofErr w:type="spellStart"/>
      <w:r w:rsidRPr="004F2AF7">
        <w:rPr>
          <w:lang w:val="en-US"/>
        </w:rPr>
        <w:t>tidak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bertanggung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jawab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atas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segala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kerugian</w:t>
      </w:r>
      <w:proofErr w:type="spellEnd"/>
      <w:r w:rsidRPr="004F2AF7">
        <w:rPr>
          <w:lang w:val="en-US"/>
        </w:rPr>
        <w:t xml:space="preserve"> yang </w:t>
      </w:r>
      <w:proofErr w:type="spellStart"/>
      <w:r w:rsidRPr="004F2AF7">
        <w:rPr>
          <w:lang w:val="en-US"/>
        </w:rPr>
        <w:t>timbul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diakibatkan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oleh</w:t>
      </w:r>
      <w:proofErr w:type="spell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>.</w:t>
      </w:r>
    </w:p>
    <w:p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proofErr w:type="spellStart"/>
      <w:r w:rsidRPr="004F2AF7">
        <w:rPr>
          <w:lang w:val="en-US"/>
        </w:rPr>
        <w:t>Kondisi</w:t>
      </w:r>
      <w:proofErr w:type="spellEnd"/>
      <w:r w:rsidRPr="004F2AF7">
        <w:rPr>
          <w:lang w:val="en-US"/>
        </w:rPr>
        <w:t xml:space="preserve"> yang </w:t>
      </w:r>
      <w:proofErr w:type="spellStart"/>
      <w:r w:rsidRPr="004F2AF7">
        <w:rPr>
          <w:lang w:val="en-US"/>
        </w:rPr>
        <w:t>dapat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diterima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sebagai</w:t>
      </w:r>
      <w:proofErr w:type="spell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oleh</w:t>
      </w:r>
      <w:proofErr w:type="spellEnd"/>
      <w:r w:rsidRPr="004F2AF7">
        <w:rPr>
          <w:lang w:val="en-US"/>
        </w:rPr>
        <w:t xml:space="preserve"> </w:t>
      </w:r>
      <w:r w:rsidR="0084356D" w:rsidRPr="004F2AF7">
        <w:rPr>
          <w:b/>
        </w:rPr>
        <w:t>Para Pihak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adalah</w:t>
      </w:r>
      <w:proofErr w:type="spellEnd"/>
      <w:r w:rsidRPr="004F2AF7">
        <w:rPr>
          <w:lang w:val="en-US"/>
        </w:rPr>
        <w:t xml:space="preserve"> </w:t>
      </w:r>
      <w:r w:rsidR="0084356D" w:rsidRPr="004F2AF7">
        <w:t>p</w:t>
      </w:r>
      <w:proofErr w:type="spellStart"/>
      <w:r w:rsidR="0084356D" w:rsidRPr="004F2AF7">
        <w:rPr>
          <w:lang w:val="en-US"/>
        </w:rPr>
        <w:t>erang</w:t>
      </w:r>
      <w:proofErr w:type="spellEnd"/>
      <w:r w:rsidR="0084356D" w:rsidRPr="004F2AF7">
        <w:rPr>
          <w:lang w:val="en-US"/>
        </w:rPr>
        <w:t xml:space="preserve">, </w:t>
      </w:r>
      <w:proofErr w:type="spellStart"/>
      <w:r w:rsidR="0084356D" w:rsidRPr="004F2AF7">
        <w:rPr>
          <w:lang w:val="en-US"/>
        </w:rPr>
        <w:t>huru</w:t>
      </w:r>
      <w:proofErr w:type="spellEnd"/>
      <w:r w:rsidR="0084356D" w:rsidRPr="004F2AF7">
        <w:rPr>
          <w:lang w:val="en-US"/>
        </w:rPr>
        <w:t xml:space="preserve">-hara, </w:t>
      </w:r>
      <w:proofErr w:type="spellStart"/>
      <w:r w:rsidR="0084356D" w:rsidRPr="004F2AF7">
        <w:rPr>
          <w:lang w:val="en-US"/>
        </w:rPr>
        <w:t>sabotase</w:t>
      </w:r>
      <w:proofErr w:type="spellEnd"/>
      <w:r w:rsidR="0084356D" w:rsidRPr="004F2AF7">
        <w:rPr>
          <w:lang w:val="en-US"/>
        </w:rPr>
        <w:t xml:space="preserve">, </w:t>
      </w:r>
      <w:proofErr w:type="spellStart"/>
      <w:r w:rsidRPr="004F2AF7">
        <w:rPr>
          <w:lang w:val="en-US"/>
        </w:rPr>
        <w:t>terorisme</w:t>
      </w:r>
      <w:proofErr w:type="spellEnd"/>
      <w:r w:rsidRPr="004F2AF7">
        <w:rPr>
          <w:lang w:val="en-US"/>
        </w:rPr>
        <w:t xml:space="preserve">, </w:t>
      </w:r>
      <w:proofErr w:type="spellStart"/>
      <w:r w:rsidRPr="004F2AF7">
        <w:rPr>
          <w:lang w:val="en-US"/>
        </w:rPr>
        <w:t>penutupan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oleh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pemerintah</w:t>
      </w:r>
      <w:proofErr w:type="spellEnd"/>
      <w:r w:rsidRPr="004F2AF7">
        <w:rPr>
          <w:lang w:val="en-US"/>
        </w:rPr>
        <w:t xml:space="preserve">, </w:t>
      </w:r>
      <w:proofErr w:type="spellStart"/>
      <w:r w:rsidRPr="004F2AF7">
        <w:rPr>
          <w:lang w:val="en-US"/>
        </w:rPr>
        <w:t>bencana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alam</w:t>
      </w:r>
      <w:proofErr w:type="spellEnd"/>
      <w:r w:rsidRPr="004F2AF7">
        <w:rPr>
          <w:lang w:val="en-US"/>
        </w:rPr>
        <w:t xml:space="preserve"> yang </w:t>
      </w:r>
      <w:proofErr w:type="spellStart"/>
      <w:r w:rsidRPr="004F2AF7">
        <w:rPr>
          <w:lang w:val="en-US"/>
        </w:rPr>
        <w:t>dikatagorikan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sebagai</w:t>
      </w:r>
      <w:proofErr w:type="spellEnd"/>
      <w:r w:rsidRPr="004F2AF7">
        <w:rPr>
          <w:lang w:val="en-US"/>
        </w:rPr>
        <w:t xml:space="preserve"> b</w:t>
      </w:r>
      <w:r w:rsidR="0084356D" w:rsidRPr="004F2AF7">
        <w:t>en</w:t>
      </w:r>
      <w:proofErr w:type="spellStart"/>
      <w:r w:rsidRPr="004F2AF7">
        <w:rPr>
          <w:lang w:val="en-US"/>
        </w:rPr>
        <w:t>cana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nasional</w:t>
      </w:r>
      <w:proofErr w:type="spellEnd"/>
      <w:r w:rsidRPr="004F2AF7">
        <w:rPr>
          <w:lang w:val="en-US"/>
        </w:rPr>
        <w:t xml:space="preserve"> yang </w:t>
      </w:r>
      <w:proofErr w:type="spellStart"/>
      <w:r w:rsidRPr="004F2AF7">
        <w:rPr>
          <w:lang w:val="en-US"/>
        </w:rPr>
        <w:t>dibuktikan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dengan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ditetapkan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oleh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pemerintah</w:t>
      </w:r>
      <w:proofErr w:type="spellEnd"/>
      <w:r w:rsidRPr="004F2AF7">
        <w:rPr>
          <w:lang w:val="en-US"/>
        </w:rPr>
        <w:t>.</w:t>
      </w:r>
    </w:p>
    <w:p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proofErr w:type="spellStart"/>
      <w:r w:rsidRPr="004F2AF7">
        <w:rPr>
          <w:lang w:val="en-US"/>
        </w:rPr>
        <w:t>Pemberitahuan</w:t>
      </w:r>
      <w:proofErr w:type="spellEnd"/>
      <w:r w:rsidRPr="004F2AF7">
        <w:rPr>
          <w:lang w:val="en-US"/>
        </w:rPr>
        <w:t xml:space="preserve"> </w:t>
      </w:r>
      <w:r w:rsidR="0084356D" w:rsidRPr="004F2AF7">
        <w:t>keadaan</w:t>
      </w:r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dibuat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secara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tertulis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maksimal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dalam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waktu</w:t>
      </w:r>
      <w:proofErr w:type="spellEnd"/>
      <w:r w:rsidRPr="004F2AF7">
        <w:rPr>
          <w:lang w:val="en-US"/>
        </w:rPr>
        <w:t xml:space="preserve"> 7 (</w:t>
      </w:r>
      <w:proofErr w:type="spellStart"/>
      <w:r w:rsidRPr="004F2AF7">
        <w:rPr>
          <w:lang w:val="en-US"/>
        </w:rPr>
        <w:t>tujuh</w:t>
      </w:r>
      <w:proofErr w:type="spellEnd"/>
      <w:r w:rsidRPr="004F2AF7">
        <w:rPr>
          <w:lang w:val="en-US"/>
        </w:rPr>
        <w:t xml:space="preserve">) </w:t>
      </w:r>
      <w:proofErr w:type="spellStart"/>
      <w:r w:rsidRPr="004F2AF7">
        <w:rPr>
          <w:lang w:val="en-US"/>
        </w:rPr>
        <w:t>hari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dari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tanggal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kejadian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didukung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dengan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bukti</w:t>
      </w:r>
      <w:proofErr w:type="spellEnd"/>
      <w:r w:rsidRPr="004F2AF7">
        <w:rPr>
          <w:lang w:val="en-US"/>
        </w:rPr>
        <w:t>.</w:t>
      </w:r>
    </w:p>
    <w:p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proofErr w:type="spellStart"/>
      <w:r w:rsidRPr="004F2AF7">
        <w:rPr>
          <w:lang w:val="en-US"/>
        </w:rPr>
        <w:t>Pemberitahuan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kejadian</w:t>
      </w:r>
      <w:proofErr w:type="spell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diterima</w:t>
      </w:r>
      <w:proofErr w:type="spellEnd"/>
      <w:r w:rsidRPr="004F2AF7">
        <w:rPr>
          <w:lang w:val="en-US"/>
        </w:rPr>
        <w:t xml:space="preserve"> </w:t>
      </w:r>
      <w:r w:rsidRPr="004F2AF7">
        <w:rPr>
          <w:b/>
          <w:color w:val="000000" w:themeColor="text1"/>
          <w:lang w:eastAsia="en-US"/>
        </w:rPr>
        <w:t xml:space="preserve">Pihak Pertama </w:t>
      </w:r>
      <w:r w:rsidRPr="004F2AF7">
        <w:t xml:space="preserve">atau </w:t>
      </w:r>
      <w:r w:rsidRPr="004F2AF7">
        <w:rPr>
          <w:b/>
          <w:color w:val="000000" w:themeColor="text1"/>
          <w:lang w:eastAsia="en-US"/>
        </w:rPr>
        <w:t>Pihak Kedua</w:t>
      </w:r>
      <w:r w:rsidRPr="004F2AF7">
        <w:rPr>
          <w:color w:val="000000" w:themeColor="text1"/>
          <w:lang w:eastAsia="en-US"/>
        </w:rPr>
        <w:t xml:space="preserve"> </w:t>
      </w:r>
      <w:proofErr w:type="spellStart"/>
      <w:r w:rsidRPr="004F2AF7">
        <w:rPr>
          <w:lang w:val="en-US"/>
        </w:rPr>
        <w:t>dan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ditanggapi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dalam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waktu</w:t>
      </w:r>
      <w:proofErr w:type="spellEnd"/>
      <w:r w:rsidRPr="004F2AF7">
        <w:rPr>
          <w:lang w:val="en-US"/>
        </w:rPr>
        <w:t xml:space="preserve"> 3 (</w:t>
      </w:r>
      <w:proofErr w:type="spellStart"/>
      <w:r w:rsidRPr="004F2AF7">
        <w:rPr>
          <w:lang w:val="en-US"/>
        </w:rPr>
        <w:t>tiga</w:t>
      </w:r>
      <w:proofErr w:type="spellEnd"/>
      <w:r w:rsidRPr="004F2AF7">
        <w:rPr>
          <w:lang w:val="en-US"/>
        </w:rPr>
        <w:t xml:space="preserve">) </w:t>
      </w:r>
      <w:proofErr w:type="spellStart"/>
      <w:r w:rsidRPr="004F2AF7">
        <w:rPr>
          <w:lang w:val="en-US"/>
        </w:rPr>
        <w:t>hari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dari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tanggal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penerimaan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pemberitahuan</w:t>
      </w:r>
      <w:proofErr w:type="spellEnd"/>
      <w:r w:rsidRPr="004F2AF7">
        <w:rPr>
          <w:lang w:val="en-US"/>
        </w:rPr>
        <w:t xml:space="preserve"> </w:t>
      </w:r>
      <w:r w:rsidRPr="004F2AF7">
        <w:t xml:space="preserve">force </w:t>
      </w:r>
      <w:r w:rsidRPr="004F2AF7">
        <w:lastRenderedPageBreak/>
        <w:t>majeure</w:t>
      </w:r>
      <w:r w:rsidRPr="004F2AF7">
        <w:rPr>
          <w:lang w:val="en-US"/>
        </w:rPr>
        <w:t xml:space="preserve">. </w:t>
      </w:r>
      <w:proofErr w:type="spellStart"/>
      <w:r w:rsidRPr="004F2AF7">
        <w:rPr>
          <w:lang w:val="en-US"/>
        </w:rPr>
        <w:t>Apabila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pemberitahuan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tersebut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tidak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ditanggapi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maka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dianggap</w:t>
      </w:r>
      <w:proofErr w:type="spellEnd"/>
      <w:r w:rsidRPr="004F2AF7">
        <w:t xml:space="preserve"> </w:t>
      </w:r>
      <w:proofErr w:type="spellStart"/>
      <w:r w:rsidRPr="004F2AF7">
        <w:rPr>
          <w:lang w:val="en-US"/>
        </w:rPr>
        <w:t>telah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menerima</w:t>
      </w:r>
      <w:proofErr w:type="spellEnd"/>
      <w:proofErr w:type="gramStart"/>
      <w:r w:rsidRPr="004F2AF7">
        <w:rPr>
          <w:lang w:val="en-US"/>
        </w:rPr>
        <w:t xml:space="preserve">  </w:t>
      </w:r>
      <w:proofErr w:type="spellStart"/>
      <w:r w:rsidRPr="004F2AF7">
        <w:rPr>
          <w:lang w:val="en-US"/>
        </w:rPr>
        <w:t>kejadian</w:t>
      </w:r>
      <w:proofErr w:type="spellEnd"/>
      <w:proofErr w:type="gram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tersebut</w:t>
      </w:r>
      <w:proofErr w:type="spellEnd"/>
      <w:r w:rsidRPr="004F2AF7">
        <w:rPr>
          <w:lang w:val="en-US"/>
        </w:rPr>
        <w:t>.</w:t>
      </w:r>
    </w:p>
    <w:p w:rsidR="00D124E1" w:rsidRPr="004F2AF7" w:rsidRDefault="00D124E1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:rsidR="001E0CD7" w:rsidRPr="004F2AF7" w:rsidRDefault="00F65F2C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Pasal</w:t>
      </w:r>
      <w:r w:rsidR="00D124E1"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9</w:t>
      </w:r>
    </w:p>
    <w:p w:rsidR="001E0CD7" w:rsidRPr="004F2AF7" w:rsidRDefault="00B8566F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 Keamanan</w:t>
      </w:r>
      <w:r w:rsidR="00361FDF"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Informasi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cs="Times New Roman"/>
          <w:b/>
          <w:bCs/>
          <w:color w:val="000000" w:themeColor="text1"/>
          <w:lang w:val="id-ID"/>
        </w:rPr>
        <w:t>Para Pihak</w:t>
      </w:r>
      <w:r w:rsidRPr="004F2AF7">
        <w:rPr>
          <w:rFonts w:cs="Times New Roman"/>
          <w:bCs/>
          <w:color w:val="000000" w:themeColor="text1"/>
          <w:lang w:val="id-ID"/>
        </w:rPr>
        <w:t xml:space="preserve"> sepakat untuk menjaga kerahasiaan isi perjanjian ini dan informasi lainnya yang diperoleh berkaitan dengan perjanjian ini, </w:t>
      </w:r>
      <w:r w:rsidR="009B5971" w:rsidRPr="004F2AF7">
        <w:rPr>
          <w:rFonts w:cs="Times New Roman"/>
          <w:bCs/>
          <w:color w:val="000000" w:themeColor="text1"/>
          <w:lang w:val="id-ID"/>
        </w:rPr>
        <w:t xml:space="preserve">saat ini dan atau dikemudian hari setelah berakhirnya perjanjian </w:t>
      </w:r>
      <w:r w:rsidRPr="004F2AF7">
        <w:rPr>
          <w:rFonts w:cs="Times New Roman"/>
          <w:bCs/>
          <w:color w:val="000000" w:themeColor="text1"/>
          <w:lang w:val="id-ID"/>
        </w:rPr>
        <w:t>kecuali informasi yang sifatnya sudah diketahui oleh umum atau sepatutnya dikategorikan sebagai informasi yang dapat diketahui oleh masyarakat luas atau berdasarkan ketentuan hukum yang berlaku.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cs="Times New Roman"/>
          <w:b/>
          <w:bCs/>
          <w:color w:val="000000" w:themeColor="text1"/>
        </w:rPr>
        <w:t xml:space="preserve">Para </w:t>
      </w: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tidak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proofErr w:type="gramStart"/>
      <w:r w:rsidRPr="004F2AF7">
        <w:rPr>
          <w:rFonts w:cs="Times New Roman"/>
          <w:bCs/>
          <w:color w:val="000000" w:themeColor="text1"/>
        </w:rPr>
        <w:t>akan</w:t>
      </w:r>
      <w:proofErr w:type="spellEnd"/>
      <w:proofErr w:type="gram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membuka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kerahasiaan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>informasi perusahaan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kepada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>Pihak Ketiga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tanpa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persetujuan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tertulis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ditandatangani atasan tertinggi dari masing-masing </w:t>
      </w:r>
      <w:r w:rsidRPr="004F2AF7">
        <w:rPr>
          <w:rFonts w:cs="Times New Roman"/>
          <w:b/>
          <w:bCs/>
          <w:color w:val="000000" w:themeColor="text1"/>
          <w:lang w:val="id-ID"/>
        </w:rPr>
        <w:t>Pihak</w:t>
      </w:r>
      <w:r w:rsidRPr="004F2AF7">
        <w:rPr>
          <w:rFonts w:cs="Times New Roman"/>
          <w:bCs/>
          <w:color w:val="000000" w:themeColor="text1"/>
          <w:lang w:val="id-ID"/>
        </w:rPr>
        <w:t xml:space="preserve">. 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(Seperti upload gambar/ video ke media sosial, dll).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Apabila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 xml:space="preserve"> Pihak Pertama 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membocorkan dan/atau menyebarluaskan kerahasiaan informasi perusahaan 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Kedua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dan mengakibatkan kerugian </w:t>
      </w:r>
      <w:r w:rsidR="009B5971"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 xml:space="preserve">Pihak </w:t>
      </w:r>
      <w:r w:rsidR="0084356D"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Kedua</w:t>
      </w:r>
      <w:r w:rsidR="009B5971"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maka 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Pertama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wajib membayar seluruh kerugian yang diderita oleh 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Kedua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.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r w:rsidRPr="004F2AF7">
        <w:rPr>
          <w:rFonts w:cs="Times New Roman"/>
          <w:b/>
          <w:bCs/>
          <w:color w:val="000000" w:themeColor="text1"/>
          <w:lang w:val="id-ID"/>
        </w:rPr>
        <w:t>Pihak Pertama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berperan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serta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menjaga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aset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Kedua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Pertama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dilarang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mengambil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gambar</w:t>
      </w:r>
      <w:proofErr w:type="spellEnd"/>
      <w:r w:rsidRPr="004F2AF7">
        <w:rPr>
          <w:rFonts w:cs="Times New Roman"/>
          <w:bCs/>
          <w:color w:val="000000" w:themeColor="text1"/>
        </w:rPr>
        <w:t xml:space="preserve">/ video </w:t>
      </w:r>
      <w:proofErr w:type="spellStart"/>
      <w:r w:rsidRPr="004F2AF7">
        <w:rPr>
          <w:rFonts w:cs="Times New Roman"/>
          <w:bCs/>
          <w:color w:val="000000" w:themeColor="text1"/>
        </w:rPr>
        <w:t>dalam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bentuk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apapun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selain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="009B5971" w:rsidRPr="004F2AF7">
        <w:rPr>
          <w:rFonts w:cs="Times New Roman"/>
          <w:bCs/>
          <w:color w:val="000000" w:themeColor="text1"/>
          <w:lang w:val="id-ID"/>
        </w:rPr>
        <w:t xml:space="preserve">untuk </w:t>
      </w:r>
      <w:proofErr w:type="spellStart"/>
      <w:r w:rsidRPr="004F2AF7">
        <w:rPr>
          <w:rFonts w:cs="Times New Roman"/>
          <w:bCs/>
          <w:color w:val="000000" w:themeColor="text1"/>
        </w:rPr>
        <w:t>kepentingan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Kedua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Pertama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dilarang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memasuki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area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bukan area kerjanya </w:t>
      </w:r>
      <w:proofErr w:type="spellStart"/>
      <w:r w:rsidRPr="004F2AF7">
        <w:rPr>
          <w:rFonts w:cs="Times New Roman"/>
          <w:bCs/>
          <w:color w:val="000000" w:themeColor="text1"/>
        </w:rPr>
        <w:t>dan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mengakses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system </w:t>
      </w:r>
      <w:proofErr w:type="spellStart"/>
      <w:r w:rsidRPr="004F2AF7">
        <w:rPr>
          <w:rFonts w:cs="Times New Roman"/>
          <w:bCs/>
          <w:color w:val="000000" w:themeColor="text1"/>
        </w:rPr>
        <w:t>informasi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tanpa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seijin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Kedua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Pertama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wajib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menyampaikan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semua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ketentuan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ini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kepada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semua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karyawan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yang </w:t>
      </w:r>
      <w:proofErr w:type="spellStart"/>
      <w:r w:rsidRPr="004F2AF7">
        <w:rPr>
          <w:rFonts w:cs="Times New Roman"/>
          <w:bCs/>
          <w:color w:val="000000" w:themeColor="text1"/>
        </w:rPr>
        <w:t>berkaitan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dengan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perjanjian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ini</w:t>
      </w:r>
      <w:proofErr w:type="spellEnd"/>
      <w:r w:rsidRPr="004F2AF7">
        <w:rPr>
          <w:rFonts w:cs="Times New Roman"/>
          <w:bCs/>
          <w:color w:val="000000" w:themeColor="text1"/>
        </w:rPr>
        <w:t>.</w:t>
      </w:r>
      <w:r w:rsidRPr="004F2AF7">
        <w:rPr>
          <w:rFonts w:cs="Times New Roman"/>
          <w:color w:val="000000"/>
        </w:rPr>
        <w:t xml:space="preserve"> </w:t>
      </w:r>
    </w:p>
    <w:p w:rsidR="00392558" w:rsidRPr="004F2AF7" w:rsidRDefault="00392558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1E0CD7" w:rsidRPr="004F2AF7" w:rsidRDefault="00D124E1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Pasal  10</w:t>
      </w:r>
    </w:p>
    <w:p w:rsidR="001E0CD7" w:rsidRPr="004F2AF7" w:rsidRDefault="009A0DEF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Keselamatan, Kesehatan Kerja (K3) dan Dampak Lingkungan</w:t>
      </w:r>
    </w:p>
    <w:p w:rsidR="001E0CD7" w:rsidRPr="004F2AF7" w:rsidRDefault="009A0DEF" w:rsidP="004F2AF7">
      <w:pPr>
        <w:pStyle w:val="ListParagraph"/>
        <w:widowControl w:val="0"/>
        <w:numPr>
          <w:ilvl w:val="0"/>
          <w:numId w:val="13"/>
        </w:numPr>
        <w:tabs>
          <w:tab w:val="clear" w:pos="0"/>
        </w:tabs>
        <w:spacing w:line="276" w:lineRule="auto"/>
        <w:ind w:left="567" w:hanging="567"/>
        <w:jc w:val="both"/>
        <w:rPr>
          <w:rFonts w:cs="Times New Roman"/>
          <w:bCs/>
          <w:color w:val="000000" w:themeColor="text1"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Pertama</w:t>
      </w:r>
      <w:proofErr w:type="spellEnd"/>
      <w:r w:rsidRPr="004F2AF7">
        <w:rPr>
          <w:rFonts w:cs="Times New Roman"/>
          <w:bCs/>
          <w:color w:val="000000" w:themeColor="text1"/>
          <w:lang w:val="id-ID"/>
        </w:rPr>
        <w:t xml:space="preserve"> wajib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mematuhi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>peraturan</w:t>
      </w:r>
      <w:r w:rsidR="0084356D" w:rsidRPr="004F2AF7">
        <w:rPr>
          <w:rFonts w:cs="Times New Roman"/>
          <w:bCs/>
          <w:color w:val="000000" w:themeColor="text1"/>
          <w:lang w:val="id-ID"/>
        </w:rPr>
        <w:t xml:space="preserve"> </w:t>
      </w:r>
      <w:r w:rsidR="0095718C" w:rsidRPr="004F2AF7">
        <w:rPr>
          <w:rFonts w:cs="Times New Roman"/>
          <w:bCs/>
          <w:color w:val="000000" w:themeColor="text1"/>
          <w:lang w:val="id-ID"/>
        </w:rPr>
        <w:t>K</w:t>
      </w:r>
      <w:r w:rsidRPr="004F2AF7">
        <w:rPr>
          <w:rFonts w:cs="Times New Roman"/>
          <w:bCs/>
          <w:color w:val="000000" w:themeColor="text1"/>
        </w:rPr>
        <w:t xml:space="preserve">3 </w:t>
      </w:r>
      <w:r w:rsidRPr="004F2AF7">
        <w:rPr>
          <w:rFonts w:cs="Times New Roman"/>
          <w:bCs/>
          <w:color w:val="000000" w:themeColor="text1"/>
          <w:lang w:val="id-ID"/>
        </w:rPr>
        <w:t xml:space="preserve">di lokasi kerja </w:t>
      </w:r>
      <w:r w:rsidR="0046058D" w:rsidRPr="004F2AF7">
        <w:rPr>
          <w:rFonts w:cs="Times New Roman"/>
          <w:b/>
          <w:bCs/>
          <w:color w:val="000000" w:themeColor="text1"/>
          <w:lang w:val="id-ID"/>
        </w:rPr>
        <w:t>P</w:t>
      </w:r>
      <w:proofErr w:type="spellStart"/>
      <w:r w:rsidRPr="004F2AF7">
        <w:rPr>
          <w:rFonts w:cs="Times New Roman"/>
          <w:b/>
          <w:bCs/>
          <w:color w:val="000000" w:themeColor="text1"/>
        </w:rPr>
        <w:t>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="0046058D" w:rsidRPr="004F2AF7">
        <w:rPr>
          <w:rFonts w:cs="Times New Roman"/>
          <w:b/>
          <w:bCs/>
          <w:color w:val="000000" w:themeColor="text1"/>
          <w:lang w:val="id-ID"/>
        </w:rPr>
        <w:t>K</w:t>
      </w:r>
      <w:proofErr w:type="spellStart"/>
      <w:r w:rsidRPr="004F2AF7">
        <w:rPr>
          <w:rFonts w:cs="Times New Roman"/>
          <w:b/>
          <w:bCs/>
          <w:color w:val="000000" w:themeColor="text1"/>
        </w:rPr>
        <w:t>edu</w:t>
      </w:r>
      <w:proofErr w:type="spellEnd"/>
      <w:r w:rsidRPr="004F2AF7">
        <w:rPr>
          <w:rFonts w:cs="Times New Roman"/>
          <w:b/>
          <w:bCs/>
          <w:color w:val="000000" w:themeColor="text1"/>
          <w:lang w:val="id-ID"/>
        </w:rPr>
        <w:t>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:rsidR="001E0CD7" w:rsidRPr="004F2AF7" w:rsidRDefault="009A0DEF" w:rsidP="004F2AF7">
      <w:pPr>
        <w:pStyle w:val="ListParagraph"/>
        <w:widowControl w:val="0"/>
        <w:numPr>
          <w:ilvl w:val="0"/>
          <w:numId w:val="13"/>
        </w:numPr>
        <w:tabs>
          <w:tab w:val="clear" w:pos="0"/>
        </w:tabs>
        <w:spacing w:line="276" w:lineRule="auto"/>
        <w:ind w:left="567" w:hanging="567"/>
        <w:jc w:val="both"/>
        <w:rPr>
          <w:rFonts w:cs="Times New Roman"/>
          <w:bCs/>
          <w:color w:val="000000" w:themeColor="text1"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Pertama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bertanggung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jawab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atas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kecelakaan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kerja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 xml:space="preserve">di lokasi kerja yang diakibatkan dari kelalaian pekerja </w:t>
      </w:r>
      <w:r w:rsidRPr="004F2AF7">
        <w:rPr>
          <w:rFonts w:cs="Times New Roman"/>
          <w:b/>
          <w:bCs/>
          <w:color w:val="000000" w:themeColor="text1"/>
          <w:lang w:val="id-ID"/>
        </w:rPr>
        <w:t>Pihak Pertama</w:t>
      </w:r>
      <w:r w:rsidRPr="004F2AF7">
        <w:rPr>
          <w:rFonts w:cs="Times New Roman"/>
          <w:bCs/>
          <w:color w:val="000000" w:themeColor="text1"/>
          <w:lang w:val="id-ID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pada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saat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proses </w:t>
      </w:r>
      <w:proofErr w:type="spellStart"/>
      <w:r w:rsidRPr="004F2AF7">
        <w:rPr>
          <w:rFonts w:cs="Times New Roman"/>
          <w:bCs/>
          <w:color w:val="000000" w:themeColor="text1"/>
        </w:rPr>
        <w:t>pekerjaan</w:t>
      </w:r>
      <w:proofErr w:type="spellEnd"/>
      <w:r w:rsidRPr="004F2AF7">
        <w:rPr>
          <w:rFonts w:cs="Times New Roman"/>
          <w:bCs/>
          <w:color w:val="000000" w:themeColor="text1"/>
        </w:rPr>
        <w:t>.</w:t>
      </w:r>
    </w:p>
    <w:p w:rsidR="001E0CD7" w:rsidRPr="004F2AF7" w:rsidRDefault="009A0DEF" w:rsidP="004F2AF7">
      <w:pPr>
        <w:pStyle w:val="ListParagraph"/>
        <w:widowControl w:val="0"/>
        <w:numPr>
          <w:ilvl w:val="0"/>
          <w:numId w:val="13"/>
        </w:numPr>
        <w:tabs>
          <w:tab w:val="clear" w:pos="0"/>
        </w:tabs>
        <w:spacing w:line="276" w:lineRule="auto"/>
        <w:ind w:left="567" w:hanging="567"/>
        <w:jc w:val="both"/>
        <w:rPr>
          <w:rFonts w:cs="Times New Roman"/>
          <w:bCs/>
          <w:color w:val="000000" w:themeColor="text1"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Pertama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proofErr w:type="gramStart"/>
      <w:r w:rsidRPr="004F2AF7">
        <w:rPr>
          <w:rFonts w:cs="Times New Roman"/>
          <w:bCs/>
          <w:color w:val="000000" w:themeColor="text1"/>
        </w:rPr>
        <w:t>akan</w:t>
      </w:r>
      <w:proofErr w:type="spellEnd"/>
      <w:proofErr w:type="gram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selalu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menjaga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kebersihan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kerapihan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disekitar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area </w:t>
      </w:r>
      <w:proofErr w:type="spellStart"/>
      <w:r w:rsidRPr="004F2AF7">
        <w:rPr>
          <w:rFonts w:cs="Times New Roman"/>
          <w:bCs/>
          <w:color w:val="000000" w:themeColor="text1"/>
        </w:rPr>
        <w:t>tempat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pekerjaan</w:t>
      </w:r>
      <w:proofErr w:type="spellEnd"/>
      <w:r w:rsidRPr="004F2AF7">
        <w:rPr>
          <w:rFonts w:cs="Times New Roman"/>
          <w:bCs/>
          <w:color w:val="000000" w:themeColor="text1"/>
        </w:rPr>
        <w:t>.</w:t>
      </w:r>
    </w:p>
    <w:p w:rsidR="000133E9" w:rsidRPr="004F2AF7" w:rsidRDefault="009A0DEF" w:rsidP="004F2AF7">
      <w:pPr>
        <w:pStyle w:val="ListParagraph"/>
        <w:widowControl w:val="0"/>
        <w:numPr>
          <w:ilvl w:val="0"/>
          <w:numId w:val="13"/>
        </w:numPr>
        <w:tabs>
          <w:tab w:val="clear" w:pos="0"/>
        </w:tabs>
        <w:spacing w:line="276" w:lineRule="auto"/>
        <w:ind w:left="567" w:hanging="567"/>
        <w:jc w:val="both"/>
        <w:rPr>
          <w:rFonts w:cs="Times New Roman"/>
          <w:bCs/>
          <w:color w:val="000000" w:themeColor="text1"/>
          <w:lang w:val="id-ID"/>
        </w:rPr>
      </w:pPr>
      <w:proofErr w:type="spellStart"/>
      <w:r w:rsidRPr="004F2AF7">
        <w:rPr>
          <w:rFonts w:cs="Times New Roman"/>
          <w:bCs/>
          <w:color w:val="000000" w:themeColor="text1"/>
        </w:rPr>
        <w:t>Apabila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color w:val="000000"/>
        </w:rPr>
        <w:t>Pihak</w:t>
      </w:r>
      <w:proofErr w:type="spellEnd"/>
      <w:r w:rsidRPr="004F2AF7">
        <w:rPr>
          <w:rFonts w:cs="Times New Roman"/>
          <w:b/>
          <w:color w:val="000000"/>
        </w:rPr>
        <w:t xml:space="preserve"> </w:t>
      </w:r>
      <w:proofErr w:type="spellStart"/>
      <w:r w:rsidRPr="004F2AF7">
        <w:rPr>
          <w:rFonts w:cs="Times New Roman"/>
          <w:b/>
          <w:color w:val="000000"/>
        </w:rPr>
        <w:t>Pertama</w:t>
      </w:r>
      <w:proofErr w:type="spellEnd"/>
      <w:r w:rsidR="00AB39AE" w:rsidRPr="004F2AF7">
        <w:rPr>
          <w:rFonts w:cs="Times New Roman"/>
          <w:color w:val="000000"/>
          <w:lang w:val="id-ID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mendapat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teguran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tertulis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lebih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 xml:space="preserve">dari </w:t>
      </w:r>
      <w:r w:rsidRPr="004F2AF7">
        <w:rPr>
          <w:rFonts w:cs="Times New Roman"/>
          <w:bCs/>
          <w:color w:val="000000" w:themeColor="text1"/>
        </w:rPr>
        <w:t>2 (</w:t>
      </w:r>
      <w:proofErr w:type="spellStart"/>
      <w:r w:rsidRPr="004F2AF7">
        <w:rPr>
          <w:rFonts w:cs="Times New Roman"/>
          <w:bCs/>
          <w:color w:val="000000" w:themeColor="text1"/>
        </w:rPr>
        <w:t>dua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) kali </w:t>
      </w:r>
      <w:r w:rsidRPr="004F2AF7">
        <w:rPr>
          <w:rFonts w:cs="Times New Roman"/>
          <w:bCs/>
          <w:color w:val="000000" w:themeColor="text1"/>
          <w:lang w:val="id-ID"/>
        </w:rPr>
        <w:t xml:space="preserve">dari </w:t>
      </w:r>
      <w:r w:rsidRPr="004F2AF7">
        <w:rPr>
          <w:rFonts w:cs="Times New Roman"/>
          <w:b/>
          <w:bCs/>
          <w:color w:val="000000" w:themeColor="text1"/>
          <w:lang w:val="en-US"/>
        </w:rPr>
        <w:t>P</w:t>
      </w:r>
      <w:r w:rsidRPr="004F2AF7">
        <w:rPr>
          <w:rFonts w:cs="Times New Roman"/>
          <w:b/>
          <w:bCs/>
          <w:color w:val="000000" w:themeColor="text1"/>
          <w:lang w:val="id-ID"/>
        </w:rPr>
        <w:t xml:space="preserve">ihak </w:t>
      </w:r>
      <w:r w:rsidRPr="004F2AF7">
        <w:rPr>
          <w:rFonts w:cs="Times New Roman"/>
          <w:b/>
          <w:bCs/>
          <w:color w:val="000000" w:themeColor="text1"/>
          <w:lang w:val="en-US"/>
        </w:rPr>
        <w:t>K</w:t>
      </w:r>
      <w:r w:rsidRPr="004F2AF7">
        <w:rPr>
          <w:rFonts w:cs="Times New Roman"/>
          <w:b/>
          <w:bCs/>
          <w:color w:val="000000" w:themeColor="text1"/>
          <w:lang w:val="id-ID"/>
        </w:rPr>
        <w:t>edua</w:t>
      </w:r>
      <w:r w:rsidR="00AB39AE" w:rsidRPr="004F2AF7">
        <w:rPr>
          <w:rFonts w:cs="Times New Roman"/>
          <w:bCs/>
          <w:color w:val="000000" w:themeColor="text1"/>
          <w:lang w:val="id-ID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dikarenakan </w:t>
      </w:r>
      <w:proofErr w:type="spellStart"/>
      <w:r w:rsidR="0095718C" w:rsidRPr="004F2AF7">
        <w:rPr>
          <w:rFonts w:cs="Times New Roman"/>
          <w:bCs/>
          <w:color w:val="000000" w:themeColor="text1"/>
          <w:lang w:val="en-US"/>
        </w:rPr>
        <w:t>pelanggaran</w:t>
      </w:r>
      <w:proofErr w:type="spellEnd"/>
      <w:r w:rsidR="0095718C" w:rsidRPr="004F2AF7">
        <w:rPr>
          <w:rFonts w:cs="Times New Roman"/>
          <w:bCs/>
          <w:color w:val="000000" w:themeColor="text1"/>
          <w:lang w:val="en-US"/>
        </w:rPr>
        <w:t xml:space="preserve"> </w:t>
      </w:r>
      <w:r w:rsidR="0095718C" w:rsidRPr="004F2AF7">
        <w:rPr>
          <w:rFonts w:cs="Times New Roman"/>
          <w:bCs/>
          <w:color w:val="000000" w:themeColor="text1"/>
          <w:lang w:val="id-ID"/>
        </w:rPr>
        <w:t>K</w:t>
      </w:r>
      <w:r w:rsidRPr="004F2AF7">
        <w:rPr>
          <w:rFonts w:cs="Times New Roman"/>
          <w:bCs/>
          <w:color w:val="000000" w:themeColor="text1"/>
          <w:lang w:val="en-US"/>
        </w:rPr>
        <w:t xml:space="preserve">3 </w:t>
      </w:r>
      <w:proofErr w:type="spellStart"/>
      <w:r w:rsidRPr="004F2AF7">
        <w:rPr>
          <w:rFonts w:cs="Times New Roman"/>
          <w:bCs/>
          <w:color w:val="000000" w:themeColor="text1"/>
          <w:lang w:val="en-US"/>
        </w:rPr>
        <w:t>oleh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  <w:lang w:val="en-US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  <w:lang w:val="en-US"/>
        </w:rPr>
        <w:t>Pertama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  <w:lang w:val="en-US"/>
        </w:rPr>
        <w:t>atau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  <w:lang w:val="en-US"/>
        </w:rPr>
        <w:t>pekerjanya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  <w:lang w:val="en-US"/>
        </w:rPr>
        <w:t>pada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  <w:lang w:val="en-US"/>
        </w:rPr>
        <w:t>saat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b</w:t>
      </w:r>
      <w:r w:rsidRPr="004F2AF7">
        <w:rPr>
          <w:rFonts w:cs="Times New Roman"/>
          <w:bCs/>
          <w:color w:val="000000" w:themeColor="text1"/>
          <w:lang w:val="id-ID"/>
        </w:rPr>
        <w:t>ekerja</w:t>
      </w:r>
      <w:r w:rsidR="00AB39AE" w:rsidRPr="004F2AF7">
        <w:rPr>
          <w:rFonts w:cs="Times New Roman"/>
          <w:bCs/>
          <w:color w:val="000000" w:themeColor="text1"/>
          <w:lang w:val="id-ID"/>
        </w:rPr>
        <w:t xml:space="preserve"> </w:t>
      </w:r>
      <w:proofErr w:type="spellStart"/>
      <w:r w:rsidR="0046058D" w:rsidRPr="004F2AF7">
        <w:rPr>
          <w:rFonts w:cs="Times New Roman"/>
          <w:bCs/>
          <w:color w:val="000000" w:themeColor="text1"/>
        </w:rPr>
        <w:t>maka</w:t>
      </w:r>
      <w:proofErr w:type="spellEnd"/>
      <w:r w:rsidR="0046058D" w:rsidRPr="004F2AF7">
        <w:rPr>
          <w:rFonts w:cs="Times New Roman"/>
          <w:bCs/>
          <w:color w:val="000000" w:themeColor="text1"/>
        </w:rPr>
        <w:t xml:space="preserve"> </w:t>
      </w:r>
      <w:r w:rsidR="0046058D" w:rsidRPr="004F2AF7">
        <w:rPr>
          <w:rFonts w:cs="Times New Roman"/>
          <w:b/>
          <w:bCs/>
          <w:color w:val="000000" w:themeColor="text1"/>
          <w:lang w:val="id-ID"/>
        </w:rPr>
        <w:t>P</w:t>
      </w:r>
      <w:proofErr w:type="spellStart"/>
      <w:r w:rsidRPr="004F2AF7">
        <w:rPr>
          <w:rFonts w:cs="Times New Roman"/>
          <w:b/>
          <w:bCs/>
          <w:color w:val="000000" w:themeColor="text1"/>
        </w:rPr>
        <w:t>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="0046058D" w:rsidRPr="004F2AF7">
        <w:rPr>
          <w:rFonts w:cs="Times New Roman"/>
          <w:b/>
          <w:bCs/>
          <w:color w:val="000000" w:themeColor="text1"/>
          <w:lang w:val="id-ID"/>
        </w:rPr>
        <w:t>P</w:t>
      </w:r>
      <w:proofErr w:type="spellStart"/>
      <w:r w:rsidRPr="004F2AF7">
        <w:rPr>
          <w:rFonts w:cs="Times New Roman"/>
          <w:b/>
          <w:bCs/>
          <w:color w:val="000000" w:themeColor="text1"/>
        </w:rPr>
        <w:t>ertama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 </w:t>
      </w:r>
      <w:proofErr w:type="spellStart"/>
      <w:r w:rsidRPr="004F2AF7">
        <w:rPr>
          <w:rFonts w:cs="Times New Roman"/>
          <w:bCs/>
          <w:color w:val="000000" w:themeColor="text1"/>
        </w:rPr>
        <w:t>bersedia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untuk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>dikenakan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sanksi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denda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sebesar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Rp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5.000.000 (lima </w:t>
      </w:r>
      <w:proofErr w:type="spellStart"/>
      <w:r w:rsidRPr="004F2AF7">
        <w:rPr>
          <w:rFonts w:cs="Times New Roman"/>
          <w:bCs/>
          <w:color w:val="000000" w:themeColor="text1"/>
        </w:rPr>
        <w:t>juta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rupiah)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</w:t>
      </w:r>
      <w:proofErr w:type="spellStart"/>
      <w:r w:rsidRPr="004F2AF7">
        <w:rPr>
          <w:rFonts w:cs="Times New Roman"/>
          <w:bCs/>
          <w:color w:val="000000" w:themeColor="text1"/>
          <w:lang w:val="en-US"/>
        </w:rPr>
        <w:t>dapat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 xml:space="preserve">dipotongkan dari sisa pembayaran yang ada. </w:t>
      </w:r>
    </w:p>
    <w:p w:rsidR="00062D02" w:rsidRPr="004F2AF7" w:rsidRDefault="00062D02" w:rsidP="004F2AF7">
      <w:pPr>
        <w:pStyle w:val="ListParagraph"/>
        <w:widowControl w:val="0"/>
        <w:spacing w:line="276" w:lineRule="auto"/>
        <w:ind w:left="360" w:hanging="360"/>
        <w:jc w:val="both"/>
        <w:rPr>
          <w:rFonts w:cs="Times New Roman"/>
          <w:bCs/>
          <w:color w:val="000000" w:themeColor="text1"/>
          <w:lang w:val="id-ID"/>
        </w:rPr>
      </w:pPr>
    </w:p>
    <w:p w:rsidR="001E0CD7" w:rsidRPr="004F2AF7" w:rsidRDefault="00BB1696" w:rsidP="004F2AF7">
      <w:pPr>
        <w:pStyle w:val="ListParagraph"/>
        <w:suppressAutoHyphens w:val="0"/>
        <w:spacing w:line="276" w:lineRule="auto"/>
        <w:ind w:left="0" w:right="270"/>
        <w:contextualSpacing/>
        <w:jc w:val="center"/>
        <w:rPr>
          <w:rFonts w:cs="Times New Roman"/>
          <w:b/>
          <w:color w:val="000000" w:themeColor="text1"/>
          <w:lang w:val="id-ID"/>
        </w:rPr>
      </w:pPr>
      <w:proofErr w:type="spellStart"/>
      <w:r w:rsidRPr="004F2AF7">
        <w:rPr>
          <w:rFonts w:cs="Times New Roman"/>
          <w:b/>
          <w:color w:val="000000" w:themeColor="text1"/>
        </w:rPr>
        <w:t>Pasal</w:t>
      </w:r>
      <w:proofErr w:type="spellEnd"/>
      <w:r w:rsidRPr="004F2AF7">
        <w:rPr>
          <w:rFonts w:cs="Times New Roman"/>
          <w:b/>
          <w:color w:val="000000" w:themeColor="text1"/>
        </w:rPr>
        <w:t xml:space="preserve"> 1</w:t>
      </w:r>
      <w:r w:rsidR="00D124E1" w:rsidRPr="004F2AF7">
        <w:rPr>
          <w:rFonts w:cs="Times New Roman"/>
          <w:b/>
          <w:color w:val="000000" w:themeColor="text1"/>
          <w:lang w:val="id-ID"/>
        </w:rPr>
        <w:t>1</w:t>
      </w:r>
    </w:p>
    <w:p w:rsidR="001E0CD7" w:rsidRPr="004F2AF7" w:rsidRDefault="009A0DEF" w:rsidP="004F2AF7">
      <w:pPr>
        <w:pStyle w:val="ListParagraph"/>
        <w:suppressAutoHyphens w:val="0"/>
        <w:spacing w:line="276" w:lineRule="auto"/>
        <w:ind w:left="0" w:right="270"/>
        <w:contextualSpacing/>
        <w:jc w:val="center"/>
        <w:rPr>
          <w:rFonts w:cs="Times New Roman"/>
          <w:b/>
          <w:color w:val="000000" w:themeColor="text1"/>
          <w:lang w:val="id-ID"/>
        </w:rPr>
      </w:pPr>
      <w:proofErr w:type="spellStart"/>
      <w:r w:rsidRPr="004F2AF7">
        <w:rPr>
          <w:rFonts w:cs="Times New Roman"/>
          <w:b/>
          <w:color w:val="000000" w:themeColor="text1"/>
        </w:rPr>
        <w:t>Pemberian</w:t>
      </w:r>
      <w:proofErr w:type="spellEnd"/>
      <w:r w:rsidRPr="004F2AF7">
        <w:rPr>
          <w:rFonts w:cs="Times New Roman"/>
          <w:b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color w:val="000000" w:themeColor="text1"/>
        </w:rPr>
        <w:t>Hadiah</w:t>
      </w:r>
      <w:proofErr w:type="spellEnd"/>
      <w:r w:rsidR="00745D12" w:rsidRPr="004F2AF7">
        <w:rPr>
          <w:rFonts w:cs="Times New Roman"/>
          <w:b/>
          <w:color w:val="000000" w:themeColor="text1"/>
          <w:lang w:val="id-ID"/>
        </w:rPr>
        <w:t xml:space="preserve"> atau Janji</w:t>
      </w:r>
    </w:p>
    <w:p w:rsidR="00D124E1" w:rsidRPr="004F2AF7" w:rsidRDefault="00D124E1" w:rsidP="004F2AF7">
      <w:pPr>
        <w:pStyle w:val="ListParagraph"/>
        <w:numPr>
          <w:ilvl w:val="0"/>
          <w:numId w:val="15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b/>
          <w:color w:val="000000" w:themeColor="text1"/>
        </w:rPr>
        <w:t>P</w:t>
      </w:r>
      <w:r w:rsidRPr="004F2AF7">
        <w:rPr>
          <w:rFonts w:cs="Times New Roman"/>
          <w:b/>
          <w:color w:val="000000" w:themeColor="text1"/>
          <w:lang w:val="id-ID"/>
        </w:rPr>
        <w:t>ihak Pertama</w:t>
      </w:r>
      <w:r w:rsidRPr="004F2AF7">
        <w:rPr>
          <w:rFonts w:cs="Times New Roman"/>
          <w:color w:val="000000" w:themeColor="text1"/>
          <w:lang w:val="id-ID"/>
        </w:rPr>
        <w:t xml:space="preserve"> dilarang </w:t>
      </w:r>
      <w:proofErr w:type="spellStart"/>
      <w:r w:rsidRPr="004F2AF7">
        <w:rPr>
          <w:rFonts w:cs="Times New Roman"/>
          <w:color w:val="000000" w:themeColor="text1"/>
        </w:rPr>
        <w:t>untuk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memberikan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hadiah</w:t>
      </w:r>
      <w:proofErr w:type="spellEnd"/>
      <w:r w:rsidRPr="004F2AF7">
        <w:rPr>
          <w:rFonts w:cs="Times New Roman"/>
          <w:color w:val="000000" w:themeColor="text1"/>
          <w:lang w:val="id-ID"/>
        </w:rPr>
        <w:t xml:space="preserve"> dalam bentuk apapun baik </w:t>
      </w:r>
      <w:proofErr w:type="spellStart"/>
      <w:r w:rsidRPr="004F2AF7">
        <w:rPr>
          <w:rFonts w:cs="Times New Roman"/>
          <w:color w:val="000000" w:themeColor="text1"/>
        </w:rPr>
        <w:t>berupa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Pr="004F2AF7">
        <w:rPr>
          <w:rFonts w:cs="Times New Roman"/>
          <w:color w:val="000000" w:themeColor="text1"/>
          <w:lang w:val="id-ID"/>
        </w:rPr>
        <w:t xml:space="preserve">uang, </w:t>
      </w:r>
      <w:proofErr w:type="spellStart"/>
      <w:r w:rsidRPr="004F2AF7">
        <w:rPr>
          <w:rFonts w:cs="Times New Roman"/>
          <w:color w:val="000000" w:themeColor="text1"/>
        </w:rPr>
        <w:t>barang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atau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bentuk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Pr="004F2AF7">
        <w:rPr>
          <w:rFonts w:cs="Times New Roman"/>
          <w:color w:val="000000" w:themeColor="text1"/>
          <w:lang w:val="id-ID"/>
        </w:rPr>
        <w:t xml:space="preserve">lainnya yang bernilai uang dan </w:t>
      </w:r>
      <w:proofErr w:type="spellStart"/>
      <w:r w:rsidRPr="004F2AF7">
        <w:rPr>
          <w:rFonts w:cs="Times New Roman"/>
          <w:color w:val="000000" w:themeColor="text1"/>
        </w:rPr>
        <w:t>bersifat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pribadi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kepada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Pr="004F2AF7">
        <w:rPr>
          <w:rFonts w:cs="Times New Roman"/>
          <w:color w:val="000000" w:themeColor="text1"/>
          <w:lang w:val="id-ID"/>
        </w:rPr>
        <w:t xml:space="preserve">staff atau karyawan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 xml:space="preserve"> terkait perjanjian ini.</w:t>
      </w:r>
    </w:p>
    <w:p w:rsidR="00D124E1" w:rsidRPr="004F2AF7" w:rsidRDefault="00D124E1" w:rsidP="004F2AF7">
      <w:pPr>
        <w:pStyle w:val="ListParagraph"/>
        <w:numPr>
          <w:ilvl w:val="0"/>
          <w:numId w:val="15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Sanksi atas pelanggaran ayat 1 (satu) pasal ini kepada </w:t>
      </w:r>
      <w:r w:rsidRPr="004F2AF7">
        <w:rPr>
          <w:rFonts w:cs="Times New Roman"/>
          <w:b/>
          <w:color w:val="000000" w:themeColor="text1"/>
          <w:lang w:val="id-ID"/>
        </w:rPr>
        <w:t>Pihak Pertama</w:t>
      </w:r>
      <w:r w:rsidRPr="004F2AF7">
        <w:rPr>
          <w:rFonts w:cs="Times New Roman"/>
          <w:color w:val="000000" w:themeColor="text1"/>
          <w:lang w:val="id-ID"/>
        </w:rPr>
        <w:t xml:space="preserve"> adalah:</w:t>
      </w:r>
    </w:p>
    <w:p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Pemutusan perjanjian secara sepihak oleh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>.</w:t>
      </w:r>
    </w:p>
    <w:p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Karyawan </w:t>
      </w:r>
      <w:r w:rsidRPr="004F2AF7">
        <w:rPr>
          <w:rFonts w:cs="Times New Roman"/>
          <w:b/>
          <w:color w:val="000000" w:themeColor="text1"/>
          <w:lang w:val="id-ID"/>
        </w:rPr>
        <w:t>Pihak Pertama</w:t>
      </w:r>
      <w:r w:rsidRPr="004F2AF7">
        <w:rPr>
          <w:rFonts w:cs="Times New Roman"/>
          <w:color w:val="000000" w:themeColor="text1"/>
          <w:lang w:val="id-ID"/>
        </w:rPr>
        <w:t xml:space="preserve"> yang terlibat dalam pemberian hadiah akan dikeluarkan dari perusahaan </w:t>
      </w:r>
      <w:r w:rsidRPr="004F2AF7">
        <w:rPr>
          <w:rFonts w:cs="Times New Roman"/>
          <w:b/>
          <w:color w:val="000000" w:themeColor="text1"/>
          <w:lang w:val="id-ID"/>
        </w:rPr>
        <w:t>Pihak Pertama</w:t>
      </w:r>
      <w:r w:rsidRPr="004F2AF7">
        <w:rPr>
          <w:rFonts w:cs="Times New Roman"/>
          <w:color w:val="000000" w:themeColor="text1"/>
          <w:lang w:val="id-ID"/>
        </w:rPr>
        <w:t>.</w:t>
      </w:r>
    </w:p>
    <w:p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Karyawan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 xml:space="preserve"> yang terlibat dalam penerimaan hadiah akan diproses sesuai PKB (Peraturan Kerja Bersama) yang berlaku di tempat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>.</w:t>
      </w:r>
    </w:p>
    <w:p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b/>
          <w:color w:val="000000" w:themeColor="text1"/>
          <w:lang w:val="id-ID"/>
        </w:rPr>
        <w:t xml:space="preserve">Pihak Pertama </w:t>
      </w:r>
      <w:r w:rsidRPr="004F2AF7">
        <w:rPr>
          <w:rFonts w:cs="Times New Roman"/>
          <w:color w:val="000000" w:themeColor="text1"/>
          <w:lang w:val="id-ID"/>
        </w:rPr>
        <w:t xml:space="preserve">mengembalikan semua pembayaran yang telah diberikan oleh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>.</w:t>
      </w:r>
    </w:p>
    <w:p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 xml:space="preserve"> berhak melaporkan kepada pihak yang berwajib. </w:t>
      </w:r>
    </w:p>
    <w:p w:rsidR="00D124E1" w:rsidRPr="004F2AF7" w:rsidRDefault="004D7C0B" w:rsidP="004F2AF7">
      <w:pPr>
        <w:pStyle w:val="Default"/>
        <w:tabs>
          <w:tab w:val="left" w:pos="5055"/>
        </w:tabs>
        <w:spacing w:line="276" w:lineRule="auto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ab/>
      </w:r>
    </w:p>
    <w:p w:rsidR="00361FDF" w:rsidRPr="004F2AF7" w:rsidRDefault="00361FDF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Pasal 12</w:t>
      </w:r>
    </w:p>
    <w:p w:rsidR="00361FDF" w:rsidRPr="004F2AF7" w:rsidRDefault="00A64D10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Pengakhiran Perjanjian</w:t>
      </w:r>
    </w:p>
    <w:p w:rsidR="00361FDF" w:rsidRPr="004F2AF7" w:rsidRDefault="00361FDF" w:rsidP="004F2AF7">
      <w:pPr>
        <w:pStyle w:val="ListParagraph"/>
        <w:numPr>
          <w:ilvl w:val="0"/>
          <w:numId w:val="28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Perjanjian ini dapat berakhir dikarenakan sebagai berikut:</w:t>
      </w:r>
    </w:p>
    <w:p w:rsidR="00361FDF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Para Pihak sepakat untuk mengakhiri.</w:t>
      </w:r>
    </w:p>
    <w:p w:rsidR="00361FDF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Periode perjanjian telah berakhir.</w:t>
      </w:r>
    </w:p>
    <w:p w:rsidR="00361FDF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Salah satu Pihak cidera janji.</w:t>
      </w:r>
    </w:p>
    <w:p w:rsidR="00361FDF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Denga</w:t>
      </w:r>
      <w:r w:rsidR="009D596D" w:rsidRPr="004F2AF7">
        <w:rPr>
          <w:rFonts w:cs="Times New Roman"/>
          <w:color w:val="000000" w:themeColor="text1"/>
          <w:lang w:val="id-ID"/>
        </w:rPr>
        <w:t>n</w:t>
      </w:r>
      <w:r w:rsidRPr="004F2AF7">
        <w:rPr>
          <w:rFonts w:cs="Times New Roman"/>
          <w:color w:val="000000" w:themeColor="text1"/>
          <w:lang w:val="id-ID"/>
        </w:rPr>
        <w:t xml:space="preserve"> putusan pengadilan.</w:t>
      </w:r>
    </w:p>
    <w:p w:rsidR="00B33166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Salah satu Pihak dinyatakan bangkrut/pailit.</w:t>
      </w:r>
    </w:p>
    <w:p w:rsidR="00B33166" w:rsidRPr="004F2AF7" w:rsidRDefault="00B33166" w:rsidP="004F2AF7">
      <w:pPr>
        <w:pStyle w:val="ListParagraph"/>
        <w:numPr>
          <w:ilvl w:val="0"/>
          <w:numId w:val="28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id-ID"/>
        </w:rPr>
      </w:pPr>
      <w:r w:rsidRPr="004F2AF7">
        <w:rPr>
          <w:rFonts w:cs="Times New Roman"/>
          <w:color w:val="000000" w:themeColor="text1"/>
          <w:lang w:val="id-ID"/>
        </w:rPr>
        <w:t>Pengakhiran perjanjian dalam ayat (1) poin (a), poin (b) dan poin (c) harus dengan memberitahu/diberitahu terlebih dahulu kepada Para Pihak selambat-lambatnya 15 (lima belas) hari sebelum pelaksanaan.</w:t>
      </w:r>
    </w:p>
    <w:p w:rsidR="00361FDF" w:rsidRPr="004F2AF7" w:rsidRDefault="00361FDF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:rsidR="00176442" w:rsidRPr="004F2AF7" w:rsidRDefault="00176442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Pasal </w:t>
      </w:r>
      <w:r w:rsidR="001E0CD7" w:rsidRPr="004F2AF7">
        <w:rPr>
          <w:b/>
          <w:bCs/>
          <w:color w:val="000000" w:themeColor="text1"/>
        </w:rPr>
        <w:t>1</w:t>
      </w:r>
      <w:r w:rsidR="00361FDF" w:rsidRPr="004F2AF7">
        <w:rPr>
          <w:b/>
          <w:bCs/>
          <w:color w:val="000000" w:themeColor="text1"/>
        </w:rPr>
        <w:t>3</w:t>
      </w:r>
    </w:p>
    <w:p w:rsidR="00725D8B" w:rsidRPr="004F2AF7" w:rsidRDefault="00725D8B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Penyelesaian Permasalahan </w:t>
      </w:r>
    </w:p>
    <w:p w:rsidR="00725D8B" w:rsidRPr="004F2AF7" w:rsidRDefault="00725D8B" w:rsidP="004F2AF7">
      <w:pPr>
        <w:pStyle w:val="ListParagraph"/>
        <w:numPr>
          <w:ilvl w:val="0"/>
          <w:numId w:val="30"/>
        </w:numPr>
        <w:spacing w:line="276" w:lineRule="auto"/>
        <w:ind w:left="567" w:hanging="567"/>
        <w:rPr>
          <w:rFonts w:cs="Times New Roman"/>
        </w:rPr>
      </w:pPr>
      <w:r w:rsidRPr="004F2AF7">
        <w:rPr>
          <w:rFonts w:cs="Times New Roman"/>
          <w:lang w:val="id-ID"/>
        </w:rPr>
        <w:t>Jika terjadi permasalahan selain yang tercantum dalam perjanjian ini akan diselesaikan dengan etikat baik dengan musyawarah secara mufakat.</w:t>
      </w:r>
      <w:r w:rsidRPr="004F2AF7">
        <w:rPr>
          <w:rFonts w:cs="Times New Roman"/>
        </w:rPr>
        <w:t xml:space="preserve"> </w:t>
      </w:r>
    </w:p>
    <w:p w:rsidR="0084356D" w:rsidRPr="004F2AF7" w:rsidRDefault="0084356D" w:rsidP="004F2AF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356D" w:rsidRPr="004F2AF7" w:rsidRDefault="0084356D" w:rsidP="004F2A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F2AF7">
        <w:rPr>
          <w:rFonts w:ascii="Times New Roman" w:hAnsi="Times New Roman" w:cs="Times New Roman"/>
          <w:b/>
          <w:sz w:val="24"/>
          <w:szCs w:val="24"/>
          <w:lang w:val="en-US"/>
        </w:rPr>
        <w:t>Pasal</w:t>
      </w:r>
      <w:proofErr w:type="spellEnd"/>
      <w:r w:rsidRPr="004F2AF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</w:t>
      </w:r>
      <w:r w:rsidR="004F2AF7" w:rsidRPr="004F2AF7">
        <w:rPr>
          <w:rFonts w:ascii="Times New Roman" w:hAnsi="Times New Roman" w:cs="Times New Roman"/>
          <w:b/>
          <w:sz w:val="24"/>
          <w:szCs w:val="24"/>
        </w:rPr>
        <w:t>4</w:t>
      </w:r>
    </w:p>
    <w:p w:rsidR="0084356D" w:rsidRPr="004F2AF7" w:rsidRDefault="0084356D" w:rsidP="004F2AF7">
      <w:pPr>
        <w:pStyle w:val="Heading1"/>
        <w:spacing w:after="0" w:line="276" w:lineRule="auto"/>
        <w:ind w:right="271"/>
        <w:rPr>
          <w:color w:val="auto"/>
          <w:szCs w:val="24"/>
          <w:lang w:val="id-ID"/>
        </w:rPr>
      </w:pPr>
      <w:r w:rsidRPr="004F2AF7">
        <w:rPr>
          <w:color w:val="auto"/>
          <w:szCs w:val="24"/>
          <w:lang w:val="id-ID"/>
        </w:rPr>
        <w:t>Pernyataan Dan Jaminan</w:t>
      </w:r>
      <w:r w:rsidR="00494FE4">
        <w:rPr>
          <w:color w:val="auto"/>
          <w:szCs w:val="24"/>
          <w:lang w:val="id-ID"/>
        </w:rPr>
        <w:t xml:space="preserve"> Kepatuhan Regulasi</w:t>
      </w:r>
    </w:p>
    <w:p w:rsidR="0084356D" w:rsidRPr="004F2AF7" w:rsidRDefault="0084356D" w:rsidP="004F2A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FE4">
        <w:rPr>
          <w:rFonts w:ascii="Times New Roman" w:hAnsi="Times New Roman" w:cs="Times New Roman"/>
          <w:b/>
          <w:sz w:val="24"/>
          <w:szCs w:val="24"/>
        </w:rPr>
        <w:t>Para Pihak</w:t>
      </w:r>
      <w:r w:rsidRPr="004F2AF7">
        <w:rPr>
          <w:rFonts w:ascii="Times New Roman" w:hAnsi="Times New Roman" w:cs="Times New Roman"/>
          <w:sz w:val="24"/>
          <w:szCs w:val="24"/>
        </w:rPr>
        <w:t xml:space="preserve"> menjamin dan menyatakan bahwa:</w:t>
      </w:r>
    </w:p>
    <w:p w:rsidR="0084356D" w:rsidRPr="004F2AF7" w:rsidRDefault="0084356D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proofErr w:type="spellStart"/>
      <w:r w:rsidRPr="004F2AF7">
        <w:rPr>
          <w:rFonts w:cs="Times New Roman"/>
        </w:rPr>
        <w:t>Dalam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pelaksanaan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perjanjian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ini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  <w:lang w:val="en-US"/>
        </w:rPr>
        <w:t>mentaati</w:t>
      </w:r>
      <w:proofErr w:type="spellEnd"/>
      <w:r w:rsidRPr="004F2AF7">
        <w:rPr>
          <w:rFonts w:cs="Times New Roman"/>
          <w:lang w:val="en-US"/>
        </w:rPr>
        <w:t xml:space="preserve"> </w:t>
      </w:r>
      <w:proofErr w:type="spellStart"/>
      <w:r w:rsidRPr="004F2AF7">
        <w:rPr>
          <w:rFonts w:cs="Times New Roman"/>
        </w:rPr>
        <w:t>peraturan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perundang-undangan</w:t>
      </w:r>
      <w:proofErr w:type="spellEnd"/>
      <w:r w:rsidRPr="004F2AF7">
        <w:rPr>
          <w:rFonts w:cs="Times New Roman"/>
        </w:rPr>
        <w:t xml:space="preserve"> yang </w:t>
      </w:r>
      <w:proofErr w:type="spellStart"/>
      <w:r w:rsidRPr="004F2AF7">
        <w:rPr>
          <w:rFonts w:cs="Times New Roman"/>
        </w:rPr>
        <w:t>berlaku</w:t>
      </w:r>
      <w:proofErr w:type="spellEnd"/>
      <w:r w:rsidRPr="004F2AF7">
        <w:rPr>
          <w:rFonts w:cs="Times New Roman"/>
        </w:rPr>
        <w:t>.</w:t>
      </w:r>
    </w:p>
    <w:p w:rsidR="0084356D" w:rsidRPr="004F2AF7" w:rsidRDefault="0084356D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proofErr w:type="spellStart"/>
      <w:r w:rsidRPr="004F2AF7">
        <w:rPr>
          <w:rFonts w:cs="Times New Roman"/>
        </w:rPr>
        <w:t>Usia</w:t>
      </w:r>
      <w:proofErr w:type="spellEnd"/>
      <w:r w:rsidRPr="004F2AF7">
        <w:rPr>
          <w:rFonts w:cs="Times New Roman"/>
        </w:rPr>
        <w:t xml:space="preserve"> P</w:t>
      </w:r>
      <w:r w:rsidRPr="004F2AF7">
        <w:rPr>
          <w:rFonts w:cs="Times New Roman"/>
          <w:lang w:val="en-US"/>
        </w:rPr>
        <w:t>e</w:t>
      </w:r>
      <w:proofErr w:type="spellStart"/>
      <w:r w:rsidRPr="004F2AF7">
        <w:rPr>
          <w:rFonts w:cs="Times New Roman"/>
        </w:rPr>
        <w:t>kerja</w:t>
      </w:r>
      <w:proofErr w:type="spellEnd"/>
      <w:r w:rsidRPr="004F2AF7">
        <w:rPr>
          <w:rFonts w:cs="Times New Roman"/>
        </w:rPr>
        <w:t xml:space="preserve"> yang </w:t>
      </w:r>
      <w:proofErr w:type="spellStart"/>
      <w:r w:rsidRPr="004F2AF7">
        <w:rPr>
          <w:rFonts w:cs="Times New Roman"/>
        </w:rPr>
        <w:t>dipekerjakan</w:t>
      </w:r>
      <w:proofErr w:type="spellEnd"/>
      <w:r w:rsidRPr="004F2AF7">
        <w:rPr>
          <w:rFonts w:cs="Times New Roman"/>
        </w:rPr>
        <w:t xml:space="preserve"> di </w:t>
      </w:r>
      <w:proofErr w:type="spellStart"/>
      <w:r w:rsidRPr="004F2AF7">
        <w:rPr>
          <w:rFonts w:cs="Times New Roman"/>
        </w:rPr>
        <w:t>perusahaan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masing-masing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Pihak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tidak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bertentangan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dengan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ketentuan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dalam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Undang-undang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Ketenagakerjaan</w:t>
      </w:r>
      <w:proofErr w:type="spellEnd"/>
      <w:r w:rsidRPr="004F2AF7">
        <w:rPr>
          <w:rFonts w:cs="Times New Roman"/>
        </w:rPr>
        <w:t>.</w:t>
      </w:r>
    </w:p>
    <w:p w:rsidR="0084356D" w:rsidRPr="004F2AF7" w:rsidRDefault="0084356D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proofErr w:type="spellStart"/>
      <w:r w:rsidRPr="004F2AF7">
        <w:rPr>
          <w:rFonts w:cs="Times New Roman"/>
        </w:rPr>
        <w:t>Dalam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hal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terdapat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pelanggaran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peraturan</w:t>
      </w:r>
      <w:proofErr w:type="spellEnd"/>
      <w:r w:rsidRPr="004F2AF7">
        <w:rPr>
          <w:rFonts w:cs="Times New Roman"/>
        </w:rPr>
        <w:t xml:space="preserve"> yang </w:t>
      </w:r>
      <w:proofErr w:type="spellStart"/>
      <w:r w:rsidRPr="004F2AF7">
        <w:rPr>
          <w:rFonts w:cs="Times New Roman"/>
        </w:rPr>
        <w:t>dilakukan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oleh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salah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satu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Pihak</w:t>
      </w:r>
      <w:proofErr w:type="spellEnd"/>
      <w:r w:rsidRPr="004F2AF7">
        <w:rPr>
          <w:rFonts w:cs="Times New Roman"/>
        </w:rPr>
        <w:t xml:space="preserve">, </w:t>
      </w:r>
      <w:proofErr w:type="spellStart"/>
      <w:r w:rsidRPr="004F2AF7">
        <w:rPr>
          <w:rFonts w:cs="Times New Roman"/>
        </w:rPr>
        <w:t>maka</w:t>
      </w:r>
      <w:proofErr w:type="spellEnd"/>
      <w:r w:rsidRPr="004F2AF7">
        <w:rPr>
          <w:rFonts w:cs="Times New Roman"/>
        </w:rPr>
        <w:t xml:space="preserve"> Para </w:t>
      </w:r>
      <w:proofErr w:type="spellStart"/>
      <w:r w:rsidRPr="004F2AF7">
        <w:rPr>
          <w:rFonts w:cs="Times New Roman"/>
        </w:rPr>
        <w:t>Pihak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sepakat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untuk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tidak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melibatkan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Pihak</w:t>
      </w:r>
      <w:proofErr w:type="spellEnd"/>
      <w:r w:rsidRPr="004F2AF7">
        <w:rPr>
          <w:rFonts w:cs="Times New Roman"/>
        </w:rPr>
        <w:t xml:space="preserve"> yang lain </w:t>
      </w:r>
      <w:proofErr w:type="spellStart"/>
      <w:r w:rsidRPr="004F2AF7">
        <w:rPr>
          <w:rFonts w:cs="Times New Roman"/>
        </w:rPr>
        <w:t>dalam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kasus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pelanggaran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peraturan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tersebut</w:t>
      </w:r>
      <w:proofErr w:type="spellEnd"/>
      <w:r w:rsidRPr="004F2AF7">
        <w:rPr>
          <w:rFonts w:cs="Times New Roman"/>
        </w:rPr>
        <w:t>.</w:t>
      </w:r>
    </w:p>
    <w:p w:rsidR="00AF2584" w:rsidRPr="004F2AF7" w:rsidRDefault="00AF2584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1E0CD7" w:rsidRPr="004F2AF7" w:rsidRDefault="001B567F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Pasal</w:t>
      </w:r>
      <w:r w:rsidR="001E0CD7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1</w:t>
      </w:r>
      <w:r w:rsidR="004F2AF7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</w:p>
    <w:p w:rsidR="001E0CD7" w:rsidRPr="004F2AF7" w:rsidRDefault="00EF15BE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Ketentuan Lain</w:t>
      </w:r>
    </w:p>
    <w:p w:rsidR="001E0CD7" w:rsidRPr="004F2AF7" w:rsidRDefault="001E0CD7" w:rsidP="004F2AF7">
      <w:pPr>
        <w:pStyle w:val="ListParagraph"/>
        <w:numPr>
          <w:ilvl w:val="1"/>
          <w:numId w:val="16"/>
        </w:numPr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Perubahan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Perjanjian</w:t>
      </w:r>
      <w:proofErr w:type="spellEnd"/>
    </w:p>
    <w:p w:rsidR="001E0CD7" w:rsidRPr="004F2AF7" w:rsidRDefault="001E0CD7" w:rsidP="004F2AF7">
      <w:pPr>
        <w:pStyle w:val="ListParagraph"/>
        <w:numPr>
          <w:ilvl w:val="0"/>
          <w:numId w:val="34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Setiap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syarat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dan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ketentuan</w:t>
      </w:r>
      <w:proofErr w:type="spellEnd"/>
      <w:r w:rsidRPr="004F2AF7">
        <w:rPr>
          <w:rFonts w:cs="Times New Roman"/>
          <w:color w:val="000000" w:themeColor="text1"/>
        </w:rPr>
        <w:t xml:space="preserve"> yang </w:t>
      </w:r>
      <w:proofErr w:type="spellStart"/>
      <w:r w:rsidRPr="004F2AF7">
        <w:rPr>
          <w:rFonts w:cs="Times New Roman"/>
          <w:color w:val="000000" w:themeColor="text1"/>
        </w:rPr>
        <w:t>belum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atau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tidak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diatur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dalam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perjanji</w:t>
      </w:r>
      <w:proofErr w:type="spellEnd"/>
      <w:r w:rsidR="001B567F" w:rsidRPr="004F2AF7">
        <w:rPr>
          <w:rFonts w:cs="Times New Roman"/>
          <w:color w:val="000000" w:themeColor="text1"/>
          <w:lang w:val="id-ID"/>
        </w:rPr>
        <w:t>an</w:t>
      </w:r>
      <w:r w:rsidRPr="004F2AF7">
        <w:rPr>
          <w:rFonts w:cs="Times New Roman"/>
          <w:color w:val="000000" w:themeColor="text1"/>
        </w:rPr>
        <w:t xml:space="preserve"> </w:t>
      </w:r>
      <w:proofErr w:type="spellStart"/>
      <w:proofErr w:type="gramStart"/>
      <w:r w:rsidRPr="004F2AF7">
        <w:rPr>
          <w:rFonts w:cs="Times New Roman"/>
          <w:color w:val="000000" w:themeColor="text1"/>
        </w:rPr>
        <w:t>akan</w:t>
      </w:r>
      <w:proofErr w:type="spellEnd"/>
      <w:proofErr w:type="gram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dibicarakan</w:t>
      </w:r>
      <w:proofErr w:type="spellEnd"/>
      <w:r w:rsidRPr="004F2AF7">
        <w:rPr>
          <w:rFonts w:cs="Times New Roman"/>
          <w:color w:val="000000" w:themeColor="text1"/>
        </w:rPr>
        <w:t xml:space="preserve">, </w:t>
      </w:r>
      <w:proofErr w:type="spellStart"/>
      <w:r w:rsidRPr="004F2AF7">
        <w:rPr>
          <w:rFonts w:cs="Times New Roman"/>
          <w:color w:val="000000" w:themeColor="text1"/>
        </w:rPr>
        <w:t>dinegosiasikan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dan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ditambahkan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berdasarkan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kesepakatan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="00EF15BE" w:rsidRPr="004F2AF7">
        <w:rPr>
          <w:rFonts w:cs="Times New Roman"/>
          <w:b/>
          <w:color w:val="000000" w:themeColor="text1"/>
        </w:rPr>
        <w:t xml:space="preserve">Para </w:t>
      </w:r>
      <w:proofErr w:type="spellStart"/>
      <w:r w:rsidR="00EF15BE" w:rsidRPr="004F2AF7">
        <w:rPr>
          <w:rFonts w:cs="Times New Roman"/>
          <w:b/>
          <w:color w:val="000000" w:themeColor="text1"/>
        </w:rPr>
        <w:t>Pih</w:t>
      </w:r>
      <w:proofErr w:type="spellEnd"/>
      <w:r w:rsidR="00EF15BE" w:rsidRPr="004F2AF7">
        <w:rPr>
          <w:rFonts w:cs="Times New Roman"/>
          <w:b/>
          <w:color w:val="000000" w:themeColor="text1"/>
          <w:lang w:val="id-ID"/>
        </w:rPr>
        <w:t>ak</w:t>
      </w:r>
      <w:r w:rsidR="00EF15BE" w:rsidRPr="004F2AF7">
        <w:rPr>
          <w:rFonts w:cs="Times New Roman"/>
          <w:color w:val="000000" w:themeColor="text1"/>
        </w:rPr>
        <w:t>.</w:t>
      </w:r>
    </w:p>
    <w:p w:rsidR="001E0CD7" w:rsidRPr="004F2AF7" w:rsidRDefault="001E0CD7" w:rsidP="004F2AF7">
      <w:pPr>
        <w:pStyle w:val="ListParagraph"/>
        <w:numPr>
          <w:ilvl w:val="0"/>
          <w:numId w:val="34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S</w:t>
      </w:r>
      <w:r w:rsidR="001B567F" w:rsidRPr="004F2AF7">
        <w:rPr>
          <w:rFonts w:cs="Times New Roman"/>
          <w:color w:val="000000" w:themeColor="text1"/>
        </w:rPr>
        <w:t>egala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perubahan</w:t>
      </w:r>
      <w:proofErr w:type="spellEnd"/>
      <w:r w:rsidR="001B567F" w:rsidRPr="004F2AF7">
        <w:rPr>
          <w:rFonts w:cs="Times New Roman"/>
          <w:color w:val="000000" w:themeColor="text1"/>
          <w:lang w:val="id-ID"/>
        </w:rPr>
        <w:t xml:space="preserve"> dan atau</w:t>
      </w:r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penambahan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r w:rsidR="001B567F" w:rsidRPr="004F2AF7">
        <w:rPr>
          <w:rFonts w:cs="Times New Roman"/>
          <w:color w:val="000000" w:themeColor="text1"/>
          <w:lang w:val="id-ID"/>
        </w:rPr>
        <w:t>isi</w:t>
      </w:r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</w:t>
      </w:r>
      <w:r w:rsidR="001B567F" w:rsidRPr="004F2AF7">
        <w:rPr>
          <w:rFonts w:cs="Times New Roman"/>
          <w:color w:val="000000" w:themeColor="text1"/>
        </w:rPr>
        <w:t>erjanjian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tidak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berlaku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kecual</w:t>
      </w:r>
      <w:r w:rsidR="001B567F" w:rsidRPr="004F2AF7">
        <w:rPr>
          <w:rFonts w:cs="Times New Roman"/>
          <w:color w:val="000000" w:themeColor="text1"/>
        </w:rPr>
        <w:t>i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disepakati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secara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tertulis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oleh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r w:rsidR="00EF15BE" w:rsidRPr="004F2AF7">
        <w:rPr>
          <w:rFonts w:cs="Times New Roman"/>
          <w:b/>
          <w:color w:val="000000" w:themeColor="text1"/>
        </w:rPr>
        <w:t xml:space="preserve">Para </w:t>
      </w:r>
      <w:proofErr w:type="spellStart"/>
      <w:r w:rsidR="00EF15BE" w:rsidRPr="004F2AF7">
        <w:rPr>
          <w:rFonts w:cs="Times New Roman"/>
          <w:b/>
          <w:color w:val="000000" w:themeColor="text1"/>
        </w:rPr>
        <w:t>Pihak</w:t>
      </w:r>
      <w:proofErr w:type="spellEnd"/>
      <w:r w:rsidR="00AB39AE" w:rsidRPr="004F2AF7">
        <w:rPr>
          <w:rFonts w:cs="Times New Roman"/>
          <w:color w:val="000000" w:themeColor="text1"/>
          <w:lang w:val="id-ID"/>
        </w:rPr>
        <w:t xml:space="preserve"> </w:t>
      </w:r>
      <w:r w:rsidR="001B567F" w:rsidRPr="004F2AF7">
        <w:rPr>
          <w:rFonts w:cs="Times New Roman"/>
          <w:color w:val="000000" w:themeColor="text1"/>
          <w:lang w:val="id-ID"/>
        </w:rPr>
        <w:t xml:space="preserve">sebagai bagian </w:t>
      </w:r>
      <w:r w:rsidR="00EF15BE" w:rsidRPr="004F2AF7">
        <w:rPr>
          <w:rFonts w:cs="Times New Roman"/>
          <w:color w:val="000000" w:themeColor="text1"/>
        </w:rPr>
        <w:t xml:space="preserve">yang </w:t>
      </w:r>
      <w:proofErr w:type="spellStart"/>
      <w:r w:rsidR="00EF15BE" w:rsidRPr="004F2AF7">
        <w:rPr>
          <w:rFonts w:cs="Times New Roman"/>
          <w:color w:val="000000" w:themeColor="text1"/>
        </w:rPr>
        <w:t>tidak</w:t>
      </w:r>
      <w:proofErr w:type="spellEnd"/>
      <w:r w:rsidR="00AB39AE" w:rsidRPr="004F2AF7">
        <w:rPr>
          <w:rFonts w:cs="Times New Roman"/>
          <w:color w:val="000000" w:themeColor="text1"/>
          <w:lang w:val="id-ID"/>
        </w:rPr>
        <w:t xml:space="preserve"> </w:t>
      </w:r>
      <w:r w:rsidR="001B567F" w:rsidRPr="004F2AF7">
        <w:rPr>
          <w:rFonts w:cs="Times New Roman"/>
          <w:color w:val="000000" w:themeColor="text1"/>
          <w:lang w:val="id-ID"/>
        </w:rPr>
        <w:t>ter</w:t>
      </w:r>
      <w:proofErr w:type="spellStart"/>
      <w:r w:rsidRPr="004F2AF7">
        <w:rPr>
          <w:rFonts w:cs="Times New Roman"/>
          <w:color w:val="000000" w:themeColor="text1"/>
        </w:rPr>
        <w:t>pisahkan</w:t>
      </w:r>
      <w:proofErr w:type="spellEnd"/>
      <w:r w:rsidRPr="004F2AF7">
        <w:rPr>
          <w:rFonts w:cs="Times New Roman"/>
          <w:color w:val="000000" w:themeColor="text1"/>
        </w:rPr>
        <w:t>.</w:t>
      </w:r>
    </w:p>
    <w:p w:rsidR="009B1BFF" w:rsidRPr="004F2AF7" w:rsidRDefault="001E0CD7" w:rsidP="004F2AF7">
      <w:pPr>
        <w:pStyle w:val="ListParagraph"/>
        <w:numPr>
          <w:ilvl w:val="0"/>
          <w:numId w:val="17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Korespondensi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atau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pemberitahuan</w:t>
      </w:r>
      <w:proofErr w:type="spellEnd"/>
    </w:p>
    <w:p w:rsidR="0084356D" w:rsidRPr="005A318F" w:rsidRDefault="001B567F" w:rsidP="005A318F">
      <w:pPr>
        <w:pStyle w:val="ListParagraph"/>
        <w:suppressAutoHyphens w:val="0"/>
        <w:spacing w:line="276" w:lineRule="auto"/>
        <w:ind w:left="567"/>
        <w:contextualSpacing/>
        <w:jc w:val="both"/>
        <w:rPr>
          <w:lang w:val="id-ID"/>
        </w:rPr>
      </w:pPr>
      <w:proofErr w:type="spellStart"/>
      <w:r w:rsidRPr="004F2AF7">
        <w:rPr>
          <w:rFonts w:cs="Times New Roman"/>
          <w:color w:val="000000" w:themeColor="text1"/>
        </w:rPr>
        <w:t>Setiap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korespondensi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proofErr w:type="gramStart"/>
      <w:r w:rsidR="001E0CD7" w:rsidRPr="004F2AF7">
        <w:rPr>
          <w:rFonts w:cs="Times New Roman"/>
          <w:color w:val="000000" w:themeColor="text1"/>
        </w:rPr>
        <w:t>akan</w:t>
      </w:r>
      <w:proofErr w:type="spellEnd"/>
      <w:proofErr w:type="gram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disampaikan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melalui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pos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tercatat</w:t>
      </w:r>
      <w:proofErr w:type="spellEnd"/>
      <w:r w:rsidRPr="004F2AF7">
        <w:rPr>
          <w:rFonts w:cs="Times New Roman"/>
          <w:color w:val="000000" w:themeColor="text1"/>
        </w:rPr>
        <w:t xml:space="preserve">, </w:t>
      </w:r>
      <w:proofErr w:type="spellStart"/>
      <w:r w:rsidRPr="004F2AF7">
        <w:rPr>
          <w:rFonts w:cs="Times New Roman"/>
          <w:color w:val="000000" w:themeColor="text1"/>
        </w:rPr>
        <w:t>jasa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kurir</w:t>
      </w:r>
      <w:proofErr w:type="spellEnd"/>
      <w:r w:rsidRPr="004F2AF7">
        <w:rPr>
          <w:rFonts w:cs="Times New Roman"/>
          <w:color w:val="000000" w:themeColor="text1"/>
        </w:rPr>
        <w:t>,</w:t>
      </w:r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surat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elektronik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atau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diserahkan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langsung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dan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dialamatkan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ke</w:t>
      </w:r>
      <w:proofErr w:type="spellEnd"/>
      <w:r w:rsidR="001E0CD7" w:rsidRPr="004F2AF7">
        <w:rPr>
          <w:rFonts w:cs="Times New Roman"/>
          <w:color w:val="000000" w:themeColor="text1"/>
        </w:rPr>
        <w:t>:</w:t>
      </w:r>
    </w:p>
    <w:p w:rsidR="00EF15B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proofErr w:type="spellStart"/>
      <w:r w:rsidRPr="004F2AF7">
        <w:rPr>
          <w:rFonts w:cs="Times New Roman"/>
          <w:b/>
        </w:rPr>
        <w:t>Pihak</w:t>
      </w:r>
      <w:proofErr w:type="spellEnd"/>
      <w:r w:rsidRPr="004F2AF7">
        <w:rPr>
          <w:rFonts w:cs="Times New Roman"/>
          <w:b/>
        </w:rPr>
        <w:t xml:space="preserve"> </w:t>
      </w:r>
      <w:proofErr w:type="spellStart"/>
      <w:r w:rsidRPr="004F2AF7">
        <w:rPr>
          <w:rFonts w:cs="Times New Roman"/>
          <w:b/>
        </w:rPr>
        <w:t>Pertama</w:t>
      </w:r>
      <w:proofErr w:type="spellEnd"/>
      <w:r w:rsidRPr="004F2AF7">
        <w:rPr>
          <w:rFonts w:cs="Times New Roman"/>
        </w:rPr>
        <w:tab/>
        <w:t>:</w:t>
      </w:r>
      <w:r w:rsidR="00AB39AE" w:rsidRPr="004F2AF7">
        <w:rPr>
          <w:rFonts w:cs="Times New Roman"/>
          <w:lang w:val="id-ID"/>
        </w:rPr>
        <w:t xml:space="preserve"> </w:t>
      </w:r>
      <w:r w:rsidR="00300B58">
        <w:rPr>
          <w:rFonts w:cs="Times New Roman"/>
          <w:lang w:val="id-ID"/>
        </w:rPr>
        <w:t>PT. KONSUIL Perdana Indonesia area Kudus</w:t>
      </w:r>
    </w:p>
    <w:p w:rsidR="00AB39A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proofErr w:type="spellStart"/>
      <w:r w:rsidRPr="004F2AF7">
        <w:rPr>
          <w:rFonts w:cs="Times New Roman"/>
        </w:rPr>
        <w:t>Alamat</w:t>
      </w:r>
      <w:proofErr w:type="spellEnd"/>
      <w:r w:rsidRPr="004F2AF7">
        <w:rPr>
          <w:rFonts w:cs="Times New Roman"/>
        </w:rPr>
        <w:t xml:space="preserve"> </w:t>
      </w:r>
      <w:r w:rsidRPr="004F2AF7">
        <w:rPr>
          <w:rFonts w:cs="Times New Roman"/>
        </w:rPr>
        <w:tab/>
      </w:r>
      <w:r w:rsidRPr="004F2AF7">
        <w:rPr>
          <w:rFonts w:cs="Times New Roman"/>
        </w:rPr>
        <w:tab/>
        <w:t xml:space="preserve">: </w:t>
      </w:r>
      <w:r w:rsidR="00300B58">
        <w:rPr>
          <w:rFonts w:cs="Times New Roman"/>
          <w:lang w:val="id-ID"/>
        </w:rPr>
        <w:t>Jl. R agil Kusumadya Gang IV Jatikulon Kudus</w:t>
      </w:r>
    </w:p>
    <w:p w:rsidR="00EF15B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proofErr w:type="spellStart"/>
      <w:r w:rsidRPr="004F2AF7">
        <w:rPr>
          <w:rFonts w:cs="Times New Roman"/>
        </w:rPr>
        <w:t>Telepon</w:t>
      </w:r>
      <w:proofErr w:type="spellEnd"/>
      <w:r w:rsidRPr="004F2AF7">
        <w:rPr>
          <w:rFonts w:cs="Times New Roman"/>
        </w:rPr>
        <w:tab/>
      </w:r>
      <w:r w:rsidRPr="004F2AF7">
        <w:rPr>
          <w:rFonts w:cs="Times New Roman"/>
        </w:rPr>
        <w:tab/>
        <w:t xml:space="preserve">: </w:t>
      </w:r>
      <w:r w:rsidR="00300B58">
        <w:rPr>
          <w:rFonts w:cs="Times New Roman"/>
          <w:lang w:val="id-ID"/>
        </w:rPr>
        <w:t>0291</w:t>
      </w:r>
      <w:r w:rsidR="0055685A">
        <w:rPr>
          <w:rFonts w:cs="Times New Roman"/>
          <w:lang w:val="en-US"/>
        </w:rPr>
        <w:t>-</w:t>
      </w:r>
      <w:r w:rsidR="00300B58">
        <w:rPr>
          <w:rFonts w:cs="Times New Roman"/>
          <w:lang w:val="id-ID"/>
        </w:rPr>
        <w:t>4251588</w:t>
      </w:r>
    </w:p>
    <w:p w:rsidR="00EF15BE" w:rsidRPr="004F2AF7" w:rsidRDefault="00FB4651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r w:rsidRPr="004F2AF7">
        <w:rPr>
          <w:rFonts w:cs="Times New Roman"/>
        </w:rPr>
        <w:t>Email</w:t>
      </w:r>
      <w:r w:rsidRPr="004F2AF7">
        <w:rPr>
          <w:rFonts w:cs="Times New Roman"/>
        </w:rPr>
        <w:tab/>
      </w:r>
      <w:r w:rsidRPr="004F2AF7">
        <w:rPr>
          <w:rFonts w:cs="Times New Roman"/>
        </w:rPr>
        <w:tab/>
      </w:r>
      <w:r w:rsidR="00EF15BE" w:rsidRPr="004F2AF7">
        <w:rPr>
          <w:rFonts w:cs="Times New Roman"/>
        </w:rPr>
        <w:t xml:space="preserve">: </w:t>
      </w:r>
      <w:r w:rsidR="00300B58">
        <w:rPr>
          <w:rFonts w:cs="Times New Roman"/>
          <w:lang w:val="id-ID"/>
        </w:rPr>
        <w:t>ptkpi.kudus@yahoo.com</w:t>
      </w:r>
    </w:p>
    <w:p w:rsidR="00EF15BE" w:rsidRPr="004F2AF7" w:rsidDel="00FB3435" w:rsidRDefault="00EF15BE" w:rsidP="004F2AF7">
      <w:pPr>
        <w:pStyle w:val="ListParagraph"/>
        <w:spacing w:line="276" w:lineRule="auto"/>
        <w:ind w:left="567"/>
        <w:jc w:val="both"/>
        <w:rPr>
          <w:del w:id="17" w:author="ROHAYATI" w:date="2023-11-30T14:12:00Z"/>
          <w:rFonts w:cs="Times New Roman"/>
          <w:lang w:val="id-ID"/>
        </w:rPr>
      </w:pPr>
      <w:r w:rsidRPr="004F2AF7">
        <w:rPr>
          <w:rFonts w:cs="Times New Roman"/>
        </w:rPr>
        <w:t>Up</w:t>
      </w:r>
      <w:r w:rsidRPr="004F2AF7">
        <w:rPr>
          <w:rFonts w:cs="Times New Roman"/>
        </w:rPr>
        <w:tab/>
      </w:r>
      <w:r w:rsidRPr="004F2AF7">
        <w:rPr>
          <w:rFonts w:cs="Times New Roman"/>
        </w:rPr>
        <w:tab/>
        <w:t>:</w:t>
      </w:r>
      <w:r w:rsidR="00AD3B24" w:rsidRPr="004F2AF7">
        <w:rPr>
          <w:rFonts w:cs="Times New Roman"/>
          <w:lang w:val="id-ID"/>
        </w:rPr>
        <w:t xml:space="preserve"> </w:t>
      </w:r>
      <w:r w:rsidR="0055685A">
        <w:rPr>
          <w:rFonts w:cs="Times New Roman"/>
          <w:color w:val="000000" w:themeColor="text1"/>
          <w:lang w:val="en-US"/>
        </w:rPr>
        <w:t xml:space="preserve">Bp. </w:t>
      </w:r>
      <w:proofErr w:type="spellStart"/>
      <w:r w:rsidR="0055685A">
        <w:rPr>
          <w:rFonts w:cs="Times New Roman"/>
          <w:color w:val="000000" w:themeColor="text1"/>
          <w:lang w:val="en-US"/>
        </w:rPr>
        <w:t>Sumaryono</w:t>
      </w:r>
      <w:proofErr w:type="spellEnd"/>
    </w:p>
    <w:p w:rsidR="00EF15BE" w:rsidRPr="00FB3435" w:rsidRDefault="00EF15BE" w:rsidP="00FB3435">
      <w:pPr>
        <w:pStyle w:val="ListParagraph"/>
        <w:spacing w:line="276" w:lineRule="auto"/>
        <w:ind w:left="567"/>
        <w:jc w:val="both"/>
        <w:rPr>
          <w:rPrChange w:id="18" w:author="ROHAYATI" w:date="2023-11-30T14:12:00Z">
            <w:rPr/>
          </w:rPrChange>
        </w:rPr>
        <w:pPrChange w:id="19" w:author="ROHAYATI" w:date="2023-11-30T14:12:00Z">
          <w:pPr>
            <w:pStyle w:val="ListParagraph"/>
            <w:spacing w:line="276" w:lineRule="auto"/>
            <w:ind w:left="567"/>
            <w:jc w:val="both"/>
          </w:pPr>
        </w:pPrChange>
      </w:pPr>
    </w:p>
    <w:p w:rsidR="001E0CD7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proofErr w:type="spellStart"/>
      <w:r w:rsidRPr="004F2AF7">
        <w:rPr>
          <w:rFonts w:cs="Times New Roman"/>
          <w:b/>
          <w:color w:val="000000" w:themeColor="text1"/>
        </w:rPr>
        <w:t>Pihak</w:t>
      </w:r>
      <w:proofErr w:type="spellEnd"/>
      <w:r w:rsidRPr="004F2AF7">
        <w:rPr>
          <w:rFonts w:cs="Times New Roman"/>
          <w:b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color w:val="000000" w:themeColor="text1"/>
        </w:rPr>
        <w:t>Kedua</w:t>
      </w:r>
      <w:proofErr w:type="spellEnd"/>
      <w:r w:rsidR="001E0CD7" w:rsidRPr="004F2AF7">
        <w:rPr>
          <w:rFonts w:cs="Times New Roman"/>
          <w:color w:val="000000" w:themeColor="text1"/>
        </w:rPr>
        <w:tab/>
        <w:t xml:space="preserve">: </w:t>
      </w:r>
      <w:r w:rsidR="00FB0D2C" w:rsidRPr="004F2AF7">
        <w:rPr>
          <w:rFonts w:cs="Times New Roman"/>
          <w:color w:val="000000" w:themeColor="text1"/>
          <w:lang w:val="id-ID"/>
        </w:rPr>
        <w:t>PT. Semarang Autocomp Manufacturing Indonesia</w:t>
      </w:r>
    </w:p>
    <w:p w:rsidR="00470895" w:rsidRDefault="001E0CD7" w:rsidP="005A318F">
      <w:pPr>
        <w:pStyle w:val="Default"/>
        <w:spacing w:line="276" w:lineRule="auto"/>
        <w:ind w:left="540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 xml:space="preserve">Alamat 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2952FC">
        <w:rPr>
          <w:color w:val="000000" w:themeColor="text1"/>
        </w:rPr>
        <w:t xml:space="preserve"> </w:t>
      </w:r>
      <w:r w:rsidR="002952FC" w:rsidRPr="00041EE8">
        <w:rPr>
          <w:color w:val="000000" w:themeColor="text1"/>
        </w:rPr>
        <w:t>Jl.</w:t>
      </w:r>
      <w:r w:rsidR="002952FC">
        <w:rPr>
          <w:color w:val="000000" w:themeColor="text1"/>
          <w:lang w:val="en-US"/>
        </w:rPr>
        <w:t xml:space="preserve"> Raya </w:t>
      </w:r>
      <w:proofErr w:type="spellStart"/>
      <w:r w:rsidR="002952FC">
        <w:rPr>
          <w:color w:val="000000" w:themeColor="text1"/>
          <w:lang w:val="en-US"/>
        </w:rPr>
        <w:t>Jepara</w:t>
      </w:r>
      <w:proofErr w:type="spellEnd"/>
      <w:r w:rsidR="002952FC">
        <w:rPr>
          <w:color w:val="000000" w:themeColor="text1"/>
          <w:lang w:val="en-US"/>
        </w:rPr>
        <w:t xml:space="preserve"> Kudus KM 28 Ds. </w:t>
      </w:r>
      <w:proofErr w:type="spellStart"/>
      <w:r w:rsidR="002952FC">
        <w:rPr>
          <w:color w:val="000000" w:themeColor="text1"/>
          <w:lang w:val="en-US"/>
        </w:rPr>
        <w:t>Sengonbugel</w:t>
      </w:r>
      <w:proofErr w:type="spellEnd"/>
      <w:r w:rsidR="002952FC">
        <w:rPr>
          <w:color w:val="000000" w:themeColor="text1"/>
          <w:lang w:val="en-US"/>
        </w:rPr>
        <w:t xml:space="preserve">, </w:t>
      </w:r>
      <w:proofErr w:type="spellStart"/>
      <w:r w:rsidR="002952FC">
        <w:rPr>
          <w:color w:val="000000" w:themeColor="text1"/>
          <w:lang w:val="en-US"/>
        </w:rPr>
        <w:t>Kec</w:t>
      </w:r>
      <w:proofErr w:type="spellEnd"/>
      <w:r w:rsidR="002952FC">
        <w:rPr>
          <w:color w:val="000000" w:themeColor="text1"/>
          <w:lang w:val="en-US"/>
        </w:rPr>
        <w:t xml:space="preserve">. </w:t>
      </w:r>
      <w:proofErr w:type="spellStart"/>
      <w:r w:rsidR="002952FC">
        <w:rPr>
          <w:color w:val="000000" w:themeColor="text1"/>
          <w:lang w:val="en-US"/>
        </w:rPr>
        <w:t>Mayong</w:t>
      </w:r>
      <w:proofErr w:type="spellEnd"/>
      <w:r w:rsidR="002952FC">
        <w:rPr>
          <w:color w:val="000000" w:themeColor="text1"/>
          <w:lang w:val="en-US"/>
        </w:rPr>
        <w:t xml:space="preserve"> </w:t>
      </w:r>
    </w:p>
    <w:p w:rsidR="00470895" w:rsidRPr="005A318F" w:rsidRDefault="002952FC" w:rsidP="005A318F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</w:t>
      </w:r>
      <w:r>
        <w:rPr>
          <w:color w:val="000000" w:themeColor="text1"/>
          <w:lang w:val="en-US"/>
        </w:rPr>
        <w:tab/>
        <w:t xml:space="preserve">   </w:t>
      </w:r>
      <w:proofErr w:type="spellStart"/>
      <w:r>
        <w:rPr>
          <w:color w:val="000000" w:themeColor="text1"/>
          <w:lang w:val="en-US"/>
        </w:rPr>
        <w:t>Kab</w:t>
      </w:r>
      <w:proofErr w:type="spellEnd"/>
      <w:r>
        <w:rPr>
          <w:color w:val="000000" w:themeColor="text1"/>
          <w:lang w:val="en-US"/>
        </w:rPr>
        <w:t xml:space="preserve">. </w:t>
      </w:r>
      <w:proofErr w:type="spellStart"/>
      <w:r>
        <w:rPr>
          <w:color w:val="000000" w:themeColor="text1"/>
          <w:lang w:val="en-US"/>
        </w:rPr>
        <w:t>Jepara</w:t>
      </w:r>
      <w:proofErr w:type="spellEnd"/>
    </w:p>
    <w:p w:rsidR="001E0CD7" w:rsidRPr="004F2AF7" w:rsidRDefault="001E0CD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Telepon</w:t>
      </w:r>
      <w:proofErr w:type="spellEnd"/>
      <w:r w:rsidRPr="004F2AF7">
        <w:rPr>
          <w:rFonts w:cs="Times New Roman"/>
          <w:color w:val="000000" w:themeColor="text1"/>
        </w:rPr>
        <w:tab/>
      </w:r>
      <w:r w:rsidRPr="004F2AF7">
        <w:rPr>
          <w:rFonts w:cs="Times New Roman"/>
          <w:color w:val="000000" w:themeColor="text1"/>
        </w:rPr>
        <w:tab/>
        <w:t xml:space="preserve">: </w:t>
      </w:r>
      <w:r w:rsidR="0055685A">
        <w:rPr>
          <w:rFonts w:cs="Times New Roman"/>
          <w:color w:val="000000" w:themeColor="text1"/>
        </w:rPr>
        <w:t>0291-7512101</w:t>
      </w:r>
    </w:p>
    <w:p w:rsidR="00EF15BE" w:rsidRPr="005A318F" w:rsidRDefault="001E0CD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</w:rPr>
        <w:t>Email</w:t>
      </w:r>
      <w:r w:rsidRPr="004F2AF7">
        <w:rPr>
          <w:rFonts w:cs="Times New Roman"/>
          <w:color w:val="000000" w:themeColor="text1"/>
        </w:rPr>
        <w:tab/>
      </w:r>
      <w:r w:rsidRPr="004F2AF7">
        <w:rPr>
          <w:rFonts w:cs="Times New Roman"/>
          <w:color w:val="000000" w:themeColor="text1"/>
        </w:rPr>
        <w:tab/>
        <w:t xml:space="preserve">: </w:t>
      </w:r>
      <w:hyperlink r:id="rId9" w:history="1">
        <w:r w:rsidR="0055685A" w:rsidRPr="00153343">
          <w:rPr>
            <w:rStyle w:val="Hyperlink"/>
            <w:rFonts w:cs="Times New Roman"/>
            <w:lang w:val="en-US"/>
          </w:rPr>
          <w:t>ga_03@sami-jf.co.id</w:t>
        </w:r>
      </w:hyperlink>
      <w:r w:rsidR="0055685A">
        <w:rPr>
          <w:rFonts w:cs="Times New Roman"/>
          <w:lang w:val="en-US"/>
        </w:rPr>
        <w:t>, ga_01@sami-jf.co.id</w:t>
      </w:r>
    </w:p>
    <w:p w:rsidR="00EF15BE" w:rsidRPr="005A318F" w:rsidRDefault="001E0CD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</w:rPr>
        <w:t>Up</w:t>
      </w:r>
      <w:r w:rsidRPr="004F2AF7">
        <w:rPr>
          <w:rFonts w:cs="Times New Roman"/>
          <w:color w:val="000000" w:themeColor="text1"/>
        </w:rPr>
        <w:tab/>
      </w:r>
      <w:r w:rsidRPr="004F2AF7">
        <w:rPr>
          <w:rFonts w:cs="Times New Roman"/>
          <w:color w:val="000000" w:themeColor="text1"/>
        </w:rPr>
        <w:tab/>
        <w:t xml:space="preserve">: </w:t>
      </w:r>
      <w:proofErr w:type="spellStart"/>
      <w:r w:rsidR="0055685A">
        <w:rPr>
          <w:rFonts w:cs="Times New Roman"/>
          <w:color w:val="000000" w:themeColor="text1"/>
          <w:lang w:val="en-US"/>
        </w:rPr>
        <w:t>Ibu</w:t>
      </w:r>
      <w:proofErr w:type="spellEnd"/>
      <w:r w:rsidR="0055685A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="0055685A">
        <w:rPr>
          <w:rFonts w:cs="Times New Roman"/>
          <w:color w:val="000000" w:themeColor="text1"/>
          <w:lang w:val="en-US"/>
        </w:rPr>
        <w:t>Aya</w:t>
      </w:r>
      <w:proofErr w:type="spellEnd"/>
      <w:r w:rsidR="0055685A">
        <w:rPr>
          <w:rFonts w:cs="Times New Roman"/>
          <w:color w:val="000000" w:themeColor="text1"/>
          <w:lang w:val="en-US"/>
        </w:rPr>
        <w:t xml:space="preserve">/ </w:t>
      </w:r>
      <w:proofErr w:type="spellStart"/>
      <w:r w:rsidR="0055685A">
        <w:rPr>
          <w:rFonts w:cs="Times New Roman"/>
          <w:color w:val="000000" w:themeColor="text1"/>
          <w:lang w:val="en-US"/>
        </w:rPr>
        <w:t>Ibu</w:t>
      </w:r>
      <w:proofErr w:type="spellEnd"/>
      <w:r w:rsidR="0055685A">
        <w:rPr>
          <w:rFonts w:cs="Times New Roman"/>
          <w:color w:val="000000" w:themeColor="text1"/>
          <w:lang w:val="en-US"/>
        </w:rPr>
        <w:t xml:space="preserve"> Ani</w:t>
      </w:r>
    </w:p>
    <w:p w:rsidR="001E0CD7" w:rsidRPr="004F2AF7" w:rsidRDefault="004D743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r w:rsidRPr="004F2AF7">
        <w:rPr>
          <w:rFonts w:cs="Times New Roman"/>
          <w:color w:val="000000" w:themeColor="text1"/>
          <w:lang w:val="id-ID"/>
        </w:rPr>
        <w:t xml:space="preserve">Setiap pemberitahuan atau </w:t>
      </w:r>
      <w:r w:rsidR="001E0CD7" w:rsidRPr="004F2AF7">
        <w:rPr>
          <w:rFonts w:cs="Times New Roman"/>
          <w:color w:val="000000" w:themeColor="text1"/>
          <w:lang w:val="id-ID"/>
        </w:rPr>
        <w:t>korespondensi pos terc</w:t>
      </w:r>
      <w:r w:rsidR="003213F6" w:rsidRPr="004F2AF7">
        <w:rPr>
          <w:rFonts w:cs="Times New Roman"/>
          <w:color w:val="000000" w:themeColor="text1"/>
          <w:lang w:val="id-ID"/>
        </w:rPr>
        <w:t xml:space="preserve">atat atau jasa kurir dianggap </w:t>
      </w:r>
      <w:r w:rsidR="001E0CD7" w:rsidRPr="004F2AF7">
        <w:rPr>
          <w:rFonts w:cs="Times New Roman"/>
          <w:color w:val="000000" w:themeColor="text1"/>
          <w:lang w:val="id-ID"/>
        </w:rPr>
        <w:t>telah diterima pada hari ke-lima</w:t>
      </w:r>
      <w:r w:rsidR="00F00A90" w:rsidRPr="004F2AF7">
        <w:rPr>
          <w:rFonts w:cs="Times New Roman"/>
          <w:color w:val="000000" w:themeColor="text1"/>
          <w:lang w:val="id-ID"/>
        </w:rPr>
        <w:t xml:space="preserve"> </w:t>
      </w:r>
      <w:r w:rsidR="003213F6" w:rsidRPr="004F2AF7">
        <w:rPr>
          <w:rFonts w:cs="Times New Roman"/>
          <w:color w:val="000000" w:themeColor="text1"/>
          <w:lang w:val="id-ID"/>
        </w:rPr>
        <w:t xml:space="preserve">pada </w:t>
      </w:r>
      <w:r w:rsidR="001E0CD7" w:rsidRPr="004F2AF7">
        <w:rPr>
          <w:rFonts w:cs="Times New Roman"/>
          <w:color w:val="000000" w:themeColor="text1"/>
          <w:lang w:val="id-ID"/>
        </w:rPr>
        <w:t>hari kerja setelah tanggal pengiriman dan pemberitahuan dengan menyerahkan langsu</w:t>
      </w:r>
      <w:r w:rsidR="003213F6" w:rsidRPr="004F2AF7">
        <w:rPr>
          <w:rFonts w:cs="Times New Roman"/>
          <w:color w:val="000000" w:themeColor="text1"/>
          <w:lang w:val="id-ID"/>
        </w:rPr>
        <w:t xml:space="preserve">ng </w:t>
      </w:r>
      <w:r w:rsidR="001E0CD7" w:rsidRPr="004F2AF7">
        <w:rPr>
          <w:rFonts w:cs="Times New Roman"/>
          <w:color w:val="000000" w:themeColor="text1"/>
          <w:lang w:val="id-ID"/>
        </w:rPr>
        <w:t>pada saat diserahkan.</w:t>
      </w:r>
    </w:p>
    <w:p w:rsidR="00470895" w:rsidRDefault="00E0731A" w:rsidP="005A318F">
      <w:pPr>
        <w:pStyle w:val="ListParagraph"/>
        <w:numPr>
          <w:ilvl w:val="0"/>
          <w:numId w:val="18"/>
        </w:numPr>
        <w:ind w:left="540" w:hanging="540"/>
        <w:contextualSpacing/>
        <w:jc w:val="both"/>
        <w:rPr>
          <w:rFonts w:cs="Times New Roman"/>
          <w:color w:val="000000" w:themeColor="text1"/>
        </w:rPr>
      </w:pPr>
      <w:r w:rsidRPr="00E0731A">
        <w:rPr>
          <w:rFonts w:cs="Times New Roman"/>
          <w:color w:val="000000" w:themeColor="text1"/>
        </w:rPr>
        <w:t>Audit.</w:t>
      </w:r>
    </w:p>
    <w:p w:rsidR="00470895" w:rsidRDefault="00E0731A" w:rsidP="005A318F">
      <w:pPr>
        <w:pStyle w:val="ListParagraph"/>
        <w:spacing w:line="276" w:lineRule="auto"/>
        <w:ind w:left="540"/>
        <w:contextualSpacing/>
        <w:jc w:val="both"/>
        <w:rPr>
          <w:rFonts w:cs="Times New Roman"/>
          <w:color w:val="000000" w:themeColor="text1"/>
        </w:rPr>
      </w:pPr>
      <w:r w:rsidRPr="00E0731A">
        <w:rPr>
          <w:rFonts w:cs="Times New Roman"/>
          <w:color w:val="000000" w:themeColor="text1"/>
        </w:rPr>
        <w:t xml:space="preserve">Para </w:t>
      </w:r>
      <w:proofErr w:type="spellStart"/>
      <w:r w:rsidRPr="00E0731A">
        <w:rPr>
          <w:rFonts w:cs="Times New Roman"/>
          <w:color w:val="000000" w:themeColor="text1"/>
        </w:rPr>
        <w:t>Pihak</w:t>
      </w:r>
      <w:proofErr w:type="spellEnd"/>
      <w:r w:rsidRPr="00E0731A">
        <w:rPr>
          <w:rFonts w:cs="Times New Roman"/>
          <w:color w:val="000000" w:themeColor="text1"/>
        </w:rPr>
        <w:t xml:space="preserve"> </w:t>
      </w:r>
      <w:proofErr w:type="spellStart"/>
      <w:r w:rsidRPr="00E0731A">
        <w:rPr>
          <w:rFonts w:cs="Times New Roman"/>
          <w:color w:val="000000" w:themeColor="text1"/>
        </w:rPr>
        <w:t>berhak</w:t>
      </w:r>
      <w:proofErr w:type="spellEnd"/>
      <w:r w:rsidRPr="00E0731A">
        <w:rPr>
          <w:rFonts w:cs="Times New Roman"/>
          <w:color w:val="000000" w:themeColor="text1"/>
        </w:rPr>
        <w:t xml:space="preserve"> </w:t>
      </w:r>
      <w:proofErr w:type="spellStart"/>
      <w:r w:rsidRPr="00E0731A">
        <w:rPr>
          <w:rFonts w:cs="Times New Roman"/>
          <w:color w:val="000000" w:themeColor="text1"/>
        </w:rPr>
        <w:t>melakukan</w:t>
      </w:r>
      <w:proofErr w:type="spellEnd"/>
      <w:r w:rsidRPr="00E0731A">
        <w:rPr>
          <w:rFonts w:cs="Times New Roman"/>
          <w:color w:val="000000" w:themeColor="text1"/>
        </w:rPr>
        <w:t xml:space="preserve"> audit </w:t>
      </w:r>
      <w:proofErr w:type="spellStart"/>
      <w:r w:rsidRPr="00E0731A">
        <w:rPr>
          <w:rFonts w:cs="Times New Roman"/>
          <w:color w:val="000000" w:themeColor="text1"/>
        </w:rPr>
        <w:t>terhadap</w:t>
      </w:r>
      <w:proofErr w:type="spellEnd"/>
      <w:r w:rsidRPr="00E0731A">
        <w:rPr>
          <w:rFonts w:cs="Times New Roman"/>
          <w:color w:val="000000" w:themeColor="text1"/>
        </w:rPr>
        <w:t xml:space="preserve"> </w:t>
      </w:r>
      <w:proofErr w:type="spellStart"/>
      <w:r w:rsidRPr="00E0731A">
        <w:rPr>
          <w:rFonts w:cs="Times New Roman"/>
          <w:color w:val="000000" w:themeColor="text1"/>
        </w:rPr>
        <w:t>pelaksanaan</w:t>
      </w:r>
      <w:proofErr w:type="spellEnd"/>
      <w:r w:rsidRPr="00E0731A">
        <w:rPr>
          <w:rFonts w:cs="Times New Roman"/>
          <w:color w:val="000000" w:themeColor="text1"/>
        </w:rPr>
        <w:t xml:space="preserve"> </w:t>
      </w:r>
      <w:proofErr w:type="spellStart"/>
      <w:r w:rsidRPr="00E0731A">
        <w:rPr>
          <w:rFonts w:cs="Times New Roman"/>
          <w:color w:val="000000" w:themeColor="text1"/>
        </w:rPr>
        <w:t>perjanjian</w:t>
      </w:r>
      <w:proofErr w:type="spellEnd"/>
      <w:r w:rsidRPr="00E0731A">
        <w:rPr>
          <w:rFonts w:cs="Times New Roman"/>
          <w:color w:val="000000" w:themeColor="text1"/>
        </w:rPr>
        <w:t xml:space="preserve"> </w:t>
      </w:r>
      <w:proofErr w:type="spellStart"/>
      <w:r w:rsidRPr="00E0731A">
        <w:rPr>
          <w:rFonts w:cs="Times New Roman"/>
          <w:color w:val="000000" w:themeColor="text1"/>
        </w:rPr>
        <w:t>ini</w:t>
      </w:r>
      <w:proofErr w:type="spellEnd"/>
      <w:r w:rsidRPr="00E0731A">
        <w:rPr>
          <w:rFonts w:cs="Times New Roman"/>
          <w:color w:val="000000" w:themeColor="text1"/>
        </w:rPr>
        <w:t>.</w:t>
      </w:r>
    </w:p>
    <w:p w:rsidR="001E0CD7" w:rsidRPr="004F2AF7" w:rsidRDefault="004D7437" w:rsidP="004F2AF7">
      <w:pPr>
        <w:pStyle w:val="ListParagraph"/>
        <w:numPr>
          <w:ilvl w:val="0"/>
          <w:numId w:val="18"/>
        </w:numPr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>Pen</w:t>
      </w:r>
      <w:r w:rsidR="00414AE8" w:rsidRPr="004F2AF7">
        <w:rPr>
          <w:rFonts w:cs="Times New Roman"/>
          <w:color w:val="000000" w:themeColor="text1"/>
          <w:lang w:val="id-ID"/>
        </w:rPr>
        <w:t>gecualian</w:t>
      </w:r>
    </w:p>
    <w:p w:rsidR="00C5376B" w:rsidRPr="004F2AF7" w:rsidRDefault="004D743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proofErr w:type="spellStart"/>
      <w:r w:rsidRPr="004F2AF7">
        <w:rPr>
          <w:rFonts w:cs="Times New Roman"/>
          <w:color w:val="000000" w:themeColor="text1"/>
        </w:rPr>
        <w:t>Apabila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terjadi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pemutusan</w:t>
      </w:r>
      <w:proofErr w:type="spellEnd"/>
      <w:r w:rsidRPr="004F2AF7">
        <w:rPr>
          <w:rFonts w:cs="Times New Roman"/>
          <w:color w:val="000000" w:themeColor="text1"/>
          <w:lang w:val="id-ID"/>
        </w:rPr>
        <w:t xml:space="preserve"> atau</w:t>
      </w:r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pembatalan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terhadap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perjanjian</w:t>
      </w:r>
      <w:proofErr w:type="spellEnd"/>
      <w:r w:rsidR="003213F6" w:rsidRPr="004F2AF7">
        <w:rPr>
          <w:rFonts w:cs="Times New Roman"/>
          <w:color w:val="000000" w:themeColor="text1"/>
        </w:rPr>
        <w:t xml:space="preserve">, </w:t>
      </w:r>
      <w:r w:rsidR="00EF15BE" w:rsidRPr="004F2AF7">
        <w:rPr>
          <w:rFonts w:cs="Times New Roman"/>
          <w:b/>
          <w:color w:val="000000" w:themeColor="text1"/>
        </w:rPr>
        <w:t xml:space="preserve">Para </w:t>
      </w:r>
      <w:proofErr w:type="spellStart"/>
      <w:r w:rsidR="00EF15BE" w:rsidRPr="004F2AF7">
        <w:rPr>
          <w:rFonts w:cs="Times New Roman"/>
          <w:b/>
          <w:color w:val="000000" w:themeColor="text1"/>
        </w:rPr>
        <w:t>Pihak</w:t>
      </w:r>
      <w:proofErr w:type="spellEnd"/>
      <w:r w:rsidR="00EF15BE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sepakat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mengabai</w:t>
      </w:r>
      <w:r w:rsidR="003213F6" w:rsidRPr="004F2AF7">
        <w:rPr>
          <w:rFonts w:cs="Times New Roman"/>
          <w:color w:val="000000" w:themeColor="text1"/>
        </w:rPr>
        <w:t>kan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berlakunya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pasal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1266 </w:t>
      </w:r>
      <w:proofErr w:type="spellStart"/>
      <w:r w:rsidR="001E0CD7" w:rsidRPr="004F2AF7">
        <w:rPr>
          <w:rFonts w:cs="Times New Roman"/>
          <w:color w:val="000000" w:themeColor="text1"/>
        </w:rPr>
        <w:t>Kitab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Undang</w:t>
      </w:r>
      <w:r w:rsidR="003213F6" w:rsidRPr="004F2AF7">
        <w:rPr>
          <w:rFonts w:cs="Times New Roman"/>
          <w:color w:val="000000" w:themeColor="text1"/>
        </w:rPr>
        <w:t>-Undang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Hukum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Perdata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Indonesia</w:t>
      </w:r>
      <w:r w:rsidR="003213F6" w:rsidRPr="004F2AF7">
        <w:rPr>
          <w:rFonts w:cs="Times New Roman"/>
          <w:color w:val="000000" w:themeColor="text1"/>
          <w:lang w:val="id-ID"/>
        </w:rPr>
        <w:t>.</w:t>
      </w:r>
    </w:p>
    <w:p w:rsidR="001E0CD7" w:rsidRPr="004F2AF7" w:rsidRDefault="001E0CD7" w:rsidP="004F2AF7">
      <w:pPr>
        <w:pStyle w:val="ListParagraph"/>
        <w:numPr>
          <w:ilvl w:val="0"/>
          <w:numId w:val="1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Hukum</w:t>
      </w:r>
      <w:proofErr w:type="spellEnd"/>
      <w:r w:rsidRPr="004F2AF7">
        <w:rPr>
          <w:rFonts w:cs="Times New Roman"/>
          <w:color w:val="000000" w:themeColor="text1"/>
        </w:rPr>
        <w:t xml:space="preserve"> yang </w:t>
      </w:r>
      <w:proofErr w:type="spellStart"/>
      <w:r w:rsidRPr="004F2AF7">
        <w:rPr>
          <w:rFonts w:cs="Times New Roman"/>
          <w:color w:val="000000" w:themeColor="text1"/>
        </w:rPr>
        <w:t>berlaku</w:t>
      </w:r>
      <w:proofErr w:type="spellEnd"/>
    </w:p>
    <w:p w:rsidR="001E0CD7" w:rsidRPr="004F2AF7" w:rsidRDefault="001E0CD7" w:rsidP="004F2AF7">
      <w:pPr>
        <w:pStyle w:val="ListParagraph"/>
        <w:numPr>
          <w:ilvl w:val="0"/>
          <w:numId w:val="35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Perjanjian</w:t>
      </w:r>
      <w:proofErr w:type="spellEnd"/>
      <w:r w:rsidR="00F00A90" w:rsidRPr="004F2AF7">
        <w:rPr>
          <w:rFonts w:cs="Times New Roman"/>
          <w:color w:val="000000" w:themeColor="text1"/>
          <w:lang w:val="id-ID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ini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dan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pelaksanaan</w:t>
      </w:r>
      <w:r w:rsidRPr="004F2AF7">
        <w:rPr>
          <w:rFonts w:cs="Times New Roman"/>
          <w:color w:val="000000" w:themeColor="text1"/>
        </w:rPr>
        <w:t>nya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="007F489B" w:rsidRPr="004F2AF7">
        <w:rPr>
          <w:rFonts w:cs="Times New Roman"/>
          <w:color w:val="000000" w:themeColor="text1"/>
          <w:lang w:val="id-ID"/>
        </w:rPr>
        <w:t xml:space="preserve">tunduk dan patuh pada ketentuan/peraturan hukum yang berlaku di </w:t>
      </w:r>
      <w:r w:rsidRPr="004F2AF7">
        <w:rPr>
          <w:rFonts w:cs="Times New Roman"/>
          <w:color w:val="000000" w:themeColor="text1"/>
        </w:rPr>
        <w:t>Indonesia.</w:t>
      </w:r>
    </w:p>
    <w:p w:rsidR="00725D8B" w:rsidRPr="004F2AF7" w:rsidRDefault="00725D8B" w:rsidP="004F2AF7">
      <w:pPr>
        <w:pStyle w:val="ListParagraph"/>
        <w:numPr>
          <w:ilvl w:val="0"/>
          <w:numId w:val="35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/>
        </w:rPr>
      </w:pPr>
      <w:proofErr w:type="spellStart"/>
      <w:r w:rsidRPr="004F2AF7">
        <w:rPr>
          <w:rFonts w:cs="Times New Roman"/>
          <w:color w:val="000000"/>
        </w:rPr>
        <w:t>Apabila</w:t>
      </w:r>
      <w:proofErr w:type="spellEnd"/>
      <w:r w:rsidRPr="004F2AF7">
        <w:rPr>
          <w:rFonts w:cs="Times New Roman"/>
          <w:color w:val="000000"/>
        </w:rPr>
        <w:t xml:space="preserve"> </w:t>
      </w:r>
      <w:r w:rsidRPr="004F2AF7">
        <w:rPr>
          <w:rFonts w:cs="Times New Roman"/>
          <w:color w:val="000000"/>
          <w:lang w:val="id-ID"/>
        </w:rPr>
        <w:t>di</w:t>
      </w:r>
      <w:proofErr w:type="spellStart"/>
      <w:r w:rsidRPr="004F2AF7">
        <w:rPr>
          <w:rFonts w:cs="Times New Roman"/>
          <w:color w:val="000000"/>
        </w:rPr>
        <w:t>kemudian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hari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terbit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perundangan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baru</w:t>
      </w:r>
      <w:proofErr w:type="spellEnd"/>
      <w:r w:rsidRPr="004F2AF7">
        <w:rPr>
          <w:rFonts w:cs="Times New Roman"/>
          <w:color w:val="000000"/>
        </w:rPr>
        <w:t xml:space="preserve">, </w:t>
      </w:r>
      <w:r w:rsidRPr="004F2AF7">
        <w:rPr>
          <w:rFonts w:cs="Times New Roman"/>
          <w:color w:val="000000"/>
          <w:lang w:val="id-ID"/>
        </w:rPr>
        <w:t>agar</w:t>
      </w:r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pasal-pasal</w:t>
      </w:r>
      <w:proofErr w:type="spellEnd"/>
      <w:r w:rsidRPr="004F2AF7">
        <w:rPr>
          <w:rFonts w:cs="Times New Roman"/>
          <w:color w:val="000000"/>
        </w:rPr>
        <w:t xml:space="preserve"> </w:t>
      </w:r>
      <w:r w:rsidRPr="004F2AF7">
        <w:rPr>
          <w:rFonts w:cs="Times New Roman"/>
          <w:color w:val="000000"/>
          <w:lang w:val="id-ID"/>
        </w:rPr>
        <w:t xml:space="preserve">dalam </w:t>
      </w:r>
      <w:proofErr w:type="spellStart"/>
      <w:r w:rsidRPr="004F2AF7">
        <w:rPr>
          <w:rFonts w:cs="Times New Roman"/>
          <w:color w:val="000000"/>
        </w:rPr>
        <w:t>perjanjian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ini</w:t>
      </w:r>
      <w:proofErr w:type="spellEnd"/>
      <w:r w:rsidRPr="004F2AF7">
        <w:rPr>
          <w:rFonts w:cs="Times New Roman"/>
          <w:color w:val="000000"/>
        </w:rPr>
        <w:t xml:space="preserve"> </w:t>
      </w:r>
      <w:r w:rsidRPr="004F2AF7">
        <w:rPr>
          <w:rFonts w:cs="Times New Roman"/>
          <w:color w:val="000000"/>
          <w:lang w:val="id-ID"/>
        </w:rPr>
        <w:t>tidak</w:t>
      </w:r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bertentangan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dengan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perundangan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baru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tersebut</w:t>
      </w:r>
      <w:proofErr w:type="spellEnd"/>
      <w:r w:rsidRPr="004F2AF7">
        <w:rPr>
          <w:rFonts w:cs="Times New Roman"/>
          <w:color w:val="000000"/>
          <w:lang w:val="id-ID"/>
        </w:rPr>
        <w:t>, maka</w:t>
      </w:r>
      <w:r w:rsidRPr="004F2AF7">
        <w:rPr>
          <w:rFonts w:cs="Times New Roman"/>
          <w:color w:val="000000"/>
        </w:rPr>
        <w:t xml:space="preserve"> </w:t>
      </w:r>
      <w:proofErr w:type="spellStart"/>
      <w:proofErr w:type="gramStart"/>
      <w:r w:rsidRPr="004F2AF7">
        <w:rPr>
          <w:rFonts w:cs="Times New Roman"/>
          <w:color w:val="000000"/>
        </w:rPr>
        <w:t>akan</w:t>
      </w:r>
      <w:proofErr w:type="spellEnd"/>
      <w:proofErr w:type="gram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dimusyawarahkan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kembali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oleh</w:t>
      </w:r>
      <w:proofErr w:type="spellEnd"/>
      <w:r w:rsidRPr="004F2AF7">
        <w:rPr>
          <w:rFonts w:cs="Times New Roman"/>
          <w:color w:val="000000"/>
        </w:rPr>
        <w:t xml:space="preserve"> </w:t>
      </w:r>
      <w:r w:rsidRPr="004F2AF7">
        <w:rPr>
          <w:rFonts w:cs="Times New Roman"/>
          <w:b/>
          <w:color w:val="000000"/>
        </w:rPr>
        <w:t xml:space="preserve">Para </w:t>
      </w:r>
      <w:proofErr w:type="spellStart"/>
      <w:r w:rsidRPr="004F2AF7">
        <w:rPr>
          <w:rFonts w:cs="Times New Roman"/>
          <w:b/>
          <w:color w:val="000000"/>
        </w:rPr>
        <w:t>Pihak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dengan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tidak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membatalkan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perjanjian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ini</w:t>
      </w:r>
      <w:proofErr w:type="spellEnd"/>
      <w:r w:rsidRPr="004F2AF7">
        <w:rPr>
          <w:rFonts w:cs="Times New Roman"/>
          <w:color w:val="000000"/>
        </w:rPr>
        <w:t>.</w:t>
      </w:r>
    </w:p>
    <w:p w:rsidR="00C20180" w:rsidRPr="004F2AF7" w:rsidRDefault="001E0CD7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Demikian perjanj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ian</w:t>
      </w:r>
      <w:r w:rsidR="00A3233A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ini dibuat </w:t>
      </w:r>
      <w:r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rangkap dua yang masing-m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asing </w:t>
      </w:r>
      <w:r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mempunyai kek</w:t>
      </w:r>
      <w:r w:rsidR="004F25E8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uatan hukum yang sama diatas me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terai yang cukup satu untuk </w:t>
      </w:r>
      <w:r w:rsidR="00EF15BE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Pihak Pertama</w:t>
      </w:r>
      <w:r w:rsidR="00EF15BE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dan satu untuk </w:t>
      </w:r>
      <w:r w:rsidR="00EF15BE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Pihak Kedua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14AE8" w:rsidRPr="004F2AF7" w:rsidRDefault="00414AE8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3"/>
        <w:gridCol w:w="4694"/>
      </w:tblGrid>
      <w:tr w:rsidR="007749D3" w:rsidRPr="004F2AF7" w:rsidTr="00C20180">
        <w:trPr>
          <w:trHeight w:val="1483"/>
        </w:trPr>
        <w:tc>
          <w:tcPr>
            <w:tcW w:w="2400" w:type="pct"/>
            <w:vAlign w:val="bottom"/>
          </w:tcPr>
          <w:p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PIHAK PERTAMA</w:t>
            </w:r>
          </w:p>
          <w:p w:rsidR="007749D3" w:rsidRPr="00FB3435" w:rsidRDefault="00300B58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rPrChange w:id="20" w:author="ROHAYATI" w:date="2023-11-30T14:12:00Z">
                  <w:rPr>
                    <w:rFonts w:ascii="Times New Roman" w:hAnsi="Times New Roman" w:cs="Times New Roman"/>
                    <w:i/>
                    <w:color w:val="000000" w:themeColor="text1"/>
                    <w:sz w:val="24"/>
                    <w:szCs w:val="24"/>
                  </w:rPr>
                </w:rPrChange>
              </w:rPr>
            </w:pPr>
            <w:r w:rsidRPr="00FB343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rPrChange w:id="21" w:author="ROHAYATI" w:date="2023-11-30T14:12:00Z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rPrChange>
              </w:rPr>
              <w:t>PT. KONSUIL Perdana Indonesia area kudus</w:t>
            </w:r>
          </w:p>
          <w:p w:rsidR="00414AE8" w:rsidRPr="004F2AF7" w:rsidRDefault="00414AE8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A3233A" w:rsidRPr="004F2AF7" w:rsidDel="00FB3435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del w:id="22" w:author="ROHAYATI" w:date="2023-11-30T14:12:00Z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46058D" w:rsidRPr="004F2AF7" w:rsidRDefault="0046058D" w:rsidP="005A318F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465955" w:rsidRPr="004F2AF7" w:rsidRDefault="00465955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F33B45" w:rsidRPr="004F2AF7" w:rsidRDefault="00300B58" w:rsidP="004F2AF7">
            <w:pPr>
              <w:widowControl w:val="0"/>
              <w:tabs>
                <w:tab w:val="left" w:pos="3980"/>
              </w:tabs>
              <w:autoSpaceDE w:val="0"/>
              <w:autoSpaceDN w:val="0"/>
              <w:adjustRightInd w:val="0"/>
              <w:spacing w:after="0"/>
              <w:ind w:right="15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  <w:t>Sumaryono</w:t>
            </w:r>
            <w:r w:rsidR="00F33B45" w:rsidRPr="004F2AF7"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:rsidR="007749D3" w:rsidRPr="004F2AF7" w:rsidRDefault="00300B58">
            <w:pPr>
              <w:widowControl w:val="0"/>
              <w:tabs>
                <w:tab w:val="left" w:pos="3980"/>
              </w:tabs>
              <w:autoSpaceDE w:val="0"/>
              <w:autoSpaceDN w:val="0"/>
              <w:adjustRightInd w:val="0"/>
              <w:spacing w:after="0"/>
              <w:ind w:right="1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Manager area</w:t>
            </w:r>
          </w:p>
        </w:tc>
        <w:tc>
          <w:tcPr>
            <w:tcW w:w="2600" w:type="pct"/>
            <w:vAlign w:val="bottom"/>
          </w:tcPr>
          <w:p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PIHAK KEDUA</w:t>
            </w:r>
          </w:p>
          <w:p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PT.</w:t>
            </w:r>
            <w:r w:rsidR="00A3233A"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r w:rsidR="0084356D"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EMARANG AUTOCOMP MANUFACTURING INDONESIA</w:t>
            </w:r>
          </w:p>
          <w:p w:rsidR="007749D3" w:rsidRPr="004F2AF7" w:rsidDel="00FB3435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del w:id="23" w:author="ROHAYATI" w:date="2023-11-30T14:12:00Z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7749D3" w:rsidRPr="004F2AF7" w:rsidRDefault="007749D3" w:rsidP="00FB3435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pPrChange w:id="24" w:author="ROHAYATI" w:date="2023-11-30T14:12:00Z">
                <w:pPr>
                  <w:widowControl w:val="0"/>
                  <w:autoSpaceDE w:val="0"/>
                  <w:autoSpaceDN w:val="0"/>
                  <w:adjustRightInd w:val="0"/>
                  <w:spacing w:after="0"/>
                  <w:jc w:val="center"/>
                </w:pPr>
              </w:pPrChange>
            </w:pPr>
          </w:p>
          <w:p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bookmarkStart w:id="25" w:name="_GoBack"/>
            <w:bookmarkEnd w:id="25"/>
          </w:p>
          <w:p w:rsidR="0046058D" w:rsidRPr="004F2AF7" w:rsidRDefault="0046058D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7749D3" w:rsidRPr="005A318F" w:rsidRDefault="00857E78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:lang w:val="en-US"/>
              </w:rPr>
              <w:t xml:space="preserve">Kawasaki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:lang w:val="en-US"/>
              </w:rPr>
              <w:t>Nozomi</w:t>
            </w:r>
            <w:proofErr w:type="spellEnd"/>
          </w:p>
          <w:p w:rsidR="007749D3" w:rsidRPr="004F2AF7" w:rsidRDefault="006C01EA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Direk</w:t>
            </w:r>
            <w:r w:rsidR="007749D3" w:rsidRPr="004F2A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tur</w:t>
            </w:r>
          </w:p>
        </w:tc>
      </w:tr>
    </w:tbl>
    <w:p w:rsidR="000250C0" w:rsidRPr="004F2AF7" w:rsidDel="00FB3435" w:rsidRDefault="000250C0" w:rsidP="004F2AF7">
      <w:pPr>
        <w:pStyle w:val="Default"/>
        <w:tabs>
          <w:tab w:val="center" w:pos="7560"/>
        </w:tabs>
        <w:spacing w:line="276" w:lineRule="auto"/>
        <w:jc w:val="both"/>
        <w:rPr>
          <w:del w:id="26" w:author="ROHAYATI" w:date="2023-11-30T14:12:00Z"/>
          <w:b/>
          <w:bCs/>
          <w:color w:val="000000" w:themeColor="text1"/>
        </w:rPr>
      </w:pPr>
    </w:p>
    <w:p w:rsidR="0094347D" w:rsidRPr="004F2AF7" w:rsidRDefault="0094347D" w:rsidP="004F2AF7">
      <w:pPr>
        <w:pStyle w:val="Default"/>
        <w:tabs>
          <w:tab w:val="center" w:pos="7560"/>
        </w:tabs>
        <w:spacing w:line="276" w:lineRule="auto"/>
        <w:jc w:val="both"/>
        <w:rPr>
          <w:bCs/>
          <w:color w:val="000000" w:themeColor="text1"/>
        </w:rPr>
      </w:pPr>
    </w:p>
    <w:sectPr w:rsidR="0094347D" w:rsidRPr="004F2AF7" w:rsidSect="00041EE8">
      <w:footerReference w:type="default" r:id="rId10"/>
      <w:type w:val="continuous"/>
      <w:pgSz w:w="11907" w:h="16839" w:code="9"/>
      <w:pgMar w:top="1246" w:right="1440" w:bottom="1440" w:left="1440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31D9" w:rsidRDefault="00F831D9" w:rsidP="001A0EC8">
      <w:pPr>
        <w:spacing w:after="0" w:line="240" w:lineRule="auto"/>
      </w:pPr>
      <w:r>
        <w:separator/>
      </w:r>
    </w:p>
  </w:endnote>
  <w:endnote w:type="continuationSeparator" w:id="0">
    <w:p w:rsidR="00F831D9" w:rsidRDefault="00F831D9" w:rsidP="001A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402" w:type="dxa"/>
      <w:tblInd w:w="620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850"/>
      <w:gridCol w:w="851"/>
      <w:gridCol w:w="850"/>
      <w:gridCol w:w="851"/>
    </w:tblGrid>
    <w:tr w:rsidR="00B42BD1" w:rsidRPr="001A1104" w:rsidTr="007D7353">
      <w:trPr>
        <w:trHeight w:val="710"/>
      </w:trPr>
      <w:tc>
        <w:tcPr>
          <w:tcW w:w="850" w:type="dxa"/>
        </w:tcPr>
        <w:p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Legal</w:t>
          </w:r>
        </w:p>
        <w:p w:rsidR="00B42BD1" w:rsidRPr="001A1104" w:rsidRDefault="00B42BD1" w:rsidP="00F31FB4">
          <w:pPr>
            <w:pStyle w:val="Footer"/>
            <w:rPr>
              <w:rFonts w:ascii="Times New Roman" w:hAnsi="Times New Roman" w:cs="Times New Roman"/>
              <w:sz w:val="16"/>
              <w:szCs w:val="16"/>
            </w:rPr>
          </w:pPr>
        </w:p>
        <w:p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  <w:p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</w:tc>
      <w:tc>
        <w:tcPr>
          <w:tcW w:w="851" w:type="dxa"/>
        </w:tcPr>
        <w:p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Pihak I</w:t>
          </w:r>
        </w:p>
      </w:tc>
      <w:tc>
        <w:tcPr>
          <w:tcW w:w="850" w:type="dxa"/>
          <w:tcBorders>
            <w:right w:val="single" w:sz="4" w:space="0" w:color="auto"/>
          </w:tcBorders>
        </w:tcPr>
        <w:p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Pihak II</w:t>
          </w:r>
        </w:p>
      </w:tc>
      <w:tc>
        <w:tcPr>
          <w:tcW w:w="851" w:type="dxa"/>
          <w:tcBorders>
            <w:left w:val="single" w:sz="4" w:space="0" w:color="auto"/>
          </w:tcBorders>
        </w:tcPr>
        <w:p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Legal</w:t>
          </w:r>
        </w:p>
      </w:tc>
    </w:tr>
  </w:tbl>
  <w:p w:rsidR="00B42BD1" w:rsidRPr="001A1104" w:rsidRDefault="00B42BD1">
    <w:pPr>
      <w:pStyle w:val="Footer"/>
      <w:rPr>
        <w:rFonts w:ascii="Times New Roman" w:hAnsi="Times New Roman" w:cs="Times New Roman"/>
        <w:sz w:val="16"/>
        <w:szCs w:val="16"/>
      </w:rPr>
    </w:pPr>
    <w:r w:rsidRPr="001A1104">
      <w:rPr>
        <w:rFonts w:ascii="Times New Roman" w:hAnsi="Times New Roman" w:cs="Times New Roman"/>
        <w:sz w:val="16"/>
        <w:szCs w:val="16"/>
      </w:rPr>
      <w:t xml:space="preserve">Hal </w:t>
    </w:r>
    <w:r w:rsidR="00F72F1D" w:rsidRPr="001A1104">
      <w:rPr>
        <w:rFonts w:ascii="Times New Roman" w:hAnsi="Times New Roman" w:cs="Times New Roman"/>
        <w:b/>
        <w:sz w:val="16"/>
        <w:szCs w:val="16"/>
      </w:rPr>
      <w:fldChar w:fldCharType="begin"/>
    </w:r>
    <w:r w:rsidRPr="001A1104">
      <w:rPr>
        <w:rFonts w:ascii="Times New Roman" w:hAnsi="Times New Roman" w:cs="Times New Roman"/>
        <w:b/>
        <w:sz w:val="16"/>
        <w:szCs w:val="16"/>
      </w:rPr>
      <w:instrText xml:space="preserve"> PAGE </w:instrText>
    </w:r>
    <w:r w:rsidR="00F72F1D" w:rsidRPr="001A1104">
      <w:rPr>
        <w:rFonts w:ascii="Times New Roman" w:hAnsi="Times New Roman" w:cs="Times New Roman"/>
        <w:b/>
        <w:sz w:val="16"/>
        <w:szCs w:val="16"/>
      </w:rPr>
      <w:fldChar w:fldCharType="separate"/>
    </w:r>
    <w:r w:rsidR="00FB3435">
      <w:rPr>
        <w:rFonts w:ascii="Times New Roman" w:hAnsi="Times New Roman" w:cs="Times New Roman"/>
        <w:b/>
        <w:noProof/>
        <w:sz w:val="16"/>
        <w:szCs w:val="16"/>
      </w:rPr>
      <w:t>7</w:t>
    </w:r>
    <w:r w:rsidR="00F72F1D" w:rsidRPr="001A1104">
      <w:rPr>
        <w:rFonts w:ascii="Times New Roman" w:hAnsi="Times New Roman" w:cs="Times New Roman"/>
        <w:b/>
        <w:sz w:val="16"/>
        <w:szCs w:val="16"/>
      </w:rPr>
      <w:fldChar w:fldCharType="end"/>
    </w:r>
    <w:r w:rsidRPr="001A1104">
      <w:rPr>
        <w:rFonts w:ascii="Times New Roman" w:hAnsi="Times New Roman" w:cs="Times New Roman"/>
        <w:sz w:val="16"/>
        <w:szCs w:val="16"/>
      </w:rPr>
      <w:t xml:space="preserve"> / </w:t>
    </w:r>
    <w:r w:rsidR="00F72F1D" w:rsidRPr="001A1104">
      <w:rPr>
        <w:rFonts w:ascii="Times New Roman" w:hAnsi="Times New Roman" w:cs="Times New Roman"/>
        <w:b/>
        <w:sz w:val="16"/>
        <w:szCs w:val="16"/>
      </w:rPr>
      <w:fldChar w:fldCharType="begin"/>
    </w:r>
    <w:r w:rsidRPr="001A1104">
      <w:rPr>
        <w:rFonts w:ascii="Times New Roman" w:hAnsi="Times New Roman" w:cs="Times New Roman"/>
        <w:b/>
        <w:sz w:val="16"/>
        <w:szCs w:val="16"/>
      </w:rPr>
      <w:instrText xml:space="preserve"> NUMPAGES  </w:instrText>
    </w:r>
    <w:r w:rsidR="00F72F1D" w:rsidRPr="001A1104">
      <w:rPr>
        <w:rFonts w:ascii="Times New Roman" w:hAnsi="Times New Roman" w:cs="Times New Roman"/>
        <w:b/>
        <w:sz w:val="16"/>
        <w:szCs w:val="16"/>
      </w:rPr>
      <w:fldChar w:fldCharType="separate"/>
    </w:r>
    <w:r w:rsidR="00FB3435">
      <w:rPr>
        <w:rFonts w:ascii="Times New Roman" w:hAnsi="Times New Roman" w:cs="Times New Roman"/>
        <w:b/>
        <w:noProof/>
        <w:sz w:val="16"/>
        <w:szCs w:val="16"/>
      </w:rPr>
      <w:t>7</w:t>
    </w:r>
    <w:r w:rsidR="00F72F1D" w:rsidRPr="001A1104">
      <w:rPr>
        <w:rFonts w:ascii="Times New Roman" w:hAnsi="Times New Roman" w:cs="Times New Roman"/>
        <w:b/>
        <w:sz w:val="16"/>
        <w:szCs w:val="16"/>
      </w:rPr>
      <w:fldChar w:fldCharType="end"/>
    </w:r>
  </w:p>
  <w:p w:rsidR="00166ACC" w:rsidRPr="00FB3435" w:rsidRDefault="00166ACC" w:rsidP="00F33B45">
    <w:pPr>
      <w:pStyle w:val="Default"/>
      <w:spacing w:line="276" w:lineRule="auto"/>
      <w:rPr>
        <w:color w:val="000000" w:themeColor="text1"/>
        <w:sz w:val="16"/>
        <w:szCs w:val="16"/>
        <w:lang w:val="en-US"/>
        <w:rPrChange w:id="27" w:author="ROHAYATI" w:date="2023-11-30T14:10:00Z">
          <w:rPr>
            <w:color w:val="000000" w:themeColor="text1"/>
            <w:sz w:val="16"/>
            <w:szCs w:val="16"/>
          </w:rPr>
        </w:rPrChange>
      </w:rPr>
    </w:pPr>
    <w:del w:id="28" w:author="ROHAYATI" w:date="2023-11-30T14:10:00Z">
      <w:r w:rsidRPr="00166ACC" w:rsidDel="00FB3435">
        <w:rPr>
          <w:color w:val="000000" w:themeColor="text1"/>
          <w:sz w:val="16"/>
          <w:szCs w:val="16"/>
        </w:rPr>
        <w:delText>SAMIJF/LKM-LA/11-2022/155</w:delText>
      </w:r>
    </w:del>
    <w:ins w:id="29" w:author="ROHAYATI" w:date="2023-11-30T14:10:00Z">
      <w:r w:rsidR="00FB3435">
        <w:rPr>
          <w:color w:val="000000" w:themeColor="text1"/>
          <w:sz w:val="16"/>
          <w:szCs w:val="16"/>
          <w:lang w:val="en-US"/>
        </w:rPr>
        <w:t>…………………………..</w:t>
      </w:r>
    </w:ins>
  </w:p>
  <w:p w:rsidR="00B42BD1" w:rsidRPr="001A1104" w:rsidRDefault="001A5A88" w:rsidP="00F33B45">
    <w:pPr>
      <w:pStyle w:val="Default"/>
      <w:spacing w:line="276" w:lineRule="auto"/>
      <w:rPr>
        <w:color w:val="000000" w:themeColor="text1"/>
        <w:sz w:val="16"/>
        <w:szCs w:val="16"/>
      </w:rPr>
    </w:pPr>
    <w:r>
      <w:rPr>
        <w:color w:val="000000" w:themeColor="text1"/>
        <w:sz w:val="16"/>
        <w:szCs w:val="16"/>
        <w:lang w:val="en-US"/>
      </w:rPr>
      <w:t xml:space="preserve">PT. KONSUIL AREA KUDUS </w:t>
    </w:r>
    <w:proofErr w:type="gramStart"/>
    <w:r>
      <w:rPr>
        <w:color w:val="000000" w:themeColor="text1"/>
        <w:sz w:val="16"/>
        <w:szCs w:val="16"/>
        <w:lang w:val="en-US"/>
      </w:rPr>
      <w:t>&amp;  PT</w:t>
    </w:r>
    <w:proofErr w:type="gramEnd"/>
    <w:r>
      <w:rPr>
        <w:color w:val="000000" w:themeColor="text1"/>
        <w:sz w:val="16"/>
        <w:szCs w:val="16"/>
        <w:lang w:val="en-US"/>
      </w:rPr>
      <w:t>. SAMI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31D9" w:rsidRDefault="00F831D9" w:rsidP="001A0EC8">
      <w:pPr>
        <w:spacing w:after="0" w:line="240" w:lineRule="auto"/>
      </w:pPr>
      <w:r>
        <w:separator/>
      </w:r>
    </w:p>
  </w:footnote>
  <w:footnote w:type="continuationSeparator" w:id="0">
    <w:p w:rsidR="00F831D9" w:rsidRDefault="00F831D9" w:rsidP="001A0E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6"/>
    <w:multiLevelType w:val="multilevel"/>
    <w:tmpl w:val="4ABED69C"/>
    <w:name w:val="WW8Num6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706C05"/>
    <w:multiLevelType w:val="hybridMultilevel"/>
    <w:tmpl w:val="FB86F65A"/>
    <w:lvl w:ilvl="0" w:tplc="5F48BB06">
      <w:start w:val="1"/>
      <w:numFmt w:val="decimal"/>
      <w:lvlText w:val="(%1)"/>
      <w:lvlJc w:val="left"/>
      <w:pPr>
        <w:ind w:left="928" w:hanging="360"/>
      </w:pPr>
      <w:rPr>
        <w:rFonts w:hint="default"/>
        <w:b w:val="0"/>
        <w:i w:val="0"/>
      </w:rPr>
    </w:lvl>
    <w:lvl w:ilvl="1" w:tplc="F5E603F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9C1E99"/>
    <w:multiLevelType w:val="hybridMultilevel"/>
    <w:tmpl w:val="62F24C58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21765"/>
    <w:multiLevelType w:val="hybridMultilevel"/>
    <w:tmpl w:val="0434B860"/>
    <w:lvl w:ilvl="0" w:tplc="5FA2474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08142877"/>
    <w:multiLevelType w:val="hybridMultilevel"/>
    <w:tmpl w:val="0C463E12"/>
    <w:lvl w:ilvl="0" w:tplc="1E0E5C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23600C"/>
    <w:multiLevelType w:val="hybridMultilevel"/>
    <w:tmpl w:val="D8E43B30"/>
    <w:lvl w:ilvl="0" w:tplc="0421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9A10FA"/>
    <w:multiLevelType w:val="hybridMultilevel"/>
    <w:tmpl w:val="F99EE7B0"/>
    <w:lvl w:ilvl="0" w:tplc="05BA207E">
      <w:start w:val="1"/>
      <w:numFmt w:val="decimal"/>
      <w:lvlText w:val="(%1)"/>
      <w:lvlJc w:val="left"/>
      <w:pPr>
        <w:ind w:left="705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25" w:hanging="360"/>
      </w:pPr>
    </w:lvl>
    <w:lvl w:ilvl="2" w:tplc="0421001B" w:tentative="1">
      <w:start w:val="1"/>
      <w:numFmt w:val="lowerRoman"/>
      <w:lvlText w:val="%3."/>
      <w:lvlJc w:val="right"/>
      <w:pPr>
        <w:ind w:left="2145" w:hanging="180"/>
      </w:pPr>
    </w:lvl>
    <w:lvl w:ilvl="3" w:tplc="0421000F" w:tentative="1">
      <w:start w:val="1"/>
      <w:numFmt w:val="decimal"/>
      <w:lvlText w:val="%4."/>
      <w:lvlJc w:val="left"/>
      <w:pPr>
        <w:ind w:left="2865" w:hanging="360"/>
      </w:pPr>
    </w:lvl>
    <w:lvl w:ilvl="4" w:tplc="04210019" w:tentative="1">
      <w:start w:val="1"/>
      <w:numFmt w:val="lowerLetter"/>
      <w:lvlText w:val="%5."/>
      <w:lvlJc w:val="left"/>
      <w:pPr>
        <w:ind w:left="3585" w:hanging="360"/>
      </w:pPr>
    </w:lvl>
    <w:lvl w:ilvl="5" w:tplc="0421001B" w:tentative="1">
      <w:start w:val="1"/>
      <w:numFmt w:val="lowerRoman"/>
      <w:lvlText w:val="%6."/>
      <w:lvlJc w:val="right"/>
      <w:pPr>
        <w:ind w:left="4305" w:hanging="180"/>
      </w:pPr>
    </w:lvl>
    <w:lvl w:ilvl="6" w:tplc="0421000F" w:tentative="1">
      <w:start w:val="1"/>
      <w:numFmt w:val="decimal"/>
      <w:lvlText w:val="%7."/>
      <w:lvlJc w:val="left"/>
      <w:pPr>
        <w:ind w:left="5025" w:hanging="360"/>
      </w:pPr>
    </w:lvl>
    <w:lvl w:ilvl="7" w:tplc="04210019" w:tentative="1">
      <w:start w:val="1"/>
      <w:numFmt w:val="lowerLetter"/>
      <w:lvlText w:val="%8."/>
      <w:lvlJc w:val="left"/>
      <w:pPr>
        <w:ind w:left="5745" w:hanging="360"/>
      </w:pPr>
    </w:lvl>
    <w:lvl w:ilvl="8" w:tplc="0421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 w15:restartNumberingAfterBreak="0">
    <w:nsid w:val="12057E9D"/>
    <w:multiLevelType w:val="hybridMultilevel"/>
    <w:tmpl w:val="5E2E7162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A60F2D"/>
    <w:multiLevelType w:val="hybridMultilevel"/>
    <w:tmpl w:val="15CA3C14"/>
    <w:lvl w:ilvl="0" w:tplc="4C4A05A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318225F"/>
    <w:multiLevelType w:val="hybridMultilevel"/>
    <w:tmpl w:val="7BF04722"/>
    <w:lvl w:ilvl="0" w:tplc="D6C041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A16185"/>
    <w:multiLevelType w:val="hybridMultilevel"/>
    <w:tmpl w:val="F9F4A58C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3B4D63A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23033D"/>
    <w:multiLevelType w:val="hybridMultilevel"/>
    <w:tmpl w:val="E2EAB7F6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47570D"/>
    <w:multiLevelType w:val="hybridMultilevel"/>
    <w:tmpl w:val="D1ECE15C"/>
    <w:lvl w:ilvl="0" w:tplc="2F426F0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67816"/>
    <w:multiLevelType w:val="multilevel"/>
    <w:tmpl w:val="47BA418A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318E5509"/>
    <w:multiLevelType w:val="hybridMultilevel"/>
    <w:tmpl w:val="BE708A16"/>
    <w:lvl w:ilvl="0" w:tplc="3B4084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352D59"/>
    <w:multiLevelType w:val="hybridMultilevel"/>
    <w:tmpl w:val="F0F464F0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3B4D63A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60B1D"/>
    <w:multiLevelType w:val="hybridMultilevel"/>
    <w:tmpl w:val="F596392C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210019" w:tentative="1">
      <w:start w:val="1"/>
      <w:numFmt w:val="lowerLetter"/>
      <w:lvlText w:val="%2."/>
      <w:lvlJc w:val="left"/>
      <w:pPr>
        <w:ind w:left="1710" w:hanging="360"/>
      </w:pPr>
    </w:lvl>
    <w:lvl w:ilvl="2" w:tplc="0421001B" w:tentative="1">
      <w:start w:val="1"/>
      <w:numFmt w:val="lowerRoman"/>
      <w:lvlText w:val="%3."/>
      <w:lvlJc w:val="right"/>
      <w:pPr>
        <w:ind w:left="2430" w:hanging="180"/>
      </w:pPr>
    </w:lvl>
    <w:lvl w:ilvl="3" w:tplc="0421000F" w:tentative="1">
      <w:start w:val="1"/>
      <w:numFmt w:val="decimal"/>
      <w:lvlText w:val="%4."/>
      <w:lvlJc w:val="left"/>
      <w:pPr>
        <w:ind w:left="3150" w:hanging="360"/>
      </w:pPr>
    </w:lvl>
    <w:lvl w:ilvl="4" w:tplc="04210019" w:tentative="1">
      <w:start w:val="1"/>
      <w:numFmt w:val="lowerLetter"/>
      <w:lvlText w:val="%5."/>
      <w:lvlJc w:val="left"/>
      <w:pPr>
        <w:ind w:left="3870" w:hanging="360"/>
      </w:pPr>
    </w:lvl>
    <w:lvl w:ilvl="5" w:tplc="0421001B" w:tentative="1">
      <w:start w:val="1"/>
      <w:numFmt w:val="lowerRoman"/>
      <w:lvlText w:val="%6."/>
      <w:lvlJc w:val="right"/>
      <w:pPr>
        <w:ind w:left="4590" w:hanging="180"/>
      </w:pPr>
    </w:lvl>
    <w:lvl w:ilvl="6" w:tplc="0421000F" w:tentative="1">
      <w:start w:val="1"/>
      <w:numFmt w:val="decimal"/>
      <w:lvlText w:val="%7."/>
      <w:lvlJc w:val="left"/>
      <w:pPr>
        <w:ind w:left="5310" w:hanging="360"/>
      </w:pPr>
    </w:lvl>
    <w:lvl w:ilvl="7" w:tplc="04210019" w:tentative="1">
      <w:start w:val="1"/>
      <w:numFmt w:val="lowerLetter"/>
      <w:lvlText w:val="%8."/>
      <w:lvlJc w:val="left"/>
      <w:pPr>
        <w:ind w:left="6030" w:hanging="360"/>
      </w:pPr>
    </w:lvl>
    <w:lvl w:ilvl="8" w:tplc="0421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43BF473E"/>
    <w:multiLevelType w:val="hybridMultilevel"/>
    <w:tmpl w:val="BA606436"/>
    <w:lvl w:ilvl="0" w:tplc="0421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7B187C"/>
    <w:multiLevelType w:val="hybridMultilevel"/>
    <w:tmpl w:val="F5160C46"/>
    <w:lvl w:ilvl="0" w:tplc="F2680D2E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C24F4"/>
    <w:multiLevelType w:val="hybridMultilevel"/>
    <w:tmpl w:val="B03A18AA"/>
    <w:lvl w:ilvl="0" w:tplc="967EEFA0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B4E85"/>
    <w:multiLevelType w:val="hybridMultilevel"/>
    <w:tmpl w:val="F932A248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D97FF6"/>
    <w:multiLevelType w:val="hybridMultilevel"/>
    <w:tmpl w:val="ABB27DB6"/>
    <w:lvl w:ilvl="0" w:tplc="81DA03D0">
      <w:start w:val="2"/>
      <w:numFmt w:val="lowerLetter"/>
      <w:lvlText w:val="%1."/>
      <w:lvlJc w:val="left"/>
      <w:pPr>
        <w:ind w:left="345" w:firstLine="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470D7A"/>
    <w:multiLevelType w:val="hybridMultilevel"/>
    <w:tmpl w:val="7924BF0A"/>
    <w:lvl w:ilvl="0" w:tplc="ACBE9F96">
      <w:start w:val="2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BC7D28"/>
    <w:multiLevelType w:val="hybridMultilevel"/>
    <w:tmpl w:val="10887E9E"/>
    <w:lvl w:ilvl="0" w:tplc="4C4A05AC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649F7E0A"/>
    <w:multiLevelType w:val="hybridMultilevel"/>
    <w:tmpl w:val="502C0340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3413C"/>
    <w:multiLevelType w:val="hybridMultilevel"/>
    <w:tmpl w:val="8ADA4F26"/>
    <w:lvl w:ilvl="0" w:tplc="893097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E27B67"/>
    <w:multiLevelType w:val="hybridMultilevel"/>
    <w:tmpl w:val="EC5AF50C"/>
    <w:lvl w:ilvl="0" w:tplc="692077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F855E8"/>
    <w:multiLevelType w:val="hybridMultilevel"/>
    <w:tmpl w:val="1564F4A8"/>
    <w:lvl w:ilvl="0" w:tplc="05E6B0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065449"/>
    <w:multiLevelType w:val="hybridMultilevel"/>
    <w:tmpl w:val="8898B49C"/>
    <w:lvl w:ilvl="0" w:tplc="9A5C3EBA">
      <w:start w:val="4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6A7141"/>
    <w:multiLevelType w:val="hybridMultilevel"/>
    <w:tmpl w:val="3264B1A4"/>
    <w:lvl w:ilvl="0" w:tplc="840E7A88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70BF1A6C"/>
    <w:multiLevelType w:val="hybridMultilevel"/>
    <w:tmpl w:val="8DDA679E"/>
    <w:lvl w:ilvl="0" w:tplc="2DEAD88A">
      <w:start w:val="3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F17D59"/>
    <w:multiLevelType w:val="hybridMultilevel"/>
    <w:tmpl w:val="D80C01C8"/>
    <w:lvl w:ilvl="0" w:tplc="C60C4F4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733B67B6"/>
    <w:multiLevelType w:val="hybridMultilevel"/>
    <w:tmpl w:val="0250F464"/>
    <w:lvl w:ilvl="0" w:tplc="484CEDB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1745E"/>
    <w:multiLevelType w:val="hybridMultilevel"/>
    <w:tmpl w:val="34AE8474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94A35"/>
    <w:multiLevelType w:val="hybridMultilevel"/>
    <w:tmpl w:val="130C30C4"/>
    <w:lvl w:ilvl="0" w:tplc="4C4A05AC">
      <w:start w:val="1"/>
      <w:numFmt w:val="decimal"/>
      <w:lvlText w:val="(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30"/>
  </w:num>
  <w:num w:numId="4">
    <w:abstractNumId w:val="36"/>
  </w:num>
  <w:num w:numId="5">
    <w:abstractNumId w:val="4"/>
  </w:num>
  <w:num w:numId="6">
    <w:abstractNumId w:val="11"/>
  </w:num>
  <w:num w:numId="7">
    <w:abstractNumId w:val="35"/>
  </w:num>
  <w:num w:numId="8">
    <w:abstractNumId w:val="22"/>
  </w:num>
  <w:num w:numId="9">
    <w:abstractNumId w:val="14"/>
  </w:num>
  <w:num w:numId="10">
    <w:abstractNumId w:val="27"/>
  </w:num>
  <w:num w:numId="11">
    <w:abstractNumId w:val="23"/>
  </w:num>
  <w:num w:numId="12">
    <w:abstractNumId w:val="18"/>
  </w:num>
  <w:num w:numId="13">
    <w:abstractNumId w:val="16"/>
  </w:num>
  <w:num w:numId="14">
    <w:abstractNumId w:val="19"/>
  </w:num>
  <w:num w:numId="15">
    <w:abstractNumId w:val="28"/>
  </w:num>
  <w:num w:numId="16">
    <w:abstractNumId w:val="13"/>
  </w:num>
  <w:num w:numId="17">
    <w:abstractNumId w:val="25"/>
  </w:num>
  <w:num w:numId="18">
    <w:abstractNumId w:val="33"/>
  </w:num>
  <w:num w:numId="19">
    <w:abstractNumId w:val="31"/>
  </w:num>
  <w:num w:numId="20">
    <w:abstractNumId w:val="5"/>
  </w:num>
  <w:num w:numId="21">
    <w:abstractNumId w:val="32"/>
  </w:num>
  <w:num w:numId="22">
    <w:abstractNumId w:val="34"/>
  </w:num>
  <w:num w:numId="23">
    <w:abstractNumId w:val="21"/>
  </w:num>
  <w:num w:numId="24">
    <w:abstractNumId w:val="7"/>
  </w:num>
  <w:num w:numId="25">
    <w:abstractNumId w:val="29"/>
  </w:num>
  <w:num w:numId="26">
    <w:abstractNumId w:val="6"/>
  </w:num>
  <w:num w:numId="27">
    <w:abstractNumId w:val="26"/>
  </w:num>
  <w:num w:numId="28">
    <w:abstractNumId w:val="12"/>
  </w:num>
  <w:num w:numId="29">
    <w:abstractNumId w:val="15"/>
  </w:num>
  <w:num w:numId="30">
    <w:abstractNumId w:val="9"/>
  </w:num>
  <w:num w:numId="31">
    <w:abstractNumId w:val="24"/>
  </w:num>
  <w:num w:numId="32">
    <w:abstractNumId w:val="10"/>
  </w:num>
  <w:num w:numId="3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0"/>
  </w:num>
  <w:num w:numId="35">
    <w:abstractNumId w:val="8"/>
  </w:num>
  <w:numIdMacAtCleanup w:val="19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OHAYATI">
    <w15:presenceInfo w15:providerId="AD" w15:userId="S-1-5-21-1426287905-1730833988-3196665247-46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comments="0" w:insDel="0" w:formatting="0"/>
  <w:trackRevisions/>
  <w:defaultTabStop w:val="720"/>
  <w:drawingGridHorizontalSpacing w:val="110"/>
  <w:displayHorizontalDrawingGridEvery w:val="2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442"/>
    <w:rsid w:val="000016A6"/>
    <w:rsid w:val="00002861"/>
    <w:rsid w:val="0000685A"/>
    <w:rsid w:val="00011391"/>
    <w:rsid w:val="000133E9"/>
    <w:rsid w:val="000208EE"/>
    <w:rsid w:val="000250C0"/>
    <w:rsid w:val="0003139A"/>
    <w:rsid w:val="0003772D"/>
    <w:rsid w:val="00041EE8"/>
    <w:rsid w:val="00042008"/>
    <w:rsid w:val="00043F9B"/>
    <w:rsid w:val="000449C5"/>
    <w:rsid w:val="00052833"/>
    <w:rsid w:val="00052C5B"/>
    <w:rsid w:val="000532DC"/>
    <w:rsid w:val="00055704"/>
    <w:rsid w:val="000573BB"/>
    <w:rsid w:val="00061783"/>
    <w:rsid w:val="00062D02"/>
    <w:rsid w:val="000721BE"/>
    <w:rsid w:val="0008012D"/>
    <w:rsid w:val="0008169F"/>
    <w:rsid w:val="0008627A"/>
    <w:rsid w:val="00093071"/>
    <w:rsid w:val="000A4DEB"/>
    <w:rsid w:val="000B2290"/>
    <w:rsid w:val="000B4643"/>
    <w:rsid w:val="000B50DF"/>
    <w:rsid w:val="000C114B"/>
    <w:rsid w:val="000C32A6"/>
    <w:rsid w:val="000E030E"/>
    <w:rsid w:val="000E6C54"/>
    <w:rsid w:val="000E732D"/>
    <w:rsid w:val="000F0BD6"/>
    <w:rsid w:val="000F0D8E"/>
    <w:rsid w:val="000F27F8"/>
    <w:rsid w:val="000F7A42"/>
    <w:rsid w:val="00105D1D"/>
    <w:rsid w:val="00116A55"/>
    <w:rsid w:val="001368C2"/>
    <w:rsid w:val="00147AB0"/>
    <w:rsid w:val="00163EC8"/>
    <w:rsid w:val="00163EF0"/>
    <w:rsid w:val="00166ACC"/>
    <w:rsid w:val="001703D8"/>
    <w:rsid w:val="00176442"/>
    <w:rsid w:val="0019486C"/>
    <w:rsid w:val="001A0EC8"/>
    <w:rsid w:val="001A1104"/>
    <w:rsid w:val="001A5A88"/>
    <w:rsid w:val="001A5DFD"/>
    <w:rsid w:val="001B567F"/>
    <w:rsid w:val="001E0CD7"/>
    <w:rsid w:val="001E5A94"/>
    <w:rsid w:val="001E5DF7"/>
    <w:rsid w:val="001E6F70"/>
    <w:rsid w:val="001E7C01"/>
    <w:rsid w:val="001F4635"/>
    <w:rsid w:val="00200A76"/>
    <w:rsid w:val="00213EEA"/>
    <w:rsid w:val="00223ABB"/>
    <w:rsid w:val="00225337"/>
    <w:rsid w:val="00227C20"/>
    <w:rsid w:val="0024559D"/>
    <w:rsid w:val="00245D5B"/>
    <w:rsid w:val="00247A39"/>
    <w:rsid w:val="002615DC"/>
    <w:rsid w:val="002644FA"/>
    <w:rsid w:val="00265BEC"/>
    <w:rsid w:val="00280AF6"/>
    <w:rsid w:val="002842D6"/>
    <w:rsid w:val="0028476B"/>
    <w:rsid w:val="002915F4"/>
    <w:rsid w:val="0029213C"/>
    <w:rsid w:val="002952FC"/>
    <w:rsid w:val="002A4C5C"/>
    <w:rsid w:val="002C62A1"/>
    <w:rsid w:val="002D032E"/>
    <w:rsid w:val="002E36F1"/>
    <w:rsid w:val="002E3882"/>
    <w:rsid w:val="002E3D4A"/>
    <w:rsid w:val="002E634B"/>
    <w:rsid w:val="002F2DE3"/>
    <w:rsid w:val="002F2FBD"/>
    <w:rsid w:val="00300B58"/>
    <w:rsid w:val="00313CF4"/>
    <w:rsid w:val="00313F6B"/>
    <w:rsid w:val="003213F6"/>
    <w:rsid w:val="003505BA"/>
    <w:rsid w:val="003567B4"/>
    <w:rsid w:val="0035701F"/>
    <w:rsid w:val="00361FDF"/>
    <w:rsid w:val="00364052"/>
    <w:rsid w:val="003646D6"/>
    <w:rsid w:val="00364ECB"/>
    <w:rsid w:val="00370997"/>
    <w:rsid w:val="00374E42"/>
    <w:rsid w:val="003750C5"/>
    <w:rsid w:val="00392558"/>
    <w:rsid w:val="003C5922"/>
    <w:rsid w:val="003E63D8"/>
    <w:rsid w:val="003F0264"/>
    <w:rsid w:val="003F4FD7"/>
    <w:rsid w:val="003F5ED0"/>
    <w:rsid w:val="003F74DB"/>
    <w:rsid w:val="004112A0"/>
    <w:rsid w:val="00414AE8"/>
    <w:rsid w:val="00415D5A"/>
    <w:rsid w:val="004166BB"/>
    <w:rsid w:val="00424E0D"/>
    <w:rsid w:val="00451346"/>
    <w:rsid w:val="0046058D"/>
    <w:rsid w:val="00465955"/>
    <w:rsid w:val="00470895"/>
    <w:rsid w:val="00482CD8"/>
    <w:rsid w:val="0048477C"/>
    <w:rsid w:val="004932E8"/>
    <w:rsid w:val="00494FE4"/>
    <w:rsid w:val="004961FA"/>
    <w:rsid w:val="004A04F5"/>
    <w:rsid w:val="004B06E2"/>
    <w:rsid w:val="004B1269"/>
    <w:rsid w:val="004B765E"/>
    <w:rsid w:val="004C18E3"/>
    <w:rsid w:val="004C397A"/>
    <w:rsid w:val="004C673E"/>
    <w:rsid w:val="004D59D9"/>
    <w:rsid w:val="004D6DB4"/>
    <w:rsid w:val="004D7437"/>
    <w:rsid w:val="004D7C0B"/>
    <w:rsid w:val="004E4261"/>
    <w:rsid w:val="004F25E8"/>
    <w:rsid w:val="004F2AF7"/>
    <w:rsid w:val="00500450"/>
    <w:rsid w:val="005010F6"/>
    <w:rsid w:val="005151EA"/>
    <w:rsid w:val="00517428"/>
    <w:rsid w:val="00525602"/>
    <w:rsid w:val="0052684D"/>
    <w:rsid w:val="00526995"/>
    <w:rsid w:val="00544BEC"/>
    <w:rsid w:val="00550F4B"/>
    <w:rsid w:val="00555BDE"/>
    <w:rsid w:val="0055685A"/>
    <w:rsid w:val="00560D57"/>
    <w:rsid w:val="00571030"/>
    <w:rsid w:val="005736E5"/>
    <w:rsid w:val="00575435"/>
    <w:rsid w:val="005830C3"/>
    <w:rsid w:val="005A318F"/>
    <w:rsid w:val="005A6D39"/>
    <w:rsid w:val="005B05C3"/>
    <w:rsid w:val="005B2481"/>
    <w:rsid w:val="005C1299"/>
    <w:rsid w:val="005C1806"/>
    <w:rsid w:val="005D74EB"/>
    <w:rsid w:val="005F72BA"/>
    <w:rsid w:val="006007C3"/>
    <w:rsid w:val="006034AE"/>
    <w:rsid w:val="0060474E"/>
    <w:rsid w:val="006257F5"/>
    <w:rsid w:val="00637F9E"/>
    <w:rsid w:val="00652BDB"/>
    <w:rsid w:val="006578F3"/>
    <w:rsid w:val="006643C9"/>
    <w:rsid w:val="00681E76"/>
    <w:rsid w:val="00682701"/>
    <w:rsid w:val="0068476C"/>
    <w:rsid w:val="0069154D"/>
    <w:rsid w:val="006921BD"/>
    <w:rsid w:val="00694166"/>
    <w:rsid w:val="00695E68"/>
    <w:rsid w:val="00696C63"/>
    <w:rsid w:val="006A2E10"/>
    <w:rsid w:val="006B584B"/>
    <w:rsid w:val="006C01EA"/>
    <w:rsid w:val="006D1A1C"/>
    <w:rsid w:val="006D3013"/>
    <w:rsid w:val="006F3111"/>
    <w:rsid w:val="006F458E"/>
    <w:rsid w:val="006F69B6"/>
    <w:rsid w:val="00700E71"/>
    <w:rsid w:val="007129D7"/>
    <w:rsid w:val="00723AC8"/>
    <w:rsid w:val="00725D8B"/>
    <w:rsid w:val="007314BB"/>
    <w:rsid w:val="007347F0"/>
    <w:rsid w:val="00734C31"/>
    <w:rsid w:val="00745D12"/>
    <w:rsid w:val="0075080D"/>
    <w:rsid w:val="00754F7C"/>
    <w:rsid w:val="00757B73"/>
    <w:rsid w:val="00757FD9"/>
    <w:rsid w:val="00761B6C"/>
    <w:rsid w:val="00762664"/>
    <w:rsid w:val="007749D3"/>
    <w:rsid w:val="0077700F"/>
    <w:rsid w:val="007771D6"/>
    <w:rsid w:val="00781168"/>
    <w:rsid w:val="00791E76"/>
    <w:rsid w:val="007A5FEB"/>
    <w:rsid w:val="007B00D8"/>
    <w:rsid w:val="007B1764"/>
    <w:rsid w:val="007C1728"/>
    <w:rsid w:val="007C1C86"/>
    <w:rsid w:val="007D5ED5"/>
    <w:rsid w:val="007D7353"/>
    <w:rsid w:val="007E2FDA"/>
    <w:rsid w:val="007F2280"/>
    <w:rsid w:val="007F489B"/>
    <w:rsid w:val="007F510D"/>
    <w:rsid w:val="007F5E99"/>
    <w:rsid w:val="008065E6"/>
    <w:rsid w:val="00824E1A"/>
    <w:rsid w:val="008256CD"/>
    <w:rsid w:val="00836BC0"/>
    <w:rsid w:val="00837023"/>
    <w:rsid w:val="0084356D"/>
    <w:rsid w:val="008522C7"/>
    <w:rsid w:val="00852FD9"/>
    <w:rsid w:val="00856F60"/>
    <w:rsid w:val="00857E78"/>
    <w:rsid w:val="0086202A"/>
    <w:rsid w:val="00862B95"/>
    <w:rsid w:val="008640AB"/>
    <w:rsid w:val="0086459C"/>
    <w:rsid w:val="00864EFD"/>
    <w:rsid w:val="00870FE2"/>
    <w:rsid w:val="008712D5"/>
    <w:rsid w:val="00881FEF"/>
    <w:rsid w:val="00884943"/>
    <w:rsid w:val="008864DE"/>
    <w:rsid w:val="00886BF6"/>
    <w:rsid w:val="0089725F"/>
    <w:rsid w:val="008A15FE"/>
    <w:rsid w:val="008A77AD"/>
    <w:rsid w:val="008C06BD"/>
    <w:rsid w:val="008D10D9"/>
    <w:rsid w:val="008D5913"/>
    <w:rsid w:val="008E1462"/>
    <w:rsid w:val="008E280C"/>
    <w:rsid w:val="008E348A"/>
    <w:rsid w:val="008E36CA"/>
    <w:rsid w:val="008E7BD2"/>
    <w:rsid w:val="008F01A0"/>
    <w:rsid w:val="008F1187"/>
    <w:rsid w:val="008F632C"/>
    <w:rsid w:val="00902684"/>
    <w:rsid w:val="00905734"/>
    <w:rsid w:val="00905B48"/>
    <w:rsid w:val="009068B9"/>
    <w:rsid w:val="00907B5F"/>
    <w:rsid w:val="009367D1"/>
    <w:rsid w:val="0094347D"/>
    <w:rsid w:val="0094635A"/>
    <w:rsid w:val="00954086"/>
    <w:rsid w:val="0095718C"/>
    <w:rsid w:val="009644E5"/>
    <w:rsid w:val="00967C87"/>
    <w:rsid w:val="00973458"/>
    <w:rsid w:val="009850FF"/>
    <w:rsid w:val="00992CA3"/>
    <w:rsid w:val="009A0DEF"/>
    <w:rsid w:val="009A540F"/>
    <w:rsid w:val="009A778D"/>
    <w:rsid w:val="009A7A24"/>
    <w:rsid w:val="009B1BFF"/>
    <w:rsid w:val="009B456F"/>
    <w:rsid w:val="009B5971"/>
    <w:rsid w:val="009B5E15"/>
    <w:rsid w:val="009C08F9"/>
    <w:rsid w:val="009C5ADA"/>
    <w:rsid w:val="009C6F8C"/>
    <w:rsid w:val="009D0753"/>
    <w:rsid w:val="009D2077"/>
    <w:rsid w:val="009D3E71"/>
    <w:rsid w:val="009D596D"/>
    <w:rsid w:val="009E4B48"/>
    <w:rsid w:val="00A119D8"/>
    <w:rsid w:val="00A12E59"/>
    <w:rsid w:val="00A17C10"/>
    <w:rsid w:val="00A3233A"/>
    <w:rsid w:val="00A40055"/>
    <w:rsid w:val="00A43BE8"/>
    <w:rsid w:val="00A43CD8"/>
    <w:rsid w:val="00A475D7"/>
    <w:rsid w:val="00A53C6B"/>
    <w:rsid w:val="00A62477"/>
    <w:rsid w:val="00A6360C"/>
    <w:rsid w:val="00A64D10"/>
    <w:rsid w:val="00A655A1"/>
    <w:rsid w:val="00A67E4C"/>
    <w:rsid w:val="00A701BC"/>
    <w:rsid w:val="00A80544"/>
    <w:rsid w:val="00A812BE"/>
    <w:rsid w:val="00A81572"/>
    <w:rsid w:val="00A87434"/>
    <w:rsid w:val="00A935F8"/>
    <w:rsid w:val="00AB39AE"/>
    <w:rsid w:val="00AB77A2"/>
    <w:rsid w:val="00AC58E9"/>
    <w:rsid w:val="00AD185B"/>
    <w:rsid w:val="00AD3B24"/>
    <w:rsid w:val="00AD7185"/>
    <w:rsid w:val="00AF2584"/>
    <w:rsid w:val="00B02046"/>
    <w:rsid w:val="00B02DA1"/>
    <w:rsid w:val="00B04A0F"/>
    <w:rsid w:val="00B0726F"/>
    <w:rsid w:val="00B33166"/>
    <w:rsid w:val="00B41120"/>
    <w:rsid w:val="00B42BD1"/>
    <w:rsid w:val="00B44053"/>
    <w:rsid w:val="00B674C0"/>
    <w:rsid w:val="00B752B9"/>
    <w:rsid w:val="00B8566F"/>
    <w:rsid w:val="00B907C6"/>
    <w:rsid w:val="00B97F45"/>
    <w:rsid w:val="00BA5E6B"/>
    <w:rsid w:val="00BB1696"/>
    <w:rsid w:val="00BB7F0A"/>
    <w:rsid w:val="00BC7620"/>
    <w:rsid w:val="00BD2109"/>
    <w:rsid w:val="00BE3F10"/>
    <w:rsid w:val="00BF3E6E"/>
    <w:rsid w:val="00BF56B8"/>
    <w:rsid w:val="00BF75D9"/>
    <w:rsid w:val="00C20180"/>
    <w:rsid w:val="00C3138F"/>
    <w:rsid w:val="00C31B30"/>
    <w:rsid w:val="00C40991"/>
    <w:rsid w:val="00C419A0"/>
    <w:rsid w:val="00C42A89"/>
    <w:rsid w:val="00C4451F"/>
    <w:rsid w:val="00C4481B"/>
    <w:rsid w:val="00C5376B"/>
    <w:rsid w:val="00C57C2E"/>
    <w:rsid w:val="00C63720"/>
    <w:rsid w:val="00C75503"/>
    <w:rsid w:val="00C7675B"/>
    <w:rsid w:val="00C81459"/>
    <w:rsid w:val="00C8171A"/>
    <w:rsid w:val="00C8217D"/>
    <w:rsid w:val="00C83D73"/>
    <w:rsid w:val="00C91D9A"/>
    <w:rsid w:val="00CA42F7"/>
    <w:rsid w:val="00CC0247"/>
    <w:rsid w:val="00CD3FD1"/>
    <w:rsid w:val="00CD4D92"/>
    <w:rsid w:val="00CE1E7C"/>
    <w:rsid w:val="00D026D9"/>
    <w:rsid w:val="00D124E1"/>
    <w:rsid w:val="00D218EE"/>
    <w:rsid w:val="00D21C54"/>
    <w:rsid w:val="00D23420"/>
    <w:rsid w:val="00D239B5"/>
    <w:rsid w:val="00D367A7"/>
    <w:rsid w:val="00D46468"/>
    <w:rsid w:val="00D473A8"/>
    <w:rsid w:val="00D55BD3"/>
    <w:rsid w:val="00D60591"/>
    <w:rsid w:val="00D74CF8"/>
    <w:rsid w:val="00D826E6"/>
    <w:rsid w:val="00D95567"/>
    <w:rsid w:val="00DA2057"/>
    <w:rsid w:val="00DA6B6E"/>
    <w:rsid w:val="00DA6D1C"/>
    <w:rsid w:val="00DB1FC8"/>
    <w:rsid w:val="00DC03C0"/>
    <w:rsid w:val="00DC11F4"/>
    <w:rsid w:val="00DC2D4B"/>
    <w:rsid w:val="00DC2F3B"/>
    <w:rsid w:val="00DC6B2D"/>
    <w:rsid w:val="00DD6B5C"/>
    <w:rsid w:val="00DD6E4C"/>
    <w:rsid w:val="00DE3B51"/>
    <w:rsid w:val="00DF2180"/>
    <w:rsid w:val="00DF60CB"/>
    <w:rsid w:val="00E0092D"/>
    <w:rsid w:val="00E04469"/>
    <w:rsid w:val="00E0731A"/>
    <w:rsid w:val="00E16BCC"/>
    <w:rsid w:val="00E20609"/>
    <w:rsid w:val="00E236C0"/>
    <w:rsid w:val="00E353B1"/>
    <w:rsid w:val="00E46359"/>
    <w:rsid w:val="00E47D9D"/>
    <w:rsid w:val="00E87FCE"/>
    <w:rsid w:val="00E930F0"/>
    <w:rsid w:val="00E94CFB"/>
    <w:rsid w:val="00EA31F6"/>
    <w:rsid w:val="00EA7074"/>
    <w:rsid w:val="00EC55B9"/>
    <w:rsid w:val="00EE2208"/>
    <w:rsid w:val="00EF15BE"/>
    <w:rsid w:val="00EF5290"/>
    <w:rsid w:val="00F00A90"/>
    <w:rsid w:val="00F02720"/>
    <w:rsid w:val="00F05C63"/>
    <w:rsid w:val="00F11B38"/>
    <w:rsid w:val="00F11D33"/>
    <w:rsid w:val="00F20D42"/>
    <w:rsid w:val="00F31FB4"/>
    <w:rsid w:val="00F32AC4"/>
    <w:rsid w:val="00F3305E"/>
    <w:rsid w:val="00F33B45"/>
    <w:rsid w:val="00F34FEF"/>
    <w:rsid w:val="00F40C95"/>
    <w:rsid w:val="00F475F6"/>
    <w:rsid w:val="00F608C1"/>
    <w:rsid w:val="00F61558"/>
    <w:rsid w:val="00F65F2C"/>
    <w:rsid w:val="00F72F1D"/>
    <w:rsid w:val="00F82055"/>
    <w:rsid w:val="00F831D9"/>
    <w:rsid w:val="00F83283"/>
    <w:rsid w:val="00F85898"/>
    <w:rsid w:val="00F87CB1"/>
    <w:rsid w:val="00F93734"/>
    <w:rsid w:val="00FA1814"/>
    <w:rsid w:val="00FB0D2C"/>
    <w:rsid w:val="00FB22B8"/>
    <w:rsid w:val="00FB239E"/>
    <w:rsid w:val="00FB277C"/>
    <w:rsid w:val="00FB3435"/>
    <w:rsid w:val="00FB3EBB"/>
    <w:rsid w:val="00FB4651"/>
    <w:rsid w:val="00FC0358"/>
    <w:rsid w:val="00FC2703"/>
    <w:rsid w:val="00FC2F9D"/>
    <w:rsid w:val="00FD6283"/>
    <w:rsid w:val="00FD7661"/>
    <w:rsid w:val="00FE256B"/>
    <w:rsid w:val="00FF0F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  <w15:docId w15:val="{E5B60671-78B1-404A-93FF-A577A74E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2F1D"/>
  </w:style>
  <w:style w:type="paragraph" w:styleId="Heading1">
    <w:name w:val="heading 1"/>
    <w:next w:val="Normal"/>
    <w:link w:val="Heading1Char"/>
    <w:uiPriority w:val="9"/>
    <w:qFormat/>
    <w:rsid w:val="0084356D"/>
    <w:pPr>
      <w:keepNext/>
      <w:keepLines/>
      <w:spacing w:after="16" w:line="256" w:lineRule="auto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64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cwcot">
    <w:name w:val="cwcot"/>
    <w:basedOn w:val="DefaultParagraphFont"/>
    <w:rsid w:val="00E20609"/>
  </w:style>
  <w:style w:type="character" w:styleId="CommentReference">
    <w:name w:val="annotation reference"/>
    <w:basedOn w:val="DefaultParagraphFont"/>
    <w:uiPriority w:val="99"/>
    <w:semiHidden/>
    <w:unhideWhenUsed/>
    <w:rsid w:val="0094347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34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347D"/>
    <w:rPr>
      <w:rFonts w:eastAsiaTheme="minorEastAsia"/>
      <w:sz w:val="20"/>
      <w:szCs w:val="20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4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1E0CD7"/>
    <w:pPr>
      <w:suppressAutoHyphens/>
      <w:spacing w:after="0" w:line="240" w:lineRule="auto"/>
      <w:ind w:left="720"/>
    </w:pPr>
    <w:rPr>
      <w:rFonts w:ascii="Times New Roman" w:eastAsia="Arial Unicode MS" w:hAnsi="Times New Roman" w:cs="Mangal"/>
      <w:kern w:val="1"/>
      <w:sz w:val="24"/>
      <w:szCs w:val="24"/>
      <w:lang w:val="en-GB" w:eastAsia="hi-IN" w:bidi="hi-IN"/>
    </w:rPr>
  </w:style>
  <w:style w:type="character" w:customStyle="1" w:styleId="WW8Num1z0">
    <w:name w:val="WW8Num1z0"/>
    <w:rsid w:val="001A0EC8"/>
    <w:rPr>
      <w:b w:val="0"/>
    </w:rPr>
  </w:style>
  <w:style w:type="paragraph" w:styleId="Header">
    <w:name w:val="header"/>
    <w:basedOn w:val="Normal"/>
    <w:link w:val="HeaderChar"/>
    <w:uiPriority w:val="99"/>
    <w:unhideWhenUsed/>
    <w:rsid w:val="001A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EC8"/>
  </w:style>
  <w:style w:type="paragraph" w:styleId="Footer">
    <w:name w:val="footer"/>
    <w:basedOn w:val="Normal"/>
    <w:link w:val="FooterChar"/>
    <w:uiPriority w:val="99"/>
    <w:unhideWhenUsed/>
    <w:rsid w:val="001A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EC8"/>
  </w:style>
  <w:style w:type="table" w:styleId="TableGrid">
    <w:name w:val="Table Grid"/>
    <w:basedOn w:val="TableNormal"/>
    <w:uiPriority w:val="59"/>
    <w:rsid w:val="009734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B1BFF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376B"/>
    <w:pPr>
      <w:spacing w:line="240" w:lineRule="auto"/>
    </w:pPr>
    <w:rPr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376B"/>
    <w:rPr>
      <w:rFonts w:eastAsiaTheme="minorEastAsia"/>
      <w:b/>
      <w:bCs/>
      <w:sz w:val="20"/>
      <w:szCs w:val="20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AF2584"/>
    <w:pPr>
      <w:spacing w:before="280" w:after="115" w:line="240" w:lineRule="auto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84356D"/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locked/>
    <w:rsid w:val="0084356D"/>
    <w:rPr>
      <w:rFonts w:ascii="Times New Roman" w:eastAsia="Arial Unicode MS" w:hAnsi="Times New Roman" w:cs="Mangal"/>
      <w:kern w:val="1"/>
      <w:sz w:val="24"/>
      <w:szCs w:val="24"/>
      <w:lang w:val="en-GB" w:eastAsia="hi-IN" w:bidi="hi-IN"/>
    </w:rPr>
  </w:style>
  <w:style w:type="character" w:customStyle="1" w:styleId="jlqj4b">
    <w:name w:val="jlqj4b"/>
    <w:basedOn w:val="DefaultParagraphFont"/>
    <w:rsid w:val="00FC0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1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dsl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ga_03@sami-jf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66C95-B320-43AD-A0FA-36D981EEB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2304</Words>
  <Characters>13135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15409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</dc:creator>
  <cp:lastModifiedBy>ROHAYATI</cp:lastModifiedBy>
  <cp:revision>5</cp:revision>
  <cp:lastPrinted>2018-01-16T08:24:00Z</cp:lastPrinted>
  <dcterms:created xsi:type="dcterms:W3CDTF">2022-11-02T06:57:00Z</dcterms:created>
  <dcterms:modified xsi:type="dcterms:W3CDTF">2023-11-30T07:12:00Z</dcterms:modified>
</cp:coreProperties>
</file>