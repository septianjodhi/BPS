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EE4DD9" w:rsidRDefault="00176442" w:rsidP="00F32AC4">
      <w:pPr>
        <w:pStyle w:val="Default"/>
        <w:spacing w:line="276" w:lineRule="auto"/>
        <w:jc w:val="center"/>
        <w:rPr>
          <w:b/>
          <w:bCs/>
          <w:color w:val="000000" w:themeColor="text1"/>
        </w:rPr>
      </w:pPr>
      <w:r w:rsidRPr="00EE4DD9">
        <w:rPr>
          <w:b/>
          <w:bCs/>
          <w:color w:val="000000" w:themeColor="text1"/>
        </w:rPr>
        <w:t xml:space="preserve">PERJANJIAN </w:t>
      </w:r>
      <w:r w:rsidR="005B2481" w:rsidRPr="00EE4DD9">
        <w:rPr>
          <w:b/>
          <w:bCs/>
          <w:color w:val="000000" w:themeColor="text1"/>
        </w:rPr>
        <w:t xml:space="preserve">KONTRAK </w:t>
      </w:r>
      <w:r w:rsidRPr="00EE4DD9">
        <w:rPr>
          <w:b/>
          <w:bCs/>
          <w:color w:val="000000" w:themeColor="text1"/>
        </w:rPr>
        <w:t>KERJASAMA</w:t>
      </w:r>
    </w:p>
    <w:p w:rsidR="00A62477" w:rsidRPr="00EE4DD9" w:rsidRDefault="00A62477" w:rsidP="004112A0">
      <w:pPr>
        <w:pStyle w:val="Default"/>
        <w:spacing w:line="276" w:lineRule="auto"/>
        <w:jc w:val="center"/>
        <w:rPr>
          <w:color w:val="000000" w:themeColor="text1"/>
        </w:rPr>
      </w:pPr>
      <w:r w:rsidRPr="00EE4DD9">
        <w:rPr>
          <w:b/>
          <w:bCs/>
          <w:color w:val="000000" w:themeColor="text1"/>
        </w:rPr>
        <w:t>antara</w:t>
      </w:r>
    </w:p>
    <w:p w:rsidR="00743E14" w:rsidRPr="008779B7" w:rsidRDefault="008779B7" w:rsidP="00743E14">
      <w:pPr>
        <w:pStyle w:val="Default"/>
        <w:spacing w:line="276" w:lineRule="auto"/>
        <w:jc w:val="center"/>
        <w:rPr>
          <w:color w:val="000000" w:themeColor="text1"/>
          <w:lang w:val="en-US"/>
        </w:rPr>
      </w:pPr>
      <w:r>
        <w:rPr>
          <w:b/>
          <w:bCs/>
          <w:color w:val="000000" w:themeColor="text1"/>
          <w:lang w:val="en-US"/>
        </w:rPr>
        <w:t>CV AKSARA MEDIA PROMOSI</w:t>
      </w:r>
    </w:p>
    <w:p w:rsidR="00176442" w:rsidRPr="00EE4DD9" w:rsidRDefault="00176442" w:rsidP="004112A0">
      <w:pPr>
        <w:pStyle w:val="Default"/>
        <w:spacing w:line="276" w:lineRule="auto"/>
        <w:jc w:val="center"/>
        <w:rPr>
          <w:b/>
          <w:color w:val="000000" w:themeColor="text1"/>
        </w:rPr>
      </w:pPr>
      <w:r w:rsidRPr="00EE4DD9">
        <w:rPr>
          <w:b/>
          <w:color w:val="000000" w:themeColor="text1"/>
        </w:rPr>
        <w:t>dengan</w:t>
      </w:r>
    </w:p>
    <w:p w:rsidR="00176442" w:rsidRPr="00EE4DD9" w:rsidRDefault="00374E42" w:rsidP="004112A0">
      <w:pPr>
        <w:pStyle w:val="Default"/>
        <w:pBdr>
          <w:bottom w:val="double" w:sz="6" w:space="1" w:color="auto"/>
        </w:pBdr>
        <w:spacing w:line="276" w:lineRule="auto"/>
        <w:jc w:val="center"/>
        <w:rPr>
          <w:b/>
          <w:bCs/>
          <w:color w:val="000000" w:themeColor="text1"/>
        </w:rPr>
      </w:pPr>
      <w:r w:rsidRPr="00EE4DD9">
        <w:rPr>
          <w:b/>
          <w:bCs/>
          <w:color w:val="000000" w:themeColor="text1"/>
        </w:rPr>
        <w:t xml:space="preserve">PT. </w:t>
      </w:r>
      <w:r w:rsidR="004C397A" w:rsidRPr="00EE4DD9">
        <w:rPr>
          <w:b/>
          <w:bCs/>
          <w:color w:val="000000" w:themeColor="text1"/>
        </w:rPr>
        <w:t>SEMARANG AUTOCOMP MANUFACTURING INDONESIA</w:t>
      </w:r>
      <w:r w:rsidR="003567B4" w:rsidRPr="00EE4DD9">
        <w:rPr>
          <w:b/>
          <w:bCs/>
          <w:color w:val="000000" w:themeColor="text1"/>
        </w:rPr>
        <w:t xml:space="preserve"> (PT.SAMI)</w:t>
      </w:r>
    </w:p>
    <w:p w:rsidR="00FB6993" w:rsidRDefault="00FB6993" w:rsidP="00F33B45">
      <w:pPr>
        <w:pStyle w:val="Default"/>
        <w:spacing w:line="276" w:lineRule="auto"/>
        <w:jc w:val="center"/>
        <w:rPr>
          <w:ins w:id="0" w:author="ROHAYATI" w:date="2023-04-20T16:04:00Z"/>
          <w:color w:val="000000" w:themeColor="text1"/>
        </w:rPr>
      </w:pPr>
      <w:ins w:id="1" w:author="ROHAYATI" w:date="2023-04-20T16:04:00Z">
        <w:r w:rsidRPr="00FB6993">
          <w:rPr>
            <w:color w:val="000000" w:themeColor="text1"/>
          </w:rPr>
          <w:t>SAMIJF/LKM-LA/04-2023/039</w:t>
        </w:r>
      </w:ins>
    </w:p>
    <w:p w:rsidR="007F177B" w:rsidRPr="006F532A" w:rsidDel="00FB6993" w:rsidRDefault="007F177B" w:rsidP="00F33B45">
      <w:pPr>
        <w:pStyle w:val="Default"/>
        <w:spacing w:line="276" w:lineRule="auto"/>
        <w:jc w:val="center"/>
        <w:rPr>
          <w:del w:id="2" w:author="ROHAYATI" w:date="2023-04-20T16:04:00Z"/>
          <w:color w:val="000000" w:themeColor="text1"/>
          <w:lang w:val="en-US"/>
          <w:rPrChange w:id="3" w:author="ROHAYATI" w:date="2023-04-06T09:40:00Z">
            <w:rPr>
              <w:del w:id="4" w:author="ROHAYATI" w:date="2023-04-20T16:04:00Z"/>
              <w:color w:val="000000" w:themeColor="text1"/>
            </w:rPr>
          </w:rPrChange>
        </w:rPr>
      </w:pPr>
      <w:del w:id="5" w:author="ROHAYATI" w:date="2023-04-06T09:40:00Z">
        <w:r w:rsidRPr="007F177B" w:rsidDel="006F532A">
          <w:rPr>
            <w:color w:val="000000" w:themeColor="text1"/>
          </w:rPr>
          <w:delText>SAMIJF/LKM-LA/04-2022/045</w:delText>
        </w:r>
      </w:del>
    </w:p>
    <w:p w:rsidR="00F33B45" w:rsidRPr="00EE4DD9" w:rsidRDefault="00F33B45" w:rsidP="00F33B45">
      <w:pPr>
        <w:pStyle w:val="Default"/>
        <w:spacing w:line="276" w:lineRule="auto"/>
        <w:jc w:val="center"/>
        <w:rPr>
          <w:i/>
          <w:color w:val="000000" w:themeColor="text1"/>
          <w:lang w:val="en-US"/>
        </w:rPr>
      </w:pPr>
    </w:p>
    <w:p w:rsidR="00176442" w:rsidRPr="00EE4DD9" w:rsidRDefault="00176442" w:rsidP="00C5376B">
      <w:pPr>
        <w:pStyle w:val="Default"/>
        <w:spacing w:line="276" w:lineRule="auto"/>
        <w:jc w:val="both"/>
        <w:rPr>
          <w:color w:val="000000" w:themeColor="text1"/>
        </w:rPr>
      </w:pPr>
      <w:r w:rsidRPr="00EE4DD9">
        <w:rPr>
          <w:color w:val="000000" w:themeColor="text1"/>
        </w:rPr>
        <w:t xml:space="preserve">Pada hari </w:t>
      </w:r>
      <w:proofErr w:type="spellStart"/>
      <w:r w:rsidR="008779B7">
        <w:rPr>
          <w:color w:val="000000" w:themeColor="text1"/>
          <w:lang w:val="en-US"/>
        </w:rPr>
        <w:t>Senin</w:t>
      </w:r>
      <w:proofErr w:type="spellEnd"/>
      <w:r w:rsidR="00325C4B">
        <w:rPr>
          <w:color w:val="000000" w:themeColor="text1"/>
          <w:lang w:val="en-US"/>
        </w:rPr>
        <w:t xml:space="preserve"> </w:t>
      </w:r>
      <w:proofErr w:type="spellStart"/>
      <w:r w:rsidR="00325C4B">
        <w:rPr>
          <w:color w:val="000000" w:themeColor="text1"/>
          <w:lang w:val="en-US"/>
        </w:rPr>
        <w:t>tanggal</w:t>
      </w:r>
      <w:proofErr w:type="spellEnd"/>
      <w:r w:rsidR="00325C4B">
        <w:rPr>
          <w:color w:val="000000" w:themeColor="text1"/>
          <w:lang w:val="en-US"/>
        </w:rPr>
        <w:t xml:space="preserve"> </w:t>
      </w:r>
      <w:proofErr w:type="spellStart"/>
      <w:r w:rsidR="00D14BD8">
        <w:rPr>
          <w:color w:val="000000" w:themeColor="text1"/>
          <w:lang w:val="en-US"/>
        </w:rPr>
        <w:t>Empat</w:t>
      </w:r>
      <w:proofErr w:type="spellEnd"/>
      <w:r w:rsidR="00D14BD8">
        <w:rPr>
          <w:color w:val="000000" w:themeColor="text1"/>
          <w:lang w:val="en-US"/>
        </w:rPr>
        <w:t xml:space="preserve"> </w:t>
      </w:r>
      <w:proofErr w:type="spellStart"/>
      <w:r w:rsidR="00325C4B">
        <w:rPr>
          <w:color w:val="000000" w:themeColor="text1"/>
          <w:lang w:val="en-US"/>
        </w:rPr>
        <w:t>bulan</w:t>
      </w:r>
      <w:proofErr w:type="spellEnd"/>
      <w:r w:rsidR="00325C4B">
        <w:rPr>
          <w:color w:val="000000" w:themeColor="text1"/>
          <w:lang w:val="en-US"/>
        </w:rPr>
        <w:t xml:space="preserve"> </w:t>
      </w:r>
      <w:r w:rsidR="00D14BD8">
        <w:rPr>
          <w:color w:val="000000" w:themeColor="text1"/>
          <w:lang w:val="en-US"/>
        </w:rPr>
        <w:t xml:space="preserve">April </w:t>
      </w:r>
      <w:proofErr w:type="spellStart"/>
      <w:r w:rsidR="008779B7">
        <w:rPr>
          <w:color w:val="000000" w:themeColor="text1"/>
          <w:lang w:val="en-US"/>
        </w:rPr>
        <w:t>tahun</w:t>
      </w:r>
      <w:proofErr w:type="spellEnd"/>
      <w:r w:rsidR="008779B7">
        <w:rPr>
          <w:color w:val="000000" w:themeColor="text1"/>
          <w:lang w:val="en-US"/>
        </w:rPr>
        <w:t xml:space="preserve"> </w:t>
      </w:r>
      <w:proofErr w:type="spellStart"/>
      <w:r w:rsidR="00D14BD8">
        <w:rPr>
          <w:color w:val="000000" w:themeColor="text1"/>
          <w:lang w:val="en-US"/>
        </w:rPr>
        <w:t>D</w:t>
      </w:r>
      <w:r w:rsidR="008779B7">
        <w:rPr>
          <w:color w:val="000000" w:themeColor="text1"/>
          <w:lang w:val="en-US"/>
        </w:rPr>
        <w:t>ua</w:t>
      </w:r>
      <w:proofErr w:type="spellEnd"/>
      <w:r w:rsidR="008779B7">
        <w:rPr>
          <w:color w:val="000000" w:themeColor="text1"/>
          <w:lang w:val="en-US"/>
        </w:rPr>
        <w:t xml:space="preserve"> </w:t>
      </w:r>
      <w:proofErr w:type="spellStart"/>
      <w:r w:rsidR="00D14BD8">
        <w:rPr>
          <w:color w:val="000000" w:themeColor="text1"/>
          <w:lang w:val="en-US"/>
        </w:rPr>
        <w:t>R</w:t>
      </w:r>
      <w:r w:rsidR="008779B7">
        <w:rPr>
          <w:color w:val="000000" w:themeColor="text1"/>
          <w:lang w:val="en-US"/>
        </w:rPr>
        <w:t>ibu</w:t>
      </w:r>
      <w:proofErr w:type="spellEnd"/>
      <w:r w:rsidR="008779B7">
        <w:rPr>
          <w:color w:val="000000" w:themeColor="text1"/>
          <w:lang w:val="en-US"/>
        </w:rPr>
        <w:t xml:space="preserve"> </w:t>
      </w:r>
      <w:proofErr w:type="spellStart"/>
      <w:r w:rsidR="00D14BD8">
        <w:rPr>
          <w:color w:val="000000" w:themeColor="text1"/>
          <w:lang w:val="en-US"/>
        </w:rPr>
        <w:t>D</w:t>
      </w:r>
      <w:r w:rsidR="008779B7">
        <w:rPr>
          <w:color w:val="000000" w:themeColor="text1"/>
          <w:lang w:val="en-US"/>
        </w:rPr>
        <w:t>ua</w:t>
      </w:r>
      <w:proofErr w:type="spellEnd"/>
      <w:r w:rsidR="008779B7">
        <w:rPr>
          <w:color w:val="000000" w:themeColor="text1"/>
          <w:lang w:val="en-US"/>
        </w:rPr>
        <w:t xml:space="preserve"> </w:t>
      </w:r>
      <w:proofErr w:type="spellStart"/>
      <w:r w:rsidR="00D14BD8">
        <w:rPr>
          <w:color w:val="000000" w:themeColor="text1"/>
          <w:lang w:val="en-US"/>
        </w:rPr>
        <w:t>P</w:t>
      </w:r>
      <w:r w:rsidR="008779B7">
        <w:rPr>
          <w:color w:val="000000" w:themeColor="text1"/>
          <w:lang w:val="en-US"/>
        </w:rPr>
        <w:t>uluh</w:t>
      </w:r>
      <w:proofErr w:type="spellEnd"/>
      <w:r w:rsidR="008779B7">
        <w:rPr>
          <w:color w:val="000000" w:themeColor="text1"/>
          <w:lang w:val="en-US"/>
        </w:rPr>
        <w:t xml:space="preserve"> </w:t>
      </w:r>
      <w:proofErr w:type="spellStart"/>
      <w:r w:rsidR="00D14BD8">
        <w:rPr>
          <w:color w:val="000000" w:themeColor="text1"/>
          <w:lang w:val="en-US"/>
        </w:rPr>
        <w:t>Dua</w:t>
      </w:r>
      <w:proofErr w:type="spellEnd"/>
      <w:r w:rsidR="00D14BD8">
        <w:rPr>
          <w:color w:val="000000" w:themeColor="text1"/>
          <w:lang w:val="en-US"/>
        </w:rPr>
        <w:t xml:space="preserve"> </w:t>
      </w:r>
      <w:r w:rsidR="00325C4B">
        <w:rPr>
          <w:color w:val="000000" w:themeColor="text1"/>
          <w:lang w:val="en-US"/>
        </w:rPr>
        <w:t>(</w:t>
      </w:r>
      <w:ins w:id="6" w:author="ROHAYATI" w:date="2023-04-06T09:42:00Z">
        <w:r w:rsidR="006F532A">
          <w:rPr>
            <w:color w:val="000000" w:themeColor="text1"/>
            <w:lang w:val="en-US"/>
          </w:rPr>
          <w:t>30</w:t>
        </w:r>
      </w:ins>
      <w:del w:id="7" w:author="ROHAYATI" w:date="2023-04-06T09:42:00Z">
        <w:r w:rsidR="00325C4B" w:rsidDel="006F532A">
          <w:rPr>
            <w:color w:val="000000" w:themeColor="text1"/>
            <w:lang w:val="en-US"/>
          </w:rPr>
          <w:delText>0</w:delText>
        </w:r>
        <w:r w:rsidR="00D14BD8" w:rsidDel="006F532A">
          <w:rPr>
            <w:color w:val="000000" w:themeColor="text1"/>
            <w:lang w:val="en-US"/>
          </w:rPr>
          <w:delText>4</w:delText>
        </w:r>
      </w:del>
      <w:r w:rsidR="00325C4B">
        <w:rPr>
          <w:color w:val="000000" w:themeColor="text1"/>
          <w:lang w:val="en-US"/>
        </w:rPr>
        <w:t>-0</w:t>
      </w:r>
      <w:r w:rsidR="00D14BD8">
        <w:rPr>
          <w:color w:val="000000" w:themeColor="text1"/>
          <w:lang w:val="en-US"/>
        </w:rPr>
        <w:t>4</w:t>
      </w:r>
      <w:r w:rsidR="00325C4B">
        <w:rPr>
          <w:color w:val="000000" w:themeColor="text1"/>
          <w:lang w:val="en-US"/>
        </w:rPr>
        <w:t>-202</w:t>
      </w:r>
      <w:ins w:id="8" w:author="ROHAYATI" w:date="2023-04-06T09:42:00Z">
        <w:r w:rsidR="006F532A">
          <w:rPr>
            <w:color w:val="000000" w:themeColor="text1"/>
            <w:lang w:val="en-US"/>
          </w:rPr>
          <w:t>3</w:t>
        </w:r>
      </w:ins>
      <w:del w:id="9" w:author="ROHAYATI" w:date="2023-04-06T09:42:00Z">
        <w:r w:rsidR="00D14BD8" w:rsidDel="006F532A">
          <w:rPr>
            <w:color w:val="000000" w:themeColor="text1"/>
            <w:lang w:val="en-US"/>
          </w:rPr>
          <w:delText>2</w:delText>
        </w:r>
      </w:del>
      <w:r w:rsidR="00325C4B">
        <w:rPr>
          <w:color w:val="000000" w:themeColor="text1"/>
          <w:lang w:val="en-US"/>
        </w:rPr>
        <w:t xml:space="preserve">), </w:t>
      </w:r>
      <w:r w:rsidRPr="00EE4DD9">
        <w:rPr>
          <w:color w:val="000000" w:themeColor="text1"/>
        </w:rPr>
        <w:t xml:space="preserve">bertempat di </w:t>
      </w:r>
      <w:proofErr w:type="spellStart"/>
      <w:r w:rsidR="00325C4B">
        <w:rPr>
          <w:bCs/>
          <w:color w:val="000000" w:themeColor="text1"/>
          <w:lang w:val="en-US"/>
        </w:rPr>
        <w:t>Jepara</w:t>
      </w:r>
      <w:proofErr w:type="spellEnd"/>
      <w:r w:rsidR="00A62477" w:rsidRPr="00EE4DD9">
        <w:rPr>
          <w:color w:val="000000" w:themeColor="text1"/>
        </w:rPr>
        <w:t xml:space="preserve">, telah disepakati </w:t>
      </w:r>
      <w:r w:rsidRPr="00EE4DD9">
        <w:rPr>
          <w:color w:val="000000" w:themeColor="text1"/>
        </w:rPr>
        <w:t xml:space="preserve">perjanjian </w:t>
      </w:r>
      <w:r w:rsidR="000F7A42" w:rsidRPr="00EE4DD9">
        <w:rPr>
          <w:bCs/>
          <w:iCs/>
          <w:color w:val="000000" w:themeColor="text1"/>
        </w:rPr>
        <w:t>k</w:t>
      </w:r>
      <w:r w:rsidRPr="00EE4DD9">
        <w:rPr>
          <w:bCs/>
          <w:iCs/>
          <w:color w:val="000000" w:themeColor="text1"/>
        </w:rPr>
        <w:t>e</w:t>
      </w:r>
      <w:r w:rsidR="00A81572" w:rsidRPr="00EE4DD9">
        <w:rPr>
          <w:bCs/>
          <w:iCs/>
          <w:color w:val="000000" w:themeColor="text1"/>
        </w:rPr>
        <w:t>rjasama</w:t>
      </w:r>
      <w:r w:rsidR="00913BDC" w:rsidRPr="00EE4DD9">
        <w:rPr>
          <w:bCs/>
          <w:iCs/>
          <w:color w:val="000000" w:themeColor="text1"/>
        </w:rPr>
        <w:t xml:space="preserve"> </w:t>
      </w:r>
      <w:proofErr w:type="spellStart"/>
      <w:r w:rsidR="008779B7">
        <w:rPr>
          <w:lang w:val="en-US"/>
        </w:rPr>
        <w:t>Pembelian</w:t>
      </w:r>
      <w:proofErr w:type="spellEnd"/>
      <w:r w:rsidR="008779B7">
        <w:rPr>
          <w:bCs/>
          <w:iCs/>
        </w:rPr>
        <w:t xml:space="preserve"> </w:t>
      </w:r>
      <w:r w:rsidR="008779B7">
        <w:rPr>
          <w:bCs/>
          <w:iCs/>
          <w:lang w:val="en-US"/>
        </w:rPr>
        <w:t>Form NCR, ID Card</w:t>
      </w:r>
      <w:r w:rsidR="00D14BD8">
        <w:rPr>
          <w:bCs/>
          <w:iCs/>
          <w:lang w:val="en-US"/>
        </w:rPr>
        <w:t xml:space="preserve">, </w:t>
      </w:r>
      <w:proofErr w:type="spellStart"/>
      <w:r w:rsidR="00D14BD8">
        <w:rPr>
          <w:bCs/>
          <w:iCs/>
          <w:lang w:val="en-US"/>
        </w:rPr>
        <w:t>Buku</w:t>
      </w:r>
      <w:proofErr w:type="spellEnd"/>
      <w:r w:rsidR="00D14BD8">
        <w:rPr>
          <w:bCs/>
          <w:iCs/>
          <w:lang w:val="en-US"/>
        </w:rPr>
        <w:t xml:space="preserve"> </w:t>
      </w:r>
      <w:proofErr w:type="spellStart"/>
      <w:r w:rsidR="008779B7">
        <w:rPr>
          <w:bCs/>
          <w:iCs/>
          <w:lang w:val="en-US"/>
        </w:rPr>
        <w:t>dan</w:t>
      </w:r>
      <w:proofErr w:type="spellEnd"/>
      <w:r w:rsidR="008779B7">
        <w:rPr>
          <w:bCs/>
          <w:iCs/>
          <w:lang w:val="en-US"/>
        </w:rPr>
        <w:t xml:space="preserve"> </w:t>
      </w:r>
      <w:r w:rsidR="008779B7">
        <w:rPr>
          <w:bCs/>
          <w:iCs/>
        </w:rPr>
        <w:t>Materi Promosi (MMT</w:t>
      </w:r>
      <w:r w:rsidR="00D14BD8">
        <w:rPr>
          <w:bCs/>
          <w:iCs/>
          <w:lang w:val="en-US"/>
        </w:rPr>
        <w:t xml:space="preserve">, </w:t>
      </w:r>
      <w:r w:rsidR="008779B7">
        <w:rPr>
          <w:bCs/>
          <w:iCs/>
        </w:rPr>
        <w:t>Flayer</w:t>
      </w:r>
      <w:r w:rsidR="00D14BD8">
        <w:rPr>
          <w:bCs/>
          <w:iCs/>
          <w:lang w:val="en-US"/>
        </w:rPr>
        <w:t>, Sticker</w:t>
      </w:r>
      <w:r w:rsidR="008779B7">
        <w:rPr>
          <w:bCs/>
          <w:iCs/>
        </w:rPr>
        <w:t>)</w:t>
      </w:r>
      <w:r w:rsidRPr="00EE4DD9">
        <w:rPr>
          <w:color w:val="000000" w:themeColor="text1"/>
        </w:rPr>
        <w:t xml:space="preserve">, </w:t>
      </w:r>
      <w:r w:rsidR="00A62477" w:rsidRPr="00EE4DD9">
        <w:rPr>
          <w:color w:val="000000" w:themeColor="text1"/>
        </w:rPr>
        <w:t>oleh dan antara</w:t>
      </w:r>
      <w:r w:rsidRPr="00EE4DD9">
        <w:rPr>
          <w:color w:val="000000" w:themeColor="text1"/>
        </w:rPr>
        <w:t xml:space="preserve">: </w:t>
      </w:r>
    </w:p>
    <w:p w:rsidR="0002587A" w:rsidRPr="00EE4DD9" w:rsidRDefault="0002587A" w:rsidP="00C5376B">
      <w:pPr>
        <w:pStyle w:val="Default"/>
        <w:spacing w:line="276" w:lineRule="auto"/>
        <w:jc w:val="both"/>
        <w:rPr>
          <w:color w:val="000000" w:themeColor="text1"/>
        </w:rPr>
      </w:pPr>
    </w:p>
    <w:tbl>
      <w:tblPr>
        <w:tblStyle w:val="TableGrid"/>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2"/>
        <w:gridCol w:w="283"/>
        <w:gridCol w:w="8009"/>
      </w:tblGrid>
      <w:tr w:rsidR="00973458" w:rsidRPr="00EE4DD9" w:rsidTr="00041EE8">
        <w:tc>
          <w:tcPr>
            <w:tcW w:w="1052" w:type="dxa"/>
          </w:tcPr>
          <w:p w:rsidR="00973458" w:rsidRPr="00EE4DD9" w:rsidRDefault="00973458" w:rsidP="00B674C0">
            <w:pPr>
              <w:pStyle w:val="Default"/>
              <w:spacing w:line="276" w:lineRule="auto"/>
              <w:jc w:val="both"/>
              <w:rPr>
                <w:color w:val="000000" w:themeColor="text1"/>
              </w:rPr>
            </w:pPr>
            <w:r w:rsidRPr="00EE4DD9">
              <w:rPr>
                <w:bCs/>
                <w:color w:val="000000" w:themeColor="text1"/>
              </w:rPr>
              <w:t>Nama</w:t>
            </w:r>
          </w:p>
          <w:p w:rsidR="00973458" w:rsidRPr="00EE4DD9" w:rsidRDefault="00973458" w:rsidP="00B674C0">
            <w:pPr>
              <w:pStyle w:val="Default"/>
              <w:spacing w:line="276" w:lineRule="auto"/>
              <w:jc w:val="both"/>
              <w:rPr>
                <w:color w:val="000000" w:themeColor="text1"/>
              </w:rPr>
            </w:pPr>
            <w:r w:rsidRPr="00EE4DD9">
              <w:rPr>
                <w:color w:val="000000" w:themeColor="text1"/>
              </w:rPr>
              <w:t xml:space="preserve">Jabatan </w:t>
            </w:r>
          </w:p>
          <w:p w:rsidR="00973458" w:rsidRPr="00EE4DD9" w:rsidRDefault="00973458" w:rsidP="00B674C0">
            <w:pPr>
              <w:pStyle w:val="Default"/>
              <w:spacing w:line="276" w:lineRule="auto"/>
              <w:jc w:val="both"/>
              <w:rPr>
                <w:color w:val="000000" w:themeColor="text1"/>
              </w:rPr>
            </w:pPr>
            <w:r w:rsidRPr="00EE4DD9">
              <w:rPr>
                <w:color w:val="000000" w:themeColor="text1"/>
              </w:rPr>
              <w:t>Alamat</w:t>
            </w:r>
          </w:p>
        </w:tc>
        <w:tc>
          <w:tcPr>
            <w:tcW w:w="283" w:type="dxa"/>
          </w:tcPr>
          <w:p w:rsidR="00973458" w:rsidRPr="00EE4DD9" w:rsidRDefault="00973458" w:rsidP="00B674C0">
            <w:pPr>
              <w:jc w:val="both"/>
              <w:rPr>
                <w:rFonts w:ascii="Times New Roman" w:hAnsi="Times New Roman" w:cs="Times New Roman"/>
                <w:color w:val="000000" w:themeColor="text1"/>
                <w:sz w:val="24"/>
                <w:szCs w:val="24"/>
              </w:rPr>
            </w:pPr>
            <w:r w:rsidRPr="00EE4DD9">
              <w:rPr>
                <w:rFonts w:ascii="Times New Roman" w:hAnsi="Times New Roman" w:cs="Times New Roman"/>
                <w:bCs/>
                <w:color w:val="000000" w:themeColor="text1"/>
                <w:sz w:val="24"/>
                <w:szCs w:val="24"/>
              </w:rPr>
              <w:t>:</w:t>
            </w:r>
          </w:p>
          <w:p w:rsidR="00973458" w:rsidRPr="00EE4DD9" w:rsidRDefault="007749D3" w:rsidP="00B674C0">
            <w:pPr>
              <w:jc w:val="both"/>
              <w:rPr>
                <w:rFonts w:ascii="Times New Roman" w:hAnsi="Times New Roman" w:cs="Times New Roman"/>
                <w:color w:val="000000" w:themeColor="text1"/>
                <w:sz w:val="24"/>
                <w:szCs w:val="24"/>
              </w:rPr>
            </w:pPr>
            <w:r w:rsidRPr="00EE4DD9">
              <w:rPr>
                <w:rFonts w:ascii="Times New Roman" w:hAnsi="Times New Roman" w:cs="Times New Roman"/>
                <w:color w:val="000000" w:themeColor="text1"/>
                <w:sz w:val="24"/>
                <w:szCs w:val="24"/>
              </w:rPr>
              <w:t>:</w:t>
            </w:r>
            <w:r w:rsidR="00FB7B39" w:rsidRPr="00EE4DD9">
              <w:rPr>
                <w:rFonts w:ascii="Times New Roman" w:hAnsi="Times New Roman" w:cs="Times New Roman"/>
                <w:color w:val="000000" w:themeColor="text1"/>
                <w:sz w:val="24"/>
                <w:szCs w:val="24"/>
              </w:rPr>
              <w:t xml:space="preserve">      </w:t>
            </w:r>
          </w:p>
          <w:p w:rsidR="00973458" w:rsidRPr="00EE4DD9" w:rsidRDefault="007749D3" w:rsidP="00B674C0">
            <w:pPr>
              <w:pStyle w:val="Default"/>
              <w:spacing w:line="276" w:lineRule="auto"/>
              <w:jc w:val="both"/>
              <w:rPr>
                <w:color w:val="000000" w:themeColor="text1"/>
              </w:rPr>
            </w:pPr>
            <w:r w:rsidRPr="00EE4DD9">
              <w:rPr>
                <w:color w:val="000000" w:themeColor="text1"/>
              </w:rPr>
              <w:t>:</w:t>
            </w:r>
          </w:p>
        </w:tc>
        <w:tc>
          <w:tcPr>
            <w:tcW w:w="8009" w:type="dxa"/>
          </w:tcPr>
          <w:p w:rsidR="008779B7" w:rsidRDefault="008779B7" w:rsidP="00AB2EEA">
            <w:pPr>
              <w:pStyle w:val="Default"/>
              <w:spacing w:line="276" w:lineRule="auto"/>
              <w:jc w:val="both"/>
              <w:rPr>
                <w:bCs/>
                <w:lang w:val="en-US"/>
              </w:rPr>
            </w:pPr>
            <w:r>
              <w:rPr>
                <w:bCs/>
              </w:rPr>
              <w:t>Dewi Ratnasari</w:t>
            </w:r>
          </w:p>
          <w:p w:rsidR="008779B7" w:rsidRDefault="008779B7" w:rsidP="008779B7">
            <w:pPr>
              <w:pStyle w:val="Default"/>
              <w:spacing w:line="276" w:lineRule="auto"/>
              <w:jc w:val="both"/>
              <w:rPr>
                <w:lang w:val="en-US"/>
              </w:rPr>
            </w:pPr>
            <w:r>
              <w:t xml:space="preserve">Direktur </w:t>
            </w:r>
          </w:p>
          <w:p w:rsidR="00FB7B39" w:rsidRPr="00AB2EEA" w:rsidRDefault="008779B7" w:rsidP="008779B7">
            <w:pPr>
              <w:pStyle w:val="Default"/>
              <w:spacing w:line="276" w:lineRule="auto"/>
              <w:jc w:val="both"/>
              <w:rPr>
                <w:color w:val="000000" w:themeColor="text1"/>
                <w:highlight w:val="green"/>
                <w:lang w:val="en-US"/>
              </w:rPr>
            </w:pPr>
            <w:r w:rsidRPr="009A3DA2">
              <w:rPr>
                <w:color w:val="auto"/>
              </w:rPr>
              <w:t xml:space="preserve">Jl. </w:t>
            </w:r>
            <w:proofErr w:type="spellStart"/>
            <w:r w:rsidRPr="009A3DA2">
              <w:rPr>
                <w:color w:val="auto"/>
                <w:lang w:val="en-US"/>
              </w:rPr>
              <w:t>Tegalsari</w:t>
            </w:r>
            <w:proofErr w:type="spellEnd"/>
            <w:r w:rsidRPr="009A3DA2">
              <w:rPr>
                <w:color w:val="auto"/>
                <w:lang w:val="en-US"/>
              </w:rPr>
              <w:t xml:space="preserve"> RT.03 RW.03</w:t>
            </w:r>
            <w:r w:rsidRPr="009A3DA2">
              <w:rPr>
                <w:color w:val="auto"/>
              </w:rPr>
              <w:t xml:space="preserve"> Tugurejo, Tugu, Semarang</w:t>
            </w:r>
            <w:r>
              <w:rPr>
                <w:color w:val="000000" w:themeColor="text1"/>
                <w:highlight w:val="green"/>
                <w:lang w:val="en-US"/>
              </w:rPr>
              <w:t xml:space="preserve"> </w:t>
            </w:r>
          </w:p>
        </w:tc>
      </w:tr>
    </w:tbl>
    <w:p w:rsidR="00041EE8" w:rsidRPr="008779B7" w:rsidRDefault="00041EE8" w:rsidP="008779B7">
      <w:pPr>
        <w:pStyle w:val="Default"/>
        <w:spacing w:line="276" w:lineRule="auto"/>
        <w:jc w:val="both"/>
        <w:rPr>
          <w:color w:val="000000" w:themeColor="text1"/>
          <w:highlight w:val="green"/>
          <w:lang w:val="en-US"/>
        </w:rPr>
      </w:pPr>
      <w:r w:rsidRPr="00EE4DD9">
        <w:rPr>
          <w:color w:val="000000" w:themeColor="text1"/>
        </w:rPr>
        <w:t xml:space="preserve">Bertindak untuk dan atas nama </w:t>
      </w:r>
      <w:r w:rsidR="008779B7">
        <w:t>CV. Aksara Media Promosi</w:t>
      </w:r>
      <w:r w:rsidRPr="00EE4DD9">
        <w:rPr>
          <w:color w:val="000000" w:themeColor="text1"/>
        </w:rPr>
        <w:t xml:space="preserve">, untuk selanjutnya disebut </w:t>
      </w:r>
      <w:r w:rsidRPr="00EE4DD9">
        <w:rPr>
          <w:b/>
          <w:bCs/>
          <w:color w:val="000000" w:themeColor="text1"/>
        </w:rPr>
        <w:t>Pihak Pertama.</w:t>
      </w:r>
    </w:p>
    <w:tbl>
      <w:tblPr>
        <w:tblStyle w:val="TableGrid"/>
        <w:tblW w:w="9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
        <w:gridCol w:w="283"/>
        <w:gridCol w:w="8009"/>
      </w:tblGrid>
      <w:tr w:rsidR="00973458" w:rsidRPr="00EE4DD9" w:rsidTr="00041EE8">
        <w:tc>
          <w:tcPr>
            <w:tcW w:w="1041" w:type="dxa"/>
          </w:tcPr>
          <w:p w:rsidR="00041EE8" w:rsidRPr="00EE4DD9" w:rsidRDefault="00041EE8" w:rsidP="00B674C0">
            <w:pPr>
              <w:pStyle w:val="Default"/>
              <w:spacing w:line="276" w:lineRule="auto"/>
              <w:jc w:val="both"/>
              <w:rPr>
                <w:bCs/>
                <w:color w:val="000000" w:themeColor="text1"/>
              </w:rPr>
            </w:pPr>
          </w:p>
          <w:p w:rsidR="00973458" w:rsidRPr="00EE4DD9" w:rsidRDefault="00973458" w:rsidP="00B674C0">
            <w:pPr>
              <w:pStyle w:val="Default"/>
              <w:spacing w:line="276" w:lineRule="auto"/>
              <w:jc w:val="both"/>
              <w:rPr>
                <w:color w:val="000000" w:themeColor="text1"/>
              </w:rPr>
            </w:pPr>
            <w:r w:rsidRPr="00EE4DD9">
              <w:rPr>
                <w:bCs/>
                <w:color w:val="000000" w:themeColor="text1"/>
              </w:rPr>
              <w:t>Nama</w:t>
            </w:r>
          </w:p>
          <w:p w:rsidR="00723AC8" w:rsidRPr="00EE4DD9" w:rsidRDefault="00973458" w:rsidP="00B674C0">
            <w:pPr>
              <w:pStyle w:val="Default"/>
              <w:spacing w:line="276" w:lineRule="auto"/>
              <w:jc w:val="both"/>
              <w:rPr>
                <w:color w:val="000000" w:themeColor="text1"/>
              </w:rPr>
            </w:pPr>
            <w:r w:rsidRPr="00EE4DD9">
              <w:rPr>
                <w:color w:val="000000" w:themeColor="text1"/>
              </w:rPr>
              <w:t xml:space="preserve">Jabatan </w:t>
            </w:r>
          </w:p>
          <w:p w:rsidR="00973458" w:rsidRPr="00EE4DD9" w:rsidRDefault="00973458" w:rsidP="00B674C0">
            <w:pPr>
              <w:pStyle w:val="Default"/>
              <w:spacing w:line="276" w:lineRule="auto"/>
              <w:jc w:val="both"/>
              <w:rPr>
                <w:color w:val="000000" w:themeColor="text1"/>
              </w:rPr>
            </w:pPr>
            <w:r w:rsidRPr="00EE4DD9">
              <w:rPr>
                <w:color w:val="000000" w:themeColor="text1"/>
              </w:rPr>
              <w:t>Alamat</w:t>
            </w:r>
          </w:p>
        </w:tc>
        <w:tc>
          <w:tcPr>
            <w:tcW w:w="283" w:type="dxa"/>
          </w:tcPr>
          <w:p w:rsidR="00041EE8" w:rsidRPr="00EE4DD9" w:rsidRDefault="00041EE8" w:rsidP="00B674C0">
            <w:pPr>
              <w:spacing w:line="276" w:lineRule="auto"/>
              <w:jc w:val="both"/>
              <w:rPr>
                <w:rFonts w:ascii="Times New Roman" w:hAnsi="Times New Roman" w:cs="Times New Roman"/>
                <w:bCs/>
                <w:color w:val="000000" w:themeColor="text1"/>
                <w:sz w:val="24"/>
                <w:szCs w:val="24"/>
              </w:rPr>
            </w:pPr>
          </w:p>
          <w:p w:rsidR="00973458" w:rsidRPr="00EE4DD9" w:rsidRDefault="007749D3" w:rsidP="00B674C0">
            <w:pPr>
              <w:spacing w:line="276" w:lineRule="auto"/>
              <w:jc w:val="both"/>
              <w:rPr>
                <w:rFonts w:ascii="Times New Roman" w:hAnsi="Times New Roman" w:cs="Times New Roman"/>
                <w:color w:val="000000" w:themeColor="text1"/>
                <w:sz w:val="24"/>
                <w:szCs w:val="24"/>
              </w:rPr>
            </w:pPr>
            <w:r w:rsidRPr="00EE4DD9">
              <w:rPr>
                <w:rFonts w:ascii="Times New Roman" w:hAnsi="Times New Roman" w:cs="Times New Roman"/>
                <w:bCs/>
                <w:color w:val="000000" w:themeColor="text1"/>
                <w:sz w:val="24"/>
                <w:szCs w:val="24"/>
              </w:rPr>
              <w:t>:</w:t>
            </w:r>
          </w:p>
          <w:p w:rsidR="007749D3" w:rsidRPr="00EE4DD9" w:rsidRDefault="007749D3" w:rsidP="00B674C0">
            <w:pPr>
              <w:spacing w:line="276" w:lineRule="auto"/>
              <w:jc w:val="both"/>
              <w:rPr>
                <w:rFonts w:ascii="Times New Roman" w:hAnsi="Times New Roman" w:cs="Times New Roman"/>
                <w:color w:val="000000" w:themeColor="text1"/>
                <w:sz w:val="24"/>
                <w:szCs w:val="24"/>
              </w:rPr>
            </w:pPr>
            <w:r w:rsidRPr="00EE4DD9">
              <w:rPr>
                <w:rFonts w:ascii="Times New Roman" w:hAnsi="Times New Roman" w:cs="Times New Roman"/>
                <w:color w:val="000000" w:themeColor="text1"/>
                <w:sz w:val="24"/>
                <w:szCs w:val="24"/>
              </w:rPr>
              <w:t>:</w:t>
            </w:r>
          </w:p>
          <w:p w:rsidR="00973458" w:rsidRPr="00EE4DD9" w:rsidRDefault="007749D3" w:rsidP="00B674C0">
            <w:pPr>
              <w:pStyle w:val="Default"/>
              <w:spacing w:line="276" w:lineRule="auto"/>
              <w:jc w:val="both"/>
              <w:rPr>
                <w:color w:val="000000" w:themeColor="text1"/>
              </w:rPr>
            </w:pPr>
            <w:r w:rsidRPr="00EE4DD9">
              <w:rPr>
                <w:color w:val="000000" w:themeColor="text1"/>
              </w:rPr>
              <w:t>:</w:t>
            </w:r>
          </w:p>
        </w:tc>
        <w:tc>
          <w:tcPr>
            <w:tcW w:w="8009" w:type="dxa"/>
          </w:tcPr>
          <w:p w:rsidR="00041EE8" w:rsidRPr="00EE4DD9" w:rsidRDefault="00041EE8" w:rsidP="00B674C0">
            <w:pPr>
              <w:pStyle w:val="Default"/>
              <w:spacing w:line="276" w:lineRule="auto"/>
              <w:jc w:val="both"/>
              <w:rPr>
                <w:b/>
                <w:bCs/>
                <w:color w:val="000000" w:themeColor="text1"/>
              </w:rPr>
            </w:pPr>
          </w:p>
          <w:p w:rsidR="00973458" w:rsidRPr="00EE4DD9" w:rsidRDefault="00325C4B" w:rsidP="00B674C0">
            <w:pPr>
              <w:pStyle w:val="Default"/>
              <w:spacing w:line="276" w:lineRule="auto"/>
              <w:jc w:val="both"/>
              <w:rPr>
                <w:bCs/>
                <w:color w:val="000000" w:themeColor="text1"/>
                <w:lang w:val="en-US"/>
              </w:rPr>
            </w:pPr>
            <w:del w:id="10" w:author="ROHAYATI" w:date="2023-04-20T16:04:00Z">
              <w:r w:rsidDel="00FB6993">
                <w:rPr>
                  <w:bCs/>
                  <w:color w:val="000000" w:themeColor="text1"/>
                  <w:lang w:val="en-US"/>
                </w:rPr>
                <w:delText>Tatsuya Matsushita</w:delText>
              </w:r>
            </w:del>
            <w:ins w:id="11" w:author="ROHAYATI" w:date="2023-04-20T16:04:00Z">
              <w:r w:rsidR="00FB6993">
                <w:rPr>
                  <w:bCs/>
                  <w:color w:val="000000" w:themeColor="text1"/>
                  <w:lang w:val="en-US"/>
                </w:rPr>
                <w:t>Kawasaki Nozomi</w:t>
              </w:r>
            </w:ins>
            <w:bookmarkStart w:id="12" w:name="_GoBack"/>
            <w:bookmarkEnd w:id="12"/>
          </w:p>
          <w:p w:rsidR="000F7A42" w:rsidRPr="00EE4DD9" w:rsidRDefault="00973458" w:rsidP="00B674C0">
            <w:pPr>
              <w:pStyle w:val="Default"/>
              <w:spacing w:line="276" w:lineRule="auto"/>
              <w:jc w:val="both"/>
              <w:rPr>
                <w:color w:val="000000" w:themeColor="text1"/>
              </w:rPr>
            </w:pPr>
            <w:r w:rsidRPr="00EE4DD9">
              <w:rPr>
                <w:color w:val="000000" w:themeColor="text1"/>
              </w:rPr>
              <w:t xml:space="preserve">Direktur </w:t>
            </w:r>
            <w:r w:rsidR="00723AC8" w:rsidRPr="00EE4DD9">
              <w:rPr>
                <w:color w:val="000000" w:themeColor="text1"/>
              </w:rPr>
              <w:t xml:space="preserve">PT. Semarang Autocomp Manufacturing Indonesia </w:t>
            </w:r>
          </w:p>
          <w:p w:rsidR="00973458" w:rsidRPr="00EE4DD9" w:rsidRDefault="00325C4B" w:rsidP="00B674C0">
            <w:pPr>
              <w:pStyle w:val="Default"/>
              <w:spacing w:line="276" w:lineRule="auto"/>
              <w:jc w:val="both"/>
              <w:rPr>
                <w:color w:val="000000" w:themeColor="text1"/>
              </w:rPr>
            </w:pPr>
            <w:r>
              <w:rPr>
                <w:color w:val="000000" w:themeColor="text1"/>
                <w:lang w:val="en-US"/>
              </w:rPr>
              <w:t xml:space="preserve">Jl. </w:t>
            </w:r>
            <w:proofErr w:type="spellStart"/>
            <w:r>
              <w:rPr>
                <w:color w:val="000000" w:themeColor="text1"/>
                <w:lang w:val="en-US"/>
              </w:rPr>
              <w:t>Jepara</w:t>
            </w:r>
            <w:proofErr w:type="spellEnd"/>
            <w:r>
              <w:rPr>
                <w:color w:val="000000" w:themeColor="text1"/>
                <w:lang w:val="en-US"/>
              </w:rPr>
              <w:t xml:space="preserve"> Kudus KM 28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roofErr w:type="spellStart"/>
            <w:r>
              <w:rPr>
                <w:color w:val="000000" w:themeColor="text1"/>
                <w:lang w:val="en-US"/>
              </w:rPr>
              <w:t>Jepara</w:t>
            </w:r>
            <w:proofErr w:type="spellEnd"/>
            <w:r>
              <w:rPr>
                <w:color w:val="000000" w:themeColor="text1"/>
                <w:lang w:val="en-US"/>
              </w:rPr>
              <w:t xml:space="preserve">. </w:t>
            </w:r>
            <w:r w:rsidR="007749D3" w:rsidRPr="00EE4DD9">
              <w:rPr>
                <w:color w:val="000000" w:themeColor="text1"/>
              </w:rPr>
              <w:t xml:space="preserve"> </w:t>
            </w:r>
          </w:p>
        </w:tc>
      </w:tr>
    </w:tbl>
    <w:p w:rsidR="00041EE8" w:rsidRPr="00EE4DD9" w:rsidRDefault="00041EE8" w:rsidP="00041EE8">
      <w:pPr>
        <w:pStyle w:val="Default"/>
        <w:jc w:val="both"/>
        <w:rPr>
          <w:bCs/>
          <w:color w:val="000000" w:themeColor="text1"/>
        </w:rPr>
      </w:pPr>
      <w:r w:rsidRPr="00EE4DD9">
        <w:rPr>
          <w:color w:val="000000" w:themeColor="text1"/>
        </w:rPr>
        <w:t>Bertindak untuk dan atas nama</w:t>
      </w:r>
      <w:r w:rsidR="005C5C96" w:rsidRPr="00EE4DD9">
        <w:rPr>
          <w:color w:val="000000" w:themeColor="text1"/>
        </w:rPr>
        <w:t xml:space="preserve"> </w:t>
      </w:r>
      <w:r w:rsidRPr="00EE4DD9">
        <w:rPr>
          <w:color w:val="000000" w:themeColor="text1"/>
        </w:rPr>
        <w:t xml:space="preserve">PT. Semarang Autocomp Manufacturing Indonesia, untuk selanjutnya disebut </w:t>
      </w:r>
      <w:r w:rsidRPr="00EE4DD9">
        <w:rPr>
          <w:b/>
          <w:bCs/>
          <w:color w:val="000000" w:themeColor="text1"/>
        </w:rPr>
        <w:t>Pihak Kedua.</w:t>
      </w:r>
    </w:p>
    <w:p w:rsidR="001A0EC8" w:rsidRPr="00EE4DD9" w:rsidRDefault="001A0EC8" w:rsidP="00B674C0">
      <w:pPr>
        <w:pStyle w:val="Default"/>
        <w:spacing w:line="276" w:lineRule="auto"/>
        <w:jc w:val="both"/>
        <w:rPr>
          <w:color w:val="000000" w:themeColor="text1"/>
        </w:rPr>
      </w:pPr>
    </w:p>
    <w:p w:rsidR="007F2280" w:rsidRPr="00EE4DD9" w:rsidRDefault="00B752B9" w:rsidP="00723AC8">
      <w:pPr>
        <w:pStyle w:val="Default"/>
        <w:spacing w:line="276" w:lineRule="auto"/>
        <w:jc w:val="both"/>
        <w:rPr>
          <w:color w:val="000000" w:themeColor="text1"/>
        </w:rPr>
      </w:pPr>
      <w:r w:rsidRPr="00EE4DD9">
        <w:rPr>
          <w:b/>
          <w:color w:val="000000" w:themeColor="text1"/>
        </w:rPr>
        <w:t>Pihak Pertama</w:t>
      </w:r>
      <w:r w:rsidRPr="00EE4DD9">
        <w:rPr>
          <w:color w:val="000000" w:themeColor="text1"/>
        </w:rPr>
        <w:t xml:space="preserve"> dan </w:t>
      </w:r>
      <w:r w:rsidR="00055704" w:rsidRPr="00EE4DD9">
        <w:rPr>
          <w:b/>
          <w:color w:val="000000" w:themeColor="text1"/>
        </w:rPr>
        <w:t>Pihak Kedua</w:t>
      </w:r>
      <w:r w:rsidR="005C5C96" w:rsidRPr="00EE4DD9">
        <w:rPr>
          <w:b/>
          <w:color w:val="000000" w:themeColor="text1"/>
        </w:rPr>
        <w:t xml:space="preserve"> </w:t>
      </w:r>
      <w:r w:rsidR="00B674C0" w:rsidRPr="00EE4DD9">
        <w:rPr>
          <w:color w:val="000000" w:themeColor="text1"/>
        </w:rPr>
        <w:t xml:space="preserve">masing - </w:t>
      </w:r>
      <w:r w:rsidRPr="00EE4DD9">
        <w:rPr>
          <w:color w:val="000000" w:themeColor="text1"/>
        </w:rPr>
        <w:t>masing dis</w:t>
      </w:r>
      <w:r w:rsidR="00B674C0" w:rsidRPr="00EE4DD9">
        <w:rPr>
          <w:color w:val="000000" w:themeColor="text1"/>
        </w:rPr>
        <w:t xml:space="preserve">ebut </w:t>
      </w:r>
      <w:r w:rsidR="00B674C0" w:rsidRPr="00EE4DD9">
        <w:rPr>
          <w:b/>
          <w:color w:val="000000" w:themeColor="text1"/>
        </w:rPr>
        <w:t>Pihak</w:t>
      </w:r>
      <w:r w:rsidR="00B674C0" w:rsidRPr="00EE4DD9">
        <w:rPr>
          <w:color w:val="000000" w:themeColor="text1"/>
        </w:rPr>
        <w:t xml:space="preserve"> dan secara bersama - </w:t>
      </w:r>
      <w:r w:rsidR="00052833" w:rsidRPr="00EE4DD9">
        <w:rPr>
          <w:color w:val="000000" w:themeColor="text1"/>
        </w:rPr>
        <w:t xml:space="preserve">sama disebut </w:t>
      </w:r>
      <w:r w:rsidR="00052833" w:rsidRPr="00EE4DD9">
        <w:rPr>
          <w:b/>
          <w:color w:val="000000" w:themeColor="text1"/>
        </w:rPr>
        <w:t xml:space="preserve">Para </w:t>
      </w:r>
      <w:r w:rsidRPr="00EE4DD9">
        <w:rPr>
          <w:b/>
          <w:color w:val="000000" w:themeColor="text1"/>
        </w:rPr>
        <w:t>Pihak</w:t>
      </w:r>
      <w:r w:rsidRPr="00EE4DD9">
        <w:rPr>
          <w:color w:val="000000" w:themeColor="text1"/>
        </w:rPr>
        <w:t>.</w:t>
      </w:r>
    </w:p>
    <w:p w:rsidR="000F7A42" w:rsidRPr="00EE4DD9" w:rsidRDefault="000F7A42" w:rsidP="00B674C0">
      <w:pPr>
        <w:pStyle w:val="Default"/>
        <w:spacing w:line="276" w:lineRule="auto"/>
        <w:jc w:val="both"/>
        <w:rPr>
          <w:color w:val="000000" w:themeColor="text1"/>
        </w:rPr>
      </w:pPr>
    </w:p>
    <w:p w:rsidR="00176442" w:rsidRPr="00833513" w:rsidRDefault="00B674C0" w:rsidP="00B674C0">
      <w:pPr>
        <w:pStyle w:val="Default"/>
        <w:spacing w:line="276" w:lineRule="auto"/>
        <w:jc w:val="both"/>
        <w:rPr>
          <w:color w:val="000000" w:themeColor="text1"/>
          <w:lang w:val="en-US"/>
        </w:rPr>
      </w:pPr>
      <w:r w:rsidRPr="00EE4DD9">
        <w:rPr>
          <w:b/>
          <w:color w:val="000000" w:themeColor="text1"/>
        </w:rPr>
        <w:t>Para Pihak</w:t>
      </w:r>
      <w:r w:rsidR="00176442" w:rsidRPr="00EE4DD9">
        <w:rPr>
          <w:color w:val="000000" w:themeColor="text1"/>
        </w:rPr>
        <w:t xml:space="preserve"> dengan ini menerangkan terlebih dahulu: </w:t>
      </w:r>
    </w:p>
    <w:p w:rsidR="00743E14" w:rsidRPr="00041EE8" w:rsidRDefault="00743E14" w:rsidP="00743E14">
      <w:pPr>
        <w:pStyle w:val="Default"/>
        <w:numPr>
          <w:ilvl w:val="0"/>
          <w:numId w:val="7"/>
        </w:numPr>
        <w:spacing w:line="276" w:lineRule="auto"/>
        <w:jc w:val="both"/>
        <w:rPr>
          <w:color w:val="000000" w:themeColor="text1"/>
        </w:rPr>
      </w:pPr>
      <w:r w:rsidRPr="00041EE8">
        <w:rPr>
          <w:b/>
          <w:bCs/>
          <w:color w:val="000000" w:themeColor="text1"/>
        </w:rPr>
        <w:t>Pihak Pertama</w:t>
      </w:r>
      <w:r w:rsidRPr="00041EE8">
        <w:rPr>
          <w:bCs/>
          <w:color w:val="000000" w:themeColor="text1"/>
        </w:rPr>
        <w:t xml:space="preserve"> adalah </w:t>
      </w:r>
      <w:r w:rsidR="00833513">
        <w:rPr>
          <w:color w:val="000000" w:themeColor="text1"/>
        </w:rPr>
        <w:t>perusahaan</w:t>
      </w:r>
      <w:r w:rsidR="00833513">
        <w:rPr>
          <w:color w:val="000000" w:themeColor="text1"/>
          <w:lang w:val="en-US"/>
        </w:rPr>
        <w:t xml:space="preserve"> </w:t>
      </w:r>
      <w:r w:rsidR="00833513" w:rsidRPr="009A3DA2">
        <w:rPr>
          <w:color w:val="000000" w:themeColor="text1"/>
        </w:rPr>
        <w:t>percetakan umum</w:t>
      </w:r>
      <w:r w:rsidR="00833513" w:rsidRPr="00041EE8">
        <w:rPr>
          <w:color w:val="000000" w:themeColor="text1"/>
        </w:rPr>
        <w:t xml:space="preserve"> </w:t>
      </w:r>
      <w:r w:rsidRPr="00041EE8">
        <w:rPr>
          <w:color w:val="000000" w:themeColor="text1"/>
        </w:rPr>
        <w:t xml:space="preserve">sesuai Akta No. </w:t>
      </w:r>
      <w:r w:rsidR="00833513" w:rsidRPr="009A3DA2">
        <w:rPr>
          <w:color w:val="000000" w:themeColor="text1"/>
        </w:rPr>
        <w:t>2 tanggal 18 Februari 2019</w:t>
      </w:r>
      <w:r w:rsidR="00833513">
        <w:rPr>
          <w:color w:val="000000" w:themeColor="text1"/>
          <w:lang w:val="en-US"/>
        </w:rPr>
        <w:t xml:space="preserve"> </w:t>
      </w:r>
      <w:r w:rsidRPr="00041EE8">
        <w:rPr>
          <w:color w:val="000000" w:themeColor="text1"/>
        </w:rPr>
        <w:t xml:space="preserve">yang dibuat dihadapan </w:t>
      </w:r>
      <w:r w:rsidR="00833513" w:rsidRPr="009A3DA2">
        <w:rPr>
          <w:color w:val="000000" w:themeColor="text1"/>
        </w:rPr>
        <w:t>Mochammad Reza Kurniawan, Sarjana Hukum, Magister Kenotariatan</w:t>
      </w:r>
      <w:r w:rsidRPr="00041EE8">
        <w:rPr>
          <w:color w:val="000000" w:themeColor="text1"/>
        </w:rPr>
        <w:t xml:space="preserve">, Notaris di </w:t>
      </w:r>
      <w:r w:rsidR="00833513" w:rsidRPr="009A3DA2">
        <w:rPr>
          <w:color w:val="000000" w:themeColor="text1"/>
        </w:rPr>
        <w:t>Kab. Demak</w:t>
      </w:r>
      <w:r w:rsidRPr="00041EE8">
        <w:rPr>
          <w:color w:val="000000" w:themeColor="text1"/>
        </w:rPr>
        <w:t xml:space="preserve"> dan telah memperoleh persetujuan dan pengesahan dari Menteri Kehakiman Republik Indonesia No. </w:t>
      </w:r>
      <w:r w:rsidR="00833513">
        <w:rPr>
          <w:color w:val="000000" w:themeColor="text1"/>
          <w:lang w:val="en-US"/>
        </w:rPr>
        <w:t xml:space="preserve">AHU-00685.AH.02.01TAHUN 2014 </w:t>
      </w:r>
      <w:r w:rsidRPr="00041EE8">
        <w:rPr>
          <w:color w:val="000000" w:themeColor="text1"/>
        </w:rPr>
        <w:t xml:space="preserve">tanggal </w:t>
      </w:r>
      <w:r w:rsidR="00833513">
        <w:rPr>
          <w:color w:val="000000" w:themeColor="text1"/>
          <w:lang w:val="en-US"/>
        </w:rPr>
        <w:t xml:space="preserve">18 </w:t>
      </w:r>
      <w:proofErr w:type="spellStart"/>
      <w:r w:rsidR="00833513">
        <w:rPr>
          <w:color w:val="000000" w:themeColor="text1"/>
          <w:lang w:val="en-US"/>
        </w:rPr>
        <w:t>Februari</w:t>
      </w:r>
      <w:proofErr w:type="spellEnd"/>
      <w:r w:rsidR="00833513">
        <w:rPr>
          <w:color w:val="000000" w:themeColor="text1"/>
          <w:lang w:val="en-US"/>
        </w:rPr>
        <w:t xml:space="preserve"> 2019</w:t>
      </w:r>
      <w:r w:rsidRPr="00041EE8">
        <w:rPr>
          <w:i/>
          <w:color w:val="000000" w:themeColor="text1"/>
          <w:lang w:val="en-US"/>
        </w:rPr>
        <w:t xml:space="preserve"> </w:t>
      </w:r>
      <w:r w:rsidRPr="00041EE8">
        <w:rPr>
          <w:color w:val="000000" w:themeColor="text1"/>
        </w:rPr>
        <w:t xml:space="preserve">yang </w:t>
      </w:r>
      <w:r w:rsidRPr="00041EE8">
        <w:rPr>
          <w:bCs/>
          <w:iCs/>
          <w:color w:val="000000" w:themeColor="text1"/>
        </w:rPr>
        <w:t>dalam perjanjian ini disebut sebagai PENJUAL</w:t>
      </w:r>
      <w:r w:rsidRPr="00041EE8">
        <w:rPr>
          <w:bCs/>
          <w:color w:val="000000" w:themeColor="text1"/>
        </w:rPr>
        <w:t>.</w:t>
      </w:r>
    </w:p>
    <w:p w:rsidR="00176442" w:rsidRPr="00EE4DD9" w:rsidRDefault="00055704" w:rsidP="00862B95">
      <w:pPr>
        <w:pStyle w:val="Default"/>
        <w:numPr>
          <w:ilvl w:val="0"/>
          <w:numId w:val="7"/>
        </w:numPr>
        <w:spacing w:line="276" w:lineRule="auto"/>
        <w:jc w:val="both"/>
        <w:rPr>
          <w:color w:val="000000" w:themeColor="text1"/>
        </w:rPr>
      </w:pPr>
      <w:r w:rsidRPr="00EE4DD9">
        <w:rPr>
          <w:b/>
          <w:bCs/>
          <w:color w:val="000000" w:themeColor="text1"/>
        </w:rPr>
        <w:t>Pihak Kedua</w:t>
      </w:r>
      <w:r w:rsidR="005C5C96" w:rsidRPr="00EE4DD9">
        <w:rPr>
          <w:b/>
          <w:bCs/>
          <w:color w:val="000000" w:themeColor="text1"/>
        </w:rPr>
        <w:t xml:space="preserve"> </w:t>
      </w:r>
      <w:r w:rsidR="007F2280" w:rsidRPr="00EE4DD9">
        <w:rPr>
          <w:color w:val="000000" w:themeColor="text1"/>
        </w:rPr>
        <w:t xml:space="preserve">adalah </w:t>
      </w:r>
      <w:r w:rsidR="00105D1D" w:rsidRPr="00EE4DD9">
        <w:rPr>
          <w:color w:val="000000" w:themeColor="text1"/>
        </w:rPr>
        <w:t xml:space="preserve">perusahaan yang bergerak di bidang manufacturing </w:t>
      </w:r>
      <w:r w:rsidR="00DE3B51" w:rsidRPr="00EE4DD9">
        <w:rPr>
          <w:color w:val="000000" w:themeColor="text1"/>
        </w:rPr>
        <w:t>perakitan kabel kendaraan roda empat atau lebih</w:t>
      </w:r>
      <w:r w:rsidR="005C5C96" w:rsidRPr="00EE4DD9">
        <w:rPr>
          <w:color w:val="000000" w:themeColor="text1"/>
        </w:rPr>
        <w:t>,</w:t>
      </w:r>
      <w:r w:rsidR="009850FF" w:rsidRPr="00EE4DD9">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EE4DD9">
        <w:rPr>
          <w:color w:val="000000" w:themeColor="text1"/>
        </w:rPr>
        <w:t xml:space="preserve">yang </w:t>
      </w:r>
      <w:r w:rsidR="00DE3B51" w:rsidRPr="00EE4DD9">
        <w:rPr>
          <w:color w:val="000000" w:themeColor="text1"/>
        </w:rPr>
        <w:t xml:space="preserve">dalam perjanjian ini </w:t>
      </w:r>
      <w:r w:rsidR="00723AC8" w:rsidRPr="00EE4DD9">
        <w:rPr>
          <w:color w:val="000000" w:themeColor="text1"/>
        </w:rPr>
        <w:t xml:space="preserve">disebut </w:t>
      </w:r>
      <w:r w:rsidR="00DE3B51" w:rsidRPr="00EE4DD9">
        <w:rPr>
          <w:color w:val="000000" w:themeColor="text1"/>
        </w:rPr>
        <w:t xml:space="preserve">sebagai </w:t>
      </w:r>
      <w:r w:rsidR="009850FF" w:rsidRPr="00EE4DD9">
        <w:rPr>
          <w:color w:val="000000" w:themeColor="text1"/>
        </w:rPr>
        <w:t>PEMBELI</w:t>
      </w:r>
      <w:r w:rsidR="000532DC" w:rsidRPr="00EE4DD9">
        <w:rPr>
          <w:bCs/>
          <w:color w:val="000000" w:themeColor="text1"/>
        </w:rPr>
        <w:t>.</w:t>
      </w:r>
    </w:p>
    <w:p w:rsidR="0002587A" w:rsidRPr="00EE4DD9" w:rsidRDefault="0002587A" w:rsidP="00B674C0">
      <w:pPr>
        <w:pStyle w:val="Default"/>
        <w:spacing w:line="276" w:lineRule="auto"/>
        <w:jc w:val="both"/>
        <w:rPr>
          <w:color w:val="000000" w:themeColor="text1"/>
        </w:rPr>
      </w:pPr>
    </w:p>
    <w:p w:rsidR="007F510D" w:rsidRPr="00EE4DD9" w:rsidRDefault="00DE3B51" w:rsidP="00B674C0">
      <w:pPr>
        <w:pStyle w:val="Default"/>
        <w:spacing w:line="276" w:lineRule="auto"/>
        <w:jc w:val="both"/>
        <w:rPr>
          <w:b/>
          <w:bCs/>
          <w:color w:val="000000" w:themeColor="text1"/>
        </w:rPr>
      </w:pPr>
      <w:r w:rsidRPr="00EE4DD9">
        <w:rPr>
          <w:color w:val="000000" w:themeColor="text1"/>
        </w:rPr>
        <w:t xml:space="preserve">Berdasarkan hal-hal diatas maka dengan ini </w:t>
      </w:r>
      <w:r w:rsidRPr="00EE4DD9">
        <w:rPr>
          <w:b/>
          <w:color w:val="000000" w:themeColor="text1"/>
        </w:rPr>
        <w:t>Para Pihak</w:t>
      </w:r>
      <w:r w:rsidR="00176442" w:rsidRPr="00EE4DD9">
        <w:rPr>
          <w:color w:val="000000" w:themeColor="text1"/>
        </w:rPr>
        <w:t xml:space="preserve"> sepakat </w:t>
      </w:r>
      <w:r w:rsidR="007F2280" w:rsidRPr="00EE4DD9">
        <w:rPr>
          <w:color w:val="000000" w:themeColor="text1"/>
        </w:rPr>
        <w:t xml:space="preserve">membuat </w:t>
      </w:r>
      <w:r w:rsidR="00723AC8" w:rsidRPr="00EE4DD9">
        <w:rPr>
          <w:color w:val="000000" w:themeColor="text1"/>
        </w:rPr>
        <w:t xml:space="preserve">perjanjian </w:t>
      </w:r>
      <w:r w:rsidR="00176442" w:rsidRPr="00EE4DD9">
        <w:rPr>
          <w:color w:val="000000" w:themeColor="text1"/>
        </w:rPr>
        <w:t xml:space="preserve">kerjasama </w:t>
      </w:r>
      <w:r w:rsidR="007F2280" w:rsidRPr="00EE4DD9">
        <w:rPr>
          <w:color w:val="000000" w:themeColor="text1"/>
        </w:rPr>
        <w:t>dengan</w:t>
      </w:r>
      <w:r w:rsidRPr="00EE4DD9">
        <w:rPr>
          <w:color w:val="000000" w:themeColor="text1"/>
        </w:rPr>
        <w:t xml:space="preserve"> syarat-syarat</w:t>
      </w:r>
      <w:r w:rsidR="00DE7E01" w:rsidRPr="00EE4DD9">
        <w:rPr>
          <w:color w:val="000000" w:themeColor="text1"/>
        </w:rPr>
        <w:t xml:space="preserve"> </w:t>
      </w:r>
      <w:r w:rsidRPr="00EE4DD9">
        <w:rPr>
          <w:color w:val="000000" w:themeColor="text1"/>
        </w:rPr>
        <w:t>sebagai berikut</w:t>
      </w:r>
      <w:r w:rsidR="007F2280" w:rsidRPr="00EE4DD9">
        <w:rPr>
          <w:color w:val="000000" w:themeColor="text1"/>
        </w:rPr>
        <w:t>:</w:t>
      </w:r>
    </w:p>
    <w:p w:rsidR="00215F54" w:rsidRPr="00EE4DD9" w:rsidRDefault="00215F54" w:rsidP="006643C9">
      <w:pPr>
        <w:pStyle w:val="Default"/>
        <w:spacing w:line="276" w:lineRule="auto"/>
        <w:jc w:val="center"/>
        <w:rPr>
          <w:b/>
          <w:bCs/>
          <w:color w:val="000000" w:themeColor="text1"/>
        </w:rPr>
      </w:pPr>
    </w:p>
    <w:p w:rsidR="00176442" w:rsidRPr="00EE4DD9" w:rsidRDefault="00176442" w:rsidP="006643C9">
      <w:pPr>
        <w:pStyle w:val="Default"/>
        <w:spacing w:line="276" w:lineRule="auto"/>
        <w:jc w:val="center"/>
        <w:rPr>
          <w:color w:val="000000" w:themeColor="text1"/>
        </w:rPr>
      </w:pPr>
      <w:r w:rsidRPr="00EE4DD9">
        <w:rPr>
          <w:b/>
          <w:bCs/>
          <w:color w:val="000000" w:themeColor="text1"/>
        </w:rPr>
        <w:lastRenderedPageBreak/>
        <w:t>Pasal 1</w:t>
      </w:r>
    </w:p>
    <w:p w:rsidR="00F33B45" w:rsidRPr="00EE4DD9" w:rsidRDefault="00DE3B51" w:rsidP="00F33B45">
      <w:pPr>
        <w:pStyle w:val="Default"/>
        <w:spacing w:line="276" w:lineRule="auto"/>
        <w:jc w:val="center"/>
        <w:rPr>
          <w:b/>
          <w:bCs/>
          <w:color w:val="000000" w:themeColor="text1"/>
        </w:rPr>
      </w:pPr>
      <w:r w:rsidRPr="00EE4DD9">
        <w:rPr>
          <w:b/>
          <w:bCs/>
          <w:color w:val="000000" w:themeColor="text1"/>
        </w:rPr>
        <w:t>Obyek Perjanjian</w:t>
      </w:r>
    </w:p>
    <w:p w:rsidR="00C419A0" w:rsidRDefault="00245D5B" w:rsidP="00B34A31">
      <w:pPr>
        <w:pStyle w:val="Default"/>
        <w:numPr>
          <w:ilvl w:val="0"/>
          <w:numId w:val="22"/>
        </w:numPr>
        <w:spacing w:line="276" w:lineRule="auto"/>
        <w:ind w:left="426" w:hanging="426"/>
        <w:jc w:val="both"/>
        <w:rPr>
          <w:color w:val="000000" w:themeColor="text1"/>
        </w:rPr>
      </w:pPr>
      <w:r w:rsidRPr="00833513">
        <w:rPr>
          <w:bCs/>
          <w:iCs/>
          <w:color w:val="000000" w:themeColor="text1"/>
        </w:rPr>
        <w:t>Objek perjanjian</w:t>
      </w:r>
      <w:r w:rsidR="00833513" w:rsidRPr="00833513">
        <w:rPr>
          <w:bCs/>
          <w:iCs/>
          <w:color w:val="000000" w:themeColor="text1"/>
        </w:rPr>
        <w:t xml:space="preserve"> ini adalah pembelian/pengadaan</w:t>
      </w:r>
      <w:r w:rsidR="00833513" w:rsidRPr="00833513">
        <w:rPr>
          <w:bCs/>
          <w:iCs/>
          <w:color w:val="000000" w:themeColor="text1"/>
          <w:lang w:val="en-US"/>
        </w:rPr>
        <w:t xml:space="preserve"> Form, ID Card,</w:t>
      </w:r>
      <w:r w:rsidR="00D14BD8">
        <w:rPr>
          <w:bCs/>
          <w:iCs/>
          <w:color w:val="000000" w:themeColor="text1"/>
          <w:lang w:val="en-US"/>
        </w:rPr>
        <w:t xml:space="preserve"> </w:t>
      </w:r>
      <w:proofErr w:type="spellStart"/>
      <w:r w:rsidR="00D14BD8">
        <w:rPr>
          <w:bCs/>
          <w:iCs/>
          <w:color w:val="000000" w:themeColor="text1"/>
          <w:lang w:val="en-US"/>
        </w:rPr>
        <w:t>Buku</w:t>
      </w:r>
      <w:proofErr w:type="spellEnd"/>
      <w:r w:rsidR="00D14BD8">
        <w:rPr>
          <w:bCs/>
          <w:iCs/>
          <w:color w:val="000000" w:themeColor="text1"/>
          <w:lang w:val="en-US"/>
        </w:rPr>
        <w:t xml:space="preserve">, </w:t>
      </w:r>
      <w:r w:rsidR="00833513" w:rsidRPr="00833513">
        <w:rPr>
          <w:bCs/>
          <w:iCs/>
          <w:color w:val="000000" w:themeColor="text1"/>
          <w:lang w:val="en-US"/>
        </w:rPr>
        <w:t>MMT</w:t>
      </w:r>
      <w:r w:rsidR="00D14BD8">
        <w:rPr>
          <w:bCs/>
          <w:iCs/>
          <w:color w:val="000000" w:themeColor="text1"/>
          <w:lang w:val="en-US"/>
        </w:rPr>
        <w:t>, Sticker</w:t>
      </w:r>
      <w:r w:rsidR="00833513" w:rsidRPr="00833513">
        <w:rPr>
          <w:bCs/>
          <w:iCs/>
          <w:color w:val="000000" w:themeColor="text1"/>
          <w:lang w:val="en-US"/>
        </w:rPr>
        <w:t xml:space="preserve"> </w:t>
      </w:r>
      <w:proofErr w:type="spellStart"/>
      <w:r w:rsidR="00833513" w:rsidRPr="00833513">
        <w:rPr>
          <w:bCs/>
          <w:iCs/>
          <w:color w:val="000000" w:themeColor="text1"/>
          <w:lang w:val="en-US"/>
        </w:rPr>
        <w:t>dan</w:t>
      </w:r>
      <w:proofErr w:type="spellEnd"/>
      <w:r w:rsidR="00833513" w:rsidRPr="00833513">
        <w:rPr>
          <w:bCs/>
          <w:iCs/>
          <w:color w:val="000000" w:themeColor="text1"/>
          <w:lang w:val="en-US"/>
        </w:rPr>
        <w:t xml:space="preserve"> </w:t>
      </w:r>
      <w:r w:rsidR="00833513">
        <w:rPr>
          <w:bCs/>
          <w:iCs/>
          <w:color w:val="000000" w:themeColor="text1"/>
          <w:lang w:val="en-US"/>
        </w:rPr>
        <w:t>Flyer.</w:t>
      </w:r>
      <w:r w:rsidR="004757B7">
        <w:rPr>
          <w:bCs/>
          <w:iCs/>
          <w:color w:val="000000" w:themeColor="text1"/>
          <w:lang w:val="en-US"/>
        </w:rPr>
        <w:t xml:space="preserve"> </w:t>
      </w:r>
      <w:r w:rsidR="000A36CF" w:rsidRPr="00833513">
        <w:rPr>
          <w:color w:val="000000" w:themeColor="text1"/>
        </w:rPr>
        <w:t xml:space="preserve">Jumlah dan jenis barang sesuai PO (Purchase Order) dari </w:t>
      </w:r>
      <w:r w:rsidR="000A36CF" w:rsidRPr="00833513">
        <w:rPr>
          <w:b/>
          <w:color w:val="000000" w:themeColor="text1"/>
        </w:rPr>
        <w:t>Pihak Kedua</w:t>
      </w:r>
      <w:r w:rsidR="000A36CF" w:rsidRPr="00833513">
        <w:rPr>
          <w:color w:val="000000" w:themeColor="text1"/>
        </w:rPr>
        <w:t>.</w:t>
      </w:r>
    </w:p>
    <w:tbl>
      <w:tblPr>
        <w:tblW w:w="8926" w:type="dxa"/>
        <w:tblInd w:w="108" w:type="dxa"/>
        <w:tblLook w:val="04A0" w:firstRow="1" w:lastRow="0" w:firstColumn="1" w:lastColumn="0" w:noHBand="0" w:noVBand="1"/>
      </w:tblPr>
      <w:tblGrid>
        <w:gridCol w:w="1182"/>
        <w:gridCol w:w="4465"/>
        <w:gridCol w:w="1530"/>
        <w:gridCol w:w="1749"/>
        <w:tblGridChange w:id="13">
          <w:tblGrid>
            <w:gridCol w:w="5"/>
            <w:gridCol w:w="1177"/>
            <w:gridCol w:w="5"/>
            <w:gridCol w:w="4460"/>
            <w:gridCol w:w="5"/>
            <w:gridCol w:w="1525"/>
            <w:gridCol w:w="5"/>
            <w:gridCol w:w="1744"/>
            <w:gridCol w:w="5"/>
          </w:tblGrid>
        </w:tblGridChange>
      </w:tblGrid>
      <w:tr w:rsidR="009B2485" w:rsidRPr="009B2485" w:rsidTr="00D778E4">
        <w:trPr>
          <w:trHeight w:val="284"/>
        </w:trPr>
        <w:tc>
          <w:tcPr>
            <w:tcW w:w="1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B2485" w:rsidRPr="00D778E4" w:rsidRDefault="009B2485" w:rsidP="009B2485">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NO</w:t>
            </w:r>
          </w:p>
        </w:tc>
        <w:tc>
          <w:tcPr>
            <w:tcW w:w="4465" w:type="dxa"/>
            <w:tcBorders>
              <w:top w:val="single" w:sz="4" w:space="0" w:color="auto"/>
              <w:left w:val="nil"/>
              <w:bottom w:val="single" w:sz="4" w:space="0" w:color="auto"/>
              <w:right w:val="single" w:sz="4" w:space="0" w:color="auto"/>
            </w:tcBorders>
            <w:shd w:val="clear" w:color="auto" w:fill="auto"/>
            <w:noWrap/>
            <w:vAlign w:val="bottom"/>
            <w:hideMark/>
          </w:tcPr>
          <w:p w:rsidR="009B2485" w:rsidRPr="00D778E4" w:rsidRDefault="009B2485" w:rsidP="009B2485">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ITEM BARANG</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9B2485" w:rsidRPr="00D778E4" w:rsidRDefault="009B2485" w:rsidP="009B2485">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SATUAN</w:t>
            </w:r>
          </w:p>
        </w:tc>
        <w:tc>
          <w:tcPr>
            <w:tcW w:w="1749" w:type="dxa"/>
            <w:tcBorders>
              <w:top w:val="single" w:sz="4" w:space="0" w:color="auto"/>
              <w:left w:val="nil"/>
              <w:bottom w:val="single" w:sz="4" w:space="0" w:color="auto"/>
              <w:right w:val="single" w:sz="4" w:space="0" w:color="auto"/>
            </w:tcBorders>
            <w:shd w:val="clear" w:color="auto" w:fill="auto"/>
            <w:noWrap/>
            <w:vAlign w:val="bottom"/>
            <w:hideMark/>
          </w:tcPr>
          <w:p w:rsidR="009B2485" w:rsidRPr="00D778E4" w:rsidRDefault="009B2485" w:rsidP="009B2485">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 xml:space="preserve"> HARGA </w:t>
            </w:r>
          </w:p>
        </w:tc>
      </w:tr>
      <w:tr w:rsidR="007576D7" w:rsidRPr="009B2485" w:rsidTr="00B90B3F">
        <w:tblPrEx>
          <w:tblW w:w="8926" w:type="dxa"/>
          <w:tblInd w:w="108" w:type="dxa"/>
          <w:tblPrExChange w:id="14" w:author="ROHAYATI" w:date="2023-04-06T09:51:00Z">
            <w:tblPrEx>
              <w:tblW w:w="8926" w:type="dxa"/>
              <w:tblInd w:w="108" w:type="dxa"/>
            </w:tblPrEx>
          </w:tblPrExChange>
        </w:tblPrEx>
        <w:trPr>
          <w:trHeight w:val="284"/>
          <w:trPrChange w:id="15" w:author="ROHAYATI" w:date="2023-04-06T09:51:00Z">
            <w:trPr>
              <w:gridAfter w:val="0"/>
              <w:trHeight w:val="284"/>
            </w:trPr>
          </w:trPrChange>
        </w:trPr>
        <w:tc>
          <w:tcPr>
            <w:tcW w:w="1182" w:type="dxa"/>
            <w:tcBorders>
              <w:top w:val="nil"/>
              <w:left w:val="single" w:sz="4" w:space="0" w:color="auto"/>
              <w:bottom w:val="single" w:sz="4" w:space="0" w:color="auto"/>
              <w:right w:val="single" w:sz="4" w:space="0" w:color="auto"/>
            </w:tcBorders>
            <w:shd w:val="clear" w:color="auto" w:fill="auto"/>
            <w:noWrap/>
            <w:vAlign w:val="bottom"/>
            <w:hideMark/>
            <w:tcPrChange w:id="16" w:author="ROHAYATI" w:date="2023-04-06T09:51:00Z">
              <w:tcPr>
                <w:tcW w:w="1182"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rsidR="007576D7" w:rsidRPr="00D778E4" w:rsidRDefault="007576D7" w:rsidP="007576D7">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1</w:t>
            </w:r>
          </w:p>
        </w:tc>
        <w:tc>
          <w:tcPr>
            <w:tcW w:w="4465" w:type="dxa"/>
            <w:tcBorders>
              <w:top w:val="nil"/>
              <w:left w:val="nil"/>
              <w:bottom w:val="single" w:sz="4" w:space="0" w:color="auto"/>
              <w:right w:val="single" w:sz="4" w:space="0" w:color="auto"/>
            </w:tcBorders>
            <w:shd w:val="clear" w:color="auto" w:fill="auto"/>
            <w:noWrap/>
            <w:vAlign w:val="center"/>
            <w:hideMark/>
            <w:tcPrChange w:id="17" w:author="ROHAYATI" w:date="2023-04-06T09:51:00Z">
              <w:tcPr>
                <w:tcW w:w="4465" w:type="dxa"/>
                <w:gridSpan w:val="2"/>
                <w:tcBorders>
                  <w:top w:val="nil"/>
                  <w:left w:val="nil"/>
                  <w:bottom w:val="single" w:sz="4" w:space="0" w:color="auto"/>
                  <w:right w:val="single" w:sz="4" w:space="0" w:color="auto"/>
                </w:tcBorders>
                <w:shd w:val="clear" w:color="auto" w:fill="auto"/>
                <w:noWrap/>
                <w:vAlign w:val="center"/>
                <w:hideMark/>
              </w:tcPr>
            </w:tcPrChange>
          </w:tcPr>
          <w:p w:rsidR="007576D7" w:rsidRPr="00D778E4" w:rsidRDefault="007576D7" w:rsidP="007576D7">
            <w:pPr>
              <w:spacing w:after="0" w:line="240" w:lineRule="auto"/>
              <w:rPr>
                <w:rFonts w:ascii="Times New Roman" w:eastAsia="Times New Roman" w:hAnsi="Times New Roman" w:cs="Times New Roman"/>
                <w:color w:val="000000"/>
                <w:sz w:val="20"/>
                <w:szCs w:val="20"/>
                <w:lang w:val="en-US" w:eastAsia="en-US"/>
              </w:rPr>
            </w:pPr>
            <w:del w:id="18" w:author="ROHAYATI" w:date="2023-04-06T09:45:00Z">
              <w:r w:rsidRPr="00D778E4" w:rsidDel="006F532A">
                <w:rPr>
                  <w:rFonts w:ascii="Times New Roman" w:eastAsia="Times New Roman" w:hAnsi="Times New Roman" w:cs="Times New Roman"/>
                  <w:color w:val="000000"/>
                  <w:sz w:val="20"/>
                  <w:szCs w:val="20"/>
                  <w:lang w:val="en-US" w:eastAsia="en-US"/>
                </w:rPr>
                <w:delText>Brosur uk. A5</w:delText>
              </w:r>
            </w:del>
            <w:ins w:id="19" w:author="ROHAYATI" w:date="2023-04-06T09:45:00Z">
              <w:r>
                <w:rPr>
                  <w:rFonts w:ascii="Times New Roman" w:eastAsia="Times New Roman" w:hAnsi="Times New Roman" w:cs="Times New Roman"/>
                  <w:color w:val="000000"/>
                  <w:sz w:val="20"/>
                  <w:szCs w:val="20"/>
                  <w:lang w:val="en-US" w:eastAsia="en-US"/>
                </w:rPr>
                <w:t>BUKU PKB</w:t>
              </w:r>
            </w:ins>
            <w:r w:rsidRPr="00D778E4">
              <w:rPr>
                <w:rFonts w:ascii="Times New Roman" w:eastAsia="Times New Roman" w:hAnsi="Times New Roman" w:cs="Times New Roman"/>
                <w:color w:val="000000"/>
                <w:sz w:val="20"/>
                <w:szCs w:val="20"/>
                <w:lang w:val="en-US" w:eastAsia="en-US"/>
              </w:rPr>
              <w:t xml:space="preserve"> </w:t>
            </w:r>
          </w:p>
        </w:tc>
        <w:tc>
          <w:tcPr>
            <w:tcW w:w="1530" w:type="dxa"/>
            <w:tcBorders>
              <w:top w:val="nil"/>
              <w:left w:val="nil"/>
              <w:bottom w:val="single" w:sz="4" w:space="0" w:color="auto"/>
              <w:right w:val="single" w:sz="4" w:space="0" w:color="auto"/>
            </w:tcBorders>
            <w:shd w:val="clear" w:color="auto" w:fill="auto"/>
            <w:noWrap/>
            <w:vAlign w:val="center"/>
            <w:hideMark/>
            <w:tcPrChange w:id="20" w:author="ROHAYATI" w:date="2023-04-06T09:51:00Z">
              <w:tcPr>
                <w:tcW w:w="1530" w:type="dxa"/>
                <w:gridSpan w:val="2"/>
                <w:tcBorders>
                  <w:top w:val="nil"/>
                  <w:left w:val="nil"/>
                  <w:bottom w:val="single" w:sz="4" w:space="0" w:color="auto"/>
                  <w:right w:val="single" w:sz="4" w:space="0" w:color="auto"/>
                </w:tcBorders>
                <w:shd w:val="clear" w:color="auto" w:fill="auto"/>
                <w:noWrap/>
                <w:vAlign w:val="center"/>
                <w:hideMark/>
              </w:tcPr>
            </w:tcPrChange>
          </w:tcPr>
          <w:p w:rsidR="007576D7" w:rsidRPr="00D778E4" w:rsidRDefault="007576D7" w:rsidP="007576D7">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RIM</w:t>
            </w:r>
          </w:p>
        </w:tc>
        <w:tc>
          <w:tcPr>
            <w:tcW w:w="1749" w:type="dxa"/>
            <w:tcBorders>
              <w:top w:val="nil"/>
              <w:left w:val="nil"/>
              <w:bottom w:val="single" w:sz="4" w:space="0" w:color="auto"/>
              <w:right w:val="single" w:sz="4" w:space="0" w:color="auto"/>
            </w:tcBorders>
            <w:shd w:val="clear" w:color="auto" w:fill="auto"/>
            <w:hideMark/>
            <w:tcPrChange w:id="21" w:author="ROHAYATI" w:date="2023-04-06T09:51:00Z">
              <w:tcPr>
                <w:tcW w:w="1749" w:type="dxa"/>
                <w:gridSpan w:val="2"/>
                <w:tcBorders>
                  <w:top w:val="nil"/>
                  <w:left w:val="nil"/>
                  <w:bottom w:val="single" w:sz="4" w:space="0" w:color="auto"/>
                  <w:right w:val="single" w:sz="4" w:space="0" w:color="auto"/>
                </w:tcBorders>
                <w:shd w:val="clear" w:color="auto" w:fill="auto"/>
                <w:vAlign w:val="bottom"/>
                <w:hideMark/>
              </w:tcPr>
            </w:tcPrChange>
          </w:tcPr>
          <w:p w:rsidR="007576D7" w:rsidRPr="00D778E4" w:rsidRDefault="007576D7">
            <w:pPr>
              <w:spacing w:after="0" w:line="240" w:lineRule="auto"/>
              <w:rPr>
                <w:rFonts w:ascii="Times New Roman" w:eastAsia="Times New Roman" w:hAnsi="Times New Roman" w:cs="Times New Roman"/>
                <w:color w:val="000000"/>
                <w:sz w:val="20"/>
                <w:szCs w:val="20"/>
                <w:lang w:val="en-US" w:eastAsia="en-US"/>
              </w:rPr>
            </w:pPr>
            <w:ins w:id="22" w:author="ROHAYATI" w:date="2023-04-06T09:51:00Z">
              <w:r w:rsidRPr="00A47598">
                <w:rPr>
                  <w:rFonts w:ascii="Times New Roman" w:hAnsi="Times New Roman" w:cs="Times New Roman"/>
                  <w:color w:val="000000"/>
                </w:rPr>
                <w:t xml:space="preserve">Rp      5,000 </w:t>
              </w:r>
            </w:ins>
            <w:del w:id="23" w:author="ROHAYATI" w:date="2023-04-06T09:51:00Z">
              <w:r w:rsidRPr="00D778E4" w:rsidDel="00B90B3F">
                <w:rPr>
                  <w:rFonts w:ascii="Times New Roman" w:hAnsi="Times New Roman" w:cs="Times New Roman"/>
                  <w:color w:val="000000"/>
                </w:rPr>
                <w:delText xml:space="preserve"> Rp  </w:delText>
              </w:r>
            </w:del>
            <w:del w:id="24" w:author="ROHAYATI" w:date="2023-04-06T09:45:00Z">
              <w:r w:rsidRPr="00D778E4" w:rsidDel="006F532A">
                <w:rPr>
                  <w:rFonts w:ascii="Times New Roman" w:hAnsi="Times New Roman" w:cs="Times New Roman"/>
                  <w:color w:val="000000"/>
                </w:rPr>
                <w:delText>260,000</w:delText>
              </w:r>
            </w:del>
            <w:del w:id="25" w:author="ROHAYATI" w:date="2023-04-06T09:51:00Z">
              <w:r w:rsidRPr="00D778E4" w:rsidDel="00B90B3F">
                <w:rPr>
                  <w:rFonts w:ascii="Times New Roman" w:hAnsi="Times New Roman" w:cs="Times New Roman"/>
                  <w:color w:val="000000"/>
                </w:rPr>
                <w:delText xml:space="preserve"> </w:delText>
              </w:r>
            </w:del>
          </w:p>
        </w:tc>
      </w:tr>
      <w:tr w:rsidR="007576D7" w:rsidRPr="009B2485" w:rsidTr="00B90B3F">
        <w:tblPrEx>
          <w:tblW w:w="8926" w:type="dxa"/>
          <w:tblInd w:w="108" w:type="dxa"/>
          <w:tblPrExChange w:id="26" w:author="ROHAYATI" w:date="2023-04-06T09:51:00Z">
            <w:tblPrEx>
              <w:tblW w:w="8926" w:type="dxa"/>
              <w:tblInd w:w="108" w:type="dxa"/>
            </w:tblPrEx>
          </w:tblPrExChange>
        </w:tblPrEx>
        <w:trPr>
          <w:trHeight w:val="284"/>
          <w:trPrChange w:id="27" w:author="ROHAYATI" w:date="2023-04-06T09:51:00Z">
            <w:trPr>
              <w:gridAfter w:val="0"/>
              <w:trHeight w:val="284"/>
            </w:trPr>
          </w:trPrChange>
        </w:trPr>
        <w:tc>
          <w:tcPr>
            <w:tcW w:w="1182" w:type="dxa"/>
            <w:tcBorders>
              <w:top w:val="nil"/>
              <w:left w:val="single" w:sz="4" w:space="0" w:color="auto"/>
              <w:bottom w:val="single" w:sz="4" w:space="0" w:color="auto"/>
              <w:right w:val="single" w:sz="4" w:space="0" w:color="auto"/>
            </w:tcBorders>
            <w:shd w:val="clear" w:color="auto" w:fill="auto"/>
            <w:noWrap/>
            <w:vAlign w:val="bottom"/>
            <w:hideMark/>
            <w:tcPrChange w:id="28" w:author="ROHAYATI" w:date="2023-04-06T09:51:00Z">
              <w:tcPr>
                <w:tcW w:w="1182"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rsidR="007576D7" w:rsidRPr="00D778E4" w:rsidRDefault="007576D7" w:rsidP="007576D7">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2</w:t>
            </w:r>
          </w:p>
        </w:tc>
        <w:tc>
          <w:tcPr>
            <w:tcW w:w="4465" w:type="dxa"/>
            <w:tcBorders>
              <w:top w:val="nil"/>
              <w:left w:val="nil"/>
              <w:bottom w:val="single" w:sz="4" w:space="0" w:color="auto"/>
              <w:right w:val="single" w:sz="4" w:space="0" w:color="auto"/>
            </w:tcBorders>
            <w:shd w:val="clear" w:color="auto" w:fill="auto"/>
            <w:noWrap/>
            <w:vAlign w:val="center"/>
            <w:hideMark/>
            <w:tcPrChange w:id="29" w:author="ROHAYATI" w:date="2023-04-06T09:51:00Z">
              <w:tcPr>
                <w:tcW w:w="4465" w:type="dxa"/>
                <w:gridSpan w:val="2"/>
                <w:tcBorders>
                  <w:top w:val="nil"/>
                  <w:left w:val="nil"/>
                  <w:bottom w:val="single" w:sz="4" w:space="0" w:color="auto"/>
                  <w:right w:val="single" w:sz="4" w:space="0" w:color="auto"/>
                </w:tcBorders>
                <w:shd w:val="clear" w:color="auto" w:fill="auto"/>
                <w:noWrap/>
                <w:vAlign w:val="center"/>
                <w:hideMark/>
              </w:tcPr>
            </w:tcPrChange>
          </w:tcPr>
          <w:p w:rsidR="007576D7" w:rsidRPr="00D778E4" w:rsidRDefault="007576D7" w:rsidP="007576D7">
            <w:pPr>
              <w:spacing w:after="0" w:line="240" w:lineRule="auto"/>
              <w:rPr>
                <w:rFonts w:ascii="Times New Roman" w:eastAsia="Times New Roman" w:hAnsi="Times New Roman" w:cs="Times New Roman"/>
                <w:color w:val="000000"/>
                <w:sz w:val="20"/>
                <w:szCs w:val="20"/>
                <w:lang w:val="en-US" w:eastAsia="en-US"/>
              </w:rPr>
            </w:pPr>
            <w:ins w:id="30" w:author="ROHAYATI" w:date="2023-04-06T09:45:00Z">
              <w:r w:rsidRPr="00D778E4">
                <w:rPr>
                  <w:rFonts w:ascii="Times New Roman" w:eastAsia="Times New Roman" w:hAnsi="Times New Roman" w:cs="Times New Roman"/>
                  <w:color w:val="000000"/>
                  <w:sz w:val="20"/>
                  <w:szCs w:val="20"/>
                  <w:lang w:val="en-US" w:eastAsia="en-US"/>
                </w:rPr>
                <w:t>BUKU COC PT</w:t>
              </w:r>
            </w:ins>
            <w:del w:id="31" w:author="ROHAYATI" w:date="2023-04-06T09:45:00Z">
              <w:r w:rsidRPr="00D778E4" w:rsidDel="006F532A">
                <w:rPr>
                  <w:rFonts w:ascii="Times New Roman" w:eastAsia="Times New Roman" w:hAnsi="Times New Roman" w:cs="Times New Roman"/>
                  <w:color w:val="000000"/>
                  <w:sz w:val="20"/>
                  <w:szCs w:val="20"/>
                  <w:lang w:val="en-US" w:eastAsia="en-US"/>
                </w:rPr>
                <w:delText xml:space="preserve">Brosur uk. A6 </w:delText>
              </w:r>
            </w:del>
          </w:p>
        </w:tc>
        <w:tc>
          <w:tcPr>
            <w:tcW w:w="1530" w:type="dxa"/>
            <w:tcBorders>
              <w:top w:val="nil"/>
              <w:left w:val="nil"/>
              <w:bottom w:val="single" w:sz="4" w:space="0" w:color="auto"/>
              <w:right w:val="single" w:sz="4" w:space="0" w:color="auto"/>
            </w:tcBorders>
            <w:shd w:val="clear" w:color="auto" w:fill="auto"/>
            <w:noWrap/>
            <w:vAlign w:val="center"/>
            <w:hideMark/>
            <w:tcPrChange w:id="32" w:author="ROHAYATI" w:date="2023-04-06T09:51:00Z">
              <w:tcPr>
                <w:tcW w:w="1530" w:type="dxa"/>
                <w:gridSpan w:val="2"/>
                <w:tcBorders>
                  <w:top w:val="nil"/>
                  <w:left w:val="nil"/>
                  <w:bottom w:val="single" w:sz="4" w:space="0" w:color="auto"/>
                  <w:right w:val="single" w:sz="4" w:space="0" w:color="auto"/>
                </w:tcBorders>
                <w:shd w:val="clear" w:color="auto" w:fill="auto"/>
                <w:noWrap/>
                <w:vAlign w:val="center"/>
                <w:hideMark/>
              </w:tcPr>
            </w:tcPrChange>
          </w:tcPr>
          <w:p w:rsidR="007576D7" w:rsidRPr="00D778E4" w:rsidRDefault="007576D7" w:rsidP="007576D7">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RIM</w:t>
            </w:r>
          </w:p>
        </w:tc>
        <w:tc>
          <w:tcPr>
            <w:tcW w:w="1749" w:type="dxa"/>
            <w:tcBorders>
              <w:top w:val="nil"/>
              <w:left w:val="nil"/>
              <w:bottom w:val="single" w:sz="4" w:space="0" w:color="auto"/>
              <w:right w:val="single" w:sz="4" w:space="0" w:color="auto"/>
            </w:tcBorders>
            <w:shd w:val="clear" w:color="auto" w:fill="auto"/>
            <w:hideMark/>
            <w:tcPrChange w:id="33" w:author="ROHAYATI" w:date="2023-04-06T09:51:00Z">
              <w:tcPr>
                <w:tcW w:w="1749" w:type="dxa"/>
                <w:gridSpan w:val="2"/>
                <w:tcBorders>
                  <w:top w:val="nil"/>
                  <w:left w:val="nil"/>
                  <w:bottom w:val="single" w:sz="4" w:space="0" w:color="auto"/>
                  <w:right w:val="single" w:sz="4" w:space="0" w:color="auto"/>
                </w:tcBorders>
                <w:shd w:val="clear" w:color="auto" w:fill="auto"/>
                <w:vAlign w:val="bottom"/>
                <w:hideMark/>
              </w:tcPr>
            </w:tcPrChange>
          </w:tcPr>
          <w:p w:rsidR="007576D7" w:rsidRPr="00D778E4" w:rsidRDefault="007576D7" w:rsidP="007576D7">
            <w:pPr>
              <w:spacing w:after="0" w:line="240" w:lineRule="auto"/>
              <w:rPr>
                <w:rFonts w:ascii="Times New Roman" w:eastAsia="Times New Roman" w:hAnsi="Times New Roman" w:cs="Times New Roman"/>
                <w:color w:val="000000"/>
                <w:sz w:val="20"/>
                <w:szCs w:val="20"/>
                <w:lang w:val="en-US" w:eastAsia="en-US"/>
              </w:rPr>
            </w:pPr>
            <w:ins w:id="34" w:author="ROHAYATI" w:date="2023-04-06T09:51:00Z">
              <w:r w:rsidRPr="00A47598">
                <w:rPr>
                  <w:rFonts w:ascii="Times New Roman" w:hAnsi="Times New Roman" w:cs="Times New Roman"/>
                  <w:color w:val="000000"/>
                </w:rPr>
                <w:t xml:space="preserve">Rp      5,000 </w:t>
              </w:r>
            </w:ins>
            <w:del w:id="35" w:author="ROHAYATI" w:date="2023-04-06T09:51:00Z">
              <w:r w:rsidRPr="00D778E4" w:rsidDel="00B90B3F">
                <w:rPr>
                  <w:rFonts w:ascii="Times New Roman" w:hAnsi="Times New Roman" w:cs="Times New Roman"/>
                  <w:color w:val="000000"/>
                </w:rPr>
                <w:delText xml:space="preserve"> Rp  300,000 </w:delText>
              </w:r>
            </w:del>
          </w:p>
        </w:tc>
      </w:tr>
      <w:tr w:rsidR="007F177B" w:rsidRPr="009B2485" w:rsidTr="00D778E4">
        <w:trPr>
          <w:trHeight w:val="284"/>
        </w:trPr>
        <w:tc>
          <w:tcPr>
            <w:tcW w:w="1182" w:type="dxa"/>
            <w:tcBorders>
              <w:top w:val="nil"/>
              <w:left w:val="single" w:sz="4" w:space="0" w:color="auto"/>
              <w:bottom w:val="single" w:sz="4" w:space="0" w:color="auto"/>
              <w:right w:val="single" w:sz="4" w:space="0" w:color="auto"/>
            </w:tcBorders>
            <w:shd w:val="clear" w:color="auto" w:fill="auto"/>
            <w:noWrap/>
            <w:vAlign w:val="bottom"/>
            <w:hideMark/>
          </w:tcPr>
          <w:p w:rsidR="007F177B" w:rsidRPr="00D778E4" w:rsidRDefault="007F177B" w:rsidP="007F177B">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3</w:t>
            </w:r>
          </w:p>
        </w:tc>
        <w:tc>
          <w:tcPr>
            <w:tcW w:w="4465" w:type="dxa"/>
            <w:tcBorders>
              <w:top w:val="nil"/>
              <w:left w:val="nil"/>
              <w:bottom w:val="single" w:sz="4" w:space="0" w:color="auto"/>
              <w:right w:val="single" w:sz="4" w:space="0" w:color="auto"/>
            </w:tcBorders>
            <w:shd w:val="clear" w:color="auto" w:fill="auto"/>
            <w:noWrap/>
            <w:vAlign w:val="center"/>
            <w:hideMark/>
          </w:tcPr>
          <w:p w:rsidR="007F177B" w:rsidRPr="00D778E4" w:rsidRDefault="007F177B" w:rsidP="007F177B">
            <w:pPr>
              <w:spacing w:after="0" w:line="240" w:lineRule="auto"/>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 xml:space="preserve">FORM NCR BERCETAK 1 PLY 1 WARNA  </w:t>
            </w:r>
          </w:p>
        </w:tc>
        <w:tc>
          <w:tcPr>
            <w:tcW w:w="1530" w:type="dxa"/>
            <w:tcBorders>
              <w:top w:val="nil"/>
              <w:left w:val="nil"/>
              <w:bottom w:val="single" w:sz="4" w:space="0" w:color="auto"/>
              <w:right w:val="single" w:sz="4" w:space="0" w:color="auto"/>
            </w:tcBorders>
            <w:shd w:val="clear" w:color="auto" w:fill="auto"/>
            <w:noWrap/>
            <w:vAlign w:val="center"/>
            <w:hideMark/>
          </w:tcPr>
          <w:p w:rsidR="007F177B" w:rsidRPr="00D778E4" w:rsidRDefault="007F177B" w:rsidP="007F177B">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RIM</w:t>
            </w:r>
          </w:p>
        </w:tc>
        <w:tc>
          <w:tcPr>
            <w:tcW w:w="1749" w:type="dxa"/>
            <w:tcBorders>
              <w:top w:val="nil"/>
              <w:left w:val="nil"/>
              <w:bottom w:val="single" w:sz="4" w:space="0" w:color="auto"/>
              <w:right w:val="single" w:sz="4" w:space="0" w:color="auto"/>
            </w:tcBorders>
            <w:shd w:val="clear" w:color="auto" w:fill="auto"/>
            <w:noWrap/>
            <w:vAlign w:val="bottom"/>
            <w:hideMark/>
          </w:tcPr>
          <w:p w:rsidR="007F177B" w:rsidRPr="00D778E4" w:rsidRDefault="007F177B" w:rsidP="007F177B">
            <w:pPr>
              <w:spacing w:after="0" w:line="240" w:lineRule="auto"/>
              <w:rPr>
                <w:rFonts w:ascii="Times New Roman" w:eastAsia="Times New Roman" w:hAnsi="Times New Roman" w:cs="Times New Roman"/>
                <w:color w:val="000000"/>
                <w:sz w:val="20"/>
                <w:szCs w:val="20"/>
                <w:lang w:val="en-US" w:eastAsia="en-US"/>
              </w:rPr>
            </w:pPr>
            <w:r w:rsidRPr="00D778E4">
              <w:rPr>
                <w:rFonts w:ascii="Times New Roman" w:hAnsi="Times New Roman" w:cs="Times New Roman"/>
                <w:color w:val="000000"/>
              </w:rPr>
              <w:t xml:space="preserve"> Rp    </w:t>
            </w:r>
            <w:ins w:id="36" w:author="ROHAYATI" w:date="2023-04-06T09:51:00Z">
              <w:r w:rsidR="007576D7">
                <w:rPr>
                  <w:rFonts w:ascii="Times New Roman" w:hAnsi="Times New Roman" w:cs="Times New Roman"/>
                  <w:color w:val="000000"/>
                  <w:lang w:val="en-US"/>
                </w:rPr>
                <w:t>85</w:t>
              </w:r>
            </w:ins>
            <w:del w:id="37" w:author="ROHAYATI" w:date="2023-04-06T09:51:00Z">
              <w:r w:rsidRPr="00D778E4" w:rsidDel="007576D7">
                <w:rPr>
                  <w:rFonts w:ascii="Times New Roman" w:hAnsi="Times New Roman" w:cs="Times New Roman"/>
                  <w:color w:val="000000"/>
                </w:rPr>
                <w:delText>90</w:delText>
              </w:r>
            </w:del>
            <w:r w:rsidRPr="00D778E4">
              <w:rPr>
                <w:rFonts w:ascii="Times New Roman" w:hAnsi="Times New Roman" w:cs="Times New Roman"/>
                <w:color w:val="000000"/>
              </w:rPr>
              <w:t xml:space="preserve">,000 </w:t>
            </w:r>
          </w:p>
        </w:tc>
      </w:tr>
      <w:tr w:rsidR="007F177B" w:rsidRPr="009B2485" w:rsidTr="00D778E4">
        <w:trPr>
          <w:trHeight w:val="284"/>
        </w:trPr>
        <w:tc>
          <w:tcPr>
            <w:tcW w:w="1182" w:type="dxa"/>
            <w:tcBorders>
              <w:top w:val="nil"/>
              <w:left w:val="single" w:sz="4" w:space="0" w:color="auto"/>
              <w:bottom w:val="single" w:sz="4" w:space="0" w:color="auto"/>
              <w:right w:val="single" w:sz="4" w:space="0" w:color="auto"/>
            </w:tcBorders>
            <w:shd w:val="clear" w:color="auto" w:fill="auto"/>
            <w:noWrap/>
            <w:vAlign w:val="bottom"/>
            <w:hideMark/>
          </w:tcPr>
          <w:p w:rsidR="007F177B" w:rsidRPr="00D778E4" w:rsidRDefault="007F177B" w:rsidP="007F177B">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4</w:t>
            </w:r>
          </w:p>
        </w:tc>
        <w:tc>
          <w:tcPr>
            <w:tcW w:w="4465" w:type="dxa"/>
            <w:tcBorders>
              <w:top w:val="nil"/>
              <w:left w:val="nil"/>
              <w:bottom w:val="single" w:sz="4" w:space="0" w:color="auto"/>
              <w:right w:val="single" w:sz="4" w:space="0" w:color="auto"/>
            </w:tcBorders>
            <w:shd w:val="clear" w:color="auto" w:fill="auto"/>
            <w:noWrap/>
            <w:vAlign w:val="center"/>
            <w:hideMark/>
          </w:tcPr>
          <w:p w:rsidR="007F177B" w:rsidRPr="00D778E4" w:rsidRDefault="007F177B" w:rsidP="007F177B">
            <w:pPr>
              <w:spacing w:after="0" w:line="240" w:lineRule="auto"/>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 xml:space="preserve">FORM NCR BERCETAK 2 PLY 1 WARNA </w:t>
            </w:r>
          </w:p>
        </w:tc>
        <w:tc>
          <w:tcPr>
            <w:tcW w:w="1530" w:type="dxa"/>
            <w:tcBorders>
              <w:top w:val="nil"/>
              <w:left w:val="nil"/>
              <w:bottom w:val="single" w:sz="4" w:space="0" w:color="auto"/>
              <w:right w:val="single" w:sz="4" w:space="0" w:color="auto"/>
            </w:tcBorders>
            <w:shd w:val="clear" w:color="auto" w:fill="auto"/>
            <w:noWrap/>
            <w:vAlign w:val="center"/>
            <w:hideMark/>
          </w:tcPr>
          <w:p w:rsidR="007F177B" w:rsidRPr="00D778E4" w:rsidRDefault="007F177B" w:rsidP="007F177B">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RIM</w:t>
            </w:r>
          </w:p>
        </w:tc>
        <w:tc>
          <w:tcPr>
            <w:tcW w:w="1749" w:type="dxa"/>
            <w:tcBorders>
              <w:top w:val="nil"/>
              <w:left w:val="nil"/>
              <w:bottom w:val="single" w:sz="4" w:space="0" w:color="auto"/>
              <w:right w:val="single" w:sz="4" w:space="0" w:color="auto"/>
            </w:tcBorders>
            <w:shd w:val="clear" w:color="auto" w:fill="auto"/>
            <w:noWrap/>
            <w:vAlign w:val="bottom"/>
            <w:hideMark/>
          </w:tcPr>
          <w:p w:rsidR="007F177B" w:rsidRPr="00D778E4" w:rsidRDefault="007F177B" w:rsidP="007F177B">
            <w:pPr>
              <w:spacing w:after="0" w:line="240" w:lineRule="auto"/>
              <w:rPr>
                <w:rFonts w:ascii="Times New Roman" w:eastAsia="Times New Roman" w:hAnsi="Times New Roman" w:cs="Times New Roman"/>
                <w:color w:val="000000"/>
                <w:sz w:val="20"/>
                <w:szCs w:val="20"/>
                <w:lang w:val="en-US" w:eastAsia="en-US"/>
              </w:rPr>
            </w:pPr>
            <w:r w:rsidRPr="00D778E4">
              <w:rPr>
                <w:rFonts w:ascii="Times New Roman" w:hAnsi="Times New Roman" w:cs="Times New Roman"/>
                <w:color w:val="000000"/>
              </w:rPr>
              <w:t xml:space="preserve"> Rp  </w:t>
            </w:r>
            <w:ins w:id="38" w:author="ROHAYATI" w:date="2023-04-06T09:52:00Z">
              <w:r w:rsidR="007576D7">
                <w:rPr>
                  <w:rFonts w:ascii="Times New Roman" w:hAnsi="Times New Roman" w:cs="Times New Roman"/>
                  <w:color w:val="000000"/>
                  <w:lang w:val="en-US"/>
                </w:rPr>
                <w:t>200</w:t>
              </w:r>
            </w:ins>
            <w:del w:id="39" w:author="ROHAYATI" w:date="2023-04-06T09:52:00Z">
              <w:r w:rsidRPr="00D778E4" w:rsidDel="007576D7">
                <w:rPr>
                  <w:rFonts w:ascii="Times New Roman" w:hAnsi="Times New Roman" w:cs="Times New Roman"/>
                  <w:color w:val="000000"/>
                </w:rPr>
                <w:delText>180</w:delText>
              </w:r>
            </w:del>
            <w:r w:rsidRPr="00D778E4">
              <w:rPr>
                <w:rFonts w:ascii="Times New Roman" w:hAnsi="Times New Roman" w:cs="Times New Roman"/>
                <w:color w:val="000000"/>
              </w:rPr>
              <w:t xml:space="preserve">,000 </w:t>
            </w:r>
          </w:p>
        </w:tc>
      </w:tr>
      <w:tr w:rsidR="007F177B" w:rsidRPr="009B2485" w:rsidTr="00D778E4">
        <w:trPr>
          <w:trHeight w:val="284"/>
        </w:trPr>
        <w:tc>
          <w:tcPr>
            <w:tcW w:w="1182" w:type="dxa"/>
            <w:tcBorders>
              <w:top w:val="nil"/>
              <w:left w:val="single" w:sz="4" w:space="0" w:color="auto"/>
              <w:bottom w:val="single" w:sz="4" w:space="0" w:color="auto"/>
              <w:right w:val="single" w:sz="4" w:space="0" w:color="auto"/>
            </w:tcBorders>
            <w:shd w:val="clear" w:color="auto" w:fill="auto"/>
            <w:noWrap/>
            <w:vAlign w:val="bottom"/>
            <w:hideMark/>
          </w:tcPr>
          <w:p w:rsidR="007F177B" w:rsidRPr="00D778E4" w:rsidRDefault="007F177B" w:rsidP="007F177B">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5</w:t>
            </w:r>
          </w:p>
        </w:tc>
        <w:tc>
          <w:tcPr>
            <w:tcW w:w="4465" w:type="dxa"/>
            <w:tcBorders>
              <w:top w:val="nil"/>
              <w:left w:val="nil"/>
              <w:bottom w:val="single" w:sz="4" w:space="0" w:color="auto"/>
              <w:right w:val="single" w:sz="4" w:space="0" w:color="auto"/>
            </w:tcBorders>
            <w:shd w:val="clear" w:color="auto" w:fill="auto"/>
            <w:noWrap/>
            <w:vAlign w:val="center"/>
            <w:hideMark/>
          </w:tcPr>
          <w:p w:rsidR="007F177B" w:rsidRPr="00D778E4" w:rsidRDefault="007F177B" w:rsidP="007F177B">
            <w:pPr>
              <w:spacing w:after="0" w:line="240" w:lineRule="auto"/>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 xml:space="preserve">FORM NCR BERCETAK 3 PLY 1 WARNA </w:t>
            </w:r>
          </w:p>
        </w:tc>
        <w:tc>
          <w:tcPr>
            <w:tcW w:w="1530" w:type="dxa"/>
            <w:tcBorders>
              <w:top w:val="nil"/>
              <w:left w:val="nil"/>
              <w:bottom w:val="single" w:sz="4" w:space="0" w:color="auto"/>
              <w:right w:val="single" w:sz="4" w:space="0" w:color="auto"/>
            </w:tcBorders>
            <w:shd w:val="clear" w:color="auto" w:fill="auto"/>
            <w:noWrap/>
            <w:vAlign w:val="center"/>
            <w:hideMark/>
          </w:tcPr>
          <w:p w:rsidR="007F177B" w:rsidRPr="00D778E4" w:rsidRDefault="007F177B" w:rsidP="007F177B">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RIM</w:t>
            </w:r>
          </w:p>
        </w:tc>
        <w:tc>
          <w:tcPr>
            <w:tcW w:w="1749" w:type="dxa"/>
            <w:tcBorders>
              <w:top w:val="nil"/>
              <w:left w:val="nil"/>
              <w:bottom w:val="single" w:sz="4" w:space="0" w:color="auto"/>
              <w:right w:val="single" w:sz="4" w:space="0" w:color="auto"/>
            </w:tcBorders>
            <w:shd w:val="clear" w:color="auto" w:fill="auto"/>
            <w:noWrap/>
            <w:vAlign w:val="bottom"/>
            <w:hideMark/>
          </w:tcPr>
          <w:p w:rsidR="007F177B" w:rsidRPr="00D778E4" w:rsidRDefault="007F177B" w:rsidP="007F177B">
            <w:pPr>
              <w:spacing w:after="0" w:line="240" w:lineRule="auto"/>
              <w:rPr>
                <w:rFonts w:ascii="Times New Roman" w:eastAsia="Times New Roman" w:hAnsi="Times New Roman" w:cs="Times New Roman"/>
                <w:color w:val="000000"/>
                <w:sz w:val="20"/>
                <w:szCs w:val="20"/>
                <w:lang w:val="en-US" w:eastAsia="en-US"/>
              </w:rPr>
            </w:pPr>
            <w:r w:rsidRPr="00D778E4">
              <w:rPr>
                <w:rFonts w:ascii="Times New Roman" w:hAnsi="Times New Roman" w:cs="Times New Roman"/>
                <w:color w:val="000000"/>
              </w:rPr>
              <w:t xml:space="preserve"> Rp  </w:t>
            </w:r>
            <w:ins w:id="40" w:author="ROHAYATI" w:date="2023-04-06T09:52:00Z">
              <w:r w:rsidR="007576D7">
                <w:rPr>
                  <w:rFonts w:ascii="Times New Roman" w:hAnsi="Times New Roman" w:cs="Times New Roman"/>
                  <w:color w:val="000000"/>
                  <w:lang w:val="en-US"/>
                </w:rPr>
                <w:t>300</w:t>
              </w:r>
            </w:ins>
            <w:del w:id="41" w:author="ROHAYATI" w:date="2023-04-06T09:52:00Z">
              <w:r w:rsidRPr="00D778E4" w:rsidDel="007576D7">
                <w:rPr>
                  <w:rFonts w:ascii="Times New Roman" w:hAnsi="Times New Roman" w:cs="Times New Roman"/>
                  <w:color w:val="000000"/>
                </w:rPr>
                <w:delText>270</w:delText>
              </w:r>
            </w:del>
            <w:r w:rsidRPr="00D778E4">
              <w:rPr>
                <w:rFonts w:ascii="Times New Roman" w:hAnsi="Times New Roman" w:cs="Times New Roman"/>
                <w:color w:val="000000"/>
              </w:rPr>
              <w:t xml:space="preserve">,000 </w:t>
            </w:r>
          </w:p>
        </w:tc>
      </w:tr>
      <w:tr w:rsidR="007F177B" w:rsidRPr="009B2485" w:rsidTr="00D778E4">
        <w:trPr>
          <w:trHeight w:val="284"/>
        </w:trPr>
        <w:tc>
          <w:tcPr>
            <w:tcW w:w="1182" w:type="dxa"/>
            <w:tcBorders>
              <w:top w:val="nil"/>
              <w:left w:val="single" w:sz="4" w:space="0" w:color="auto"/>
              <w:bottom w:val="single" w:sz="4" w:space="0" w:color="auto"/>
              <w:right w:val="single" w:sz="4" w:space="0" w:color="auto"/>
            </w:tcBorders>
            <w:shd w:val="clear" w:color="auto" w:fill="auto"/>
            <w:noWrap/>
            <w:vAlign w:val="bottom"/>
            <w:hideMark/>
          </w:tcPr>
          <w:p w:rsidR="007F177B" w:rsidRPr="00D778E4" w:rsidRDefault="007F177B" w:rsidP="007F177B">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6</w:t>
            </w:r>
          </w:p>
        </w:tc>
        <w:tc>
          <w:tcPr>
            <w:tcW w:w="4465" w:type="dxa"/>
            <w:tcBorders>
              <w:top w:val="nil"/>
              <w:left w:val="nil"/>
              <w:bottom w:val="single" w:sz="4" w:space="0" w:color="auto"/>
              <w:right w:val="single" w:sz="4" w:space="0" w:color="auto"/>
            </w:tcBorders>
            <w:shd w:val="clear" w:color="auto" w:fill="auto"/>
            <w:noWrap/>
            <w:vAlign w:val="center"/>
            <w:hideMark/>
          </w:tcPr>
          <w:p w:rsidR="007F177B" w:rsidRPr="00D778E4" w:rsidRDefault="007F177B" w:rsidP="007F177B">
            <w:pPr>
              <w:spacing w:after="0" w:line="240" w:lineRule="auto"/>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 xml:space="preserve">FORM NCR BERCETAK 4 PLY 1 WARNA </w:t>
            </w:r>
          </w:p>
        </w:tc>
        <w:tc>
          <w:tcPr>
            <w:tcW w:w="1530" w:type="dxa"/>
            <w:tcBorders>
              <w:top w:val="nil"/>
              <w:left w:val="nil"/>
              <w:bottom w:val="single" w:sz="4" w:space="0" w:color="auto"/>
              <w:right w:val="single" w:sz="4" w:space="0" w:color="auto"/>
            </w:tcBorders>
            <w:shd w:val="clear" w:color="auto" w:fill="auto"/>
            <w:noWrap/>
            <w:vAlign w:val="center"/>
            <w:hideMark/>
          </w:tcPr>
          <w:p w:rsidR="007F177B" w:rsidRPr="00D778E4" w:rsidRDefault="007F177B" w:rsidP="007F177B">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RIM</w:t>
            </w:r>
          </w:p>
        </w:tc>
        <w:tc>
          <w:tcPr>
            <w:tcW w:w="1749" w:type="dxa"/>
            <w:tcBorders>
              <w:top w:val="nil"/>
              <w:left w:val="nil"/>
              <w:bottom w:val="single" w:sz="4" w:space="0" w:color="auto"/>
              <w:right w:val="single" w:sz="4" w:space="0" w:color="auto"/>
            </w:tcBorders>
            <w:shd w:val="clear" w:color="auto" w:fill="auto"/>
            <w:noWrap/>
            <w:vAlign w:val="bottom"/>
            <w:hideMark/>
          </w:tcPr>
          <w:p w:rsidR="007F177B" w:rsidRPr="00D778E4" w:rsidRDefault="007F177B" w:rsidP="007F177B">
            <w:pPr>
              <w:spacing w:after="0" w:line="240" w:lineRule="auto"/>
              <w:rPr>
                <w:rFonts w:ascii="Times New Roman" w:eastAsia="Times New Roman" w:hAnsi="Times New Roman" w:cs="Times New Roman"/>
                <w:color w:val="000000"/>
                <w:sz w:val="20"/>
                <w:szCs w:val="20"/>
                <w:lang w:val="en-US" w:eastAsia="en-US"/>
              </w:rPr>
            </w:pPr>
            <w:r w:rsidRPr="00D778E4">
              <w:rPr>
                <w:rFonts w:ascii="Times New Roman" w:hAnsi="Times New Roman" w:cs="Times New Roman"/>
                <w:color w:val="000000"/>
              </w:rPr>
              <w:t xml:space="preserve"> Rp  </w:t>
            </w:r>
            <w:ins w:id="42" w:author="ROHAYATI" w:date="2023-04-06T09:52:00Z">
              <w:r w:rsidR="007576D7">
                <w:rPr>
                  <w:rFonts w:ascii="Times New Roman" w:hAnsi="Times New Roman" w:cs="Times New Roman"/>
                  <w:color w:val="000000"/>
                  <w:lang w:val="en-US"/>
                </w:rPr>
                <w:t>40</w:t>
              </w:r>
            </w:ins>
            <w:del w:id="43" w:author="ROHAYATI" w:date="2023-04-06T09:52:00Z">
              <w:r w:rsidRPr="00D778E4" w:rsidDel="007576D7">
                <w:rPr>
                  <w:rFonts w:ascii="Times New Roman" w:hAnsi="Times New Roman" w:cs="Times New Roman"/>
                  <w:color w:val="000000"/>
                </w:rPr>
                <w:delText>36</w:delText>
              </w:r>
            </w:del>
            <w:r w:rsidRPr="00D778E4">
              <w:rPr>
                <w:rFonts w:ascii="Times New Roman" w:hAnsi="Times New Roman" w:cs="Times New Roman"/>
                <w:color w:val="000000"/>
              </w:rPr>
              <w:t xml:space="preserve">0,000 </w:t>
            </w:r>
          </w:p>
        </w:tc>
      </w:tr>
      <w:tr w:rsidR="007576D7" w:rsidRPr="009B2485" w:rsidTr="00D778E4">
        <w:trPr>
          <w:trHeight w:val="284"/>
        </w:trPr>
        <w:tc>
          <w:tcPr>
            <w:tcW w:w="1182" w:type="dxa"/>
            <w:tcBorders>
              <w:top w:val="nil"/>
              <w:left w:val="single" w:sz="4" w:space="0" w:color="auto"/>
              <w:bottom w:val="single" w:sz="4" w:space="0" w:color="auto"/>
              <w:right w:val="single" w:sz="4" w:space="0" w:color="auto"/>
            </w:tcBorders>
            <w:shd w:val="clear" w:color="auto" w:fill="auto"/>
            <w:noWrap/>
            <w:vAlign w:val="bottom"/>
            <w:hideMark/>
          </w:tcPr>
          <w:p w:rsidR="007576D7" w:rsidRPr="00D778E4" w:rsidRDefault="007576D7" w:rsidP="007576D7">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7</w:t>
            </w:r>
          </w:p>
        </w:tc>
        <w:tc>
          <w:tcPr>
            <w:tcW w:w="4465" w:type="dxa"/>
            <w:tcBorders>
              <w:top w:val="nil"/>
              <w:left w:val="nil"/>
              <w:bottom w:val="single" w:sz="4" w:space="0" w:color="auto"/>
              <w:right w:val="single" w:sz="4" w:space="0" w:color="auto"/>
            </w:tcBorders>
            <w:shd w:val="clear" w:color="auto" w:fill="auto"/>
            <w:noWrap/>
            <w:vAlign w:val="center"/>
            <w:hideMark/>
          </w:tcPr>
          <w:p w:rsidR="007576D7" w:rsidRPr="00D778E4" w:rsidRDefault="007576D7" w:rsidP="007576D7">
            <w:pPr>
              <w:spacing w:after="0" w:line="240" w:lineRule="auto"/>
              <w:rPr>
                <w:rFonts w:ascii="Times New Roman" w:eastAsia="Times New Roman" w:hAnsi="Times New Roman" w:cs="Times New Roman"/>
                <w:color w:val="000000"/>
                <w:sz w:val="20"/>
                <w:szCs w:val="20"/>
                <w:lang w:val="en-US" w:eastAsia="en-US"/>
              </w:rPr>
            </w:pPr>
            <w:ins w:id="44" w:author="ROHAYATI" w:date="2023-04-06T09:55:00Z">
              <w:r w:rsidRPr="00D778E4">
                <w:rPr>
                  <w:rFonts w:ascii="Times New Roman" w:eastAsia="Times New Roman" w:hAnsi="Times New Roman" w:cs="Times New Roman"/>
                  <w:color w:val="000000"/>
                  <w:sz w:val="20"/>
                  <w:szCs w:val="20"/>
                  <w:lang w:val="en-US" w:eastAsia="en-US"/>
                </w:rPr>
                <w:t xml:space="preserve">Sticker </w:t>
              </w:r>
              <w:proofErr w:type="spellStart"/>
              <w:r w:rsidRPr="00D778E4">
                <w:rPr>
                  <w:rFonts w:ascii="Times New Roman" w:eastAsia="Times New Roman" w:hAnsi="Times New Roman" w:cs="Times New Roman"/>
                  <w:color w:val="000000"/>
                  <w:sz w:val="20"/>
                  <w:szCs w:val="20"/>
                  <w:lang w:val="en-US" w:eastAsia="en-US"/>
                </w:rPr>
                <w:t>oracal</w:t>
              </w:r>
              <w:proofErr w:type="spellEnd"/>
              <w:r w:rsidRPr="00D778E4">
                <w:rPr>
                  <w:rFonts w:ascii="Times New Roman" w:eastAsia="Times New Roman" w:hAnsi="Times New Roman" w:cs="Times New Roman"/>
                  <w:color w:val="000000"/>
                  <w:sz w:val="20"/>
                  <w:szCs w:val="20"/>
                  <w:lang w:val="en-US" w:eastAsia="en-US"/>
                </w:rPr>
                <w:t xml:space="preserve"> 651</w:t>
              </w:r>
            </w:ins>
            <w:del w:id="45" w:author="ROHAYATI" w:date="2023-04-06T09:55:00Z">
              <w:r w:rsidRPr="00D778E4" w:rsidDel="00D05E89">
                <w:rPr>
                  <w:rFonts w:ascii="Times New Roman" w:eastAsia="Times New Roman" w:hAnsi="Times New Roman" w:cs="Times New Roman"/>
                  <w:color w:val="000000"/>
                  <w:sz w:val="20"/>
                  <w:szCs w:val="20"/>
                  <w:lang w:val="en-US" w:eastAsia="en-US"/>
                </w:rPr>
                <w:delText xml:space="preserve">FORM NCR KOSONGAN 4 PLY </w:delText>
              </w:r>
            </w:del>
          </w:p>
        </w:tc>
        <w:tc>
          <w:tcPr>
            <w:tcW w:w="1530" w:type="dxa"/>
            <w:tcBorders>
              <w:top w:val="nil"/>
              <w:left w:val="nil"/>
              <w:bottom w:val="single" w:sz="4" w:space="0" w:color="auto"/>
              <w:right w:val="single" w:sz="4" w:space="0" w:color="auto"/>
            </w:tcBorders>
            <w:shd w:val="clear" w:color="auto" w:fill="auto"/>
            <w:noWrap/>
            <w:vAlign w:val="center"/>
            <w:hideMark/>
          </w:tcPr>
          <w:p w:rsidR="007576D7" w:rsidRPr="00D778E4" w:rsidRDefault="007576D7" w:rsidP="007576D7">
            <w:pPr>
              <w:spacing w:after="0" w:line="240" w:lineRule="auto"/>
              <w:jc w:val="center"/>
              <w:rPr>
                <w:rFonts w:ascii="Times New Roman" w:eastAsia="Times New Roman" w:hAnsi="Times New Roman" w:cs="Times New Roman"/>
                <w:color w:val="000000"/>
                <w:sz w:val="20"/>
                <w:szCs w:val="20"/>
                <w:lang w:val="en-US" w:eastAsia="en-US"/>
              </w:rPr>
            </w:pPr>
            <w:ins w:id="46" w:author="ROHAYATI" w:date="2023-04-06T09:55:00Z">
              <w:r w:rsidRPr="00D778E4">
                <w:rPr>
                  <w:rFonts w:ascii="Times New Roman" w:eastAsia="Times New Roman" w:hAnsi="Times New Roman" w:cs="Times New Roman"/>
                  <w:color w:val="000000"/>
                  <w:sz w:val="20"/>
                  <w:szCs w:val="20"/>
                  <w:lang w:val="en-US" w:eastAsia="en-US"/>
                </w:rPr>
                <w:t>MTR</w:t>
              </w:r>
            </w:ins>
            <w:del w:id="47" w:author="ROHAYATI" w:date="2023-04-06T09:55:00Z">
              <w:r w:rsidRPr="00D778E4" w:rsidDel="00D05E89">
                <w:rPr>
                  <w:rFonts w:ascii="Times New Roman" w:eastAsia="Times New Roman" w:hAnsi="Times New Roman" w:cs="Times New Roman"/>
                  <w:color w:val="000000"/>
                  <w:sz w:val="20"/>
                  <w:szCs w:val="20"/>
                  <w:lang w:val="en-US" w:eastAsia="en-US"/>
                </w:rPr>
                <w:delText>RIM</w:delText>
              </w:r>
            </w:del>
          </w:p>
        </w:tc>
        <w:tc>
          <w:tcPr>
            <w:tcW w:w="1749" w:type="dxa"/>
            <w:tcBorders>
              <w:top w:val="nil"/>
              <w:left w:val="nil"/>
              <w:bottom w:val="single" w:sz="4" w:space="0" w:color="auto"/>
              <w:right w:val="single" w:sz="4" w:space="0" w:color="auto"/>
            </w:tcBorders>
            <w:shd w:val="clear" w:color="auto" w:fill="auto"/>
            <w:noWrap/>
            <w:vAlign w:val="bottom"/>
            <w:hideMark/>
          </w:tcPr>
          <w:p w:rsidR="007576D7" w:rsidRPr="00D778E4" w:rsidRDefault="007576D7" w:rsidP="007576D7">
            <w:pPr>
              <w:spacing w:after="0" w:line="240" w:lineRule="auto"/>
              <w:rPr>
                <w:rFonts w:ascii="Times New Roman" w:eastAsia="Times New Roman" w:hAnsi="Times New Roman" w:cs="Times New Roman"/>
                <w:color w:val="000000"/>
                <w:sz w:val="20"/>
                <w:szCs w:val="20"/>
                <w:lang w:val="en-US" w:eastAsia="en-US"/>
              </w:rPr>
            </w:pPr>
            <w:ins w:id="48" w:author="ROHAYATI" w:date="2023-04-06T09:55:00Z">
              <w:r>
                <w:rPr>
                  <w:rFonts w:ascii="Times New Roman" w:hAnsi="Times New Roman" w:cs="Times New Roman"/>
                  <w:color w:val="000000"/>
                </w:rPr>
                <w:t xml:space="preserve"> Rp    8</w:t>
              </w:r>
              <w:r w:rsidRPr="00D778E4">
                <w:rPr>
                  <w:rFonts w:ascii="Times New Roman" w:hAnsi="Times New Roman" w:cs="Times New Roman"/>
                  <w:color w:val="000000"/>
                </w:rPr>
                <w:t xml:space="preserve">5,000 </w:t>
              </w:r>
            </w:ins>
            <w:del w:id="49" w:author="ROHAYATI" w:date="2023-04-06T09:55:00Z">
              <w:r w:rsidRPr="00D778E4" w:rsidDel="00D05E89">
                <w:rPr>
                  <w:rFonts w:ascii="Times New Roman" w:hAnsi="Times New Roman" w:cs="Times New Roman"/>
                  <w:color w:val="000000"/>
                </w:rPr>
                <w:delText xml:space="preserve"> Rp  320,000 </w:delText>
              </w:r>
            </w:del>
          </w:p>
        </w:tc>
      </w:tr>
      <w:tr w:rsidR="007576D7" w:rsidRPr="009B2485" w:rsidTr="00D05E89">
        <w:tblPrEx>
          <w:tblW w:w="8926" w:type="dxa"/>
          <w:tblInd w:w="108" w:type="dxa"/>
          <w:tblPrExChange w:id="50" w:author="ROHAYATI" w:date="2023-04-06T09:55:00Z">
            <w:tblPrEx>
              <w:tblW w:w="8926" w:type="dxa"/>
              <w:tblInd w:w="108" w:type="dxa"/>
            </w:tblPrEx>
          </w:tblPrExChange>
        </w:tblPrEx>
        <w:trPr>
          <w:trHeight w:val="284"/>
          <w:trPrChange w:id="51" w:author="ROHAYATI" w:date="2023-04-06T09:55:00Z">
            <w:trPr>
              <w:gridAfter w:val="0"/>
              <w:trHeight w:val="284"/>
            </w:trPr>
          </w:trPrChange>
        </w:trPr>
        <w:tc>
          <w:tcPr>
            <w:tcW w:w="1182" w:type="dxa"/>
            <w:tcBorders>
              <w:top w:val="nil"/>
              <w:left w:val="single" w:sz="4" w:space="0" w:color="auto"/>
              <w:bottom w:val="single" w:sz="4" w:space="0" w:color="auto"/>
              <w:right w:val="single" w:sz="4" w:space="0" w:color="auto"/>
            </w:tcBorders>
            <w:shd w:val="clear" w:color="auto" w:fill="auto"/>
            <w:noWrap/>
            <w:vAlign w:val="bottom"/>
            <w:hideMark/>
            <w:tcPrChange w:id="52" w:author="ROHAYATI" w:date="2023-04-06T09:55:00Z">
              <w:tcPr>
                <w:tcW w:w="1182"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rsidR="007576D7" w:rsidRPr="00D778E4" w:rsidRDefault="007576D7" w:rsidP="007576D7">
            <w:pPr>
              <w:spacing w:after="0" w:line="240" w:lineRule="auto"/>
              <w:jc w:val="center"/>
              <w:rPr>
                <w:rFonts w:ascii="Times New Roman" w:eastAsia="Times New Roman" w:hAnsi="Times New Roman" w:cs="Times New Roman"/>
                <w:color w:val="000000"/>
                <w:sz w:val="20"/>
                <w:szCs w:val="20"/>
                <w:lang w:val="en-US" w:eastAsia="en-US"/>
              </w:rPr>
            </w:pPr>
            <w:r w:rsidRPr="00D778E4">
              <w:rPr>
                <w:rFonts w:ascii="Times New Roman" w:eastAsia="Times New Roman" w:hAnsi="Times New Roman" w:cs="Times New Roman"/>
                <w:color w:val="000000"/>
                <w:sz w:val="20"/>
                <w:szCs w:val="20"/>
                <w:lang w:val="en-US" w:eastAsia="en-US"/>
              </w:rPr>
              <w:t>8</w:t>
            </w:r>
          </w:p>
        </w:tc>
        <w:tc>
          <w:tcPr>
            <w:tcW w:w="4465" w:type="dxa"/>
            <w:tcBorders>
              <w:top w:val="nil"/>
              <w:left w:val="nil"/>
              <w:bottom w:val="single" w:sz="4" w:space="0" w:color="auto"/>
              <w:right w:val="single" w:sz="4" w:space="0" w:color="auto"/>
            </w:tcBorders>
            <w:shd w:val="clear" w:color="auto" w:fill="auto"/>
            <w:vAlign w:val="bottom"/>
            <w:hideMark/>
            <w:tcPrChange w:id="53" w:author="ROHAYATI" w:date="2023-04-06T09:55:00Z">
              <w:tcPr>
                <w:tcW w:w="4465" w:type="dxa"/>
                <w:gridSpan w:val="2"/>
                <w:tcBorders>
                  <w:top w:val="nil"/>
                  <w:left w:val="nil"/>
                  <w:bottom w:val="single" w:sz="4" w:space="0" w:color="auto"/>
                  <w:right w:val="single" w:sz="4" w:space="0" w:color="auto"/>
                </w:tcBorders>
                <w:shd w:val="clear" w:color="auto" w:fill="auto"/>
                <w:vAlign w:val="center"/>
                <w:hideMark/>
              </w:tcPr>
            </w:tcPrChange>
          </w:tcPr>
          <w:p w:rsidR="007576D7" w:rsidRPr="00D778E4" w:rsidRDefault="007576D7" w:rsidP="007576D7">
            <w:pPr>
              <w:spacing w:after="0" w:line="240" w:lineRule="auto"/>
              <w:rPr>
                <w:rFonts w:ascii="Times New Roman" w:eastAsia="Times New Roman" w:hAnsi="Times New Roman" w:cs="Times New Roman"/>
                <w:color w:val="000000"/>
                <w:sz w:val="20"/>
                <w:szCs w:val="20"/>
                <w:lang w:val="en-US" w:eastAsia="en-US"/>
              </w:rPr>
            </w:pPr>
            <w:ins w:id="54" w:author="ROHAYATI" w:date="2023-04-06T09:55:00Z">
              <w:r w:rsidRPr="00D778E4">
                <w:rPr>
                  <w:rFonts w:ascii="Times New Roman" w:eastAsia="Times New Roman" w:hAnsi="Times New Roman" w:cs="Times New Roman"/>
                  <w:color w:val="000000"/>
                  <w:sz w:val="20"/>
                  <w:szCs w:val="20"/>
                  <w:lang w:val="en-US" w:eastAsia="en-US"/>
                </w:rPr>
                <w:t xml:space="preserve">Sticker </w:t>
              </w:r>
              <w:proofErr w:type="spellStart"/>
              <w:r w:rsidRPr="00D778E4">
                <w:rPr>
                  <w:rFonts w:ascii="Times New Roman" w:eastAsia="Times New Roman" w:hAnsi="Times New Roman" w:cs="Times New Roman"/>
                  <w:color w:val="000000"/>
                  <w:sz w:val="20"/>
                  <w:szCs w:val="20"/>
                  <w:lang w:val="en-US" w:eastAsia="en-US"/>
                </w:rPr>
                <w:t>kiwalet</w:t>
              </w:r>
            </w:ins>
            <w:proofErr w:type="spellEnd"/>
            <w:del w:id="55" w:author="ROHAYATI" w:date="2023-04-06T09:55:00Z">
              <w:r w:rsidRPr="00D778E4" w:rsidDel="00D05E89">
                <w:rPr>
                  <w:rFonts w:ascii="Times New Roman" w:eastAsia="Times New Roman" w:hAnsi="Times New Roman" w:cs="Times New Roman"/>
                  <w:color w:val="000000"/>
                  <w:sz w:val="20"/>
                  <w:szCs w:val="20"/>
                  <w:lang w:val="en-US" w:eastAsia="en-US"/>
                </w:rPr>
                <w:delText xml:space="preserve">BUKU COC PT </w:delText>
              </w:r>
            </w:del>
          </w:p>
        </w:tc>
        <w:tc>
          <w:tcPr>
            <w:tcW w:w="1530" w:type="dxa"/>
            <w:tcBorders>
              <w:top w:val="nil"/>
              <w:left w:val="nil"/>
              <w:bottom w:val="single" w:sz="4" w:space="0" w:color="auto"/>
              <w:right w:val="single" w:sz="4" w:space="0" w:color="auto"/>
            </w:tcBorders>
            <w:shd w:val="clear" w:color="auto" w:fill="auto"/>
            <w:vAlign w:val="center"/>
            <w:hideMark/>
            <w:tcPrChange w:id="56" w:author="ROHAYATI" w:date="2023-04-06T09:55:00Z">
              <w:tcPr>
                <w:tcW w:w="1530" w:type="dxa"/>
                <w:gridSpan w:val="2"/>
                <w:tcBorders>
                  <w:top w:val="nil"/>
                  <w:left w:val="nil"/>
                  <w:bottom w:val="single" w:sz="4" w:space="0" w:color="auto"/>
                  <w:right w:val="single" w:sz="4" w:space="0" w:color="auto"/>
                </w:tcBorders>
                <w:shd w:val="clear" w:color="auto" w:fill="auto"/>
                <w:vAlign w:val="center"/>
                <w:hideMark/>
              </w:tcPr>
            </w:tcPrChange>
          </w:tcPr>
          <w:p w:rsidR="007576D7" w:rsidRPr="00D778E4" w:rsidRDefault="007576D7" w:rsidP="007576D7">
            <w:pPr>
              <w:spacing w:after="0" w:line="240" w:lineRule="auto"/>
              <w:jc w:val="center"/>
              <w:rPr>
                <w:rFonts w:ascii="Times New Roman" w:eastAsia="Times New Roman" w:hAnsi="Times New Roman" w:cs="Times New Roman"/>
                <w:color w:val="000000"/>
                <w:sz w:val="20"/>
                <w:szCs w:val="20"/>
                <w:lang w:val="en-US" w:eastAsia="en-US"/>
              </w:rPr>
            </w:pPr>
            <w:ins w:id="57" w:author="ROHAYATI" w:date="2023-04-06T09:55:00Z">
              <w:r w:rsidRPr="00D778E4">
                <w:rPr>
                  <w:rFonts w:ascii="Times New Roman" w:eastAsia="Times New Roman" w:hAnsi="Times New Roman" w:cs="Times New Roman"/>
                  <w:color w:val="000000"/>
                  <w:sz w:val="20"/>
                  <w:szCs w:val="20"/>
                  <w:lang w:val="en-US" w:eastAsia="en-US"/>
                </w:rPr>
                <w:t>MTR</w:t>
              </w:r>
            </w:ins>
            <w:del w:id="58" w:author="ROHAYATI" w:date="2023-04-06T09:55:00Z">
              <w:r w:rsidRPr="00D778E4" w:rsidDel="00D05E89">
                <w:rPr>
                  <w:rFonts w:ascii="Times New Roman" w:eastAsia="Times New Roman" w:hAnsi="Times New Roman" w:cs="Times New Roman"/>
                  <w:color w:val="000000"/>
                  <w:sz w:val="20"/>
                  <w:szCs w:val="20"/>
                  <w:lang w:val="en-US" w:eastAsia="en-US"/>
                </w:rPr>
                <w:delText>PCS</w:delText>
              </w:r>
            </w:del>
          </w:p>
        </w:tc>
        <w:tc>
          <w:tcPr>
            <w:tcW w:w="1749" w:type="dxa"/>
            <w:tcBorders>
              <w:top w:val="nil"/>
              <w:left w:val="nil"/>
              <w:bottom w:val="single" w:sz="4" w:space="0" w:color="auto"/>
              <w:right w:val="single" w:sz="4" w:space="0" w:color="auto"/>
            </w:tcBorders>
            <w:shd w:val="clear" w:color="auto" w:fill="auto"/>
            <w:vAlign w:val="bottom"/>
            <w:hideMark/>
            <w:tcPrChange w:id="59" w:author="ROHAYATI" w:date="2023-04-06T09:55:00Z">
              <w:tcPr>
                <w:tcW w:w="1749" w:type="dxa"/>
                <w:gridSpan w:val="2"/>
                <w:tcBorders>
                  <w:top w:val="nil"/>
                  <w:left w:val="nil"/>
                  <w:bottom w:val="single" w:sz="4" w:space="0" w:color="auto"/>
                  <w:right w:val="single" w:sz="4" w:space="0" w:color="auto"/>
                </w:tcBorders>
                <w:shd w:val="clear" w:color="auto" w:fill="auto"/>
                <w:vAlign w:val="bottom"/>
                <w:hideMark/>
              </w:tcPr>
            </w:tcPrChange>
          </w:tcPr>
          <w:p w:rsidR="007576D7" w:rsidRPr="00D778E4" w:rsidRDefault="007576D7" w:rsidP="007576D7">
            <w:pPr>
              <w:spacing w:after="0" w:line="240" w:lineRule="auto"/>
              <w:rPr>
                <w:rFonts w:ascii="Times New Roman" w:eastAsia="Times New Roman" w:hAnsi="Times New Roman" w:cs="Times New Roman"/>
                <w:color w:val="000000"/>
                <w:sz w:val="20"/>
                <w:szCs w:val="20"/>
                <w:lang w:val="en-US" w:eastAsia="en-US"/>
              </w:rPr>
            </w:pPr>
            <w:ins w:id="60" w:author="ROHAYATI" w:date="2023-04-06T09:55:00Z">
              <w:r>
                <w:rPr>
                  <w:rFonts w:ascii="Times New Roman" w:hAnsi="Times New Roman" w:cs="Times New Roman"/>
                  <w:color w:val="000000"/>
                </w:rPr>
                <w:t xml:space="preserve"> Rp    9</w:t>
              </w:r>
              <w:r w:rsidRPr="00D778E4">
                <w:rPr>
                  <w:rFonts w:ascii="Times New Roman" w:hAnsi="Times New Roman" w:cs="Times New Roman"/>
                  <w:color w:val="000000"/>
                </w:rPr>
                <w:t xml:space="preserve">5,000 </w:t>
              </w:r>
            </w:ins>
            <w:del w:id="61" w:author="ROHAYATI" w:date="2023-04-06T09:55:00Z">
              <w:r w:rsidRPr="00D778E4" w:rsidDel="00D05E89">
                <w:rPr>
                  <w:rFonts w:ascii="Times New Roman" w:hAnsi="Times New Roman" w:cs="Times New Roman"/>
                  <w:color w:val="000000"/>
                </w:rPr>
                <w:delText xml:space="preserve"> Rp      5,000 </w:delText>
              </w:r>
            </w:del>
          </w:p>
        </w:tc>
      </w:tr>
      <w:tr w:rsidR="007F177B" w:rsidRPr="009B2485" w:rsidTr="007576D7">
        <w:tblPrEx>
          <w:tblW w:w="8926" w:type="dxa"/>
          <w:tblInd w:w="108" w:type="dxa"/>
          <w:tblPrExChange w:id="62" w:author="ROHAYATI" w:date="2023-04-06T09:55:00Z">
            <w:tblPrEx>
              <w:tblW w:w="8926" w:type="dxa"/>
              <w:tblInd w:w="108" w:type="dxa"/>
            </w:tblPrEx>
          </w:tblPrExChange>
        </w:tblPrEx>
        <w:trPr>
          <w:trHeight w:val="284"/>
          <w:trPrChange w:id="63" w:author="ROHAYATI" w:date="2023-04-06T09:55:00Z">
            <w:trPr>
              <w:gridAfter w:val="0"/>
              <w:trHeight w:val="284"/>
            </w:trPr>
          </w:trPrChange>
        </w:trPr>
        <w:tc>
          <w:tcPr>
            <w:tcW w:w="1182" w:type="dxa"/>
            <w:tcBorders>
              <w:top w:val="nil"/>
              <w:left w:val="single" w:sz="4" w:space="0" w:color="auto"/>
              <w:bottom w:val="single" w:sz="4" w:space="0" w:color="auto"/>
              <w:right w:val="single" w:sz="4" w:space="0" w:color="auto"/>
            </w:tcBorders>
            <w:shd w:val="clear" w:color="auto" w:fill="auto"/>
            <w:noWrap/>
            <w:vAlign w:val="bottom"/>
            <w:tcPrChange w:id="64" w:author="ROHAYATI" w:date="2023-04-06T09:55:00Z">
              <w:tcPr>
                <w:tcW w:w="1182" w:type="dxa"/>
                <w:gridSpan w:val="2"/>
                <w:tcBorders>
                  <w:top w:val="nil"/>
                  <w:left w:val="single" w:sz="4" w:space="0" w:color="auto"/>
                  <w:bottom w:val="single" w:sz="4" w:space="0" w:color="auto"/>
                  <w:right w:val="single" w:sz="4" w:space="0" w:color="auto"/>
                </w:tcBorders>
                <w:shd w:val="clear" w:color="auto" w:fill="auto"/>
                <w:noWrap/>
                <w:vAlign w:val="bottom"/>
              </w:tcPr>
            </w:tcPrChange>
          </w:tcPr>
          <w:p w:rsidR="007F177B" w:rsidRPr="00D778E4" w:rsidRDefault="007F177B" w:rsidP="007F177B">
            <w:pPr>
              <w:spacing w:after="0" w:line="240" w:lineRule="auto"/>
              <w:jc w:val="center"/>
              <w:rPr>
                <w:rFonts w:ascii="Times New Roman" w:eastAsia="Times New Roman" w:hAnsi="Times New Roman" w:cs="Times New Roman"/>
                <w:color w:val="000000"/>
                <w:sz w:val="20"/>
                <w:szCs w:val="20"/>
                <w:lang w:val="en-US" w:eastAsia="en-US"/>
              </w:rPr>
            </w:pPr>
            <w:del w:id="65" w:author="ROHAYATI" w:date="2023-04-06T09:55:00Z">
              <w:r w:rsidRPr="00D778E4" w:rsidDel="007576D7">
                <w:rPr>
                  <w:rFonts w:ascii="Times New Roman" w:eastAsia="Times New Roman" w:hAnsi="Times New Roman" w:cs="Times New Roman"/>
                  <w:color w:val="000000"/>
                  <w:sz w:val="20"/>
                  <w:szCs w:val="20"/>
                  <w:lang w:val="en-US" w:eastAsia="en-US"/>
                </w:rPr>
                <w:delText>9</w:delText>
              </w:r>
            </w:del>
          </w:p>
        </w:tc>
        <w:tc>
          <w:tcPr>
            <w:tcW w:w="4465" w:type="dxa"/>
            <w:tcBorders>
              <w:top w:val="nil"/>
              <w:left w:val="nil"/>
              <w:bottom w:val="single" w:sz="4" w:space="0" w:color="auto"/>
              <w:right w:val="single" w:sz="4" w:space="0" w:color="auto"/>
            </w:tcBorders>
            <w:shd w:val="clear" w:color="auto" w:fill="auto"/>
            <w:noWrap/>
            <w:vAlign w:val="center"/>
            <w:tcPrChange w:id="66" w:author="ROHAYATI" w:date="2023-04-06T09:55:00Z">
              <w:tcPr>
                <w:tcW w:w="4465" w:type="dxa"/>
                <w:gridSpan w:val="2"/>
                <w:tcBorders>
                  <w:top w:val="nil"/>
                  <w:left w:val="nil"/>
                  <w:bottom w:val="single" w:sz="4" w:space="0" w:color="auto"/>
                  <w:right w:val="single" w:sz="4" w:space="0" w:color="auto"/>
                </w:tcBorders>
                <w:shd w:val="clear" w:color="auto" w:fill="auto"/>
                <w:noWrap/>
                <w:vAlign w:val="center"/>
              </w:tcPr>
            </w:tcPrChange>
          </w:tcPr>
          <w:p w:rsidR="007F177B" w:rsidRPr="00D778E4" w:rsidRDefault="007F177B" w:rsidP="007F177B">
            <w:pPr>
              <w:spacing w:after="0" w:line="240" w:lineRule="auto"/>
              <w:rPr>
                <w:rFonts w:ascii="Times New Roman" w:eastAsia="Times New Roman" w:hAnsi="Times New Roman" w:cs="Times New Roman"/>
                <w:color w:val="000000"/>
                <w:sz w:val="20"/>
                <w:szCs w:val="20"/>
                <w:lang w:val="en-US" w:eastAsia="en-US"/>
              </w:rPr>
            </w:pPr>
            <w:del w:id="67" w:author="ROHAYATI" w:date="2023-04-06T09:55:00Z">
              <w:r w:rsidRPr="00D778E4" w:rsidDel="007576D7">
                <w:rPr>
                  <w:rFonts w:ascii="Times New Roman" w:eastAsia="Times New Roman" w:hAnsi="Times New Roman" w:cs="Times New Roman"/>
                  <w:color w:val="000000"/>
                  <w:sz w:val="20"/>
                  <w:szCs w:val="20"/>
                  <w:lang w:val="en-US" w:eastAsia="en-US"/>
                </w:rPr>
                <w:delText>Sticker oracal 651</w:delText>
              </w:r>
            </w:del>
          </w:p>
        </w:tc>
        <w:tc>
          <w:tcPr>
            <w:tcW w:w="1530" w:type="dxa"/>
            <w:tcBorders>
              <w:top w:val="nil"/>
              <w:left w:val="nil"/>
              <w:bottom w:val="single" w:sz="4" w:space="0" w:color="auto"/>
              <w:right w:val="single" w:sz="4" w:space="0" w:color="auto"/>
            </w:tcBorders>
            <w:shd w:val="clear" w:color="auto" w:fill="auto"/>
            <w:noWrap/>
            <w:vAlign w:val="center"/>
            <w:tcPrChange w:id="68" w:author="ROHAYATI" w:date="2023-04-06T09:55:00Z">
              <w:tcPr>
                <w:tcW w:w="1530" w:type="dxa"/>
                <w:gridSpan w:val="2"/>
                <w:tcBorders>
                  <w:top w:val="nil"/>
                  <w:left w:val="nil"/>
                  <w:bottom w:val="single" w:sz="4" w:space="0" w:color="auto"/>
                  <w:right w:val="single" w:sz="4" w:space="0" w:color="auto"/>
                </w:tcBorders>
                <w:shd w:val="clear" w:color="auto" w:fill="auto"/>
                <w:noWrap/>
                <w:vAlign w:val="center"/>
              </w:tcPr>
            </w:tcPrChange>
          </w:tcPr>
          <w:p w:rsidR="007F177B" w:rsidRPr="00D778E4" w:rsidRDefault="007F177B" w:rsidP="007F177B">
            <w:pPr>
              <w:spacing w:after="0" w:line="240" w:lineRule="auto"/>
              <w:jc w:val="center"/>
              <w:rPr>
                <w:rFonts w:ascii="Times New Roman" w:eastAsia="Times New Roman" w:hAnsi="Times New Roman" w:cs="Times New Roman"/>
                <w:color w:val="000000"/>
                <w:sz w:val="20"/>
                <w:szCs w:val="20"/>
                <w:lang w:val="en-US" w:eastAsia="en-US"/>
              </w:rPr>
            </w:pPr>
            <w:del w:id="69" w:author="ROHAYATI" w:date="2023-04-06T09:55:00Z">
              <w:r w:rsidRPr="00D778E4" w:rsidDel="007576D7">
                <w:rPr>
                  <w:rFonts w:ascii="Times New Roman" w:eastAsia="Times New Roman" w:hAnsi="Times New Roman" w:cs="Times New Roman"/>
                  <w:color w:val="000000"/>
                  <w:sz w:val="20"/>
                  <w:szCs w:val="20"/>
                  <w:lang w:val="en-US" w:eastAsia="en-US"/>
                </w:rPr>
                <w:delText>MTR</w:delText>
              </w:r>
            </w:del>
          </w:p>
        </w:tc>
        <w:tc>
          <w:tcPr>
            <w:tcW w:w="1749" w:type="dxa"/>
            <w:tcBorders>
              <w:top w:val="nil"/>
              <w:left w:val="nil"/>
              <w:bottom w:val="single" w:sz="4" w:space="0" w:color="auto"/>
              <w:right w:val="single" w:sz="4" w:space="0" w:color="auto"/>
            </w:tcBorders>
            <w:shd w:val="clear" w:color="auto" w:fill="auto"/>
            <w:noWrap/>
            <w:vAlign w:val="bottom"/>
            <w:tcPrChange w:id="70" w:author="ROHAYATI" w:date="2023-04-06T09:55:00Z">
              <w:tcPr>
                <w:tcW w:w="1749" w:type="dxa"/>
                <w:gridSpan w:val="2"/>
                <w:tcBorders>
                  <w:top w:val="nil"/>
                  <w:left w:val="nil"/>
                  <w:bottom w:val="single" w:sz="4" w:space="0" w:color="auto"/>
                  <w:right w:val="single" w:sz="4" w:space="0" w:color="auto"/>
                </w:tcBorders>
                <w:shd w:val="clear" w:color="auto" w:fill="auto"/>
                <w:noWrap/>
                <w:vAlign w:val="bottom"/>
              </w:tcPr>
            </w:tcPrChange>
          </w:tcPr>
          <w:p w:rsidR="007F177B" w:rsidRPr="00D778E4" w:rsidRDefault="007F177B" w:rsidP="007F177B">
            <w:pPr>
              <w:spacing w:after="0" w:line="240" w:lineRule="auto"/>
              <w:rPr>
                <w:rFonts w:ascii="Times New Roman" w:eastAsia="Times New Roman" w:hAnsi="Times New Roman" w:cs="Times New Roman"/>
                <w:color w:val="000000"/>
                <w:sz w:val="20"/>
                <w:szCs w:val="20"/>
                <w:lang w:val="en-US" w:eastAsia="en-US"/>
              </w:rPr>
            </w:pPr>
            <w:del w:id="71" w:author="ROHAYATI" w:date="2023-04-06T09:55:00Z">
              <w:r w:rsidRPr="00D778E4" w:rsidDel="007576D7">
                <w:rPr>
                  <w:rFonts w:ascii="Times New Roman" w:hAnsi="Times New Roman" w:cs="Times New Roman"/>
                  <w:color w:val="000000"/>
                </w:rPr>
                <w:delText xml:space="preserve"> Rp    75,000 </w:delText>
              </w:r>
            </w:del>
          </w:p>
        </w:tc>
      </w:tr>
      <w:tr w:rsidR="007F177B" w:rsidRPr="009B2485" w:rsidTr="007576D7">
        <w:tblPrEx>
          <w:tblW w:w="8926" w:type="dxa"/>
          <w:tblInd w:w="108" w:type="dxa"/>
          <w:tblPrExChange w:id="72" w:author="ROHAYATI" w:date="2023-04-06T09:55:00Z">
            <w:tblPrEx>
              <w:tblW w:w="8926" w:type="dxa"/>
              <w:tblInd w:w="108" w:type="dxa"/>
            </w:tblPrEx>
          </w:tblPrExChange>
        </w:tblPrEx>
        <w:trPr>
          <w:trHeight w:val="284"/>
          <w:trPrChange w:id="73" w:author="ROHAYATI" w:date="2023-04-06T09:55:00Z">
            <w:trPr>
              <w:gridAfter w:val="0"/>
              <w:trHeight w:val="284"/>
            </w:trPr>
          </w:trPrChange>
        </w:trPr>
        <w:tc>
          <w:tcPr>
            <w:tcW w:w="1182" w:type="dxa"/>
            <w:tcBorders>
              <w:top w:val="nil"/>
              <w:left w:val="single" w:sz="4" w:space="0" w:color="auto"/>
              <w:bottom w:val="single" w:sz="4" w:space="0" w:color="auto"/>
              <w:right w:val="single" w:sz="4" w:space="0" w:color="auto"/>
            </w:tcBorders>
            <w:shd w:val="clear" w:color="auto" w:fill="auto"/>
            <w:noWrap/>
            <w:vAlign w:val="bottom"/>
            <w:tcPrChange w:id="74" w:author="ROHAYATI" w:date="2023-04-06T09:55:00Z">
              <w:tcPr>
                <w:tcW w:w="1182" w:type="dxa"/>
                <w:gridSpan w:val="2"/>
                <w:tcBorders>
                  <w:top w:val="nil"/>
                  <w:left w:val="single" w:sz="4" w:space="0" w:color="auto"/>
                  <w:bottom w:val="single" w:sz="4" w:space="0" w:color="auto"/>
                  <w:right w:val="single" w:sz="4" w:space="0" w:color="auto"/>
                </w:tcBorders>
                <w:shd w:val="clear" w:color="auto" w:fill="auto"/>
                <w:noWrap/>
                <w:vAlign w:val="bottom"/>
              </w:tcPr>
            </w:tcPrChange>
          </w:tcPr>
          <w:p w:rsidR="007F177B" w:rsidRPr="00D778E4" w:rsidRDefault="007F177B" w:rsidP="007F177B">
            <w:pPr>
              <w:spacing w:after="0" w:line="240" w:lineRule="auto"/>
              <w:jc w:val="center"/>
              <w:rPr>
                <w:rFonts w:ascii="Times New Roman" w:eastAsia="Times New Roman" w:hAnsi="Times New Roman" w:cs="Times New Roman"/>
                <w:color w:val="000000"/>
                <w:sz w:val="20"/>
                <w:szCs w:val="20"/>
                <w:lang w:val="en-US" w:eastAsia="en-US"/>
              </w:rPr>
            </w:pPr>
            <w:del w:id="75" w:author="ROHAYATI" w:date="2023-04-06T09:55:00Z">
              <w:r w:rsidRPr="00D778E4" w:rsidDel="007576D7">
                <w:rPr>
                  <w:rFonts w:ascii="Times New Roman" w:eastAsia="Times New Roman" w:hAnsi="Times New Roman" w:cs="Times New Roman"/>
                  <w:color w:val="000000"/>
                  <w:sz w:val="20"/>
                  <w:szCs w:val="20"/>
                  <w:lang w:val="en-US" w:eastAsia="en-US"/>
                </w:rPr>
                <w:delText>10</w:delText>
              </w:r>
            </w:del>
          </w:p>
        </w:tc>
        <w:tc>
          <w:tcPr>
            <w:tcW w:w="4465" w:type="dxa"/>
            <w:tcBorders>
              <w:top w:val="nil"/>
              <w:left w:val="nil"/>
              <w:bottom w:val="single" w:sz="4" w:space="0" w:color="auto"/>
              <w:right w:val="single" w:sz="4" w:space="0" w:color="auto"/>
            </w:tcBorders>
            <w:shd w:val="clear" w:color="auto" w:fill="auto"/>
            <w:noWrap/>
            <w:vAlign w:val="bottom"/>
            <w:tcPrChange w:id="76" w:author="ROHAYATI" w:date="2023-04-06T09:55:00Z">
              <w:tcPr>
                <w:tcW w:w="4465" w:type="dxa"/>
                <w:gridSpan w:val="2"/>
                <w:tcBorders>
                  <w:top w:val="nil"/>
                  <w:left w:val="nil"/>
                  <w:bottom w:val="single" w:sz="4" w:space="0" w:color="auto"/>
                  <w:right w:val="single" w:sz="4" w:space="0" w:color="auto"/>
                </w:tcBorders>
                <w:shd w:val="clear" w:color="auto" w:fill="auto"/>
                <w:noWrap/>
                <w:vAlign w:val="bottom"/>
              </w:tcPr>
            </w:tcPrChange>
          </w:tcPr>
          <w:p w:rsidR="007F177B" w:rsidRPr="00D778E4" w:rsidRDefault="007F177B" w:rsidP="007F177B">
            <w:pPr>
              <w:spacing w:after="0" w:line="240" w:lineRule="auto"/>
              <w:rPr>
                <w:rFonts w:ascii="Times New Roman" w:eastAsia="Times New Roman" w:hAnsi="Times New Roman" w:cs="Times New Roman"/>
                <w:color w:val="000000"/>
                <w:sz w:val="20"/>
                <w:szCs w:val="20"/>
                <w:lang w:val="en-US" w:eastAsia="en-US"/>
              </w:rPr>
            </w:pPr>
            <w:del w:id="77" w:author="ROHAYATI" w:date="2023-04-06T09:55:00Z">
              <w:r w:rsidRPr="00D778E4" w:rsidDel="007576D7">
                <w:rPr>
                  <w:rFonts w:ascii="Times New Roman" w:eastAsia="Times New Roman" w:hAnsi="Times New Roman" w:cs="Times New Roman"/>
                  <w:color w:val="000000"/>
                  <w:sz w:val="20"/>
                  <w:szCs w:val="20"/>
                  <w:lang w:val="en-US" w:eastAsia="en-US"/>
                </w:rPr>
                <w:delText>Sticker kiwalet</w:delText>
              </w:r>
            </w:del>
          </w:p>
        </w:tc>
        <w:tc>
          <w:tcPr>
            <w:tcW w:w="1530" w:type="dxa"/>
            <w:tcBorders>
              <w:top w:val="nil"/>
              <w:left w:val="nil"/>
              <w:bottom w:val="single" w:sz="4" w:space="0" w:color="auto"/>
              <w:right w:val="single" w:sz="4" w:space="0" w:color="auto"/>
            </w:tcBorders>
            <w:shd w:val="clear" w:color="auto" w:fill="auto"/>
            <w:noWrap/>
            <w:vAlign w:val="center"/>
            <w:tcPrChange w:id="78" w:author="ROHAYATI" w:date="2023-04-06T09:55:00Z">
              <w:tcPr>
                <w:tcW w:w="1530" w:type="dxa"/>
                <w:gridSpan w:val="2"/>
                <w:tcBorders>
                  <w:top w:val="nil"/>
                  <w:left w:val="nil"/>
                  <w:bottom w:val="single" w:sz="4" w:space="0" w:color="auto"/>
                  <w:right w:val="single" w:sz="4" w:space="0" w:color="auto"/>
                </w:tcBorders>
                <w:shd w:val="clear" w:color="auto" w:fill="auto"/>
                <w:noWrap/>
                <w:vAlign w:val="center"/>
              </w:tcPr>
            </w:tcPrChange>
          </w:tcPr>
          <w:p w:rsidR="007F177B" w:rsidRPr="00D778E4" w:rsidRDefault="007F177B" w:rsidP="007F177B">
            <w:pPr>
              <w:spacing w:after="0" w:line="240" w:lineRule="auto"/>
              <w:jc w:val="center"/>
              <w:rPr>
                <w:rFonts w:ascii="Times New Roman" w:eastAsia="Times New Roman" w:hAnsi="Times New Roman" w:cs="Times New Roman"/>
                <w:color w:val="000000"/>
                <w:sz w:val="20"/>
                <w:szCs w:val="20"/>
                <w:lang w:val="en-US" w:eastAsia="en-US"/>
              </w:rPr>
            </w:pPr>
            <w:del w:id="79" w:author="ROHAYATI" w:date="2023-04-06T09:55:00Z">
              <w:r w:rsidRPr="00D778E4" w:rsidDel="007576D7">
                <w:rPr>
                  <w:rFonts w:ascii="Times New Roman" w:eastAsia="Times New Roman" w:hAnsi="Times New Roman" w:cs="Times New Roman"/>
                  <w:color w:val="000000"/>
                  <w:sz w:val="20"/>
                  <w:szCs w:val="20"/>
                  <w:lang w:val="en-US" w:eastAsia="en-US"/>
                </w:rPr>
                <w:delText>MTR</w:delText>
              </w:r>
            </w:del>
          </w:p>
        </w:tc>
        <w:tc>
          <w:tcPr>
            <w:tcW w:w="1749" w:type="dxa"/>
            <w:tcBorders>
              <w:top w:val="nil"/>
              <w:left w:val="nil"/>
              <w:bottom w:val="single" w:sz="4" w:space="0" w:color="auto"/>
              <w:right w:val="single" w:sz="4" w:space="0" w:color="auto"/>
            </w:tcBorders>
            <w:shd w:val="clear" w:color="auto" w:fill="auto"/>
            <w:noWrap/>
            <w:vAlign w:val="bottom"/>
            <w:tcPrChange w:id="80" w:author="ROHAYATI" w:date="2023-04-06T09:55:00Z">
              <w:tcPr>
                <w:tcW w:w="1749" w:type="dxa"/>
                <w:gridSpan w:val="2"/>
                <w:tcBorders>
                  <w:top w:val="nil"/>
                  <w:left w:val="nil"/>
                  <w:bottom w:val="single" w:sz="4" w:space="0" w:color="auto"/>
                  <w:right w:val="single" w:sz="4" w:space="0" w:color="auto"/>
                </w:tcBorders>
                <w:shd w:val="clear" w:color="auto" w:fill="auto"/>
                <w:noWrap/>
                <w:vAlign w:val="bottom"/>
              </w:tcPr>
            </w:tcPrChange>
          </w:tcPr>
          <w:p w:rsidR="007F177B" w:rsidRPr="00D778E4" w:rsidRDefault="007F177B" w:rsidP="007F177B">
            <w:pPr>
              <w:spacing w:after="0" w:line="240" w:lineRule="auto"/>
              <w:rPr>
                <w:rFonts w:ascii="Times New Roman" w:eastAsia="Times New Roman" w:hAnsi="Times New Roman" w:cs="Times New Roman"/>
                <w:color w:val="000000"/>
                <w:sz w:val="20"/>
                <w:szCs w:val="20"/>
                <w:lang w:val="en-US" w:eastAsia="en-US"/>
              </w:rPr>
            </w:pPr>
            <w:del w:id="81" w:author="ROHAYATI" w:date="2023-04-06T09:55:00Z">
              <w:r w:rsidRPr="00D778E4" w:rsidDel="007576D7">
                <w:rPr>
                  <w:rFonts w:ascii="Times New Roman" w:hAnsi="Times New Roman" w:cs="Times New Roman"/>
                  <w:color w:val="000000"/>
                </w:rPr>
                <w:delText xml:space="preserve"> Rp    85,000 </w:delText>
              </w:r>
            </w:del>
          </w:p>
        </w:tc>
      </w:tr>
    </w:tbl>
    <w:p w:rsidR="007F177B" w:rsidRPr="00D778E4" w:rsidRDefault="007F177B" w:rsidP="00D778E4">
      <w:pPr>
        <w:pStyle w:val="Default"/>
        <w:spacing w:line="276" w:lineRule="auto"/>
        <w:ind w:left="426"/>
        <w:jc w:val="both"/>
        <w:rPr>
          <w:color w:val="000000" w:themeColor="text1"/>
          <w:lang w:val="en-US"/>
        </w:rPr>
      </w:pPr>
    </w:p>
    <w:p w:rsidR="000A36CF" w:rsidRPr="00EE4DD9" w:rsidRDefault="000A36CF" w:rsidP="000A36CF">
      <w:pPr>
        <w:pStyle w:val="Default"/>
        <w:spacing w:line="276" w:lineRule="auto"/>
        <w:jc w:val="center"/>
        <w:rPr>
          <w:color w:val="000000" w:themeColor="text1"/>
        </w:rPr>
      </w:pPr>
      <w:r w:rsidRPr="00EE4DD9">
        <w:rPr>
          <w:b/>
          <w:bCs/>
          <w:color w:val="000000" w:themeColor="text1"/>
        </w:rPr>
        <w:t>Pasal 2</w:t>
      </w:r>
    </w:p>
    <w:p w:rsidR="000A36CF" w:rsidRPr="00EE4DD9" w:rsidRDefault="000A36CF" w:rsidP="000A36CF">
      <w:pPr>
        <w:pStyle w:val="Default"/>
        <w:spacing w:line="276" w:lineRule="auto"/>
        <w:jc w:val="center"/>
        <w:rPr>
          <w:b/>
          <w:bCs/>
          <w:color w:val="000000" w:themeColor="text1"/>
        </w:rPr>
      </w:pPr>
      <w:r w:rsidRPr="00EE4DD9">
        <w:rPr>
          <w:b/>
          <w:bCs/>
          <w:color w:val="000000" w:themeColor="text1"/>
        </w:rPr>
        <w:t>Harga</w:t>
      </w:r>
    </w:p>
    <w:p w:rsidR="000A36CF" w:rsidRPr="00EE4DD9" w:rsidRDefault="000A36CF" w:rsidP="000A36CF">
      <w:pPr>
        <w:pStyle w:val="Default"/>
        <w:numPr>
          <w:ilvl w:val="0"/>
          <w:numId w:val="9"/>
        </w:numPr>
        <w:spacing w:line="276" w:lineRule="auto"/>
        <w:ind w:left="426" w:hanging="426"/>
        <w:jc w:val="both"/>
        <w:rPr>
          <w:color w:val="000000" w:themeColor="text1"/>
        </w:rPr>
      </w:pPr>
      <w:r w:rsidRPr="00EE4DD9">
        <w:rPr>
          <w:color w:val="000000" w:themeColor="text1"/>
        </w:rPr>
        <w:t xml:space="preserve">Harga obyek perjanjian sesuai surat penawaran dari </w:t>
      </w:r>
      <w:r w:rsidRPr="00EE4DD9">
        <w:rPr>
          <w:b/>
          <w:color w:val="000000" w:themeColor="text1"/>
        </w:rPr>
        <w:t>Pihak Pertama</w:t>
      </w:r>
      <w:r w:rsidRPr="00EE4DD9">
        <w:rPr>
          <w:color w:val="000000" w:themeColor="text1"/>
        </w:rPr>
        <w:t xml:space="preserve"> yang disepakati oleh </w:t>
      </w:r>
      <w:r w:rsidRPr="00EE4DD9">
        <w:rPr>
          <w:b/>
          <w:color w:val="000000" w:themeColor="text1"/>
        </w:rPr>
        <w:t>Pihak Kedua</w:t>
      </w:r>
      <w:r w:rsidRPr="00EE4DD9">
        <w:rPr>
          <w:color w:val="000000" w:themeColor="text1"/>
        </w:rPr>
        <w:t>.</w:t>
      </w:r>
    </w:p>
    <w:p w:rsidR="000A36CF" w:rsidRPr="00EE4DD9" w:rsidRDefault="000A36CF" w:rsidP="000A36CF">
      <w:pPr>
        <w:pStyle w:val="Default"/>
        <w:numPr>
          <w:ilvl w:val="0"/>
          <w:numId w:val="9"/>
        </w:numPr>
        <w:spacing w:line="276" w:lineRule="auto"/>
        <w:ind w:left="426" w:hanging="426"/>
        <w:jc w:val="both"/>
        <w:rPr>
          <w:color w:val="000000" w:themeColor="text1"/>
        </w:rPr>
      </w:pPr>
      <w:r w:rsidRPr="00EE4DD9">
        <w:rPr>
          <w:b/>
          <w:color w:val="000000" w:themeColor="text1"/>
        </w:rPr>
        <w:t>Pihak Pertama</w:t>
      </w:r>
      <w:r w:rsidRPr="00EE4DD9">
        <w:rPr>
          <w:color w:val="000000" w:themeColor="text1"/>
        </w:rPr>
        <w:t xml:space="preserve"> akan mengirimkan surat penawaran atas permintaan </w:t>
      </w:r>
      <w:r w:rsidRPr="00EE4DD9">
        <w:rPr>
          <w:b/>
          <w:color w:val="000000" w:themeColor="text1"/>
        </w:rPr>
        <w:t>Pihak Kedua</w:t>
      </w:r>
      <w:r w:rsidRPr="00EE4DD9">
        <w:rPr>
          <w:color w:val="000000" w:themeColor="text1"/>
        </w:rPr>
        <w:t xml:space="preserve"> sesuai jenis barang yang akan dipesan oleh </w:t>
      </w:r>
      <w:r w:rsidRPr="00EE4DD9">
        <w:rPr>
          <w:b/>
          <w:color w:val="000000" w:themeColor="text1"/>
        </w:rPr>
        <w:t>Pihak Kedua</w:t>
      </w:r>
      <w:r w:rsidRPr="00EE4DD9">
        <w:rPr>
          <w:color w:val="000000" w:themeColor="text1"/>
        </w:rPr>
        <w:t>.</w:t>
      </w:r>
    </w:p>
    <w:p w:rsidR="000A36CF" w:rsidRPr="00EE4DD9" w:rsidRDefault="000A36CF" w:rsidP="000A36CF">
      <w:pPr>
        <w:pStyle w:val="Default"/>
        <w:numPr>
          <w:ilvl w:val="0"/>
          <w:numId w:val="9"/>
        </w:numPr>
        <w:spacing w:line="276" w:lineRule="auto"/>
        <w:ind w:left="426" w:hanging="426"/>
        <w:jc w:val="both"/>
        <w:rPr>
          <w:color w:val="000000" w:themeColor="text1"/>
        </w:rPr>
      </w:pPr>
      <w:r w:rsidRPr="00EE4DD9">
        <w:rPr>
          <w:color w:val="000000" w:themeColor="text1"/>
        </w:rPr>
        <w:t xml:space="preserve">Semua </w:t>
      </w:r>
      <w:proofErr w:type="spellStart"/>
      <w:r w:rsidR="00C05FFB">
        <w:rPr>
          <w:color w:val="000000" w:themeColor="text1"/>
          <w:lang w:val="en-US"/>
        </w:rPr>
        <w:t>lampiran</w:t>
      </w:r>
      <w:proofErr w:type="spellEnd"/>
      <w:r w:rsidR="00C05FFB">
        <w:rPr>
          <w:color w:val="000000" w:themeColor="text1"/>
          <w:lang w:val="en-US"/>
        </w:rPr>
        <w:t xml:space="preserve"> </w:t>
      </w:r>
      <w:proofErr w:type="spellStart"/>
      <w:r w:rsidR="00C05FFB">
        <w:rPr>
          <w:color w:val="000000" w:themeColor="text1"/>
          <w:lang w:val="en-US"/>
        </w:rPr>
        <w:t>dan</w:t>
      </w:r>
      <w:proofErr w:type="spellEnd"/>
      <w:r w:rsidR="00C05FFB">
        <w:rPr>
          <w:color w:val="000000" w:themeColor="text1"/>
          <w:lang w:val="en-US"/>
        </w:rPr>
        <w:t xml:space="preserve"> </w:t>
      </w:r>
      <w:r w:rsidRPr="00EE4DD9">
        <w:rPr>
          <w:color w:val="000000" w:themeColor="text1"/>
        </w:rPr>
        <w:t>surat penawaran yang muncul selama periode perjanjian merupakan bagian yang tidak terpisahkan dari surat perjanjian ini.</w:t>
      </w:r>
    </w:p>
    <w:p w:rsidR="000A36CF" w:rsidRPr="00EE4DD9" w:rsidRDefault="000A36CF" w:rsidP="004F25E8">
      <w:pPr>
        <w:pStyle w:val="Default"/>
        <w:spacing w:line="276" w:lineRule="auto"/>
        <w:jc w:val="center"/>
        <w:rPr>
          <w:b/>
          <w:bCs/>
          <w:color w:val="000000" w:themeColor="text1"/>
        </w:rPr>
      </w:pPr>
    </w:p>
    <w:p w:rsidR="004F25E8" w:rsidRPr="00EE4DD9" w:rsidRDefault="004F25E8" w:rsidP="004F25E8">
      <w:pPr>
        <w:pStyle w:val="Default"/>
        <w:spacing w:line="276" w:lineRule="auto"/>
        <w:jc w:val="center"/>
        <w:rPr>
          <w:b/>
          <w:bCs/>
          <w:color w:val="000000" w:themeColor="text1"/>
        </w:rPr>
      </w:pPr>
      <w:r w:rsidRPr="00EE4DD9">
        <w:rPr>
          <w:b/>
          <w:bCs/>
          <w:color w:val="000000" w:themeColor="text1"/>
        </w:rPr>
        <w:t xml:space="preserve">Pasal </w:t>
      </w:r>
      <w:r w:rsidR="00EC7FF4" w:rsidRPr="00EE4DD9">
        <w:rPr>
          <w:b/>
          <w:bCs/>
          <w:color w:val="000000" w:themeColor="text1"/>
        </w:rPr>
        <w:t>3</w:t>
      </w:r>
    </w:p>
    <w:p w:rsidR="004F25E8" w:rsidRPr="00EE4DD9" w:rsidRDefault="004F25E8" w:rsidP="004F25E8">
      <w:pPr>
        <w:pStyle w:val="Default"/>
        <w:spacing w:line="276" w:lineRule="auto"/>
        <w:jc w:val="center"/>
        <w:rPr>
          <w:b/>
          <w:bCs/>
          <w:color w:val="000000" w:themeColor="text1"/>
        </w:rPr>
      </w:pPr>
      <w:r w:rsidRPr="00EE4DD9">
        <w:rPr>
          <w:b/>
          <w:bCs/>
          <w:color w:val="000000" w:themeColor="text1"/>
        </w:rPr>
        <w:t>Pengiriman</w:t>
      </w:r>
    </w:p>
    <w:p w:rsidR="004F25E8" w:rsidRPr="00EE4DD9" w:rsidRDefault="004F25E8"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Biaya transportasi yang timbul dari tempat </w:t>
      </w:r>
      <w:r w:rsidRPr="00EE4DD9">
        <w:rPr>
          <w:b/>
          <w:bCs/>
          <w:color w:val="000000" w:themeColor="text1"/>
        </w:rPr>
        <w:t>Pihak Pertama</w:t>
      </w:r>
      <w:r w:rsidRPr="00EE4DD9">
        <w:rPr>
          <w:bCs/>
          <w:color w:val="000000" w:themeColor="text1"/>
        </w:rPr>
        <w:t xml:space="preserve"> ke tempat </w:t>
      </w:r>
      <w:r w:rsidRPr="00EE4DD9">
        <w:rPr>
          <w:b/>
          <w:bCs/>
          <w:color w:val="000000" w:themeColor="text1"/>
        </w:rPr>
        <w:t>Pihak Kedua</w:t>
      </w:r>
      <w:r w:rsidRPr="00EE4DD9">
        <w:rPr>
          <w:bCs/>
          <w:color w:val="000000" w:themeColor="text1"/>
        </w:rPr>
        <w:t xml:space="preserve"> sepenuhnya menjadi tanggung jawab </w:t>
      </w:r>
      <w:r w:rsidRPr="00EE4DD9">
        <w:rPr>
          <w:b/>
          <w:bCs/>
          <w:color w:val="000000" w:themeColor="text1"/>
        </w:rPr>
        <w:t>Pihak Pertama</w:t>
      </w:r>
      <w:r w:rsidRPr="00EE4DD9">
        <w:rPr>
          <w:bCs/>
          <w:color w:val="000000" w:themeColor="text1"/>
        </w:rPr>
        <w:t>.</w:t>
      </w:r>
    </w:p>
    <w:p w:rsidR="004F25E8"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Resiko kerusakan akibat proses pengiriman menjadi tanggung jawab </w:t>
      </w:r>
      <w:r w:rsidRPr="00EE4DD9">
        <w:rPr>
          <w:b/>
          <w:bCs/>
          <w:color w:val="000000" w:themeColor="text1"/>
        </w:rPr>
        <w:t>Pihak Pertama</w:t>
      </w:r>
      <w:r w:rsidRPr="00EE4DD9">
        <w:rPr>
          <w:bCs/>
          <w:color w:val="000000" w:themeColor="text1"/>
        </w:rPr>
        <w:t>.</w:t>
      </w:r>
    </w:p>
    <w:p w:rsidR="00EC7FF4" w:rsidRPr="00EE4DD9" w:rsidRDefault="00EC7FF4" w:rsidP="00EC7FF4">
      <w:pPr>
        <w:pStyle w:val="Default"/>
        <w:numPr>
          <w:ilvl w:val="0"/>
          <w:numId w:val="10"/>
        </w:numPr>
        <w:spacing w:line="276" w:lineRule="auto"/>
        <w:ind w:left="426" w:hanging="426"/>
        <w:jc w:val="both"/>
        <w:rPr>
          <w:bCs/>
          <w:color w:val="000000" w:themeColor="text1"/>
        </w:rPr>
      </w:pPr>
      <w:r w:rsidRPr="00EE4DD9">
        <w:rPr>
          <w:bCs/>
          <w:color w:val="000000" w:themeColor="text1"/>
        </w:rPr>
        <w:t xml:space="preserve">Jumlah barang dan waktu pengiriman harus sesuai dengan yang sudah ditetapkan di Purchase Order yang diterbitkan oleh </w:t>
      </w:r>
      <w:r w:rsidRPr="00EE4DD9">
        <w:rPr>
          <w:b/>
          <w:bCs/>
          <w:color w:val="000000" w:themeColor="text1"/>
        </w:rPr>
        <w:t>Pihak Kedua</w:t>
      </w:r>
      <w:r w:rsidRPr="00EE4DD9">
        <w:rPr>
          <w:bCs/>
          <w:color w:val="000000" w:themeColor="text1"/>
        </w:rPr>
        <w:t>.</w:t>
      </w:r>
    </w:p>
    <w:p w:rsidR="00C4451F"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Apabila </w:t>
      </w:r>
      <w:r w:rsidRPr="00EE4DD9">
        <w:rPr>
          <w:b/>
          <w:bCs/>
          <w:color w:val="000000" w:themeColor="text1"/>
        </w:rPr>
        <w:t>Pihak Pertama</w:t>
      </w:r>
      <w:r w:rsidRPr="00EE4DD9">
        <w:rPr>
          <w:bCs/>
          <w:color w:val="000000" w:themeColor="text1"/>
        </w:rPr>
        <w:t xml:space="preserve"> akan melakukan pengiriman barang kepada </w:t>
      </w:r>
      <w:r w:rsidRPr="00EE4DD9">
        <w:rPr>
          <w:b/>
          <w:bCs/>
          <w:color w:val="000000" w:themeColor="text1"/>
        </w:rPr>
        <w:t>Pihak Kedua</w:t>
      </w:r>
      <w:r w:rsidRPr="00EE4DD9">
        <w:rPr>
          <w:bCs/>
          <w:color w:val="000000" w:themeColor="text1"/>
        </w:rPr>
        <w:t xml:space="preserve"> melebihi waktu atau tida</w:t>
      </w:r>
      <w:r w:rsidR="00BF62C6" w:rsidRPr="00EE4DD9">
        <w:rPr>
          <w:bCs/>
          <w:color w:val="000000" w:themeColor="text1"/>
        </w:rPr>
        <w:t>k</w:t>
      </w:r>
      <w:r w:rsidRPr="00EE4DD9">
        <w:rPr>
          <w:bCs/>
          <w:color w:val="000000" w:themeColor="text1"/>
        </w:rPr>
        <w:t xml:space="preserve"> pada hari kerja yang telah ditentukan maka </w:t>
      </w:r>
      <w:r w:rsidRPr="00EE4DD9">
        <w:rPr>
          <w:b/>
          <w:bCs/>
          <w:color w:val="000000" w:themeColor="text1"/>
        </w:rPr>
        <w:t>Pihak Pertama</w:t>
      </w:r>
      <w:r w:rsidRPr="00EE4DD9">
        <w:rPr>
          <w:bCs/>
          <w:color w:val="000000" w:themeColor="text1"/>
        </w:rPr>
        <w:t xml:space="preserve"> harus menginformasikan kepada</w:t>
      </w:r>
      <w:r w:rsidRPr="00EE4DD9">
        <w:rPr>
          <w:b/>
          <w:bCs/>
          <w:color w:val="000000" w:themeColor="text1"/>
        </w:rPr>
        <w:t xml:space="preserve"> Pihak Kedua </w:t>
      </w:r>
      <w:r w:rsidRPr="00EE4DD9">
        <w:rPr>
          <w:bCs/>
          <w:color w:val="000000" w:themeColor="text1"/>
        </w:rPr>
        <w:t>terlebih dahulu.</w:t>
      </w:r>
    </w:p>
    <w:p w:rsidR="00C4451F"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Batas waktu pengiriman barang sesuai dengan jadwal yang sudah disetujui </w:t>
      </w:r>
      <w:r w:rsidRPr="00EE4DD9">
        <w:rPr>
          <w:b/>
          <w:bCs/>
          <w:color w:val="000000" w:themeColor="text1"/>
        </w:rPr>
        <w:t>Para Pihak</w:t>
      </w:r>
      <w:r w:rsidRPr="00EE4DD9">
        <w:rPr>
          <w:bCs/>
          <w:color w:val="000000" w:themeColor="text1"/>
        </w:rPr>
        <w:t>.</w:t>
      </w:r>
    </w:p>
    <w:p w:rsidR="00C4451F"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Apabila terjadi keterlambatan dalam pengiriman maka </w:t>
      </w:r>
      <w:r w:rsidRPr="00EE4DD9">
        <w:rPr>
          <w:b/>
          <w:bCs/>
          <w:color w:val="000000" w:themeColor="text1"/>
        </w:rPr>
        <w:t>Pihak Pertama</w:t>
      </w:r>
      <w:r w:rsidRPr="00EE4DD9">
        <w:rPr>
          <w:bCs/>
          <w:color w:val="000000" w:themeColor="text1"/>
        </w:rPr>
        <w:t xml:space="preserve"> wajib membayar biaya keterlambatan 1</w:t>
      </w:r>
      <w:r w:rsidRPr="00EE4DD9">
        <w:rPr>
          <w:bCs/>
          <w:color w:val="000000" w:themeColor="text1"/>
          <w:vertAlign w:val="superscript"/>
        </w:rPr>
        <w:t>0</w:t>
      </w:r>
      <w:r w:rsidRPr="00EE4DD9">
        <w:rPr>
          <w:bCs/>
          <w:color w:val="000000" w:themeColor="text1"/>
        </w:rPr>
        <w:t>/</w:t>
      </w:r>
      <w:r w:rsidRPr="00EE4DD9">
        <w:rPr>
          <w:bCs/>
          <w:color w:val="000000" w:themeColor="text1"/>
          <w:vertAlign w:val="subscript"/>
        </w:rPr>
        <w:t>00</w:t>
      </w:r>
      <w:r w:rsidR="00EC7FF4" w:rsidRPr="00EE4DD9">
        <w:rPr>
          <w:bCs/>
          <w:color w:val="000000" w:themeColor="text1"/>
          <w:vertAlign w:val="subscript"/>
        </w:rPr>
        <w:t xml:space="preserve"> </w:t>
      </w:r>
      <w:r w:rsidR="00EC7FF4" w:rsidRPr="00EE4DD9">
        <w:rPr>
          <w:bCs/>
          <w:color w:val="000000" w:themeColor="text1"/>
        </w:rPr>
        <w:t xml:space="preserve">(satu per seribu) </w:t>
      </w:r>
      <w:r w:rsidR="0094635A" w:rsidRPr="00EE4DD9">
        <w:rPr>
          <w:bCs/>
          <w:color w:val="000000" w:themeColor="text1"/>
        </w:rPr>
        <w:t xml:space="preserve">per hari keterlambatan </w:t>
      </w:r>
      <w:r w:rsidR="000F0D8E" w:rsidRPr="00EE4DD9">
        <w:rPr>
          <w:bCs/>
          <w:color w:val="000000" w:themeColor="text1"/>
        </w:rPr>
        <w:t xml:space="preserve">dari </w:t>
      </w:r>
      <w:r w:rsidR="0094635A" w:rsidRPr="00EE4DD9">
        <w:rPr>
          <w:bCs/>
          <w:color w:val="000000" w:themeColor="text1"/>
        </w:rPr>
        <w:t xml:space="preserve">total </w:t>
      </w:r>
      <w:r w:rsidR="000F0D8E" w:rsidRPr="00EE4DD9">
        <w:rPr>
          <w:bCs/>
          <w:color w:val="000000" w:themeColor="text1"/>
        </w:rPr>
        <w:t xml:space="preserve">harga </w:t>
      </w:r>
      <w:r w:rsidR="00BF62C6" w:rsidRPr="00EE4DD9">
        <w:rPr>
          <w:bCs/>
          <w:color w:val="000000" w:themeColor="text1"/>
        </w:rPr>
        <w:t xml:space="preserve">barang yang dipesan </w:t>
      </w:r>
      <w:r w:rsidR="00BF62C6" w:rsidRPr="00EE4DD9">
        <w:rPr>
          <w:b/>
          <w:bCs/>
          <w:color w:val="000000" w:themeColor="text1"/>
        </w:rPr>
        <w:t>Pihak Kedua</w:t>
      </w:r>
      <w:r w:rsidRPr="00EE4DD9">
        <w:rPr>
          <w:bCs/>
          <w:color w:val="000000" w:themeColor="text1"/>
        </w:rPr>
        <w:t>.</w:t>
      </w:r>
    </w:p>
    <w:p w:rsidR="00EC7FF4" w:rsidRPr="00EE4DD9" w:rsidRDefault="00EC7FF4" w:rsidP="00EC7FF4">
      <w:pPr>
        <w:pStyle w:val="Default"/>
        <w:numPr>
          <w:ilvl w:val="0"/>
          <w:numId w:val="10"/>
        </w:numPr>
        <w:spacing w:line="276" w:lineRule="auto"/>
        <w:ind w:left="426" w:hanging="426"/>
        <w:jc w:val="both"/>
        <w:rPr>
          <w:bCs/>
          <w:color w:val="000000" w:themeColor="text1"/>
        </w:rPr>
      </w:pPr>
      <w:r w:rsidRPr="00EE4DD9">
        <w:rPr>
          <w:b/>
          <w:bCs/>
          <w:color w:val="000000" w:themeColor="text1"/>
        </w:rPr>
        <w:t>Para Pihak</w:t>
      </w:r>
      <w:r w:rsidRPr="00EE4DD9">
        <w:rPr>
          <w:bCs/>
          <w:color w:val="000000" w:themeColor="text1"/>
        </w:rPr>
        <w:t xml:space="preserve"> sepakat sebelum dilakukan penyerahan obyek perjanjian dari </w:t>
      </w:r>
      <w:r w:rsidRPr="00EE4DD9">
        <w:rPr>
          <w:b/>
          <w:bCs/>
          <w:color w:val="000000" w:themeColor="text1"/>
        </w:rPr>
        <w:t>Pihak Pertama</w:t>
      </w:r>
      <w:r w:rsidRPr="00EE4DD9">
        <w:rPr>
          <w:bCs/>
          <w:color w:val="000000" w:themeColor="text1"/>
        </w:rPr>
        <w:t xml:space="preserve"> kepada </w:t>
      </w:r>
      <w:r w:rsidRPr="00EE4DD9">
        <w:rPr>
          <w:b/>
          <w:bCs/>
          <w:color w:val="000000" w:themeColor="text1"/>
        </w:rPr>
        <w:t>Pihak Kedua</w:t>
      </w:r>
      <w:r w:rsidRPr="00EE4DD9">
        <w:rPr>
          <w:bCs/>
          <w:color w:val="000000" w:themeColor="text1"/>
        </w:rPr>
        <w:t xml:space="preserve">, telah dilakukan pengecekan barang (jumlah, kualitas, dll) antara </w:t>
      </w:r>
      <w:r w:rsidRPr="00EE4DD9">
        <w:rPr>
          <w:b/>
          <w:bCs/>
          <w:color w:val="000000" w:themeColor="text1"/>
        </w:rPr>
        <w:t>Pihak Pertama</w:t>
      </w:r>
      <w:r w:rsidRPr="00EE4DD9">
        <w:rPr>
          <w:bCs/>
          <w:color w:val="000000" w:themeColor="text1"/>
        </w:rPr>
        <w:t xml:space="preserve"> dan </w:t>
      </w:r>
      <w:r w:rsidRPr="00EE4DD9">
        <w:rPr>
          <w:b/>
          <w:bCs/>
          <w:color w:val="000000" w:themeColor="text1"/>
        </w:rPr>
        <w:t>Pihak Kedua</w:t>
      </w:r>
      <w:r w:rsidRPr="00EE4DD9">
        <w:rPr>
          <w:bCs/>
          <w:color w:val="000000" w:themeColor="text1"/>
        </w:rPr>
        <w:t>.</w:t>
      </w:r>
    </w:p>
    <w:p w:rsidR="004F25E8" w:rsidRPr="00EE4DD9" w:rsidRDefault="004F25E8" w:rsidP="00D826E6">
      <w:pPr>
        <w:pStyle w:val="Default"/>
        <w:spacing w:line="276" w:lineRule="auto"/>
        <w:rPr>
          <w:b/>
          <w:bCs/>
          <w:color w:val="000000" w:themeColor="text1"/>
        </w:rPr>
      </w:pPr>
    </w:p>
    <w:p w:rsidR="0094635A" w:rsidRPr="00EE4DD9" w:rsidRDefault="0094635A" w:rsidP="0094635A">
      <w:pPr>
        <w:pStyle w:val="Default"/>
        <w:spacing w:line="276" w:lineRule="auto"/>
        <w:jc w:val="center"/>
        <w:rPr>
          <w:b/>
          <w:bCs/>
          <w:color w:val="000000" w:themeColor="text1"/>
        </w:rPr>
      </w:pPr>
      <w:r w:rsidRPr="00EE4DD9">
        <w:rPr>
          <w:b/>
          <w:bCs/>
          <w:color w:val="000000" w:themeColor="text1"/>
        </w:rPr>
        <w:lastRenderedPageBreak/>
        <w:t xml:space="preserve">Pasal </w:t>
      </w:r>
      <w:r w:rsidR="00EC7FF4" w:rsidRPr="00EE4DD9">
        <w:rPr>
          <w:b/>
          <w:bCs/>
          <w:color w:val="000000" w:themeColor="text1"/>
        </w:rPr>
        <w:t>4</w:t>
      </w:r>
    </w:p>
    <w:p w:rsidR="0094635A" w:rsidRPr="00EE4DD9" w:rsidRDefault="0094635A" w:rsidP="0094635A">
      <w:pPr>
        <w:pStyle w:val="Default"/>
        <w:spacing w:line="276" w:lineRule="auto"/>
        <w:jc w:val="center"/>
        <w:rPr>
          <w:b/>
          <w:bCs/>
          <w:color w:val="000000" w:themeColor="text1"/>
        </w:rPr>
      </w:pPr>
      <w:r w:rsidRPr="00EE4DD9">
        <w:rPr>
          <w:b/>
          <w:bCs/>
          <w:color w:val="000000" w:themeColor="text1"/>
        </w:rPr>
        <w:t>Jaminan Kualitas Produk</w:t>
      </w:r>
    </w:p>
    <w:p w:rsidR="0094635A" w:rsidRPr="00EE4DD9" w:rsidRDefault="0094635A"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Pihak Pertama</w:t>
      </w:r>
      <w:r w:rsidR="00EC7FF4" w:rsidRPr="00EE4DD9">
        <w:rPr>
          <w:b/>
          <w:bCs/>
          <w:color w:val="000000" w:themeColor="text1"/>
        </w:rPr>
        <w:t xml:space="preserve"> </w:t>
      </w:r>
      <w:r w:rsidRPr="00EE4DD9">
        <w:rPr>
          <w:bCs/>
          <w:color w:val="000000" w:themeColor="text1"/>
        </w:rPr>
        <w:t xml:space="preserve">menjamin seluruh obyek yang dikirim kepada </w:t>
      </w:r>
      <w:r w:rsidRPr="00EE4DD9">
        <w:rPr>
          <w:b/>
          <w:bCs/>
          <w:color w:val="000000" w:themeColor="text1"/>
        </w:rPr>
        <w:t>Pihak Kedua</w:t>
      </w:r>
      <w:r w:rsidRPr="00EE4DD9">
        <w:rPr>
          <w:bCs/>
          <w:color w:val="000000" w:themeColor="text1"/>
        </w:rPr>
        <w:t xml:space="preserve"> sesuai dengan spesifikasi yang telah disepakati oleh </w:t>
      </w:r>
      <w:r w:rsidRPr="00EE4DD9">
        <w:rPr>
          <w:b/>
          <w:bCs/>
          <w:color w:val="000000" w:themeColor="text1"/>
        </w:rPr>
        <w:t>Para Pihak</w:t>
      </w:r>
      <w:r w:rsidRPr="00EE4DD9">
        <w:rPr>
          <w:bCs/>
          <w:color w:val="000000" w:themeColor="text1"/>
        </w:rPr>
        <w:t>.</w:t>
      </w:r>
    </w:p>
    <w:p w:rsidR="0094635A" w:rsidRPr="00EE4DD9" w:rsidRDefault="0094635A"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 xml:space="preserve">Pihak Pertma </w:t>
      </w:r>
      <w:r w:rsidRPr="00EE4DD9">
        <w:rPr>
          <w:bCs/>
          <w:color w:val="000000" w:themeColor="text1"/>
        </w:rPr>
        <w:t xml:space="preserve">menjamin seluruh obyek yang dikirim kepada </w:t>
      </w:r>
      <w:r w:rsidRPr="00EE4DD9">
        <w:rPr>
          <w:b/>
          <w:bCs/>
          <w:color w:val="000000" w:themeColor="text1"/>
        </w:rPr>
        <w:t>Pihak Kedua</w:t>
      </w:r>
      <w:r w:rsidRPr="00EE4DD9">
        <w:rPr>
          <w:bCs/>
          <w:color w:val="000000" w:themeColor="text1"/>
        </w:rPr>
        <w:t xml:space="preserve"> sesuai dengan standar</w:t>
      </w:r>
      <w:r w:rsidR="00EC7FF4" w:rsidRPr="00EE4DD9">
        <w:rPr>
          <w:bCs/>
          <w:color w:val="000000" w:themeColor="text1"/>
        </w:rPr>
        <w:t xml:space="preserve"> </w:t>
      </w:r>
      <w:r w:rsidRPr="00EE4DD9">
        <w:rPr>
          <w:bCs/>
          <w:color w:val="000000" w:themeColor="text1"/>
        </w:rPr>
        <w:t>produk yang baik.</w:t>
      </w:r>
    </w:p>
    <w:p w:rsidR="0094635A" w:rsidRPr="00EE4DD9" w:rsidRDefault="0094635A"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 xml:space="preserve">Pihak Pertama </w:t>
      </w:r>
      <w:r w:rsidR="00CD3FD1" w:rsidRPr="00EE4DD9">
        <w:rPr>
          <w:bCs/>
          <w:color w:val="000000" w:themeColor="text1"/>
        </w:rPr>
        <w:t>bersedia mengganti bagian obyek yang telah dikirim jika tidak sesuai sebagaimana dalam ayat (1) dan (2).</w:t>
      </w:r>
    </w:p>
    <w:p w:rsidR="00CD3FD1" w:rsidRPr="00EE4DD9" w:rsidRDefault="00CD3FD1"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 xml:space="preserve">Pihak Pertama </w:t>
      </w:r>
      <w:r w:rsidRPr="00EE4DD9">
        <w:rPr>
          <w:bCs/>
          <w:color w:val="000000" w:themeColor="text1"/>
        </w:rPr>
        <w:t xml:space="preserve">memberikan </w:t>
      </w:r>
      <w:r w:rsidR="00EC7FF4" w:rsidRPr="00EE4DD9">
        <w:rPr>
          <w:bCs/>
          <w:color w:val="000000" w:themeColor="text1"/>
        </w:rPr>
        <w:t>garansi sesuai yang tercantum dalam surat penawaran</w:t>
      </w:r>
      <w:r w:rsidRPr="00EE4DD9">
        <w:rPr>
          <w:bCs/>
          <w:color w:val="000000" w:themeColor="text1"/>
        </w:rPr>
        <w:t>.</w:t>
      </w:r>
    </w:p>
    <w:p w:rsidR="00E24B20" w:rsidRDefault="00E24B20" w:rsidP="00A812BE">
      <w:pPr>
        <w:pStyle w:val="Default"/>
        <w:spacing w:line="276" w:lineRule="auto"/>
        <w:jc w:val="center"/>
        <w:rPr>
          <w:b/>
          <w:bCs/>
          <w:color w:val="000000" w:themeColor="text1"/>
        </w:rPr>
      </w:pPr>
    </w:p>
    <w:p w:rsidR="00A812BE" w:rsidRPr="00EE4DD9" w:rsidRDefault="00A812BE" w:rsidP="00A812BE">
      <w:pPr>
        <w:pStyle w:val="Default"/>
        <w:spacing w:line="276" w:lineRule="auto"/>
        <w:jc w:val="center"/>
        <w:rPr>
          <w:b/>
          <w:bCs/>
          <w:color w:val="000000" w:themeColor="text1"/>
        </w:rPr>
      </w:pPr>
      <w:r w:rsidRPr="00EE4DD9">
        <w:rPr>
          <w:b/>
          <w:bCs/>
          <w:color w:val="000000" w:themeColor="text1"/>
        </w:rPr>
        <w:t xml:space="preserve">Pasal </w:t>
      </w:r>
      <w:r w:rsidR="00EC7FF4" w:rsidRPr="00EE4DD9">
        <w:rPr>
          <w:b/>
          <w:bCs/>
          <w:color w:val="000000" w:themeColor="text1"/>
        </w:rPr>
        <w:t>5</w:t>
      </w:r>
    </w:p>
    <w:p w:rsidR="00A812BE" w:rsidRPr="00EE4DD9" w:rsidRDefault="00A812BE" w:rsidP="00A812BE">
      <w:pPr>
        <w:pStyle w:val="Default"/>
        <w:spacing w:line="276" w:lineRule="auto"/>
        <w:jc w:val="center"/>
        <w:rPr>
          <w:b/>
          <w:bCs/>
          <w:color w:val="000000" w:themeColor="text1"/>
        </w:rPr>
      </w:pPr>
      <w:r w:rsidRPr="00EE4DD9">
        <w:rPr>
          <w:b/>
          <w:bCs/>
          <w:color w:val="000000" w:themeColor="text1"/>
        </w:rPr>
        <w:t>Kewajiban dan Hak Pihak Pertama</w:t>
      </w:r>
    </w:p>
    <w:p w:rsidR="00A812BE" w:rsidRPr="00EE4DD9" w:rsidRDefault="00A812BE" w:rsidP="0094635A">
      <w:pPr>
        <w:pStyle w:val="Default"/>
        <w:numPr>
          <w:ilvl w:val="0"/>
          <w:numId w:val="25"/>
        </w:numPr>
        <w:spacing w:after="71" w:line="276" w:lineRule="auto"/>
        <w:ind w:left="426" w:hanging="426"/>
        <w:jc w:val="both"/>
        <w:rPr>
          <w:bCs/>
          <w:color w:val="000000" w:themeColor="text1"/>
        </w:rPr>
      </w:pPr>
      <w:r w:rsidRPr="00EE4DD9">
        <w:rPr>
          <w:b/>
          <w:bCs/>
          <w:color w:val="000000" w:themeColor="text1"/>
        </w:rPr>
        <w:t>Pihak Pertama</w:t>
      </w:r>
      <w:r w:rsidRPr="00EE4DD9">
        <w:rPr>
          <w:bCs/>
          <w:color w:val="000000" w:themeColor="text1"/>
        </w:rPr>
        <w:t xml:space="preserve"> berhak menerima pembayaran dari </w:t>
      </w:r>
      <w:r w:rsidRPr="00EE4DD9">
        <w:rPr>
          <w:b/>
          <w:bCs/>
          <w:color w:val="000000" w:themeColor="text1"/>
        </w:rPr>
        <w:t>Pihak Kedua</w:t>
      </w:r>
      <w:r w:rsidR="00833513">
        <w:rPr>
          <w:b/>
          <w:bCs/>
          <w:color w:val="000000" w:themeColor="text1"/>
          <w:lang w:val="en-US"/>
        </w:rPr>
        <w:t xml:space="preserve"> </w:t>
      </w:r>
      <w:r w:rsidRPr="00EE4DD9">
        <w:rPr>
          <w:bCs/>
          <w:color w:val="000000" w:themeColor="text1"/>
        </w:rPr>
        <w:t xml:space="preserve">sesuai waktu yang telah disepakati </w:t>
      </w:r>
      <w:r w:rsidRPr="00EE4DD9">
        <w:rPr>
          <w:b/>
          <w:bCs/>
          <w:color w:val="000000" w:themeColor="text1"/>
        </w:rPr>
        <w:t>Para Pihak</w:t>
      </w:r>
      <w:r w:rsidRPr="00EE4DD9">
        <w:rPr>
          <w:bCs/>
          <w:color w:val="000000" w:themeColor="text1"/>
        </w:rPr>
        <w:t>.</w:t>
      </w:r>
    </w:p>
    <w:p w:rsidR="00EC7FF4" w:rsidRPr="00EE4DD9" w:rsidRDefault="00EC7FF4" w:rsidP="00EC7FF4">
      <w:pPr>
        <w:pStyle w:val="Default"/>
        <w:widowControl w:val="0"/>
        <w:numPr>
          <w:ilvl w:val="0"/>
          <w:numId w:val="25"/>
        </w:numPr>
        <w:tabs>
          <w:tab w:val="left" w:pos="-1440"/>
        </w:tabs>
        <w:spacing w:line="276" w:lineRule="auto"/>
        <w:ind w:left="426" w:hanging="426"/>
        <w:jc w:val="both"/>
        <w:rPr>
          <w:bCs/>
          <w:color w:val="000000" w:themeColor="text1"/>
        </w:rPr>
      </w:pPr>
      <w:r w:rsidRPr="00EE4DD9">
        <w:rPr>
          <w:b/>
          <w:color w:val="000000" w:themeColor="text1"/>
        </w:rPr>
        <w:t>Pihak Pertama</w:t>
      </w:r>
      <w:r w:rsidRPr="00EE4DD9">
        <w:rPr>
          <w:color w:val="000000" w:themeColor="text1"/>
        </w:rPr>
        <w:t xml:space="preserve"> wajib menyerahkan obyek perjanjian sesuai spesifikasi dan jadwal yang disepakati </w:t>
      </w:r>
      <w:r w:rsidRPr="00EE4DD9">
        <w:rPr>
          <w:b/>
          <w:color w:val="000000" w:themeColor="text1"/>
        </w:rPr>
        <w:t>Para Pihak</w:t>
      </w:r>
      <w:r w:rsidRPr="00EE4DD9">
        <w:rPr>
          <w:color w:val="000000" w:themeColor="text1"/>
        </w:rPr>
        <w:t>.</w:t>
      </w:r>
    </w:p>
    <w:p w:rsidR="00A812BE" w:rsidRPr="00EE4DD9" w:rsidRDefault="00A812BE" w:rsidP="0094635A">
      <w:pPr>
        <w:pStyle w:val="Default"/>
        <w:numPr>
          <w:ilvl w:val="0"/>
          <w:numId w:val="25"/>
        </w:numPr>
        <w:spacing w:after="71" w:line="276" w:lineRule="auto"/>
        <w:ind w:left="426" w:hanging="426"/>
        <w:jc w:val="both"/>
        <w:rPr>
          <w:bCs/>
          <w:color w:val="000000" w:themeColor="text1"/>
        </w:rPr>
      </w:pPr>
      <w:r w:rsidRPr="00EE4DD9">
        <w:rPr>
          <w:b/>
          <w:bCs/>
          <w:color w:val="000000" w:themeColor="text1"/>
        </w:rPr>
        <w:t>Pihak Pertama</w:t>
      </w:r>
      <w:r w:rsidR="00EC7FF4" w:rsidRPr="00EE4DD9">
        <w:rPr>
          <w:b/>
          <w:bCs/>
          <w:color w:val="000000" w:themeColor="text1"/>
        </w:rPr>
        <w:t xml:space="preserve"> </w:t>
      </w:r>
      <w:r w:rsidRPr="00EE4DD9">
        <w:rPr>
          <w:color w:val="000000" w:themeColor="text1"/>
        </w:rPr>
        <w:t xml:space="preserve">tidak diperbolehkan mengalihkan pekerjaan kepada pihak lain tanpa sepengetahuan dan atau persetujuan tertulis dari </w:t>
      </w:r>
      <w:r w:rsidRPr="00EE4DD9">
        <w:rPr>
          <w:b/>
          <w:bCs/>
          <w:color w:val="000000" w:themeColor="text1"/>
        </w:rPr>
        <w:t>Pihak Kedua</w:t>
      </w:r>
      <w:r w:rsidRPr="00EE4DD9">
        <w:rPr>
          <w:color w:val="000000" w:themeColor="text1"/>
        </w:rPr>
        <w:t>.</w:t>
      </w:r>
    </w:p>
    <w:p w:rsidR="00A87434" w:rsidRPr="00EE4DD9" w:rsidRDefault="00A87434" w:rsidP="00A812BE">
      <w:pPr>
        <w:pStyle w:val="Default"/>
        <w:spacing w:line="276" w:lineRule="auto"/>
        <w:jc w:val="center"/>
        <w:rPr>
          <w:bCs/>
          <w:color w:val="000000" w:themeColor="text1"/>
        </w:rPr>
      </w:pPr>
    </w:p>
    <w:p w:rsidR="00A812BE" w:rsidRPr="00EE4DD9" w:rsidRDefault="00A812BE" w:rsidP="00A812BE">
      <w:pPr>
        <w:pStyle w:val="Default"/>
        <w:spacing w:line="276" w:lineRule="auto"/>
        <w:jc w:val="center"/>
        <w:rPr>
          <w:color w:val="auto"/>
        </w:rPr>
      </w:pPr>
      <w:r w:rsidRPr="00EE4DD9">
        <w:rPr>
          <w:b/>
          <w:bCs/>
          <w:color w:val="auto"/>
        </w:rPr>
        <w:t xml:space="preserve">Pasal </w:t>
      </w:r>
      <w:r w:rsidR="00EC7FF4" w:rsidRPr="00EE4DD9">
        <w:rPr>
          <w:b/>
          <w:bCs/>
          <w:color w:val="auto"/>
        </w:rPr>
        <w:t>6</w:t>
      </w:r>
    </w:p>
    <w:p w:rsidR="00A812BE" w:rsidRPr="00EE4DD9" w:rsidRDefault="00A812BE" w:rsidP="00A812BE">
      <w:pPr>
        <w:pStyle w:val="Default"/>
        <w:spacing w:line="276" w:lineRule="auto"/>
        <w:jc w:val="center"/>
        <w:rPr>
          <w:color w:val="000000" w:themeColor="text1"/>
        </w:rPr>
      </w:pPr>
      <w:r w:rsidRPr="00EE4DD9">
        <w:rPr>
          <w:b/>
          <w:bCs/>
          <w:color w:val="000000" w:themeColor="text1"/>
        </w:rPr>
        <w:t>Kewajiban dan Hak Pihak Kedua</w:t>
      </w:r>
    </w:p>
    <w:p w:rsidR="00A812BE" w:rsidRPr="00EE4DD9" w:rsidRDefault="00A812BE" w:rsidP="00862B95">
      <w:pPr>
        <w:pStyle w:val="Default"/>
        <w:numPr>
          <w:ilvl w:val="0"/>
          <w:numId w:val="11"/>
        </w:numPr>
        <w:spacing w:line="276" w:lineRule="auto"/>
        <w:ind w:left="360"/>
        <w:jc w:val="both"/>
        <w:rPr>
          <w:color w:val="000000" w:themeColor="text1"/>
        </w:rPr>
      </w:pPr>
      <w:r w:rsidRPr="00EE4DD9">
        <w:rPr>
          <w:b/>
          <w:color w:val="000000" w:themeColor="text1"/>
        </w:rPr>
        <w:t>Pihak Kedua</w:t>
      </w:r>
      <w:r w:rsidR="00EC7FF4" w:rsidRPr="00EE4DD9">
        <w:rPr>
          <w:b/>
          <w:color w:val="000000" w:themeColor="text1"/>
        </w:rPr>
        <w:t xml:space="preserve"> </w:t>
      </w:r>
      <w:r w:rsidRPr="00EE4DD9">
        <w:rPr>
          <w:color w:val="000000" w:themeColor="text1"/>
        </w:rPr>
        <w:t>wajib membayar tepat waktu sesuai perjanjian.</w:t>
      </w:r>
    </w:p>
    <w:p w:rsidR="008640AB" w:rsidRPr="00EE4DD9" w:rsidRDefault="00836BC0" w:rsidP="00862B95">
      <w:pPr>
        <w:pStyle w:val="Default"/>
        <w:numPr>
          <w:ilvl w:val="0"/>
          <w:numId w:val="11"/>
        </w:numPr>
        <w:spacing w:line="276" w:lineRule="auto"/>
        <w:ind w:left="360"/>
        <w:jc w:val="both"/>
        <w:rPr>
          <w:color w:val="000000" w:themeColor="text1"/>
        </w:rPr>
      </w:pPr>
      <w:r w:rsidRPr="00EE4DD9">
        <w:rPr>
          <w:b/>
          <w:color w:val="000000" w:themeColor="text1"/>
        </w:rPr>
        <w:t>Pihak Kedua</w:t>
      </w:r>
      <w:r w:rsidRPr="00EE4DD9">
        <w:rPr>
          <w:color w:val="000000" w:themeColor="text1"/>
        </w:rPr>
        <w:t xml:space="preserve"> berhak menerima</w:t>
      </w:r>
      <w:r w:rsidR="00AB39AE" w:rsidRPr="00EE4DD9">
        <w:rPr>
          <w:color w:val="000000" w:themeColor="text1"/>
        </w:rPr>
        <w:t xml:space="preserve"> obyek perjanjian</w:t>
      </w:r>
      <w:r w:rsidRPr="00EE4DD9">
        <w:rPr>
          <w:color w:val="000000" w:themeColor="text1"/>
        </w:rPr>
        <w:t xml:space="preserve"> sesuai spesifikasi dan jadwal yang disepakati </w:t>
      </w:r>
      <w:r w:rsidRPr="00EE4DD9">
        <w:rPr>
          <w:b/>
          <w:color w:val="000000" w:themeColor="text1"/>
        </w:rPr>
        <w:t>Para Pihak</w:t>
      </w:r>
      <w:r w:rsidRPr="00EE4DD9">
        <w:rPr>
          <w:color w:val="000000" w:themeColor="text1"/>
        </w:rPr>
        <w:t>.</w:t>
      </w:r>
    </w:p>
    <w:p w:rsidR="00A812BE" w:rsidRPr="00EE4DD9" w:rsidRDefault="00A812BE" w:rsidP="00862B95">
      <w:pPr>
        <w:pStyle w:val="Default"/>
        <w:numPr>
          <w:ilvl w:val="0"/>
          <w:numId w:val="11"/>
        </w:numPr>
        <w:spacing w:line="276" w:lineRule="auto"/>
        <w:ind w:left="360"/>
        <w:jc w:val="both"/>
        <w:rPr>
          <w:color w:val="000000" w:themeColor="text1"/>
        </w:rPr>
      </w:pPr>
      <w:r w:rsidRPr="00EE4DD9">
        <w:rPr>
          <w:b/>
          <w:bCs/>
          <w:color w:val="000000" w:themeColor="text1"/>
        </w:rPr>
        <w:t>Pihak Kedua</w:t>
      </w:r>
      <w:r w:rsidR="00C05FFB">
        <w:rPr>
          <w:b/>
          <w:bCs/>
          <w:color w:val="000000" w:themeColor="text1"/>
          <w:lang w:val="en-US"/>
        </w:rPr>
        <w:t xml:space="preserve"> </w:t>
      </w:r>
      <w:r w:rsidRPr="00EE4DD9">
        <w:rPr>
          <w:bCs/>
          <w:color w:val="000000" w:themeColor="text1"/>
        </w:rPr>
        <w:t xml:space="preserve">berhak atas garansi yang diberikan oleh </w:t>
      </w:r>
      <w:r w:rsidRPr="00EE4DD9">
        <w:rPr>
          <w:b/>
          <w:bCs/>
          <w:color w:val="000000" w:themeColor="text1"/>
        </w:rPr>
        <w:t>PihakPertama</w:t>
      </w:r>
      <w:r w:rsidR="00245D5B" w:rsidRPr="00EE4DD9">
        <w:rPr>
          <w:b/>
          <w:bCs/>
          <w:color w:val="000000" w:themeColor="text1"/>
        </w:rPr>
        <w:t>.</w:t>
      </w:r>
    </w:p>
    <w:p w:rsidR="00A812BE" w:rsidRPr="00EE4DD9" w:rsidRDefault="00A812BE" w:rsidP="00A812BE">
      <w:pPr>
        <w:pStyle w:val="Default"/>
        <w:tabs>
          <w:tab w:val="left" w:pos="360"/>
        </w:tabs>
        <w:spacing w:line="276" w:lineRule="auto"/>
        <w:ind w:left="360"/>
        <w:jc w:val="both"/>
        <w:rPr>
          <w:bCs/>
          <w:color w:val="000000" w:themeColor="text1"/>
        </w:rPr>
      </w:pPr>
    </w:p>
    <w:p w:rsidR="00A812BE" w:rsidRPr="00EE4DD9" w:rsidRDefault="00A812BE" w:rsidP="00A812BE">
      <w:pPr>
        <w:pStyle w:val="Default"/>
        <w:spacing w:line="276" w:lineRule="auto"/>
        <w:jc w:val="center"/>
        <w:rPr>
          <w:b/>
          <w:bCs/>
          <w:color w:val="auto"/>
        </w:rPr>
      </w:pPr>
      <w:r w:rsidRPr="00EE4DD9">
        <w:rPr>
          <w:b/>
          <w:bCs/>
          <w:color w:val="auto"/>
        </w:rPr>
        <w:t xml:space="preserve">Pasal </w:t>
      </w:r>
      <w:r w:rsidR="00EC7FF4" w:rsidRPr="00EE4DD9">
        <w:rPr>
          <w:b/>
          <w:bCs/>
          <w:color w:val="auto"/>
        </w:rPr>
        <w:t>7</w:t>
      </w:r>
    </w:p>
    <w:p w:rsidR="00A812BE" w:rsidRPr="00EE4DD9" w:rsidRDefault="00A812BE" w:rsidP="00245D5B">
      <w:pPr>
        <w:pStyle w:val="Default"/>
        <w:spacing w:line="276" w:lineRule="auto"/>
        <w:jc w:val="center"/>
        <w:rPr>
          <w:b/>
          <w:bCs/>
          <w:color w:val="auto"/>
        </w:rPr>
      </w:pPr>
      <w:r w:rsidRPr="00EE4DD9">
        <w:rPr>
          <w:b/>
          <w:bCs/>
          <w:color w:val="auto"/>
        </w:rPr>
        <w:t>Tata Cara Pembayaran</w:t>
      </w:r>
    </w:p>
    <w:p w:rsidR="00A812BE" w:rsidRPr="00EE4DD9" w:rsidRDefault="001703D8" w:rsidP="00862B95">
      <w:pPr>
        <w:pStyle w:val="Default"/>
        <w:numPr>
          <w:ilvl w:val="0"/>
          <w:numId w:val="5"/>
        </w:numPr>
        <w:spacing w:line="276" w:lineRule="auto"/>
        <w:ind w:left="426" w:hanging="426"/>
        <w:jc w:val="both"/>
        <w:rPr>
          <w:color w:val="000000" w:themeColor="text1"/>
        </w:rPr>
      </w:pPr>
      <w:r w:rsidRPr="00EE4DD9">
        <w:rPr>
          <w:color w:val="000000" w:themeColor="text1"/>
        </w:rPr>
        <w:t>Pem</w:t>
      </w:r>
      <w:r w:rsidR="00A812BE" w:rsidRPr="00EE4DD9">
        <w:rPr>
          <w:color w:val="000000" w:themeColor="text1"/>
        </w:rPr>
        <w:t>bayar</w:t>
      </w:r>
      <w:r w:rsidR="00836BC0" w:rsidRPr="00EE4DD9">
        <w:rPr>
          <w:color w:val="000000" w:themeColor="text1"/>
        </w:rPr>
        <w:t>an</w:t>
      </w:r>
      <w:r w:rsidR="00EC7FF4" w:rsidRPr="00EE4DD9">
        <w:rPr>
          <w:color w:val="000000" w:themeColor="text1"/>
        </w:rPr>
        <w:t xml:space="preserve"> </w:t>
      </w:r>
      <w:r w:rsidR="00225337" w:rsidRPr="00EE4DD9">
        <w:rPr>
          <w:b/>
          <w:color w:val="000000" w:themeColor="text1"/>
        </w:rPr>
        <w:t>Pihak Kedua</w:t>
      </w:r>
      <w:r w:rsidR="00225337" w:rsidRPr="00EE4DD9">
        <w:rPr>
          <w:color w:val="000000" w:themeColor="text1"/>
        </w:rPr>
        <w:t xml:space="preserve"> kepada </w:t>
      </w:r>
      <w:r w:rsidR="00225337" w:rsidRPr="00EE4DD9">
        <w:rPr>
          <w:b/>
          <w:color w:val="000000" w:themeColor="text1"/>
        </w:rPr>
        <w:t>Pihak Pertama</w:t>
      </w:r>
      <w:r w:rsidR="00225337" w:rsidRPr="00EE4DD9">
        <w:rPr>
          <w:color w:val="000000" w:themeColor="text1"/>
        </w:rPr>
        <w:t xml:space="preserve"> dila</w:t>
      </w:r>
      <w:r w:rsidRPr="00EE4DD9">
        <w:rPr>
          <w:color w:val="000000" w:themeColor="text1"/>
        </w:rPr>
        <w:t>kukan dengan cara transfer bank ke nomor rekening:</w:t>
      </w:r>
    </w:p>
    <w:p w:rsidR="00833513" w:rsidRPr="009A3DA2" w:rsidRDefault="00833513" w:rsidP="00D778E4">
      <w:pPr>
        <w:pStyle w:val="Default"/>
        <w:numPr>
          <w:ilvl w:val="0"/>
          <w:numId w:val="7"/>
        </w:numPr>
        <w:tabs>
          <w:tab w:val="left" w:pos="540"/>
        </w:tabs>
        <w:spacing w:after="69"/>
        <w:jc w:val="both"/>
        <w:rPr>
          <w:color w:val="000000" w:themeColor="text1"/>
        </w:rPr>
      </w:pPr>
      <w:r w:rsidRPr="009A3DA2">
        <w:rPr>
          <w:color w:val="000000" w:themeColor="text1"/>
        </w:rPr>
        <w:t>Nomor rekening</w:t>
      </w:r>
      <w:r w:rsidRPr="009A3DA2">
        <w:rPr>
          <w:color w:val="000000" w:themeColor="text1"/>
        </w:rPr>
        <w:tab/>
      </w:r>
      <w:r w:rsidR="004134E6">
        <w:rPr>
          <w:color w:val="000000" w:themeColor="text1"/>
          <w:lang w:val="en-US"/>
        </w:rPr>
        <w:tab/>
      </w:r>
      <w:r w:rsidRPr="009A3DA2">
        <w:rPr>
          <w:color w:val="000000" w:themeColor="text1"/>
        </w:rPr>
        <w:t>: 1360006913161</w:t>
      </w:r>
    </w:p>
    <w:p w:rsidR="00833513" w:rsidRPr="009A3DA2" w:rsidRDefault="00833513" w:rsidP="00D778E4">
      <w:pPr>
        <w:pStyle w:val="Default"/>
        <w:numPr>
          <w:ilvl w:val="0"/>
          <w:numId w:val="7"/>
        </w:numPr>
        <w:tabs>
          <w:tab w:val="left" w:pos="540"/>
        </w:tabs>
        <w:spacing w:after="69" w:line="276" w:lineRule="auto"/>
        <w:jc w:val="both"/>
        <w:rPr>
          <w:color w:val="000000" w:themeColor="text1"/>
        </w:rPr>
      </w:pPr>
      <w:r w:rsidRPr="009A3DA2">
        <w:rPr>
          <w:color w:val="000000" w:themeColor="text1"/>
        </w:rPr>
        <w:t>Atas nama</w:t>
      </w:r>
      <w:r w:rsidRPr="009A3DA2">
        <w:rPr>
          <w:color w:val="000000" w:themeColor="text1"/>
        </w:rPr>
        <w:tab/>
      </w:r>
      <w:r w:rsidRPr="009A3DA2">
        <w:rPr>
          <w:color w:val="000000" w:themeColor="text1"/>
        </w:rPr>
        <w:tab/>
        <w:t>: Dewi Ratnasari</w:t>
      </w:r>
    </w:p>
    <w:p w:rsidR="00833513" w:rsidRPr="009A3DA2" w:rsidRDefault="00833513" w:rsidP="00D778E4">
      <w:pPr>
        <w:pStyle w:val="Default"/>
        <w:numPr>
          <w:ilvl w:val="0"/>
          <w:numId w:val="7"/>
        </w:numPr>
        <w:tabs>
          <w:tab w:val="left" w:pos="540"/>
        </w:tabs>
        <w:spacing w:after="69" w:line="276" w:lineRule="auto"/>
        <w:jc w:val="both"/>
        <w:rPr>
          <w:color w:val="000000" w:themeColor="text1"/>
        </w:rPr>
      </w:pPr>
      <w:r w:rsidRPr="009A3DA2">
        <w:rPr>
          <w:color w:val="000000" w:themeColor="text1"/>
        </w:rPr>
        <w:t>Nama Bank</w:t>
      </w:r>
      <w:r w:rsidRPr="009A3DA2">
        <w:rPr>
          <w:color w:val="000000" w:themeColor="text1"/>
        </w:rPr>
        <w:tab/>
      </w:r>
      <w:r w:rsidRPr="009A3DA2">
        <w:rPr>
          <w:color w:val="000000" w:themeColor="text1"/>
        </w:rPr>
        <w:tab/>
        <w:t>: Mandiri</w:t>
      </w:r>
    </w:p>
    <w:p w:rsidR="00833513" w:rsidRPr="00D778E4" w:rsidRDefault="00833513" w:rsidP="00D778E4">
      <w:pPr>
        <w:pStyle w:val="Default"/>
        <w:numPr>
          <w:ilvl w:val="0"/>
          <w:numId w:val="7"/>
        </w:numPr>
        <w:tabs>
          <w:tab w:val="left" w:pos="540"/>
        </w:tabs>
        <w:spacing w:after="69" w:line="276" w:lineRule="auto"/>
        <w:jc w:val="both"/>
        <w:rPr>
          <w:b/>
          <w:color w:val="000000" w:themeColor="text1"/>
          <w:lang w:val="en-US"/>
        </w:rPr>
      </w:pPr>
      <w:r>
        <w:rPr>
          <w:color w:val="000000" w:themeColor="text1"/>
        </w:rPr>
        <w:t>Alamat bank</w:t>
      </w:r>
      <w:r>
        <w:rPr>
          <w:color w:val="000000" w:themeColor="text1"/>
        </w:rPr>
        <w:tab/>
      </w:r>
      <w:r w:rsidR="004134E6">
        <w:rPr>
          <w:color w:val="000000" w:themeColor="text1"/>
          <w:lang w:val="en-US"/>
        </w:rPr>
        <w:tab/>
      </w:r>
      <w:r w:rsidRPr="009A3DA2">
        <w:rPr>
          <w:color w:val="000000" w:themeColor="text1"/>
        </w:rPr>
        <w:t xml:space="preserve">: KCP Kawasan Industri Gatot Soebroto </w:t>
      </w:r>
    </w:p>
    <w:p w:rsidR="00E47D9D" w:rsidRPr="00EE4DD9" w:rsidRDefault="0003139A" w:rsidP="00F33B45">
      <w:pPr>
        <w:pStyle w:val="Default"/>
        <w:numPr>
          <w:ilvl w:val="0"/>
          <w:numId w:val="5"/>
        </w:numPr>
        <w:tabs>
          <w:tab w:val="left" w:pos="540"/>
        </w:tabs>
        <w:spacing w:after="69" w:line="276" w:lineRule="auto"/>
        <w:ind w:left="426" w:hanging="426"/>
        <w:jc w:val="both"/>
        <w:rPr>
          <w:b/>
          <w:color w:val="000000" w:themeColor="text1"/>
        </w:rPr>
      </w:pPr>
      <w:r w:rsidRPr="00EE4DD9">
        <w:rPr>
          <w:color w:val="000000" w:themeColor="text1"/>
        </w:rPr>
        <w:t>Pembayaran sebesar100</w:t>
      </w:r>
      <w:r w:rsidR="00C4481B" w:rsidRPr="00EE4DD9">
        <w:rPr>
          <w:color w:val="000000" w:themeColor="text1"/>
        </w:rPr>
        <w:t>% dari harga objek, pembayaran dilakukan</w:t>
      </w:r>
      <w:r w:rsidR="009644E5" w:rsidRPr="00EE4DD9">
        <w:rPr>
          <w:color w:val="000000" w:themeColor="text1"/>
        </w:rPr>
        <w:t xml:space="preserve"> 30</w:t>
      </w:r>
      <w:r w:rsidR="00743E14">
        <w:rPr>
          <w:color w:val="000000" w:themeColor="text1"/>
        </w:rPr>
        <w:t xml:space="preserve"> </w:t>
      </w:r>
      <w:r w:rsidR="009644E5" w:rsidRPr="00EE4DD9">
        <w:rPr>
          <w:color w:val="000000" w:themeColor="text1"/>
        </w:rPr>
        <w:t>(</w:t>
      </w:r>
      <w:r w:rsidR="00C4481B" w:rsidRPr="00EE4DD9">
        <w:rPr>
          <w:color w:val="000000" w:themeColor="text1"/>
        </w:rPr>
        <w:t>tiga puluh</w:t>
      </w:r>
      <w:r w:rsidR="009644E5" w:rsidRPr="00EE4DD9">
        <w:rPr>
          <w:color w:val="000000" w:themeColor="text1"/>
        </w:rPr>
        <w:t>)</w:t>
      </w:r>
      <w:r w:rsidR="00C4481B" w:rsidRPr="00EE4DD9">
        <w:rPr>
          <w:color w:val="000000" w:themeColor="text1"/>
        </w:rPr>
        <w:t xml:space="preserve"> hari setelah diterimanya Invoice </w:t>
      </w:r>
      <w:r w:rsidR="00FD7661" w:rsidRPr="00EE4DD9">
        <w:rPr>
          <w:color w:val="000000" w:themeColor="text1"/>
        </w:rPr>
        <w:t xml:space="preserve">yang dilampirkan dengan bukti nota pengiriman barang </w:t>
      </w:r>
      <w:r w:rsidR="00C4481B" w:rsidRPr="00EE4DD9">
        <w:rPr>
          <w:color w:val="000000" w:themeColor="text1"/>
        </w:rPr>
        <w:t xml:space="preserve">dari </w:t>
      </w:r>
      <w:r w:rsidR="00C4481B" w:rsidRPr="00EE4DD9">
        <w:rPr>
          <w:b/>
          <w:color w:val="000000" w:themeColor="text1"/>
        </w:rPr>
        <w:t>Pihak Pertama</w:t>
      </w:r>
      <w:r w:rsidR="00C4481B" w:rsidRPr="00EE4DD9">
        <w:rPr>
          <w:color w:val="000000" w:themeColor="text1"/>
        </w:rPr>
        <w:t xml:space="preserve"> kepada </w:t>
      </w:r>
      <w:r w:rsidR="00C4481B" w:rsidRPr="00EE4DD9">
        <w:rPr>
          <w:b/>
          <w:color w:val="000000" w:themeColor="text1"/>
        </w:rPr>
        <w:t>Pihak Kedua</w:t>
      </w:r>
      <w:r w:rsidR="00225337" w:rsidRPr="00EE4DD9">
        <w:rPr>
          <w:bCs/>
          <w:iCs/>
        </w:rPr>
        <w:t>.</w:t>
      </w:r>
      <w:r w:rsidR="00EC7FF4" w:rsidRPr="00EE4DD9">
        <w:rPr>
          <w:bCs/>
          <w:iCs/>
        </w:rPr>
        <w:t xml:space="preserve"> Invoice diterima oleh </w:t>
      </w:r>
      <w:r w:rsidR="00EC7FF4" w:rsidRPr="00743E14">
        <w:rPr>
          <w:b/>
          <w:bCs/>
          <w:iCs/>
        </w:rPr>
        <w:t>Pihak Kedua</w:t>
      </w:r>
      <w:r w:rsidR="00EC7FF4" w:rsidRPr="00EE4DD9">
        <w:rPr>
          <w:bCs/>
          <w:iCs/>
        </w:rPr>
        <w:t xml:space="preserve"> dari </w:t>
      </w:r>
      <w:r w:rsidR="00EC7FF4" w:rsidRPr="00743E14">
        <w:rPr>
          <w:b/>
          <w:bCs/>
          <w:iCs/>
        </w:rPr>
        <w:t>Pihak Pertama</w:t>
      </w:r>
      <w:r w:rsidR="00EC7FF4" w:rsidRPr="00EE4DD9">
        <w:rPr>
          <w:bCs/>
          <w:iCs/>
        </w:rPr>
        <w:t xml:space="preserve"> bersamaan dengan kedatangan barang.</w:t>
      </w:r>
    </w:p>
    <w:p w:rsidR="000133E9" w:rsidRPr="00EE4DD9" w:rsidRDefault="000133E9" w:rsidP="002F2DE3">
      <w:pPr>
        <w:pStyle w:val="Default"/>
        <w:spacing w:line="276" w:lineRule="auto"/>
        <w:jc w:val="both"/>
        <w:rPr>
          <w:b/>
          <w:bCs/>
          <w:color w:val="000000" w:themeColor="text1"/>
        </w:rPr>
      </w:pPr>
    </w:p>
    <w:p w:rsidR="00176442" w:rsidRPr="00EE4DD9" w:rsidRDefault="00176442" w:rsidP="006643C9">
      <w:pPr>
        <w:pStyle w:val="Default"/>
        <w:spacing w:line="276" w:lineRule="auto"/>
        <w:jc w:val="center"/>
        <w:rPr>
          <w:color w:val="000000" w:themeColor="text1"/>
        </w:rPr>
      </w:pPr>
      <w:r w:rsidRPr="00EE4DD9">
        <w:rPr>
          <w:b/>
          <w:bCs/>
          <w:color w:val="000000" w:themeColor="text1"/>
        </w:rPr>
        <w:t xml:space="preserve">Pasal </w:t>
      </w:r>
      <w:r w:rsidR="00EC7FF4" w:rsidRPr="00EE4DD9">
        <w:rPr>
          <w:b/>
          <w:bCs/>
          <w:color w:val="000000" w:themeColor="text1"/>
        </w:rPr>
        <w:t>8</w:t>
      </w:r>
    </w:p>
    <w:p w:rsidR="00176442" w:rsidRPr="00EE4DD9" w:rsidRDefault="00B907C6" w:rsidP="006643C9">
      <w:pPr>
        <w:pStyle w:val="Default"/>
        <w:spacing w:line="276" w:lineRule="auto"/>
        <w:jc w:val="center"/>
        <w:rPr>
          <w:color w:val="000000" w:themeColor="text1"/>
        </w:rPr>
      </w:pPr>
      <w:r w:rsidRPr="00EE4DD9">
        <w:rPr>
          <w:b/>
          <w:bCs/>
          <w:color w:val="000000" w:themeColor="text1"/>
        </w:rPr>
        <w:t>Waktu Perjanjian</w:t>
      </w:r>
    </w:p>
    <w:p w:rsidR="00116A55" w:rsidRPr="00EE4DD9" w:rsidRDefault="00116A55" w:rsidP="00116A55">
      <w:pPr>
        <w:pStyle w:val="ListParagraph"/>
        <w:numPr>
          <w:ilvl w:val="0"/>
          <w:numId w:val="23"/>
        </w:numPr>
        <w:ind w:left="426" w:hanging="426"/>
        <w:jc w:val="both"/>
        <w:rPr>
          <w:rFonts w:eastAsiaTheme="minorEastAsia" w:cs="Times New Roman"/>
          <w:color w:val="000000"/>
          <w:kern w:val="0"/>
          <w:lang w:val="id-ID" w:eastAsia="id-ID" w:bidi="ar-SA"/>
        </w:rPr>
      </w:pPr>
      <w:r w:rsidRPr="00EE4DD9">
        <w:rPr>
          <w:rFonts w:eastAsiaTheme="minorEastAsia" w:cs="Times New Roman"/>
          <w:color w:val="000000"/>
          <w:kern w:val="0"/>
          <w:lang w:val="id-ID" w:eastAsia="id-ID" w:bidi="ar-SA"/>
        </w:rPr>
        <w:lastRenderedPageBreak/>
        <w:t xml:space="preserve">Perjanjian ini berlaku selama satu (1) tahun sejak tanggal </w:t>
      </w:r>
      <w:ins w:id="82" w:author="ROHAYATI" w:date="2023-04-06T09:43:00Z">
        <w:r w:rsidR="006F532A">
          <w:rPr>
            <w:rFonts w:eastAsiaTheme="minorEastAsia" w:cs="Times New Roman"/>
            <w:color w:val="000000"/>
            <w:kern w:val="0"/>
            <w:lang w:val="en-US" w:eastAsia="id-ID" w:bidi="ar-SA"/>
          </w:rPr>
          <w:t>1 Mei</w:t>
        </w:r>
      </w:ins>
      <w:del w:id="83" w:author="ROHAYATI" w:date="2023-04-06T09:43:00Z">
        <w:r w:rsidR="00D14BD8" w:rsidDel="006F532A">
          <w:rPr>
            <w:rFonts w:eastAsiaTheme="minorEastAsia" w:cs="Times New Roman"/>
            <w:color w:val="000000"/>
            <w:kern w:val="0"/>
            <w:lang w:val="en-US" w:eastAsia="id-ID" w:bidi="ar-SA"/>
          </w:rPr>
          <w:delText>04 Apri</w:delText>
        </w:r>
        <w:r w:rsidR="00D14BD8" w:rsidDel="006F532A">
          <w:rPr>
            <w:color w:val="000000" w:themeColor="text1"/>
            <w:lang w:val="en-US"/>
          </w:rPr>
          <w:delText>l</w:delText>
        </w:r>
      </w:del>
      <w:r w:rsidR="00D14BD8">
        <w:rPr>
          <w:rFonts w:eastAsiaTheme="minorEastAsia" w:cs="Times New Roman"/>
          <w:color w:val="000000"/>
          <w:kern w:val="0"/>
          <w:lang w:val="en-US" w:eastAsia="id-ID" w:bidi="ar-SA"/>
        </w:rPr>
        <w:t xml:space="preserve"> </w:t>
      </w:r>
      <w:r w:rsidR="00325C4B">
        <w:rPr>
          <w:rFonts w:eastAsiaTheme="minorEastAsia" w:cs="Times New Roman"/>
          <w:color w:val="000000"/>
          <w:kern w:val="0"/>
          <w:lang w:val="en-US" w:eastAsia="id-ID" w:bidi="ar-SA"/>
        </w:rPr>
        <w:t>202</w:t>
      </w:r>
      <w:ins w:id="84" w:author="ROHAYATI" w:date="2023-04-06T09:43:00Z">
        <w:r w:rsidR="006F532A">
          <w:rPr>
            <w:rFonts w:eastAsiaTheme="minorEastAsia" w:cs="Times New Roman"/>
            <w:color w:val="000000"/>
            <w:kern w:val="0"/>
            <w:lang w:val="en-US" w:eastAsia="id-ID" w:bidi="ar-SA"/>
          </w:rPr>
          <w:t>3</w:t>
        </w:r>
      </w:ins>
      <w:del w:id="85" w:author="ROHAYATI" w:date="2023-04-06T09:43:00Z">
        <w:r w:rsidR="00D14BD8" w:rsidDel="006F532A">
          <w:rPr>
            <w:rFonts w:eastAsiaTheme="minorEastAsia" w:cs="Times New Roman"/>
            <w:color w:val="000000"/>
            <w:kern w:val="0"/>
            <w:lang w:val="en-US" w:eastAsia="id-ID" w:bidi="ar-SA"/>
          </w:rPr>
          <w:delText>2</w:delText>
        </w:r>
      </w:del>
      <w:r w:rsidR="00325C4B">
        <w:rPr>
          <w:rFonts w:eastAsiaTheme="minorEastAsia" w:cs="Times New Roman"/>
          <w:color w:val="000000"/>
          <w:kern w:val="0"/>
          <w:lang w:val="en-US" w:eastAsia="id-ID" w:bidi="ar-SA"/>
        </w:rPr>
        <w:t xml:space="preserve"> </w:t>
      </w:r>
      <w:proofErr w:type="spellStart"/>
      <w:r w:rsidR="00325C4B">
        <w:rPr>
          <w:rFonts w:eastAsiaTheme="minorEastAsia" w:cs="Times New Roman"/>
          <w:color w:val="000000"/>
          <w:kern w:val="0"/>
          <w:lang w:val="en-US" w:eastAsia="id-ID" w:bidi="ar-SA"/>
        </w:rPr>
        <w:t>sampai</w:t>
      </w:r>
      <w:proofErr w:type="spellEnd"/>
      <w:r w:rsidR="00325C4B">
        <w:rPr>
          <w:rFonts w:eastAsiaTheme="minorEastAsia" w:cs="Times New Roman"/>
          <w:color w:val="000000"/>
          <w:kern w:val="0"/>
          <w:lang w:val="en-US" w:eastAsia="id-ID" w:bidi="ar-SA"/>
        </w:rPr>
        <w:t xml:space="preserve"> </w:t>
      </w:r>
      <w:proofErr w:type="spellStart"/>
      <w:r w:rsidR="00325C4B">
        <w:rPr>
          <w:rFonts w:eastAsiaTheme="minorEastAsia" w:cs="Times New Roman"/>
          <w:color w:val="000000"/>
          <w:kern w:val="0"/>
          <w:lang w:val="en-US" w:eastAsia="id-ID" w:bidi="ar-SA"/>
        </w:rPr>
        <w:t>dengan</w:t>
      </w:r>
      <w:proofErr w:type="spellEnd"/>
      <w:r w:rsidR="00325C4B">
        <w:rPr>
          <w:rFonts w:eastAsiaTheme="minorEastAsia" w:cs="Times New Roman"/>
          <w:color w:val="000000"/>
          <w:kern w:val="0"/>
          <w:lang w:val="en-US" w:eastAsia="id-ID" w:bidi="ar-SA"/>
        </w:rPr>
        <w:t xml:space="preserve"> 30 April 202</w:t>
      </w:r>
      <w:ins w:id="86" w:author="ROHAYATI" w:date="2023-04-06T09:43:00Z">
        <w:r w:rsidR="006F532A">
          <w:rPr>
            <w:rFonts w:eastAsiaTheme="minorEastAsia" w:cs="Times New Roman"/>
            <w:color w:val="000000"/>
            <w:kern w:val="0"/>
            <w:lang w:val="en-US" w:eastAsia="id-ID" w:bidi="ar-SA"/>
          </w:rPr>
          <w:t>4</w:t>
        </w:r>
      </w:ins>
      <w:del w:id="87" w:author="ROHAYATI" w:date="2023-04-06T09:43:00Z">
        <w:r w:rsidR="00D14BD8" w:rsidDel="006F532A">
          <w:rPr>
            <w:rFonts w:eastAsiaTheme="minorEastAsia" w:cs="Times New Roman"/>
            <w:color w:val="000000"/>
            <w:kern w:val="0"/>
            <w:lang w:val="en-US" w:eastAsia="id-ID" w:bidi="ar-SA"/>
          </w:rPr>
          <w:delText>3</w:delText>
        </w:r>
      </w:del>
      <w:r w:rsidR="00325C4B">
        <w:rPr>
          <w:rFonts w:eastAsiaTheme="minorEastAsia" w:cs="Times New Roman"/>
          <w:color w:val="000000"/>
          <w:kern w:val="0"/>
          <w:lang w:val="en-US" w:eastAsia="id-ID" w:bidi="ar-SA"/>
        </w:rPr>
        <w:t>.</w:t>
      </w:r>
    </w:p>
    <w:p w:rsidR="00D14BD8" w:rsidRDefault="00116A55" w:rsidP="00D778E4">
      <w:pPr>
        <w:pStyle w:val="ListParagraph"/>
        <w:ind w:left="426"/>
        <w:jc w:val="both"/>
        <w:rPr>
          <w:b/>
          <w:bCs/>
          <w:color w:val="000000" w:themeColor="text1"/>
          <w:lang w:val="en-US"/>
        </w:rPr>
      </w:pPr>
      <w:r w:rsidRPr="00EE4DD9">
        <w:rPr>
          <w:rFonts w:eastAsiaTheme="minorEastAsia" w:cs="Times New Roman"/>
          <w:color w:val="000000"/>
          <w:kern w:val="0"/>
          <w:lang w:val="id-ID" w:eastAsia="id-ID" w:bidi="ar-SA"/>
        </w:rPr>
        <w:t>Perjanjian ini dapat diperpanjang secara otomatis untuk satu (1) tahun berikutnya kecuali ada pemberitahuan dari salah satupihak secara tertulis untuk mengakhiri atau merubah perjanjian  ini 3 (tiga) bulan sebelum berakhirnya masa 1 (satu) tahun Perjanjian ini atau masa perpanjangannya.</w:t>
      </w:r>
    </w:p>
    <w:p w:rsidR="00D14BD8" w:rsidRPr="00D778E4" w:rsidRDefault="00D14BD8" w:rsidP="00D778E4">
      <w:pPr>
        <w:pStyle w:val="ListParagraph"/>
        <w:ind w:left="426"/>
        <w:jc w:val="both"/>
        <w:rPr>
          <w:b/>
          <w:bCs/>
          <w:color w:val="000000" w:themeColor="text1"/>
          <w:lang w:val="en-US"/>
        </w:rPr>
      </w:pPr>
    </w:p>
    <w:p w:rsidR="00EC7FF4" w:rsidRPr="00EE4DD9" w:rsidRDefault="00EC7FF4" w:rsidP="00EC7FF4">
      <w:pPr>
        <w:pStyle w:val="Default"/>
        <w:spacing w:line="276" w:lineRule="auto"/>
        <w:jc w:val="center"/>
        <w:rPr>
          <w:color w:val="000000" w:themeColor="text1"/>
        </w:rPr>
      </w:pPr>
      <w:r w:rsidRPr="00EE4DD9">
        <w:rPr>
          <w:b/>
          <w:bCs/>
          <w:color w:val="000000" w:themeColor="text1"/>
        </w:rPr>
        <w:t>Pasal 9</w:t>
      </w:r>
    </w:p>
    <w:p w:rsidR="00EC7FF4" w:rsidRDefault="00EC7FF4" w:rsidP="00EC7FF4">
      <w:pPr>
        <w:pStyle w:val="Default"/>
        <w:spacing w:line="276" w:lineRule="auto"/>
        <w:jc w:val="center"/>
        <w:rPr>
          <w:b/>
          <w:bCs/>
          <w:color w:val="000000" w:themeColor="text1"/>
          <w:lang w:val="en-US"/>
        </w:rPr>
      </w:pPr>
      <w:r w:rsidRPr="00EE4DD9">
        <w:rPr>
          <w:b/>
          <w:bCs/>
          <w:color w:val="000000" w:themeColor="text1"/>
        </w:rPr>
        <w:t>Force Majeure</w:t>
      </w:r>
    </w:p>
    <w:p w:rsidR="00D14BD8" w:rsidRPr="00D778E4" w:rsidRDefault="00D14BD8" w:rsidP="00EC7FF4">
      <w:pPr>
        <w:pStyle w:val="Default"/>
        <w:spacing w:line="276" w:lineRule="auto"/>
        <w:jc w:val="center"/>
        <w:rPr>
          <w:color w:val="000000" w:themeColor="text1"/>
          <w:lang w:val="en-US"/>
        </w:rPr>
      </w:pPr>
    </w:p>
    <w:p w:rsidR="00EC7FF4" w:rsidRPr="00EE4DD9" w:rsidRDefault="00EC7FF4" w:rsidP="00EE4DD9">
      <w:pPr>
        <w:pStyle w:val="NormalWeb"/>
        <w:numPr>
          <w:ilvl w:val="0"/>
          <w:numId w:val="29"/>
        </w:numPr>
        <w:spacing w:before="0" w:after="0"/>
        <w:ind w:left="426" w:hanging="426"/>
        <w:jc w:val="both"/>
      </w:pPr>
      <w:r w:rsidRPr="00EE4DD9">
        <w:rPr>
          <w:b/>
        </w:rPr>
        <w:t xml:space="preserve">Para </w:t>
      </w:r>
      <w:r w:rsidRPr="00EE4DD9">
        <w:rPr>
          <w:b/>
          <w:lang w:val="id-ID"/>
        </w:rPr>
        <w:t>Pihak</w:t>
      </w:r>
      <w:r w:rsidRPr="00EE4DD9">
        <w:t xml:space="preserve"> </w:t>
      </w:r>
      <w:proofErr w:type="spellStart"/>
      <w:r w:rsidRPr="00EE4DD9">
        <w:t>tidak</w:t>
      </w:r>
      <w:proofErr w:type="spellEnd"/>
      <w:r w:rsidRPr="00EE4DD9">
        <w:t xml:space="preserve"> </w:t>
      </w:r>
      <w:proofErr w:type="spellStart"/>
      <w:r w:rsidRPr="00EE4DD9">
        <w:t>bertanggung</w:t>
      </w:r>
      <w:proofErr w:type="spellEnd"/>
      <w:r w:rsidRPr="00EE4DD9">
        <w:t xml:space="preserve"> </w:t>
      </w:r>
      <w:proofErr w:type="spellStart"/>
      <w:r w:rsidRPr="00EE4DD9">
        <w:t>jawab</w:t>
      </w:r>
      <w:proofErr w:type="spellEnd"/>
      <w:r w:rsidRPr="00EE4DD9">
        <w:t xml:space="preserve"> </w:t>
      </w:r>
      <w:proofErr w:type="spellStart"/>
      <w:r w:rsidRPr="00EE4DD9">
        <w:t>atas</w:t>
      </w:r>
      <w:proofErr w:type="spellEnd"/>
      <w:r w:rsidRPr="00EE4DD9">
        <w:t xml:space="preserve"> </w:t>
      </w:r>
      <w:proofErr w:type="spellStart"/>
      <w:r w:rsidRPr="00EE4DD9">
        <w:t>segala</w:t>
      </w:r>
      <w:proofErr w:type="spellEnd"/>
      <w:r w:rsidRPr="00EE4DD9">
        <w:t xml:space="preserve"> </w:t>
      </w:r>
      <w:proofErr w:type="spellStart"/>
      <w:r w:rsidRPr="00EE4DD9">
        <w:t>kerugian</w:t>
      </w:r>
      <w:proofErr w:type="spellEnd"/>
      <w:r w:rsidRPr="00EE4DD9">
        <w:t xml:space="preserve"> yang </w:t>
      </w:r>
      <w:proofErr w:type="spellStart"/>
      <w:r w:rsidRPr="00EE4DD9">
        <w:t>timbul</w:t>
      </w:r>
      <w:proofErr w:type="spellEnd"/>
      <w:r w:rsidRPr="00EE4DD9">
        <w:t xml:space="preserve"> </w:t>
      </w:r>
      <w:proofErr w:type="spellStart"/>
      <w:r w:rsidRPr="00EE4DD9">
        <w:t>diakibatkan</w:t>
      </w:r>
      <w:proofErr w:type="spellEnd"/>
      <w:r w:rsidRPr="00EE4DD9">
        <w:t xml:space="preserve"> </w:t>
      </w:r>
      <w:proofErr w:type="spellStart"/>
      <w:r w:rsidRPr="00EE4DD9">
        <w:t>oleh</w:t>
      </w:r>
      <w:proofErr w:type="spellEnd"/>
      <w:r w:rsidRPr="00EE4DD9">
        <w:t xml:space="preserve"> </w:t>
      </w:r>
      <w:r w:rsidRPr="00EE4DD9">
        <w:rPr>
          <w:lang w:val="id-ID"/>
        </w:rPr>
        <w:t>force majeure</w:t>
      </w:r>
      <w:r w:rsidRPr="00EE4DD9">
        <w:t>.</w:t>
      </w:r>
    </w:p>
    <w:p w:rsidR="00EC7FF4" w:rsidRPr="00EE4DD9" w:rsidRDefault="00EC7FF4" w:rsidP="00EE4DD9">
      <w:pPr>
        <w:pStyle w:val="NormalWeb"/>
        <w:numPr>
          <w:ilvl w:val="0"/>
          <w:numId w:val="29"/>
        </w:numPr>
        <w:spacing w:before="0" w:after="0"/>
        <w:ind w:left="426" w:hanging="426"/>
        <w:jc w:val="both"/>
      </w:pPr>
      <w:proofErr w:type="spellStart"/>
      <w:r w:rsidRPr="00EE4DD9">
        <w:t>Kondisi</w:t>
      </w:r>
      <w:proofErr w:type="spellEnd"/>
      <w:r w:rsidRPr="00EE4DD9">
        <w:t xml:space="preserve"> yang </w:t>
      </w:r>
      <w:proofErr w:type="spellStart"/>
      <w:r w:rsidRPr="00EE4DD9">
        <w:t>dapat</w:t>
      </w:r>
      <w:proofErr w:type="spellEnd"/>
      <w:r w:rsidRPr="00EE4DD9">
        <w:t xml:space="preserve"> </w:t>
      </w:r>
      <w:proofErr w:type="spellStart"/>
      <w:r w:rsidRPr="00EE4DD9">
        <w:t>diterima</w:t>
      </w:r>
      <w:proofErr w:type="spellEnd"/>
      <w:r w:rsidRPr="00EE4DD9">
        <w:t xml:space="preserve"> </w:t>
      </w:r>
      <w:proofErr w:type="spellStart"/>
      <w:r w:rsidRPr="00EE4DD9">
        <w:t>sebagai</w:t>
      </w:r>
      <w:proofErr w:type="spellEnd"/>
      <w:r w:rsidRPr="00EE4DD9">
        <w:t xml:space="preserve"> </w:t>
      </w:r>
      <w:r w:rsidRPr="00EE4DD9">
        <w:rPr>
          <w:lang w:val="id-ID"/>
        </w:rPr>
        <w:t>force majeure</w:t>
      </w:r>
      <w:r w:rsidRPr="00EE4DD9">
        <w:t xml:space="preserve"> </w:t>
      </w:r>
      <w:proofErr w:type="spellStart"/>
      <w:r w:rsidRPr="00EE4DD9">
        <w:t>oleh</w:t>
      </w:r>
      <w:proofErr w:type="spellEnd"/>
      <w:r w:rsidRPr="00EE4DD9">
        <w:t xml:space="preserve"> </w:t>
      </w:r>
      <w:proofErr w:type="spellStart"/>
      <w:r w:rsidRPr="00EE4DD9">
        <w:t>kedua</w:t>
      </w:r>
      <w:proofErr w:type="spellEnd"/>
      <w:r w:rsidRPr="00EE4DD9">
        <w:t xml:space="preserve"> </w:t>
      </w:r>
      <w:proofErr w:type="spellStart"/>
      <w:r w:rsidRPr="00EE4DD9">
        <w:t>belah</w:t>
      </w:r>
      <w:proofErr w:type="spellEnd"/>
      <w:r w:rsidRPr="00EE4DD9">
        <w:t xml:space="preserve"> </w:t>
      </w:r>
      <w:proofErr w:type="spellStart"/>
      <w:r w:rsidRPr="00EE4DD9">
        <w:t>pihak</w:t>
      </w:r>
      <w:proofErr w:type="spellEnd"/>
      <w:r w:rsidRPr="00EE4DD9">
        <w:t xml:space="preserve"> </w:t>
      </w:r>
      <w:proofErr w:type="spellStart"/>
      <w:r w:rsidRPr="00EE4DD9">
        <w:t>adalah</w:t>
      </w:r>
      <w:proofErr w:type="spellEnd"/>
      <w:r w:rsidRPr="00EE4DD9">
        <w:t xml:space="preserve"> </w:t>
      </w:r>
      <w:proofErr w:type="spellStart"/>
      <w:r w:rsidRPr="00EE4DD9">
        <w:t>Perang</w:t>
      </w:r>
      <w:proofErr w:type="spellEnd"/>
      <w:r w:rsidRPr="00EE4DD9">
        <w:t xml:space="preserve">, </w:t>
      </w:r>
      <w:proofErr w:type="spellStart"/>
      <w:r w:rsidRPr="00EE4DD9">
        <w:t>terorisme</w:t>
      </w:r>
      <w:proofErr w:type="spellEnd"/>
      <w:r w:rsidRPr="00EE4DD9">
        <w:t xml:space="preserve">, </w:t>
      </w:r>
      <w:proofErr w:type="spellStart"/>
      <w:r w:rsidRPr="00EE4DD9">
        <w:t>penutupan</w:t>
      </w:r>
      <w:proofErr w:type="spellEnd"/>
      <w:r w:rsidRPr="00EE4DD9">
        <w:t xml:space="preserve"> </w:t>
      </w:r>
      <w:proofErr w:type="spellStart"/>
      <w:r w:rsidRPr="00EE4DD9">
        <w:t>oleh</w:t>
      </w:r>
      <w:proofErr w:type="spellEnd"/>
      <w:r w:rsidRPr="00EE4DD9">
        <w:t xml:space="preserve"> </w:t>
      </w:r>
      <w:proofErr w:type="spellStart"/>
      <w:r w:rsidRPr="00EE4DD9">
        <w:t>pemerintah</w:t>
      </w:r>
      <w:proofErr w:type="spellEnd"/>
      <w:r w:rsidRPr="00EE4DD9">
        <w:t xml:space="preserve">, </w:t>
      </w:r>
      <w:proofErr w:type="spellStart"/>
      <w:r w:rsidRPr="00EE4DD9">
        <w:t>bencana</w:t>
      </w:r>
      <w:proofErr w:type="spellEnd"/>
      <w:r w:rsidRPr="00EE4DD9">
        <w:t xml:space="preserve"> </w:t>
      </w:r>
      <w:proofErr w:type="spellStart"/>
      <w:r w:rsidRPr="00EE4DD9">
        <w:t>alam</w:t>
      </w:r>
      <w:proofErr w:type="spellEnd"/>
      <w:r w:rsidRPr="00EE4DD9">
        <w:t xml:space="preserve"> yang </w:t>
      </w:r>
      <w:proofErr w:type="spellStart"/>
      <w:r w:rsidRPr="00EE4DD9">
        <w:t>dikatagorikan</w:t>
      </w:r>
      <w:proofErr w:type="spellEnd"/>
      <w:r w:rsidRPr="00EE4DD9">
        <w:t xml:space="preserve"> </w:t>
      </w:r>
      <w:proofErr w:type="spellStart"/>
      <w:r w:rsidRPr="00EE4DD9">
        <w:t>sebagai</w:t>
      </w:r>
      <w:proofErr w:type="spellEnd"/>
      <w:r w:rsidRPr="00EE4DD9">
        <w:t xml:space="preserve"> </w:t>
      </w:r>
      <w:proofErr w:type="spellStart"/>
      <w:r w:rsidRPr="00EE4DD9">
        <w:t>becana</w:t>
      </w:r>
      <w:proofErr w:type="spellEnd"/>
      <w:r w:rsidRPr="00EE4DD9">
        <w:t xml:space="preserve"> </w:t>
      </w:r>
      <w:proofErr w:type="spellStart"/>
      <w:r w:rsidRPr="00EE4DD9">
        <w:t>nasional</w:t>
      </w:r>
      <w:proofErr w:type="spellEnd"/>
      <w:r w:rsidRPr="00EE4DD9">
        <w:t xml:space="preserve"> yang </w:t>
      </w:r>
      <w:proofErr w:type="spellStart"/>
      <w:r w:rsidRPr="00EE4DD9">
        <w:t>dibuktikan</w:t>
      </w:r>
      <w:proofErr w:type="spellEnd"/>
      <w:r w:rsidRPr="00EE4DD9">
        <w:t xml:space="preserve"> </w:t>
      </w:r>
      <w:proofErr w:type="spellStart"/>
      <w:r w:rsidRPr="00EE4DD9">
        <w:t>dengan</w:t>
      </w:r>
      <w:proofErr w:type="spellEnd"/>
      <w:r w:rsidRPr="00EE4DD9">
        <w:t xml:space="preserve"> </w:t>
      </w:r>
      <w:proofErr w:type="spellStart"/>
      <w:r w:rsidRPr="00EE4DD9">
        <w:t>ditetapkan</w:t>
      </w:r>
      <w:proofErr w:type="spellEnd"/>
      <w:r w:rsidRPr="00EE4DD9">
        <w:t xml:space="preserve"> </w:t>
      </w:r>
      <w:proofErr w:type="spellStart"/>
      <w:r w:rsidRPr="00EE4DD9">
        <w:t>oleh</w:t>
      </w:r>
      <w:proofErr w:type="spellEnd"/>
      <w:r w:rsidRPr="00EE4DD9">
        <w:t xml:space="preserve"> </w:t>
      </w:r>
      <w:proofErr w:type="spellStart"/>
      <w:r w:rsidRPr="00EE4DD9">
        <w:t>pemerintah</w:t>
      </w:r>
      <w:proofErr w:type="spellEnd"/>
      <w:r w:rsidRPr="00EE4DD9">
        <w:t>.</w:t>
      </w:r>
    </w:p>
    <w:p w:rsidR="00EC7FF4" w:rsidRPr="00EE4DD9" w:rsidRDefault="00EC7FF4" w:rsidP="00EE4DD9">
      <w:pPr>
        <w:pStyle w:val="NormalWeb"/>
        <w:numPr>
          <w:ilvl w:val="0"/>
          <w:numId w:val="29"/>
        </w:numPr>
        <w:spacing w:before="0" w:after="0"/>
        <w:ind w:left="426" w:hanging="426"/>
        <w:jc w:val="both"/>
      </w:pPr>
      <w:proofErr w:type="spellStart"/>
      <w:r w:rsidRPr="00EE4DD9">
        <w:t>Pemberitahuan</w:t>
      </w:r>
      <w:proofErr w:type="spellEnd"/>
      <w:r w:rsidRPr="00EE4DD9">
        <w:t xml:space="preserve"> </w:t>
      </w:r>
      <w:proofErr w:type="spellStart"/>
      <w:r w:rsidRPr="00EE4DD9">
        <w:t>kejadian</w:t>
      </w:r>
      <w:proofErr w:type="spellEnd"/>
      <w:r w:rsidRPr="00EE4DD9">
        <w:t xml:space="preserve"> </w:t>
      </w:r>
      <w:r w:rsidRPr="00EE4DD9">
        <w:rPr>
          <w:lang w:val="id-ID"/>
        </w:rPr>
        <w:t>force majeure</w:t>
      </w:r>
      <w:r w:rsidRPr="00EE4DD9">
        <w:t xml:space="preserve"> </w:t>
      </w:r>
      <w:proofErr w:type="spellStart"/>
      <w:r w:rsidRPr="00EE4DD9">
        <w:t>dibuat</w:t>
      </w:r>
      <w:proofErr w:type="spellEnd"/>
      <w:r w:rsidRPr="00EE4DD9">
        <w:t xml:space="preserve"> </w:t>
      </w:r>
      <w:proofErr w:type="spellStart"/>
      <w:r w:rsidRPr="00EE4DD9">
        <w:t>secara</w:t>
      </w:r>
      <w:proofErr w:type="spellEnd"/>
      <w:r w:rsidRPr="00EE4DD9">
        <w:t xml:space="preserve"> </w:t>
      </w:r>
      <w:proofErr w:type="spellStart"/>
      <w:r w:rsidRPr="00EE4DD9">
        <w:t>tertulis</w:t>
      </w:r>
      <w:proofErr w:type="spellEnd"/>
      <w:r w:rsidRPr="00EE4DD9">
        <w:t xml:space="preserve"> </w:t>
      </w:r>
      <w:proofErr w:type="spellStart"/>
      <w:r w:rsidRPr="00EE4DD9">
        <w:t>maksimal</w:t>
      </w:r>
      <w:proofErr w:type="spellEnd"/>
      <w:r w:rsidRPr="00EE4DD9">
        <w:t xml:space="preserve"> </w:t>
      </w:r>
      <w:proofErr w:type="spellStart"/>
      <w:r w:rsidRPr="00EE4DD9">
        <w:t>dalam</w:t>
      </w:r>
      <w:proofErr w:type="spellEnd"/>
      <w:r w:rsidRPr="00EE4DD9">
        <w:t xml:space="preserve"> </w:t>
      </w:r>
      <w:proofErr w:type="spellStart"/>
      <w:r w:rsidRPr="00EE4DD9">
        <w:t>waktu</w:t>
      </w:r>
      <w:proofErr w:type="spellEnd"/>
      <w:r w:rsidRPr="00EE4DD9">
        <w:t xml:space="preserve"> 7 (</w:t>
      </w:r>
      <w:proofErr w:type="spellStart"/>
      <w:r w:rsidRPr="00EE4DD9">
        <w:t>tujuh</w:t>
      </w:r>
      <w:proofErr w:type="spellEnd"/>
      <w:r w:rsidRPr="00EE4DD9">
        <w:t xml:space="preserve">) </w:t>
      </w:r>
      <w:proofErr w:type="spellStart"/>
      <w:r w:rsidRPr="00EE4DD9">
        <w:t>hari</w:t>
      </w:r>
      <w:proofErr w:type="spellEnd"/>
      <w:r w:rsidRPr="00EE4DD9">
        <w:t xml:space="preserve"> </w:t>
      </w:r>
      <w:proofErr w:type="spellStart"/>
      <w:r w:rsidRPr="00EE4DD9">
        <w:t>dari</w:t>
      </w:r>
      <w:proofErr w:type="spellEnd"/>
      <w:r w:rsidRPr="00EE4DD9">
        <w:t xml:space="preserve"> </w:t>
      </w:r>
      <w:proofErr w:type="spellStart"/>
      <w:r w:rsidRPr="00EE4DD9">
        <w:t>tanggal</w:t>
      </w:r>
      <w:proofErr w:type="spellEnd"/>
      <w:r w:rsidRPr="00EE4DD9">
        <w:t xml:space="preserve"> </w:t>
      </w:r>
      <w:proofErr w:type="spellStart"/>
      <w:r w:rsidRPr="00EE4DD9">
        <w:t>kejadian</w:t>
      </w:r>
      <w:proofErr w:type="spellEnd"/>
      <w:r w:rsidRPr="00EE4DD9">
        <w:t xml:space="preserve"> </w:t>
      </w:r>
      <w:proofErr w:type="spellStart"/>
      <w:r w:rsidRPr="00EE4DD9">
        <w:t>didukung</w:t>
      </w:r>
      <w:proofErr w:type="spellEnd"/>
      <w:r w:rsidRPr="00EE4DD9">
        <w:t xml:space="preserve"> </w:t>
      </w:r>
      <w:proofErr w:type="spellStart"/>
      <w:r w:rsidRPr="00EE4DD9">
        <w:t>dengan</w:t>
      </w:r>
      <w:proofErr w:type="spellEnd"/>
      <w:r w:rsidRPr="00EE4DD9">
        <w:t xml:space="preserve"> </w:t>
      </w:r>
      <w:proofErr w:type="spellStart"/>
      <w:r w:rsidRPr="00EE4DD9">
        <w:t>bukti</w:t>
      </w:r>
      <w:proofErr w:type="spellEnd"/>
      <w:r w:rsidRPr="00EE4DD9">
        <w:t>.</w:t>
      </w:r>
    </w:p>
    <w:p w:rsidR="00EC7FF4" w:rsidRPr="00EE4DD9" w:rsidRDefault="00EC7FF4" w:rsidP="00EE4DD9">
      <w:pPr>
        <w:pStyle w:val="NormalWeb"/>
        <w:numPr>
          <w:ilvl w:val="0"/>
          <w:numId w:val="29"/>
        </w:numPr>
        <w:spacing w:before="0" w:after="0"/>
        <w:ind w:left="426" w:hanging="426"/>
        <w:jc w:val="both"/>
      </w:pPr>
      <w:proofErr w:type="spellStart"/>
      <w:r w:rsidRPr="00EE4DD9">
        <w:t>Pemberitahuan</w:t>
      </w:r>
      <w:proofErr w:type="spellEnd"/>
      <w:r w:rsidRPr="00EE4DD9">
        <w:t xml:space="preserve"> </w:t>
      </w:r>
      <w:proofErr w:type="spellStart"/>
      <w:r w:rsidRPr="00EE4DD9">
        <w:t>kejadian</w:t>
      </w:r>
      <w:proofErr w:type="spellEnd"/>
      <w:r w:rsidRPr="00EE4DD9">
        <w:t xml:space="preserve"> </w:t>
      </w:r>
      <w:r w:rsidRPr="00EE4DD9">
        <w:rPr>
          <w:lang w:val="id-ID"/>
        </w:rPr>
        <w:t>force majeure</w:t>
      </w:r>
      <w:r w:rsidRPr="00EE4DD9">
        <w:t xml:space="preserve"> </w:t>
      </w:r>
      <w:proofErr w:type="spellStart"/>
      <w:r w:rsidRPr="00EE4DD9">
        <w:t>diterima</w:t>
      </w:r>
      <w:proofErr w:type="spellEnd"/>
      <w:r w:rsidRPr="00EE4DD9">
        <w:t xml:space="preserve"> </w:t>
      </w:r>
      <w:r w:rsidR="00B45E80" w:rsidRPr="00EE4DD9">
        <w:rPr>
          <w:lang w:val="id-ID"/>
        </w:rPr>
        <w:t xml:space="preserve">oleh </w:t>
      </w:r>
      <w:r w:rsidR="00B45E80" w:rsidRPr="00743E14">
        <w:rPr>
          <w:b/>
          <w:lang w:val="id-ID"/>
        </w:rPr>
        <w:t>Pihak Pertama</w:t>
      </w:r>
      <w:r w:rsidR="00B45E80" w:rsidRPr="00EE4DD9">
        <w:rPr>
          <w:lang w:val="id-ID"/>
        </w:rPr>
        <w:t xml:space="preserve"> atau </w:t>
      </w:r>
      <w:r w:rsidR="00B45E80" w:rsidRPr="00743E14">
        <w:rPr>
          <w:b/>
          <w:lang w:val="id-ID"/>
        </w:rPr>
        <w:t>Pihak Kedua</w:t>
      </w:r>
      <w:r w:rsidRPr="00EE4DD9">
        <w:t xml:space="preserve"> </w:t>
      </w:r>
      <w:proofErr w:type="spellStart"/>
      <w:r w:rsidRPr="00EE4DD9">
        <w:t>dan</w:t>
      </w:r>
      <w:proofErr w:type="spellEnd"/>
      <w:r w:rsidRPr="00EE4DD9">
        <w:t xml:space="preserve"> </w:t>
      </w:r>
      <w:proofErr w:type="spellStart"/>
      <w:r w:rsidRPr="00EE4DD9">
        <w:t>ditanggapi</w:t>
      </w:r>
      <w:proofErr w:type="spellEnd"/>
      <w:r w:rsidRPr="00EE4DD9">
        <w:t xml:space="preserve"> </w:t>
      </w:r>
      <w:proofErr w:type="spellStart"/>
      <w:r w:rsidRPr="00EE4DD9">
        <w:t>dalam</w:t>
      </w:r>
      <w:proofErr w:type="spellEnd"/>
      <w:r w:rsidRPr="00EE4DD9">
        <w:t xml:space="preserve"> </w:t>
      </w:r>
      <w:proofErr w:type="spellStart"/>
      <w:r w:rsidRPr="00EE4DD9">
        <w:t>waktu</w:t>
      </w:r>
      <w:proofErr w:type="spellEnd"/>
      <w:r w:rsidRPr="00EE4DD9">
        <w:t xml:space="preserve"> 3 (</w:t>
      </w:r>
      <w:proofErr w:type="spellStart"/>
      <w:r w:rsidRPr="00EE4DD9">
        <w:t>tiga</w:t>
      </w:r>
      <w:proofErr w:type="spellEnd"/>
      <w:r w:rsidRPr="00EE4DD9">
        <w:t xml:space="preserve">) </w:t>
      </w:r>
      <w:proofErr w:type="spellStart"/>
      <w:r w:rsidRPr="00EE4DD9">
        <w:t>hari</w:t>
      </w:r>
      <w:proofErr w:type="spellEnd"/>
      <w:r w:rsidRPr="00EE4DD9">
        <w:t xml:space="preserve"> </w:t>
      </w:r>
      <w:proofErr w:type="spellStart"/>
      <w:r w:rsidRPr="00EE4DD9">
        <w:t>dari</w:t>
      </w:r>
      <w:proofErr w:type="spellEnd"/>
      <w:r w:rsidRPr="00EE4DD9">
        <w:t xml:space="preserve"> </w:t>
      </w:r>
      <w:proofErr w:type="spellStart"/>
      <w:r w:rsidRPr="00EE4DD9">
        <w:t>tanggal</w:t>
      </w:r>
      <w:proofErr w:type="spellEnd"/>
      <w:r w:rsidRPr="00EE4DD9">
        <w:t xml:space="preserve"> </w:t>
      </w:r>
      <w:proofErr w:type="spellStart"/>
      <w:r w:rsidRPr="00EE4DD9">
        <w:t>penerimaan</w:t>
      </w:r>
      <w:proofErr w:type="spellEnd"/>
      <w:r w:rsidRPr="00EE4DD9">
        <w:t xml:space="preserve"> </w:t>
      </w:r>
      <w:proofErr w:type="spellStart"/>
      <w:r w:rsidRPr="00EE4DD9">
        <w:t>pemberitahuan</w:t>
      </w:r>
      <w:proofErr w:type="spellEnd"/>
      <w:r w:rsidRPr="00EE4DD9">
        <w:t xml:space="preserve"> </w:t>
      </w:r>
      <w:r w:rsidRPr="00EE4DD9">
        <w:rPr>
          <w:lang w:val="id-ID"/>
        </w:rPr>
        <w:t>force majeure</w:t>
      </w:r>
      <w:r w:rsidRPr="00EE4DD9">
        <w:t xml:space="preserve">. </w:t>
      </w:r>
      <w:proofErr w:type="spellStart"/>
      <w:r w:rsidRPr="00EE4DD9">
        <w:t>Apabila</w:t>
      </w:r>
      <w:proofErr w:type="spellEnd"/>
      <w:r w:rsidRPr="00EE4DD9">
        <w:t xml:space="preserve"> </w:t>
      </w:r>
      <w:proofErr w:type="spellStart"/>
      <w:r w:rsidRPr="00EE4DD9">
        <w:t>pemberitahuan</w:t>
      </w:r>
      <w:proofErr w:type="spellEnd"/>
      <w:r w:rsidRPr="00EE4DD9">
        <w:t xml:space="preserve"> </w:t>
      </w:r>
      <w:proofErr w:type="spellStart"/>
      <w:r w:rsidRPr="00EE4DD9">
        <w:t>tersebut</w:t>
      </w:r>
      <w:proofErr w:type="spellEnd"/>
      <w:r w:rsidRPr="00EE4DD9">
        <w:t xml:space="preserve"> </w:t>
      </w:r>
      <w:proofErr w:type="spellStart"/>
      <w:r w:rsidRPr="00EE4DD9">
        <w:t>tidak</w:t>
      </w:r>
      <w:proofErr w:type="spellEnd"/>
      <w:r w:rsidRPr="00EE4DD9">
        <w:t xml:space="preserve"> </w:t>
      </w:r>
      <w:proofErr w:type="spellStart"/>
      <w:r w:rsidRPr="00EE4DD9">
        <w:t>ditanggapi</w:t>
      </w:r>
      <w:proofErr w:type="spellEnd"/>
      <w:r w:rsidRPr="00EE4DD9">
        <w:t xml:space="preserve"> </w:t>
      </w:r>
      <w:proofErr w:type="spellStart"/>
      <w:r w:rsidRPr="00EE4DD9">
        <w:t>maka</w:t>
      </w:r>
      <w:proofErr w:type="spellEnd"/>
      <w:r w:rsidRPr="00EE4DD9">
        <w:t xml:space="preserve"> </w:t>
      </w:r>
      <w:proofErr w:type="spellStart"/>
      <w:r w:rsidRPr="00EE4DD9">
        <w:t>dianggap</w:t>
      </w:r>
      <w:proofErr w:type="spellEnd"/>
      <w:r w:rsidRPr="00EE4DD9">
        <w:t xml:space="preserve"> </w:t>
      </w:r>
      <w:proofErr w:type="spellStart"/>
      <w:r w:rsidRPr="00EE4DD9">
        <w:t>telah</w:t>
      </w:r>
      <w:proofErr w:type="spellEnd"/>
      <w:r w:rsidRPr="00EE4DD9">
        <w:t xml:space="preserve"> </w:t>
      </w:r>
      <w:proofErr w:type="spellStart"/>
      <w:r w:rsidRPr="00EE4DD9">
        <w:t>menerima</w:t>
      </w:r>
      <w:proofErr w:type="spellEnd"/>
      <w:proofErr w:type="gramStart"/>
      <w:r w:rsidRPr="00EE4DD9">
        <w:t xml:space="preserve">  </w:t>
      </w:r>
      <w:proofErr w:type="spellStart"/>
      <w:r w:rsidRPr="00EE4DD9">
        <w:t>kejadian</w:t>
      </w:r>
      <w:proofErr w:type="spellEnd"/>
      <w:proofErr w:type="gramEnd"/>
      <w:r w:rsidRPr="00EE4DD9">
        <w:t xml:space="preserve"> </w:t>
      </w:r>
      <w:r w:rsidRPr="00EE4DD9">
        <w:rPr>
          <w:lang w:val="id-ID"/>
        </w:rPr>
        <w:t>force majeure</w:t>
      </w:r>
      <w:r w:rsidRPr="00EE4DD9">
        <w:t xml:space="preserve"> </w:t>
      </w:r>
      <w:proofErr w:type="spellStart"/>
      <w:r w:rsidRPr="00EE4DD9">
        <w:t>tersebut</w:t>
      </w:r>
      <w:proofErr w:type="spellEnd"/>
      <w:r w:rsidRPr="00EE4DD9">
        <w:t>.</w:t>
      </w:r>
    </w:p>
    <w:p w:rsidR="00EC7FF4" w:rsidRPr="00EE4DD9" w:rsidRDefault="00EC7FF4" w:rsidP="006643C9">
      <w:pPr>
        <w:widowControl w:val="0"/>
        <w:spacing w:after="0"/>
        <w:jc w:val="center"/>
        <w:rPr>
          <w:rFonts w:ascii="Times New Roman" w:hAnsi="Times New Roman" w:cs="Times New Roman"/>
          <w:b/>
          <w:bCs/>
          <w:color w:val="000000" w:themeColor="text1"/>
          <w:sz w:val="24"/>
          <w:szCs w:val="24"/>
          <w:lang w:val="en-US"/>
        </w:rPr>
      </w:pPr>
    </w:p>
    <w:p w:rsidR="001E0CD7" w:rsidRPr="00EE4DD9" w:rsidRDefault="00F65F2C" w:rsidP="006643C9">
      <w:pPr>
        <w:widowControl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Pasal</w:t>
      </w:r>
      <w:r w:rsidR="007A5FEB" w:rsidRPr="00EE4DD9">
        <w:rPr>
          <w:rFonts w:ascii="Times New Roman" w:hAnsi="Times New Roman" w:cs="Times New Roman"/>
          <w:b/>
          <w:bCs/>
          <w:color w:val="000000" w:themeColor="text1"/>
          <w:sz w:val="24"/>
          <w:szCs w:val="24"/>
        </w:rPr>
        <w:t xml:space="preserve"> </w:t>
      </w:r>
      <w:r w:rsidR="00323B04" w:rsidRPr="00EE4DD9">
        <w:rPr>
          <w:rFonts w:ascii="Times New Roman" w:hAnsi="Times New Roman" w:cs="Times New Roman"/>
          <w:b/>
          <w:bCs/>
          <w:color w:val="000000" w:themeColor="text1"/>
          <w:sz w:val="24"/>
          <w:szCs w:val="24"/>
        </w:rPr>
        <w:t>10</w:t>
      </w:r>
    </w:p>
    <w:p w:rsidR="001E0CD7" w:rsidRPr="00EE4DD9" w:rsidRDefault="00B8566F" w:rsidP="006643C9">
      <w:pPr>
        <w:widowControl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Sistem Keamanan</w:t>
      </w:r>
    </w:p>
    <w:p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EE4DD9">
        <w:rPr>
          <w:rFonts w:cs="Times New Roman"/>
          <w:b/>
          <w:bCs/>
          <w:color w:val="000000" w:themeColor="text1"/>
          <w:lang w:val="id-ID"/>
        </w:rPr>
        <w:t>Para Pihak</w:t>
      </w:r>
      <w:r w:rsidRPr="00EE4DD9">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EE4DD9">
        <w:rPr>
          <w:rFonts w:cs="Times New Roman"/>
          <w:b/>
          <w:bCs/>
          <w:color w:val="000000" w:themeColor="text1"/>
        </w:rPr>
        <w:t xml:space="preserve">Para </w:t>
      </w:r>
      <w:proofErr w:type="spellStart"/>
      <w:r w:rsidRPr="00EE4DD9">
        <w:rPr>
          <w:rFonts w:cs="Times New Roman"/>
          <w:b/>
          <w:bCs/>
          <w:color w:val="000000" w:themeColor="text1"/>
        </w:rPr>
        <w:t>Pihak</w:t>
      </w:r>
      <w:proofErr w:type="spellEnd"/>
      <w:r w:rsidRPr="00EE4DD9">
        <w:rPr>
          <w:rFonts w:cs="Times New Roman"/>
          <w:bCs/>
          <w:color w:val="000000" w:themeColor="text1"/>
        </w:rPr>
        <w:t xml:space="preserve"> </w:t>
      </w:r>
      <w:proofErr w:type="spellStart"/>
      <w:r w:rsidRPr="00EE4DD9">
        <w:rPr>
          <w:rFonts w:cs="Times New Roman"/>
          <w:bCs/>
          <w:color w:val="000000" w:themeColor="text1"/>
        </w:rPr>
        <w:t>tidak</w:t>
      </w:r>
      <w:proofErr w:type="spellEnd"/>
      <w:r w:rsidRPr="00EE4DD9">
        <w:rPr>
          <w:rFonts w:cs="Times New Roman"/>
          <w:bCs/>
          <w:color w:val="000000" w:themeColor="text1"/>
        </w:rPr>
        <w:t xml:space="preserve"> </w:t>
      </w:r>
      <w:proofErr w:type="spellStart"/>
      <w:proofErr w:type="gramStart"/>
      <w:r w:rsidRPr="00EE4DD9">
        <w:rPr>
          <w:rFonts w:cs="Times New Roman"/>
          <w:bCs/>
          <w:color w:val="000000" w:themeColor="text1"/>
        </w:rPr>
        <w:t>akan</w:t>
      </w:r>
      <w:proofErr w:type="spellEnd"/>
      <w:proofErr w:type="gramEnd"/>
      <w:r w:rsidRPr="00EE4DD9">
        <w:rPr>
          <w:rFonts w:cs="Times New Roman"/>
          <w:bCs/>
          <w:color w:val="000000" w:themeColor="text1"/>
        </w:rPr>
        <w:t xml:space="preserve"> </w:t>
      </w:r>
      <w:proofErr w:type="spellStart"/>
      <w:r w:rsidRPr="00EE4DD9">
        <w:rPr>
          <w:rFonts w:cs="Times New Roman"/>
          <w:bCs/>
          <w:color w:val="000000" w:themeColor="text1"/>
        </w:rPr>
        <w:t>membuka</w:t>
      </w:r>
      <w:proofErr w:type="spellEnd"/>
      <w:r w:rsidRPr="00EE4DD9">
        <w:rPr>
          <w:rFonts w:cs="Times New Roman"/>
          <w:bCs/>
          <w:color w:val="000000" w:themeColor="text1"/>
        </w:rPr>
        <w:t xml:space="preserve"> </w:t>
      </w:r>
      <w:proofErr w:type="spellStart"/>
      <w:r w:rsidRPr="00EE4DD9">
        <w:rPr>
          <w:rFonts w:cs="Times New Roman"/>
          <w:bCs/>
          <w:color w:val="000000" w:themeColor="text1"/>
        </w:rPr>
        <w:t>kerahasiaan</w:t>
      </w:r>
      <w:proofErr w:type="spellEnd"/>
      <w:r w:rsidRPr="00EE4DD9">
        <w:rPr>
          <w:rFonts w:cs="Times New Roman"/>
          <w:bCs/>
          <w:color w:val="000000" w:themeColor="text1"/>
        </w:rPr>
        <w:t xml:space="preserve"> </w:t>
      </w:r>
      <w:r w:rsidRPr="00EE4DD9">
        <w:rPr>
          <w:rFonts w:cs="Times New Roman"/>
          <w:bCs/>
          <w:color w:val="000000" w:themeColor="text1"/>
          <w:lang w:val="id-ID"/>
        </w:rPr>
        <w:t>informasi perusahaan</w:t>
      </w:r>
      <w:r w:rsidRPr="00EE4DD9">
        <w:rPr>
          <w:rFonts w:cs="Times New Roman"/>
          <w:bCs/>
          <w:color w:val="000000" w:themeColor="text1"/>
        </w:rPr>
        <w:t xml:space="preserve"> </w:t>
      </w:r>
      <w:proofErr w:type="spellStart"/>
      <w:r w:rsidRPr="00EE4DD9">
        <w:rPr>
          <w:rFonts w:cs="Times New Roman"/>
          <w:bCs/>
          <w:color w:val="000000" w:themeColor="text1"/>
        </w:rPr>
        <w:t>kepada</w:t>
      </w:r>
      <w:proofErr w:type="spellEnd"/>
      <w:r w:rsidRPr="00EE4DD9">
        <w:rPr>
          <w:rFonts w:cs="Times New Roman"/>
          <w:bCs/>
          <w:color w:val="000000" w:themeColor="text1"/>
        </w:rPr>
        <w:t xml:space="preserve"> </w:t>
      </w:r>
      <w:r w:rsidRPr="00EE4DD9">
        <w:rPr>
          <w:rFonts w:cs="Times New Roman"/>
          <w:bCs/>
          <w:color w:val="000000" w:themeColor="text1"/>
          <w:lang w:val="id-ID"/>
        </w:rPr>
        <w:t>Pihak Ketiga</w:t>
      </w:r>
      <w:r w:rsidRPr="00EE4DD9">
        <w:rPr>
          <w:rFonts w:cs="Times New Roman"/>
          <w:bCs/>
          <w:color w:val="000000" w:themeColor="text1"/>
        </w:rPr>
        <w:t xml:space="preserve"> </w:t>
      </w:r>
      <w:proofErr w:type="spellStart"/>
      <w:r w:rsidRPr="00EE4DD9">
        <w:rPr>
          <w:rFonts w:cs="Times New Roman"/>
          <w:bCs/>
          <w:color w:val="000000" w:themeColor="text1"/>
        </w:rPr>
        <w:t>tanpa</w:t>
      </w:r>
      <w:proofErr w:type="spellEnd"/>
      <w:r w:rsidRPr="00EE4DD9">
        <w:rPr>
          <w:rFonts w:cs="Times New Roman"/>
          <w:bCs/>
          <w:color w:val="000000" w:themeColor="text1"/>
        </w:rPr>
        <w:t xml:space="preserve"> </w:t>
      </w:r>
      <w:proofErr w:type="spellStart"/>
      <w:r w:rsidRPr="00EE4DD9">
        <w:rPr>
          <w:rFonts w:cs="Times New Roman"/>
          <w:bCs/>
          <w:color w:val="000000" w:themeColor="text1"/>
        </w:rPr>
        <w:t>persetujuan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tertulis</w:t>
      </w:r>
      <w:proofErr w:type="spellEnd"/>
      <w:r w:rsidRPr="00EE4DD9">
        <w:rPr>
          <w:rFonts w:cs="Times New Roman"/>
          <w:bCs/>
          <w:color w:val="000000" w:themeColor="text1"/>
        </w:rPr>
        <w:t xml:space="preserve"> </w:t>
      </w:r>
      <w:r w:rsidRPr="00EE4DD9">
        <w:rPr>
          <w:rFonts w:cs="Times New Roman"/>
          <w:bCs/>
          <w:color w:val="000000" w:themeColor="text1"/>
          <w:lang w:val="id-ID"/>
        </w:rPr>
        <w:t xml:space="preserve">yang ditandatangani atasan tertinggi dari masing-masing </w:t>
      </w:r>
      <w:r w:rsidRPr="00EE4DD9">
        <w:rPr>
          <w:rFonts w:cs="Times New Roman"/>
          <w:b/>
          <w:bCs/>
          <w:color w:val="000000" w:themeColor="text1"/>
          <w:lang w:val="id-ID"/>
        </w:rPr>
        <w:t>Pihak</w:t>
      </w:r>
      <w:r w:rsidRPr="00EE4DD9">
        <w:rPr>
          <w:rFonts w:cs="Times New Roman"/>
          <w:bCs/>
          <w:color w:val="000000" w:themeColor="text1"/>
          <w:lang w:val="id-ID"/>
        </w:rPr>
        <w:t xml:space="preserve">. </w:t>
      </w:r>
      <w:r w:rsidRPr="00EE4DD9">
        <w:rPr>
          <w:rFonts w:eastAsiaTheme="minorEastAsia" w:cs="Times New Roman"/>
          <w:color w:val="000000" w:themeColor="text1"/>
          <w:kern w:val="0"/>
          <w:lang w:val="id-ID" w:eastAsia="en-US" w:bidi="ar-SA"/>
        </w:rPr>
        <w:t>(Seperti upload gambar/ video ke media sosial, dll).</w:t>
      </w:r>
    </w:p>
    <w:p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EE4DD9">
        <w:rPr>
          <w:rFonts w:eastAsiaTheme="minorEastAsia" w:cs="Times New Roman"/>
          <w:color w:val="000000" w:themeColor="text1"/>
          <w:kern w:val="0"/>
          <w:lang w:val="id-ID" w:eastAsia="en-US" w:bidi="ar-SA"/>
        </w:rPr>
        <w:t>Apabila</w:t>
      </w:r>
      <w:r w:rsidRPr="00EE4DD9">
        <w:rPr>
          <w:rFonts w:eastAsiaTheme="minorEastAsia" w:cs="Times New Roman"/>
          <w:b/>
          <w:color w:val="000000" w:themeColor="text1"/>
          <w:kern w:val="0"/>
          <w:lang w:val="id-ID" w:eastAsia="en-US" w:bidi="ar-SA"/>
        </w:rPr>
        <w:t xml:space="preserve"> Pihak Pertama </w:t>
      </w:r>
      <w:r w:rsidRPr="00EE4DD9">
        <w:rPr>
          <w:rFonts w:eastAsiaTheme="minorEastAsia" w:cs="Times New Roman"/>
          <w:color w:val="000000" w:themeColor="text1"/>
          <w:kern w:val="0"/>
          <w:lang w:val="id-ID" w:eastAsia="en-US" w:bidi="ar-SA"/>
        </w:rPr>
        <w:t xml:space="preserve">membocorkan dan/atau menyebarluaskan kerahasiaan informasi perusahaan </w:t>
      </w:r>
      <w:r w:rsidRPr="00EE4DD9">
        <w:rPr>
          <w:rFonts w:eastAsiaTheme="minorEastAsia" w:cs="Times New Roman"/>
          <w:b/>
          <w:color w:val="000000" w:themeColor="text1"/>
          <w:kern w:val="0"/>
          <w:lang w:val="id-ID" w:eastAsia="en-US" w:bidi="ar-SA"/>
        </w:rPr>
        <w:t>Pihak Kedua</w:t>
      </w:r>
      <w:r w:rsidRPr="00EE4DD9">
        <w:rPr>
          <w:rFonts w:eastAsiaTheme="minorEastAsia" w:cs="Times New Roman"/>
          <w:color w:val="000000" w:themeColor="text1"/>
          <w:kern w:val="0"/>
          <w:lang w:val="id-ID" w:eastAsia="en-US" w:bidi="ar-SA"/>
        </w:rPr>
        <w:t xml:space="preserve"> dan mengakibatkan kerugian </w:t>
      </w:r>
      <w:r w:rsidRPr="00EE4DD9">
        <w:rPr>
          <w:rFonts w:eastAsiaTheme="minorEastAsia" w:cs="Times New Roman"/>
          <w:b/>
          <w:color w:val="000000" w:themeColor="text1"/>
          <w:kern w:val="0"/>
          <w:lang w:val="id-ID" w:eastAsia="en-US" w:bidi="ar-SA"/>
        </w:rPr>
        <w:t xml:space="preserve">Pihak </w:t>
      </w:r>
      <w:r w:rsidR="004757B7" w:rsidRPr="00D778E4">
        <w:rPr>
          <w:rFonts w:eastAsiaTheme="minorEastAsia" w:cs="Times New Roman"/>
          <w:b/>
          <w:color w:val="000000" w:themeColor="text1"/>
          <w:kern w:val="0"/>
          <w:lang w:val="id-ID" w:eastAsia="en-US" w:bidi="ar-SA"/>
        </w:rPr>
        <w:t>Kedua</w:t>
      </w:r>
      <w:r w:rsidR="004757B7" w:rsidRPr="00EE4DD9">
        <w:rPr>
          <w:rFonts w:eastAsiaTheme="minorEastAsia" w:cs="Times New Roman"/>
          <w:color w:val="000000" w:themeColor="text1"/>
          <w:kern w:val="0"/>
          <w:lang w:val="id-ID" w:eastAsia="en-US" w:bidi="ar-SA"/>
        </w:rPr>
        <w:t xml:space="preserve"> </w:t>
      </w:r>
      <w:r w:rsidRPr="00EE4DD9">
        <w:rPr>
          <w:rFonts w:eastAsiaTheme="minorEastAsia" w:cs="Times New Roman"/>
          <w:color w:val="000000" w:themeColor="text1"/>
          <w:kern w:val="0"/>
          <w:lang w:val="id-ID" w:eastAsia="en-US" w:bidi="ar-SA"/>
        </w:rPr>
        <w:t xml:space="preserve">maka </w:t>
      </w:r>
      <w:r w:rsidRPr="00EE4DD9">
        <w:rPr>
          <w:rFonts w:eastAsiaTheme="minorEastAsia" w:cs="Times New Roman"/>
          <w:b/>
          <w:color w:val="000000" w:themeColor="text1"/>
          <w:kern w:val="0"/>
          <w:lang w:val="id-ID" w:eastAsia="en-US" w:bidi="ar-SA"/>
        </w:rPr>
        <w:t>Pihak Pertama</w:t>
      </w:r>
      <w:r w:rsidRPr="00EE4DD9">
        <w:rPr>
          <w:rFonts w:eastAsiaTheme="minorEastAsia" w:cs="Times New Roman"/>
          <w:color w:val="000000" w:themeColor="text1"/>
          <w:kern w:val="0"/>
          <w:lang w:val="id-ID" w:eastAsia="en-US" w:bidi="ar-SA"/>
        </w:rPr>
        <w:t xml:space="preserve"> wajib membayar seluruh kerugian yang diderita oleh </w:t>
      </w:r>
      <w:r w:rsidRPr="00EE4DD9">
        <w:rPr>
          <w:rFonts w:eastAsiaTheme="minorEastAsia" w:cs="Times New Roman"/>
          <w:b/>
          <w:color w:val="000000" w:themeColor="text1"/>
          <w:kern w:val="0"/>
          <w:lang w:val="id-ID" w:eastAsia="en-US" w:bidi="ar-SA"/>
        </w:rPr>
        <w:t>Pihak Kedua</w:t>
      </w:r>
      <w:r w:rsidRPr="00EE4DD9">
        <w:rPr>
          <w:rFonts w:eastAsiaTheme="minorEastAsia" w:cs="Times New Roman"/>
          <w:color w:val="000000" w:themeColor="text1"/>
          <w:kern w:val="0"/>
          <w:lang w:val="id-ID" w:eastAsia="en-US" w:bidi="ar-SA"/>
        </w:rPr>
        <w:t>.</w:t>
      </w:r>
    </w:p>
    <w:p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rPr>
      </w:pPr>
      <w:r w:rsidRPr="00EE4DD9">
        <w:rPr>
          <w:rFonts w:cs="Times New Roman"/>
          <w:b/>
          <w:bCs/>
          <w:color w:val="000000" w:themeColor="text1"/>
          <w:lang w:val="id-ID"/>
        </w:rPr>
        <w:t>Pihak Pertama</w:t>
      </w:r>
      <w:r w:rsidRPr="00EE4DD9">
        <w:rPr>
          <w:rFonts w:cs="Times New Roman"/>
          <w:bCs/>
          <w:color w:val="000000" w:themeColor="text1"/>
        </w:rPr>
        <w:t xml:space="preserve"> </w:t>
      </w:r>
      <w:proofErr w:type="spellStart"/>
      <w:r w:rsidRPr="00EE4DD9">
        <w:rPr>
          <w:rFonts w:cs="Times New Roman"/>
          <w:bCs/>
          <w:color w:val="000000" w:themeColor="text1"/>
        </w:rPr>
        <w:t>berperan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serta</w:t>
      </w:r>
      <w:proofErr w:type="spellEnd"/>
      <w:r w:rsidRPr="00EE4DD9">
        <w:rPr>
          <w:rFonts w:cs="Times New Roman"/>
          <w:bCs/>
          <w:color w:val="000000" w:themeColor="text1"/>
        </w:rPr>
        <w:t xml:space="preserve"> </w:t>
      </w:r>
      <w:proofErr w:type="spellStart"/>
      <w:r w:rsidRPr="00EE4DD9">
        <w:rPr>
          <w:rFonts w:cs="Times New Roman"/>
          <w:bCs/>
          <w:color w:val="000000" w:themeColor="text1"/>
        </w:rPr>
        <w:t>menjaga</w:t>
      </w:r>
      <w:proofErr w:type="spellEnd"/>
      <w:r w:rsidRPr="00EE4DD9">
        <w:rPr>
          <w:rFonts w:cs="Times New Roman"/>
          <w:bCs/>
          <w:color w:val="000000" w:themeColor="text1"/>
        </w:rPr>
        <w:t xml:space="preserve"> </w:t>
      </w:r>
      <w:proofErr w:type="spellStart"/>
      <w:r w:rsidRPr="00EE4DD9">
        <w:rPr>
          <w:rFonts w:cs="Times New Roman"/>
          <w:bCs/>
          <w:color w:val="000000" w:themeColor="text1"/>
        </w:rPr>
        <w:t>aset</w:t>
      </w:r>
      <w:proofErr w:type="spellEnd"/>
      <w:r w:rsidRPr="00EE4DD9">
        <w:rPr>
          <w:rFonts w:cs="Times New Roman"/>
          <w:bCs/>
          <w:color w:val="000000" w:themeColor="text1"/>
        </w:rPr>
        <w:t xml:space="preserve"> </w:t>
      </w:r>
      <w:proofErr w:type="spellStart"/>
      <w:r w:rsidRPr="00EE4DD9">
        <w:rPr>
          <w:rFonts w:cs="Times New Roman"/>
          <w:b/>
          <w:bCs/>
          <w:color w:val="000000" w:themeColor="text1"/>
        </w:rPr>
        <w:t>Pihak</w:t>
      </w:r>
      <w:proofErr w:type="spellEnd"/>
      <w:r w:rsidRPr="00EE4DD9">
        <w:rPr>
          <w:rFonts w:cs="Times New Roman"/>
          <w:b/>
          <w:bCs/>
          <w:color w:val="000000" w:themeColor="text1"/>
        </w:rPr>
        <w:t xml:space="preserve"> </w:t>
      </w:r>
      <w:r w:rsidRPr="00EE4DD9">
        <w:rPr>
          <w:rFonts w:cs="Times New Roman"/>
          <w:b/>
          <w:bCs/>
          <w:color w:val="000000" w:themeColor="text1"/>
          <w:lang w:val="id-ID"/>
        </w:rPr>
        <w:t>Kedua</w:t>
      </w:r>
      <w:r w:rsidRPr="00EE4DD9">
        <w:rPr>
          <w:rFonts w:cs="Times New Roman"/>
          <w:bCs/>
          <w:color w:val="000000" w:themeColor="text1"/>
          <w:lang w:val="id-ID"/>
        </w:rPr>
        <w:t>.</w:t>
      </w:r>
    </w:p>
    <w:p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rPr>
      </w:pPr>
      <w:proofErr w:type="spellStart"/>
      <w:r w:rsidRPr="00EE4DD9">
        <w:rPr>
          <w:rFonts w:cs="Times New Roman"/>
          <w:b/>
          <w:bCs/>
          <w:color w:val="000000" w:themeColor="text1"/>
        </w:rPr>
        <w:t>Pihak</w:t>
      </w:r>
      <w:proofErr w:type="spellEnd"/>
      <w:r w:rsidRPr="00EE4DD9">
        <w:rPr>
          <w:rFonts w:cs="Times New Roman"/>
          <w:b/>
          <w:bCs/>
          <w:color w:val="000000" w:themeColor="text1"/>
        </w:rPr>
        <w:t xml:space="preserve"> </w:t>
      </w:r>
      <w:r w:rsidRPr="00EE4DD9">
        <w:rPr>
          <w:rFonts w:cs="Times New Roman"/>
          <w:b/>
          <w:bCs/>
          <w:color w:val="000000" w:themeColor="text1"/>
          <w:lang w:val="id-ID"/>
        </w:rPr>
        <w:t>Pertama</w:t>
      </w:r>
      <w:r w:rsidRPr="00EE4DD9">
        <w:rPr>
          <w:rFonts w:cs="Times New Roman"/>
          <w:bCs/>
          <w:color w:val="000000" w:themeColor="text1"/>
        </w:rPr>
        <w:t xml:space="preserve"> </w:t>
      </w:r>
      <w:proofErr w:type="spellStart"/>
      <w:r w:rsidRPr="00EE4DD9">
        <w:rPr>
          <w:rFonts w:cs="Times New Roman"/>
          <w:bCs/>
          <w:color w:val="000000" w:themeColor="text1"/>
        </w:rPr>
        <w:t>dilarang</w:t>
      </w:r>
      <w:proofErr w:type="spellEnd"/>
      <w:r w:rsidRPr="00EE4DD9">
        <w:rPr>
          <w:rFonts w:cs="Times New Roman"/>
          <w:bCs/>
          <w:color w:val="000000" w:themeColor="text1"/>
        </w:rPr>
        <w:t xml:space="preserve"> </w:t>
      </w:r>
      <w:proofErr w:type="spellStart"/>
      <w:r w:rsidRPr="00EE4DD9">
        <w:rPr>
          <w:rFonts w:cs="Times New Roman"/>
          <w:bCs/>
          <w:color w:val="000000" w:themeColor="text1"/>
        </w:rPr>
        <w:t>mengambil</w:t>
      </w:r>
      <w:proofErr w:type="spellEnd"/>
      <w:r w:rsidRPr="00EE4DD9">
        <w:rPr>
          <w:rFonts w:cs="Times New Roman"/>
          <w:bCs/>
          <w:color w:val="000000" w:themeColor="text1"/>
        </w:rPr>
        <w:t xml:space="preserve"> </w:t>
      </w:r>
      <w:proofErr w:type="spellStart"/>
      <w:r w:rsidRPr="00EE4DD9">
        <w:rPr>
          <w:rFonts w:cs="Times New Roman"/>
          <w:bCs/>
          <w:color w:val="000000" w:themeColor="text1"/>
        </w:rPr>
        <w:t>gambar</w:t>
      </w:r>
      <w:proofErr w:type="spellEnd"/>
      <w:r w:rsidRPr="00EE4DD9">
        <w:rPr>
          <w:rFonts w:cs="Times New Roman"/>
          <w:bCs/>
          <w:color w:val="000000" w:themeColor="text1"/>
        </w:rPr>
        <w:t xml:space="preserve">/ video </w:t>
      </w:r>
      <w:proofErr w:type="spellStart"/>
      <w:r w:rsidRPr="00EE4DD9">
        <w:rPr>
          <w:rFonts w:cs="Times New Roman"/>
          <w:bCs/>
          <w:color w:val="000000" w:themeColor="text1"/>
        </w:rPr>
        <w:t>dalam</w:t>
      </w:r>
      <w:proofErr w:type="spellEnd"/>
      <w:r w:rsidRPr="00EE4DD9">
        <w:rPr>
          <w:rFonts w:cs="Times New Roman"/>
          <w:bCs/>
          <w:color w:val="000000" w:themeColor="text1"/>
        </w:rPr>
        <w:t xml:space="preserve"> </w:t>
      </w:r>
      <w:proofErr w:type="spellStart"/>
      <w:r w:rsidRPr="00EE4DD9">
        <w:rPr>
          <w:rFonts w:cs="Times New Roman"/>
          <w:bCs/>
          <w:color w:val="000000" w:themeColor="text1"/>
        </w:rPr>
        <w:t>bentuk</w:t>
      </w:r>
      <w:proofErr w:type="spellEnd"/>
      <w:r w:rsidRPr="00EE4DD9">
        <w:rPr>
          <w:rFonts w:cs="Times New Roman"/>
          <w:bCs/>
          <w:color w:val="000000" w:themeColor="text1"/>
        </w:rPr>
        <w:t xml:space="preserve"> </w:t>
      </w:r>
      <w:proofErr w:type="spellStart"/>
      <w:r w:rsidRPr="00EE4DD9">
        <w:rPr>
          <w:rFonts w:cs="Times New Roman"/>
          <w:bCs/>
          <w:color w:val="000000" w:themeColor="text1"/>
        </w:rPr>
        <w:t>apapun</w:t>
      </w:r>
      <w:proofErr w:type="spellEnd"/>
      <w:r w:rsidRPr="00EE4DD9">
        <w:rPr>
          <w:rFonts w:cs="Times New Roman"/>
          <w:bCs/>
          <w:color w:val="000000" w:themeColor="text1"/>
        </w:rPr>
        <w:t xml:space="preserve"> </w:t>
      </w:r>
      <w:proofErr w:type="spellStart"/>
      <w:r w:rsidRPr="00EE4DD9">
        <w:rPr>
          <w:rFonts w:cs="Times New Roman"/>
          <w:bCs/>
          <w:color w:val="000000" w:themeColor="text1"/>
        </w:rPr>
        <w:t>selain</w:t>
      </w:r>
      <w:proofErr w:type="spellEnd"/>
      <w:r w:rsidRPr="00EE4DD9">
        <w:rPr>
          <w:rFonts w:cs="Times New Roman"/>
          <w:bCs/>
          <w:color w:val="000000" w:themeColor="text1"/>
        </w:rPr>
        <w:t xml:space="preserve"> </w:t>
      </w:r>
      <w:r w:rsidRPr="00EE4DD9">
        <w:rPr>
          <w:rFonts w:cs="Times New Roman"/>
          <w:bCs/>
          <w:color w:val="000000" w:themeColor="text1"/>
          <w:lang w:val="id-ID"/>
        </w:rPr>
        <w:t xml:space="preserve">untuk </w:t>
      </w:r>
      <w:proofErr w:type="spellStart"/>
      <w:r w:rsidRPr="00EE4DD9">
        <w:rPr>
          <w:rFonts w:cs="Times New Roman"/>
          <w:bCs/>
          <w:color w:val="000000" w:themeColor="text1"/>
        </w:rPr>
        <w:t>kepentingan</w:t>
      </w:r>
      <w:proofErr w:type="spellEnd"/>
      <w:r w:rsidRPr="00EE4DD9">
        <w:rPr>
          <w:rFonts w:cs="Times New Roman"/>
          <w:bCs/>
          <w:color w:val="000000" w:themeColor="text1"/>
        </w:rPr>
        <w:t xml:space="preserve"> </w:t>
      </w:r>
      <w:proofErr w:type="spellStart"/>
      <w:r w:rsidRPr="00EE4DD9">
        <w:rPr>
          <w:rFonts w:cs="Times New Roman"/>
          <w:b/>
          <w:bCs/>
          <w:color w:val="000000" w:themeColor="text1"/>
        </w:rPr>
        <w:t>Pihak</w:t>
      </w:r>
      <w:proofErr w:type="spellEnd"/>
      <w:r w:rsidRPr="00EE4DD9">
        <w:rPr>
          <w:rFonts w:cs="Times New Roman"/>
          <w:b/>
          <w:bCs/>
          <w:color w:val="000000" w:themeColor="text1"/>
        </w:rPr>
        <w:t xml:space="preserve"> </w:t>
      </w:r>
      <w:r w:rsidRPr="00EE4DD9">
        <w:rPr>
          <w:rFonts w:cs="Times New Roman"/>
          <w:b/>
          <w:bCs/>
          <w:color w:val="000000" w:themeColor="text1"/>
          <w:lang w:val="id-ID"/>
        </w:rPr>
        <w:t>Kedua</w:t>
      </w:r>
      <w:r w:rsidRPr="00EE4DD9">
        <w:rPr>
          <w:rFonts w:cs="Times New Roman"/>
          <w:bCs/>
          <w:color w:val="000000" w:themeColor="text1"/>
          <w:lang w:val="id-ID"/>
        </w:rPr>
        <w:t>.</w:t>
      </w:r>
    </w:p>
    <w:p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rPr>
      </w:pPr>
      <w:proofErr w:type="spellStart"/>
      <w:r w:rsidRPr="00EE4DD9">
        <w:rPr>
          <w:rFonts w:cs="Times New Roman"/>
          <w:b/>
          <w:bCs/>
          <w:color w:val="000000" w:themeColor="text1"/>
        </w:rPr>
        <w:t>Pihak</w:t>
      </w:r>
      <w:proofErr w:type="spellEnd"/>
      <w:r w:rsidRPr="00EE4DD9">
        <w:rPr>
          <w:rFonts w:cs="Times New Roman"/>
          <w:b/>
          <w:bCs/>
          <w:color w:val="000000" w:themeColor="text1"/>
        </w:rPr>
        <w:t xml:space="preserve"> </w:t>
      </w:r>
      <w:r w:rsidRPr="00EE4DD9">
        <w:rPr>
          <w:rFonts w:cs="Times New Roman"/>
          <w:b/>
          <w:bCs/>
          <w:color w:val="000000" w:themeColor="text1"/>
          <w:lang w:val="id-ID"/>
        </w:rPr>
        <w:t>Pertama</w:t>
      </w:r>
      <w:r w:rsidRPr="00EE4DD9">
        <w:rPr>
          <w:rFonts w:cs="Times New Roman"/>
          <w:bCs/>
          <w:color w:val="000000" w:themeColor="text1"/>
        </w:rPr>
        <w:t xml:space="preserve"> </w:t>
      </w:r>
      <w:proofErr w:type="spellStart"/>
      <w:r w:rsidRPr="00EE4DD9">
        <w:rPr>
          <w:rFonts w:cs="Times New Roman"/>
          <w:bCs/>
          <w:color w:val="000000" w:themeColor="text1"/>
        </w:rPr>
        <w:t>dilarang</w:t>
      </w:r>
      <w:proofErr w:type="spellEnd"/>
      <w:r w:rsidRPr="00EE4DD9">
        <w:rPr>
          <w:rFonts w:cs="Times New Roman"/>
          <w:bCs/>
          <w:color w:val="000000" w:themeColor="text1"/>
        </w:rPr>
        <w:t xml:space="preserve"> </w:t>
      </w:r>
      <w:proofErr w:type="spellStart"/>
      <w:r w:rsidRPr="00EE4DD9">
        <w:rPr>
          <w:rFonts w:cs="Times New Roman"/>
          <w:bCs/>
          <w:color w:val="000000" w:themeColor="text1"/>
        </w:rPr>
        <w:t>memasuki</w:t>
      </w:r>
      <w:proofErr w:type="spellEnd"/>
      <w:r w:rsidRPr="00EE4DD9">
        <w:rPr>
          <w:rFonts w:cs="Times New Roman"/>
          <w:bCs/>
          <w:color w:val="000000" w:themeColor="text1"/>
        </w:rPr>
        <w:t xml:space="preserve"> area </w:t>
      </w:r>
      <w:r w:rsidRPr="00EE4DD9">
        <w:rPr>
          <w:rFonts w:cs="Times New Roman"/>
          <w:bCs/>
          <w:color w:val="000000" w:themeColor="text1"/>
          <w:lang w:val="id-ID"/>
        </w:rPr>
        <w:t xml:space="preserve">yang bukan area kerjanya </w:t>
      </w:r>
      <w:proofErr w:type="spellStart"/>
      <w:r w:rsidRPr="00EE4DD9">
        <w:rPr>
          <w:rFonts w:cs="Times New Roman"/>
          <w:bCs/>
          <w:color w:val="000000" w:themeColor="text1"/>
        </w:rPr>
        <w:t>dan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mengakses</w:t>
      </w:r>
      <w:proofErr w:type="spellEnd"/>
      <w:r w:rsidRPr="00EE4DD9">
        <w:rPr>
          <w:rFonts w:cs="Times New Roman"/>
          <w:bCs/>
          <w:color w:val="000000" w:themeColor="text1"/>
        </w:rPr>
        <w:t xml:space="preserve"> system </w:t>
      </w:r>
      <w:proofErr w:type="spellStart"/>
      <w:r w:rsidRPr="00EE4DD9">
        <w:rPr>
          <w:rFonts w:cs="Times New Roman"/>
          <w:bCs/>
          <w:color w:val="000000" w:themeColor="text1"/>
        </w:rPr>
        <w:t>informasi</w:t>
      </w:r>
      <w:proofErr w:type="spellEnd"/>
      <w:r w:rsidRPr="00EE4DD9">
        <w:rPr>
          <w:rFonts w:cs="Times New Roman"/>
          <w:bCs/>
          <w:color w:val="000000" w:themeColor="text1"/>
        </w:rPr>
        <w:t xml:space="preserve"> </w:t>
      </w:r>
      <w:proofErr w:type="spellStart"/>
      <w:r w:rsidRPr="00EE4DD9">
        <w:rPr>
          <w:rFonts w:cs="Times New Roman"/>
          <w:bCs/>
          <w:color w:val="000000" w:themeColor="text1"/>
        </w:rPr>
        <w:t>tanpa</w:t>
      </w:r>
      <w:proofErr w:type="spellEnd"/>
      <w:r w:rsidRPr="00EE4DD9">
        <w:rPr>
          <w:rFonts w:cs="Times New Roman"/>
          <w:bCs/>
          <w:color w:val="000000" w:themeColor="text1"/>
        </w:rPr>
        <w:t xml:space="preserve"> </w:t>
      </w:r>
      <w:proofErr w:type="spellStart"/>
      <w:r w:rsidRPr="00EE4DD9">
        <w:rPr>
          <w:rFonts w:cs="Times New Roman"/>
          <w:bCs/>
          <w:color w:val="000000" w:themeColor="text1"/>
        </w:rPr>
        <w:t>seijin</w:t>
      </w:r>
      <w:proofErr w:type="spellEnd"/>
      <w:r w:rsidRPr="00EE4DD9">
        <w:rPr>
          <w:rFonts w:cs="Times New Roman"/>
          <w:bCs/>
          <w:color w:val="000000" w:themeColor="text1"/>
        </w:rPr>
        <w:t xml:space="preserve"> </w:t>
      </w:r>
      <w:proofErr w:type="spellStart"/>
      <w:r w:rsidRPr="00EE4DD9">
        <w:rPr>
          <w:rFonts w:cs="Times New Roman"/>
          <w:b/>
          <w:bCs/>
          <w:color w:val="000000" w:themeColor="text1"/>
        </w:rPr>
        <w:t>Pihak</w:t>
      </w:r>
      <w:proofErr w:type="spellEnd"/>
      <w:r w:rsidRPr="00EE4DD9">
        <w:rPr>
          <w:rFonts w:cs="Times New Roman"/>
          <w:b/>
          <w:bCs/>
          <w:color w:val="000000" w:themeColor="text1"/>
        </w:rPr>
        <w:t xml:space="preserve"> </w:t>
      </w:r>
      <w:r w:rsidRPr="00EE4DD9">
        <w:rPr>
          <w:rFonts w:cs="Times New Roman"/>
          <w:b/>
          <w:bCs/>
          <w:color w:val="000000" w:themeColor="text1"/>
          <w:lang w:val="id-ID"/>
        </w:rPr>
        <w:t>Kedua</w:t>
      </w:r>
      <w:r w:rsidRPr="00EE4DD9">
        <w:rPr>
          <w:rFonts w:cs="Times New Roman"/>
          <w:bCs/>
          <w:color w:val="000000" w:themeColor="text1"/>
          <w:lang w:val="id-ID"/>
        </w:rPr>
        <w:t>.</w:t>
      </w:r>
    </w:p>
    <w:p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
        </w:rPr>
      </w:pPr>
      <w:proofErr w:type="spellStart"/>
      <w:r w:rsidRPr="00EE4DD9">
        <w:rPr>
          <w:rFonts w:cs="Times New Roman"/>
          <w:b/>
          <w:bCs/>
          <w:color w:val="000000" w:themeColor="text1"/>
        </w:rPr>
        <w:t>Pihak</w:t>
      </w:r>
      <w:proofErr w:type="spellEnd"/>
      <w:r w:rsidRPr="00EE4DD9">
        <w:rPr>
          <w:rFonts w:cs="Times New Roman"/>
          <w:b/>
          <w:bCs/>
          <w:color w:val="000000" w:themeColor="text1"/>
        </w:rPr>
        <w:t xml:space="preserve"> </w:t>
      </w:r>
      <w:r w:rsidRPr="00EE4DD9">
        <w:rPr>
          <w:rFonts w:cs="Times New Roman"/>
          <w:b/>
          <w:bCs/>
          <w:color w:val="000000" w:themeColor="text1"/>
          <w:lang w:val="id-ID"/>
        </w:rPr>
        <w:t>Pertama</w:t>
      </w:r>
      <w:r w:rsidRPr="00EE4DD9">
        <w:rPr>
          <w:rFonts w:cs="Times New Roman"/>
          <w:bCs/>
          <w:color w:val="000000" w:themeColor="text1"/>
        </w:rPr>
        <w:t xml:space="preserve"> </w:t>
      </w:r>
      <w:proofErr w:type="spellStart"/>
      <w:r w:rsidRPr="00EE4DD9">
        <w:rPr>
          <w:rFonts w:cs="Times New Roman"/>
          <w:bCs/>
          <w:color w:val="000000" w:themeColor="text1"/>
        </w:rPr>
        <w:t>wajib</w:t>
      </w:r>
      <w:proofErr w:type="spellEnd"/>
      <w:r w:rsidRPr="00EE4DD9">
        <w:rPr>
          <w:rFonts w:cs="Times New Roman"/>
          <w:bCs/>
          <w:color w:val="000000" w:themeColor="text1"/>
        </w:rPr>
        <w:t xml:space="preserve"> </w:t>
      </w:r>
      <w:proofErr w:type="spellStart"/>
      <w:r w:rsidRPr="00EE4DD9">
        <w:rPr>
          <w:rFonts w:cs="Times New Roman"/>
          <w:bCs/>
          <w:color w:val="000000" w:themeColor="text1"/>
        </w:rPr>
        <w:t>menyampaikan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semua</w:t>
      </w:r>
      <w:proofErr w:type="spellEnd"/>
      <w:r w:rsidRPr="00EE4DD9">
        <w:rPr>
          <w:rFonts w:cs="Times New Roman"/>
          <w:bCs/>
          <w:color w:val="000000" w:themeColor="text1"/>
        </w:rPr>
        <w:t xml:space="preserve"> </w:t>
      </w:r>
      <w:proofErr w:type="spellStart"/>
      <w:r w:rsidRPr="00EE4DD9">
        <w:rPr>
          <w:rFonts w:cs="Times New Roman"/>
          <w:bCs/>
          <w:color w:val="000000" w:themeColor="text1"/>
        </w:rPr>
        <w:t>ketentuan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ini</w:t>
      </w:r>
      <w:proofErr w:type="spellEnd"/>
      <w:r w:rsidRPr="00EE4DD9">
        <w:rPr>
          <w:rFonts w:cs="Times New Roman"/>
          <w:bCs/>
          <w:color w:val="000000" w:themeColor="text1"/>
        </w:rPr>
        <w:t xml:space="preserve"> </w:t>
      </w:r>
      <w:proofErr w:type="spellStart"/>
      <w:r w:rsidRPr="00EE4DD9">
        <w:rPr>
          <w:rFonts w:cs="Times New Roman"/>
          <w:bCs/>
          <w:color w:val="000000" w:themeColor="text1"/>
        </w:rPr>
        <w:t>kepada</w:t>
      </w:r>
      <w:proofErr w:type="spellEnd"/>
      <w:r w:rsidRPr="00EE4DD9">
        <w:rPr>
          <w:rFonts w:cs="Times New Roman"/>
          <w:bCs/>
          <w:color w:val="000000" w:themeColor="text1"/>
        </w:rPr>
        <w:t xml:space="preserve"> </w:t>
      </w:r>
      <w:proofErr w:type="spellStart"/>
      <w:r w:rsidRPr="00EE4DD9">
        <w:rPr>
          <w:rFonts w:cs="Times New Roman"/>
          <w:bCs/>
          <w:color w:val="000000" w:themeColor="text1"/>
        </w:rPr>
        <w:t>semua</w:t>
      </w:r>
      <w:proofErr w:type="spellEnd"/>
      <w:r w:rsidRPr="00EE4DD9">
        <w:rPr>
          <w:rFonts w:cs="Times New Roman"/>
          <w:bCs/>
          <w:color w:val="000000" w:themeColor="text1"/>
        </w:rPr>
        <w:t xml:space="preserve"> </w:t>
      </w:r>
      <w:proofErr w:type="spellStart"/>
      <w:r w:rsidRPr="00EE4DD9">
        <w:rPr>
          <w:rFonts w:cs="Times New Roman"/>
          <w:bCs/>
          <w:color w:val="000000" w:themeColor="text1"/>
        </w:rPr>
        <w:t>karyawan</w:t>
      </w:r>
      <w:proofErr w:type="spellEnd"/>
      <w:r w:rsidRPr="00EE4DD9">
        <w:rPr>
          <w:rFonts w:cs="Times New Roman"/>
          <w:bCs/>
          <w:color w:val="000000" w:themeColor="text1"/>
        </w:rPr>
        <w:t xml:space="preserve"> yang </w:t>
      </w:r>
      <w:proofErr w:type="spellStart"/>
      <w:r w:rsidRPr="00EE4DD9">
        <w:rPr>
          <w:rFonts w:cs="Times New Roman"/>
          <w:bCs/>
          <w:color w:val="000000" w:themeColor="text1"/>
        </w:rPr>
        <w:t>berkaitan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dengan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perjanjian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ini</w:t>
      </w:r>
      <w:proofErr w:type="spellEnd"/>
      <w:r w:rsidRPr="00EE4DD9">
        <w:rPr>
          <w:rFonts w:cs="Times New Roman"/>
          <w:bCs/>
          <w:color w:val="000000" w:themeColor="text1"/>
        </w:rPr>
        <w:t>.</w:t>
      </w:r>
      <w:r w:rsidRPr="00EE4DD9">
        <w:rPr>
          <w:rFonts w:cs="Times New Roman"/>
          <w:color w:val="000000"/>
        </w:rPr>
        <w:t xml:space="preserve"> </w:t>
      </w:r>
    </w:p>
    <w:p w:rsidR="00695E68" w:rsidRPr="00EE4DD9" w:rsidRDefault="00695E68" w:rsidP="006643C9">
      <w:pPr>
        <w:widowControl w:val="0"/>
        <w:spacing w:after="0"/>
        <w:jc w:val="center"/>
        <w:rPr>
          <w:rFonts w:ascii="Times New Roman" w:hAnsi="Times New Roman" w:cs="Times New Roman"/>
          <w:b/>
          <w:bCs/>
          <w:color w:val="000000" w:themeColor="text1"/>
          <w:sz w:val="24"/>
          <w:szCs w:val="24"/>
        </w:rPr>
      </w:pPr>
    </w:p>
    <w:p w:rsidR="001E0CD7" w:rsidRPr="00EE4DD9" w:rsidRDefault="00BB1696" w:rsidP="006643C9">
      <w:pPr>
        <w:pStyle w:val="ListParagraph"/>
        <w:suppressAutoHyphens w:val="0"/>
        <w:spacing w:after="200" w:line="276" w:lineRule="auto"/>
        <w:ind w:left="0" w:right="270"/>
        <w:contextualSpacing/>
        <w:jc w:val="center"/>
        <w:rPr>
          <w:rFonts w:cs="Times New Roman"/>
          <w:b/>
          <w:color w:val="000000" w:themeColor="text1"/>
          <w:lang w:val="id-ID"/>
        </w:rPr>
      </w:pPr>
      <w:proofErr w:type="spellStart"/>
      <w:r w:rsidRPr="00EE4DD9">
        <w:rPr>
          <w:rFonts w:cs="Times New Roman"/>
          <w:b/>
          <w:color w:val="000000" w:themeColor="text1"/>
        </w:rPr>
        <w:t>Pasal</w:t>
      </w:r>
      <w:proofErr w:type="spellEnd"/>
      <w:r w:rsidRPr="00EE4DD9">
        <w:rPr>
          <w:rFonts w:cs="Times New Roman"/>
          <w:b/>
          <w:color w:val="000000" w:themeColor="text1"/>
        </w:rPr>
        <w:t xml:space="preserve"> 1</w:t>
      </w:r>
      <w:r w:rsidR="00323B04" w:rsidRPr="00EE4DD9">
        <w:rPr>
          <w:rFonts w:cs="Times New Roman"/>
          <w:b/>
          <w:color w:val="000000" w:themeColor="text1"/>
          <w:lang w:val="id-ID"/>
        </w:rPr>
        <w:t>1</w:t>
      </w:r>
    </w:p>
    <w:p w:rsidR="001E0CD7" w:rsidRPr="00EE4DD9" w:rsidRDefault="009A0DEF" w:rsidP="006643C9">
      <w:pPr>
        <w:pStyle w:val="ListParagraph"/>
        <w:suppressAutoHyphens w:val="0"/>
        <w:spacing w:after="200" w:line="276" w:lineRule="auto"/>
        <w:ind w:left="0" w:right="270"/>
        <w:contextualSpacing/>
        <w:jc w:val="center"/>
        <w:rPr>
          <w:rFonts w:cs="Times New Roman"/>
          <w:b/>
          <w:color w:val="000000" w:themeColor="text1"/>
          <w:lang w:val="id-ID"/>
        </w:rPr>
      </w:pPr>
      <w:proofErr w:type="spellStart"/>
      <w:r w:rsidRPr="00EE4DD9">
        <w:rPr>
          <w:rFonts w:cs="Times New Roman"/>
          <w:b/>
          <w:color w:val="000000" w:themeColor="text1"/>
        </w:rPr>
        <w:t>Pemberian</w:t>
      </w:r>
      <w:proofErr w:type="spellEnd"/>
      <w:r w:rsidR="00323B04" w:rsidRPr="00EE4DD9">
        <w:rPr>
          <w:rFonts w:cs="Times New Roman"/>
          <w:b/>
          <w:color w:val="000000" w:themeColor="text1"/>
          <w:lang w:val="id-ID"/>
        </w:rPr>
        <w:t xml:space="preserve"> </w:t>
      </w:r>
      <w:proofErr w:type="spellStart"/>
      <w:r w:rsidRPr="00EE4DD9">
        <w:rPr>
          <w:rFonts w:cs="Times New Roman"/>
          <w:b/>
          <w:color w:val="000000" w:themeColor="text1"/>
        </w:rPr>
        <w:t>Hadiah</w:t>
      </w:r>
      <w:proofErr w:type="spellEnd"/>
      <w:r w:rsidR="00745D12" w:rsidRPr="00EE4DD9">
        <w:rPr>
          <w:rFonts w:cs="Times New Roman"/>
          <w:b/>
          <w:color w:val="000000" w:themeColor="text1"/>
          <w:lang w:val="id-ID"/>
        </w:rPr>
        <w:t xml:space="preserve"> atau Janji</w:t>
      </w:r>
    </w:p>
    <w:p w:rsidR="00323B04" w:rsidRPr="00EE4DD9" w:rsidRDefault="00323B04" w:rsidP="00323B04">
      <w:pPr>
        <w:pStyle w:val="ListParagraph"/>
        <w:numPr>
          <w:ilvl w:val="0"/>
          <w:numId w:val="15"/>
        </w:numPr>
        <w:suppressAutoHyphens w:val="0"/>
        <w:spacing w:after="200" w:line="276" w:lineRule="auto"/>
        <w:ind w:left="426" w:right="270" w:hanging="426"/>
        <w:contextualSpacing/>
        <w:jc w:val="both"/>
        <w:rPr>
          <w:rFonts w:cs="Times New Roman"/>
          <w:color w:val="000000" w:themeColor="text1"/>
          <w:lang w:val="id-ID"/>
        </w:rPr>
      </w:pPr>
      <w:r w:rsidRPr="00EE4DD9">
        <w:rPr>
          <w:rFonts w:cs="Times New Roman"/>
          <w:b/>
          <w:color w:val="000000" w:themeColor="text1"/>
          <w:lang w:val="id-ID"/>
        </w:rPr>
        <w:lastRenderedPageBreak/>
        <w:t xml:space="preserve">Pihak Pertama </w:t>
      </w:r>
      <w:r w:rsidRPr="00EE4DD9">
        <w:rPr>
          <w:rFonts w:cs="Times New Roman"/>
          <w:color w:val="000000" w:themeColor="text1"/>
          <w:lang w:val="id-ID"/>
        </w:rPr>
        <w:t xml:space="preserve">dilarang untuk memberikan hadiah dalam bentuk apapun baik berupa uang, barang atau bentuk lainnya yang bernilai uang dan bersifat pribadi kepada staff atau karyawan </w:t>
      </w:r>
      <w:r w:rsidRPr="00EE4DD9">
        <w:rPr>
          <w:rFonts w:cs="Times New Roman"/>
          <w:b/>
          <w:color w:val="000000" w:themeColor="text1"/>
          <w:lang w:val="id-ID"/>
        </w:rPr>
        <w:t xml:space="preserve">Pihak Kedua </w:t>
      </w:r>
      <w:r w:rsidRPr="00EE4DD9">
        <w:rPr>
          <w:rFonts w:cs="Times New Roman"/>
          <w:color w:val="000000" w:themeColor="text1"/>
          <w:lang w:val="id-ID"/>
        </w:rPr>
        <w:t>terkait perjanjian ini.</w:t>
      </w:r>
    </w:p>
    <w:p w:rsidR="00323B04" w:rsidRPr="00EE4DD9" w:rsidRDefault="00323B04" w:rsidP="00323B04">
      <w:pPr>
        <w:pStyle w:val="ListParagraph"/>
        <w:numPr>
          <w:ilvl w:val="0"/>
          <w:numId w:val="15"/>
        </w:numPr>
        <w:suppressAutoHyphens w:val="0"/>
        <w:spacing w:line="276" w:lineRule="auto"/>
        <w:ind w:left="426" w:right="270" w:hanging="426"/>
        <w:contextualSpacing/>
        <w:jc w:val="both"/>
        <w:rPr>
          <w:rFonts w:cs="Times New Roman"/>
          <w:color w:val="000000" w:themeColor="text1"/>
          <w:lang w:val="en-US"/>
        </w:rPr>
      </w:pPr>
      <w:r w:rsidRPr="00EE4DD9">
        <w:rPr>
          <w:rFonts w:cs="Times New Roman"/>
          <w:color w:val="000000" w:themeColor="text1"/>
          <w:lang w:val="id-ID"/>
        </w:rPr>
        <w:t xml:space="preserve">Sanksi atas pelanggaran ayat 1 (satu) pasal ini kepada </w:t>
      </w:r>
      <w:r w:rsidRPr="00EE4DD9">
        <w:rPr>
          <w:rFonts w:cs="Times New Roman"/>
          <w:b/>
          <w:color w:val="000000" w:themeColor="text1"/>
          <w:lang w:val="id-ID"/>
        </w:rPr>
        <w:t>Pihak Pertama</w:t>
      </w:r>
      <w:r w:rsidRPr="00EE4DD9">
        <w:rPr>
          <w:rFonts w:cs="Times New Roman"/>
          <w:color w:val="000000" w:themeColor="text1"/>
          <w:lang w:val="id-ID"/>
        </w:rPr>
        <w:t xml:space="preserve"> adalah:</w:t>
      </w:r>
    </w:p>
    <w:p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color w:val="000000" w:themeColor="text1"/>
          <w:lang w:val="id-ID"/>
        </w:rPr>
        <w:t xml:space="preserve">Pemutusan perjanjian secara sepihak oleh </w:t>
      </w:r>
      <w:r w:rsidRPr="00EE4DD9">
        <w:rPr>
          <w:rFonts w:cs="Times New Roman"/>
          <w:b/>
          <w:color w:val="000000" w:themeColor="text1"/>
          <w:lang w:val="id-ID"/>
        </w:rPr>
        <w:t>Pihak Kedua</w:t>
      </w:r>
      <w:r w:rsidRPr="00EE4DD9">
        <w:rPr>
          <w:rFonts w:cs="Times New Roman"/>
          <w:color w:val="000000" w:themeColor="text1"/>
          <w:lang w:val="id-ID"/>
        </w:rPr>
        <w:t>.</w:t>
      </w:r>
    </w:p>
    <w:p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color w:val="000000" w:themeColor="text1"/>
          <w:lang w:val="id-ID"/>
        </w:rPr>
        <w:t xml:space="preserve">Karyawan </w:t>
      </w:r>
      <w:r w:rsidRPr="00EE4DD9">
        <w:rPr>
          <w:rFonts w:cs="Times New Roman"/>
          <w:b/>
          <w:color w:val="000000" w:themeColor="text1"/>
          <w:lang w:val="id-ID"/>
        </w:rPr>
        <w:t>Pihak Pertama</w:t>
      </w:r>
      <w:r w:rsidRPr="00EE4DD9">
        <w:rPr>
          <w:rFonts w:cs="Times New Roman"/>
          <w:color w:val="000000" w:themeColor="text1"/>
          <w:lang w:val="id-ID"/>
        </w:rPr>
        <w:t xml:space="preserve"> yang terlibat dalam pemberian hadiah akan dikeluarkan dari perusahaan </w:t>
      </w:r>
      <w:r w:rsidRPr="00EE4DD9">
        <w:rPr>
          <w:rFonts w:cs="Times New Roman"/>
          <w:b/>
          <w:color w:val="000000" w:themeColor="text1"/>
          <w:lang w:val="id-ID"/>
        </w:rPr>
        <w:t>Pihak Pertama</w:t>
      </w:r>
      <w:r w:rsidRPr="00EE4DD9">
        <w:rPr>
          <w:rFonts w:cs="Times New Roman"/>
          <w:color w:val="000000" w:themeColor="text1"/>
          <w:lang w:val="id-ID"/>
        </w:rPr>
        <w:t>.</w:t>
      </w:r>
    </w:p>
    <w:p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color w:val="000000" w:themeColor="text1"/>
          <w:lang w:val="id-ID"/>
        </w:rPr>
        <w:t xml:space="preserve">Karyawan </w:t>
      </w:r>
      <w:r w:rsidRPr="00EE4DD9">
        <w:rPr>
          <w:rFonts w:cs="Times New Roman"/>
          <w:b/>
          <w:color w:val="000000" w:themeColor="text1"/>
          <w:lang w:val="id-ID"/>
        </w:rPr>
        <w:t>Pihak Kedua</w:t>
      </w:r>
      <w:r w:rsidRPr="00EE4DD9">
        <w:rPr>
          <w:rFonts w:cs="Times New Roman"/>
          <w:color w:val="000000" w:themeColor="text1"/>
          <w:lang w:val="id-ID"/>
        </w:rPr>
        <w:t xml:space="preserve"> yang terlibat dalam penerimaan hadiah akan diproses sesuai PKB (Peraturan Kerja Bersama) yang berlaku di tempat </w:t>
      </w:r>
      <w:r w:rsidRPr="00EE4DD9">
        <w:rPr>
          <w:rFonts w:cs="Times New Roman"/>
          <w:b/>
          <w:color w:val="000000" w:themeColor="text1"/>
          <w:lang w:val="id-ID"/>
        </w:rPr>
        <w:t>Pihak Kedua</w:t>
      </w:r>
      <w:r w:rsidRPr="00EE4DD9">
        <w:rPr>
          <w:rFonts w:cs="Times New Roman"/>
          <w:color w:val="000000" w:themeColor="text1"/>
          <w:lang w:val="id-ID"/>
        </w:rPr>
        <w:t>.</w:t>
      </w:r>
    </w:p>
    <w:p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b/>
          <w:color w:val="000000" w:themeColor="text1"/>
          <w:lang w:val="id-ID"/>
        </w:rPr>
        <w:t xml:space="preserve">Pihak Pertama </w:t>
      </w:r>
      <w:r w:rsidRPr="00EE4DD9">
        <w:rPr>
          <w:rFonts w:cs="Times New Roman"/>
          <w:color w:val="000000" w:themeColor="text1"/>
          <w:lang w:val="id-ID"/>
        </w:rPr>
        <w:t xml:space="preserve">mengembalikan semua pembayaran yang telah diberikan oleh </w:t>
      </w:r>
      <w:r w:rsidRPr="00EE4DD9">
        <w:rPr>
          <w:rFonts w:cs="Times New Roman"/>
          <w:b/>
          <w:color w:val="000000" w:themeColor="text1"/>
          <w:lang w:val="id-ID"/>
        </w:rPr>
        <w:t>Pihak Kedua</w:t>
      </w:r>
      <w:r w:rsidRPr="00EE4DD9">
        <w:rPr>
          <w:rFonts w:cs="Times New Roman"/>
          <w:color w:val="000000" w:themeColor="text1"/>
          <w:lang w:val="id-ID"/>
        </w:rPr>
        <w:t>.</w:t>
      </w:r>
    </w:p>
    <w:p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b/>
          <w:color w:val="000000" w:themeColor="text1"/>
          <w:lang w:val="id-ID"/>
        </w:rPr>
        <w:t>Pihak Kedua</w:t>
      </w:r>
      <w:r w:rsidRPr="00EE4DD9">
        <w:rPr>
          <w:rFonts w:cs="Times New Roman"/>
          <w:color w:val="000000" w:themeColor="text1"/>
          <w:lang w:val="id-ID"/>
        </w:rPr>
        <w:t xml:space="preserve"> berhak melaporkan kepada pihak yang berwajib. </w:t>
      </w:r>
    </w:p>
    <w:p w:rsidR="00325C4B" w:rsidRDefault="00325C4B" w:rsidP="00323B04">
      <w:pPr>
        <w:pStyle w:val="Default"/>
        <w:spacing w:line="276" w:lineRule="auto"/>
        <w:jc w:val="center"/>
        <w:rPr>
          <w:b/>
          <w:bCs/>
          <w:color w:val="000000" w:themeColor="text1"/>
          <w:lang w:val="en-US"/>
        </w:rPr>
      </w:pPr>
    </w:p>
    <w:p w:rsidR="00323B04" w:rsidRPr="00EE4DD9" w:rsidRDefault="00323B04" w:rsidP="00323B04">
      <w:pPr>
        <w:pStyle w:val="Default"/>
        <w:spacing w:line="276" w:lineRule="auto"/>
        <w:jc w:val="center"/>
        <w:rPr>
          <w:color w:val="000000" w:themeColor="text1"/>
        </w:rPr>
      </w:pPr>
      <w:r w:rsidRPr="00EE4DD9">
        <w:rPr>
          <w:b/>
          <w:bCs/>
          <w:color w:val="000000" w:themeColor="text1"/>
        </w:rPr>
        <w:t>Pasal 12</w:t>
      </w:r>
    </w:p>
    <w:p w:rsidR="00323B04" w:rsidRPr="00EE4DD9" w:rsidRDefault="00323B04" w:rsidP="00323B04">
      <w:pPr>
        <w:pStyle w:val="Default"/>
        <w:spacing w:line="276" w:lineRule="auto"/>
        <w:jc w:val="center"/>
        <w:rPr>
          <w:color w:val="000000" w:themeColor="text1"/>
        </w:rPr>
      </w:pPr>
      <w:r w:rsidRPr="00EE4DD9">
        <w:rPr>
          <w:b/>
          <w:bCs/>
          <w:color w:val="000000" w:themeColor="text1"/>
        </w:rPr>
        <w:t>Pengakhiran Perjanjian</w:t>
      </w:r>
    </w:p>
    <w:p w:rsidR="00323B04" w:rsidRPr="00EE4DD9" w:rsidRDefault="00323B04" w:rsidP="00323B04">
      <w:pPr>
        <w:pStyle w:val="ListParagraph"/>
        <w:numPr>
          <w:ilvl w:val="0"/>
          <w:numId w:val="32"/>
        </w:numPr>
        <w:suppressAutoHyphens w:val="0"/>
        <w:spacing w:line="276" w:lineRule="auto"/>
        <w:ind w:left="426" w:right="270" w:hanging="426"/>
        <w:contextualSpacing/>
        <w:jc w:val="both"/>
        <w:rPr>
          <w:rFonts w:cs="Times New Roman"/>
          <w:color w:val="000000" w:themeColor="text1"/>
        </w:rPr>
      </w:pPr>
      <w:r w:rsidRPr="00EE4DD9">
        <w:rPr>
          <w:rFonts w:cs="Times New Roman"/>
          <w:color w:val="000000" w:themeColor="text1"/>
          <w:lang w:val="id-ID"/>
        </w:rPr>
        <w:t>Perjanjian ini dapat berakhir dikarenakan sebagai berikut:</w:t>
      </w:r>
    </w:p>
    <w:p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b/>
          <w:color w:val="000000" w:themeColor="text1"/>
          <w:lang w:val="id-ID"/>
        </w:rPr>
        <w:t>Para Pihak</w:t>
      </w:r>
      <w:r w:rsidRPr="00EE4DD9">
        <w:rPr>
          <w:rFonts w:cs="Times New Roman"/>
          <w:color w:val="000000" w:themeColor="text1"/>
          <w:lang w:val="id-ID"/>
        </w:rPr>
        <w:t xml:space="preserve"> sepakat untuk mengakhiri.</w:t>
      </w:r>
    </w:p>
    <w:p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Periode perjanjian telah berakhir.</w:t>
      </w:r>
    </w:p>
    <w:p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Salah satu Pihak cidera janji.</w:t>
      </w:r>
    </w:p>
    <w:p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Dengan putusan pengadilan.</w:t>
      </w:r>
    </w:p>
    <w:p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Salah satu Pihak dinyatakan bangkrut/pailit.</w:t>
      </w:r>
    </w:p>
    <w:p w:rsidR="00323B04" w:rsidRPr="00EE4DD9" w:rsidRDefault="00323B04" w:rsidP="00323B04">
      <w:pPr>
        <w:pStyle w:val="ListParagraph"/>
        <w:numPr>
          <w:ilvl w:val="0"/>
          <w:numId w:val="32"/>
        </w:numPr>
        <w:suppressAutoHyphens w:val="0"/>
        <w:spacing w:line="276" w:lineRule="auto"/>
        <w:ind w:left="426" w:right="270" w:hanging="426"/>
        <w:contextualSpacing/>
        <w:jc w:val="both"/>
        <w:rPr>
          <w:rFonts w:cs="Times New Roman"/>
          <w:color w:val="000000" w:themeColor="text1"/>
          <w:lang w:val="id-ID"/>
        </w:rPr>
      </w:pPr>
      <w:r w:rsidRPr="00EE4DD9">
        <w:rPr>
          <w:rFonts w:cs="Times New Roman"/>
          <w:color w:val="000000" w:themeColor="text1"/>
          <w:lang w:val="id-ID"/>
        </w:rPr>
        <w:t xml:space="preserve">Pengakhiran perjanjian dalam ayat (1) poin (a), poin (b) dan poin (c) harus dengan memberitahu/diberitahu terlebih dahulu kepada </w:t>
      </w:r>
      <w:r w:rsidRPr="00743E14">
        <w:rPr>
          <w:rFonts w:cs="Times New Roman"/>
          <w:b/>
          <w:color w:val="000000" w:themeColor="text1"/>
          <w:lang w:val="id-ID"/>
        </w:rPr>
        <w:t>Para Pihak</w:t>
      </w:r>
      <w:r w:rsidRPr="00EE4DD9">
        <w:rPr>
          <w:rFonts w:cs="Times New Roman"/>
          <w:color w:val="000000" w:themeColor="text1"/>
          <w:lang w:val="id-ID"/>
        </w:rPr>
        <w:t xml:space="preserve"> selambat-lambatnya 15 (lima belas) hari sebelum pelaksanaan.</w:t>
      </w:r>
    </w:p>
    <w:p w:rsidR="00323B04" w:rsidRPr="00EE4DD9" w:rsidRDefault="00323B04" w:rsidP="0095718C">
      <w:pPr>
        <w:pStyle w:val="Default"/>
        <w:spacing w:line="276" w:lineRule="auto"/>
        <w:jc w:val="center"/>
        <w:rPr>
          <w:b/>
          <w:color w:val="000000" w:themeColor="text1"/>
        </w:rPr>
      </w:pPr>
    </w:p>
    <w:p w:rsidR="00176442" w:rsidRPr="00EE4DD9" w:rsidRDefault="00176442" w:rsidP="0095718C">
      <w:pPr>
        <w:pStyle w:val="Default"/>
        <w:spacing w:line="276" w:lineRule="auto"/>
        <w:jc w:val="center"/>
        <w:rPr>
          <w:color w:val="000000" w:themeColor="text1"/>
        </w:rPr>
      </w:pPr>
      <w:r w:rsidRPr="00EE4DD9">
        <w:rPr>
          <w:b/>
          <w:bCs/>
          <w:color w:val="000000" w:themeColor="text1"/>
        </w:rPr>
        <w:t xml:space="preserve">Pasal </w:t>
      </w:r>
      <w:r w:rsidR="001E0CD7" w:rsidRPr="00EE4DD9">
        <w:rPr>
          <w:b/>
          <w:bCs/>
          <w:color w:val="000000" w:themeColor="text1"/>
        </w:rPr>
        <w:t>1</w:t>
      </w:r>
      <w:r w:rsidR="00323B04" w:rsidRPr="00EE4DD9">
        <w:rPr>
          <w:b/>
          <w:bCs/>
          <w:color w:val="000000" w:themeColor="text1"/>
        </w:rPr>
        <w:t>3</w:t>
      </w:r>
    </w:p>
    <w:p w:rsidR="00323B04" w:rsidRPr="00EE4DD9" w:rsidRDefault="00323B04" w:rsidP="00323B04">
      <w:pPr>
        <w:spacing w:after="0"/>
        <w:jc w:val="center"/>
        <w:rPr>
          <w:rFonts w:ascii="Times New Roman" w:hAnsi="Times New Roman" w:cs="Times New Roman"/>
          <w:b/>
          <w:color w:val="000000" w:themeColor="text1"/>
          <w:sz w:val="24"/>
          <w:szCs w:val="24"/>
        </w:rPr>
      </w:pPr>
      <w:r w:rsidRPr="00EE4DD9">
        <w:rPr>
          <w:rFonts w:ascii="Times New Roman" w:hAnsi="Times New Roman" w:cs="Times New Roman"/>
          <w:b/>
          <w:color w:val="000000" w:themeColor="text1"/>
          <w:sz w:val="24"/>
          <w:szCs w:val="24"/>
        </w:rPr>
        <w:t xml:space="preserve">Penyelesaian Permasalahan </w:t>
      </w:r>
    </w:p>
    <w:p w:rsidR="00323B04" w:rsidRPr="00EE4DD9" w:rsidRDefault="00323B04" w:rsidP="00323B04">
      <w:pPr>
        <w:pStyle w:val="ListParagraph"/>
        <w:numPr>
          <w:ilvl w:val="0"/>
          <w:numId w:val="33"/>
        </w:numPr>
        <w:ind w:left="426" w:hanging="426"/>
        <w:rPr>
          <w:rFonts w:cs="Times New Roman"/>
        </w:rPr>
      </w:pPr>
      <w:r w:rsidRPr="00EE4DD9">
        <w:rPr>
          <w:rFonts w:cs="Times New Roman"/>
          <w:lang w:val="id-ID"/>
        </w:rPr>
        <w:t>Jika terjadi permasalahan selain yang tercantum dalam perjanjian ini akan diselesaikan dengan etikat baik dengan musyawarah secara mufakat.</w:t>
      </w:r>
      <w:r w:rsidRPr="00EE4DD9">
        <w:rPr>
          <w:rFonts w:cs="Times New Roman"/>
        </w:rPr>
        <w:t xml:space="preserve"> </w:t>
      </w:r>
    </w:p>
    <w:p w:rsidR="00C5376B" w:rsidRPr="00EE4DD9" w:rsidRDefault="00C5376B" w:rsidP="006643C9">
      <w:pPr>
        <w:spacing w:after="0"/>
        <w:jc w:val="center"/>
        <w:rPr>
          <w:rFonts w:ascii="Times New Roman" w:hAnsi="Times New Roman" w:cs="Times New Roman"/>
          <w:b/>
          <w:color w:val="000000" w:themeColor="text1"/>
          <w:sz w:val="24"/>
          <w:szCs w:val="24"/>
        </w:rPr>
      </w:pPr>
    </w:p>
    <w:p w:rsidR="001E0CD7" w:rsidRPr="00EE4DD9" w:rsidRDefault="001B567F" w:rsidP="006643C9">
      <w:pPr>
        <w:spacing w:after="0"/>
        <w:jc w:val="center"/>
        <w:rPr>
          <w:rFonts w:ascii="Times New Roman" w:hAnsi="Times New Roman" w:cs="Times New Roman"/>
          <w:b/>
          <w:color w:val="000000" w:themeColor="text1"/>
          <w:sz w:val="24"/>
          <w:szCs w:val="24"/>
        </w:rPr>
      </w:pPr>
      <w:r w:rsidRPr="00EE4DD9">
        <w:rPr>
          <w:rFonts w:ascii="Times New Roman" w:hAnsi="Times New Roman" w:cs="Times New Roman"/>
          <w:b/>
          <w:color w:val="000000" w:themeColor="text1"/>
          <w:sz w:val="24"/>
          <w:szCs w:val="24"/>
        </w:rPr>
        <w:t>Pasal</w:t>
      </w:r>
      <w:r w:rsidR="001E0CD7" w:rsidRPr="00EE4DD9">
        <w:rPr>
          <w:rFonts w:ascii="Times New Roman" w:hAnsi="Times New Roman" w:cs="Times New Roman"/>
          <w:b/>
          <w:color w:val="000000" w:themeColor="text1"/>
          <w:sz w:val="24"/>
          <w:szCs w:val="24"/>
        </w:rPr>
        <w:t xml:space="preserve"> 1</w:t>
      </w:r>
      <w:r w:rsidR="00323B04" w:rsidRPr="00EE4DD9">
        <w:rPr>
          <w:rFonts w:ascii="Times New Roman" w:hAnsi="Times New Roman" w:cs="Times New Roman"/>
          <w:b/>
          <w:color w:val="000000" w:themeColor="text1"/>
          <w:sz w:val="24"/>
          <w:szCs w:val="24"/>
        </w:rPr>
        <w:t>4</w:t>
      </w:r>
    </w:p>
    <w:p w:rsidR="001E0CD7" w:rsidRPr="00EE4DD9" w:rsidRDefault="00EF15BE" w:rsidP="006643C9">
      <w:pPr>
        <w:spacing w:after="0"/>
        <w:jc w:val="center"/>
        <w:rPr>
          <w:rFonts w:ascii="Times New Roman" w:hAnsi="Times New Roman" w:cs="Times New Roman"/>
          <w:b/>
          <w:color w:val="000000" w:themeColor="text1"/>
          <w:sz w:val="24"/>
          <w:szCs w:val="24"/>
        </w:rPr>
      </w:pPr>
      <w:r w:rsidRPr="00EE4DD9">
        <w:rPr>
          <w:rFonts w:ascii="Times New Roman" w:hAnsi="Times New Roman" w:cs="Times New Roman"/>
          <w:b/>
          <w:color w:val="000000" w:themeColor="text1"/>
          <w:sz w:val="24"/>
          <w:szCs w:val="24"/>
        </w:rPr>
        <w:t>Ketentuan Lain</w:t>
      </w:r>
    </w:p>
    <w:p w:rsidR="001E0CD7" w:rsidRPr="00EE4DD9" w:rsidRDefault="001E0CD7" w:rsidP="00862B95">
      <w:pPr>
        <w:pStyle w:val="ListParagraph"/>
        <w:numPr>
          <w:ilvl w:val="1"/>
          <w:numId w:val="16"/>
        </w:numPr>
        <w:ind w:left="426" w:hanging="426"/>
        <w:contextualSpacing/>
        <w:jc w:val="both"/>
        <w:rPr>
          <w:rFonts w:cs="Times New Roman"/>
          <w:color w:val="000000" w:themeColor="text1"/>
        </w:rPr>
      </w:pPr>
      <w:proofErr w:type="spellStart"/>
      <w:r w:rsidRPr="00EE4DD9">
        <w:rPr>
          <w:rFonts w:cs="Times New Roman"/>
          <w:color w:val="000000" w:themeColor="text1"/>
        </w:rPr>
        <w:t>Perubahan</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Perjanjian</w:t>
      </w:r>
      <w:proofErr w:type="spellEnd"/>
    </w:p>
    <w:p w:rsidR="001E0CD7" w:rsidRPr="00EE4DD9" w:rsidRDefault="001E0CD7" w:rsidP="00EE4DD9">
      <w:pPr>
        <w:pStyle w:val="ListParagraph"/>
        <w:numPr>
          <w:ilvl w:val="0"/>
          <w:numId w:val="35"/>
        </w:numPr>
        <w:suppressAutoHyphens w:val="0"/>
        <w:spacing w:after="200" w:line="276" w:lineRule="auto"/>
        <w:ind w:left="709" w:hanging="283"/>
        <w:contextualSpacing/>
        <w:jc w:val="both"/>
        <w:rPr>
          <w:rFonts w:cs="Times New Roman"/>
          <w:color w:val="000000" w:themeColor="text1"/>
        </w:rPr>
      </w:pPr>
      <w:proofErr w:type="spellStart"/>
      <w:r w:rsidRPr="00EE4DD9">
        <w:rPr>
          <w:rFonts w:cs="Times New Roman"/>
          <w:color w:val="000000" w:themeColor="text1"/>
        </w:rPr>
        <w:t>Setiap</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syarat</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dan</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ketentuan</w:t>
      </w:r>
      <w:proofErr w:type="spellEnd"/>
      <w:r w:rsidRPr="00EE4DD9">
        <w:rPr>
          <w:rFonts w:cs="Times New Roman"/>
          <w:color w:val="000000" w:themeColor="text1"/>
        </w:rPr>
        <w:t xml:space="preserve"> yang </w:t>
      </w:r>
      <w:proofErr w:type="spellStart"/>
      <w:r w:rsidRPr="00EE4DD9">
        <w:rPr>
          <w:rFonts w:cs="Times New Roman"/>
          <w:color w:val="000000" w:themeColor="text1"/>
        </w:rPr>
        <w:t>belum</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atau</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tidak</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diatur</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dalam</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perjanji</w:t>
      </w:r>
      <w:proofErr w:type="spellEnd"/>
      <w:r w:rsidR="001B567F" w:rsidRPr="00EE4DD9">
        <w:rPr>
          <w:rFonts w:cs="Times New Roman"/>
          <w:color w:val="000000" w:themeColor="text1"/>
          <w:lang w:val="id-ID"/>
        </w:rPr>
        <w:t>an</w:t>
      </w:r>
      <w:r w:rsidR="00215F54" w:rsidRPr="00EE4DD9">
        <w:rPr>
          <w:rFonts w:cs="Times New Roman"/>
          <w:color w:val="000000" w:themeColor="text1"/>
          <w:lang w:val="id-ID"/>
        </w:rPr>
        <w:t xml:space="preserve"> </w:t>
      </w:r>
      <w:proofErr w:type="spellStart"/>
      <w:proofErr w:type="gramStart"/>
      <w:r w:rsidRPr="00EE4DD9">
        <w:rPr>
          <w:rFonts w:cs="Times New Roman"/>
          <w:color w:val="000000" w:themeColor="text1"/>
        </w:rPr>
        <w:t>akan</w:t>
      </w:r>
      <w:proofErr w:type="spellEnd"/>
      <w:proofErr w:type="gramEnd"/>
      <w:r w:rsidR="00215F54" w:rsidRPr="00EE4DD9">
        <w:rPr>
          <w:rFonts w:cs="Times New Roman"/>
          <w:color w:val="000000" w:themeColor="text1"/>
          <w:lang w:val="id-ID"/>
        </w:rPr>
        <w:t xml:space="preserve"> </w:t>
      </w:r>
      <w:proofErr w:type="spellStart"/>
      <w:r w:rsidRPr="00EE4DD9">
        <w:rPr>
          <w:rFonts w:cs="Times New Roman"/>
          <w:color w:val="000000" w:themeColor="text1"/>
        </w:rPr>
        <w:t>dibicarakan</w:t>
      </w:r>
      <w:proofErr w:type="spellEnd"/>
      <w:r w:rsidRPr="00EE4DD9">
        <w:rPr>
          <w:rFonts w:cs="Times New Roman"/>
          <w:color w:val="000000" w:themeColor="text1"/>
        </w:rPr>
        <w:t xml:space="preserve">, </w:t>
      </w:r>
      <w:proofErr w:type="spellStart"/>
      <w:r w:rsidRPr="00EE4DD9">
        <w:rPr>
          <w:rFonts w:cs="Times New Roman"/>
          <w:color w:val="000000" w:themeColor="text1"/>
        </w:rPr>
        <w:t>dinegosiasikan</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dan</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ditambahkan</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berdasarkan</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kesepakatan</w:t>
      </w:r>
      <w:proofErr w:type="spellEnd"/>
      <w:r w:rsidR="00215F54" w:rsidRPr="00EE4DD9">
        <w:rPr>
          <w:rFonts w:cs="Times New Roman"/>
          <w:color w:val="000000" w:themeColor="text1"/>
          <w:lang w:val="id-ID"/>
        </w:rPr>
        <w:t xml:space="preserve"> </w:t>
      </w:r>
      <w:r w:rsidR="00EF15BE" w:rsidRPr="00EE4DD9">
        <w:rPr>
          <w:rFonts w:cs="Times New Roman"/>
          <w:b/>
          <w:color w:val="000000" w:themeColor="text1"/>
        </w:rPr>
        <w:t xml:space="preserve">Para </w:t>
      </w:r>
      <w:proofErr w:type="spellStart"/>
      <w:r w:rsidR="00EF15BE" w:rsidRPr="00EE4DD9">
        <w:rPr>
          <w:rFonts w:cs="Times New Roman"/>
          <w:b/>
          <w:color w:val="000000" w:themeColor="text1"/>
        </w:rPr>
        <w:t>Pih</w:t>
      </w:r>
      <w:proofErr w:type="spellEnd"/>
      <w:r w:rsidR="00EF15BE" w:rsidRPr="00EE4DD9">
        <w:rPr>
          <w:rFonts w:cs="Times New Roman"/>
          <w:b/>
          <w:color w:val="000000" w:themeColor="text1"/>
          <w:lang w:val="id-ID"/>
        </w:rPr>
        <w:t>ak</w:t>
      </w:r>
      <w:r w:rsidR="00EF15BE" w:rsidRPr="00EE4DD9">
        <w:rPr>
          <w:rFonts w:cs="Times New Roman"/>
          <w:color w:val="000000" w:themeColor="text1"/>
        </w:rPr>
        <w:t>.</w:t>
      </w:r>
    </w:p>
    <w:p w:rsidR="001E0CD7" w:rsidRPr="00EE4DD9" w:rsidRDefault="001E0CD7" w:rsidP="00EE4DD9">
      <w:pPr>
        <w:pStyle w:val="ListParagraph"/>
        <w:numPr>
          <w:ilvl w:val="0"/>
          <w:numId w:val="35"/>
        </w:numPr>
        <w:suppressAutoHyphens w:val="0"/>
        <w:spacing w:after="200" w:line="276" w:lineRule="auto"/>
        <w:ind w:left="709" w:hanging="283"/>
        <w:contextualSpacing/>
        <w:jc w:val="both"/>
        <w:rPr>
          <w:rFonts w:cs="Times New Roman"/>
          <w:color w:val="000000" w:themeColor="text1"/>
        </w:rPr>
      </w:pPr>
      <w:proofErr w:type="spellStart"/>
      <w:r w:rsidRPr="00EE4DD9">
        <w:rPr>
          <w:rFonts w:cs="Times New Roman"/>
          <w:color w:val="000000" w:themeColor="text1"/>
        </w:rPr>
        <w:t>S</w:t>
      </w:r>
      <w:r w:rsidR="001B567F" w:rsidRPr="00EE4DD9">
        <w:rPr>
          <w:rFonts w:cs="Times New Roman"/>
          <w:color w:val="000000" w:themeColor="text1"/>
        </w:rPr>
        <w:t>egala</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perubahan</w:t>
      </w:r>
      <w:proofErr w:type="spellEnd"/>
      <w:r w:rsidR="001B567F" w:rsidRPr="00EE4DD9">
        <w:rPr>
          <w:rFonts w:cs="Times New Roman"/>
          <w:color w:val="000000" w:themeColor="text1"/>
          <w:lang w:val="id-ID"/>
        </w:rPr>
        <w:t xml:space="preserve"> dan atau</w:t>
      </w:r>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penambahan</w:t>
      </w:r>
      <w:proofErr w:type="spellEnd"/>
      <w:r w:rsidR="00215F54" w:rsidRPr="00EE4DD9">
        <w:rPr>
          <w:rFonts w:cs="Times New Roman"/>
          <w:color w:val="000000" w:themeColor="text1"/>
          <w:lang w:val="id-ID"/>
        </w:rPr>
        <w:t xml:space="preserve"> </w:t>
      </w:r>
      <w:r w:rsidR="001B567F" w:rsidRPr="00EE4DD9">
        <w:rPr>
          <w:rFonts w:cs="Times New Roman"/>
          <w:color w:val="000000" w:themeColor="text1"/>
          <w:lang w:val="id-ID"/>
        </w:rPr>
        <w:t>isi</w:t>
      </w:r>
      <w:r w:rsidR="00215F54" w:rsidRPr="00EE4DD9">
        <w:rPr>
          <w:rFonts w:cs="Times New Roman"/>
          <w:color w:val="000000" w:themeColor="text1"/>
          <w:lang w:val="id-ID"/>
        </w:rPr>
        <w:t xml:space="preserve"> </w:t>
      </w:r>
      <w:proofErr w:type="spellStart"/>
      <w:r w:rsidRPr="00EE4DD9">
        <w:rPr>
          <w:rFonts w:cs="Times New Roman"/>
          <w:color w:val="000000" w:themeColor="text1"/>
        </w:rPr>
        <w:t>p</w:t>
      </w:r>
      <w:r w:rsidR="001B567F" w:rsidRPr="00EE4DD9">
        <w:rPr>
          <w:rFonts w:cs="Times New Roman"/>
          <w:color w:val="000000" w:themeColor="text1"/>
        </w:rPr>
        <w:t>erjanjian</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tidak</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berlaku</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kecual</w:t>
      </w:r>
      <w:r w:rsidR="001B567F" w:rsidRPr="00EE4DD9">
        <w:rPr>
          <w:rFonts w:cs="Times New Roman"/>
          <w:color w:val="000000" w:themeColor="text1"/>
        </w:rPr>
        <w:t>i</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disepakati</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secara</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tertulis</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oleh</w:t>
      </w:r>
      <w:proofErr w:type="spellEnd"/>
      <w:r w:rsidR="00215F54" w:rsidRPr="00EE4DD9">
        <w:rPr>
          <w:rFonts w:cs="Times New Roman"/>
          <w:color w:val="000000" w:themeColor="text1"/>
          <w:lang w:val="id-ID"/>
        </w:rPr>
        <w:t xml:space="preserve"> </w:t>
      </w:r>
      <w:r w:rsidR="00EF15BE" w:rsidRPr="00EE4DD9">
        <w:rPr>
          <w:rFonts w:cs="Times New Roman"/>
          <w:b/>
          <w:color w:val="000000" w:themeColor="text1"/>
        </w:rPr>
        <w:t xml:space="preserve">Para </w:t>
      </w:r>
      <w:proofErr w:type="spellStart"/>
      <w:r w:rsidR="00EF15BE" w:rsidRPr="00EE4DD9">
        <w:rPr>
          <w:rFonts w:cs="Times New Roman"/>
          <w:b/>
          <w:color w:val="000000" w:themeColor="text1"/>
        </w:rPr>
        <w:t>Pihak</w:t>
      </w:r>
      <w:proofErr w:type="spellEnd"/>
      <w:r w:rsidR="00215F54" w:rsidRPr="00EE4DD9">
        <w:rPr>
          <w:rFonts w:cs="Times New Roman"/>
          <w:b/>
          <w:color w:val="000000" w:themeColor="text1"/>
          <w:lang w:val="id-ID"/>
        </w:rPr>
        <w:t xml:space="preserve"> </w:t>
      </w:r>
      <w:r w:rsidR="001B567F" w:rsidRPr="00EE4DD9">
        <w:rPr>
          <w:rFonts w:cs="Times New Roman"/>
          <w:color w:val="000000" w:themeColor="text1"/>
          <w:lang w:val="id-ID"/>
        </w:rPr>
        <w:t xml:space="preserve">sebagai bagian </w:t>
      </w:r>
      <w:r w:rsidR="00EF15BE" w:rsidRPr="00EE4DD9">
        <w:rPr>
          <w:rFonts w:cs="Times New Roman"/>
          <w:color w:val="000000" w:themeColor="text1"/>
        </w:rPr>
        <w:t xml:space="preserve">yang </w:t>
      </w:r>
      <w:proofErr w:type="spellStart"/>
      <w:r w:rsidR="00EF15BE" w:rsidRPr="00EE4DD9">
        <w:rPr>
          <w:rFonts w:cs="Times New Roman"/>
          <w:color w:val="000000" w:themeColor="text1"/>
        </w:rPr>
        <w:t>tidak</w:t>
      </w:r>
      <w:proofErr w:type="spellEnd"/>
      <w:r w:rsidR="00215F54" w:rsidRPr="00EE4DD9">
        <w:rPr>
          <w:rFonts w:cs="Times New Roman"/>
          <w:color w:val="000000" w:themeColor="text1"/>
          <w:lang w:val="id-ID"/>
        </w:rPr>
        <w:t xml:space="preserve"> </w:t>
      </w:r>
      <w:r w:rsidR="001B567F" w:rsidRPr="00EE4DD9">
        <w:rPr>
          <w:rFonts w:cs="Times New Roman"/>
          <w:color w:val="000000" w:themeColor="text1"/>
          <w:lang w:val="id-ID"/>
        </w:rPr>
        <w:t>ter</w:t>
      </w:r>
      <w:proofErr w:type="spellStart"/>
      <w:r w:rsidRPr="00EE4DD9">
        <w:rPr>
          <w:rFonts w:cs="Times New Roman"/>
          <w:color w:val="000000" w:themeColor="text1"/>
        </w:rPr>
        <w:t>pisahkan</w:t>
      </w:r>
      <w:proofErr w:type="spellEnd"/>
      <w:r w:rsidRPr="00EE4DD9">
        <w:rPr>
          <w:rFonts w:cs="Times New Roman"/>
          <w:color w:val="000000" w:themeColor="text1"/>
        </w:rPr>
        <w:t>.</w:t>
      </w:r>
    </w:p>
    <w:p w:rsidR="009B1BFF" w:rsidRPr="00EE4DD9" w:rsidRDefault="001E0CD7" w:rsidP="00862B95">
      <w:pPr>
        <w:pStyle w:val="ListParagraph"/>
        <w:numPr>
          <w:ilvl w:val="0"/>
          <w:numId w:val="17"/>
        </w:numPr>
        <w:suppressAutoHyphens w:val="0"/>
        <w:spacing w:after="200" w:line="276" w:lineRule="auto"/>
        <w:ind w:left="426" w:hanging="426"/>
        <w:contextualSpacing/>
        <w:jc w:val="both"/>
        <w:rPr>
          <w:rFonts w:cs="Times New Roman"/>
          <w:color w:val="000000" w:themeColor="text1"/>
        </w:rPr>
      </w:pPr>
      <w:proofErr w:type="spellStart"/>
      <w:r w:rsidRPr="00EE4DD9">
        <w:rPr>
          <w:rFonts w:cs="Times New Roman"/>
          <w:color w:val="000000" w:themeColor="text1"/>
        </w:rPr>
        <w:t>Korespondensi</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atau</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pemberitahuan</w:t>
      </w:r>
      <w:proofErr w:type="spellEnd"/>
    </w:p>
    <w:p w:rsidR="001E0CD7" w:rsidRPr="00EE4DD9" w:rsidRDefault="001B567F" w:rsidP="00EE4DD9">
      <w:pPr>
        <w:pStyle w:val="ListParagraph"/>
        <w:suppressAutoHyphens w:val="0"/>
        <w:spacing w:after="200" w:line="276" w:lineRule="auto"/>
        <w:ind w:left="426"/>
        <w:contextualSpacing/>
        <w:jc w:val="both"/>
        <w:rPr>
          <w:rFonts w:cs="Times New Roman"/>
          <w:color w:val="000000" w:themeColor="text1"/>
        </w:rPr>
      </w:pPr>
      <w:proofErr w:type="spellStart"/>
      <w:r w:rsidRPr="00EE4DD9">
        <w:rPr>
          <w:rFonts w:cs="Times New Roman"/>
          <w:color w:val="000000" w:themeColor="text1"/>
        </w:rPr>
        <w:t>Setiap</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korespondensi</w:t>
      </w:r>
      <w:proofErr w:type="spellEnd"/>
      <w:r w:rsidR="00215F54" w:rsidRPr="00EE4DD9">
        <w:rPr>
          <w:rFonts w:cs="Times New Roman"/>
          <w:color w:val="000000" w:themeColor="text1"/>
          <w:lang w:val="id-ID"/>
        </w:rPr>
        <w:t xml:space="preserve"> </w:t>
      </w:r>
      <w:proofErr w:type="spellStart"/>
      <w:proofErr w:type="gramStart"/>
      <w:r w:rsidR="001E0CD7" w:rsidRPr="00EE4DD9">
        <w:rPr>
          <w:rFonts w:cs="Times New Roman"/>
          <w:color w:val="000000" w:themeColor="text1"/>
        </w:rPr>
        <w:t>akan</w:t>
      </w:r>
      <w:proofErr w:type="spellEnd"/>
      <w:proofErr w:type="gram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disampaikan</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melalui</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pos</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tercatat</w:t>
      </w:r>
      <w:proofErr w:type="spellEnd"/>
      <w:r w:rsidRPr="00EE4DD9">
        <w:rPr>
          <w:rFonts w:cs="Times New Roman"/>
          <w:color w:val="000000" w:themeColor="text1"/>
        </w:rPr>
        <w:t xml:space="preserve">, </w:t>
      </w:r>
      <w:proofErr w:type="spellStart"/>
      <w:r w:rsidRPr="00EE4DD9">
        <w:rPr>
          <w:rFonts w:cs="Times New Roman"/>
          <w:color w:val="000000" w:themeColor="text1"/>
        </w:rPr>
        <w:t>jasa</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kurir</w:t>
      </w:r>
      <w:proofErr w:type="spellEnd"/>
      <w:r w:rsidRPr="00EE4DD9">
        <w:rPr>
          <w:rFonts w:cs="Times New Roman"/>
          <w:color w:val="000000" w:themeColor="text1"/>
        </w:rPr>
        <w:t>,</w:t>
      </w:r>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surat</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elektronik</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atau</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diserahkan</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langsung</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dan</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dialamatkan</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ke</w:t>
      </w:r>
      <w:proofErr w:type="spellEnd"/>
      <w:r w:rsidR="001E0CD7" w:rsidRPr="00EE4DD9">
        <w:rPr>
          <w:rFonts w:cs="Times New Roman"/>
          <w:color w:val="000000" w:themeColor="text1"/>
        </w:rPr>
        <w:t>:</w:t>
      </w:r>
    </w:p>
    <w:p w:rsidR="00EF15BE" w:rsidRPr="00743E14" w:rsidRDefault="00EF15BE" w:rsidP="00EE4DD9">
      <w:pPr>
        <w:pStyle w:val="ListParagraph"/>
        <w:spacing w:line="276" w:lineRule="auto"/>
        <w:ind w:left="426"/>
        <w:jc w:val="both"/>
        <w:rPr>
          <w:rFonts w:cs="Times New Roman"/>
          <w:lang w:val="id-ID"/>
        </w:rPr>
      </w:pPr>
      <w:proofErr w:type="spellStart"/>
      <w:r w:rsidRPr="00EE4DD9">
        <w:rPr>
          <w:rFonts w:cs="Times New Roman"/>
          <w:b/>
        </w:rPr>
        <w:t>Pihak</w:t>
      </w:r>
      <w:proofErr w:type="spellEnd"/>
      <w:r w:rsidR="00215F54" w:rsidRPr="00EE4DD9">
        <w:rPr>
          <w:rFonts w:cs="Times New Roman"/>
          <w:b/>
          <w:lang w:val="id-ID"/>
        </w:rPr>
        <w:t xml:space="preserve"> </w:t>
      </w:r>
      <w:proofErr w:type="spellStart"/>
      <w:r w:rsidRPr="00EE4DD9">
        <w:rPr>
          <w:rFonts w:cs="Times New Roman"/>
          <w:b/>
        </w:rPr>
        <w:t>Pertama</w:t>
      </w:r>
      <w:proofErr w:type="spellEnd"/>
      <w:r w:rsidRPr="00EE4DD9">
        <w:rPr>
          <w:rFonts w:cs="Times New Roman"/>
        </w:rPr>
        <w:tab/>
        <w:t>:</w:t>
      </w:r>
      <w:r w:rsidR="00215F54" w:rsidRPr="00EE4DD9">
        <w:rPr>
          <w:rFonts w:cs="Times New Roman"/>
          <w:lang w:val="id-ID"/>
        </w:rPr>
        <w:t xml:space="preserve"> </w:t>
      </w:r>
    </w:p>
    <w:p w:rsidR="00833513" w:rsidRPr="009A3DA2" w:rsidRDefault="00833513" w:rsidP="00833513">
      <w:pPr>
        <w:pStyle w:val="ListParagraph"/>
        <w:spacing w:line="276" w:lineRule="auto"/>
        <w:ind w:left="426"/>
        <w:jc w:val="both"/>
        <w:rPr>
          <w:color w:val="000000" w:themeColor="text1"/>
        </w:rPr>
      </w:pPr>
      <w:proofErr w:type="spellStart"/>
      <w:r w:rsidRPr="009A3DA2">
        <w:rPr>
          <w:rFonts w:cs="Times New Roman"/>
        </w:rPr>
        <w:t>Alamat</w:t>
      </w:r>
      <w:proofErr w:type="spellEnd"/>
      <w:r w:rsidRPr="009A3DA2">
        <w:rPr>
          <w:rFonts w:cs="Times New Roman"/>
        </w:rPr>
        <w:t xml:space="preserve"> </w:t>
      </w:r>
      <w:r w:rsidRPr="009A3DA2">
        <w:rPr>
          <w:rFonts w:cs="Times New Roman"/>
        </w:rPr>
        <w:tab/>
      </w:r>
      <w:r w:rsidRPr="009A3DA2">
        <w:rPr>
          <w:rFonts w:cs="Times New Roman"/>
        </w:rPr>
        <w:tab/>
        <w:t xml:space="preserve">: </w:t>
      </w:r>
      <w:r w:rsidRPr="009A3DA2">
        <w:rPr>
          <w:color w:val="000000" w:themeColor="text1"/>
        </w:rPr>
        <w:t xml:space="preserve">Jl. </w:t>
      </w:r>
      <w:proofErr w:type="spellStart"/>
      <w:r w:rsidRPr="009A3DA2">
        <w:rPr>
          <w:color w:val="000000" w:themeColor="text1"/>
          <w:lang w:val="en-US"/>
        </w:rPr>
        <w:t>Tegalsari</w:t>
      </w:r>
      <w:proofErr w:type="spellEnd"/>
      <w:r w:rsidRPr="009A3DA2">
        <w:rPr>
          <w:color w:val="000000" w:themeColor="text1"/>
          <w:lang w:val="en-US"/>
        </w:rPr>
        <w:t xml:space="preserve"> RT.03 RW.03</w:t>
      </w:r>
      <w:r w:rsidRPr="009A3DA2">
        <w:rPr>
          <w:color w:val="000000" w:themeColor="text1"/>
        </w:rPr>
        <w:t xml:space="preserve"> </w:t>
      </w:r>
    </w:p>
    <w:p w:rsidR="00833513" w:rsidRPr="009A3DA2" w:rsidRDefault="00833513" w:rsidP="00833513">
      <w:pPr>
        <w:pStyle w:val="ListParagraph"/>
        <w:spacing w:line="276" w:lineRule="auto"/>
        <w:ind w:left="426"/>
        <w:jc w:val="both"/>
        <w:rPr>
          <w:rFonts w:cs="Times New Roman"/>
          <w:lang w:val="id-ID"/>
        </w:rPr>
      </w:pPr>
      <w:proofErr w:type="spellStart"/>
      <w:r w:rsidRPr="009A3DA2">
        <w:rPr>
          <w:rFonts w:cs="Times New Roman"/>
        </w:rPr>
        <w:t>Telepon</w:t>
      </w:r>
      <w:proofErr w:type="spellEnd"/>
      <w:r w:rsidRPr="009A3DA2">
        <w:rPr>
          <w:rFonts w:cs="Times New Roman"/>
        </w:rPr>
        <w:tab/>
      </w:r>
      <w:r w:rsidRPr="009A3DA2">
        <w:rPr>
          <w:rFonts w:cs="Times New Roman"/>
        </w:rPr>
        <w:tab/>
        <w:t xml:space="preserve">: </w:t>
      </w:r>
      <w:r w:rsidRPr="009A3DA2">
        <w:rPr>
          <w:rFonts w:cs="Times New Roman"/>
          <w:color w:val="000000" w:themeColor="text1"/>
          <w:lang w:val="id-ID"/>
        </w:rPr>
        <w:t>08988758080</w:t>
      </w:r>
    </w:p>
    <w:p w:rsidR="00833513" w:rsidRPr="009A3DA2" w:rsidRDefault="00833513" w:rsidP="00833513">
      <w:pPr>
        <w:pStyle w:val="ListParagraph"/>
        <w:spacing w:line="276" w:lineRule="auto"/>
        <w:ind w:left="426"/>
        <w:jc w:val="both"/>
        <w:rPr>
          <w:rFonts w:cs="Times New Roman"/>
          <w:lang w:val="id-ID"/>
        </w:rPr>
      </w:pPr>
      <w:r w:rsidRPr="009A3DA2">
        <w:rPr>
          <w:rFonts w:cs="Times New Roman"/>
        </w:rPr>
        <w:t>Email</w:t>
      </w:r>
      <w:r w:rsidRPr="009A3DA2">
        <w:rPr>
          <w:rFonts w:cs="Times New Roman"/>
        </w:rPr>
        <w:tab/>
      </w:r>
      <w:r w:rsidRPr="009A3DA2">
        <w:rPr>
          <w:rFonts w:cs="Times New Roman"/>
        </w:rPr>
        <w:tab/>
        <w:t xml:space="preserve">: </w:t>
      </w:r>
      <w:proofErr w:type="spellStart"/>
      <w:r w:rsidRPr="009A3DA2">
        <w:rPr>
          <w:rFonts w:cs="Times New Roman"/>
          <w:color w:val="000000" w:themeColor="text1"/>
          <w:lang w:val="en-US"/>
        </w:rPr>
        <w:t>aksaramediapromosi</w:t>
      </w:r>
      <w:proofErr w:type="spellEnd"/>
      <w:r w:rsidRPr="009A3DA2">
        <w:rPr>
          <w:rFonts w:cs="Times New Roman"/>
          <w:color w:val="000000" w:themeColor="text1"/>
          <w:lang w:val="id-ID"/>
        </w:rPr>
        <w:t>@gmail.com</w:t>
      </w:r>
    </w:p>
    <w:p w:rsidR="00833513" w:rsidRPr="009A3DA2" w:rsidRDefault="00833513" w:rsidP="00833513">
      <w:pPr>
        <w:pStyle w:val="ListParagraph"/>
        <w:spacing w:line="276" w:lineRule="auto"/>
        <w:ind w:left="426"/>
        <w:jc w:val="both"/>
        <w:rPr>
          <w:rFonts w:cs="Times New Roman"/>
          <w:lang w:val="id-ID"/>
        </w:rPr>
      </w:pPr>
      <w:r w:rsidRPr="009A3DA2">
        <w:rPr>
          <w:rFonts w:cs="Times New Roman"/>
        </w:rPr>
        <w:t>Up</w:t>
      </w:r>
      <w:r w:rsidRPr="009A3DA2">
        <w:rPr>
          <w:rFonts w:cs="Times New Roman"/>
        </w:rPr>
        <w:tab/>
      </w:r>
      <w:r w:rsidRPr="009A3DA2">
        <w:rPr>
          <w:rFonts w:cs="Times New Roman"/>
        </w:rPr>
        <w:tab/>
      </w:r>
      <w:r w:rsidRPr="009A3DA2">
        <w:rPr>
          <w:rFonts w:cs="Times New Roman"/>
        </w:rPr>
        <w:tab/>
        <w:t>:</w:t>
      </w:r>
      <w:r w:rsidRPr="009A3DA2">
        <w:rPr>
          <w:rFonts w:cs="Times New Roman"/>
          <w:lang w:val="id-ID"/>
        </w:rPr>
        <w:t xml:space="preserve"> </w:t>
      </w:r>
      <w:r w:rsidRPr="009A3DA2">
        <w:rPr>
          <w:rFonts w:cs="Times New Roman"/>
          <w:color w:val="000000" w:themeColor="text1"/>
          <w:lang w:val="id-ID"/>
        </w:rPr>
        <w:t>Dewi Ratnasari</w:t>
      </w:r>
    </w:p>
    <w:p w:rsidR="00EF15BE" w:rsidRPr="00833513" w:rsidRDefault="00EF15BE" w:rsidP="00EE4DD9">
      <w:pPr>
        <w:pStyle w:val="ListParagraph"/>
        <w:spacing w:line="276" w:lineRule="auto"/>
        <w:ind w:left="426"/>
        <w:jc w:val="both"/>
        <w:rPr>
          <w:rFonts w:cs="Times New Roman"/>
          <w:color w:val="000000" w:themeColor="text1"/>
          <w:lang w:val="id-ID"/>
        </w:rPr>
      </w:pPr>
    </w:p>
    <w:p w:rsidR="001E0CD7" w:rsidRPr="00EE4DD9" w:rsidRDefault="00EF15BE" w:rsidP="00EE4DD9">
      <w:pPr>
        <w:pStyle w:val="ListParagraph"/>
        <w:spacing w:line="276" w:lineRule="auto"/>
        <w:ind w:left="426"/>
        <w:jc w:val="both"/>
        <w:rPr>
          <w:rFonts w:cs="Times New Roman"/>
          <w:color w:val="000000" w:themeColor="text1"/>
          <w:lang w:val="id-ID"/>
        </w:rPr>
      </w:pPr>
      <w:proofErr w:type="spellStart"/>
      <w:r w:rsidRPr="00EE4DD9">
        <w:rPr>
          <w:rFonts w:cs="Times New Roman"/>
          <w:b/>
          <w:color w:val="000000" w:themeColor="text1"/>
        </w:rPr>
        <w:t>Pihak</w:t>
      </w:r>
      <w:proofErr w:type="spellEnd"/>
      <w:r w:rsidR="00215F54" w:rsidRPr="00EE4DD9">
        <w:rPr>
          <w:rFonts w:cs="Times New Roman"/>
          <w:b/>
          <w:color w:val="000000" w:themeColor="text1"/>
          <w:lang w:val="id-ID"/>
        </w:rPr>
        <w:t xml:space="preserve"> </w:t>
      </w:r>
      <w:proofErr w:type="spellStart"/>
      <w:r w:rsidRPr="00EE4DD9">
        <w:rPr>
          <w:rFonts w:cs="Times New Roman"/>
          <w:b/>
          <w:color w:val="000000" w:themeColor="text1"/>
        </w:rPr>
        <w:t>Kedua</w:t>
      </w:r>
      <w:proofErr w:type="spellEnd"/>
      <w:r w:rsidR="001E0CD7" w:rsidRPr="00EE4DD9">
        <w:rPr>
          <w:rFonts w:cs="Times New Roman"/>
          <w:color w:val="000000" w:themeColor="text1"/>
        </w:rPr>
        <w:tab/>
        <w:t xml:space="preserve">: </w:t>
      </w:r>
      <w:r w:rsidR="00FB0D2C" w:rsidRPr="00EE4DD9">
        <w:rPr>
          <w:rFonts w:cs="Times New Roman"/>
          <w:color w:val="000000" w:themeColor="text1"/>
          <w:lang w:val="id-ID"/>
        </w:rPr>
        <w:t>PT. Semarang Autocomp Manufacturing Indonesia</w:t>
      </w:r>
    </w:p>
    <w:p w:rsidR="001E0CD7" w:rsidRPr="00EE4DD9" w:rsidRDefault="001E0CD7" w:rsidP="00EE4DD9">
      <w:pPr>
        <w:pStyle w:val="ListParagraph"/>
        <w:spacing w:line="276" w:lineRule="auto"/>
        <w:ind w:left="426"/>
        <w:jc w:val="both"/>
        <w:rPr>
          <w:rFonts w:cs="Times New Roman"/>
          <w:color w:val="000000" w:themeColor="text1"/>
        </w:rPr>
      </w:pPr>
      <w:proofErr w:type="spellStart"/>
      <w:r w:rsidRPr="00EE4DD9">
        <w:rPr>
          <w:rFonts w:cs="Times New Roman"/>
          <w:color w:val="000000" w:themeColor="text1"/>
        </w:rPr>
        <w:t>Alamat</w:t>
      </w:r>
      <w:proofErr w:type="spellEnd"/>
      <w:r w:rsidRPr="00EE4DD9">
        <w:rPr>
          <w:rFonts w:cs="Times New Roman"/>
          <w:color w:val="000000" w:themeColor="text1"/>
        </w:rPr>
        <w:tab/>
      </w:r>
      <w:r w:rsidRPr="00EE4DD9">
        <w:rPr>
          <w:rFonts w:cs="Times New Roman"/>
          <w:color w:val="000000" w:themeColor="text1"/>
        </w:rPr>
        <w:tab/>
        <w:t xml:space="preserve">: </w:t>
      </w:r>
      <w:r w:rsidR="00325C4B">
        <w:rPr>
          <w:rFonts w:cs="Times New Roman"/>
          <w:color w:val="000000" w:themeColor="text1"/>
        </w:rPr>
        <w:t xml:space="preserve">Jl. </w:t>
      </w:r>
      <w:proofErr w:type="spellStart"/>
      <w:r w:rsidR="00325C4B">
        <w:rPr>
          <w:rFonts w:cs="Times New Roman"/>
          <w:color w:val="000000" w:themeColor="text1"/>
        </w:rPr>
        <w:t>Jepara</w:t>
      </w:r>
      <w:proofErr w:type="spellEnd"/>
      <w:r w:rsidR="00325C4B">
        <w:rPr>
          <w:rFonts w:cs="Times New Roman"/>
          <w:color w:val="000000" w:themeColor="text1"/>
        </w:rPr>
        <w:t xml:space="preserve"> Kudus Km 28, </w:t>
      </w:r>
      <w:proofErr w:type="spellStart"/>
      <w:r w:rsidR="00325C4B">
        <w:rPr>
          <w:rFonts w:cs="Times New Roman"/>
          <w:color w:val="000000" w:themeColor="text1"/>
        </w:rPr>
        <w:t>Sengonbugel</w:t>
      </w:r>
      <w:proofErr w:type="spellEnd"/>
      <w:r w:rsidR="00325C4B">
        <w:rPr>
          <w:rFonts w:cs="Times New Roman"/>
          <w:color w:val="000000" w:themeColor="text1"/>
        </w:rPr>
        <w:t xml:space="preserve">, </w:t>
      </w:r>
      <w:proofErr w:type="spellStart"/>
      <w:r w:rsidR="00325C4B">
        <w:rPr>
          <w:rFonts w:cs="Times New Roman"/>
          <w:color w:val="000000" w:themeColor="text1"/>
        </w:rPr>
        <w:t>Mayong</w:t>
      </w:r>
      <w:proofErr w:type="spellEnd"/>
      <w:r w:rsidR="00325C4B">
        <w:rPr>
          <w:rFonts w:cs="Times New Roman"/>
          <w:color w:val="000000" w:themeColor="text1"/>
        </w:rPr>
        <w:t xml:space="preserve">, </w:t>
      </w:r>
      <w:proofErr w:type="spellStart"/>
      <w:r w:rsidR="00325C4B">
        <w:rPr>
          <w:rFonts w:cs="Times New Roman"/>
          <w:color w:val="000000" w:themeColor="text1"/>
        </w:rPr>
        <w:t>Jepara</w:t>
      </w:r>
      <w:proofErr w:type="spellEnd"/>
      <w:r w:rsidR="00325C4B">
        <w:rPr>
          <w:rFonts w:cs="Times New Roman"/>
          <w:color w:val="000000" w:themeColor="text1"/>
        </w:rPr>
        <w:t>.</w:t>
      </w:r>
    </w:p>
    <w:p w:rsidR="001E0CD7" w:rsidRPr="00743E14" w:rsidRDefault="001E0CD7" w:rsidP="00EE4DD9">
      <w:pPr>
        <w:pStyle w:val="ListParagraph"/>
        <w:spacing w:line="276" w:lineRule="auto"/>
        <w:ind w:left="426"/>
        <w:jc w:val="both"/>
        <w:rPr>
          <w:rFonts w:cs="Times New Roman"/>
          <w:color w:val="000000" w:themeColor="text1"/>
          <w:lang w:val="id-ID"/>
        </w:rPr>
      </w:pPr>
      <w:proofErr w:type="spellStart"/>
      <w:r w:rsidRPr="00EE4DD9">
        <w:rPr>
          <w:rFonts w:cs="Times New Roman"/>
          <w:color w:val="000000" w:themeColor="text1"/>
        </w:rPr>
        <w:t>Telepon</w:t>
      </w:r>
      <w:proofErr w:type="spellEnd"/>
      <w:r w:rsidRPr="00EE4DD9">
        <w:rPr>
          <w:rFonts w:cs="Times New Roman"/>
          <w:color w:val="000000" w:themeColor="text1"/>
        </w:rPr>
        <w:tab/>
      </w:r>
      <w:r w:rsidRPr="00EE4DD9">
        <w:rPr>
          <w:rFonts w:cs="Times New Roman"/>
          <w:color w:val="000000" w:themeColor="text1"/>
        </w:rPr>
        <w:tab/>
        <w:t xml:space="preserve">: </w:t>
      </w:r>
      <w:r w:rsidR="00325C4B">
        <w:rPr>
          <w:rFonts w:cs="Times New Roman"/>
          <w:color w:val="000000" w:themeColor="text1"/>
        </w:rPr>
        <w:t>0291-7512101</w:t>
      </w:r>
    </w:p>
    <w:p w:rsidR="00EF15BE" w:rsidRPr="00EE4DD9" w:rsidRDefault="001E0CD7" w:rsidP="00EE4DD9">
      <w:pPr>
        <w:pStyle w:val="ListParagraph"/>
        <w:spacing w:line="276" w:lineRule="auto"/>
        <w:ind w:left="426"/>
        <w:jc w:val="both"/>
        <w:rPr>
          <w:rFonts w:cs="Times New Roman"/>
          <w:color w:val="000000" w:themeColor="text1"/>
        </w:rPr>
      </w:pPr>
      <w:r w:rsidRPr="00EE4DD9">
        <w:rPr>
          <w:rFonts w:cs="Times New Roman"/>
          <w:color w:val="000000" w:themeColor="text1"/>
        </w:rPr>
        <w:t>Email</w:t>
      </w:r>
      <w:r w:rsidRPr="00EE4DD9">
        <w:rPr>
          <w:rFonts w:cs="Times New Roman"/>
          <w:color w:val="000000" w:themeColor="text1"/>
        </w:rPr>
        <w:tab/>
      </w:r>
      <w:r w:rsidRPr="00EE4DD9">
        <w:rPr>
          <w:rFonts w:cs="Times New Roman"/>
          <w:color w:val="000000" w:themeColor="text1"/>
        </w:rPr>
        <w:tab/>
        <w:t xml:space="preserve">: </w:t>
      </w:r>
      <w:r w:rsidR="00325C4B">
        <w:rPr>
          <w:rFonts w:cs="Times New Roman"/>
          <w:color w:val="000000" w:themeColor="text1"/>
        </w:rPr>
        <w:t>ga_03@sami-jf.co.id</w:t>
      </w:r>
    </w:p>
    <w:p w:rsidR="00EF15BE" w:rsidRPr="00EE4DD9" w:rsidRDefault="001E0CD7" w:rsidP="00EE4DD9">
      <w:pPr>
        <w:pStyle w:val="ListParagraph"/>
        <w:spacing w:line="276" w:lineRule="auto"/>
        <w:ind w:left="426"/>
        <w:jc w:val="both"/>
        <w:rPr>
          <w:rFonts w:cs="Times New Roman"/>
          <w:color w:val="000000" w:themeColor="text1"/>
          <w:lang w:val="id-ID"/>
        </w:rPr>
      </w:pPr>
      <w:r w:rsidRPr="00EE4DD9">
        <w:rPr>
          <w:rFonts w:cs="Times New Roman"/>
          <w:color w:val="000000" w:themeColor="text1"/>
        </w:rPr>
        <w:t>Up</w:t>
      </w:r>
      <w:r w:rsidRPr="00EE4DD9">
        <w:rPr>
          <w:rFonts w:cs="Times New Roman"/>
          <w:color w:val="000000" w:themeColor="text1"/>
        </w:rPr>
        <w:tab/>
      </w:r>
      <w:r w:rsidRPr="00EE4DD9">
        <w:rPr>
          <w:rFonts w:cs="Times New Roman"/>
          <w:color w:val="000000" w:themeColor="text1"/>
        </w:rPr>
        <w:tab/>
      </w:r>
      <w:r w:rsidRPr="00EE4DD9">
        <w:rPr>
          <w:rFonts w:cs="Times New Roman"/>
          <w:color w:val="000000" w:themeColor="text1"/>
        </w:rPr>
        <w:tab/>
        <w:t xml:space="preserve">: </w:t>
      </w:r>
      <w:proofErr w:type="spellStart"/>
      <w:r w:rsidR="00325C4B">
        <w:rPr>
          <w:rFonts w:cs="Times New Roman"/>
          <w:color w:val="000000" w:themeColor="text1"/>
        </w:rPr>
        <w:t>Ibu</w:t>
      </w:r>
      <w:proofErr w:type="spellEnd"/>
      <w:r w:rsidR="00325C4B">
        <w:rPr>
          <w:rFonts w:cs="Times New Roman"/>
          <w:color w:val="000000" w:themeColor="text1"/>
        </w:rPr>
        <w:t xml:space="preserve"> </w:t>
      </w:r>
      <w:proofErr w:type="spellStart"/>
      <w:r w:rsidR="00325C4B">
        <w:rPr>
          <w:rFonts w:cs="Times New Roman"/>
          <w:color w:val="000000" w:themeColor="text1"/>
        </w:rPr>
        <w:t>Aya</w:t>
      </w:r>
      <w:proofErr w:type="spellEnd"/>
    </w:p>
    <w:p w:rsidR="005C2C32" w:rsidRPr="00EE4DD9" w:rsidRDefault="004D7437" w:rsidP="00EE4DD9">
      <w:pPr>
        <w:pStyle w:val="ListParagraph"/>
        <w:spacing w:line="276" w:lineRule="auto"/>
        <w:ind w:left="426"/>
        <w:jc w:val="both"/>
        <w:rPr>
          <w:rFonts w:cs="Times New Roman"/>
          <w:color w:val="000000" w:themeColor="text1"/>
          <w:lang w:val="id-ID"/>
        </w:rPr>
      </w:pPr>
      <w:r w:rsidRPr="00EE4DD9">
        <w:rPr>
          <w:rFonts w:cs="Times New Roman"/>
          <w:color w:val="000000" w:themeColor="text1"/>
          <w:lang w:val="id-ID"/>
        </w:rPr>
        <w:t xml:space="preserve">Setiap pemberitahuan atau </w:t>
      </w:r>
      <w:r w:rsidR="001E0CD7" w:rsidRPr="00EE4DD9">
        <w:rPr>
          <w:rFonts w:cs="Times New Roman"/>
          <w:color w:val="000000" w:themeColor="text1"/>
          <w:lang w:val="id-ID"/>
        </w:rPr>
        <w:t>korespondensi pos terc</w:t>
      </w:r>
      <w:r w:rsidR="003213F6" w:rsidRPr="00EE4DD9">
        <w:rPr>
          <w:rFonts w:cs="Times New Roman"/>
          <w:color w:val="000000" w:themeColor="text1"/>
          <w:lang w:val="id-ID"/>
        </w:rPr>
        <w:t xml:space="preserve">atat atau jasa kurir dianggap </w:t>
      </w:r>
      <w:r w:rsidR="001E0CD7" w:rsidRPr="00EE4DD9">
        <w:rPr>
          <w:rFonts w:cs="Times New Roman"/>
          <w:color w:val="000000" w:themeColor="text1"/>
          <w:lang w:val="id-ID"/>
        </w:rPr>
        <w:t>telah diterima pada hari ke-lima</w:t>
      </w:r>
      <w:r w:rsidR="00215F54" w:rsidRPr="00EE4DD9">
        <w:rPr>
          <w:rFonts w:cs="Times New Roman"/>
          <w:color w:val="000000" w:themeColor="text1"/>
          <w:lang w:val="id-ID"/>
        </w:rPr>
        <w:t xml:space="preserve"> </w:t>
      </w:r>
      <w:r w:rsidR="003213F6" w:rsidRPr="00EE4DD9">
        <w:rPr>
          <w:rFonts w:cs="Times New Roman"/>
          <w:color w:val="000000" w:themeColor="text1"/>
          <w:lang w:val="id-ID"/>
        </w:rPr>
        <w:t xml:space="preserve">pada </w:t>
      </w:r>
      <w:r w:rsidR="001E0CD7" w:rsidRPr="00EE4DD9">
        <w:rPr>
          <w:rFonts w:cs="Times New Roman"/>
          <w:color w:val="000000" w:themeColor="text1"/>
          <w:lang w:val="id-ID"/>
        </w:rPr>
        <w:t>hari kerja setelah tanggal pengiriman dan pemberitahuan dengan menyerahkan langsu</w:t>
      </w:r>
      <w:r w:rsidR="003213F6" w:rsidRPr="00EE4DD9">
        <w:rPr>
          <w:rFonts w:cs="Times New Roman"/>
          <w:color w:val="000000" w:themeColor="text1"/>
          <w:lang w:val="id-ID"/>
        </w:rPr>
        <w:t xml:space="preserve">ng </w:t>
      </w:r>
      <w:r w:rsidR="001E0CD7" w:rsidRPr="00EE4DD9">
        <w:rPr>
          <w:rFonts w:cs="Times New Roman"/>
          <w:color w:val="000000" w:themeColor="text1"/>
          <w:lang w:val="id-ID"/>
        </w:rPr>
        <w:t>pada saat diserahkan.</w:t>
      </w:r>
    </w:p>
    <w:p w:rsidR="001E0CD7" w:rsidRPr="00EE4DD9" w:rsidRDefault="004D7437" w:rsidP="00862B95">
      <w:pPr>
        <w:pStyle w:val="ListParagraph"/>
        <w:numPr>
          <w:ilvl w:val="0"/>
          <w:numId w:val="18"/>
        </w:numPr>
        <w:ind w:left="426" w:hanging="426"/>
        <w:contextualSpacing/>
        <w:jc w:val="both"/>
        <w:rPr>
          <w:rFonts w:cs="Times New Roman"/>
          <w:color w:val="000000" w:themeColor="text1"/>
        </w:rPr>
      </w:pPr>
      <w:r w:rsidRPr="00EE4DD9">
        <w:rPr>
          <w:rFonts w:cs="Times New Roman"/>
          <w:color w:val="000000" w:themeColor="text1"/>
        </w:rPr>
        <w:t>Pen</w:t>
      </w:r>
      <w:r w:rsidRPr="00EE4DD9">
        <w:rPr>
          <w:rFonts w:cs="Times New Roman"/>
          <w:color w:val="000000" w:themeColor="text1"/>
          <w:lang w:val="id-ID"/>
        </w:rPr>
        <w:t>gecualian.</w:t>
      </w:r>
    </w:p>
    <w:p w:rsidR="00C5376B" w:rsidRPr="00EE4DD9" w:rsidRDefault="004D7437" w:rsidP="00EE4DD9">
      <w:pPr>
        <w:pStyle w:val="ListParagraph"/>
        <w:spacing w:line="276" w:lineRule="auto"/>
        <w:ind w:left="426"/>
        <w:jc w:val="both"/>
        <w:rPr>
          <w:rFonts w:cs="Times New Roman"/>
          <w:color w:val="000000" w:themeColor="text1"/>
          <w:lang w:val="id-ID"/>
        </w:rPr>
      </w:pPr>
      <w:proofErr w:type="spellStart"/>
      <w:r w:rsidRPr="00EE4DD9">
        <w:rPr>
          <w:rFonts w:cs="Times New Roman"/>
          <w:color w:val="000000" w:themeColor="text1"/>
        </w:rPr>
        <w:t>Apabila</w:t>
      </w:r>
      <w:proofErr w:type="spellEnd"/>
      <w:r w:rsidR="00323B04" w:rsidRPr="00EE4DD9">
        <w:rPr>
          <w:rFonts w:cs="Times New Roman"/>
          <w:color w:val="000000" w:themeColor="text1"/>
          <w:lang w:val="id-ID"/>
        </w:rPr>
        <w:t xml:space="preserve"> </w:t>
      </w:r>
      <w:proofErr w:type="spellStart"/>
      <w:r w:rsidRPr="00EE4DD9">
        <w:rPr>
          <w:rFonts w:cs="Times New Roman"/>
          <w:color w:val="000000" w:themeColor="text1"/>
        </w:rPr>
        <w:t>terjadi</w:t>
      </w:r>
      <w:proofErr w:type="spellEnd"/>
      <w:r w:rsidR="00323B04" w:rsidRPr="00EE4DD9">
        <w:rPr>
          <w:rFonts w:cs="Times New Roman"/>
          <w:color w:val="000000" w:themeColor="text1"/>
          <w:lang w:val="id-ID"/>
        </w:rPr>
        <w:t xml:space="preserve"> </w:t>
      </w:r>
      <w:proofErr w:type="spellStart"/>
      <w:r w:rsidRPr="00EE4DD9">
        <w:rPr>
          <w:rFonts w:cs="Times New Roman"/>
          <w:color w:val="000000" w:themeColor="text1"/>
        </w:rPr>
        <w:t>pemutusan</w:t>
      </w:r>
      <w:proofErr w:type="spellEnd"/>
      <w:r w:rsidRPr="00EE4DD9">
        <w:rPr>
          <w:rFonts w:cs="Times New Roman"/>
          <w:color w:val="000000" w:themeColor="text1"/>
          <w:lang w:val="id-ID"/>
        </w:rPr>
        <w:t xml:space="preserve"> atau</w:t>
      </w:r>
      <w:r w:rsidR="00323B04" w:rsidRPr="00EE4DD9">
        <w:rPr>
          <w:rFonts w:cs="Times New Roman"/>
          <w:color w:val="000000" w:themeColor="text1"/>
          <w:lang w:val="id-ID"/>
        </w:rPr>
        <w:t xml:space="preserve"> </w:t>
      </w:r>
      <w:proofErr w:type="spellStart"/>
      <w:r w:rsidR="001E0CD7" w:rsidRPr="00EE4DD9">
        <w:rPr>
          <w:rFonts w:cs="Times New Roman"/>
          <w:color w:val="000000" w:themeColor="text1"/>
        </w:rPr>
        <w:t>pembatalan</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terhadap</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perjanjian</w:t>
      </w:r>
      <w:proofErr w:type="spellEnd"/>
      <w:r w:rsidR="003213F6" w:rsidRPr="00EE4DD9">
        <w:rPr>
          <w:rFonts w:cs="Times New Roman"/>
          <w:color w:val="000000" w:themeColor="text1"/>
        </w:rPr>
        <w:t xml:space="preserve">, </w:t>
      </w:r>
      <w:r w:rsidR="00EF15BE" w:rsidRPr="00EE4DD9">
        <w:rPr>
          <w:rFonts w:cs="Times New Roman"/>
          <w:b/>
          <w:color w:val="000000" w:themeColor="text1"/>
        </w:rPr>
        <w:t xml:space="preserve">Para </w:t>
      </w:r>
      <w:proofErr w:type="spellStart"/>
      <w:r w:rsidR="00EF15BE" w:rsidRPr="00EE4DD9">
        <w:rPr>
          <w:rFonts w:cs="Times New Roman"/>
          <w:b/>
          <w:color w:val="000000" w:themeColor="text1"/>
        </w:rPr>
        <w:t>Pihak</w:t>
      </w:r>
      <w:proofErr w:type="spellEnd"/>
      <w:r w:rsidR="00323B04" w:rsidRPr="00EE4DD9">
        <w:rPr>
          <w:rFonts w:cs="Times New Roman"/>
          <w:b/>
          <w:color w:val="000000" w:themeColor="text1"/>
          <w:lang w:val="id-ID"/>
        </w:rPr>
        <w:t xml:space="preserve"> </w:t>
      </w:r>
      <w:proofErr w:type="spellStart"/>
      <w:r w:rsidR="003213F6" w:rsidRPr="00EE4DD9">
        <w:rPr>
          <w:rFonts w:cs="Times New Roman"/>
          <w:color w:val="000000" w:themeColor="text1"/>
        </w:rPr>
        <w:t>sepakat</w:t>
      </w:r>
      <w:proofErr w:type="spellEnd"/>
      <w:r w:rsidR="00323B04" w:rsidRPr="00EE4DD9">
        <w:rPr>
          <w:rFonts w:cs="Times New Roman"/>
          <w:color w:val="000000" w:themeColor="text1"/>
          <w:lang w:val="id-ID"/>
        </w:rPr>
        <w:t xml:space="preserve"> </w:t>
      </w:r>
      <w:proofErr w:type="spellStart"/>
      <w:r w:rsidR="001E0CD7" w:rsidRPr="00EE4DD9">
        <w:rPr>
          <w:rFonts w:cs="Times New Roman"/>
          <w:color w:val="000000" w:themeColor="text1"/>
        </w:rPr>
        <w:t>mengabai</w:t>
      </w:r>
      <w:r w:rsidR="003213F6" w:rsidRPr="00EE4DD9">
        <w:rPr>
          <w:rFonts w:cs="Times New Roman"/>
          <w:color w:val="000000" w:themeColor="text1"/>
        </w:rPr>
        <w:t>kan</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berlakunya</w:t>
      </w:r>
      <w:proofErr w:type="spellEnd"/>
      <w:r w:rsidR="00323B04" w:rsidRPr="00EE4DD9">
        <w:rPr>
          <w:rFonts w:cs="Times New Roman"/>
          <w:color w:val="000000" w:themeColor="text1"/>
          <w:lang w:val="id-ID"/>
        </w:rPr>
        <w:t xml:space="preserve"> </w:t>
      </w:r>
      <w:proofErr w:type="spellStart"/>
      <w:r w:rsidR="001E0CD7" w:rsidRPr="00EE4DD9">
        <w:rPr>
          <w:rFonts w:cs="Times New Roman"/>
          <w:color w:val="000000" w:themeColor="text1"/>
        </w:rPr>
        <w:t>pasal</w:t>
      </w:r>
      <w:proofErr w:type="spellEnd"/>
      <w:r w:rsidR="001E0CD7" w:rsidRPr="00EE4DD9">
        <w:rPr>
          <w:rFonts w:cs="Times New Roman"/>
          <w:color w:val="000000" w:themeColor="text1"/>
        </w:rPr>
        <w:t xml:space="preserve"> 1266 </w:t>
      </w:r>
      <w:proofErr w:type="spellStart"/>
      <w:r w:rsidR="001E0CD7" w:rsidRPr="00EE4DD9">
        <w:rPr>
          <w:rFonts w:cs="Times New Roman"/>
          <w:color w:val="000000" w:themeColor="text1"/>
        </w:rPr>
        <w:t>Kitab</w:t>
      </w:r>
      <w:proofErr w:type="spellEnd"/>
      <w:r w:rsidR="00323B04" w:rsidRPr="00EE4DD9">
        <w:rPr>
          <w:rFonts w:cs="Times New Roman"/>
          <w:color w:val="000000" w:themeColor="text1"/>
          <w:lang w:val="id-ID"/>
        </w:rPr>
        <w:t xml:space="preserve"> </w:t>
      </w:r>
      <w:proofErr w:type="spellStart"/>
      <w:r w:rsidR="001E0CD7" w:rsidRPr="00EE4DD9">
        <w:rPr>
          <w:rFonts w:cs="Times New Roman"/>
          <w:color w:val="000000" w:themeColor="text1"/>
        </w:rPr>
        <w:t>Undang</w:t>
      </w:r>
      <w:r w:rsidR="003213F6" w:rsidRPr="00EE4DD9">
        <w:rPr>
          <w:rFonts w:cs="Times New Roman"/>
          <w:color w:val="000000" w:themeColor="text1"/>
        </w:rPr>
        <w:t>-Undang</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Hukum</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Perdata</w:t>
      </w:r>
      <w:proofErr w:type="spellEnd"/>
      <w:r w:rsidR="003213F6" w:rsidRPr="00EE4DD9">
        <w:rPr>
          <w:rFonts w:cs="Times New Roman"/>
          <w:color w:val="000000" w:themeColor="text1"/>
        </w:rPr>
        <w:t xml:space="preserve"> Indonesia</w:t>
      </w:r>
      <w:r w:rsidR="003213F6" w:rsidRPr="00EE4DD9">
        <w:rPr>
          <w:rFonts w:cs="Times New Roman"/>
          <w:color w:val="000000" w:themeColor="text1"/>
          <w:lang w:val="id-ID"/>
        </w:rPr>
        <w:t>.</w:t>
      </w:r>
    </w:p>
    <w:p w:rsidR="001E0CD7" w:rsidRPr="00EE4DD9" w:rsidRDefault="001E0CD7" w:rsidP="00862B95">
      <w:pPr>
        <w:pStyle w:val="ListParagraph"/>
        <w:numPr>
          <w:ilvl w:val="0"/>
          <w:numId w:val="19"/>
        </w:numPr>
        <w:suppressAutoHyphens w:val="0"/>
        <w:spacing w:after="200" w:line="276" w:lineRule="auto"/>
        <w:ind w:left="426" w:hanging="426"/>
        <w:contextualSpacing/>
        <w:jc w:val="both"/>
        <w:rPr>
          <w:rFonts w:cs="Times New Roman"/>
          <w:color w:val="000000" w:themeColor="text1"/>
        </w:rPr>
      </w:pPr>
      <w:proofErr w:type="spellStart"/>
      <w:r w:rsidRPr="00EE4DD9">
        <w:rPr>
          <w:rFonts w:cs="Times New Roman"/>
          <w:color w:val="000000" w:themeColor="text1"/>
        </w:rPr>
        <w:t>Hukum</w:t>
      </w:r>
      <w:proofErr w:type="spellEnd"/>
      <w:r w:rsidRPr="00EE4DD9">
        <w:rPr>
          <w:rFonts w:cs="Times New Roman"/>
          <w:color w:val="000000" w:themeColor="text1"/>
        </w:rPr>
        <w:t xml:space="preserve"> yang </w:t>
      </w:r>
      <w:proofErr w:type="spellStart"/>
      <w:r w:rsidRPr="00EE4DD9">
        <w:rPr>
          <w:rFonts w:cs="Times New Roman"/>
          <w:color w:val="000000" w:themeColor="text1"/>
        </w:rPr>
        <w:t>berlaku</w:t>
      </w:r>
      <w:proofErr w:type="spellEnd"/>
    </w:p>
    <w:p w:rsidR="001E0CD7" w:rsidRPr="00EE4DD9" w:rsidRDefault="001E0CD7" w:rsidP="00EE4DD9">
      <w:pPr>
        <w:pStyle w:val="ListParagraph"/>
        <w:numPr>
          <w:ilvl w:val="0"/>
          <w:numId w:val="36"/>
        </w:numPr>
        <w:suppressAutoHyphens w:val="0"/>
        <w:spacing w:after="200" w:line="276" w:lineRule="auto"/>
        <w:ind w:left="709" w:hanging="283"/>
        <w:contextualSpacing/>
        <w:jc w:val="both"/>
        <w:rPr>
          <w:rFonts w:cs="Times New Roman"/>
          <w:color w:val="000000" w:themeColor="text1"/>
        </w:rPr>
      </w:pPr>
      <w:proofErr w:type="spellStart"/>
      <w:r w:rsidRPr="00EE4DD9">
        <w:rPr>
          <w:rFonts w:cs="Times New Roman"/>
          <w:color w:val="000000" w:themeColor="text1"/>
        </w:rPr>
        <w:t>Perjanjian</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ini</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dan</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pelaksanaan</w:t>
      </w:r>
      <w:r w:rsidRPr="00EE4DD9">
        <w:rPr>
          <w:rFonts w:cs="Times New Roman"/>
          <w:color w:val="000000" w:themeColor="text1"/>
        </w:rPr>
        <w:t>nya</w:t>
      </w:r>
      <w:proofErr w:type="spellEnd"/>
      <w:r w:rsidR="00323B04" w:rsidRPr="00EE4DD9">
        <w:rPr>
          <w:rFonts w:cs="Times New Roman"/>
          <w:color w:val="000000" w:themeColor="text1"/>
          <w:lang w:val="id-ID"/>
        </w:rPr>
        <w:t xml:space="preserve"> </w:t>
      </w:r>
      <w:r w:rsidR="007F489B" w:rsidRPr="00EE4DD9">
        <w:rPr>
          <w:rFonts w:cs="Times New Roman"/>
          <w:color w:val="000000" w:themeColor="text1"/>
          <w:lang w:val="id-ID"/>
        </w:rPr>
        <w:t xml:space="preserve">tunduk dan patuh pada ketentuan/peraturan hukum yang berlaku di </w:t>
      </w:r>
      <w:r w:rsidRPr="00EE4DD9">
        <w:rPr>
          <w:rFonts w:cs="Times New Roman"/>
          <w:color w:val="000000" w:themeColor="text1"/>
        </w:rPr>
        <w:t>Indonesia.</w:t>
      </w:r>
    </w:p>
    <w:p w:rsidR="00323B04" w:rsidRPr="00EE4DD9" w:rsidRDefault="00323B04" w:rsidP="00EE4DD9">
      <w:pPr>
        <w:pStyle w:val="ListParagraph"/>
        <w:numPr>
          <w:ilvl w:val="0"/>
          <w:numId w:val="36"/>
        </w:numPr>
        <w:suppressAutoHyphens w:val="0"/>
        <w:spacing w:after="200" w:line="276" w:lineRule="auto"/>
        <w:ind w:left="709" w:hanging="283"/>
        <w:contextualSpacing/>
        <w:jc w:val="both"/>
        <w:rPr>
          <w:rFonts w:cs="Times New Roman"/>
          <w:color w:val="000000"/>
        </w:rPr>
      </w:pPr>
      <w:proofErr w:type="spellStart"/>
      <w:r w:rsidRPr="00EE4DD9">
        <w:rPr>
          <w:rFonts w:cs="Times New Roman"/>
          <w:color w:val="000000"/>
        </w:rPr>
        <w:t>Apabila</w:t>
      </w:r>
      <w:proofErr w:type="spellEnd"/>
      <w:r w:rsidRPr="00EE4DD9">
        <w:rPr>
          <w:rFonts w:cs="Times New Roman"/>
          <w:color w:val="000000"/>
        </w:rPr>
        <w:t xml:space="preserve"> </w:t>
      </w:r>
      <w:r w:rsidRPr="00EE4DD9">
        <w:rPr>
          <w:rFonts w:cs="Times New Roman"/>
          <w:color w:val="000000"/>
          <w:lang w:val="id-ID"/>
        </w:rPr>
        <w:t>di</w:t>
      </w:r>
      <w:proofErr w:type="spellStart"/>
      <w:r w:rsidRPr="00EE4DD9">
        <w:rPr>
          <w:rFonts w:cs="Times New Roman"/>
          <w:color w:val="000000"/>
        </w:rPr>
        <w:t>kemudian</w:t>
      </w:r>
      <w:proofErr w:type="spellEnd"/>
      <w:r w:rsidRPr="00EE4DD9">
        <w:rPr>
          <w:rFonts w:cs="Times New Roman"/>
          <w:color w:val="000000"/>
        </w:rPr>
        <w:t xml:space="preserve"> </w:t>
      </w:r>
      <w:proofErr w:type="spellStart"/>
      <w:r w:rsidRPr="00EE4DD9">
        <w:rPr>
          <w:rFonts w:cs="Times New Roman"/>
          <w:color w:val="000000"/>
        </w:rPr>
        <w:t>hari</w:t>
      </w:r>
      <w:proofErr w:type="spellEnd"/>
      <w:r w:rsidRPr="00EE4DD9">
        <w:rPr>
          <w:rFonts w:cs="Times New Roman"/>
          <w:color w:val="000000"/>
        </w:rPr>
        <w:t xml:space="preserve"> </w:t>
      </w:r>
      <w:proofErr w:type="spellStart"/>
      <w:r w:rsidRPr="00EE4DD9">
        <w:rPr>
          <w:rFonts w:cs="Times New Roman"/>
          <w:color w:val="000000"/>
        </w:rPr>
        <w:t>terbit</w:t>
      </w:r>
      <w:proofErr w:type="spellEnd"/>
      <w:r w:rsidRPr="00EE4DD9">
        <w:rPr>
          <w:rFonts w:cs="Times New Roman"/>
          <w:color w:val="000000"/>
        </w:rPr>
        <w:t xml:space="preserve"> </w:t>
      </w:r>
      <w:proofErr w:type="spellStart"/>
      <w:r w:rsidRPr="00EE4DD9">
        <w:rPr>
          <w:rFonts w:cs="Times New Roman"/>
          <w:color w:val="000000"/>
        </w:rPr>
        <w:t>perundangan</w:t>
      </w:r>
      <w:proofErr w:type="spellEnd"/>
      <w:r w:rsidRPr="00EE4DD9">
        <w:rPr>
          <w:rFonts w:cs="Times New Roman"/>
          <w:color w:val="000000"/>
        </w:rPr>
        <w:t xml:space="preserve"> </w:t>
      </w:r>
      <w:proofErr w:type="spellStart"/>
      <w:r w:rsidRPr="00EE4DD9">
        <w:rPr>
          <w:rFonts w:cs="Times New Roman"/>
          <w:color w:val="000000"/>
        </w:rPr>
        <w:t>baru</w:t>
      </w:r>
      <w:proofErr w:type="spellEnd"/>
      <w:r w:rsidRPr="00EE4DD9">
        <w:rPr>
          <w:rFonts w:cs="Times New Roman"/>
          <w:color w:val="000000"/>
        </w:rPr>
        <w:t xml:space="preserve">, </w:t>
      </w:r>
      <w:r w:rsidRPr="00EE4DD9">
        <w:rPr>
          <w:rFonts w:cs="Times New Roman"/>
          <w:color w:val="000000"/>
          <w:lang w:val="id-ID"/>
        </w:rPr>
        <w:t>agar</w:t>
      </w:r>
      <w:r w:rsidRPr="00EE4DD9">
        <w:rPr>
          <w:rFonts w:cs="Times New Roman"/>
          <w:color w:val="000000"/>
        </w:rPr>
        <w:t xml:space="preserve"> </w:t>
      </w:r>
      <w:proofErr w:type="spellStart"/>
      <w:r w:rsidRPr="00EE4DD9">
        <w:rPr>
          <w:rFonts w:cs="Times New Roman"/>
          <w:color w:val="000000"/>
        </w:rPr>
        <w:t>pasal-pasal</w:t>
      </w:r>
      <w:proofErr w:type="spellEnd"/>
      <w:r w:rsidRPr="00EE4DD9">
        <w:rPr>
          <w:rFonts w:cs="Times New Roman"/>
          <w:color w:val="000000"/>
        </w:rPr>
        <w:t xml:space="preserve"> </w:t>
      </w:r>
      <w:r w:rsidRPr="00EE4DD9">
        <w:rPr>
          <w:rFonts w:cs="Times New Roman"/>
          <w:color w:val="000000"/>
          <w:lang w:val="id-ID"/>
        </w:rPr>
        <w:t xml:space="preserve">dalam </w:t>
      </w:r>
      <w:proofErr w:type="spellStart"/>
      <w:r w:rsidRPr="00EE4DD9">
        <w:rPr>
          <w:rFonts w:cs="Times New Roman"/>
          <w:color w:val="000000"/>
        </w:rPr>
        <w:t>perjanjian</w:t>
      </w:r>
      <w:proofErr w:type="spellEnd"/>
      <w:r w:rsidRPr="00EE4DD9">
        <w:rPr>
          <w:rFonts w:cs="Times New Roman"/>
          <w:color w:val="000000"/>
        </w:rPr>
        <w:t xml:space="preserve"> </w:t>
      </w:r>
      <w:proofErr w:type="spellStart"/>
      <w:r w:rsidRPr="00EE4DD9">
        <w:rPr>
          <w:rFonts w:cs="Times New Roman"/>
          <w:color w:val="000000"/>
        </w:rPr>
        <w:t>ini</w:t>
      </w:r>
      <w:proofErr w:type="spellEnd"/>
      <w:r w:rsidRPr="00EE4DD9">
        <w:rPr>
          <w:rFonts w:cs="Times New Roman"/>
          <w:color w:val="000000"/>
        </w:rPr>
        <w:t xml:space="preserve"> </w:t>
      </w:r>
      <w:r w:rsidRPr="00EE4DD9">
        <w:rPr>
          <w:rFonts w:cs="Times New Roman"/>
          <w:color w:val="000000"/>
          <w:lang w:val="id-ID"/>
        </w:rPr>
        <w:t>tidak</w:t>
      </w:r>
      <w:r w:rsidRPr="00EE4DD9">
        <w:rPr>
          <w:rFonts w:cs="Times New Roman"/>
          <w:color w:val="000000"/>
        </w:rPr>
        <w:t xml:space="preserve"> </w:t>
      </w:r>
      <w:proofErr w:type="spellStart"/>
      <w:r w:rsidRPr="00EE4DD9">
        <w:rPr>
          <w:rFonts w:cs="Times New Roman"/>
          <w:color w:val="000000"/>
        </w:rPr>
        <w:t>bertentangan</w:t>
      </w:r>
      <w:proofErr w:type="spellEnd"/>
      <w:r w:rsidRPr="00EE4DD9">
        <w:rPr>
          <w:rFonts w:cs="Times New Roman"/>
          <w:color w:val="000000"/>
        </w:rPr>
        <w:t xml:space="preserve"> </w:t>
      </w:r>
      <w:proofErr w:type="spellStart"/>
      <w:r w:rsidRPr="00EE4DD9">
        <w:rPr>
          <w:rFonts w:cs="Times New Roman"/>
          <w:color w:val="000000"/>
        </w:rPr>
        <w:t>dengan</w:t>
      </w:r>
      <w:proofErr w:type="spellEnd"/>
      <w:r w:rsidRPr="00EE4DD9">
        <w:rPr>
          <w:rFonts w:cs="Times New Roman"/>
          <w:color w:val="000000"/>
        </w:rPr>
        <w:t xml:space="preserve"> </w:t>
      </w:r>
      <w:proofErr w:type="spellStart"/>
      <w:r w:rsidRPr="00EE4DD9">
        <w:rPr>
          <w:rFonts w:cs="Times New Roman"/>
          <w:color w:val="000000"/>
        </w:rPr>
        <w:t>perundangan</w:t>
      </w:r>
      <w:proofErr w:type="spellEnd"/>
      <w:r w:rsidRPr="00EE4DD9">
        <w:rPr>
          <w:rFonts w:cs="Times New Roman"/>
          <w:color w:val="000000"/>
        </w:rPr>
        <w:t xml:space="preserve"> </w:t>
      </w:r>
      <w:proofErr w:type="spellStart"/>
      <w:r w:rsidRPr="00EE4DD9">
        <w:rPr>
          <w:rFonts w:cs="Times New Roman"/>
          <w:color w:val="000000"/>
        </w:rPr>
        <w:t>baru</w:t>
      </w:r>
      <w:proofErr w:type="spellEnd"/>
      <w:r w:rsidRPr="00EE4DD9">
        <w:rPr>
          <w:rFonts w:cs="Times New Roman"/>
          <w:color w:val="000000"/>
        </w:rPr>
        <w:t xml:space="preserve"> </w:t>
      </w:r>
      <w:proofErr w:type="spellStart"/>
      <w:r w:rsidRPr="00EE4DD9">
        <w:rPr>
          <w:rFonts w:cs="Times New Roman"/>
          <w:color w:val="000000"/>
        </w:rPr>
        <w:t>tersebut</w:t>
      </w:r>
      <w:proofErr w:type="spellEnd"/>
      <w:r w:rsidRPr="00EE4DD9">
        <w:rPr>
          <w:rFonts w:cs="Times New Roman"/>
          <w:color w:val="000000"/>
          <w:lang w:val="id-ID"/>
        </w:rPr>
        <w:t>, maka</w:t>
      </w:r>
      <w:r w:rsidRPr="00EE4DD9">
        <w:rPr>
          <w:rFonts w:cs="Times New Roman"/>
          <w:color w:val="000000"/>
        </w:rPr>
        <w:t xml:space="preserve"> </w:t>
      </w:r>
      <w:proofErr w:type="spellStart"/>
      <w:proofErr w:type="gramStart"/>
      <w:r w:rsidRPr="00EE4DD9">
        <w:rPr>
          <w:rFonts w:cs="Times New Roman"/>
          <w:color w:val="000000"/>
        </w:rPr>
        <w:t>akan</w:t>
      </w:r>
      <w:proofErr w:type="spellEnd"/>
      <w:proofErr w:type="gramEnd"/>
      <w:r w:rsidRPr="00EE4DD9">
        <w:rPr>
          <w:rFonts w:cs="Times New Roman"/>
          <w:color w:val="000000"/>
        </w:rPr>
        <w:t xml:space="preserve"> </w:t>
      </w:r>
      <w:proofErr w:type="spellStart"/>
      <w:r w:rsidRPr="00EE4DD9">
        <w:rPr>
          <w:rFonts w:cs="Times New Roman"/>
          <w:color w:val="000000"/>
        </w:rPr>
        <w:t>dimusyawarahkan</w:t>
      </w:r>
      <w:proofErr w:type="spellEnd"/>
      <w:r w:rsidRPr="00EE4DD9">
        <w:rPr>
          <w:rFonts w:cs="Times New Roman"/>
          <w:color w:val="000000"/>
        </w:rPr>
        <w:t xml:space="preserve"> </w:t>
      </w:r>
      <w:proofErr w:type="spellStart"/>
      <w:r w:rsidRPr="00EE4DD9">
        <w:rPr>
          <w:rFonts w:cs="Times New Roman"/>
          <w:color w:val="000000"/>
        </w:rPr>
        <w:t>kembali</w:t>
      </w:r>
      <w:proofErr w:type="spellEnd"/>
      <w:r w:rsidRPr="00EE4DD9">
        <w:rPr>
          <w:rFonts w:cs="Times New Roman"/>
          <w:color w:val="000000"/>
        </w:rPr>
        <w:t xml:space="preserve"> </w:t>
      </w:r>
      <w:proofErr w:type="spellStart"/>
      <w:r w:rsidRPr="00EE4DD9">
        <w:rPr>
          <w:rFonts w:cs="Times New Roman"/>
          <w:color w:val="000000"/>
        </w:rPr>
        <w:t>oleh</w:t>
      </w:r>
      <w:proofErr w:type="spellEnd"/>
      <w:r w:rsidRPr="00EE4DD9">
        <w:rPr>
          <w:rFonts w:cs="Times New Roman"/>
          <w:color w:val="000000"/>
        </w:rPr>
        <w:t xml:space="preserve"> </w:t>
      </w:r>
      <w:r w:rsidRPr="00EE4DD9">
        <w:rPr>
          <w:rFonts w:cs="Times New Roman"/>
          <w:b/>
          <w:color w:val="000000"/>
        </w:rPr>
        <w:t xml:space="preserve">Para </w:t>
      </w:r>
      <w:proofErr w:type="spellStart"/>
      <w:r w:rsidRPr="00EE4DD9">
        <w:rPr>
          <w:rFonts w:cs="Times New Roman"/>
          <w:b/>
          <w:color w:val="000000"/>
        </w:rPr>
        <w:t>Pihak</w:t>
      </w:r>
      <w:proofErr w:type="spellEnd"/>
      <w:r w:rsidRPr="00EE4DD9">
        <w:rPr>
          <w:rFonts w:cs="Times New Roman"/>
          <w:color w:val="000000"/>
        </w:rPr>
        <w:t xml:space="preserve"> </w:t>
      </w:r>
      <w:proofErr w:type="spellStart"/>
      <w:r w:rsidRPr="00EE4DD9">
        <w:rPr>
          <w:rFonts w:cs="Times New Roman"/>
          <w:color w:val="000000"/>
        </w:rPr>
        <w:t>dengan</w:t>
      </w:r>
      <w:proofErr w:type="spellEnd"/>
      <w:r w:rsidRPr="00EE4DD9">
        <w:rPr>
          <w:rFonts w:cs="Times New Roman"/>
          <w:color w:val="000000"/>
        </w:rPr>
        <w:t xml:space="preserve"> </w:t>
      </w:r>
      <w:proofErr w:type="spellStart"/>
      <w:r w:rsidRPr="00EE4DD9">
        <w:rPr>
          <w:rFonts w:cs="Times New Roman"/>
          <w:color w:val="000000"/>
        </w:rPr>
        <w:t>tidak</w:t>
      </w:r>
      <w:proofErr w:type="spellEnd"/>
      <w:r w:rsidRPr="00EE4DD9">
        <w:rPr>
          <w:rFonts w:cs="Times New Roman"/>
          <w:color w:val="000000"/>
        </w:rPr>
        <w:t xml:space="preserve"> </w:t>
      </w:r>
      <w:proofErr w:type="spellStart"/>
      <w:r w:rsidRPr="00EE4DD9">
        <w:rPr>
          <w:rFonts w:cs="Times New Roman"/>
          <w:color w:val="000000"/>
        </w:rPr>
        <w:t>membatalkan</w:t>
      </w:r>
      <w:proofErr w:type="spellEnd"/>
      <w:r w:rsidRPr="00EE4DD9">
        <w:rPr>
          <w:rFonts w:cs="Times New Roman"/>
          <w:color w:val="000000"/>
        </w:rPr>
        <w:t xml:space="preserve"> </w:t>
      </w:r>
      <w:proofErr w:type="spellStart"/>
      <w:r w:rsidRPr="00EE4DD9">
        <w:rPr>
          <w:rFonts w:cs="Times New Roman"/>
          <w:color w:val="000000"/>
        </w:rPr>
        <w:t>perjanjian</w:t>
      </w:r>
      <w:proofErr w:type="spellEnd"/>
      <w:r w:rsidRPr="00EE4DD9">
        <w:rPr>
          <w:rFonts w:cs="Times New Roman"/>
          <w:color w:val="000000"/>
        </w:rPr>
        <w:t xml:space="preserve"> </w:t>
      </w:r>
      <w:proofErr w:type="spellStart"/>
      <w:r w:rsidRPr="00EE4DD9">
        <w:rPr>
          <w:rFonts w:cs="Times New Roman"/>
          <w:color w:val="000000"/>
        </w:rPr>
        <w:t>ini</w:t>
      </w:r>
      <w:proofErr w:type="spellEnd"/>
      <w:r w:rsidRPr="00EE4DD9">
        <w:rPr>
          <w:rFonts w:cs="Times New Roman"/>
          <w:color w:val="000000"/>
        </w:rPr>
        <w:t>.</w:t>
      </w:r>
    </w:p>
    <w:p w:rsidR="000B50DF" w:rsidRDefault="001E0CD7" w:rsidP="009B1BFF">
      <w:pPr>
        <w:jc w:val="both"/>
        <w:rPr>
          <w:rFonts w:ascii="Times New Roman" w:hAnsi="Times New Roman" w:cs="Times New Roman"/>
          <w:color w:val="000000" w:themeColor="text1"/>
          <w:sz w:val="24"/>
          <w:szCs w:val="24"/>
        </w:rPr>
      </w:pPr>
      <w:r w:rsidRPr="00EE4DD9">
        <w:rPr>
          <w:rFonts w:ascii="Times New Roman" w:hAnsi="Times New Roman" w:cs="Times New Roman"/>
          <w:color w:val="000000" w:themeColor="text1"/>
          <w:sz w:val="24"/>
          <w:szCs w:val="24"/>
        </w:rPr>
        <w:t>Demikian perjanj</w:t>
      </w:r>
      <w:r w:rsidR="00F02720" w:rsidRPr="00EE4DD9">
        <w:rPr>
          <w:rFonts w:ascii="Times New Roman" w:hAnsi="Times New Roman" w:cs="Times New Roman"/>
          <w:color w:val="000000" w:themeColor="text1"/>
          <w:sz w:val="24"/>
          <w:szCs w:val="24"/>
        </w:rPr>
        <w:t>ian</w:t>
      </w:r>
      <w:r w:rsidR="00215F54" w:rsidRPr="00EE4DD9">
        <w:rPr>
          <w:rFonts w:ascii="Times New Roman" w:hAnsi="Times New Roman" w:cs="Times New Roman"/>
          <w:color w:val="000000" w:themeColor="text1"/>
          <w:sz w:val="24"/>
          <w:szCs w:val="24"/>
        </w:rPr>
        <w:t xml:space="preserve"> </w:t>
      </w:r>
      <w:r w:rsidR="00F02720" w:rsidRPr="00EE4DD9">
        <w:rPr>
          <w:rFonts w:ascii="Times New Roman" w:hAnsi="Times New Roman" w:cs="Times New Roman"/>
          <w:color w:val="000000" w:themeColor="text1"/>
          <w:sz w:val="24"/>
          <w:szCs w:val="24"/>
        </w:rPr>
        <w:t xml:space="preserve">ini dibuat </w:t>
      </w:r>
      <w:r w:rsidRPr="00EE4DD9">
        <w:rPr>
          <w:rFonts w:ascii="Times New Roman" w:hAnsi="Times New Roman" w:cs="Times New Roman"/>
          <w:color w:val="000000" w:themeColor="text1"/>
          <w:sz w:val="24"/>
          <w:szCs w:val="24"/>
        </w:rPr>
        <w:t>rangkap dua yang masing-m</w:t>
      </w:r>
      <w:r w:rsidR="00F02720" w:rsidRPr="00EE4DD9">
        <w:rPr>
          <w:rFonts w:ascii="Times New Roman" w:hAnsi="Times New Roman" w:cs="Times New Roman"/>
          <w:color w:val="000000" w:themeColor="text1"/>
          <w:sz w:val="24"/>
          <w:szCs w:val="24"/>
        </w:rPr>
        <w:t xml:space="preserve">asing </w:t>
      </w:r>
      <w:r w:rsidRPr="00EE4DD9">
        <w:rPr>
          <w:rFonts w:ascii="Times New Roman" w:hAnsi="Times New Roman" w:cs="Times New Roman"/>
          <w:color w:val="000000" w:themeColor="text1"/>
          <w:sz w:val="24"/>
          <w:szCs w:val="24"/>
        </w:rPr>
        <w:t>mempunyai kek</w:t>
      </w:r>
      <w:r w:rsidR="004F25E8" w:rsidRPr="00EE4DD9">
        <w:rPr>
          <w:rFonts w:ascii="Times New Roman" w:hAnsi="Times New Roman" w:cs="Times New Roman"/>
          <w:color w:val="000000" w:themeColor="text1"/>
          <w:sz w:val="24"/>
          <w:szCs w:val="24"/>
        </w:rPr>
        <w:t>uatan hukum yang sama diatas me</w:t>
      </w:r>
      <w:r w:rsidR="00F02720" w:rsidRPr="00EE4DD9">
        <w:rPr>
          <w:rFonts w:ascii="Times New Roman" w:hAnsi="Times New Roman" w:cs="Times New Roman"/>
          <w:color w:val="000000" w:themeColor="text1"/>
          <w:sz w:val="24"/>
          <w:szCs w:val="24"/>
        </w:rPr>
        <w:t xml:space="preserve">terai yang cukup satu untuk </w:t>
      </w:r>
      <w:r w:rsidR="00EF15BE" w:rsidRPr="00EE4DD9">
        <w:rPr>
          <w:rFonts w:ascii="Times New Roman" w:hAnsi="Times New Roman" w:cs="Times New Roman"/>
          <w:b/>
          <w:color w:val="000000" w:themeColor="text1"/>
          <w:sz w:val="24"/>
          <w:szCs w:val="24"/>
        </w:rPr>
        <w:t>Pihak Pertama</w:t>
      </w:r>
      <w:r w:rsidR="00215F54" w:rsidRPr="00EE4DD9">
        <w:rPr>
          <w:rFonts w:ascii="Times New Roman" w:hAnsi="Times New Roman" w:cs="Times New Roman"/>
          <w:b/>
          <w:color w:val="000000" w:themeColor="text1"/>
          <w:sz w:val="24"/>
          <w:szCs w:val="24"/>
        </w:rPr>
        <w:t xml:space="preserve"> </w:t>
      </w:r>
      <w:r w:rsidR="00F02720" w:rsidRPr="00EE4DD9">
        <w:rPr>
          <w:rFonts w:ascii="Times New Roman" w:hAnsi="Times New Roman" w:cs="Times New Roman"/>
          <w:color w:val="000000" w:themeColor="text1"/>
          <w:sz w:val="24"/>
          <w:szCs w:val="24"/>
        </w:rPr>
        <w:t xml:space="preserve">dan satu untuk </w:t>
      </w:r>
      <w:r w:rsidR="00EF15BE" w:rsidRPr="00EE4DD9">
        <w:rPr>
          <w:rFonts w:ascii="Times New Roman" w:hAnsi="Times New Roman" w:cs="Times New Roman"/>
          <w:b/>
          <w:color w:val="000000" w:themeColor="text1"/>
          <w:sz w:val="24"/>
          <w:szCs w:val="24"/>
        </w:rPr>
        <w:t>Pihak Kedua</w:t>
      </w:r>
      <w:r w:rsidR="00F02720" w:rsidRPr="00EE4DD9">
        <w:rPr>
          <w:rFonts w:ascii="Times New Roman" w:hAnsi="Times New Roman" w:cs="Times New Roman"/>
          <w:color w:val="000000" w:themeColor="text1"/>
          <w:sz w:val="24"/>
          <w:szCs w:val="24"/>
        </w:rPr>
        <w:t>.</w:t>
      </w:r>
    </w:p>
    <w:p w:rsidR="00743E14" w:rsidRPr="00EE4DD9" w:rsidRDefault="00743E14" w:rsidP="009B1BFF">
      <w:pPr>
        <w:jc w:val="both"/>
        <w:rPr>
          <w:rFonts w:ascii="Times New Roman" w:hAnsi="Times New Roman" w:cs="Times New Roman"/>
          <w:color w:val="000000" w:themeColor="text1"/>
          <w:sz w:val="24"/>
          <w:szCs w:val="24"/>
        </w:rPr>
      </w:pPr>
    </w:p>
    <w:tbl>
      <w:tblPr>
        <w:tblW w:w="0" w:type="auto"/>
        <w:tblLayout w:type="fixed"/>
        <w:tblCellMar>
          <w:left w:w="0" w:type="dxa"/>
          <w:right w:w="0" w:type="dxa"/>
        </w:tblCellMar>
        <w:tblLook w:val="0000" w:firstRow="0" w:lastRow="0" w:firstColumn="0" w:lastColumn="0" w:noHBand="0" w:noVBand="0"/>
      </w:tblPr>
      <w:tblGrid>
        <w:gridCol w:w="3980"/>
        <w:gridCol w:w="4760"/>
      </w:tblGrid>
      <w:tr w:rsidR="001E0CD7" w:rsidRPr="00EE4DD9" w:rsidTr="00C5376B">
        <w:trPr>
          <w:trHeight w:val="55"/>
        </w:trPr>
        <w:tc>
          <w:tcPr>
            <w:tcW w:w="8740" w:type="dxa"/>
            <w:gridSpan w:val="2"/>
            <w:vAlign w:val="bottom"/>
          </w:tcPr>
          <w:p w:rsidR="001E0CD7" w:rsidRPr="00EE4DD9" w:rsidRDefault="001E0CD7" w:rsidP="00C5376B">
            <w:pPr>
              <w:widowControl w:val="0"/>
              <w:autoSpaceDE w:val="0"/>
              <w:autoSpaceDN w:val="0"/>
              <w:adjustRightInd w:val="0"/>
              <w:spacing w:after="0"/>
              <w:ind w:left="5392"/>
              <w:jc w:val="both"/>
              <w:rPr>
                <w:rFonts w:ascii="Times New Roman" w:hAnsi="Times New Roman" w:cs="Times New Roman"/>
                <w:color w:val="000000" w:themeColor="text1"/>
                <w:sz w:val="24"/>
                <w:szCs w:val="24"/>
              </w:rPr>
            </w:pPr>
          </w:p>
        </w:tc>
      </w:tr>
      <w:tr w:rsidR="007749D3" w:rsidRPr="00EE4DD9" w:rsidTr="00C5376B">
        <w:trPr>
          <w:trHeight w:val="1483"/>
        </w:trPr>
        <w:tc>
          <w:tcPr>
            <w:tcW w:w="3980" w:type="dxa"/>
            <w:vAlign w:val="bottom"/>
          </w:tcPr>
          <w:p w:rsidR="007749D3" w:rsidRPr="00EE4DD9" w:rsidRDefault="007749D3"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PIHAK PERTAMA</w:t>
            </w:r>
          </w:p>
          <w:p w:rsidR="00833513" w:rsidRPr="009A3DA2" w:rsidRDefault="00833513" w:rsidP="00833513">
            <w:pPr>
              <w:widowControl w:val="0"/>
              <w:autoSpaceDE w:val="0"/>
              <w:autoSpaceDN w:val="0"/>
              <w:adjustRightInd w:val="0"/>
              <w:spacing w:after="0"/>
              <w:ind w:right="105"/>
              <w:jc w:val="center"/>
              <w:rPr>
                <w:rFonts w:ascii="Times New Roman" w:hAnsi="Times New Roman" w:cs="Times New Roman"/>
                <w:b/>
                <w:color w:val="000000" w:themeColor="text1"/>
                <w:sz w:val="24"/>
                <w:szCs w:val="24"/>
                <w:lang w:val="en-US"/>
              </w:rPr>
            </w:pPr>
            <w:r w:rsidRPr="009A3DA2">
              <w:rPr>
                <w:rFonts w:ascii="Times New Roman" w:hAnsi="Times New Roman" w:cs="Times New Roman"/>
                <w:b/>
                <w:color w:val="000000" w:themeColor="text1"/>
                <w:sz w:val="24"/>
                <w:szCs w:val="24"/>
                <w:lang w:val="en-US"/>
              </w:rPr>
              <w:t>CV. AKSARA MEDIA PROMOSI</w:t>
            </w:r>
          </w:p>
          <w:p w:rsidR="00915F3B" w:rsidRPr="00EE4DD9" w:rsidRDefault="00915F3B"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EE4DD9" w:rsidRDefault="00A3233A"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Default="00A3233A"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743E14" w:rsidRPr="00EE4DD9" w:rsidRDefault="00743E14"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EE4DD9" w:rsidRDefault="0046058D"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EE4DD9" w:rsidRDefault="00A3233A" w:rsidP="00A3233A">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833513" w:rsidRPr="009A3DA2" w:rsidRDefault="00833513" w:rsidP="00833513">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sidRPr="009A3DA2">
              <w:rPr>
                <w:rFonts w:ascii="Times New Roman" w:hAnsi="Times New Roman" w:cs="Times New Roman"/>
                <w:b/>
                <w:bCs/>
                <w:color w:val="000000" w:themeColor="text1"/>
                <w:sz w:val="24"/>
                <w:szCs w:val="24"/>
                <w:u w:val="single"/>
              </w:rPr>
              <w:t>Dewi Ratnasari</w:t>
            </w:r>
          </w:p>
          <w:p w:rsidR="007749D3" w:rsidRPr="00833513" w:rsidRDefault="00833513" w:rsidP="00833513">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lang w:val="en-US"/>
              </w:rPr>
            </w:pPr>
            <w:r>
              <w:rPr>
                <w:rFonts w:ascii="Times New Roman" w:hAnsi="Times New Roman" w:cs="Times New Roman"/>
                <w:sz w:val="24"/>
                <w:szCs w:val="24"/>
              </w:rPr>
              <w:t>Direktu</w:t>
            </w:r>
            <w:r>
              <w:rPr>
                <w:rFonts w:ascii="Times New Roman" w:hAnsi="Times New Roman" w:cs="Times New Roman"/>
                <w:sz w:val="24"/>
                <w:szCs w:val="24"/>
                <w:lang w:val="en-US"/>
              </w:rPr>
              <w:t>r</w:t>
            </w:r>
          </w:p>
        </w:tc>
        <w:tc>
          <w:tcPr>
            <w:tcW w:w="4760" w:type="dxa"/>
            <w:vAlign w:val="bottom"/>
          </w:tcPr>
          <w:p w:rsidR="007749D3" w:rsidRPr="00EE4DD9" w:rsidRDefault="007749D3"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PIHAK KEDUA</w:t>
            </w:r>
          </w:p>
          <w:p w:rsidR="007749D3" w:rsidRPr="00EE4DD9" w:rsidRDefault="007749D3"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PT.</w:t>
            </w:r>
            <w:r w:rsidR="00743E14">
              <w:rPr>
                <w:rFonts w:ascii="Times New Roman" w:hAnsi="Times New Roman" w:cs="Times New Roman"/>
                <w:b/>
                <w:bCs/>
                <w:color w:val="000000" w:themeColor="text1"/>
                <w:sz w:val="24"/>
                <w:szCs w:val="24"/>
              </w:rPr>
              <w:t xml:space="preserve"> SEMARANG AUTOCOMP MANUFACTURING INDONESIA</w:t>
            </w:r>
          </w:p>
          <w:p w:rsidR="007749D3" w:rsidRPr="00EE4DD9" w:rsidRDefault="007749D3"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EE4DD9" w:rsidRDefault="007749D3"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EE4DD9" w:rsidRDefault="00A3233A"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EE4DD9" w:rsidRDefault="0046058D"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EE4DD9" w:rsidRDefault="00A3233A"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EE4DD9" w:rsidRDefault="00325C4B" w:rsidP="007749D3">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del w:id="88" w:author="ROHAYATI" w:date="2023-04-20T16:04:00Z">
              <w:r w:rsidDel="00FB6993">
                <w:rPr>
                  <w:rFonts w:ascii="Times New Roman" w:hAnsi="Times New Roman" w:cs="Times New Roman"/>
                  <w:b/>
                  <w:color w:val="000000" w:themeColor="text1"/>
                  <w:sz w:val="24"/>
                  <w:szCs w:val="24"/>
                  <w:u w:val="single"/>
                  <w:lang w:val="en-US"/>
                </w:rPr>
                <w:delText>Tatsuya Matsushita</w:delText>
              </w:r>
            </w:del>
            <w:ins w:id="89" w:author="ROHAYATI" w:date="2023-04-20T16:04:00Z">
              <w:r w:rsidR="00FB6993">
                <w:rPr>
                  <w:rFonts w:ascii="Times New Roman" w:hAnsi="Times New Roman" w:cs="Times New Roman"/>
                  <w:b/>
                  <w:color w:val="000000" w:themeColor="text1"/>
                  <w:sz w:val="24"/>
                  <w:szCs w:val="24"/>
                  <w:u w:val="single"/>
                  <w:lang w:val="en-US"/>
                </w:rPr>
                <w:t xml:space="preserve">Kawasaki </w:t>
              </w:r>
              <w:proofErr w:type="spellStart"/>
              <w:r w:rsidR="00FB6993">
                <w:rPr>
                  <w:rFonts w:ascii="Times New Roman" w:hAnsi="Times New Roman" w:cs="Times New Roman"/>
                  <w:b/>
                  <w:color w:val="000000" w:themeColor="text1"/>
                  <w:sz w:val="24"/>
                  <w:szCs w:val="24"/>
                  <w:u w:val="single"/>
                  <w:lang w:val="en-US"/>
                </w:rPr>
                <w:t>Nozomi</w:t>
              </w:r>
            </w:ins>
            <w:proofErr w:type="spellEnd"/>
          </w:p>
          <w:p w:rsidR="007749D3" w:rsidRPr="00EE4DD9" w:rsidRDefault="006C01EA" w:rsidP="007749D3">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EE4DD9">
              <w:rPr>
                <w:rFonts w:ascii="Times New Roman" w:hAnsi="Times New Roman" w:cs="Times New Roman"/>
                <w:color w:val="000000" w:themeColor="text1"/>
                <w:sz w:val="24"/>
                <w:szCs w:val="24"/>
              </w:rPr>
              <w:t>Direk</w:t>
            </w:r>
            <w:r w:rsidR="007749D3" w:rsidRPr="00EE4DD9">
              <w:rPr>
                <w:rFonts w:ascii="Times New Roman" w:hAnsi="Times New Roman" w:cs="Times New Roman"/>
                <w:color w:val="000000" w:themeColor="text1"/>
                <w:sz w:val="24"/>
                <w:szCs w:val="24"/>
              </w:rPr>
              <w:t>tur</w:t>
            </w:r>
          </w:p>
        </w:tc>
      </w:tr>
    </w:tbl>
    <w:p w:rsidR="000250C0" w:rsidRPr="00EE4DD9" w:rsidRDefault="000250C0" w:rsidP="002F2DE3">
      <w:pPr>
        <w:pStyle w:val="Default"/>
        <w:tabs>
          <w:tab w:val="center" w:pos="7560"/>
        </w:tabs>
        <w:spacing w:line="276" w:lineRule="auto"/>
        <w:jc w:val="both"/>
        <w:rPr>
          <w:b/>
          <w:bCs/>
          <w:color w:val="000000" w:themeColor="text1"/>
        </w:rPr>
      </w:pPr>
    </w:p>
    <w:p w:rsidR="0094347D" w:rsidRPr="00EE4DD9" w:rsidRDefault="0094347D" w:rsidP="002F2DE3">
      <w:pPr>
        <w:pStyle w:val="Default"/>
        <w:tabs>
          <w:tab w:val="center" w:pos="7560"/>
        </w:tabs>
        <w:spacing w:line="276" w:lineRule="auto"/>
        <w:jc w:val="both"/>
        <w:rPr>
          <w:bCs/>
          <w:color w:val="000000" w:themeColor="text1"/>
        </w:rPr>
      </w:pPr>
    </w:p>
    <w:sectPr w:rsidR="0094347D" w:rsidRPr="00EE4DD9" w:rsidSect="00041EE8">
      <w:footerReference w:type="default" r:id="rId8"/>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103C" w:rsidRDefault="00E2103C" w:rsidP="001A0EC8">
      <w:pPr>
        <w:spacing w:after="0" w:line="240" w:lineRule="auto"/>
      </w:pPr>
      <w:r>
        <w:separator/>
      </w:r>
    </w:p>
  </w:endnote>
  <w:endnote w:type="continuationSeparator" w:id="0">
    <w:p w:rsidR="00E2103C" w:rsidRDefault="00E2103C"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4134E6" w:rsidRPr="007D7353" w:rsidTr="004134E6">
      <w:trPr>
        <w:trHeight w:val="710"/>
      </w:trPr>
      <w:tc>
        <w:tcPr>
          <w:tcW w:w="850" w:type="dxa"/>
        </w:tcPr>
        <w:p w:rsidR="004134E6" w:rsidRPr="007D7353" w:rsidRDefault="004134E6" w:rsidP="004134E6">
          <w:pPr>
            <w:pStyle w:val="Footer"/>
            <w:jc w:val="center"/>
            <w:rPr>
              <w:rFonts w:ascii="Times New Roman" w:hAnsi="Times New Roman" w:cs="Times New Roman"/>
              <w:sz w:val="18"/>
              <w:szCs w:val="18"/>
            </w:rPr>
          </w:pPr>
          <w:r w:rsidRPr="007D7353">
            <w:rPr>
              <w:rFonts w:ascii="Times New Roman" w:hAnsi="Times New Roman" w:cs="Times New Roman"/>
              <w:sz w:val="18"/>
              <w:szCs w:val="18"/>
            </w:rPr>
            <w:t>Legal</w:t>
          </w:r>
        </w:p>
        <w:p w:rsidR="004134E6" w:rsidRPr="007D7353" w:rsidRDefault="004134E6" w:rsidP="004134E6">
          <w:pPr>
            <w:pStyle w:val="Footer"/>
            <w:rPr>
              <w:rFonts w:ascii="Times New Roman" w:hAnsi="Times New Roman" w:cs="Times New Roman"/>
              <w:sz w:val="18"/>
              <w:szCs w:val="18"/>
            </w:rPr>
          </w:pPr>
        </w:p>
        <w:p w:rsidR="004134E6" w:rsidRPr="007D7353" w:rsidRDefault="004134E6" w:rsidP="004134E6">
          <w:pPr>
            <w:pStyle w:val="Footer"/>
            <w:jc w:val="center"/>
            <w:rPr>
              <w:rFonts w:ascii="Times New Roman" w:hAnsi="Times New Roman" w:cs="Times New Roman"/>
              <w:sz w:val="18"/>
              <w:szCs w:val="18"/>
            </w:rPr>
          </w:pPr>
        </w:p>
        <w:p w:rsidR="004134E6" w:rsidRPr="007D7353" w:rsidRDefault="004134E6" w:rsidP="004134E6">
          <w:pPr>
            <w:pStyle w:val="Footer"/>
            <w:jc w:val="center"/>
            <w:rPr>
              <w:rFonts w:ascii="Times New Roman" w:hAnsi="Times New Roman" w:cs="Times New Roman"/>
              <w:sz w:val="18"/>
              <w:szCs w:val="18"/>
            </w:rPr>
          </w:pPr>
        </w:p>
      </w:tc>
      <w:tc>
        <w:tcPr>
          <w:tcW w:w="851" w:type="dxa"/>
        </w:tcPr>
        <w:p w:rsidR="004134E6" w:rsidRPr="007D7353" w:rsidRDefault="004134E6" w:rsidP="004134E6">
          <w:pPr>
            <w:pStyle w:val="Footer"/>
            <w:jc w:val="center"/>
            <w:rPr>
              <w:rFonts w:ascii="Times New Roman" w:hAnsi="Times New Roman" w:cs="Times New Roman"/>
              <w:sz w:val="18"/>
              <w:szCs w:val="18"/>
            </w:rPr>
          </w:pPr>
          <w:r w:rsidRPr="007D7353">
            <w:rPr>
              <w:rFonts w:ascii="Times New Roman" w:hAnsi="Times New Roman" w:cs="Times New Roman"/>
              <w:sz w:val="18"/>
              <w:szCs w:val="18"/>
            </w:rPr>
            <w:t>Pihak I</w:t>
          </w:r>
        </w:p>
      </w:tc>
      <w:tc>
        <w:tcPr>
          <w:tcW w:w="850" w:type="dxa"/>
          <w:tcBorders>
            <w:right w:val="single" w:sz="4" w:space="0" w:color="auto"/>
          </w:tcBorders>
        </w:tcPr>
        <w:p w:rsidR="004134E6" w:rsidRPr="007D7353" w:rsidRDefault="004134E6" w:rsidP="004134E6">
          <w:pPr>
            <w:pStyle w:val="Footer"/>
            <w:jc w:val="center"/>
            <w:rPr>
              <w:rFonts w:ascii="Times New Roman" w:hAnsi="Times New Roman" w:cs="Times New Roman"/>
              <w:sz w:val="18"/>
              <w:szCs w:val="18"/>
            </w:rPr>
          </w:pPr>
          <w:r w:rsidRPr="007D7353">
            <w:rPr>
              <w:rFonts w:ascii="Times New Roman" w:hAnsi="Times New Roman" w:cs="Times New Roman"/>
              <w:sz w:val="18"/>
              <w:szCs w:val="18"/>
            </w:rPr>
            <w:t>Pihak II</w:t>
          </w:r>
        </w:p>
      </w:tc>
      <w:tc>
        <w:tcPr>
          <w:tcW w:w="851" w:type="dxa"/>
          <w:tcBorders>
            <w:left w:val="single" w:sz="4" w:space="0" w:color="auto"/>
          </w:tcBorders>
        </w:tcPr>
        <w:p w:rsidR="004134E6" w:rsidRPr="007D7353" w:rsidRDefault="004134E6" w:rsidP="004134E6">
          <w:pPr>
            <w:pStyle w:val="Footer"/>
            <w:jc w:val="center"/>
            <w:rPr>
              <w:rFonts w:ascii="Times New Roman" w:hAnsi="Times New Roman" w:cs="Times New Roman"/>
              <w:sz w:val="18"/>
              <w:szCs w:val="18"/>
            </w:rPr>
          </w:pPr>
          <w:r w:rsidRPr="007D7353">
            <w:rPr>
              <w:rFonts w:ascii="Times New Roman" w:hAnsi="Times New Roman" w:cs="Times New Roman"/>
              <w:sz w:val="18"/>
              <w:szCs w:val="18"/>
            </w:rPr>
            <w:t>Legal</w:t>
          </w:r>
        </w:p>
      </w:tc>
    </w:tr>
  </w:tbl>
  <w:p w:rsidR="004134E6" w:rsidRPr="007D7353" w:rsidRDefault="004134E6" w:rsidP="00743E14">
    <w:pPr>
      <w:pStyle w:val="Footer"/>
      <w:rPr>
        <w:rFonts w:ascii="Times New Roman" w:hAnsi="Times New Roman" w:cs="Times New Roman"/>
        <w:sz w:val="18"/>
        <w:szCs w:val="18"/>
      </w:rPr>
    </w:pPr>
    <w:r w:rsidRPr="007D7353">
      <w:rPr>
        <w:rFonts w:ascii="Times New Roman" w:hAnsi="Times New Roman" w:cs="Times New Roman"/>
        <w:sz w:val="18"/>
        <w:szCs w:val="18"/>
      </w:rPr>
      <w:t xml:space="preserve">Hal </w:t>
    </w:r>
    <w:r w:rsidRPr="007D7353">
      <w:rPr>
        <w:rFonts w:ascii="Times New Roman" w:hAnsi="Times New Roman" w:cs="Times New Roman"/>
        <w:b/>
        <w:sz w:val="18"/>
        <w:szCs w:val="18"/>
      </w:rPr>
      <w:fldChar w:fldCharType="begin"/>
    </w:r>
    <w:r w:rsidRPr="007D7353">
      <w:rPr>
        <w:rFonts w:ascii="Times New Roman" w:hAnsi="Times New Roman" w:cs="Times New Roman"/>
        <w:b/>
        <w:sz w:val="18"/>
        <w:szCs w:val="18"/>
      </w:rPr>
      <w:instrText xml:space="preserve"> PAGE </w:instrText>
    </w:r>
    <w:r w:rsidRPr="007D7353">
      <w:rPr>
        <w:rFonts w:ascii="Times New Roman" w:hAnsi="Times New Roman" w:cs="Times New Roman"/>
        <w:b/>
        <w:sz w:val="18"/>
        <w:szCs w:val="18"/>
      </w:rPr>
      <w:fldChar w:fldCharType="separate"/>
    </w:r>
    <w:r w:rsidR="00FB6993">
      <w:rPr>
        <w:rFonts w:ascii="Times New Roman" w:hAnsi="Times New Roman" w:cs="Times New Roman"/>
        <w:b/>
        <w:noProof/>
        <w:sz w:val="18"/>
        <w:szCs w:val="18"/>
      </w:rPr>
      <w:t>6</w:t>
    </w:r>
    <w:r w:rsidRPr="007D7353">
      <w:rPr>
        <w:rFonts w:ascii="Times New Roman" w:hAnsi="Times New Roman" w:cs="Times New Roman"/>
        <w:b/>
        <w:sz w:val="18"/>
        <w:szCs w:val="18"/>
      </w:rPr>
      <w:fldChar w:fldCharType="end"/>
    </w:r>
    <w:r w:rsidRPr="007D7353">
      <w:rPr>
        <w:rFonts w:ascii="Times New Roman" w:hAnsi="Times New Roman" w:cs="Times New Roman"/>
        <w:sz w:val="18"/>
        <w:szCs w:val="18"/>
      </w:rPr>
      <w:t xml:space="preserve"> / </w:t>
    </w:r>
    <w:r w:rsidRPr="007D7353">
      <w:rPr>
        <w:rFonts w:ascii="Times New Roman" w:hAnsi="Times New Roman" w:cs="Times New Roman"/>
        <w:b/>
        <w:sz w:val="18"/>
        <w:szCs w:val="18"/>
      </w:rPr>
      <w:fldChar w:fldCharType="begin"/>
    </w:r>
    <w:r w:rsidRPr="007D7353">
      <w:rPr>
        <w:rFonts w:ascii="Times New Roman" w:hAnsi="Times New Roman" w:cs="Times New Roman"/>
        <w:b/>
        <w:sz w:val="18"/>
        <w:szCs w:val="18"/>
      </w:rPr>
      <w:instrText xml:space="preserve"> NUMPAGES  </w:instrText>
    </w:r>
    <w:r w:rsidRPr="007D7353">
      <w:rPr>
        <w:rFonts w:ascii="Times New Roman" w:hAnsi="Times New Roman" w:cs="Times New Roman"/>
        <w:b/>
        <w:sz w:val="18"/>
        <w:szCs w:val="18"/>
      </w:rPr>
      <w:fldChar w:fldCharType="separate"/>
    </w:r>
    <w:r w:rsidR="00FB6993">
      <w:rPr>
        <w:rFonts w:ascii="Times New Roman" w:hAnsi="Times New Roman" w:cs="Times New Roman"/>
        <w:b/>
        <w:noProof/>
        <w:sz w:val="18"/>
        <w:szCs w:val="18"/>
      </w:rPr>
      <w:t>6</w:t>
    </w:r>
    <w:r w:rsidRPr="007D7353">
      <w:rPr>
        <w:rFonts w:ascii="Times New Roman" w:hAnsi="Times New Roman" w:cs="Times New Roman"/>
        <w:b/>
        <w:sz w:val="18"/>
        <w:szCs w:val="18"/>
      </w:rPr>
      <w:fldChar w:fldCharType="end"/>
    </w:r>
  </w:p>
  <w:p w:rsidR="00FB6993" w:rsidRDefault="00FB6993" w:rsidP="00743E14">
    <w:pPr>
      <w:pStyle w:val="Default"/>
      <w:spacing w:line="276" w:lineRule="auto"/>
      <w:rPr>
        <w:ins w:id="90" w:author="ROHAYATI" w:date="2023-04-20T16:04:00Z"/>
        <w:color w:val="000000" w:themeColor="text1"/>
        <w:sz w:val="18"/>
        <w:szCs w:val="18"/>
      </w:rPr>
    </w:pPr>
    <w:ins w:id="91" w:author="ROHAYATI" w:date="2023-04-20T16:04:00Z">
      <w:r w:rsidRPr="00FB6993">
        <w:rPr>
          <w:color w:val="000000" w:themeColor="text1"/>
          <w:sz w:val="18"/>
          <w:szCs w:val="18"/>
        </w:rPr>
        <w:t>SAMIJF/LKM-LA/04-2023/039</w:t>
      </w:r>
    </w:ins>
  </w:p>
  <w:p w:rsidR="007F177B" w:rsidRPr="006F532A" w:rsidDel="00FB6993" w:rsidRDefault="007F177B" w:rsidP="007F177B">
    <w:pPr>
      <w:pStyle w:val="Footer"/>
      <w:rPr>
        <w:del w:id="92" w:author="ROHAYATI" w:date="2023-04-20T16:04:00Z"/>
        <w:rFonts w:ascii="Times New Roman" w:hAnsi="Times New Roman" w:cs="Times New Roman"/>
        <w:color w:val="000000" w:themeColor="text1"/>
        <w:sz w:val="18"/>
        <w:szCs w:val="18"/>
        <w:lang w:val="en-US"/>
        <w:rPrChange w:id="93" w:author="ROHAYATI" w:date="2023-04-06T09:42:00Z">
          <w:rPr>
            <w:del w:id="94" w:author="ROHAYATI" w:date="2023-04-20T16:04:00Z"/>
            <w:rFonts w:ascii="Times New Roman" w:hAnsi="Times New Roman" w:cs="Times New Roman"/>
            <w:color w:val="000000" w:themeColor="text1"/>
            <w:sz w:val="18"/>
            <w:szCs w:val="18"/>
          </w:rPr>
        </w:rPrChange>
      </w:rPr>
    </w:pPr>
    <w:del w:id="95" w:author="ROHAYATI" w:date="2023-04-06T09:42:00Z">
      <w:r w:rsidRPr="007F177B" w:rsidDel="006F532A">
        <w:rPr>
          <w:rFonts w:ascii="Times New Roman" w:hAnsi="Times New Roman" w:cs="Times New Roman"/>
          <w:color w:val="000000" w:themeColor="text1"/>
          <w:sz w:val="18"/>
          <w:szCs w:val="18"/>
        </w:rPr>
        <w:delText>SAMIJF/LKM-LA/04-2022/045</w:delText>
      </w:r>
    </w:del>
  </w:p>
  <w:p w:rsidR="004134E6" w:rsidRPr="00743E14" w:rsidRDefault="004134E6" w:rsidP="00743E14">
    <w:pPr>
      <w:pStyle w:val="Default"/>
      <w:spacing w:line="276" w:lineRule="auto"/>
      <w:rPr>
        <w:color w:val="000000" w:themeColor="text1"/>
        <w:sz w:val="18"/>
        <w:szCs w:val="18"/>
      </w:rPr>
    </w:pPr>
    <w:r>
      <w:rPr>
        <w:color w:val="000000" w:themeColor="text1"/>
        <w:sz w:val="18"/>
        <w:szCs w:val="18"/>
        <w:lang w:val="en-US"/>
      </w:rPr>
      <w:t>CV. AKSARA MEDIA PROMOSI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103C" w:rsidRDefault="00E2103C" w:rsidP="001A0EC8">
      <w:pPr>
        <w:spacing w:after="0" w:line="240" w:lineRule="auto"/>
      </w:pPr>
      <w:r>
        <w:separator/>
      </w:r>
    </w:p>
  </w:footnote>
  <w:footnote w:type="continuationSeparator" w:id="0">
    <w:p w:rsidR="00E2103C" w:rsidRDefault="00E2103C"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9" w15:restartNumberingAfterBreak="0">
    <w:nsid w:val="0BC9569D"/>
    <w:multiLevelType w:val="hybridMultilevel"/>
    <w:tmpl w:val="1A40533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DC61021"/>
    <w:multiLevelType w:val="multilevel"/>
    <w:tmpl w:val="EE5AA638"/>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F351867"/>
    <w:multiLevelType w:val="hybridMultilevel"/>
    <w:tmpl w:val="C2ACD2F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A737111"/>
    <w:multiLevelType w:val="hybridMultilevel"/>
    <w:tmpl w:val="C6147BE4"/>
    <w:lvl w:ilvl="0" w:tplc="04210011">
      <w:start w:val="1"/>
      <w:numFmt w:val="decimal"/>
      <w:lvlText w:val="%1)"/>
      <w:lvlJc w:val="left"/>
      <w:pPr>
        <w:ind w:left="2368" w:hanging="360"/>
      </w:pPr>
    </w:lvl>
    <w:lvl w:ilvl="1" w:tplc="04210019" w:tentative="1">
      <w:start w:val="1"/>
      <w:numFmt w:val="lowerLetter"/>
      <w:lvlText w:val="%2."/>
      <w:lvlJc w:val="left"/>
      <w:pPr>
        <w:ind w:left="3088" w:hanging="360"/>
      </w:pPr>
    </w:lvl>
    <w:lvl w:ilvl="2" w:tplc="0421001B" w:tentative="1">
      <w:start w:val="1"/>
      <w:numFmt w:val="lowerRoman"/>
      <w:lvlText w:val="%3."/>
      <w:lvlJc w:val="right"/>
      <w:pPr>
        <w:ind w:left="3808" w:hanging="180"/>
      </w:pPr>
    </w:lvl>
    <w:lvl w:ilvl="3" w:tplc="0421000F" w:tentative="1">
      <w:start w:val="1"/>
      <w:numFmt w:val="decimal"/>
      <w:lvlText w:val="%4."/>
      <w:lvlJc w:val="left"/>
      <w:pPr>
        <w:ind w:left="4528" w:hanging="360"/>
      </w:pPr>
    </w:lvl>
    <w:lvl w:ilvl="4" w:tplc="04210019" w:tentative="1">
      <w:start w:val="1"/>
      <w:numFmt w:val="lowerLetter"/>
      <w:lvlText w:val="%5."/>
      <w:lvlJc w:val="left"/>
      <w:pPr>
        <w:ind w:left="5248" w:hanging="360"/>
      </w:pPr>
    </w:lvl>
    <w:lvl w:ilvl="5" w:tplc="0421001B" w:tentative="1">
      <w:start w:val="1"/>
      <w:numFmt w:val="lowerRoman"/>
      <w:lvlText w:val="%6."/>
      <w:lvlJc w:val="right"/>
      <w:pPr>
        <w:ind w:left="5968" w:hanging="180"/>
      </w:pPr>
    </w:lvl>
    <w:lvl w:ilvl="6" w:tplc="0421000F" w:tentative="1">
      <w:start w:val="1"/>
      <w:numFmt w:val="decimal"/>
      <w:lvlText w:val="%7."/>
      <w:lvlJc w:val="left"/>
      <w:pPr>
        <w:ind w:left="6688" w:hanging="360"/>
      </w:pPr>
    </w:lvl>
    <w:lvl w:ilvl="7" w:tplc="04210019" w:tentative="1">
      <w:start w:val="1"/>
      <w:numFmt w:val="lowerLetter"/>
      <w:lvlText w:val="%8."/>
      <w:lvlJc w:val="left"/>
      <w:pPr>
        <w:ind w:left="7408" w:hanging="360"/>
      </w:pPr>
    </w:lvl>
    <w:lvl w:ilvl="8" w:tplc="0421001B" w:tentative="1">
      <w:start w:val="1"/>
      <w:numFmt w:val="lowerRoman"/>
      <w:lvlText w:val="%9."/>
      <w:lvlJc w:val="right"/>
      <w:pPr>
        <w:ind w:left="8128" w:hanging="180"/>
      </w:pPr>
    </w:lvl>
  </w:abstractNum>
  <w:abstractNum w:abstractNumId="16" w15:restartNumberingAfterBreak="0">
    <w:nsid w:val="1F985505"/>
    <w:multiLevelType w:val="hybridMultilevel"/>
    <w:tmpl w:val="EF72698C"/>
    <w:lvl w:ilvl="0" w:tplc="5F48BB06">
      <w:start w:val="1"/>
      <w:numFmt w:val="decimal"/>
      <w:lvlText w:val="(%1)"/>
      <w:lvlJc w:val="left"/>
      <w:pPr>
        <w:ind w:left="2368" w:hanging="360"/>
      </w:pPr>
      <w:rPr>
        <w:rFonts w:hint="default"/>
        <w:b w:val="0"/>
        <w:i w:val="0"/>
      </w:rPr>
    </w:lvl>
    <w:lvl w:ilvl="1" w:tplc="04210019" w:tentative="1">
      <w:start w:val="1"/>
      <w:numFmt w:val="lowerLetter"/>
      <w:lvlText w:val="%2."/>
      <w:lvlJc w:val="left"/>
      <w:pPr>
        <w:ind w:left="3088" w:hanging="360"/>
      </w:pPr>
    </w:lvl>
    <w:lvl w:ilvl="2" w:tplc="0421001B" w:tentative="1">
      <w:start w:val="1"/>
      <w:numFmt w:val="lowerRoman"/>
      <w:lvlText w:val="%3."/>
      <w:lvlJc w:val="right"/>
      <w:pPr>
        <w:ind w:left="3808" w:hanging="180"/>
      </w:pPr>
    </w:lvl>
    <w:lvl w:ilvl="3" w:tplc="0421000F" w:tentative="1">
      <w:start w:val="1"/>
      <w:numFmt w:val="decimal"/>
      <w:lvlText w:val="%4."/>
      <w:lvlJc w:val="left"/>
      <w:pPr>
        <w:ind w:left="4528" w:hanging="360"/>
      </w:pPr>
    </w:lvl>
    <w:lvl w:ilvl="4" w:tplc="04210019" w:tentative="1">
      <w:start w:val="1"/>
      <w:numFmt w:val="lowerLetter"/>
      <w:lvlText w:val="%5."/>
      <w:lvlJc w:val="left"/>
      <w:pPr>
        <w:ind w:left="5248" w:hanging="360"/>
      </w:pPr>
    </w:lvl>
    <w:lvl w:ilvl="5" w:tplc="0421001B" w:tentative="1">
      <w:start w:val="1"/>
      <w:numFmt w:val="lowerRoman"/>
      <w:lvlText w:val="%6."/>
      <w:lvlJc w:val="right"/>
      <w:pPr>
        <w:ind w:left="5968" w:hanging="180"/>
      </w:pPr>
    </w:lvl>
    <w:lvl w:ilvl="6" w:tplc="0421000F" w:tentative="1">
      <w:start w:val="1"/>
      <w:numFmt w:val="decimal"/>
      <w:lvlText w:val="%7."/>
      <w:lvlJc w:val="left"/>
      <w:pPr>
        <w:ind w:left="6688" w:hanging="360"/>
      </w:pPr>
    </w:lvl>
    <w:lvl w:ilvl="7" w:tplc="04210019" w:tentative="1">
      <w:start w:val="1"/>
      <w:numFmt w:val="lowerLetter"/>
      <w:lvlText w:val="%8."/>
      <w:lvlJc w:val="left"/>
      <w:pPr>
        <w:ind w:left="7408" w:hanging="360"/>
      </w:pPr>
    </w:lvl>
    <w:lvl w:ilvl="8" w:tplc="0421001B" w:tentative="1">
      <w:start w:val="1"/>
      <w:numFmt w:val="lowerRoman"/>
      <w:lvlText w:val="%9."/>
      <w:lvlJc w:val="right"/>
      <w:pPr>
        <w:ind w:left="8128" w:hanging="180"/>
      </w:pPr>
    </w:lvl>
  </w:abstractNum>
  <w:abstractNum w:abstractNumId="17"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0"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3"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E545E23"/>
    <w:multiLevelType w:val="hybridMultilevel"/>
    <w:tmpl w:val="845AFADE"/>
    <w:lvl w:ilvl="0" w:tplc="5F48BB06">
      <w:start w:val="1"/>
      <w:numFmt w:val="decimal"/>
      <w:lvlText w:val="(%1)"/>
      <w:lvlJc w:val="left"/>
      <w:pPr>
        <w:ind w:left="928" w:hanging="360"/>
      </w:pPr>
      <w:rPr>
        <w:rFonts w:hint="default"/>
        <w:b w:val="0"/>
        <w:i w:val="0"/>
      </w:rPr>
    </w:lvl>
    <w:lvl w:ilvl="1" w:tplc="04210019">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32"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4"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6"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4EB3C7E"/>
    <w:multiLevelType w:val="hybridMultilevel"/>
    <w:tmpl w:val="F808000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3"/>
  </w:num>
  <w:num w:numId="2">
    <w:abstractNumId w:val="20"/>
  </w:num>
  <w:num w:numId="3">
    <w:abstractNumId w:val="30"/>
  </w:num>
  <w:num w:numId="4">
    <w:abstractNumId w:val="38"/>
  </w:num>
  <w:num w:numId="5">
    <w:abstractNumId w:val="4"/>
  </w:num>
  <w:num w:numId="6">
    <w:abstractNumId w:val="12"/>
  </w:num>
  <w:num w:numId="7">
    <w:abstractNumId w:val="36"/>
  </w:num>
  <w:num w:numId="8">
    <w:abstractNumId w:val="24"/>
  </w:num>
  <w:num w:numId="9">
    <w:abstractNumId w:val="17"/>
  </w:num>
  <w:num w:numId="10">
    <w:abstractNumId w:val="27"/>
  </w:num>
  <w:num w:numId="11">
    <w:abstractNumId w:val="25"/>
  </w:num>
  <w:num w:numId="12">
    <w:abstractNumId w:val="21"/>
  </w:num>
  <w:num w:numId="13">
    <w:abstractNumId w:val="19"/>
  </w:num>
  <w:num w:numId="14">
    <w:abstractNumId w:val="22"/>
  </w:num>
  <w:num w:numId="15">
    <w:abstractNumId w:val="28"/>
  </w:num>
  <w:num w:numId="16">
    <w:abstractNumId w:val="14"/>
  </w:num>
  <w:num w:numId="17">
    <w:abstractNumId w:val="26"/>
  </w:num>
  <w:num w:numId="18">
    <w:abstractNumId w:val="34"/>
  </w:num>
  <w:num w:numId="19">
    <w:abstractNumId w:val="32"/>
  </w:num>
  <w:num w:numId="20">
    <w:abstractNumId w:val="5"/>
  </w:num>
  <w:num w:numId="21">
    <w:abstractNumId w:val="33"/>
  </w:num>
  <w:num w:numId="22">
    <w:abstractNumId w:val="35"/>
  </w:num>
  <w:num w:numId="23">
    <w:abstractNumId w:val="23"/>
  </w:num>
  <w:num w:numId="24">
    <w:abstractNumId w:val="7"/>
  </w:num>
  <w:num w:numId="25">
    <w:abstractNumId w:val="29"/>
  </w:num>
  <w:num w:numId="26">
    <w:abstractNumId w:val="10"/>
  </w:num>
  <w:num w:numId="27">
    <w:abstractNumId w:val="31"/>
  </w:num>
  <w:num w:numId="28">
    <w:abstractNumId w:val="15"/>
  </w:num>
  <w:num w:numId="29">
    <w:abstractNumId w:val="16"/>
  </w:num>
  <w:num w:numId="30">
    <w:abstractNumId w:val="18"/>
  </w:num>
  <w:num w:numId="31">
    <w:abstractNumId w:val="6"/>
  </w:num>
  <w:num w:numId="32">
    <w:abstractNumId w:val="13"/>
  </w:num>
  <w:num w:numId="33">
    <w:abstractNumId w:val="8"/>
  </w:num>
  <w:num w:numId="34">
    <w:abstractNumId w:val="11"/>
  </w:num>
  <w:num w:numId="35">
    <w:abstractNumId w:val="9"/>
  </w:num>
  <w:num w:numId="36">
    <w:abstractNumId w:val="37"/>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comments="0" w:insDel="0" w:formatting="0"/>
  <w:trackRevisions/>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685A"/>
    <w:rsid w:val="00011391"/>
    <w:rsid w:val="000133E9"/>
    <w:rsid w:val="000208EE"/>
    <w:rsid w:val="000250C0"/>
    <w:rsid w:val="0002587A"/>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36CF"/>
    <w:rsid w:val="000A4DEB"/>
    <w:rsid w:val="000B2290"/>
    <w:rsid w:val="000B4643"/>
    <w:rsid w:val="000B50DF"/>
    <w:rsid w:val="000C114B"/>
    <w:rsid w:val="000E030E"/>
    <w:rsid w:val="000E6C54"/>
    <w:rsid w:val="000E732D"/>
    <w:rsid w:val="000F0BD6"/>
    <w:rsid w:val="000F0D8E"/>
    <w:rsid w:val="000F7A42"/>
    <w:rsid w:val="00105D1D"/>
    <w:rsid w:val="00116A55"/>
    <w:rsid w:val="001368C2"/>
    <w:rsid w:val="00147AB0"/>
    <w:rsid w:val="00163EC8"/>
    <w:rsid w:val="001703D8"/>
    <w:rsid w:val="00176442"/>
    <w:rsid w:val="0019486C"/>
    <w:rsid w:val="00195AE4"/>
    <w:rsid w:val="001A0EC8"/>
    <w:rsid w:val="001A5DFD"/>
    <w:rsid w:val="001B567F"/>
    <w:rsid w:val="001D43A3"/>
    <w:rsid w:val="001E0CD7"/>
    <w:rsid w:val="001E5A94"/>
    <w:rsid w:val="001E5DF7"/>
    <w:rsid w:val="001E7C01"/>
    <w:rsid w:val="00200A76"/>
    <w:rsid w:val="00213EEA"/>
    <w:rsid w:val="00215F54"/>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B59A8"/>
    <w:rsid w:val="002C62A1"/>
    <w:rsid w:val="002D032E"/>
    <w:rsid w:val="002E36F1"/>
    <w:rsid w:val="002E3882"/>
    <w:rsid w:val="002E3D4A"/>
    <w:rsid w:val="002E634B"/>
    <w:rsid w:val="002F2DE3"/>
    <w:rsid w:val="002F2FBD"/>
    <w:rsid w:val="003015E8"/>
    <w:rsid w:val="003213F6"/>
    <w:rsid w:val="00323B04"/>
    <w:rsid w:val="00325C4B"/>
    <w:rsid w:val="003505BA"/>
    <w:rsid w:val="003567B4"/>
    <w:rsid w:val="0035701F"/>
    <w:rsid w:val="00364ECB"/>
    <w:rsid w:val="00374E42"/>
    <w:rsid w:val="003750C5"/>
    <w:rsid w:val="003A1D59"/>
    <w:rsid w:val="003C5922"/>
    <w:rsid w:val="003D61A6"/>
    <w:rsid w:val="003E63D8"/>
    <w:rsid w:val="003F0264"/>
    <w:rsid w:val="003F4FD7"/>
    <w:rsid w:val="003F74DB"/>
    <w:rsid w:val="00405773"/>
    <w:rsid w:val="004112A0"/>
    <w:rsid w:val="004134E6"/>
    <w:rsid w:val="00415D5A"/>
    <w:rsid w:val="004166BB"/>
    <w:rsid w:val="00424E0D"/>
    <w:rsid w:val="00451346"/>
    <w:rsid w:val="0046058D"/>
    <w:rsid w:val="004757B7"/>
    <w:rsid w:val="00482CD8"/>
    <w:rsid w:val="004932E8"/>
    <w:rsid w:val="004961FA"/>
    <w:rsid w:val="004A04F5"/>
    <w:rsid w:val="004B06E2"/>
    <w:rsid w:val="004B765E"/>
    <w:rsid w:val="004C18E3"/>
    <w:rsid w:val="004C397A"/>
    <w:rsid w:val="004C673E"/>
    <w:rsid w:val="004D59D9"/>
    <w:rsid w:val="004D7437"/>
    <w:rsid w:val="004F25E8"/>
    <w:rsid w:val="00500450"/>
    <w:rsid w:val="005010F6"/>
    <w:rsid w:val="005151EA"/>
    <w:rsid w:val="00517428"/>
    <w:rsid w:val="00525602"/>
    <w:rsid w:val="00526995"/>
    <w:rsid w:val="00550F4B"/>
    <w:rsid w:val="00555BDE"/>
    <w:rsid w:val="00560D57"/>
    <w:rsid w:val="00571030"/>
    <w:rsid w:val="00572239"/>
    <w:rsid w:val="005736E5"/>
    <w:rsid w:val="00575435"/>
    <w:rsid w:val="00586F0F"/>
    <w:rsid w:val="005A6D39"/>
    <w:rsid w:val="005B2481"/>
    <w:rsid w:val="005C1299"/>
    <w:rsid w:val="005C1806"/>
    <w:rsid w:val="005C2C32"/>
    <w:rsid w:val="005C5C96"/>
    <w:rsid w:val="005D74EB"/>
    <w:rsid w:val="005F72BA"/>
    <w:rsid w:val="006007C3"/>
    <w:rsid w:val="006045D9"/>
    <w:rsid w:val="0060474E"/>
    <w:rsid w:val="00637F9E"/>
    <w:rsid w:val="00652BDB"/>
    <w:rsid w:val="006578F3"/>
    <w:rsid w:val="006643C9"/>
    <w:rsid w:val="00671757"/>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532A"/>
    <w:rsid w:val="006F69B6"/>
    <w:rsid w:val="00700E71"/>
    <w:rsid w:val="007129D7"/>
    <w:rsid w:val="00723AC8"/>
    <w:rsid w:val="0072585C"/>
    <w:rsid w:val="007314BB"/>
    <w:rsid w:val="00734C31"/>
    <w:rsid w:val="00743E14"/>
    <w:rsid w:val="00745D12"/>
    <w:rsid w:val="0075080D"/>
    <w:rsid w:val="00751829"/>
    <w:rsid w:val="00754F7C"/>
    <w:rsid w:val="007576D7"/>
    <w:rsid w:val="00757B73"/>
    <w:rsid w:val="00757FD9"/>
    <w:rsid w:val="00762664"/>
    <w:rsid w:val="007749D3"/>
    <w:rsid w:val="0077700F"/>
    <w:rsid w:val="007771D6"/>
    <w:rsid w:val="00781168"/>
    <w:rsid w:val="00791E76"/>
    <w:rsid w:val="007A4E8E"/>
    <w:rsid w:val="007A5FEB"/>
    <w:rsid w:val="007B00D8"/>
    <w:rsid w:val="007D5ED5"/>
    <w:rsid w:val="007E2FDA"/>
    <w:rsid w:val="007F177B"/>
    <w:rsid w:val="007F2280"/>
    <w:rsid w:val="007F489B"/>
    <w:rsid w:val="007F510D"/>
    <w:rsid w:val="007F5E99"/>
    <w:rsid w:val="008065E6"/>
    <w:rsid w:val="00824E1A"/>
    <w:rsid w:val="008256CD"/>
    <w:rsid w:val="00833513"/>
    <w:rsid w:val="00836BC0"/>
    <w:rsid w:val="00837023"/>
    <w:rsid w:val="008522C7"/>
    <w:rsid w:val="00852FD9"/>
    <w:rsid w:val="00856F60"/>
    <w:rsid w:val="0086202A"/>
    <w:rsid w:val="00862B95"/>
    <w:rsid w:val="008640AB"/>
    <w:rsid w:val="0086459C"/>
    <w:rsid w:val="00864EFD"/>
    <w:rsid w:val="00870FE2"/>
    <w:rsid w:val="008712D5"/>
    <w:rsid w:val="008779B7"/>
    <w:rsid w:val="00881FEF"/>
    <w:rsid w:val="00884943"/>
    <w:rsid w:val="008864DE"/>
    <w:rsid w:val="00886BF6"/>
    <w:rsid w:val="0089725F"/>
    <w:rsid w:val="008A77AD"/>
    <w:rsid w:val="008D10D9"/>
    <w:rsid w:val="008D5913"/>
    <w:rsid w:val="008E280C"/>
    <w:rsid w:val="008E36CA"/>
    <w:rsid w:val="008E7D80"/>
    <w:rsid w:val="008F01A0"/>
    <w:rsid w:val="008F1187"/>
    <w:rsid w:val="008F632C"/>
    <w:rsid w:val="00902684"/>
    <w:rsid w:val="00905734"/>
    <w:rsid w:val="00905B48"/>
    <w:rsid w:val="009068B9"/>
    <w:rsid w:val="00907B5F"/>
    <w:rsid w:val="00913BDC"/>
    <w:rsid w:val="00915F3B"/>
    <w:rsid w:val="009367D1"/>
    <w:rsid w:val="0094347D"/>
    <w:rsid w:val="0094635A"/>
    <w:rsid w:val="00954086"/>
    <w:rsid w:val="0095718C"/>
    <w:rsid w:val="009644E5"/>
    <w:rsid w:val="00964712"/>
    <w:rsid w:val="00967C87"/>
    <w:rsid w:val="00970375"/>
    <w:rsid w:val="00973458"/>
    <w:rsid w:val="009850FF"/>
    <w:rsid w:val="00992CA3"/>
    <w:rsid w:val="009A0DEF"/>
    <w:rsid w:val="009A778D"/>
    <w:rsid w:val="009A7A24"/>
    <w:rsid w:val="009B1BFF"/>
    <w:rsid w:val="009B2485"/>
    <w:rsid w:val="009B456F"/>
    <w:rsid w:val="009B5E15"/>
    <w:rsid w:val="009C08F9"/>
    <w:rsid w:val="009C5ADA"/>
    <w:rsid w:val="009D0753"/>
    <w:rsid w:val="009D3E71"/>
    <w:rsid w:val="009E4B48"/>
    <w:rsid w:val="00A119D8"/>
    <w:rsid w:val="00A12E59"/>
    <w:rsid w:val="00A17C10"/>
    <w:rsid w:val="00A3233A"/>
    <w:rsid w:val="00A40055"/>
    <w:rsid w:val="00A43BE8"/>
    <w:rsid w:val="00A43CD8"/>
    <w:rsid w:val="00A475D7"/>
    <w:rsid w:val="00A62477"/>
    <w:rsid w:val="00A6360C"/>
    <w:rsid w:val="00A655A1"/>
    <w:rsid w:val="00A80544"/>
    <w:rsid w:val="00A812BE"/>
    <w:rsid w:val="00A81572"/>
    <w:rsid w:val="00A8506C"/>
    <w:rsid w:val="00A87434"/>
    <w:rsid w:val="00A935F8"/>
    <w:rsid w:val="00AB1FC9"/>
    <w:rsid w:val="00AB2EEA"/>
    <w:rsid w:val="00AB39AE"/>
    <w:rsid w:val="00AB77A2"/>
    <w:rsid w:val="00AC58E9"/>
    <w:rsid w:val="00AD185B"/>
    <w:rsid w:val="00AD3B24"/>
    <w:rsid w:val="00AD7185"/>
    <w:rsid w:val="00B02046"/>
    <w:rsid w:val="00B02DA1"/>
    <w:rsid w:val="00B04A0F"/>
    <w:rsid w:val="00B0726F"/>
    <w:rsid w:val="00B34A31"/>
    <w:rsid w:val="00B41120"/>
    <w:rsid w:val="00B42BD1"/>
    <w:rsid w:val="00B44053"/>
    <w:rsid w:val="00B45E80"/>
    <w:rsid w:val="00B674C0"/>
    <w:rsid w:val="00B752B9"/>
    <w:rsid w:val="00B8566F"/>
    <w:rsid w:val="00B907C6"/>
    <w:rsid w:val="00B97F45"/>
    <w:rsid w:val="00BA5E6B"/>
    <w:rsid w:val="00BB1696"/>
    <w:rsid w:val="00BB7F0A"/>
    <w:rsid w:val="00BC5BCA"/>
    <w:rsid w:val="00BC7620"/>
    <w:rsid w:val="00BD2109"/>
    <w:rsid w:val="00BE3F10"/>
    <w:rsid w:val="00BF56B8"/>
    <w:rsid w:val="00BF62C6"/>
    <w:rsid w:val="00BF75D9"/>
    <w:rsid w:val="00C05FFB"/>
    <w:rsid w:val="00C16DE3"/>
    <w:rsid w:val="00C3138F"/>
    <w:rsid w:val="00C40991"/>
    <w:rsid w:val="00C419A0"/>
    <w:rsid w:val="00C42A89"/>
    <w:rsid w:val="00C4451F"/>
    <w:rsid w:val="00C4481B"/>
    <w:rsid w:val="00C5376B"/>
    <w:rsid w:val="00C57C2E"/>
    <w:rsid w:val="00C63720"/>
    <w:rsid w:val="00C75503"/>
    <w:rsid w:val="00C7675B"/>
    <w:rsid w:val="00C81459"/>
    <w:rsid w:val="00C8171A"/>
    <w:rsid w:val="00C83D73"/>
    <w:rsid w:val="00C91D9A"/>
    <w:rsid w:val="00CA42F7"/>
    <w:rsid w:val="00CD3FD1"/>
    <w:rsid w:val="00CD4D92"/>
    <w:rsid w:val="00CE1E7C"/>
    <w:rsid w:val="00D00DA1"/>
    <w:rsid w:val="00D026D9"/>
    <w:rsid w:val="00D14BD8"/>
    <w:rsid w:val="00D218EE"/>
    <w:rsid w:val="00D21C54"/>
    <w:rsid w:val="00D23420"/>
    <w:rsid w:val="00D239B5"/>
    <w:rsid w:val="00D31945"/>
    <w:rsid w:val="00D367A7"/>
    <w:rsid w:val="00D46468"/>
    <w:rsid w:val="00D60591"/>
    <w:rsid w:val="00D74CF8"/>
    <w:rsid w:val="00D778E4"/>
    <w:rsid w:val="00D826E6"/>
    <w:rsid w:val="00D95567"/>
    <w:rsid w:val="00DA6D1C"/>
    <w:rsid w:val="00DB1FC8"/>
    <w:rsid w:val="00DC03C0"/>
    <w:rsid w:val="00DC11F4"/>
    <w:rsid w:val="00DC2D4B"/>
    <w:rsid w:val="00DC2F3B"/>
    <w:rsid w:val="00DD6B5C"/>
    <w:rsid w:val="00DD6E4C"/>
    <w:rsid w:val="00DE3B51"/>
    <w:rsid w:val="00DE7E01"/>
    <w:rsid w:val="00DF2180"/>
    <w:rsid w:val="00DF60CB"/>
    <w:rsid w:val="00E0092D"/>
    <w:rsid w:val="00E04469"/>
    <w:rsid w:val="00E20609"/>
    <w:rsid w:val="00E2103C"/>
    <w:rsid w:val="00E236C0"/>
    <w:rsid w:val="00E24B20"/>
    <w:rsid w:val="00E353B1"/>
    <w:rsid w:val="00E46359"/>
    <w:rsid w:val="00E47D9D"/>
    <w:rsid w:val="00E6360B"/>
    <w:rsid w:val="00E94CFB"/>
    <w:rsid w:val="00E97864"/>
    <w:rsid w:val="00EA31F6"/>
    <w:rsid w:val="00EA7074"/>
    <w:rsid w:val="00EC7FF4"/>
    <w:rsid w:val="00EE2208"/>
    <w:rsid w:val="00EE4DD9"/>
    <w:rsid w:val="00EF15BE"/>
    <w:rsid w:val="00EF5290"/>
    <w:rsid w:val="00F00A90"/>
    <w:rsid w:val="00F02720"/>
    <w:rsid w:val="00F05C63"/>
    <w:rsid w:val="00F11B38"/>
    <w:rsid w:val="00F11D33"/>
    <w:rsid w:val="00F11DC6"/>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A1814"/>
    <w:rsid w:val="00FB0D2C"/>
    <w:rsid w:val="00FB22B8"/>
    <w:rsid w:val="00FB239E"/>
    <w:rsid w:val="00FB277C"/>
    <w:rsid w:val="00FB3EBB"/>
    <w:rsid w:val="00FB4651"/>
    <w:rsid w:val="00FB6993"/>
    <w:rsid w:val="00FB7B39"/>
    <w:rsid w:val="00FC2703"/>
    <w:rsid w:val="00FD7661"/>
    <w:rsid w:val="00FE256B"/>
    <w:rsid w:val="00FE73BA"/>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E4015AAE-2EDC-47C7-BA5C-67BA18C70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rsid w:val="00EC7FF4"/>
    <w:pPr>
      <w:suppressAutoHyphens/>
      <w:spacing w:before="280" w:after="115" w:line="240" w:lineRule="auto"/>
    </w:pPr>
    <w:rPr>
      <w:rFonts w:ascii="Times New Roman" w:eastAsia="Times New Roman" w:hAnsi="Times New Roman" w:cs="Times New Roman"/>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102725446">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CBC51B-FC91-49DB-986D-2688D31F3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1767</Words>
  <Characters>10077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11821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6</cp:revision>
  <cp:lastPrinted>2021-05-04T08:03:00Z</cp:lastPrinted>
  <dcterms:created xsi:type="dcterms:W3CDTF">2022-04-04T04:09:00Z</dcterms:created>
  <dcterms:modified xsi:type="dcterms:W3CDTF">2023-04-20T09:04:00Z</dcterms:modified>
</cp:coreProperties>
</file>