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EFF9AB"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PERJANJIAN KERJASAMA</w:t>
      </w:r>
    </w:p>
    <w:p w14:paraId="1E4A15C6" w14:textId="131A6CE0" w:rsidR="00532DBD" w:rsidRPr="00F63F51" w:rsidRDefault="00532DBD" w:rsidP="00532DBD">
      <w:pPr>
        <w:spacing w:after="0" w:line="360" w:lineRule="auto"/>
        <w:jc w:val="center"/>
        <w:rPr>
          <w:rFonts w:ascii="Times New Roman" w:hAnsi="Times New Roman" w:cs="Times New Roman"/>
          <w:sz w:val="24"/>
          <w:szCs w:val="24"/>
        </w:rPr>
      </w:pPr>
      <w:r w:rsidRPr="00F63F51">
        <w:rPr>
          <w:rFonts w:ascii="Times New Roman" w:hAnsi="Times New Roman" w:cs="Times New Roman"/>
          <w:sz w:val="24"/>
          <w:szCs w:val="24"/>
        </w:rPr>
        <w:t xml:space="preserve">Nomor: </w:t>
      </w:r>
      <w:r w:rsidR="00195418" w:rsidRPr="00F63F51">
        <w:rPr>
          <w:rFonts w:ascii="Times New Roman" w:hAnsi="Times New Roman" w:cs="Times New Roman"/>
          <w:color w:val="000000"/>
          <w:sz w:val="24"/>
        </w:rPr>
        <w:t>SAMIJF/LKM-LA/</w:t>
      </w:r>
      <w:r w:rsidR="00486599" w:rsidRPr="00F63F51">
        <w:rPr>
          <w:rFonts w:ascii="Times New Roman" w:hAnsi="Times New Roman" w:cs="Times New Roman"/>
          <w:color w:val="000000"/>
          <w:sz w:val="24"/>
        </w:rPr>
        <w:t>05-2024/080</w:t>
      </w:r>
    </w:p>
    <w:p w14:paraId="1B322220" w14:textId="21CFAE23" w:rsidR="00E8726C" w:rsidRPr="00F63F51" w:rsidRDefault="00113C63"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sz w:val="24"/>
          <w:szCs w:val="24"/>
        </w:rPr>
        <w:t>Nomor</w:t>
      </w:r>
      <w:r w:rsidR="00532DBD" w:rsidRPr="00F63F51">
        <w:rPr>
          <w:rFonts w:ascii="Times New Roman" w:hAnsi="Times New Roman" w:cs="Times New Roman"/>
          <w:sz w:val="24"/>
          <w:szCs w:val="24"/>
        </w:rPr>
        <w:t>:</w:t>
      </w:r>
      <w:r w:rsidRPr="00F63F51">
        <w:rPr>
          <w:rFonts w:ascii="Times New Roman" w:hAnsi="Times New Roman" w:cs="Times New Roman"/>
          <w:sz w:val="24"/>
          <w:szCs w:val="24"/>
        </w:rPr>
        <w:t xml:space="preserve"> </w:t>
      </w:r>
      <w:r w:rsidR="00054D8A" w:rsidRPr="00F63F51">
        <w:rPr>
          <w:rFonts w:ascii="Times New Roman" w:hAnsi="Times New Roman" w:cs="Times New Roman"/>
          <w:sz w:val="24"/>
          <w:szCs w:val="24"/>
        </w:rPr>
        <w:t>29</w:t>
      </w:r>
      <w:r w:rsidR="00FB3A6C" w:rsidRPr="00F63F51">
        <w:rPr>
          <w:rFonts w:ascii="Times New Roman" w:hAnsi="Times New Roman" w:cs="Times New Roman"/>
          <w:sz w:val="24"/>
          <w:szCs w:val="24"/>
        </w:rPr>
        <w:t>2/PKS/NMC/V/2024</w:t>
      </w:r>
    </w:p>
    <w:p w14:paraId="6D53ED41" w14:textId="77777777" w:rsidR="00E8726C" w:rsidRPr="00F63F51" w:rsidRDefault="00831A7E" w:rsidP="00AC1090">
      <w:pPr>
        <w:tabs>
          <w:tab w:val="left" w:pos="2411"/>
        </w:tabs>
        <w:spacing w:after="0" w:line="360" w:lineRule="auto"/>
        <w:rPr>
          <w:rFonts w:ascii="Times New Roman" w:hAnsi="Times New Roman" w:cs="Times New Roman"/>
          <w:sz w:val="24"/>
          <w:szCs w:val="24"/>
        </w:rPr>
      </w:pPr>
      <w:r w:rsidRPr="00F63F51">
        <w:rPr>
          <w:rFonts w:ascii="Times New Roman" w:hAnsi="Times New Roman" w:cs="Times New Roman"/>
          <w:sz w:val="24"/>
          <w:szCs w:val="24"/>
        </w:rPr>
        <w:tab/>
      </w:r>
    </w:p>
    <w:p w14:paraId="47C1C954" w14:textId="77777777" w:rsidR="00E8726C" w:rsidRPr="00F63F51" w:rsidRDefault="00831A7E" w:rsidP="00AC1090">
      <w:pPr>
        <w:spacing w:after="0" w:line="360" w:lineRule="auto"/>
        <w:jc w:val="center"/>
        <w:rPr>
          <w:rFonts w:ascii="Times New Roman" w:hAnsi="Times New Roman" w:cs="Times New Roman"/>
          <w:sz w:val="24"/>
          <w:szCs w:val="24"/>
        </w:rPr>
      </w:pPr>
      <w:r w:rsidRPr="00F63F51">
        <w:rPr>
          <w:rFonts w:ascii="Times New Roman" w:hAnsi="Times New Roman" w:cs="Times New Roman"/>
          <w:sz w:val="24"/>
          <w:szCs w:val="24"/>
        </w:rPr>
        <w:t xml:space="preserve">Dengan </w:t>
      </w:r>
      <w:r w:rsidRPr="00F63F51">
        <w:rPr>
          <w:rFonts w:ascii="Times New Roman" w:hAnsi="Times New Roman" w:cs="Times New Roman"/>
          <w:sz w:val="24"/>
          <w:szCs w:val="24"/>
          <w:lang w:val="id-ID"/>
        </w:rPr>
        <w:t>r</w:t>
      </w:r>
      <w:r w:rsidRPr="00F63F51">
        <w:rPr>
          <w:rFonts w:ascii="Times New Roman" w:hAnsi="Times New Roman" w:cs="Times New Roman"/>
          <w:sz w:val="24"/>
          <w:szCs w:val="24"/>
        </w:rPr>
        <w:t xml:space="preserve">ahmat Allah </w:t>
      </w:r>
      <w:r w:rsidRPr="00F63F51">
        <w:rPr>
          <w:rFonts w:ascii="Times New Roman" w:hAnsi="Times New Roman" w:cs="Times New Roman"/>
          <w:sz w:val="24"/>
          <w:szCs w:val="24"/>
          <w:lang w:val="id-ID"/>
        </w:rPr>
        <w:t>SWT</w:t>
      </w:r>
      <w:r w:rsidRPr="00F63F51">
        <w:rPr>
          <w:rFonts w:ascii="Times New Roman" w:hAnsi="Times New Roman" w:cs="Times New Roman"/>
          <w:sz w:val="24"/>
          <w:szCs w:val="24"/>
        </w:rPr>
        <w:t xml:space="preserve"> dan didasari oleh keinginan bersama untuk saling menunjang dalam melaksanakan </w:t>
      </w:r>
      <w:r w:rsidRPr="00F63F51">
        <w:rPr>
          <w:rFonts w:ascii="Times New Roman" w:hAnsi="Times New Roman" w:cs="Times New Roman"/>
          <w:sz w:val="24"/>
          <w:szCs w:val="24"/>
          <w:lang w:val="id-ID"/>
        </w:rPr>
        <w:t>k</w:t>
      </w:r>
      <w:r w:rsidRPr="00F63F51">
        <w:rPr>
          <w:rFonts w:ascii="Times New Roman" w:hAnsi="Times New Roman" w:cs="Times New Roman"/>
          <w:sz w:val="24"/>
          <w:szCs w:val="24"/>
        </w:rPr>
        <w:t>erjasama, yang bertanda tangan dibawah ini:</w:t>
      </w:r>
    </w:p>
    <w:p w14:paraId="705578F3" w14:textId="77777777" w:rsidR="00E8726C" w:rsidRPr="00F63F51" w:rsidRDefault="00E8726C" w:rsidP="00AC1090">
      <w:pPr>
        <w:spacing w:after="0" w:line="360" w:lineRule="auto"/>
        <w:jc w:val="center"/>
        <w:rPr>
          <w:rFonts w:ascii="Times New Roman" w:hAnsi="Times New Roman" w:cs="Times New Roman"/>
          <w:b/>
          <w:bCs/>
          <w:sz w:val="24"/>
          <w:szCs w:val="24"/>
          <w:lang w:val="id-ID"/>
        </w:rPr>
      </w:pPr>
    </w:p>
    <w:p w14:paraId="1A0DEF87"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lang w:val="id-ID"/>
        </w:rPr>
        <w:t xml:space="preserve">PT </w:t>
      </w:r>
      <w:r w:rsidRPr="00F63F51">
        <w:rPr>
          <w:rFonts w:ascii="Times New Roman" w:hAnsi="Times New Roman" w:cs="Times New Roman"/>
          <w:b/>
          <w:bCs/>
          <w:sz w:val="24"/>
          <w:szCs w:val="24"/>
        </w:rPr>
        <w:t xml:space="preserve">SAMI JEPARA FACTORY </w:t>
      </w:r>
    </w:p>
    <w:p w14:paraId="23AABB3A" w14:textId="77777777" w:rsidR="00E8726C" w:rsidRPr="00F63F51" w:rsidRDefault="00E8726C" w:rsidP="00AC1090">
      <w:pPr>
        <w:spacing w:after="0" w:line="360" w:lineRule="auto"/>
        <w:jc w:val="center"/>
        <w:rPr>
          <w:rFonts w:ascii="Times New Roman" w:hAnsi="Times New Roman" w:cs="Times New Roman"/>
          <w:sz w:val="24"/>
          <w:szCs w:val="24"/>
          <w:lang w:val="id-ID"/>
        </w:rPr>
      </w:pPr>
    </w:p>
    <w:p w14:paraId="67DD67D9" w14:textId="77777777" w:rsidR="00E8726C" w:rsidRPr="00F63F51" w:rsidRDefault="00831A7E" w:rsidP="00AC1090">
      <w:pPr>
        <w:spacing w:after="0" w:line="360" w:lineRule="auto"/>
        <w:jc w:val="center"/>
        <w:rPr>
          <w:rFonts w:ascii="Times New Roman" w:hAnsi="Times New Roman" w:cs="Times New Roman"/>
          <w:sz w:val="24"/>
          <w:szCs w:val="24"/>
          <w:lang w:val="id-ID"/>
        </w:rPr>
      </w:pPr>
      <w:r w:rsidRPr="00F63F51">
        <w:rPr>
          <w:rFonts w:ascii="Times New Roman" w:hAnsi="Times New Roman" w:cs="Times New Roman"/>
          <w:sz w:val="24"/>
          <w:szCs w:val="24"/>
          <w:lang w:val="id-ID"/>
        </w:rPr>
        <w:t>d</w:t>
      </w:r>
      <w:r w:rsidRPr="00F63F51">
        <w:rPr>
          <w:rFonts w:ascii="Times New Roman" w:hAnsi="Times New Roman" w:cs="Times New Roman"/>
          <w:sz w:val="24"/>
          <w:szCs w:val="24"/>
        </w:rPr>
        <w:t>an</w:t>
      </w:r>
    </w:p>
    <w:p w14:paraId="33E5F07C" w14:textId="77777777" w:rsidR="00E8726C" w:rsidRPr="00F63F51" w:rsidRDefault="00E8726C" w:rsidP="00AC1090">
      <w:pPr>
        <w:spacing w:after="0" w:line="360" w:lineRule="auto"/>
        <w:jc w:val="center"/>
        <w:rPr>
          <w:rFonts w:ascii="Times New Roman" w:hAnsi="Times New Roman" w:cs="Times New Roman"/>
          <w:b/>
          <w:sz w:val="24"/>
          <w:szCs w:val="24"/>
          <w:lang w:val="id-ID"/>
        </w:rPr>
      </w:pPr>
    </w:p>
    <w:p w14:paraId="17479A2B" w14:textId="77777777" w:rsidR="00E8726C" w:rsidRPr="00F63F51" w:rsidRDefault="00831A7E" w:rsidP="00AC1090">
      <w:pPr>
        <w:spacing w:after="0" w:line="360" w:lineRule="auto"/>
        <w:jc w:val="center"/>
        <w:rPr>
          <w:rFonts w:ascii="Times New Roman" w:hAnsi="Times New Roman" w:cs="Times New Roman"/>
          <w:b/>
          <w:sz w:val="24"/>
          <w:szCs w:val="24"/>
          <w:lang w:val="id-ID"/>
        </w:rPr>
      </w:pPr>
      <w:r w:rsidRPr="00F63F51">
        <w:rPr>
          <w:rFonts w:ascii="Times New Roman" w:hAnsi="Times New Roman" w:cs="Times New Roman"/>
          <w:b/>
          <w:sz w:val="24"/>
          <w:szCs w:val="24"/>
          <w:lang w:val="id-ID"/>
        </w:rPr>
        <w:t>PT NALA MEGA CIPTA</w:t>
      </w:r>
    </w:p>
    <w:p w14:paraId="30F22449" w14:textId="77777777" w:rsidR="00E8726C" w:rsidRPr="00F63F51" w:rsidRDefault="00831A7E" w:rsidP="00AC1090">
      <w:pPr>
        <w:spacing w:after="0" w:line="360" w:lineRule="auto"/>
        <w:jc w:val="center"/>
        <w:rPr>
          <w:rFonts w:ascii="Times New Roman" w:hAnsi="Times New Roman" w:cs="Times New Roman"/>
          <w:b/>
          <w:bCs/>
          <w:sz w:val="24"/>
          <w:szCs w:val="24"/>
          <w:lang w:val="id-ID"/>
        </w:rPr>
      </w:pPr>
      <w:r w:rsidRPr="00F63F51">
        <w:rPr>
          <w:rFonts w:ascii="Times New Roman" w:hAnsi="Times New Roman" w:cs="Times New Roman"/>
          <w:b/>
          <w:bCs/>
          <w:sz w:val="24"/>
          <w:szCs w:val="24"/>
          <w:lang w:val="id-ID"/>
        </w:rPr>
        <w:t>(Nala Medical Center)</w:t>
      </w:r>
    </w:p>
    <w:p w14:paraId="5466D4FE" w14:textId="77777777" w:rsidR="00E8726C" w:rsidRPr="00F63F51" w:rsidRDefault="00E8726C" w:rsidP="00AC1090">
      <w:pPr>
        <w:spacing w:after="0" w:line="360" w:lineRule="auto"/>
        <w:jc w:val="center"/>
        <w:rPr>
          <w:rFonts w:ascii="Times New Roman" w:hAnsi="Times New Roman" w:cs="Times New Roman"/>
          <w:sz w:val="24"/>
          <w:szCs w:val="24"/>
          <w:lang w:val="id-ID"/>
        </w:rPr>
      </w:pPr>
    </w:p>
    <w:p w14:paraId="0805F143" w14:textId="77777777" w:rsidR="00E8726C" w:rsidRPr="00F63F51" w:rsidRDefault="00831A7E" w:rsidP="00AC1090">
      <w:pPr>
        <w:spacing w:after="0" w:line="360" w:lineRule="auto"/>
        <w:jc w:val="center"/>
        <w:rPr>
          <w:rFonts w:ascii="Times New Roman" w:hAnsi="Times New Roman" w:cs="Times New Roman"/>
          <w:sz w:val="24"/>
          <w:szCs w:val="24"/>
        </w:rPr>
      </w:pPr>
      <w:r w:rsidRPr="00F63F51">
        <w:rPr>
          <w:rFonts w:ascii="Times New Roman" w:hAnsi="Times New Roman" w:cs="Times New Roman"/>
          <w:sz w:val="24"/>
          <w:szCs w:val="24"/>
        </w:rPr>
        <w:t>Sepakat mengadakan kerjasama dalam bidang In House Clinic.</w:t>
      </w:r>
    </w:p>
    <w:p w14:paraId="67055AC6" w14:textId="77777777" w:rsidR="00E8726C" w:rsidRPr="00F63F51" w:rsidRDefault="00831A7E" w:rsidP="00AC1090">
      <w:pPr>
        <w:spacing w:after="0" w:line="360" w:lineRule="auto"/>
        <w:jc w:val="center"/>
        <w:rPr>
          <w:rFonts w:ascii="Times New Roman" w:hAnsi="Times New Roman" w:cs="Times New Roman"/>
          <w:sz w:val="24"/>
          <w:szCs w:val="24"/>
        </w:rPr>
      </w:pPr>
      <w:r w:rsidRPr="00F63F51">
        <w:rPr>
          <w:rFonts w:ascii="Times New Roman" w:hAnsi="Times New Roman" w:cs="Times New Roman"/>
          <w:sz w:val="24"/>
          <w:szCs w:val="24"/>
        </w:rPr>
        <w:t xml:space="preserve">Hal-hal yang menyangkut tindak lanjut kerjasama ini akan diatur didalam </w:t>
      </w:r>
      <w:r w:rsidRPr="00F63F51">
        <w:rPr>
          <w:rFonts w:ascii="Times New Roman" w:hAnsi="Times New Roman" w:cs="Times New Roman"/>
          <w:sz w:val="24"/>
          <w:szCs w:val="24"/>
          <w:lang w:val="id-ID"/>
        </w:rPr>
        <w:t>p</w:t>
      </w:r>
      <w:r w:rsidRPr="00F63F51">
        <w:rPr>
          <w:rFonts w:ascii="Times New Roman" w:hAnsi="Times New Roman" w:cs="Times New Roman"/>
          <w:sz w:val="24"/>
          <w:szCs w:val="24"/>
        </w:rPr>
        <w:t>asal-</w:t>
      </w:r>
      <w:r w:rsidRPr="00F63F51">
        <w:rPr>
          <w:rFonts w:ascii="Times New Roman" w:hAnsi="Times New Roman" w:cs="Times New Roman"/>
          <w:sz w:val="24"/>
          <w:szCs w:val="24"/>
          <w:lang w:val="id-ID"/>
        </w:rPr>
        <w:t>p</w:t>
      </w:r>
      <w:r w:rsidRPr="00F63F51">
        <w:rPr>
          <w:rFonts w:ascii="Times New Roman" w:hAnsi="Times New Roman" w:cs="Times New Roman"/>
          <w:sz w:val="24"/>
          <w:szCs w:val="24"/>
        </w:rPr>
        <w:t>asal perjanjian ini.</w:t>
      </w:r>
    </w:p>
    <w:p w14:paraId="53784A0D" w14:textId="66B4CB87" w:rsidR="00E8726C" w:rsidRPr="00F63F51" w:rsidRDefault="00831A7E" w:rsidP="00AC1090">
      <w:pPr>
        <w:spacing w:after="0" w:line="360" w:lineRule="auto"/>
        <w:jc w:val="center"/>
        <w:rPr>
          <w:rFonts w:ascii="Times New Roman" w:hAnsi="Times New Roman" w:cs="Times New Roman"/>
          <w:sz w:val="24"/>
          <w:szCs w:val="24"/>
        </w:rPr>
      </w:pPr>
      <w:r w:rsidRPr="00F63F51">
        <w:rPr>
          <w:rFonts w:ascii="Times New Roman" w:hAnsi="Times New Roman" w:cs="Times New Roman"/>
          <w:sz w:val="24"/>
          <w:szCs w:val="24"/>
        </w:rPr>
        <w:t xml:space="preserve">Kerjasama ini berlaku untuk jangka waktu 1 (Satu) tahun </w:t>
      </w:r>
      <w:r w:rsidR="00581A4F" w:rsidRPr="00F63F51">
        <w:rPr>
          <w:rFonts w:ascii="Times New Roman" w:hAnsi="Times New Roman" w:cs="Times New Roman"/>
          <w:sz w:val="24"/>
          <w:szCs w:val="24"/>
        </w:rPr>
        <w:t>1 Juli 2024 – 31 Juni 2025</w:t>
      </w:r>
      <w:r w:rsidR="00960EE4" w:rsidRPr="00F63F51">
        <w:rPr>
          <w:rFonts w:ascii="Times New Roman" w:hAnsi="Times New Roman" w:cs="Times New Roman"/>
          <w:sz w:val="24"/>
          <w:szCs w:val="24"/>
        </w:rPr>
        <w:t xml:space="preserve"> </w:t>
      </w:r>
      <w:r w:rsidRPr="00F63F51">
        <w:rPr>
          <w:rFonts w:ascii="Times New Roman" w:hAnsi="Times New Roman" w:cs="Times New Roman"/>
          <w:sz w:val="24"/>
          <w:szCs w:val="24"/>
        </w:rPr>
        <w:t>sejak Perjanjian Kerjasama ini ditandatangani dan dapat diperpanjang dengan persetujuan dua belah pihak.</w:t>
      </w:r>
    </w:p>
    <w:p w14:paraId="48BDB2AF" w14:textId="77777777" w:rsidR="00E8726C" w:rsidRPr="00F63F51" w:rsidRDefault="00E8726C" w:rsidP="00AC1090">
      <w:pPr>
        <w:spacing w:after="0" w:line="360" w:lineRule="auto"/>
        <w:jc w:val="both"/>
        <w:rPr>
          <w:rFonts w:ascii="Times New Roman" w:hAnsi="Times New Roman" w:cs="Times New Roman"/>
          <w:b/>
          <w:bCs/>
          <w:sz w:val="24"/>
          <w:szCs w:val="24"/>
          <w:lang w:val="id-ID"/>
        </w:rPr>
      </w:pPr>
    </w:p>
    <w:p w14:paraId="307CB4DF" w14:textId="77777777" w:rsidR="00E8726C" w:rsidRPr="00F63F51" w:rsidRDefault="00E8726C" w:rsidP="00AC1090">
      <w:pPr>
        <w:spacing w:after="0" w:line="360" w:lineRule="auto"/>
        <w:jc w:val="both"/>
        <w:rPr>
          <w:rFonts w:ascii="Times New Roman" w:hAnsi="Times New Roman" w:cs="Times New Roman"/>
          <w:b/>
          <w:bCs/>
          <w:sz w:val="24"/>
          <w:szCs w:val="24"/>
        </w:rPr>
      </w:pPr>
    </w:p>
    <w:p w14:paraId="3B33ABEC" w14:textId="77777777" w:rsidR="00E8726C" w:rsidRPr="00F63F51" w:rsidRDefault="00E8726C" w:rsidP="00AC1090">
      <w:pPr>
        <w:spacing w:after="0" w:line="360" w:lineRule="auto"/>
        <w:jc w:val="both"/>
        <w:rPr>
          <w:rFonts w:ascii="Times New Roman" w:hAnsi="Times New Roman" w:cs="Times New Roman"/>
          <w:b/>
          <w:bCs/>
          <w:sz w:val="24"/>
          <w:szCs w:val="24"/>
          <w:lang w:val="id-ID"/>
        </w:rPr>
      </w:pPr>
    </w:p>
    <w:p w14:paraId="48575F91" w14:textId="77777777" w:rsidR="00E8726C" w:rsidRPr="00F63F51" w:rsidRDefault="00831A7E" w:rsidP="00AC1090">
      <w:pPr>
        <w:spacing w:after="0" w:line="360" w:lineRule="auto"/>
        <w:jc w:val="both"/>
        <w:rPr>
          <w:rFonts w:ascii="Times New Roman" w:hAnsi="Times New Roman" w:cs="Times New Roman"/>
          <w:b/>
          <w:bCs/>
          <w:sz w:val="24"/>
          <w:szCs w:val="24"/>
        </w:rPr>
      </w:pPr>
      <w:r w:rsidRPr="00F63F51">
        <w:rPr>
          <w:rFonts w:ascii="Times New Roman" w:hAnsi="Times New Roman" w:cs="Times New Roman"/>
          <w:b/>
          <w:bCs/>
          <w:sz w:val="24"/>
          <w:szCs w:val="24"/>
        </w:rPr>
        <w:t xml:space="preserve">PT SAMI JEPARA FACTORY </w:t>
      </w:r>
      <w:r w:rsidRPr="00F63F51">
        <w:rPr>
          <w:rFonts w:ascii="Times New Roman" w:hAnsi="Times New Roman" w:cs="Times New Roman"/>
          <w:b/>
          <w:bCs/>
          <w:sz w:val="24"/>
          <w:szCs w:val="24"/>
          <w:lang w:val="id-ID"/>
        </w:rPr>
        <w:tab/>
      </w:r>
      <w:r w:rsidRPr="00F63F51">
        <w:rPr>
          <w:rFonts w:ascii="Times New Roman" w:hAnsi="Times New Roman" w:cs="Times New Roman"/>
          <w:b/>
          <w:bCs/>
          <w:sz w:val="24"/>
          <w:szCs w:val="24"/>
          <w:lang w:val="id-ID"/>
        </w:rPr>
        <w:tab/>
      </w:r>
      <w:r w:rsidRPr="00F63F51">
        <w:rPr>
          <w:rFonts w:ascii="Times New Roman" w:hAnsi="Times New Roman" w:cs="Times New Roman"/>
          <w:b/>
          <w:bCs/>
          <w:sz w:val="24"/>
          <w:szCs w:val="24"/>
          <w:lang w:val="id-ID"/>
        </w:rPr>
        <w:tab/>
      </w:r>
      <w:r w:rsidRPr="00F63F51">
        <w:rPr>
          <w:rFonts w:ascii="Times New Roman" w:hAnsi="Times New Roman" w:cs="Times New Roman"/>
          <w:b/>
          <w:bCs/>
          <w:sz w:val="24"/>
          <w:szCs w:val="24"/>
          <w:lang w:val="id-ID"/>
        </w:rPr>
        <w:tab/>
        <w:t>PT NALA MEGA CIPTA</w:t>
      </w:r>
    </w:p>
    <w:p w14:paraId="5AFA078E" w14:textId="77777777" w:rsidR="00E8726C" w:rsidRPr="00F63F51" w:rsidRDefault="00E8726C" w:rsidP="00AC1090">
      <w:pPr>
        <w:spacing w:after="0" w:line="360" w:lineRule="auto"/>
        <w:jc w:val="both"/>
        <w:rPr>
          <w:rFonts w:ascii="Times New Roman" w:hAnsi="Times New Roman" w:cs="Times New Roman"/>
          <w:sz w:val="24"/>
          <w:szCs w:val="24"/>
        </w:rPr>
      </w:pPr>
    </w:p>
    <w:p w14:paraId="4500B02C" w14:textId="77777777" w:rsidR="00E8726C" w:rsidRPr="00F63F51" w:rsidRDefault="00E8726C" w:rsidP="00AC1090">
      <w:pPr>
        <w:spacing w:after="0" w:line="360" w:lineRule="auto"/>
        <w:jc w:val="both"/>
        <w:rPr>
          <w:rFonts w:ascii="Times New Roman" w:hAnsi="Times New Roman" w:cs="Times New Roman"/>
          <w:sz w:val="24"/>
          <w:szCs w:val="24"/>
          <w:lang w:val="id-ID"/>
        </w:rPr>
      </w:pPr>
    </w:p>
    <w:p w14:paraId="61FE5954" w14:textId="77777777" w:rsidR="00B7007F" w:rsidRPr="00F63F51" w:rsidRDefault="00B7007F" w:rsidP="00AC1090">
      <w:pPr>
        <w:spacing w:after="0" w:line="360" w:lineRule="auto"/>
        <w:jc w:val="both"/>
        <w:rPr>
          <w:rFonts w:ascii="Times New Roman" w:hAnsi="Times New Roman" w:cs="Times New Roman"/>
          <w:sz w:val="24"/>
          <w:szCs w:val="24"/>
          <w:lang w:val="id-ID"/>
        </w:rPr>
      </w:pPr>
    </w:p>
    <w:p w14:paraId="46735CCE" w14:textId="77777777" w:rsidR="00E8726C" w:rsidRPr="00F63F51" w:rsidRDefault="00E8726C" w:rsidP="00AC1090">
      <w:pPr>
        <w:spacing w:after="0" w:line="360" w:lineRule="auto"/>
        <w:jc w:val="both"/>
        <w:rPr>
          <w:rFonts w:ascii="Times New Roman" w:hAnsi="Times New Roman" w:cs="Times New Roman"/>
          <w:sz w:val="24"/>
          <w:szCs w:val="24"/>
          <w:lang w:val="id-ID"/>
        </w:rPr>
      </w:pPr>
    </w:p>
    <w:p w14:paraId="52BC15FD" w14:textId="2E9228A2" w:rsidR="00D91D62" w:rsidRPr="00F63F51" w:rsidRDefault="00B7007F" w:rsidP="00B7007F">
      <w:pPr>
        <w:spacing w:after="0" w:line="360" w:lineRule="auto"/>
        <w:jc w:val="both"/>
        <w:rPr>
          <w:rFonts w:ascii="Times New Roman" w:hAnsi="Times New Roman" w:cs="Times New Roman"/>
          <w:b/>
          <w:sz w:val="24"/>
          <w:szCs w:val="24"/>
          <w:u w:val="single"/>
          <w:lang w:val="id-ID"/>
        </w:rPr>
      </w:pPr>
      <w:r w:rsidRPr="00F63F51">
        <w:rPr>
          <w:rFonts w:ascii="Times New Roman" w:hAnsi="Times New Roman" w:cs="Times New Roman"/>
          <w:b/>
          <w:bCs/>
          <w:sz w:val="24"/>
          <w:szCs w:val="24"/>
        </w:rPr>
        <w:t xml:space="preserve">     </w:t>
      </w:r>
      <w:r w:rsidR="00D91D62" w:rsidRPr="00F63F51">
        <w:rPr>
          <w:rFonts w:ascii="Times New Roman" w:hAnsi="Times New Roman" w:cs="Times New Roman"/>
          <w:b/>
          <w:bCs/>
          <w:sz w:val="24"/>
          <w:szCs w:val="24"/>
          <w:u w:val="single"/>
        </w:rPr>
        <w:t>(</w:t>
      </w:r>
      <w:r w:rsidRPr="00F63F51">
        <w:rPr>
          <w:rFonts w:ascii="Times New Roman" w:hAnsi="Times New Roman" w:cs="Times New Roman"/>
          <w:b/>
          <w:sz w:val="24"/>
          <w:szCs w:val="24"/>
          <w:u w:val="single"/>
        </w:rPr>
        <w:t>KAWASAKI NOZOMI</w:t>
      </w:r>
      <w:r w:rsidR="00D91D62" w:rsidRPr="00F63F51">
        <w:rPr>
          <w:rFonts w:ascii="Times New Roman" w:hAnsi="Times New Roman" w:cs="Times New Roman"/>
          <w:b/>
          <w:sz w:val="24"/>
          <w:szCs w:val="24"/>
          <w:u w:val="single"/>
        </w:rPr>
        <w:t>)</w:t>
      </w:r>
      <w:r w:rsidR="00D91D62" w:rsidRPr="00F63F51">
        <w:rPr>
          <w:rFonts w:ascii="Times New Roman" w:hAnsi="Times New Roman" w:cs="Times New Roman"/>
          <w:b/>
          <w:sz w:val="24"/>
          <w:szCs w:val="24"/>
        </w:rPr>
        <w:tab/>
      </w:r>
      <w:r w:rsidR="00D91D62" w:rsidRPr="00F63F51">
        <w:rPr>
          <w:rFonts w:ascii="Times New Roman" w:hAnsi="Times New Roman" w:cs="Times New Roman"/>
          <w:b/>
          <w:sz w:val="24"/>
          <w:szCs w:val="24"/>
        </w:rPr>
        <w:tab/>
      </w:r>
      <w:r w:rsidR="00D91D62" w:rsidRPr="00F63F51">
        <w:rPr>
          <w:rFonts w:ascii="Times New Roman" w:hAnsi="Times New Roman" w:cs="Times New Roman"/>
          <w:b/>
          <w:sz w:val="24"/>
          <w:szCs w:val="24"/>
        </w:rPr>
        <w:tab/>
      </w:r>
      <w:r w:rsidR="00D91D62" w:rsidRPr="00F63F51">
        <w:rPr>
          <w:rFonts w:ascii="Times New Roman" w:hAnsi="Times New Roman" w:cs="Times New Roman"/>
          <w:b/>
          <w:sz w:val="24"/>
          <w:szCs w:val="24"/>
        </w:rPr>
        <w:tab/>
      </w:r>
      <w:r w:rsidRPr="00F63F51">
        <w:rPr>
          <w:rFonts w:ascii="Times New Roman" w:hAnsi="Times New Roman" w:cs="Times New Roman"/>
          <w:b/>
          <w:sz w:val="24"/>
          <w:szCs w:val="24"/>
        </w:rPr>
        <w:t xml:space="preserve">        </w:t>
      </w:r>
      <w:r w:rsidR="00D91D62" w:rsidRPr="00F63F51">
        <w:rPr>
          <w:rFonts w:ascii="Times New Roman" w:hAnsi="Times New Roman" w:cs="Times New Roman"/>
          <w:b/>
          <w:bCs/>
          <w:sz w:val="24"/>
          <w:szCs w:val="24"/>
        </w:rPr>
        <w:t>(</w:t>
      </w:r>
      <w:r w:rsidRPr="00F63F51">
        <w:rPr>
          <w:rFonts w:ascii="Times New Roman" w:hAnsi="Times New Roman" w:cs="Times New Roman"/>
          <w:b/>
          <w:bCs/>
          <w:sz w:val="24"/>
          <w:szCs w:val="24"/>
          <w:u w:val="single"/>
        </w:rPr>
        <w:t>YUNI ARTIN</w:t>
      </w:r>
      <w:r w:rsidR="00D91D62" w:rsidRPr="00F63F51">
        <w:rPr>
          <w:rFonts w:ascii="Times New Roman" w:hAnsi="Times New Roman" w:cs="Times New Roman"/>
          <w:b/>
          <w:bCs/>
          <w:sz w:val="24"/>
          <w:szCs w:val="24"/>
          <w:u w:val="single"/>
        </w:rPr>
        <w:t>)</w:t>
      </w:r>
    </w:p>
    <w:p w14:paraId="14A46BDF" w14:textId="37B1D73F" w:rsidR="00D91D62" w:rsidRPr="00F63F51" w:rsidRDefault="00D91D62" w:rsidP="00AC1090">
      <w:pPr>
        <w:spacing w:after="0" w:line="360" w:lineRule="auto"/>
        <w:jc w:val="both"/>
        <w:rPr>
          <w:rFonts w:ascii="Times New Roman" w:hAnsi="Times New Roman" w:cs="Times New Roman"/>
          <w:b/>
          <w:bCs/>
          <w:sz w:val="24"/>
          <w:szCs w:val="24"/>
        </w:rPr>
      </w:pPr>
      <w:r w:rsidRPr="00F63F51">
        <w:rPr>
          <w:rFonts w:ascii="Times New Roman" w:hAnsi="Times New Roman" w:cs="Times New Roman"/>
          <w:b/>
          <w:bCs/>
          <w:sz w:val="24"/>
          <w:szCs w:val="24"/>
        </w:rPr>
        <w:tab/>
      </w:r>
      <w:r w:rsidR="00B7007F" w:rsidRPr="00F63F51">
        <w:rPr>
          <w:rFonts w:ascii="Times New Roman" w:hAnsi="Times New Roman" w:cs="Times New Roman"/>
          <w:b/>
          <w:bCs/>
          <w:sz w:val="24"/>
          <w:szCs w:val="24"/>
        </w:rPr>
        <w:t xml:space="preserve">   </w:t>
      </w:r>
      <w:r w:rsidR="009D78B2" w:rsidRPr="00F63F51">
        <w:rPr>
          <w:rFonts w:ascii="Times New Roman" w:hAnsi="Times New Roman" w:cs="Times New Roman"/>
          <w:b/>
          <w:bCs/>
          <w:sz w:val="24"/>
          <w:szCs w:val="24"/>
        </w:rPr>
        <w:t xml:space="preserve">DIREKTUR </w:t>
      </w:r>
      <w:r w:rsidRPr="00F63F51">
        <w:rPr>
          <w:rFonts w:ascii="Times New Roman" w:hAnsi="Times New Roman" w:cs="Times New Roman"/>
          <w:b/>
          <w:bCs/>
          <w:sz w:val="24"/>
          <w:szCs w:val="24"/>
        </w:rPr>
        <w:tab/>
      </w:r>
      <w:r w:rsidRPr="00F63F51">
        <w:rPr>
          <w:rFonts w:ascii="Times New Roman" w:hAnsi="Times New Roman" w:cs="Times New Roman"/>
          <w:b/>
          <w:bCs/>
          <w:sz w:val="24"/>
          <w:szCs w:val="24"/>
        </w:rPr>
        <w:tab/>
      </w:r>
      <w:r w:rsidRPr="00F63F51">
        <w:rPr>
          <w:rFonts w:ascii="Times New Roman" w:hAnsi="Times New Roman" w:cs="Times New Roman"/>
          <w:b/>
          <w:bCs/>
          <w:sz w:val="24"/>
          <w:szCs w:val="24"/>
        </w:rPr>
        <w:tab/>
      </w:r>
      <w:r w:rsidRPr="00F63F51">
        <w:rPr>
          <w:rFonts w:ascii="Times New Roman" w:hAnsi="Times New Roman" w:cs="Times New Roman"/>
          <w:b/>
          <w:bCs/>
          <w:sz w:val="24"/>
          <w:szCs w:val="24"/>
        </w:rPr>
        <w:tab/>
      </w:r>
      <w:r w:rsidRPr="00F63F51">
        <w:rPr>
          <w:rFonts w:ascii="Times New Roman" w:hAnsi="Times New Roman" w:cs="Times New Roman"/>
          <w:b/>
          <w:bCs/>
          <w:sz w:val="24"/>
          <w:szCs w:val="24"/>
        </w:rPr>
        <w:tab/>
      </w:r>
      <w:r w:rsidR="00B7007F" w:rsidRPr="00F63F51">
        <w:rPr>
          <w:rFonts w:ascii="Times New Roman" w:hAnsi="Times New Roman" w:cs="Times New Roman"/>
          <w:b/>
          <w:bCs/>
          <w:sz w:val="24"/>
          <w:szCs w:val="24"/>
        </w:rPr>
        <w:t xml:space="preserve">          </w:t>
      </w:r>
      <w:r w:rsidR="009D78B2" w:rsidRPr="00F63F51">
        <w:rPr>
          <w:rFonts w:ascii="Times New Roman" w:hAnsi="Times New Roman" w:cs="Times New Roman"/>
          <w:b/>
          <w:bCs/>
          <w:sz w:val="24"/>
          <w:szCs w:val="24"/>
        </w:rPr>
        <w:t>DIREKTUR</w:t>
      </w:r>
    </w:p>
    <w:p w14:paraId="02CAFF24" w14:textId="77777777" w:rsidR="00E8726C" w:rsidRPr="00F63F51" w:rsidRDefault="00E8726C" w:rsidP="00AC1090">
      <w:pPr>
        <w:spacing w:after="0" w:line="360" w:lineRule="auto"/>
        <w:jc w:val="both"/>
        <w:rPr>
          <w:rFonts w:ascii="Times New Roman" w:hAnsi="Times New Roman" w:cs="Times New Roman"/>
          <w:sz w:val="24"/>
          <w:szCs w:val="24"/>
          <w:lang w:val="id-ID"/>
        </w:rPr>
      </w:pPr>
    </w:p>
    <w:p w14:paraId="40AAB33D" w14:textId="77777777" w:rsidR="00E8726C" w:rsidRPr="00F63F51" w:rsidRDefault="00E8726C" w:rsidP="00AC1090">
      <w:pPr>
        <w:spacing w:after="0" w:line="360" w:lineRule="auto"/>
        <w:jc w:val="both"/>
        <w:rPr>
          <w:rFonts w:ascii="Times New Roman" w:hAnsi="Times New Roman" w:cs="Times New Roman"/>
          <w:sz w:val="24"/>
          <w:szCs w:val="24"/>
          <w:lang w:val="id-ID"/>
        </w:rPr>
      </w:pPr>
    </w:p>
    <w:p w14:paraId="6FAAF69D" w14:textId="77777777" w:rsidR="00E8726C" w:rsidRPr="00F63F51" w:rsidRDefault="00E8726C" w:rsidP="00AC1090">
      <w:pPr>
        <w:spacing w:after="0" w:line="360" w:lineRule="auto"/>
        <w:jc w:val="both"/>
        <w:rPr>
          <w:rFonts w:ascii="Times New Roman" w:hAnsi="Times New Roman" w:cs="Times New Roman"/>
          <w:sz w:val="24"/>
          <w:szCs w:val="24"/>
        </w:rPr>
      </w:pPr>
    </w:p>
    <w:p w14:paraId="0CC3D282" w14:textId="77777777" w:rsidR="00E8726C" w:rsidRPr="00F63F51" w:rsidRDefault="00E8726C" w:rsidP="00AC1090">
      <w:pPr>
        <w:spacing w:after="0" w:line="360" w:lineRule="auto"/>
        <w:jc w:val="both"/>
        <w:rPr>
          <w:rFonts w:ascii="Times New Roman" w:hAnsi="Times New Roman" w:cs="Times New Roman"/>
          <w:sz w:val="24"/>
          <w:szCs w:val="24"/>
        </w:rPr>
      </w:pPr>
    </w:p>
    <w:p w14:paraId="4F6F873D" w14:textId="77777777" w:rsidR="00E8726C" w:rsidRPr="00F63F51" w:rsidRDefault="00E8726C" w:rsidP="00AC1090">
      <w:pPr>
        <w:spacing w:after="0" w:line="360" w:lineRule="auto"/>
        <w:jc w:val="both"/>
        <w:rPr>
          <w:rFonts w:ascii="Times New Roman" w:hAnsi="Times New Roman" w:cs="Times New Roman"/>
          <w:sz w:val="24"/>
          <w:szCs w:val="24"/>
        </w:rPr>
      </w:pPr>
    </w:p>
    <w:p w14:paraId="04A409FA" w14:textId="77777777" w:rsidR="00E8726C" w:rsidRPr="00F63F51" w:rsidRDefault="00E8726C" w:rsidP="00AC1090">
      <w:pPr>
        <w:spacing w:after="0" w:line="360" w:lineRule="auto"/>
        <w:jc w:val="both"/>
        <w:rPr>
          <w:rFonts w:ascii="Times New Roman" w:hAnsi="Times New Roman" w:cs="Times New Roman"/>
          <w:sz w:val="24"/>
          <w:szCs w:val="24"/>
        </w:rPr>
      </w:pPr>
    </w:p>
    <w:p w14:paraId="241F74FE" w14:textId="1E92EF74" w:rsidR="00E8726C" w:rsidRPr="00F63F51" w:rsidRDefault="00831A7E" w:rsidP="00AC1090">
      <w:p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Pada hari ini</w:t>
      </w:r>
      <w:r w:rsidR="007A241B" w:rsidRPr="00F63F51">
        <w:rPr>
          <w:rFonts w:ascii="Times New Roman" w:hAnsi="Times New Roman" w:cs="Times New Roman"/>
          <w:sz w:val="24"/>
          <w:szCs w:val="24"/>
        </w:rPr>
        <w:t xml:space="preserve"> tanggal </w:t>
      </w:r>
      <w:r w:rsidR="00581A4F" w:rsidRPr="00F63F51">
        <w:rPr>
          <w:rFonts w:ascii="Times New Roman" w:hAnsi="Times New Roman" w:cs="Times New Roman"/>
          <w:sz w:val="24"/>
          <w:szCs w:val="24"/>
        </w:rPr>
        <w:t>30</w:t>
      </w:r>
      <w:r w:rsidR="00F372D6" w:rsidRPr="00F63F51">
        <w:rPr>
          <w:rFonts w:ascii="Times New Roman" w:hAnsi="Times New Roman" w:cs="Times New Roman"/>
          <w:sz w:val="24"/>
          <w:szCs w:val="24"/>
        </w:rPr>
        <w:t xml:space="preserve"> Mei</w:t>
      </w:r>
      <w:ins w:id="0" w:author="SITI FITRIANI" w:date="2021-06-08T09:13:00Z">
        <w:r w:rsidR="009A4450" w:rsidRPr="00F63F51">
          <w:rPr>
            <w:rFonts w:ascii="Times New Roman" w:hAnsi="Times New Roman" w:cs="Times New Roman"/>
            <w:sz w:val="24"/>
            <w:szCs w:val="24"/>
          </w:rPr>
          <w:t xml:space="preserve"> </w:t>
        </w:r>
      </w:ins>
      <w:commentRangeStart w:id="1"/>
      <w:commentRangeStart w:id="2"/>
      <w:del w:id="3" w:author="SITI FITRIANI" w:date="2021-05-07T09:01:00Z">
        <w:r w:rsidR="007A241B" w:rsidRPr="00F63F51" w:rsidDel="007D0660">
          <w:rPr>
            <w:rFonts w:ascii="Times New Roman" w:hAnsi="Times New Roman" w:cs="Times New Roman"/>
            <w:sz w:val="24"/>
            <w:szCs w:val="24"/>
          </w:rPr>
          <w:delText>1</w:delText>
        </w:r>
      </w:del>
      <w:del w:id="4" w:author="SITI FITRIANI" w:date="2021-06-08T09:13:00Z">
        <w:r w:rsidR="007A241B" w:rsidRPr="00F63F51" w:rsidDel="009A4450">
          <w:rPr>
            <w:rFonts w:ascii="Times New Roman" w:hAnsi="Times New Roman" w:cs="Times New Roman"/>
            <w:sz w:val="24"/>
            <w:szCs w:val="24"/>
          </w:rPr>
          <w:delText xml:space="preserve"> </w:delText>
        </w:r>
        <w:r w:rsidRPr="00F63F51" w:rsidDel="009A4450">
          <w:rPr>
            <w:rFonts w:ascii="Times New Roman" w:hAnsi="Times New Roman" w:cs="Times New Roman"/>
            <w:sz w:val="24"/>
            <w:szCs w:val="24"/>
          </w:rPr>
          <w:delText xml:space="preserve">bulan </w:delText>
        </w:r>
      </w:del>
      <w:del w:id="5" w:author="SITI FITRIANI" w:date="2021-05-07T09:01:00Z">
        <w:r w:rsidR="007A241B" w:rsidRPr="00F63F51" w:rsidDel="007D0660">
          <w:rPr>
            <w:rFonts w:ascii="Times New Roman" w:hAnsi="Times New Roman" w:cs="Times New Roman"/>
            <w:sz w:val="24"/>
            <w:szCs w:val="24"/>
          </w:rPr>
          <w:delText>Juni</w:delText>
        </w:r>
      </w:del>
      <w:del w:id="6" w:author="SITI FITRIANI" w:date="2021-06-08T09:13:00Z">
        <w:r w:rsidR="007A241B" w:rsidRPr="00F63F51" w:rsidDel="009A4450">
          <w:rPr>
            <w:rFonts w:ascii="Times New Roman" w:hAnsi="Times New Roman" w:cs="Times New Roman"/>
            <w:sz w:val="24"/>
            <w:szCs w:val="24"/>
          </w:rPr>
          <w:delText xml:space="preserve"> </w:delText>
        </w:r>
      </w:del>
      <w:r w:rsidRPr="00F63F51">
        <w:rPr>
          <w:rFonts w:ascii="Times New Roman" w:hAnsi="Times New Roman" w:cs="Times New Roman"/>
          <w:sz w:val="24"/>
          <w:szCs w:val="24"/>
        </w:rPr>
        <w:t xml:space="preserve">tahun </w:t>
      </w:r>
      <w:r w:rsidRPr="00F63F51">
        <w:rPr>
          <w:rFonts w:ascii="Times New Roman" w:hAnsi="Times New Roman" w:cs="Times New Roman"/>
          <w:sz w:val="24"/>
          <w:szCs w:val="24"/>
          <w:lang w:val="id-ID"/>
        </w:rPr>
        <w:t>20</w:t>
      </w:r>
      <w:r w:rsidR="007A241B" w:rsidRPr="00F63F51">
        <w:rPr>
          <w:rFonts w:ascii="Times New Roman" w:hAnsi="Times New Roman" w:cs="Times New Roman"/>
          <w:sz w:val="24"/>
          <w:szCs w:val="24"/>
        </w:rPr>
        <w:t>2</w:t>
      </w:r>
      <w:del w:id="7" w:author="SITI FITRIANI" w:date="2021-05-07T09:01:00Z">
        <w:r w:rsidR="007A241B" w:rsidRPr="00F63F51" w:rsidDel="007D0660">
          <w:rPr>
            <w:rFonts w:ascii="Times New Roman" w:hAnsi="Times New Roman" w:cs="Times New Roman"/>
            <w:sz w:val="24"/>
            <w:szCs w:val="24"/>
          </w:rPr>
          <w:delText>0</w:delText>
        </w:r>
        <w:commentRangeEnd w:id="1"/>
        <w:r w:rsidR="007F77CA" w:rsidRPr="00F63F51" w:rsidDel="007D0660">
          <w:rPr>
            <w:rStyle w:val="CommentReference"/>
          </w:rPr>
          <w:commentReference w:id="1"/>
        </w:r>
      </w:del>
      <w:commentRangeEnd w:id="2"/>
      <w:r w:rsidR="0077511A" w:rsidRPr="00F63F51">
        <w:rPr>
          <w:rStyle w:val="CommentReference"/>
        </w:rPr>
        <w:commentReference w:id="2"/>
      </w:r>
      <w:del w:id="8" w:author="SITI FITRIANI" w:date="2021-05-07T09:01:00Z">
        <w:r w:rsidRPr="00F63F51" w:rsidDel="007D0660">
          <w:rPr>
            <w:rFonts w:ascii="Times New Roman" w:hAnsi="Times New Roman" w:cs="Times New Roman"/>
            <w:sz w:val="24"/>
            <w:szCs w:val="24"/>
          </w:rPr>
          <w:delText>,</w:delText>
        </w:r>
      </w:del>
      <w:r w:rsidR="00581A4F" w:rsidRPr="00F63F51">
        <w:rPr>
          <w:rFonts w:ascii="Times New Roman" w:hAnsi="Times New Roman" w:cs="Times New Roman"/>
          <w:sz w:val="24"/>
          <w:szCs w:val="24"/>
        </w:rPr>
        <w:t>4</w:t>
      </w:r>
      <w:r w:rsidRPr="00F63F51">
        <w:rPr>
          <w:rFonts w:ascii="Times New Roman" w:hAnsi="Times New Roman" w:cs="Times New Roman"/>
          <w:sz w:val="24"/>
          <w:szCs w:val="24"/>
        </w:rPr>
        <w:t xml:space="preserve"> di Jepara . Kami yang bertanda tangan dibawah ini antara:</w:t>
      </w:r>
    </w:p>
    <w:p w14:paraId="65D7FE73" w14:textId="77777777" w:rsidR="00E8726C" w:rsidRPr="00F63F51" w:rsidRDefault="007A735E" w:rsidP="007A735E">
      <w:pPr>
        <w:pStyle w:val="ListParagraph"/>
        <w:tabs>
          <w:tab w:val="left" w:pos="3969"/>
        </w:tabs>
        <w:spacing w:after="0" w:line="360" w:lineRule="auto"/>
        <w:ind w:left="3670" w:hangingChars="1529" w:hanging="3670"/>
        <w:jc w:val="both"/>
        <w:rPr>
          <w:rFonts w:ascii="Times New Roman" w:hAnsi="Times New Roman" w:cs="Times New Roman"/>
          <w:sz w:val="24"/>
          <w:szCs w:val="24"/>
        </w:rPr>
      </w:pPr>
      <w:r w:rsidRPr="00F63F51">
        <w:rPr>
          <w:rFonts w:ascii="Times New Roman" w:hAnsi="Times New Roman" w:cs="Times New Roman"/>
          <w:b/>
          <w:sz w:val="24"/>
          <w:szCs w:val="24"/>
        </w:rPr>
        <w:t>PT. SAMI JEPARA FACTORY</w:t>
      </w:r>
      <w:r w:rsidRPr="00F63F51">
        <w:rPr>
          <w:rFonts w:ascii="Times New Roman" w:hAnsi="Times New Roman" w:cs="Times New Roman"/>
          <w:b/>
          <w:sz w:val="24"/>
          <w:szCs w:val="24"/>
        </w:rPr>
        <w:tab/>
      </w:r>
      <w:r w:rsidR="00831A7E" w:rsidRPr="00F63F51">
        <w:rPr>
          <w:rFonts w:ascii="Times New Roman" w:hAnsi="Times New Roman" w:cs="Times New Roman"/>
          <w:b/>
          <w:sz w:val="24"/>
          <w:szCs w:val="24"/>
        </w:rPr>
        <w:t>:</w:t>
      </w:r>
      <w:r w:rsidRPr="00F63F51">
        <w:rPr>
          <w:rFonts w:ascii="Times New Roman" w:hAnsi="Times New Roman" w:cs="Times New Roman"/>
          <w:b/>
          <w:sz w:val="24"/>
          <w:szCs w:val="24"/>
        </w:rPr>
        <w:t xml:space="preserve"> </w:t>
      </w:r>
      <w:ins w:id="9" w:author="SPVJF-GA-03" w:date="2021-05-05T08:16:00Z">
        <w:r w:rsidR="007531F7" w:rsidRPr="00F63F51">
          <w:rPr>
            <w:rFonts w:ascii="Times New Roman" w:hAnsi="Times New Roman" w:cs="Times New Roman"/>
            <w:color w:val="000000" w:themeColor="text1"/>
            <w:sz w:val="24"/>
            <w:szCs w:val="24"/>
            <w:rPrChange w:id="10" w:author="SPVJF-GA-03" w:date="2021-05-05T08:16:00Z">
              <w:rPr>
                <w:rFonts w:ascii="Times New Roman" w:hAnsi="Times New Roman" w:cs="Times New Roman"/>
                <w:b/>
                <w:sz w:val="24"/>
                <w:szCs w:val="24"/>
              </w:rPr>
            </w:rPrChange>
          </w:rPr>
          <w:t>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w:t>
        </w:r>
      </w:ins>
      <w:ins w:id="11" w:author="SPVJF-GA-03" w:date="2021-05-05T08:18:00Z">
        <w:r w:rsidR="007531F7" w:rsidRPr="00F63F51">
          <w:rPr>
            <w:rFonts w:ascii="Times New Roman" w:hAnsi="Times New Roman" w:cs="Times New Roman"/>
            <w:color w:val="000000" w:themeColor="text1"/>
            <w:sz w:val="24"/>
            <w:szCs w:val="24"/>
          </w:rPr>
          <w:t>,</w:t>
        </w:r>
      </w:ins>
      <w:ins w:id="12" w:author="SPVJF-GA-03" w:date="2021-05-05T08:19:00Z">
        <w:r w:rsidR="007531F7" w:rsidRPr="00F63F51">
          <w:rPr>
            <w:rFonts w:ascii="Times New Roman" w:hAnsi="Times New Roman" w:cs="Times New Roman"/>
            <w:color w:val="000000" w:themeColor="text1"/>
            <w:sz w:val="24"/>
            <w:szCs w:val="24"/>
          </w:rPr>
          <w:t xml:space="preserve"> </w:t>
        </w:r>
      </w:ins>
      <w:del w:id="13" w:author="SPVJF-GA-03" w:date="2021-05-05T08:19:00Z">
        <w:r w:rsidRPr="00F63F51" w:rsidDel="007531F7">
          <w:rPr>
            <w:rFonts w:ascii="Times New Roman" w:hAnsi="Times New Roman" w:cs="Times New Roman"/>
            <w:sz w:val="24"/>
            <w:szCs w:val="24"/>
          </w:rPr>
          <w:delText>B</w:delText>
        </w:r>
      </w:del>
      <w:ins w:id="14" w:author="SPVJF-GA-03" w:date="2021-05-05T08:19:00Z">
        <w:r w:rsidR="007531F7" w:rsidRPr="00F63F51">
          <w:rPr>
            <w:rFonts w:ascii="Times New Roman" w:hAnsi="Times New Roman" w:cs="Times New Roman"/>
            <w:sz w:val="24"/>
            <w:szCs w:val="24"/>
          </w:rPr>
          <w:t>b</w:t>
        </w:r>
      </w:ins>
      <w:r w:rsidR="00831A7E" w:rsidRPr="00F63F51">
        <w:rPr>
          <w:rFonts w:ascii="Times New Roman" w:hAnsi="Times New Roman" w:cs="Times New Roman"/>
          <w:sz w:val="24"/>
          <w:szCs w:val="24"/>
        </w:rPr>
        <w:t xml:space="preserve">erkedudukan di </w:t>
      </w:r>
      <w:r w:rsidR="00831A7E" w:rsidRPr="00F63F51">
        <w:rPr>
          <w:rFonts w:ascii="Times New Roman" w:hAnsi="Times New Roman" w:cs="Times New Roman"/>
          <w:color w:val="222222"/>
          <w:sz w:val="24"/>
          <w:szCs w:val="24"/>
          <w:shd w:val="clear" w:color="auto" w:fill="FFFFFF"/>
        </w:rPr>
        <w:t>Sawah, Sengon bugel, Kec. Mayong, Kabupaten Jepara, Jawa Tengah 59465</w:t>
      </w:r>
      <w:r w:rsidR="007A241B" w:rsidRPr="00F63F51">
        <w:rPr>
          <w:rFonts w:ascii="Times New Roman" w:hAnsi="Times New Roman" w:cs="Times New Roman"/>
          <w:sz w:val="24"/>
          <w:szCs w:val="24"/>
        </w:rPr>
        <w:t>. Dalam hal ini diwakili oleh</w:t>
      </w:r>
      <w:r w:rsidR="0024673E" w:rsidRPr="00F63F51">
        <w:rPr>
          <w:rFonts w:ascii="Times New Roman" w:hAnsi="Times New Roman" w:cs="Times New Roman"/>
          <w:sz w:val="24"/>
          <w:szCs w:val="24"/>
          <w:lang w:val="id-ID"/>
        </w:rPr>
        <w:t xml:space="preserve"> Tatsuya Matsushita selaku Direktur PT. SAMI Jepara Factory, oleh karenanya berhak</w:t>
      </w:r>
      <w:r w:rsidR="009D78B2" w:rsidRPr="00F63F51">
        <w:rPr>
          <w:rFonts w:ascii="Times New Roman" w:hAnsi="Times New Roman" w:cs="Times New Roman"/>
          <w:sz w:val="24"/>
          <w:szCs w:val="24"/>
        </w:rPr>
        <w:t xml:space="preserve"> </w:t>
      </w:r>
      <w:r w:rsidR="00831A7E" w:rsidRPr="00F63F51">
        <w:rPr>
          <w:rFonts w:ascii="Times New Roman" w:hAnsi="Times New Roman" w:cs="Times New Roman"/>
          <w:sz w:val="24"/>
          <w:szCs w:val="24"/>
        </w:rPr>
        <w:t>bertindak dan untuk atas nama PT. SAMI Jepara Factory untuk selanjutnya disebut sebagai “P</w:t>
      </w:r>
      <w:r w:rsidR="00831A7E" w:rsidRPr="00F63F51">
        <w:rPr>
          <w:rFonts w:ascii="Times New Roman" w:hAnsi="Times New Roman" w:cs="Times New Roman"/>
          <w:sz w:val="24"/>
          <w:szCs w:val="24"/>
          <w:lang w:val="id-ID"/>
        </w:rPr>
        <w:t xml:space="preserve">IHAK </w:t>
      </w:r>
      <w:r w:rsidR="00831A7E" w:rsidRPr="00F63F51">
        <w:rPr>
          <w:rFonts w:ascii="Times New Roman" w:hAnsi="Times New Roman" w:cs="Times New Roman"/>
          <w:sz w:val="24"/>
          <w:szCs w:val="24"/>
        </w:rPr>
        <w:t>P</w:t>
      </w:r>
      <w:r w:rsidR="00831A7E" w:rsidRPr="00F63F51">
        <w:rPr>
          <w:rFonts w:ascii="Times New Roman" w:hAnsi="Times New Roman" w:cs="Times New Roman"/>
          <w:sz w:val="24"/>
          <w:szCs w:val="24"/>
          <w:lang w:val="id-ID"/>
        </w:rPr>
        <w:t>ERTAMA</w:t>
      </w:r>
      <w:r w:rsidR="00831A7E" w:rsidRPr="00F63F51">
        <w:rPr>
          <w:rFonts w:ascii="Times New Roman" w:hAnsi="Times New Roman" w:cs="Times New Roman"/>
          <w:sz w:val="24"/>
          <w:szCs w:val="24"/>
        </w:rPr>
        <w:t>”.</w:t>
      </w:r>
    </w:p>
    <w:p w14:paraId="2A497B3D" w14:textId="50588C05" w:rsidR="00E8726C" w:rsidRPr="00F63F51" w:rsidRDefault="0024673E" w:rsidP="007A735E">
      <w:pPr>
        <w:pStyle w:val="ListParagraph"/>
        <w:spacing w:after="0" w:line="360" w:lineRule="auto"/>
        <w:ind w:left="3670" w:hangingChars="1529" w:hanging="3670"/>
        <w:jc w:val="both"/>
        <w:rPr>
          <w:rFonts w:ascii="Times New Roman" w:hAnsi="Times New Roman" w:cs="Times New Roman"/>
          <w:sz w:val="24"/>
          <w:szCs w:val="24"/>
        </w:rPr>
      </w:pPr>
      <w:r w:rsidRPr="00F63F51">
        <w:rPr>
          <w:rFonts w:ascii="Times New Roman" w:hAnsi="Times New Roman" w:cs="Times New Roman"/>
          <w:b/>
          <w:sz w:val="24"/>
          <w:szCs w:val="24"/>
        </w:rPr>
        <w:t xml:space="preserve">PT. </w:t>
      </w:r>
      <w:r w:rsidR="007A735E" w:rsidRPr="00F63F51">
        <w:rPr>
          <w:rFonts w:ascii="Times New Roman" w:hAnsi="Times New Roman" w:cs="Times New Roman"/>
          <w:b/>
          <w:sz w:val="24"/>
          <w:szCs w:val="24"/>
          <w:lang w:val="id-ID"/>
        </w:rPr>
        <w:t>NALA MEGA CIPTA</w:t>
      </w:r>
      <w:r w:rsidR="007A735E" w:rsidRPr="00F63F51">
        <w:rPr>
          <w:rFonts w:ascii="Times New Roman" w:hAnsi="Times New Roman" w:cs="Times New Roman"/>
          <w:b/>
          <w:sz w:val="24"/>
          <w:szCs w:val="24"/>
        </w:rPr>
        <w:tab/>
      </w:r>
      <w:r w:rsidR="00831A7E" w:rsidRPr="00F63F51">
        <w:rPr>
          <w:rFonts w:ascii="Times New Roman" w:hAnsi="Times New Roman" w:cs="Times New Roman"/>
          <w:b/>
          <w:sz w:val="24"/>
          <w:szCs w:val="24"/>
        </w:rPr>
        <w:t>:</w:t>
      </w:r>
      <w:r w:rsidR="007A735E" w:rsidRPr="00F63F51">
        <w:rPr>
          <w:rFonts w:ascii="Times New Roman" w:hAnsi="Times New Roman" w:cs="Times New Roman"/>
          <w:b/>
          <w:sz w:val="24"/>
          <w:szCs w:val="24"/>
        </w:rPr>
        <w:t xml:space="preserve"> </w:t>
      </w:r>
      <w:r w:rsidR="007A735E" w:rsidRPr="00F63F51">
        <w:rPr>
          <w:rFonts w:ascii="Times New Roman" w:hAnsi="Times New Roman" w:cs="Times New Roman"/>
          <w:sz w:val="24"/>
          <w:szCs w:val="24"/>
        </w:rPr>
        <w:t>P</w:t>
      </w:r>
      <w:r w:rsidR="00831A7E" w:rsidRPr="00F63F51">
        <w:rPr>
          <w:rFonts w:ascii="Times New Roman" w:hAnsi="Times New Roman" w:cs="Times New Roman"/>
          <w:sz w:val="24"/>
          <w:szCs w:val="24"/>
        </w:rPr>
        <w:t xml:space="preserve">erseroan terbatas yang bergerak dibidang jasa pelayanan kesehatan berdasarkan ijin usaha No. </w:t>
      </w:r>
      <w:r w:rsidR="00831A7E" w:rsidRPr="00F63F51">
        <w:rPr>
          <w:rFonts w:ascii="Times New Roman" w:hAnsi="Times New Roman" w:cs="Times New Roman"/>
          <w:sz w:val="24"/>
          <w:szCs w:val="24"/>
          <w:lang w:val="id-ID"/>
        </w:rPr>
        <w:t>503</w:t>
      </w:r>
      <w:r w:rsidR="00831A7E" w:rsidRPr="00F63F51">
        <w:rPr>
          <w:rFonts w:ascii="Times New Roman" w:hAnsi="Times New Roman" w:cs="Times New Roman"/>
          <w:sz w:val="24"/>
          <w:szCs w:val="24"/>
        </w:rPr>
        <w:t>/</w:t>
      </w:r>
      <w:r w:rsidR="00831A7E" w:rsidRPr="00F63F51">
        <w:rPr>
          <w:rFonts w:ascii="Times New Roman" w:hAnsi="Times New Roman" w:cs="Times New Roman"/>
          <w:sz w:val="24"/>
          <w:szCs w:val="24"/>
          <w:lang w:val="id-ID"/>
        </w:rPr>
        <w:t>09</w:t>
      </w:r>
      <w:r w:rsidR="00831A7E" w:rsidRPr="00F63F51">
        <w:rPr>
          <w:rFonts w:ascii="Times New Roman" w:hAnsi="Times New Roman" w:cs="Times New Roman"/>
          <w:sz w:val="24"/>
          <w:szCs w:val="24"/>
        </w:rPr>
        <w:t>/</w:t>
      </w:r>
      <w:r w:rsidR="00831A7E" w:rsidRPr="00F63F51">
        <w:rPr>
          <w:rFonts w:ascii="Times New Roman" w:hAnsi="Times New Roman" w:cs="Times New Roman"/>
          <w:sz w:val="24"/>
          <w:szCs w:val="24"/>
          <w:lang w:val="id-ID"/>
        </w:rPr>
        <w:t>Pm</w:t>
      </w:r>
      <w:r w:rsidR="00831A7E" w:rsidRPr="00F63F51">
        <w:rPr>
          <w:rFonts w:ascii="Times New Roman" w:hAnsi="Times New Roman" w:cs="Times New Roman"/>
          <w:sz w:val="24"/>
          <w:szCs w:val="24"/>
        </w:rPr>
        <w:t>/</w:t>
      </w:r>
      <w:r w:rsidR="00831A7E" w:rsidRPr="00F63F51">
        <w:rPr>
          <w:rFonts w:ascii="Times New Roman" w:hAnsi="Times New Roman" w:cs="Times New Roman"/>
          <w:sz w:val="24"/>
          <w:szCs w:val="24"/>
          <w:lang w:val="id-ID"/>
        </w:rPr>
        <w:t>V/</w:t>
      </w:r>
      <w:r w:rsidR="00831A7E" w:rsidRPr="00F63F51">
        <w:rPr>
          <w:rFonts w:ascii="Times New Roman" w:hAnsi="Times New Roman" w:cs="Times New Roman"/>
          <w:sz w:val="24"/>
          <w:szCs w:val="24"/>
        </w:rPr>
        <w:t>201</w:t>
      </w:r>
      <w:r w:rsidR="00831A7E" w:rsidRPr="00F63F51">
        <w:rPr>
          <w:rFonts w:ascii="Times New Roman" w:hAnsi="Times New Roman" w:cs="Times New Roman"/>
          <w:sz w:val="24"/>
          <w:szCs w:val="24"/>
          <w:lang w:val="id-ID"/>
        </w:rPr>
        <w:t>8</w:t>
      </w:r>
      <w:r w:rsidR="00831A7E" w:rsidRPr="00F63F51">
        <w:rPr>
          <w:rFonts w:ascii="Times New Roman" w:hAnsi="Times New Roman" w:cs="Times New Roman"/>
          <w:sz w:val="24"/>
          <w:szCs w:val="24"/>
        </w:rPr>
        <w:t xml:space="preserve"> bertanggal </w:t>
      </w:r>
      <w:r w:rsidR="00831A7E" w:rsidRPr="00F63F51">
        <w:rPr>
          <w:rFonts w:ascii="Times New Roman" w:hAnsi="Times New Roman" w:cs="Times New Roman"/>
          <w:sz w:val="24"/>
          <w:szCs w:val="24"/>
          <w:lang w:val="id-ID"/>
        </w:rPr>
        <w:t xml:space="preserve">4 Mei 2018 </w:t>
      </w:r>
      <w:r w:rsidR="00831A7E" w:rsidRPr="00F63F51">
        <w:rPr>
          <w:rFonts w:ascii="Times New Roman" w:hAnsi="Times New Roman" w:cs="Times New Roman"/>
          <w:sz w:val="24"/>
          <w:szCs w:val="24"/>
        </w:rPr>
        <w:t xml:space="preserve">oleh </w:t>
      </w:r>
      <w:r w:rsidR="00831A7E" w:rsidRPr="00F63F51">
        <w:rPr>
          <w:rFonts w:ascii="Times New Roman" w:hAnsi="Times New Roman" w:cs="Times New Roman"/>
          <w:sz w:val="24"/>
          <w:szCs w:val="24"/>
          <w:lang w:val="id-ID"/>
        </w:rPr>
        <w:t>Kepala Dinas Pelayanan Modal dan Pelayanan Terpadu Satu Pintu Kabupaten Semarang</w:t>
      </w:r>
      <w:r w:rsidR="00831A7E" w:rsidRPr="00F63F51">
        <w:rPr>
          <w:rFonts w:ascii="Times New Roman" w:hAnsi="Times New Roman" w:cs="Times New Roman"/>
          <w:sz w:val="24"/>
          <w:szCs w:val="24"/>
        </w:rPr>
        <w:t xml:space="preserve">, dalam hal ini diwakili oleh </w:t>
      </w:r>
      <w:r w:rsidR="00831A7E" w:rsidRPr="00F63F51">
        <w:rPr>
          <w:rFonts w:ascii="Times New Roman" w:hAnsi="Times New Roman" w:cs="Times New Roman"/>
          <w:sz w:val="24"/>
          <w:szCs w:val="24"/>
          <w:lang w:val="id-ID"/>
        </w:rPr>
        <w:t xml:space="preserve">Yuniartin </w:t>
      </w:r>
      <w:r w:rsidR="00831A7E" w:rsidRPr="00F63F51">
        <w:rPr>
          <w:rFonts w:ascii="Times New Roman" w:hAnsi="Times New Roman" w:cs="Times New Roman"/>
          <w:sz w:val="24"/>
          <w:szCs w:val="24"/>
        </w:rPr>
        <w:t xml:space="preserve">selaku </w:t>
      </w:r>
      <w:r w:rsidR="00D91D62" w:rsidRPr="00F63F51">
        <w:rPr>
          <w:rFonts w:ascii="Times New Roman" w:hAnsi="Times New Roman" w:cs="Times New Roman"/>
          <w:sz w:val="24"/>
          <w:szCs w:val="24"/>
        </w:rPr>
        <w:t>Direktur P</w:t>
      </w:r>
      <w:r w:rsidR="00831A7E" w:rsidRPr="00F63F51">
        <w:rPr>
          <w:rFonts w:ascii="Times New Roman" w:hAnsi="Times New Roman" w:cs="Times New Roman"/>
          <w:sz w:val="24"/>
          <w:szCs w:val="24"/>
        </w:rPr>
        <w:t xml:space="preserve">T. </w:t>
      </w:r>
      <w:r w:rsidR="00831A7E" w:rsidRPr="00F63F51">
        <w:rPr>
          <w:rFonts w:ascii="Times New Roman" w:hAnsi="Times New Roman" w:cs="Times New Roman"/>
          <w:sz w:val="24"/>
          <w:szCs w:val="24"/>
          <w:lang w:val="id-ID"/>
        </w:rPr>
        <w:t>Nala Mega Cipta</w:t>
      </w:r>
      <w:r w:rsidR="00831A7E" w:rsidRPr="00F63F51">
        <w:rPr>
          <w:rFonts w:ascii="Times New Roman" w:hAnsi="Times New Roman" w:cs="Times New Roman"/>
          <w:sz w:val="24"/>
          <w:szCs w:val="24"/>
        </w:rPr>
        <w:t xml:space="preserve"> beralamat di </w:t>
      </w:r>
      <w:commentRangeStart w:id="15"/>
      <w:r w:rsidR="00831A7E" w:rsidRPr="00F63F51">
        <w:rPr>
          <w:rFonts w:ascii="Times New Roman" w:hAnsi="Times New Roman" w:cs="Times New Roman"/>
          <w:sz w:val="24"/>
          <w:szCs w:val="24"/>
        </w:rPr>
        <w:t xml:space="preserve">Jalan </w:t>
      </w:r>
      <w:r w:rsidR="0077511A" w:rsidRPr="00F63F51">
        <w:rPr>
          <w:rFonts w:ascii="Times New Roman" w:hAnsi="Times New Roman" w:cs="Times New Roman"/>
          <w:sz w:val="24"/>
          <w:szCs w:val="24"/>
        </w:rPr>
        <w:t>Letjend Suprapto No 37 Sidomulyo Ungaran Timur</w:t>
      </w:r>
      <w:commentRangeEnd w:id="15"/>
      <w:r w:rsidR="0077511A" w:rsidRPr="00F63F51">
        <w:rPr>
          <w:rStyle w:val="CommentReference"/>
        </w:rPr>
        <w:commentReference w:id="15"/>
      </w:r>
      <w:r w:rsidR="00831A7E" w:rsidRPr="00F63F51">
        <w:rPr>
          <w:rFonts w:ascii="Times New Roman" w:hAnsi="Times New Roman" w:cs="Times New Roman"/>
          <w:sz w:val="24"/>
          <w:szCs w:val="24"/>
        </w:rPr>
        <w:t>, K</w:t>
      </w:r>
      <w:r w:rsidR="00831A7E" w:rsidRPr="00F63F51">
        <w:rPr>
          <w:rFonts w:ascii="Times New Roman" w:hAnsi="Times New Roman" w:cs="Times New Roman"/>
          <w:sz w:val="24"/>
          <w:szCs w:val="24"/>
          <w:lang w:val="id-ID"/>
        </w:rPr>
        <w:t>ab.</w:t>
      </w:r>
      <w:r w:rsidR="00831A7E" w:rsidRPr="00F63F51">
        <w:rPr>
          <w:rFonts w:ascii="Times New Roman" w:hAnsi="Times New Roman" w:cs="Times New Roman"/>
          <w:sz w:val="24"/>
          <w:szCs w:val="24"/>
        </w:rPr>
        <w:t xml:space="preserve"> Semarang. Untuk selanjutnya disebut sebagai “P</w:t>
      </w:r>
      <w:r w:rsidR="00831A7E" w:rsidRPr="00F63F51">
        <w:rPr>
          <w:rFonts w:ascii="Times New Roman" w:hAnsi="Times New Roman" w:cs="Times New Roman"/>
          <w:sz w:val="24"/>
          <w:szCs w:val="24"/>
          <w:lang w:val="id-ID"/>
        </w:rPr>
        <w:t>IHAK</w:t>
      </w:r>
      <w:r w:rsidR="00831A7E" w:rsidRPr="00F63F51">
        <w:rPr>
          <w:rFonts w:ascii="Times New Roman" w:hAnsi="Times New Roman" w:cs="Times New Roman"/>
          <w:sz w:val="24"/>
          <w:szCs w:val="24"/>
        </w:rPr>
        <w:t xml:space="preserve"> K</w:t>
      </w:r>
      <w:r w:rsidR="00831A7E" w:rsidRPr="00F63F51">
        <w:rPr>
          <w:rFonts w:ascii="Times New Roman" w:hAnsi="Times New Roman" w:cs="Times New Roman"/>
          <w:sz w:val="24"/>
          <w:szCs w:val="24"/>
          <w:lang w:val="id-ID"/>
        </w:rPr>
        <w:t>EDUA</w:t>
      </w:r>
      <w:r w:rsidR="00831A7E" w:rsidRPr="00F63F51">
        <w:rPr>
          <w:rFonts w:ascii="Times New Roman" w:hAnsi="Times New Roman" w:cs="Times New Roman"/>
          <w:sz w:val="24"/>
          <w:szCs w:val="24"/>
        </w:rPr>
        <w:t>”.</w:t>
      </w:r>
    </w:p>
    <w:p w14:paraId="6009977E" w14:textId="77777777" w:rsidR="00E8726C" w:rsidRPr="00F63F51" w:rsidRDefault="00831A7E" w:rsidP="00AC1090">
      <w:p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PIHAK PERTAMA dan PIHAK KEDUA secara bersama-sama disebut KEDUA BELAH PIHAK. Selanjutnya KEDUA BELAH PIHAK dengan itikad baik sepakat mengikatkan diri untuk mengadakan Perjanjian Kerjasama dalam bidang:</w:t>
      </w:r>
    </w:p>
    <w:p w14:paraId="6B05AFC9" w14:textId="77777777" w:rsidR="00E8726C" w:rsidRPr="00F63F51" w:rsidRDefault="00831A7E" w:rsidP="00AC1090">
      <w:pPr>
        <w:numPr>
          <w:ilvl w:val="0"/>
          <w:numId w:val="1"/>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Pelayanan kesehatan kerja dan in house clinic</w:t>
      </w:r>
    </w:p>
    <w:p w14:paraId="5435AB41" w14:textId="77777777" w:rsidR="00E8726C" w:rsidRPr="00F63F51" w:rsidRDefault="00831A7E" w:rsidP="00AC1090">
      <w:p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Dengan ketentuan-ketentuan yang diatur dalam pasal-pasal sebagai berikut:</w:t>
      </w:r>
    </w:p>
    <w:p w14:paraId="29F7B28F" w14:textId="77777777" w:rsidR="00E8726C" w:rsidRPr="00F63F51" w:rsidRDefault="00E8726C" w:rsidP="00AC1090">
      <w:pPr>
        <w:spacing w:after="0" w:line="360" w:lineRule="auto"/>
        <w:jc w:val="center"/>
        <w:rPr>
          <w:rFonts w:ascii="Times New Roman" w:hAnsi="Times New Roman" w:cs="Times New Roman"/>
          <w:b/>
          <w:bCs/>
          <w:sz w:val="24"/>
          <w:szCs w:val="24"/>
        </w:rPr>
      </w:pPr>
    </w:p>
    <w:p w14:paraId="5A596BB5" w14:textId="77777777" w:rsidR="00456E5D" w:rsidRPr="00F63F51" w:rsidRDefault="00456E5D" w:rsidP="00AC1090">
      <w:pPr>
        <w:spacing w:after="0" w:line="360" w:lineRule="auto"/>
        <w:jc w:val="center"/>
        <w:rPr>
          <w:rFonts w:ascii="Times New Roman" w:hAnsi="Times New Roman" w:cs="Times New Roman"/>
          <w:b/>
          <w:bCs/>
          <w:sz w:val="24"/>
          <w:szCs w:val="24"/>
        </w:rPr>
      </w:pPr>
    </w:p>
    <w:p w14:paraId="3385DBF7" w14:textId="77777777" w:rsidR="00456E5D" w:rsidRPr="00F63F51" w:rsidRDefault="00456E5D" w:rsidP="00AC1090">
      <w:pPr>
        <w:spacing w:after="0" w:line="360" w:lineRule="auto"/>
        <w:jc w:val="center"/>
        <w:rPr>
          <w:rFonts w:ascii="Times New Roman" w:hAnsi="Times New Roman" w:cs="Times New Roman"/>
          <w:b/>
          <w:bCs/>
          <w:sz w:val="24"/>
          <w:szCs w:val="24"/>
        </w:rPr>
      </w:pPr>
    </w:p>
    <w:p w14:paraId="1E89D88A"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PASAL 1</w:t>
      </w:r>
    </w:p>
    <w:p w14:paraId="2944EFA4"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PENGERTIAN</w:t>
      </w:r>
    </w:p>
    <w:p w14:paraId="54AA2152" w14:textId="77777777" w:rsidR="00E8726C" w:rsidRPr="00F63F51" w:rsidRDefault="00831A7E" w:rsidP="00AC1090">
      <w:p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Yang dimaksud dalam Perjanjian ini dengan:</w:t>
      </w:r>
    </w:p>
    <w:p w14:paraId="1DCD3037" w14:textId="77777777" w:rsidR="00E8726C" w:rsidRPr="00F63F51" w:rsidRDefault="00831A7E" w:rsidP="00AC1090">
      <w:pPr>
        <w:numPr>
          <w:ilvl w:val="0"/>
          <w:numId w:val="2"/>
        </w:numPr>
        <w:spacing w:after="0" w:line="360" w:lineRule="auto"/>
        <w:ind w:left="720" w:hanging="360"/>
        <w:jc w:val="both"/>
        <w:rPr>
          <w:rFonts w:ascii="Times New Roman" w:hAnsi="Times New Roman" w:cs="Times New Roman"/>
          <w:sz w:val="24"/>
          <w:szCs w:val="24"/>
        </w:rPr>
      </w:pPr>
      <w:r w:rsidRPr="00F63F51">
        <w:rPr>
          <w:rFonts w:ascii="Times New Roman" w:hAnsi="Times New Roman" w:cs="Times New Roman"/>
          <w:b/>
          <w:bCs/>
          <w:sz w:val="24"/>
          <w:szCs w:val="24"/>
        </w:rPr>
        <w:t xml:space="preserve">Pelayanan Kesehatan Kerja </w:t>
      </w:r>
      <w:r w:rsidRPr="00F63F51">
        <w:rPr>
          <w:rFonts w:ascii="Times New Roman" w:hAnsi="Times New Roman" w:cs="Times New Roman"/>
          <w:sz w:val="24"/>
          <w:szCs w:val="24"/>
        </w:rPr>
        <w:t xml:space="preserve">adalah sebuah pengelolaan pelayanan kesehatan mandiri dari PIHAK KEDUA yang dapat berupa pertolongan pertama pada kecelakaan, pemeriksaan dokter, pengobatan, diagnosis, konsultasi, </w:t>
      </w:r>
      <w:r w:rsidRPr="00F63F51">
        <w:rPr>
          <w:rFonts w:ascii="Times New Roman" w:hAnsi="Times New Roman" w:cs="Times New Roman"/>
          <w:sz w:val="24"/>
          <w:szCs w:val="24"/>
          <w:lang w:val="id-ID"/>
        </w:rPr>
        <w:t xml:space="preserve">penyuluhan </w:t>
      </w:r>
      <w:r w:rsidRPr="00F63F51">
        <w:rPr>
          <w:rFonts w:ascii="Times New Roman" w:hAnsi="Times New Roman" w:cs="Times New Roman"/>
          <w:sz w:val="24"/>
          <w:szCs w:val="24"/>
        </w:rPr>
        <w:t>dan/atau tindakan medis lainya</w:t>
      </w:r>
      <w:r w:rsidRPr="00F63F51">
        <w:rPr>
          <w:rFonts w:ascii="Times New Roman" w:hAnsi="Times New Roman" w:cs="Times New Roman"/>
          <w:sz w:val="24"/>
          <w:szCs w:val="24"/>
          <w:lang w:val="id-ID"/>
        </w:rPr>
        <w:t xml:space="preserve"> baik bersifat preventif maupun kuratif</w:t>
      </w:r>
      <w:r w:rsidRPr="00F63F51">
        <w:rPr>
          <w:rFonts w:ascii="Times New Roman" w:hAnsi="Times New Roman" w:cs="Times New Roman"/>
          <w:sz w:val="24"/>
          <w:szCs w:val="24"/>
        </w:rPr>
        <w:t xml:space="preserve">. </w:t>
      </w:r>
    </w:p>
    <w:p w14:paraId="63BF7742" w14:textId="77777777" w:rsidR="00E8726C" w:rsidRPr="00F63F51" w:rsidRDefault="00831A7E" w:rsidP="00AC1090">
      <w:pPr>
        <w:numPr>
          <w:ilvl w:val="0"/>
          <w:numId w:val="2"/>
        </w:numPr>
        <w:spacing w:after="0" w:line="360" w:lineRule="auto"/>
        <w:ind w:left="720" w:hanging="360"/>
        <w:jc w:val="both"/>
        <w:rPr>
          <w:rFonts w:ascii="Times New Roman" w:hAnsi="Times New Roman" w:cs="Times New Roman"/>
          <w:sz w:val="24"/>
          <w:szCs w:val="24"/>
        </w:rPr>
      </w:pPr>
      <w:r w:rsidRPr="00F63F51">
        <w:rPr>
          <w:rFonts w:ascii="Times New Roman" w:hAnsi="Times New Roman" w:cs="Times New Roman"/>
          <w:b/>
          <w:bCs/>
          <w:sz w:val="24"/>
          <w:szCs w:val="24"/>
        </w:rPr>
        <w:t xml:space="preserve">In House Clinic </w:t>
      </w:r>
      <w:r w:rsidRPr="00F63F51">
        <w:rPr>
          <w:rFonts w:ascii="Times New Roman" w:hAnsi="Times New Roman" w:cs="Times New Roman"/>
          <w:sz w:val="24"/>
          <w:szCs w:val="24"/>
        </w:rPr>
        <w:t>adalah klinik yang disediakan oleh PIHAK PERTAMA sebagai tempat utama bagi PIHAK KEDUA untuk menyelenggarakan layanan kesehatan.</w:t>
      </w:r>
    </w:p>
    <w:p w14:paraId="434F118B" w14:textId="77777777" w:rsidR="00E8726C" w:rsidRPr="00F63F51" w:rsidRDefault="00831A7E" w:rsidP="00AC1090">
      <w:pPr>
        <w:numPr>
          <w:ilvl w:val="0"/>
          <w:numId w:val="2"/>
        </w:numPr>
        <w:spacing w:after="0" w:line="360" w:lineRule="auto"/>
        <w:ind w:left="720" w:hanging="360"/>
        <w:jc w:val="both"/>
        <w:rPr>
          <w:rFonts w:ascii="Times New Roman" w:hAnsi="Times New Roman" w:cs="Times New Roman"/>
          <w:sz w:val="24"/>
          <w:szCs w:val="24"/>
        </w:rPr>
      </w:pPr>
      <w:r w:rsidRPr="00F63F51">
        <w:rPr>
          <w:rFonts w:ascii="Times New Roman" w:hAnsi="Times New Roman" w:cs="Times New Roman"/>
          <w:b/>
          <w:bCs/>
          <w:sz w:val="24"/>
          <w:szCs w:val="24"/>
        </w:rPr>
        <w:t xml:space="preserve">Kecelakaan Kerja </w:t>
      </w:r>
      <w:r w:rsidRPr="00F63F51">
        <w:rPr>
          <w:rFonts w:ascii="Times New Roman" w:hAnsi="Times New Roman" w:cs="Times New Roman"/>
          <w:sz w:val="24"/>
          <w:szCs w:val="24"/>
        </w:rPr>
        <w:t xml:space="preserve">adalah kecelakaan yang terjadi karena hubungan kerja, termasuk penyakit yang timbul karena hubungan kerja, dalam lingkup wilayah kerja pihak I. </w:t>
      </w:r>
    </w:p>
    <w:p w14:paraId="4B60D0EB" w14:textId="77777777" w:rsidR="00E8726C" w:rsidRPr="00F63F51" w:rsidRDefault="00831A7E" w:rsidP="00AC1090">
      <w:pPr>
        <w:numPr>
          <w:ilvl w:val="0"/>
          <w:numId w:val="2"/>
        </w:numPr>
        <w:spacing w:after="0" w:line="360" w:lineRule="auto"/>
        <w:ind w:left="720" w:hanging="360"/>
        <w:jc w:val="both"/>
        <w:rPr>
          <w:rFonts w:ascii="Times New Roman" w:hAnsi="Times New Roman" w:cs="Times New Roman"/>
          <w:sz w:val="24"/>
          <w:szCs w:val="24"/>
        </w:rPr>
      </w:pPr>
      <w:r w:rsidRPr="00F63F51">
        <w:rPr>
          <w:rFonts w:ascii="Times New Roman" w:hAnsi="Times New Roman" w:cs="Times New Roman"/>
          <w:b/>
          <w:bCs/>
          <w:sz w:val="24"/>
          <w:szCs w:val="24"/>
        </w:rPr>
        <w:t xml:space="preserve">Penerima Manfaat </w:t>
      </w:r>
      <w:r w:rsidRPr="00F63F51">
        <w:rPr>
          <w:rFonts w:ascii="Times New Roman" w:hAnsi="Times New Roman" w:cs="Times New Roman"/>
          <w:sz w:val="24"/>
          <w:szCs w:val="24"/>
        </w:rPr>
        <w:t>adalah orang-orang yang ditetapkan oleh (dan terdaftar pada) PIHAK PERTAMA yang memiliki hak untuk mendapatkan pelayanan kesehatan diselenggarakan oleh PIHAK KEDUA.</w:t>
      </w:r>
    </w:p>
    <w:p w14:paraId="5C3BB5E4" w14:textId="77777777" w:rsidR="00E8726C" w:rsidRPr="00F63F51" w:rsidRDefault="00831A7E" w:rsidP="00AC1090">
      <w:pPr>
        <w:numPr>
          <w:ilvl w:val="0"/>
          <w:numId w:val="2"/>
        </w:numPr>
        <w:spacing w:after="0" w:line="360" w:lineRule="auto"/>
        <w:ind w:left="720" w:hanging="360"/>
        <w:jc w:val="both"/>
        <w:rPr>
          <w:rFonts w:ascii="Times New Roman" w:hAnsi="Times New Roman" w:cs="Times New Roman"/>
          <w:sz w:val="24"/>
          <w:szCs w:val="24"/>
        </w:rPr>
      </w:pPr>
      <w:r w:rsidRPr="00F63F51">
        <w:rPr>
          <w:rFonts w:ascii="Times New Roman" w:hAnsi="Times New Roman" w:cs="Times New Roman"/>
          <w:b/>
          <w:bCs/>
          <w:sz w:val="24"/>
          <w:szCs w:val="24"/>
        </w:rPr>
        <w:t xml:space="preserve">Surat Rujukan </w:t>
      </w:r>
      <w:r w:rsidRPr="00F63F51">
        <w:rPr>
          <w:rFonts w:ascii="Times New Roman" w:hAnsi="Times New Roman" w:cs="Times New Roman"/>
          <w:sz w:val="24"/>
          <w:szCs w:val="24"/>
        </w:rPr>
        <w:t>adalah surat pengantar yang dikeluarkan oleh Pihak Pertama untuk keperluan konsultasi/pemeriksaan Penerima Manfaat lebih lanjut berkenaan dengan penyakit yang diderita.</w:t>
      </w:r>
    </w:p>
    <w:p w14:paraId="79BDC298" w14:textId="77777777" w:rsidR="00E8726C" w:rsidRPr="00F63F51" w:rsidRDefault="00E8726C" w:rsidP="00AC1090">
      <w:pPr>
        <w:spacing w:after="0" w:line="360" w:lineRule="auto"/>
        <w:jc w:val="center"/>
        <w:rPr>
          <w:rFonts w:ascii="Times New Roman" w:hAnsi="Times New Roman" w:cs="Times New Roman"/>
          <w:b/>
          <w:bCs/>
          <w:sz w:val="24"/>
          <w:szCs w:val="24"/>
        </w:rPr>
      </w:pPr>
    </w:p>
    <w:p w14:paraId="7FDF2817"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PASAL 2</w:t>
      </w:r>
    </w:p>
    <w:p w14:paraId="2F1209B2"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RUANG LINGKUP PERJALANAN</w:t>
      </w:r>
    </w:p>
    <w:p w14:paraId="620AB792" w14:textId="77777777" w:rsidR="00E8726C" w:rsidRPr="00F63F51" w:rsidRDefault="00831A7E" w:rsidP="00AC1090">
      <w:pPr>
        <w:numPr>
          <w:ilvl w:val="0"/>
          <w:numId w:val="3"/>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Bahwa PIHAK KEDUA adalah pelaksana Layanan Kesehatan Kerja Karyawan dan In House Clinic di lokasi yang disediakan oleh PIHAK PERTAMA.</w:t>
      </w:r>
    </w:p>
    <w:p w14:paraId="503147EF" w14:textId="77777777" w:rsidR="00E8726C" w:rsidRPr="00F63F51" w:rsidRDefault="00831A7E" w:rsidP="00AC1090">
      <w:pPr>
        <w:numPr>
          <w:ilvl w:val="0"/>
          <w:numId w:val="3"/>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 xml:space="preserve">Bahwa PIHAK KEDUA akan menyelenggarakan layanan kesehatan sesuai dengan standar-standar yang tercantum pada Lampiran1 </w:t>
      </w:r>
      <w:r w:rsidRPr="00F63F51">
        <w:rPr>
          <w:rFonts w:ascii="Times New Roman" w:hAnsi="Times New Roman" w:cs="Times New Roman"/>
          <w:sz w:val="24"/>
          <w:szCs w:val="24"/>
          <w:lang w:val="id-ID"/>
        </w:rPr>
        <w:t xml:space="preserve">(satu) </w:t>
      </w:r>
      <w:r w:rsidRPr="00F63F51">
        <w:rPr>
          <w:rFonts w:ascii="Times New Roman" w:hAnsi="Times New Roman" w:cs="Times New Roman"/>
          <w:sz w:val="24"/>
          <w:szCs w:val="24"/>
        </w:rPr>
        <w:t>perjanjian ini.</w:t>
      </w:r>
    </w:p>
    <w:p w14:paraId="0DA18B3F" w14:textId="77777777" w:rsidR="00E8726C" w:rsidRPr="00F63F51" w:rsidRDefault="00E8726C" w:rsidP="00AC1090">
      <w:pPr>
        <w:spacing w:after="0" w:line="360" w:lineRule="auto"/>
        <w:jc w:val="center"/>
        <w:rPr>
          <w:ins w:id="16" w:author="SPVJF-GA-03" w:date="2021-05-05T09:13:00Z"/>
          <w:rFonts w:ascii="Times New Roman" w:hAnsi="Times New Roman" w:cs="Times New Roman"/>
          <w:b/>
          <w:bCs/>
          <w:sz w:val="24"/>
          <w:szCs w:val="24"/>
        </w:rPr>
      </w:pPr>
    </w:p>
    <w:p w14:paraId="0967A730" w14:textId="77777777" w:rsidR="00F06620" w:rsidRPr="00F63F51" w:rsidRDefault="00F06620" w:rsidP="00AC1090">
      <w:pPr>
        <w:spacing w:after="0" w:line="360" w:lineRule="auto"/>
        <w:jc w:val="center"/>
        <w:rPr>
          <w:ins w:id="17" w:author="SPVJF-GA-03" w:date="2021-05-05T09:13:00Z"/>
          <w:rFonts w:ascii="Times New Roman" w:hAnsi="Times New Roman" w:cs="Times New Roman"/>
          <w:b/>
          <w:bCs/>
          <w:sz w:val="24"/>
          <w:szCs w:val="24"/>
        </w:rPr>
      </w:pPr>
    </w:p>
    <w:p w14:paraId="688591DC" w14:textId="77777777" w:rsidR="00F06620" w:rsidRPr="00F63F51" w:rsidRDefault="00F06620" w:rsidP="00AC1090">
      <w:pPr>
        <w:spacing w:after="0" w:line="360" w:lineRule="auto"/>
        <w:jc w:val="center"/>
        <w:rPr>
          <w:ins w:id="18" w:author="SPVJF-GA-03" w:date="2021-05-05T09:13:00Z"/>
          <w:rFonts w:ascii="Times New Roman" w:hAnsi="Times New Roman" w:cs="Times New Roman"/>
          <w:b/>
          <w:bCs/>
          <w:sz w:val="24"/>
          <w:szCs w:val="24"/>
        </w:rPr>
      </w:pPr>
    </w:p>
    <w:p w14:paraId="67399251" w14:textId="77777777" w:rsidR="00F06620" w:rsidRPr="00F63F51" w:rsidRDefault="00F06620" w:rsidP="00AC1090">
      <w:pPr>
        <w:spacing w:after="0" w:line="360" w:lineRule="auto"/>
        <w:jc w:val="center"/>
        <w:rPr>
          <w:ins w:id="19" w:author="SPVJF-GA-03" w:date="2021-05-05T09:13:00Z"/>
          <w:rFonts w:ascii="Times New Roman" w:hAnsi="Times New Roman" w:cs="Times New Roman"/>
          <w:b/>
          <w:bCs/>
          <w:sz w:val="24"/>
          <w:szCs w:val="24"/>
        </w:rPr>
      </w:pPr>
    </w:p>
    <w:p w14:paraId="26AF0EC2" w14:textId="77777777" w:rsidR="00F06620" w:rsidRPr="00F63F51" w:rsidRDefault="00F06620" w:rsidP="00AC1090">
      <w:pPr>
        <w:spacing w:after="0" w:line="360" w:lineRule="auto"/>
        <w:jc w:val="center"/>
        <w:rPr>
          <w:ins w:id="20" w:author="SPVJF-GA-03" w:date="2021-05-05T09:13:00Z"/>
          <w:rFonts w:ascii="Times New Roman" w:hAnsi="Times New Roman" w:cs="Times New Roman"/>
          <w:b/>
          <w:bCs/>
          <w:sz w:val="24"/>
          <w:szCs w:val="24"/>
        </w:rPr>
      </w:pPr>
    </w:p>
    <w:p w14:paraId="24D60072" w14:textId="77777777" w:rsidR="00F06620" w:rsidRPr="00F63F51" w:rsidRDefault="00F06620" w:rsidP="00AC1090">
      <w:pPr>
        <w:spacing w:after="0" w:line="360" w:lineRule="auto"/>
        <w:jc w:val="center"/>
        <w:rPr>
          <w:ins w:id="21" w:author="SPVJF-GA-03" w:date="2021-05-05T09:13:00Z"/>
          <w:rFonts w:ascii="Times New Roman" w:hAnsi="Times New Roman" w:cs="Times New Roman"/>
          <w:b/>
          <w:bCs/>
          <w:sz w:val="24"/>
          <w:szCs w:val="24"/>
        </w:rPr>
      </w:pPr>
    </w:p>
    <w:p w14:paraId="40DBD255" w14:textId="77777777" w:rsidR="00F06620" w:rsidRPr="00F63F51" w:rsidRDefault="00F06620" w:rsidP="00AC1090">
      <w:pPr>
        <w:spacing w:after="0" w:line="360" w:lineRule="auto"/>
        <w:jc w:val="center"/>
        <w:rPr>
          <w:ins w:id="22" w:author="SPVJF-GA-03" w:date="2021-05-05T09:13:00Z"/>
          <w:rFonts w:ascii="Times New Roman" w:hAnsi="Times New Roman" w:cs="Times New Roman"/>
          <w:b/>
          <w:bCs/>
          <w:sz w:val="24"/>
          <w:szCs w:val="24"/>
        </w:rPr>
      </w:pPr>
    </w:p>
    <w:p w14:paraId="4C20D434" w14:textId="77777777" w:rsidR="00F06620" w:rsidRPr="00F63F51" w:rsidRDefault="00F06620" w:rsidP="00AC1090">
      <w:pPr>
        <w:spacing w:after="0" w:line="360" w:lineRule="auto"/>
        <w:jc w:val="center"/>
        <w:rPr>
          <w:ins w:id="23" w:author="SPVJF-GA-03" w:date="2021-05-05T09:13:00Z"/>
          <w:rFonts w:ascii="Times New Roman" w:hAnsi="Times New Roman" w:cs="Times New Roman"/>
          <w:b/>
          <w:bCs/>
          <w:sz w:val="24"/>
          <w:szCs w:val="24"/>
        </w:rPr>
      </w:pPr>
    </w:p>
    <w:p w14:paraId="2279BA1D" w14:textId="77777777" w:rsidR="00F06620" w:rsidRPr="00F63F51" w:rsidRDefault="00F06620" w:rsidP="00AC1090">
      <w:pPr>
        <w:spacing w:after="0" w:line="360" w:lineRule="auto"/>
        <w:jc w:val="center"/>
        <w:rPr>
          <w:ins w:id="24" w:author="SPVJF-GA-03" w:date="2021-05-05T09:13:00Z"/>
          <w:rFonts w:ascii="Times New Roman" w:hAnsi="Times New Roman" w:cs="Times New Roman"/>
          <w:b/>
          <w:bCs/>
          <w:sz w:val="24"/>
          <w:szCs w:val="24"/>
        </w:rPr>
      </w:pPr>
    </w:p>
    <w:p w14:paraId="372D79F9" w14:textId="77777777" w:rsidR="00F06620" w:rsidRPr="00F63F51" w:rsidRDefault="00F06620" w:rsidP="00054D8A">
      <w:pPr>
        <w:spacing w:after="0" w:line="360" w:lineRule="auto"/>
        <w:rPr>
          <w:rFonts w:ascii="Times New Roman" w:hAnsi="Times New Roman" w:cs="Times New Roman"/>
          <w:b/>
          <w:bCs/>
          <w:sz w:val="24"/>
          <w:szCs w:val="24"/>
          <w:rPrChange w:id="25" w:author="SPVJF-GA-03" w:date="2021-05-05T09:13:00Z">
            <w:rPr>
              <w:rFonts w:ascii="Times New Roman" w:hAnsi="Times New Roman" w:cs="Times New Roman"/>
              <w:b/>
              <w:bCs/>
              <w:sz w:val="24"/>
              <w:szCs w:val="24"/>
              <w:lang w:val="id-ID"/>
            </w:rPr>
          </w:rPrChange>
        </w:rPr>
      </w:pPr>
    </w:p>
    <w:p w14:paraId="66AD206B"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PASAL 3</w:t>
      </w:r>
    </w:p>
    <w:p w14:paraId="1AC19658"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PROSEDUR PELAYANAN KESEHATAN KERJA</w:t>
      </w:r>
    </w:p>
    <w:p w14:paraId="0FB16FE9" w14:textId="77777777" w:rsidR="00E8726C" w:rsidRPr="00F63F51" w:rsidRDefault="009D78B2"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767052B5" wp14:editId="4E21E203">
                <wp:simplePos x="0" y="0"/>
                <wp:positionH relativeFrom="column">
                  <wp:posOffset>2087245</wp:posOffset>
                </wp:positionH>
                <wp:positionV relativeFrom="paragraph">
                  <wp:posOffset>312420</wp:posOffset>
                </wp:positionV>
                <wp:extent cx="1595120" cy="337820"/>
                <wp:effectExtent l="0" t="0" r="24130" b="24130"/>
                <wp:wrapNone/>
                <wp:docPr id="13"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5120" cy="337820"/>
                        </a:xfrm>
                        <a:prstGeom prst="roundRect">
                          <a:avLst>
                            <a:gd name="adj" fmla="val 16667"/>
                          </a:avLst>
                        </a:prstGeom>
                        <a:solidFill>
                          <a:srgbClr val="FFFFFF"/>
                        </a:solidFill>
                        <a:ln w="9525">
                          <a:solidFill>
                            <a:srgbClr val="000000"/>
                          </a:solidFill>
                          <a:round/>
                          <a:headEnd/>
                          <a:tailEnd/>
                        </a:ln>
                      </wps:spPr>
                      <wps:txbx>
                        <w:txbxContent>
                          <w:p w14:paraId="2E405E45" w14:textId="77777777" w:rsidR="0077511A" w:rsidRDefault="0077511A">
                            <w:pPr>
                              <w:jc w:val="center"/>
                              <w:rPr>
                                <w:rFonts w:ascii="Times New Roman" w:hAnsi="Times New Roman" w:cs="Times New Roman"/>
                                <w:lang w:val="id-ID"/>
                              </w:rPr>
                            </w:pPr>
                            <w:r>
                              <w:rPr>
                                <w:rFonts w:ascii="Times New Roman" w:hAnsi="Times New Roman" w:cs="Times New Roman"/>
                                <w:lang w:val="id-ID"/>
                              </w:rPr>
                              <w:t>Karyawan/pasien sakit</w:t>
                            </w:r>
                          </w:p>
                          <w:p w14:paraId="766D58C7" w14:textId="77777777" w:rsidR="0077511A" w:rsidRDefault="007751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7052B5" id="AutoShape 11" o:spid="_x0000_s1026" style="position:absolute;left:0;text-align:left;margin-left:164.35pt;margin-top:24.6pt;width:125.6pt;height:2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">
                <v:textbox>
                  <w:txbxContent>
                    <w:p w14:paraId="2E405E45" w14:textId="77777777" w:rsidR="0077511A" w:rsidRDefault="0077511A">
                      <w:pPr>
                        <w:jc w:val="center"/>
                        <w:rPr>
                          <w:rFonts w:ascii="Times New Roman" w:hAnsi="Times New Roman" w:cs="Times New Roman"/>
                          <w:lang w:val="id-ID"/>
                        </w:rPr>
                      </w:pPr>
                      <w:r>
                        <w:rPr>
                          <w:rFonts w:ascii="Times New Roman" w:hAnsi="Times New Roman" w:cs="Times New Roman"/>
                          <w:lang w:val="id-ID"/>
                        </w:rPr>
                        <w:t>Karyawan/pasien sakit</w:t>
                      </w:r>
                    </w:p>
                    <w:p w14:paraId="766D58C7" w14:textId="77777777" w:rsidR="0077511A" w:rsidRDefault="0077511A"/>
                  </w:txbxContent>
                </v:textbox>
              </v:roundrect>
            </w:pict>
          </mc:Fallback>
        </mc:AlternateContent>
      </w:r>
      <w:r w:rsidR="00831A7E" w:rsidRPr="00F63F51">
        <w:rPr>
          <w:rFonts w:ascii="Times New Roman" w:hAnsi="Times New Roman" w:cs="Times New Roman"/>
          <w:b/>
          <w:bCs/>
          <w:sz w:val="24"/>
          <w:szCs w:val="24"/>
        </w:rPr>
        <w:t>Bagan Mekanisme Rujukan Pelayanan Kesehatan Kerja</w:t>
      </w:r>
    </w:p>
    <w:p w14:paraId="251EEB21" w14:textId="77777777" w:rsidR="00E8726C" w:rsidRPr="00F63F51" w:rsidRDefault="009D78B2" w:rsidP="00AC1090">
      <w:pPr>
        <w:spacing w:after="0" w:line="360" w:lineRule="auto"/>
        <w:jc w:val="both"/>
        <w:rPr>
          <w:rFonts w:ascii="Times New Roman" w:hAnsi="Times New Roman" w:cs="Times New Roman"/>
          <w:sz w:val="24"/>
          <w:szCs w:val="24"/>
          <w:lang w:val="id-ID"/>
        </w:rPr>
      </w:pPr>
      <w:r w:rsidRPr="00F63F51">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4E87B77" wp14:editId="65D526B2">
                <wp:simplePos x="0" y="0"/>
                <wp:positionH relativeFrom="column">
                  <wp:posOffset>2881630</wp:posOffset>
                </wp:positionH>
                <wp:positionV relativeFrom="paragraph">
                  <wp:posOffset>285750</wp:posOffset>
                </wp:positionV>
                <wp:extent cx="635" cy="429895"/>
                <wp:effectExtent l="76200" t="0" r="75565" b="65405"/>
                <wp:wrapNone/>
                <wp:docPr id="1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8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B1F945" id="_x0000_t32" coordsize="21600,21600" o:spt="32" o:oned="t" path="m,l21600,21600e" filled="f">
                <v:path arrowok="t" fillok="f" o:connecttype="none"/>
                <o:lock v:ext="edit" shapetype="t"/>
              </v:shapetype>
              <v:shape id="AutoShape 6" o:spid="_x0000_s1026" type="#_x0000_t32" style="position:absolute;margin-left:226.9pt;margin-top:22.5pt;width:.05pt;height:3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">
                <v:stroke endarrow="block"/>
              </v:shape>
            </w:pict>
          </mc:Fallback>
        </mc:AlternateContent>
      </w:r>
    </w:p>
    <w:p w14:paraId="2E2F0E48" w14:textId="77777777" w:rsidR="00E8726C" w:rsidRPr="00F63F51" w:rsidRDefault="00E8726C" w:rsidP="00AC1090">
      <w:pPr>
        <w:spacing w:after="0" w:line="360" w:lineRule="auto"/>
        <w:jc w:val="both"/>
        <w:rPr>
          <w:rFonts w:ascii="Times New Roman" w:hAnsi="Times New Roman" w:cs="Times New Roman"/>
          <w:sz w:val="24"/>
          <w:szCs w:val="24"/>
          <w:lang w:val="id-ID"/>
        </w:rPr>
      </w:pPr>
    </w:p>
    <w:p w14:paraId="5E43A9F6" w14:textId="77777777" w:rsidR="00E8726C" w:rsidRPr="00F63F51" w:rsidRDefault="009D78B2" w:rsidP="00AC1090">
      <w:pPr>
        <w:spacing w:after="0" w:line="360" w:lineRule="auto"/>
        <w:jc w:val="both"/>
        <w:rPr>
          <w:rFonts w:ascii="Times New Roman" w:hAnsi="Times New Roman" w:cs="Times New Roman"/>
          <w:sz w:val="24"/>
          <w:szCs w:val="24"/>
          <w:lang w:val="id-ID"/>
        </w:rPr>
      </w:pPr>
      <w:r w:rsidRPr="00F63F5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D3A69C9" wp14:editId="04F905CF">
                <wp:simplePos x="0" y="0"/>
                <wp:positionH relativeFrom="column">
                  <wp:posOffset>2087245</wp:posOffset>
                </wp:positionH>
                <wp:positionV relativeFrom="paragraph">
                  <wp:posOffset>196215</wp:posOffset>
                </wp:positionV>
                <wp:extent cx="1595120" cy="476250"/>
                <wp:effectExtent l="0" t="0" r="24130" b="19050"/>
                <wp:wrapNone/>
                <wp:docPr id="11"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5120" cy="476250"/>
                        </a:xfrm>
                        <a:prstGeom prst="roundRect">
                          <a:avLst>
                            <a:gd name="adj" fmla="val 16667"/>
                          </a:avLst>
                        </a:prstGeom>
                        <a:solidFill>
                          <a:srgbClr val="FFFFFF"/>
                        </a:solidFill>
                        <a:ln w="9525">
                          <a:solidFill>
                            <a:srgbClr val="000000"/>
                          </a:solidFill>
                          <a:round/>
                          <a:headEnd/>
                          <a:tailEnd/>
                        </a:ln>
                      </wps:spPr>
                      <wps:txbx>
                        <w:txbxContent>
                          <w:p w14:paraId="2ECF685F" w14:textId="77777777" w:rsidR="0077511A" w:rsidRDefault="0077511A">
                            <w:pPr>
                              <w:jc w:val="center"/>
                              <w:rPr>
                                <w:rFonts w:ascii="Times New Roman" w:hAnsi="Times New Roman" w:cs="Times New Roman"/>
                                <w:lang w:val="id-ID"/>
                              </w:rPr>
                            </w:pPr>
                            <w:r>
                              <w:rPr>
                                <w:rFonts w:ascii="Times New Roman" w:hAnsi="Times New Roman" w:cs="Times New Roman"/>
                                <w:lang w:val="id-ID"/>
                              </w:rPr>
                              <w:t>Pelayanan klinik/kesehatan kerja</w:t>
                            </w:r>
                          </w:p>
                          <w:p w14:paraId="65E3E312" w14:textId="77777777" w:rsidR="0077511A" w:rsidRDefault="007751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3A69C9" id="AutoShape 12" o:spid="_x0000_s1027" style="position:absolute;left:0;text-align:left;margin-left:164.35pt;margin-top:15.45pt;width:125.6pt;height: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">
                <v:textbox>
                  <w:txbxContent>
                    <w:p w14:paraId="2ECF685F" w14:textId="77777777" w:rsidR="0077511A" w:rsidRDefault="0077511A">
                      <w:pPr>
                        <w:jc w:val="center"/>
                        <w:rPr>
                          <w:rFonts w:ascii="Times New Roman" w:hAnsi="Times New Roman" w:cs="Times New Roman"/>
                          <w:lang w:val="id-ID"/>
                        </w:rPr>
                      </w:pPr>
                      <w:r>
                        <w:rPr>
                          <w:rFonts w:ascii="Times New Roman" w:hAnsi="Times New Roman" w:cs="Times New Roman"/>
                          <w:lang w:val="id-ID"/>
                        </w:rPr>
                        <w:t>Pelayanan klinik/kesehatan kerja</w:t>
                      </w:r>
                    </w:p>
                    <w:p w14:paraId="65E3E312" w14:textId="77777777" w:rsidR="0077511A" w:rsidRDefault="0077511A"/>
                  </w:txbxContent>
                </v:textbox>
              </v:roundrect>
            </w:pict>
          </mc:Fallback>
        </mc:AlternateContent>
      </w:r>
    </w:p>
    <w:p w14:paraId="64DC18FB" w14:textId="77777777" w:rsidR="00E8726C" w:rsidRPr="00F63F51" w:rsidRDefault="00E8726C" w:rsidP="00AC1090">
      <w:pPr>
        <w:spacing w:after="0" w:line="360" w:lineRule="auto"/>
        <w:jc w:val="both"/>
        <w:rPr>
          <w:rFonts w:ascii="Times New Roman" w:hAnsi="Times New Roman" w:cs="Times New Roman"/>
          <w:sz w:val="24"/>
          <w:szCs w:val="24"/>
          <w:lang w:val="id-ID"/>
        </w:rPr>
      </w:pPr>
    </w:p>
    <w:p w14:paraId="6AB7547C" w14:textId="77777777" w:rsidR="00E8726C" w:rsidRPr="00F63F51" w:rsidRDefault="009D78B2" w:rsidP="00AC1090">
      <w:pPr>
        <w:spacing w:after="0" w:line="360" w:lineRule="auto"/>
        <w:jc w:val="both"/>
        <w:rPr>
          <w:rFonts w:ascii="Times New Roman" w:hAnsi="Times New Roman" w:cs="Times New Roman"/>
          <w:sz w:val="24"/>
          <w:szCs w:val="24"/>
          <w:lang w:val="id-ID"/>
        </w:rPr>
      </w:pPr>
      <w:r w:rsidRPr="00F63F51">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0609C1B" wp14:editId="7551A3B4">
                <wp:simplePos x="0" y="0"/>
                <wp:positionH relativeFrom="column">
                  <wp:posOffset>2872105</wp:posOffset>
                </wp:positionH>
                <wp:positionV relativeFrom="paragraph">
                  <wp:posOffset>81915</wp:posOffset>
                </wp:positionV>
                <wp:extent cx="635" cy="429895"/>
                <wp:effectExtent l="76200" t="0" r="75565" b="65405"/>
                <wp:wrapNone/>
                <wp:docPr id="1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8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066BBC" id="AutoShape 8" o:spid="_x0000_s1026" type="#_x0000_t32" style="position:absolute;margin-left:226.15pt;margin-top:6.45pt;width:.05pt;height:3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">
                <v:stroke endarrow="block"/>
              </v:shape>
            </w:pict>
          </mc:Fallback>
        </mc:AlternateContent>
      </w:r>
    </w:p>
    <w:p w14:paraId="16310A31" w14:textId="77777777" w:rsidR="00E8726C" w:rsidRPr="00F63F51" w:rsidRDefault="009D78B2" w:rsidP="00AC1090">
      <w:pPr>
        <w:spacing w:after="0" w:line="360" w:lineRule="auto"/>
        <w:jc w:val="both"/>
        <w:rPr>
          <w:rFonts w:ascii="Times New Roman" w:hAnsi="Times New Roman" w:cs="Times New Roman"/>
          <w:sz w:val="24"/>
          <w:szCs w:val="24"/>
          <w:lang w:val="id-ID"/>
        </w:rPr>
      </w:pPr>
      <w:r w:rsidRPr="00F63F51">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8021FCF" wp14:editId="04D713A1">
                <wp:simplePos x="0" y="0"/>
                <wp:positionH relativeFrom="column">
                  <wp:posOffset>2237721</wp:posOffset>
                </wp:positionH>
                <wp:positionV relativeFrom="paragraph">
                  <wp:posOffset>246845</wp:posOffset>
                </wp:positionV>
                <wp:extent cx="1255594" cy="859809"/>
                <wp:effectExtent l="19050" t="19050" r="20955" b="35560"/>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5594" cy="859809"/>
                        </a:xfrm>
                        <a:prstGeom prst="diamond">
                          <a:avLst/>
                        </a:prstGeom>
                        <a:solidFill>
                          <a:srgbClr val="FFFFFF"/>
                        </a:solidFill>
                        <a:ln w="9525">
                          <a:solidFill>
                            <a:srgbClr val="000000"/>
                          </a:solidFill>
                          <a:miter lim="800000"/>
                          <a:headEnd/>
                          <a:tailEnd/>
                        </a:ln>
                      </wps:spPr>
                      <wps:txbx>
                        <w:txbxContent>
                          <w:p w14:paraId="5B60A2A6" w14:textId="77777777" w:rsidR="0077511A" w:rsidRDefault="0077511A" w:rsidP="006A4B25">
                            <w:pPr>
                              <w:jc w:val="center"/>
                              <w:rPr>
                                <w:rFonts w:ascii="Times New Roman" w:hAnsi="Times New Roman" w:cs="Times New Roman"/>
                                <w:lang w:val="id-ID"/>
                              </w:rPr>
                            </w:pPr>
                            <w:r>
                              <w:rPr>
                                <w:rFonts w:ascii="Times New Roman" w:hAnsi="Times New Roman" w:cs="Times New Roman"/>
                                <w:lang w:val="id-ID"/>
                              </w:rPr>
                              <w:t>Apa perlu dirujuk?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021FCF" id="_x0000_t4" coordsize="21600,21600" o:spt="4" path="m10800,l,10800,10800,21600,21600,10800xe">
                <v:stroke joinstyle="miter"/>
                <v:path gradientshapeok="t" o:connecttype="rect" textboxrect="5400,5400,16200,16200"/>
              </v:shapetype>
              <v:shape id="AutoShape 9" o:spid="_x0000_s1028" type="#_x0000_t4" style="position:absolute;left:0;text-align:left;margin-left:176.2pt;margin-top:19.45pt;width:98.85pt;height:67.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">
                <v:textbox>
                  <w:txbxContent>
                    <w:p w14:paraId="5B60A2A6" w14:textId="77777777" w:rsidR="0077511A" w:rsidRDefault="0077511A" w:rsidP="006A4B25">
                      <w:pPr>
                        <w:jc w:val="center"/>
                        <w:rPr>
                          <w:rFonts w:ascii="Times New Roman" w:hAnsi="Times New Roman" w:cs="Times New Roman"/>
                          <w:lang w:val="id-ID"/>
                        </w:rPr>
                      </w:pPr>
                      <w:r>
                        <w:rPr>
                          <w:rFonts w:ascii="Times New Roman" w:hAnsi="Times New Roman" w:cs="Times New Roman"/>
                          <w:lang w:val="id-ID"/>
                        </w:rPr>
                        <w:t>Apa perlu dirujuk?</w:t>
                      </w:r>
                    </w:p>
                  </w:txbxContent>
                </v:textbox>
              </v:shape>
            </w:pict>
          </mc:Fallback>
        </mc:AlternateContent>
      </w:r>
    </w:p>
    <w:p w14:paraId="7260B7EA" w14:textId="77777777" w:rsidR="00E8726C" w:rsidRPr="00F63F51" w:rsidRDefault="00E8726C" w:rsidP="00AC1090">
      <w:pPr>
        <w:spacing w:after="0" w:line="360" w:lineRule="auto"/>
        <w:jc w:val="both"/>
        <w:rPr>
          <w:rFonts w:ascii="Times New Roman" w:hAnsi="Times New Roman" w:cs="Times New Roman"/>
          <w:sz w:val="24"/>
          <w:szCs w:val="24"/>
          <w:lang w:val="id-ID"/>
        </w:rPr>
      </w:pPr>
    </w:p>
    <w:p w14:paraId="037C7C1B" w14:textId="5B1FFBFD" w:rsidR="00E8726C" w:rsidRPr="00F63F51" w:rsidRDefault="009E4C80" w:rsidP="00AC1090">
      <w:pPr>
        <w:spacing w:after="0" w:line="360" w:lineRule="auto"/>
        <w:jc w:val="both"/>
        <w:rPr>
          <w:rFonts w:ascii="Times New Roman" w:hAnsi="Times New Roman" w:cs="Times New Roman"/>
          <w:sz w:val="24"/>
          <w:szCs w:val="24"/>
          <w:lang w:val="id-ID"/>
        </w:rPr>
      </w:pPr>
      <w:r w:rsidRPr="00F63F51">
        <w:rPr>
          <w:rFonts w:ascii="Times New Roman" w:hAnsi="Times New Roman" w:cs="Times New Roman"/>
          <w:noProof/>
          <w:sz w:val="24"/>
          <w:szCs w:val="24"/>
        </w:rPr>
        <mc:AlternateContent>
          <mc:Choice Requires="wps">
            <w:drawing>
              <wp:anchor distT="4294967295" distB="4294967295" distL="114300" distR="114300" simplePos="0" relativeHeight="251658752" behindDoc="0" locked="0" layoutInCell="1" allowOverlap="1" wp14:anchorId="313B0057" wp14:editId="100A2DE3">
                <wp:simplePos x="0" y="0"/>
                <wp:positionH relativeFrom="column">
                  <wp:posOffset>3540599</wp:posOffset>
                </wp:positionH>
                <wp:positionV relativeFrom="paragraph">
                  <wp:posOffset>154940</wp:posOffset>
                </wp:positionV>
                <wp:extent cx="843280" cy="0"/>
                <wp:effectExtent l="0" t="0" r="33020" b="19050"/>
                <wp:wrapNone/>
                <wp:docPr id="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3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820DE8" id="AutoShape 21" o:spid="_x0000_s1026" type="#_x0000_t32" style="position:absolute;margin-left:278.8pt;margin-top:12.2pt;width:66.4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"/>
            </w:pict>
          </mc:Fallback>
        </mc:AlternateContent>
      </w:r>
    </w:p>
    <w:p w14:paraId="59B1C118" w14:textId="688753F8" w:rsidR="00E8726C" w:rsidRPr="00F63F51" w:rsidRDefault="00E8726C" w:rsidP="00AC1090">
      <w:pPr>
        <w:spacing w:after="0" w:line="360" w:lineRule="auto"/>
        <w:jc w:val="both"/>
        <w:rPr>
          <w:rFonts w:ascii="Times New Roman" w:hAnsi="Times New Roman" w:cs="Times New Roman"/>
          <w:sz w:val="24"/>
          <w:szCs w:val="24"/>
          <w:lang w:val="id-ID"/>
        </w:rPr>
      </w:pPr>
    </w:p>
    <w:p w14:paraId="134992C8" w14:textId="2AAD4F80" w:rsidR="00E8726C" w:rsidRPr="00F63F51" w:rsidRDefault="009E4C80" w:rsidP="00AC1090">
      <w:pPr>
        <w:spacing w:after="0" w:line="360" w:lineRule="auto"/>
        <w:jc w:val="both"/>
        <w:rPr>
          <w:rFonts w:ascii="Times New Roman" w:hAnsi="Times New Roman" w:cs="Times New Roman"/>
          <w:sz w:val="24"/>
          <w:szCs w:val="24"/>
          <w:lang w:val="id-ID"/>
        </w:rPr>
      </w:pPr>
      <w:r w:rsidRPr="00F63F51">
        <w:rPr>
          <w:rFonts w:ascii="Times New Roman" w:hAnsi="Times New Roman" w:cs="Times New Roman"/>
          <w:noProof/>
          <w:sz w:val="24"/>
          <w:szCs w:val="24"/>
        </w:rPr>
        <mc:AlternateContent>
          <mc:Choice Requires="wps">
            <w:drawing>
              <wp:anchor distT="0" distB="0" distL="114300" distR="114300" simplePos="0" relativeHeight="251661824" behindDoc="0" locked="0" layoutInCell="1" allowOverlap="1" wp14:anchorId="6490A877" wp14:editId="118966F9">
                <wp:simplePos x="0" y="0"/>
                <wp:positionH relativeFrom="column">
                  <wp:posOffset>3727678</wp:posOffset>
                </wp:positionH>
                <wp:positionV relativeFrom="paragraph">
                  <wp:posOffset>8217</wp:posOffset>
                </wp:positionV>
                <wp:extent cx="619125" cy="366395"/>
                <wp:effectExtent l="0" t="0" r="0" b="0"/>
                <wp:wrapNone/>
                <wp:docPr id="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A28C4" w14:textId="77777777" w:rsidR="0077511A" w:rsidRDefault="0077511A">
                            <w:pPr>
                              <w:rPr>
                                <w:rFonts w:ascii="Times New Roman" w:hAnsi="Times New Roman" w:cs="Times New Roman"/>
                              </w:rPr>
                            </w:pPr>
                            <w:r>
                              <w:rPr>
                                <w:rFonts w:ascii="Times New Roman" w:hAnsi="Times New Roman" w:cs="Times New Roman"/>
                                <w:lang w:val="id-ID"/>
                              </w:rPr>
                              <w:t>Tidak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490A877" id="_x0000_t202" coordsize="21600,21600" o:spt="202" path="m,l,21600r21600,l21600,xe">
                <v:stroke joinstyle="miter"/>
                <v:path gradientshapeok="t" o:connecttype="rect"/>
              </v:shapetype>
              <v:shape id="Text Box 22" o:spid="_x0000_s1029" type="#_x0000_t202" style="position:absolute;left:0;text-align:left;margin-left:293.5pt;margin-top:.65pt;width:48.75pt;height:28.85pt;z-index:2516618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x9euAIAAMA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" filled="f" stroked="f">
                <v:textbox style="mso-fit-shape-to-text:t">
                  <w:txbxContent>
                    <w:p w14:paraId="4A9A28C4" w14:textId="77777777" w:rsidR="0077511A" w:rsidRDefault="0077511A">
                      <w:pPr>
                        <w:rPr>
                          <w:rFonts w:ascii="Times New Roman" w:hAnsi="Times New Roman" w:cs="Times New Roman"/>
                        </w:rPr>
                      </w:pPr>
                      <w:r>
                        <w:rPr>
                          <w:rFonts w:ascii="Times New Roman" w:hAnsi="Times New Roman" w:cs="Times New Roman"/>
                          <w:lang w:val="id-ID"/>
                        </w:rPr>
                        <w:t>Tidak</w:t>
                      </w:r>
                    </w:p>
                  </w:txbxContent>
                </v:textbox>
              </v:shape>
            </w:pict>
          </mc:Fallback>
        </mc:AlternateContent>
      </w:r>
      <w:r w:rsidRPr="00F63F51">
        <w:rPr>
          <w:rFonts w:ascii="Times New Roman" w:hAnsi="Times New Roman" w:cs="Times New Roman"/>
          <w:noProof/>
          <w:sz w:val="24"/>
          <w:szCs w:val="24"/>
        </w:rPr>
        <mc:AlternateContent>
          <mc:Choice Requires="wps">
            <w:drawing>
              <wp:anchor distT="0" distB="0" distL="114300" distR="114300" simplePos="0" relativeHeight="251652608" behindDoc="0" locked="0" layoutInCell="1" allowOverlap="1" wp14:anchorId="00BB6767" wp14:editId="729821F5">
                <wp:simplePos x="0" y="0"/>
                <wp:positionH relativeFrom="column">
                  <wp:posOffset>2874010</wp:posOffset>
                </wp:positionH>
                <wp:positionV relativeFrom="paragraph">
                  <wp:posOffset>60164</wp:posOffset>
                </wp:positionV>
                <wp:extent cx="635" cy="274320"/>
                <wp:effectExtent l="76200" t="0" r="75565" b="49530"/>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3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5BCE2D" id="AutoShape 13" o:spid="_x0000_s1026" type="#_x0000_t32" style="position:absolute;margin-left:226.3pt;margin-top:4.75pt;width:.05pt;height:21.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">
                <v:stroke endarrow="block"/>
              </v:shape>
            </w:pict>
          </mc:Fallback>
        </mc:AlternateContent>
      </w:r>
      <w:r w:rsidRPr="00F63F51">
        <w:rPr>
          <w:rFonts w:ascii="Times New Roman" w:hAnsi="Times New Roman" w:cs="Times New Roman"/>
          <w:noProof/>
          <w:sz w:val="24"/>
          <w:szCs w:val="24"/>
        </w:rPr>
        <mc:AlternateContent>
          <mc:Choice Requires="wps">
            <w:drawing>
              <wp:anchor distT="0" distB="0" distL="114300" distR="114300" simplePos="0" relativeHeight="251656704" behindDoc="0" locked="0" layoutInCell="1" allowOverlap="1" wp14:anchorId="670A2E3A" wp14:editId="134DB28A">
                <wp:simplePos x="0" y="0"/>
                <wp:positionH relativeFrom="column">
                  <wp:posOffset>2512553</wp:posOffset>
                </wp:positionH>
                <wp:positionV relativeFrom="paragraph">
                  <wp:posOffset>6995</wp:posOffset>
                </wp:positionV>
                <wp:extent cx="458470" cy="366395"/>
                <wp:effectExtent l="0" t="0" r="0" b="0"/>
                <wp:wrapNone/>
                <wp:docPr id="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470"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80C6D" w14:textId="77777777" w:rsidR="0077511A" w:rsidRDefault="0077511A">
                            <w:pPr>
                              <w:rPr>
                                <w:rFonts w:ascii="Times New Roman" w:hAnsi="Times New Roman" w:cs="Times New Roman"/>
                              </w:rPr>
                            </w:pPr>
                            <w:r>
                              <w:rPr>
                                <w:rFonts w:ascii="Times New Roman" w:hAnsi="Times New Roman" w:cs="Times New Roman"/>
                                <w:lang w:val="id-ID"/>
                              </w:rPr>
                              <w:t>Ya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70A2E3A" id="Text Box 20" o:spid="_x0000_s1030" type="#_x0000_t202" style="position:absolute;left:0;text-align:left;margin-left:197.85pt;margin-top:.55pt;width:36.1pt;height:28.85pt;z-index:251656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" filled="f" stroked="f">
                <v:textbox style="mso-fit-shape-to-text:t">
                  <w:txbxContent>
                    <w:p w14:paraId="07A80C6D" w14:textId="77777777" w:rsidR="0077511A" w:rsidRDefault="0077511A">
                      <w:pPr>
                        <w:rPr>
                          <w:rFonts w:ascii="Times New Roman" w:hAnsi="Times New Roman" w:cs="Times New Roman"/>
                        </w:rPr>
                      </w:pPr>
                      <w:r>
                        <w:rPr>
                          <w:rFonts w:ascii="Times New Roman" w:hAnsi="Times New Roman" w:cs="Times New Roman"/>
                          <w:lang w:val="id-ID"/>
                        </w:rPr>
                        <w:t>Ya</w:t>
                      </w:r>
                    </w:p>
                  </w:txbxContent>
                </v:textbox>
              </v:shape>
            </w:pict>
          </mc:Fallback>
        </mc:AlternateContent>
      </w:r>
    </w:p>
    <w:p w14:paraId="0890CD10" w14:textId="0BB9AAC0" w:rsidR="00E8726C" w:rsidRPr="00F63F51" w:rsidRDefault="009E4C80" w:rsidP="00AC1090">
      <w:pPr>
        <w:spacing w:after="0" w:line="360" w:lineRule="auto"/>
        <w:jc w:val="both"/>
        <w:rPr>
          <w:rFonts w:ascii="Times New Roman" w:hAnsi="Times New Roman" w:cs="Times New Roman"/>
          <w:sz w:val="24"/>
          <w:szCs w:val="24"/>
          <w:lang w:val="id-ID"/>
        </w:rPr>
      </w:pPr>
      <w:r w:rsidRPr="00F63F51">
        <w:rPr>
          <w:rFonts w:ascii="Times New Roman" w:hAnsi="Times New Roman" w:cs="Times New Roman"/>
          <w:noProof/>
          <w:sz w:val="24"/>
          <w:szCs w:val="24"/>
        </w:rPr>
        <mc:AlternateContent>
          <mc:Choice Requires="wps">
            <w:drawing>
              <wp:anchor distT="0" distB="0" distL="114300" distR="114300" simplePos="0" relativeHeight="251654656" behindDoc="0" locked="0" layoutInCell="1" allowOverlap="1" wp14:anchorId="493B2494" wp14:editId="044DE472">
                <wp:simplePos x="0" y="0"/>
                <wp:positionH relativeFrom="column">
                  <wp:posOffset>3031898</wp:posOffset>
                </wp:positionH>
                <wp:positionV relativeFrom="paragraph">
                  <wp:posOffset>7684</wp:posOffset>
                </wp:positionV>
                <wp:extent cx="1979781" cy="718284"/>
                <wp:effectExtent l="0" t="0" r="22860" b="99060"/>
                <wp:wrapNone/>
                <wp:docPr id="8"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979781" cy="718284"/>
                        </a:xfrm>
                        <a:prstGeom prst="bentConnector3">
                          <a:avLst>
                            <a:gd name="adj1" fmla="val 9965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768FBF"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8" o:spid="_x0000_s1026" type="#_x0000_t34" style="position:absolute;margin-left:238.75pt;margin-top:.6pt;width:155.9pt;height:56.55pt;rotation:9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" adj="21526">
                <v:stroke endarrow="block"/>
              </v:shape>
            </w:pict>
          </mc:Fallback>
        </mc:AlternateContent>
      </w:r>
      <w:r w:rsidR="009D78B2" w:rsidRPr="00F63F51">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E57AD5E" wp14:editId="24A2A8EC">
                <wp:simplePos x="0" y="0"/>
                <wp:positionH relativeFrom="column">
                  <wp:posOffset>2073910</wp:posOffset>
                </wp:positionH>
                <wp:positionV relativeFrom="paragraph">
                  <wp:posOffset>107950</wp:posOffset>
                </wp:positionV>
                <wp:extent cx="1595120" cy="657225"/>
                <wp:effectExtent l="0" t="0" r="24130" b="28575"/>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5120" cy="657225"/>
                        </a:xfrm>
                        <a:prstGeom prst="roundRect">
                          <a:avLst>
                            <a:gd name="adj" fmla="val 16667"/>
                          </a:avLst>
                        </a:prstGeom>
                        <a:solidFill>
                          <a:srgbClr val="FFFFFF"/>
                        </a:solidFill>
                        <a:ln w="9525">
                          <a:solidFill>
                            <a:srgbClr val="000000"/>
                          </a:solidFill>
                          <a:round/>
                          <a:headEnd/>
                          <a:tailEnd/>
                        </a:ln>
                      </wps:spPr>
                      <wps:txbx>
                        <w:txbxContent>
                          <w:p w14:paraId="781C1849" w14:textId="77777777" w:rsidR="0077511A" w:rsidRDefault="0077511A">
                            <w:pPr>
                              <w:jc w:val="center"/>
                              <w:rPr>
                                <w:rFonts w:ascii="Times New Roman" w:hAnsi="Times New Roman" w:cs="Times New Roman"/>
                                <w:lang w:val="id-ID"/>
                              </w:rPr>
                            </w:pPr>
                            <w:r>
                              <w:rPr>
                                <w:rFonts w:ascii="Times New Roman" w:hAnsi="Times New Roman" w:cs="Times New Roman"/>
                                <w:lang w:val="id-ID"/>
                              </w:rPr>
                              <w:t>Pelayanan oleh RS/fasilitas kesehatan terdekat</w:t>
                            </w:r>
                          </w:p>
                          <w:p w14:paraId="68DCA892" w14:textId="77777777" w:rsidR="0077511A" w:rsidRDefault="007751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57AD5E" id="AutoShape 14" o:spid="_x0000_s1031" style="position:absolute;left:0;text-align:left;margin-left:163.3pt;margin-top:8.5pt;width:125.6pt;height:5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">
                <v:textbox>
                  <w:txbxContent>
                    <w:p w14:paraId="781C1849" w14:textId="77777777" w:rsidR="0077511A" w:rsidRDefault="0077511A">
                      <w:pPr>
                        <w:jc w:val="center"/>
                        <w:rPr>
                          <w:rFonts w:ascii="Times New Roman" w:hAnsi="Times New Roman" w:cs="Times New Roman"/>
                          <w:lang w:val="id-ID"/>
                        </w:rPr>
                      </w:pPr>
                      <w:r>
                        <w:rPr>
                          <w:rFonts w:ascii="Times New Roman" w:hAnsi="Times New Roman" w:cs="Times New Roman"/>
                          <w:lang w:val="id-ID"/>
                        </w:rPr>
                        <w:t>Pelayanan oleh RS/fasilitas kesehatan terdekat</w:t>
                      </w:r>
                    </w:p>
                    <w:p w14:paraId="68DCA892" w14:textId="77777777" w:rsidR="0077511A" w:rsidRDefault="0077511A"/>
                  </w:txbxContent>
                </v:textbox>
              </v:roundrect>
            </w:pict>
          </mc:Fallback>
        </mc:AlternateContent>
      </w:r>
    </w:p>
    <w:p w14:paraId="3617A073" w14:textId="77777777" w:rsidR="00E8726C" w:rsidRPr="00F63F51" w:rsidRDefault="00E8726C" w:rsidP="00AC1090">
      <w:pPr>
        <w:spacing w:after="0" w:line="360" w:lineRule="auto"/>
        <w:jc w:val="both"/>
        <w:rPr>
          <w:rFonts w:ascii="Times New Roman" w:hAnsi="Times New Roman" w:cs="Times New Roman"/>
          <w:sz w:val="24"/>
          <w:szCs w:val="24"/>
          <w:lang w:val="id-ID"/>
        </w:rPr>
      </w:pPr>
    </w:p>
    <w:p w14:paraId="43733A1D" w14:textId="77777777" w:rsidR="00E8726C" w:rsidRPr="00F63F51" w:rsidRDefault="009D78B2" w:rsidP="00AC1090">
      <w:pPr>
        <w:spacing w:after="0" w:line="360" w:lineRule="auto"/>
        <w:jc w:val="center"/>
        <w:rPr>
          <w:rFonts w:ascii="Times New Roman" w:hAnsi="Times New Roman" w:cs="Times New Roman"/>
          <w:b/>
          <w:bCs/>
          <w:sz w:val="24"/>
          <w:szCs w:val="24"/>
          <w:lang w:val="id-ID"/>
        </w:rPr>
      </w:pPr>
      <w:r w:rsidRPr="00F63F51">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F371AF0" wp14:editId="50111B50">
                <wp:simplePos x="0" y="0"/>
                <wp:positionH relativeFrom="column">
                  <wp:posOffset>2870835</wp:posOffset>
                </wp:positionH>
                <wp:positionV relativeFrom="paragraph">
                  <wp:posOffset>251460</wp:posOffset>
                </wp:positionV>
                <wp:extent cx="635" cy="429895"/>
                <wp:effectExtent l="76200" t="0" r="75565" b="65405"/>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8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813C00" id="AutoShape 16" o:spid="_x0000_s1026" type="#_x0000_t32" style="position:absolute;margin-left:226.05pt;margin-top:19.8pt;width:.05pt;height:33.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">
                <v:stroke endarrow="block"/>
              </v:shape>
            </w:pict>
          </mc:Fallback>
        </mc:AlternateContent>
      </w:r>
    </w:p>
    <w:p w14:paraId="36893850" w14:textId="77777777" w:rsidR="00E8726C" w:rsidRPr="00F63F51" w:rsidRDefault="00E8726C" w:rsidP="00AC1090">
      <w:pPr>
        <w:spacing w:after="0" w:line="360" w:lineRule="auto"/>
        <w:jc w:val="center"/>
        <w:rPr>
          <w:rFonts w:ascii="Times New Roman" w:hAnsi="Times New Roman" w:cs="Times New Roman"/>
          <w:b/>
          <w:bCs/>
          <w:sz w:val="24"/>
          <w:szCs w:val="24"/>
          <w:lang w:val="id-ID"/>
        </w:rPr>
      </w:pPr>
    </w:p>
    <w:p w14:paraId="49421D5E" w14:textId="77777777" w:rsidR="00E8726C" w:rsidRPr="00F63F51" w:rsidRDefault="009D78B2" w:rsidP="00AC1090">
      <w:pPr>
        <w:spacing w:after="0" w:line="360" w:lineRule="auto"/>
        <w:jc w:val="center"/>
        <w:rPr>
          <w:rFonts w:ascii="Times New Roman" w:hAnsi="Times New Roman" w:cs="Times New Roman"/>
          <w:b/>
          <w:bCs/>
          <w:sz w:val="24"/>
          <w:szCs w:val="24"/>
          <w:lang w:val="id-ID"/>
        </w:rPr>
      </w:pPr>
      <w:r w:rsidRPr="00F63F51">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B51B9C2" wp14:editId="49501E51">
                <wp:simplePos x="0" y="0"/>
                <wp:positionH relativeFrom="column">
                  <wp:posOffset>2081530</wp:posOffset>
                </wp:positionH>
                <wp:positionV relativeFrom="paragraph">
                  <wp:posOffset>149860</wp:posOffset>
                </wp:positionV>
                <wp:extent cx="1595120" cy="285115"/>
                <wp:effectExtent l="0" t="0" r="24130" b="19685"/>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5120" cy="285115"/>
                        </a:xfrm>
                        <a:prstGeom prst="roundRect">
                          <a:avLst>
                            <a:gd name="adj" fmla="val 16667"/>
                          </a:avLst>
                        </a:prstGeom>
                        <a:solidFill>
                          <a:srgbClr val="FFFFFF"/>
                        </a:solidFill>
                        <a:ln w="9525">
                          <a:solidFill>
                            <a:srgbClr val="000000"/>
                          </a:solidFill>
                          <a:round/>
                          <a:headEnd/>
                          <a:tailEnd/>
                        </a:ln>
                      </wps:spPr>
                      <wps:txbx>
                        <w:txbxContent>
                          <w:p w14:paraId="3622A738" w14:textId="77777777" w:rsidR="0077511A" w:rsidRDefault="0077511A">
                            <w:pPr>
                              <w:jc w:val="center"/>
                              <w:rPr>
                                <w:rFonts w:ascii="Times New Roman" w:hAnsi="Times New Roman" w:cs="Times New Roman"/>
                                <w:lang w:val="id-ID"/>
                              </w:rPr>
                            </w:pPr>
                            <w:r>
                              <w:rPr>
                                <w:rFonts w:ascii="Times New Roman" w:hAnsi="Times New Roman" w:cs="Times New Roman"/>
                                <w:lang w:val="id-ID"/>
                              </w:rPr>
                              <w:t>Sembuh/selesai</w:t>
                            </w:r>
                          </w:p>
                          <w:p w14:paraId="6A75D8B2" w14:textId="77777777" w:rsidR="0077511A" w:rsidRDefault="007751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51B9C2" id="AutoShape 15" o:spid="_x0000_s1032" style="position:absolute;left:0;text-align:left;margin-left:163.9pt;margin-top:11.8pt;width:125.6pt;height:22.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">
                <v:textbox>
                  <w:txbxContent>
                    <w:p w14:paraId="3622A738" w14:textId="77777777" w:rsidR="0077511A" w:rsidRDefault="0077511A">
                      <w:pPr>
                        <w:jc w:val="center"/>
                        <w:rPr>
                          <w:rFonts w:ascii="Times New Roman" w:hAnsi="Times New Roman" w:cs="Times New Roman"/>
                          <w:lang w:val="id-ID"/>
                        </w:rPr>
                      </w:pPr>
                      <w:r>
                        <w:rPr>
                          <w:rFonts w:ascii="Times New Roman" w:hAnsi="Times New Roman" w:cs="Times New Roman"/>
                          <w:lang w:val="id-ID"/>
                        </w:rPr>
                        <w:t>Sembuh/selesai</w:t>
                      </w:r>
                    </w:p>
                    <w:p w14:paraId="6A75D8B2" w14:textId="77777777" w:rsidR="0077511A" w:rsidRDefault="0077511A"/>
                  </w:txbxContent>
                </v:textbox>
              </v:roundrect>
            </w:pict>
          </mc:Fallback>
        </mc:AlternateContent>
      </w:r>
    </w:p>
    <w:p w14:paraId="086D83DB"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PASAL 4</w:t>
      </w:r>
    </w:p>
    <w:p w14:paraId="6C6820D4"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HAK &amp;KEWAJIBAN KEDUA BELAH PIHAK</w:t>
      </w:r>
    </w:p>
    <w:p w14:paraId="71C04EA9" w14:textId="77777777" w:rsidR="00E8726C" w:rsidRPr="00F63F51" w:rsidRDefault="00831A7E" w:rsidP="00AC1090">
      <w:p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Di dalam melaksanakan Perjanjian ini, KEDUA BELAH PIHAK mempunyai hak dan kewajiban masing-masing yang harus dilaksanakan dan ditaati, yaitu:</w:t>
      </w:r>
    </w:p>
    <w:p w14:paraId="7996AE17" w14:textId="77777777" w:rsidR="00E8726C" w:rsidRPr="00F63F51" w:rsidRDefault="00831A7E" w:rsidP="00AC1090">
      <w:pPr>
        <w:numPr>
          <w:ilvl w:val="0"/>
          <w:numId w:val="4"/>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PIHAK PERTAMA memiliki hak-hak sebagai berikut:</w:t>
      </w:r>
    </w:p>
    <w:p w14:paraId="24A19C92" w14:textId="77777777" w:rsidR="00E8726C" w:rsidRPr="00F63F51" w:rsidRDefault="00831A7E" w:rsidP="00AC1090">
      <w:pPr>
        <w:pStyle w:val="ListParagraph"/>
        <w:numPr>
          <w:ilvl w:val="0"/>
          <w:numId w:val="5"/>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lang w:val="id-ID"/>
        </w:rPr>
        <w:t>Mendapatkan pelayanan kesehatan bagi karyawan dan orang-orang yang dijamin seperti tersebut di atas.</w:t>
      </w:r>
    </w:p>
    <w:p w14:paraId="67005C63" w14:textId="77777777" w:rsidR="00E8726C" w:rsidRPr="00F63F51" w:rsidRDefault="00831A7E" w:rsidP="00AC1090">
      <w:pPr>
        <w:pStyle w:val="ListParagraph"/>
        <w:numPr>
          <w:ilvl w:val="0"/>
          <w:numId w:val="5"/>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lang w:val="id-ID"/>
        </w:rPr>
        <w:t>Mendapatkan l</w:t>
      </w:r>
      <w:r w:rsidRPr="00F63F51">
        <w:rPr>
          <w:rFonts w:ascii="Times New Roman" w:hAnsi="Times New Roman" w:cs="Times New Roman"/>
          <w:sz w:val="24"/>
          <w:szCs w:val="24"/>
        </w:rPr>
        <w:t>aporan bulanan, berupa:</w:t>
      </w:r>
    </w:p>
    <w:p w14:paraId="13E52985" w14:textId="77777777" w:rsidR="00E8726C" w:rsidRPr="00F63F51" w:rsidRDefault="00831A7E" w:rsidP="00AC1090">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F63F51">
        <w:rPr>
          <w:rFonts w:ascii="Times New Roman" w:hAnsi="Times New Roman" w:cs="Times New Roman"/>
          <w:sz w:val="24"/>
          <w:szCs w:val="24"/>
        </w:rPr>
        <w:t xml:space="preserve">Data kesehatan kerja </w:t>
      </w:r>
    </w:p>
    <w:p w14:paraId="597687D7" w14:textId="77777777" w:rsidR="00E8726C" w:rsidRPr="00F63F51" w:rsidRDefault="00831A7E" w:rsidP="00AC1090">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F63F51">
        <w:rPr>
          <w:rFonts w:ascii="Times New Roman" w:hAnsi="Times New Roman" w:cs="Times New Roman"/>
          <w:sz w:val="24"/>
          <w:szCs w:val="24"/>
        </w:rPr>
        <w:t xml:space="preserve">Data sepuluh besar penyakit </w:t>
      </w:r>
    </w:p>
    <w:p w14:paraId="1F5F453C" w14:textId="77777777" w:rsidR="00B30857" w:rsidRPr="00F63F51" w:rsidRDefault="00831A7E" w:rsidP="00B30857">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F63F51">
        <w:rPr>
          <w:rFonts w:ascii="Times New Roman" w:hAnsi="Times New Roman" w:cs="Times New Roman"/>
          <w:sz w:val="24"/>
          <w:szCs w:val="24"/>
        </w:rPr>
        <w:t xml:space="preserve">Data kecelakaan kerja </w:t>
      </w:r>
    </w:p>
    <w:p w14:paraId="25B70BBB" w14:textId="24EFDEE6" w:rsidR="00E8726C" w:rsidRPr="00F63F51" w:rsidRDefault="00831A7E" w:rsidP="00B30857">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F63F51">
        <w:rPr>
          <w:rFonts w:ascii="Times New Roman" w:hAnsi="Times New Roman" w:cs="Times New Roman"/>
          <w:sz w:val="24"/>
          <w:szCs w:val="24"/>
        </w:rPr>
        <w:t>Lapora</w:t>
      </w:r>
      <w:r w:rsidRPr="00F63F51">
        <w:rPr>
          <w:rFonts w:ascii="Times New Roman" w:hAnsi="Times New Roman" w:cs="Times New Roman"/>
          <w:sz w:val="24"/>
          <w:szCs w:val="24"/>
          <w:lang w:val="id-ID"/>
        </w:rPr>
        <w:t>n</w:t>
      </w:r>
      <w:r w:rsidRPr="00F63F51">
        <w:rPr>
          <w:rFonts w:ascii="Times New Roman" w:hAnsi="Times New Roman" w:cs="Times New Roman"/>
          <w:sz w:val="24"/>
          <w:szCs w:val="24"/>
        </w:rPr>
        <w:t xml:space="preserve"> angka </w:t>
      </w:r>
      <w:r w:rsidRPr="00F63F51">
        <w:rPr>
          <w:rFonts w:ascii="Times New Roman" w:hAnsi="Times New Roman" w:cs="Times New Roman"/>
          <w:sz w:val="24"/>
          <w:szCs w:val="24"/>
          <w:lang w:val="id-ID"/>
        </w:rPr>
        <w:t>kunjungan klinik berdasarkan unit kerja</w:t>
      </w:r>
    </w:p>
    <w:p w14:paraId="7A49D867" w14:textId="77777777" w:rsidR="00E8726C" w:rsidRPr="00F63F51" w:rsidRDefault="00831A7E" w:rsidP="00AC1090">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F63F51">
        <w:rPr>
          <w:rFonts w:ascii="Times New Roman" w:hAnsi="Times New Roman" w:cs="Times New Roman"/>
          <w:sz w:val="24"/>
          <w:szCs w:val="24"/>
        </w:rPr>
        <w:t>Rekam medis karyawa</w:t>
      </w:r>
      <w:r w:rsidRPr="00F63F51">
        <w:rPr>
          <w:rFonts w:ascii="Times New Roman" w:hAnsi="Times New Roman" w:cs="Times New Roman"/>
          <w:sz w:val="24"/>
          <w:szCs w:val="24"/>
          <w:lang w:val="id-ID"/>
        </w:rPr>
        <w:t>n</w:t>
      </w:r>
    </w:p>
    <w:p w14:paraId="7DFFCE97" w14:textId="77777777" w:rsidR="00E8726C" w:rsidRPr="00F63F51" w:rsidRDefault="00831A7E" w:rsidP="00AC1090">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F63F51">
        <w:rPr>
          <w:rFonts w:ascii="Times New Roman" w:hAnsi="Times New Roman" w:cs="Times New Roman"/>
          <w:sz w:val="24"/>
          <w:szCs w:val="24"/>
          <w:lang w:val="id-ID"/>
        </w:rPr>
        <w:t>Monitoring ibu hamil</w:t>
      </w:r>
    </w:p>
    <w:p w14:paraId="59A57BB4" w14:textId="77777777" w:rsidR="00E8726C" w:rsidRPr="00F63F51" w:rsidRDefault="00831A7E" w:rsidP="00AC1090">
      <w:pPr>
        <w:pStyle w:val="ListParagraph"/>
        <w:numPr>
          <w:ilvl w:val="0"/>
          <w:numId w:val="5"/>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lang w:val="id-ID"/>
        </w:rPr>
        <w:lastRenderedPageBreak/>
        <w:t>Mendapatkan copy personal file karyawan PIHAK KEDUA yang melayani PIHAK PERTAMA.</w:t>
      </w:r>
    </w:p>
    <w:p w14:paraId="3C87842E" w14:textId="77777777" w:rsidR="00E8726C" w:rsidRPr="00F63F51" w:rsidRDefault="00831A7E" w:rsidP="00AC1090">
      <w:pPr>
        <w:pStyle w:val="ListParagraph"/>
        <w:numPr>
          <w:ilvl w:val="0"/>
          <w:numId w:val="5"/>
        </w:numPr>
        <w:spacing w:after="0" w:line="360" w:lineRule="auto"/>
        <w:jc w:val="both"/>
        <w:rPr>
          <w:rFonts w:ascii="Times New Roman" w:hAnsi="Times New Roman" w:cs="Times New Roman"/>
          <w:sz w:val="24"/>
          <w:szCs w:val="24"/>
        </w:rPr>
      </w:pPr>
      <w:commentRangeStart w:id="26"/>
      <w:r w:rsidRPr="00F63F51">
        <w:rPr>
          <w:rFonts w:ascii="Times New Roman" w:hAnsi="Times New Roman" w:cs="Times New Roman"/>
          <w:sz w:val="24"/>
          <w:szCs w:val="24"/>
          <w:lang w:val="id-ID"/>
        </w:rPr>
        <w:t>Mendapatkan pelayanan</w:t>
      </w:r>
      <w:r w:rsidRPr="00F63F51">
        <w:rPr>
          <w:rFonts w:ascii="Times New Roman" w:hAnsi="Times New Roman" w:cs="Times New Roman"/>
          <w:sz w:val="24"/>
          <w:szCs w:val="24"/>
        </w:rPr>
        <w:t xml:space="preserve"> pengisian </w:t>
      </w:r>
      <w:r w:rsidRPr="00F63F51">
        <w:rPr>
          <w:rFonts w:ascii="Times New Roman" w:hAnsi="Times New Roman" w:cs="Times New Roman"/>
          <w:sz w:val="24"/>
          <w:szCs w:val="24"/>
          <w:lang w:val="id-ID"/>
        </w:rPr>
        <w:t xml:space="preserve"> kebutuhan</w:t>
      </w:r>
      <w:r w:rsidRPr="00F63F51">
        <w:rPr>
          <w:rFonts w:ascii="Times New Roman" w:hAnsi="Times New Roman" w:cs="Times New Roman"/>
          <w:sz w:val="24"/>
          <w:szCs w:val="24"/>
        </w:rPr>
        <w:t xml:space="preserve"> kotak </w:t>
      </w:r>
      <w:r w:rsidRPr="00F63F51">
        <w:rPr>
          <w:rFonts w:ascii="Times New Roman" w:hAnsi="Times New Roman" w:cs="Times New Roman"/>
          <w:sz w:val="24"/>
          <w:szCs w:val="24"/>
          <w:lang w:val="id-ID"/>
        </w:rPr>
        <w:t xml:space="preserve"> P3K</w:t>
      </w:r>
      <w:r w:rsidRPr="00F63F51">
        <w:rPr>
          <w:rFonts w:ascii="Times New Roman" w:hAnsi="Times New Roman" w:cs="Times New Roman"/>
          <w:sz w:val="24"/>
          <w:szCs w:val="24"/>
        </w:rPr>
        <w:t xml:space="preserve"> (bilamana ada yang habis)</w:t>
      </w:r>
      <w:commentRangeEnd w:id="26"/>
      <w:r w:rsidR="0077511A" w:rsidRPr="00F63F51">
        <w:rPr>
          <w:rStyle w:val="CommentReference"/>
        </w:rPr>
        <w:commentReference w:id="26"/>
      </w:r>
    </w:p>
    <w:p w14:paraId="35E69FBE" w14:textId="77777777" w:rsidR="00E8726C" w:rsidRPr="00F63F51" w:rsidRDefault="00831A7E" w:rsidP="00AC1090">
      <w:pPr>
        <w:pStyle w:val="ListParagraph"/>
        <w:numPr>
          <w:ilvl w:val="0"/>
          <w:numId w:val="5"/>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lang w:val="id-ID"/>
        </w:rPr>
        <w:t>Mendapatkan copy laporan penggajian serta data absensi dan pembayaran bpjs karyawan yang melayani PIHAK PERTAMA maksimum tanggal 15 setiap bulannya</w:t>
      </w:r>
    </w:p>
    <w:p w14:paraId="6B8B1D5A" w14:textId="77777777" w:rsidR="00E8726C" w:rsidRPr="00F63F51" w:rsidRDefault="00831A7E" w:rsidP="00AC1090">
      <w:pPr>
        <w:numPr>
          <w:ilvl w:val="0"/>
          <w:numId w:val="4"/>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 xml:space="preserve">PIHAK PERTAMA  memiliki kewajiban sebagai berikut: </w:t>
      </w:r>
    </w:p>
    <w:p w14:paraId="52F20406" w14:textId="77777777" w:rsidR="00E8726C" w:rsidRPr="00F63F51" w:rsidRDefault="00831A7E" w:rsidP="00AC1090">
      <w:pPr>
        <w:numPr>
          <w:ilvl w:val="0"/>
          <w:numId w:val="7"/>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Pengadaan ruangan klinik</w:t>
      </w:r>
      <w:r w:rsidRPr="00F63F51">
        <w:rPr>
          <w:rFonts w:ascii="Times New Roman" w:hAnsi="Times New Roman" w:cs="Times New Roman"/>
          <w:sz w:val="24"/>
          <w:szCs w:val="24"/>
          <w:lang w:val="id-ID"/>
        </w:rPr>
        <w:t>.</w:t>
      </w:r>
    </w:p>
    <w:p w14:paraId="29913D9C" w14:textId="77777777" w:rsidR="00E8726C" w:rsidRPr="00F63F51" w:rsidRDefault="00831A7E" w:rsidP="00AC1090">
      <w:pPr>
        <w:numPr>
          <w:ilvl w:val="0"/>
          <w:numId w:val="7"/>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 xml:space="preserve">Membantu menyediakan data karyawan </w:t>
      </w:r>
      <w:r w:rsidRPr="00F63F51">
        <w:rPr>
          <w:rFonts w:ascii="Times New Roman" w:hAnsi="Times New Roman" w:cs="Times New Roman"/>
          <w:sz w:val="24"/>
          <w:szCs w:val="24"/>
          <w:lang w:val="id-ID"/>
        </w:rPr>
        <w:t>untuk kepentingan pelaporan bulanan</w:t>
      </w:r>
    </w:p>
    <w:p w14:paraId="43F564EF" w14:textId="77777777" w:rsidR="00E8726C" w:rsidRPr="00F63F51" w:rsidRDefault="00831A7E" w:rsidP="00AC1090">
      <w:pPr>
        <w:numPr>
          <w:ilvl w:val="0"/>
          <w:numId w:val="7"/>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Membayar tagihan yang timbul setiap bulannya sesuai kesepakatan</w:t>
      </w:r>
    </w:p>
    <w:p w14:paraId="382E07CE" w14:textId="77777777" w:rsidR="00E8726C" w:rsidRPr="00F63F51" w:rsidRDefault="00831A7E" w:rsidP="00AC1090">
      <w:pPr>
        <w:numPr>
          <w:ilvl w:val="0"/>
          <w:numId w:val="4"/>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PIHAK KEDUA memiliki hak-hak sebagai berikut:</w:t>
      </w:r>
    </w:p>
    <w:p w14:paraId="58EE41A7" w14:textId="77777777" w:rsidR="00E8726C" w:rsidRPr="00F63F51" w:rsidRDefault="00831A7E" w:rsidP="00AC1090">
      <w:pPr>
        <w:numPr>
          <w:ilvl w:val="0"/>
          <w:numId w:val="8"/>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 xml:space="preserve">Mendapatkan data data karyawan </w:t>
      </w:r>
      <w:r w:rsidRPr="00F63F51">
        <w:rPr>
          <w:rFonts w:ascii="Times New Roman" w:hAnsi="Times New Roman" w:cs="Times New Roman"/>
          <w:sz w:val="24"/>
          <w:szCs w:val="24"/>
          <w:lang w:val="id-ID"/>
        </w:rPr>
        <w:t>untuk kepentingan pelaporan bulanan dan tagihan.</w:t>
      </w:r>
    </w:p>
    <w:p w14:paraId="47597903" w14:textId="77777777" w:rsidR="00E8726C" w:rsidRPr="00F63F51" w:rsidRDefault="00831A7E" w:rsidP="00AC1090">
      <w:pPr>
        <w:numPr>
          <w:ilvl w:val="0"/>
          <w:numId w:val="8"/>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lang w:val="id-ID"/>
        </w:rPr>
        <w:t>Mengetahui riwayat sakit karyawan, melalui hasil MCU baik annual maupun pre-employment</w:t>
      </w:r>
      <w:ins w:id="27" w:author="SPVJF-GA-03" w:date="2021-05-05T08:32:00Z">
        <w:r w:rsidR="009804DD" w:rsidRPr="00F63F51">
          <w:rPr>
            <w:rFonts w:ascii="Times New Roman" w:hAnsi="Times New Roman" w:cs="Times New Roman"/>
            <w:sz w:val="24"/>
            <w:szCs w:val="24"/>
          </w:rPr>
          <w:t>.</w:t>
        </w:r>
      </w:ins>
    </w:p>
    <w:p w14:paraId="4E843DA8" w14:textId="77777777" w:rsidR="00E8726C" w:rsidRPr="00F63F51" w:rsidRDefault="00831A7E" w:rsidP="00AC1090">
      <w:pPr>
        <w:numPr>
          <w:ilvl w:val="0"/>
          <w:numId w:val="8"/>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Menerima pemberitahuan pembayaran tagihan yang timbul setiap bulannya</w:t>
      </w:r>
    </w:p>
    <w:p w14:paraId="423E4081" w14:textId="77777777" w:rsidR="00E8726C" w:rsidRPr="00F63F51" w:rsidRDefault="00831A7E" w:rsidP="00AC1090">
      <w:pPr>
        <w:numPr>
          <w:ilvl w:val="0"/>
          <w:numId w:val="8"/>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Me</w:t>
      </w:r>
      <w:r w:rsidRPr="00F63F51">
        <w:rPr>
          <w:rFonts w:ascii="Times New Roman" w:hAnsi="Times New Roman" w:cs="Times New Roman"/>
          <w:sz w:val="24"/>
          <w:szCs w:val="24"/>
          <w:lang w:val="id-ID"/>
        </w:rPr>
        <w:t>masuki area produksi untuk pengecekan bahaya terkait kesehatan kerja, melakukan pertolongan pertama dan pengisian</w:t>
      </w:r>
      <w:r w:rsidRPr="00F63F51">
        <w:rPr>
          <w:rFonts w:ascii="Times New Roman" w:hAnsi="Times New Roman" w:cs="Times New Roman"/>
          <w:sz w:val="24"/>
          <w:szCs w:val="24"/>
        </w:rPr>
        <w:t xml:space="preserve"> stok </w:t>
      </w:r>
      <w:r w:rsidRPr="00F63F51">
        <w:rPr>
          <w:rFonts w:ascii="Times New Roman" w:hAnsi="Times New Roman" w:cs="Times New Roman"/>
          <w:sz w:val="24"/>
          <w:szCs w:val="24"/>
          <w:lang w:val="id-ID"/>
        </w:rPr>
        <w:t xml:space="preserve"> kotak P3K</w:t>
      </w:r>
      <w:r w:rsidRPr="00F63F51">
        <w:rPr>
          <w:rFonts w:ascii="Times New Roman" w:hAnsi="Times New Roman" w:cs="Times New Roman"/>
          <w:sz w:val="24"/>
          <w:szCs w:val="24"/>
        </w:rPr>
        <w:t xml:space="preserve"> yang habis </w:t>
      </w:r>
    </w:p>
    <w:p w14:paraId="693D72F9" w14:textId="77777777" w:rsidR="00E8726C" w:rsidRPr="00F63F51" w:rsidRDefault="00831A7E" w:rsidP="00AC1090">
      <w:pPr>
        <w:numPr>
          <w:ilvl w:val="0"/>
          <w:numId w:val="4"/>
        </w:numPr>
        <w:spacing w:after="0" w:line="360" w:lineRule="auto"/>
        <w:jc w:val="both"/>
        <w:rPr>
          <w:rFonts w:ascii="Times New Roman" w:hAnsi="Times New Roman" w:cs="Times New Roman"/>
          <w:sz w:val="24"/>
          <w:szCs w:val="24"/>
        </w:rPr>
      </w:pPr>
      <w:commentRangeStart w:id="28"/>
      <w:commentRangeStart w:id="29"/>
      <w:r w:rsidRPr="00F63F51">
        <w:rPr>
          <w:rFonts w:ascii="Times New Roman" w:hAnsi="Times New Roman" w:cs="Times New Roman"/>
          <w:sz w:val="24"/>
          <w:szCs w:val="24"/>
        </w:rPr>
        <w:t>PIHAK KEDUA memiliki kewajiban sebagai berikut</w:t>
      </w:r>
      <w:commentRangeEnd w:id="28"/>
      <w:r w:rsidR="007F77CA" w:rsidRPr="00F63F51">
        <w:rPr>
          <w:rStyle w:val="CommentReference"/>
          <w:rFonts w:ascii="Times New Roman" w:hAnsi="Times New Roman" w:cs="Times New Roman"/>
          <w:sz w:val="24"/>
          <w:szCs w:val="24"/>
          <w:rPrChange w:id="30" w:author="SITI FITRIANI" w:date="2021-05-07T08:57:00Z">
            <w:rPr>
              <w:rStyle w:val="CommentReference"/>
            </w:rPr>
          </w:rPrChange>
        </w:rPr>
        <w:commentReference w:id="28"/>
      </w:r>
      <w:commentRangeEnd w:id="29"/>
      <w:r w:rsidR="0077511A" w:rsidRPr="00F63F51">
        <w:rPr>
          <w:rStyle w:val="CommentReference"/>
        </w:rPr>
        <w:commentReference w:id="29"/>
      </w:r>
      <w:r w:rsidRPr="00F63F51">
        <w:rPr>
          <w:rFonts w:ascii="Times New Roman" w:hAnsi="Times New Roman" w:cs="Times New Roman"/>
          <w:sz w:val="24"/>
          <w:szCs w:val="24"/>
        </w:rPr>
        <w:t>:</w:t>
      </w:r>
    </w:p>
    <w:p w14:paraId="757099B0" w14:textId="77777777" w:rsidR="00AB2584" w:rsidRPr="00F63F51" w:rsidRDefault="00AB2584">
      <w:pPr>
        <w:tabs>
          <w:tab w:val="left" w:pos="425"/>
        </w:tabs>
        <w:spacing w:after="0" w:line="360" w:lineRule="auto"/>
        <w:rPr>
          <w:ins w:id="31" w:author="SITI FITRIANI" w:date="2021-05-07T08:47:00Z"/>
          <w:rFonts w:ascii="Times New Roman" w:hAnsi="Times New Roman" w:cs="Times New Roman"/>
          <w:sz w:val="24"/>
          <w:szCs w:val="24"/>
          <w:rPrChange w:id="32" w:author="SITI FITRIANI" w:date="2021-05-07T08:57:00Z">
            <w:rPr>
              <w:ins w:id="33" w:author="SITI FITRIANI" w:date="2021-05-07T08:47:00Z"/>
              <w:rFonts w:ascii="Verdana" w:hAnsi="Verdana" w:cs="Calibri"/>
              <w:sz w:val="20"/>
              <w:szCs w:val="20"/>
            </w:rPr>
          </w:rPrChange>
        </w:rPr>
        <w:pPrChange w:id="34" w:author="SITI FITRIANI" w:date="2021-05-07T09:29:00Z">
          <w:pPr>
            <w:pStyle w:val="BodyTextIndent2"/>
            <w:numPr>
              <w:ilvl w:val="3"/>
              <w:numId w:val="34"/>
            </w:numPr>
            <w:spacing w:before="20" w:line="360" w:lineRule="auto"/>
            <w:ind w:left="2880"/>
          </w:pPr>
        </w:pPrChange>
      </w:pPr>
      <w:ins w:id="35" w:author="SITI FITRIANI" w:date="2021-05-07T08:55:00Z">
        <w:r w:rsidRPr="00F63F51">
          <w:rPr>
            <w:rFonts w:ascii="Times New Roman" w:hAnsi="Times New Roman" w:cs="Times New Roman"/>
            <w:sz w:val="24"/>
            <w:szCs w:val="24"/>
            <w:rPrChange w:id="36" w:author="SITI FITRIANI" w:date="2021-05-07T08:57:00Z">
              <w:rPr>
                <w:rFonts w:ascii="Times New Roman" w:hAnsi="Times New Roman" w:cs="Times New Roman"/>
              </w:rPr>
            </w:rPrChange>
          </w:rPr>
          <w:t xml:space="preserve">1. </w:t>
        </w:r>
      </w:ins>
      <w:ins w:id="37" w:author="SITI FITRIANI" w:date="2021-05-07T08:54:00Z">
        <w:r w:rsidRPr="00F63F51">
          <w:rPr>
            <w:rFonts w:ascii="Times New Roman" w:hAnsi="Times New Roman" w:cs="Times New Roman"/>
            <w:sz w:val="24"/>
            <w:szCs w:val="24"/>
            <w:rPrChange w:id="38" w:author="SITI FITRIANI" w:date="2021-05-07T08:57:00Z">
              <w:rPr>
                <w:rFonts w:ascii="Times New Roman" w:hAnsi="Times New Roman" w:cs="Times New Roman"/>
              </w:rPr>
            </w:rPrChange>
          </w:rPr>
          <w:t>sesuai dengan standar perundang-undangan Indonesia dan persyaratan pelanggan</w:t>
        </w:r>
        <w:r w:rsidRPr="00F63F51">
          <w:rPr>
            <w:rFonts w:ascii="Times New Roman" w:hAnsi="Times New Roman" w:cs="Times New Roman"/>
            <w:sz w:val="24"/>
            <w:szCs w:val="24"/>
            <w:lang w:val="id-ID"/>
            <w:rPrChange w:id="39" w:author="SITI FITRIANI" w:date="2021-05-07T08:57:00Z">
              <w:rPr>
                <w:rFonts w:ascii="Times New Roman" w:hAnsi="Times New Roman" w:cs="Times New Roman"/>
                <w:lang w:val="id-ID"/>
              </w:rPr>
            </w:rPrChange>
          </w:rPr>
          <w:t xml:space="preserve"> </w:t>
        </w:r>
      </w:ins>
      <w:ins w:id="40" w:author="SITI FITRIANI" w:date="2021-05-07T08:55:00Z">
        <w:r w:rsidRPr="00F63F51">
          <w:rPr>
            <w:rFonts w:ascii="Times New Roman" w:hAnsi="Times New Roman" w:cs="Times New Roman"/>
            <w:sz w:val="24"/>
            <w:szCs w:val="24"/>
            <w:rPrChange w:id="41" w:author="SITI FITRIANI" w:date="2021-05-07T08:57:00Z">
              <w:rPr>
                <w:rFonts w:ascii="Times New Roman" w:hAnsi="Times New Roman" w:cs="Times New Roman"/>
              </w:rPr>
            </w:rPrChange>
          </w:rPr>
          <w:t xml:space="preserve"> </w:t>
        </w:r>
      </w:ins>
      <w:ins w:id="42" w:author="SITI FITRIANI" w:date="2021-05-07T08:54:00Z">
        <w:r w:rsidRPr="00F63F51">
          <w:rPr>
            <w:rFonts w:ascii="Times New Roman" w:hAnsi="Times New Roman" w:cs="Times New Roman"/>
            <w:sz w:val="24"/>
            <w:szCs w:val="24"/>
            <w:lang w:val="id-ID"/>
            <w:rPrChange w:id="43" w:author="SITI FITRIANI" w:date="2021-05-07T08:57:00Z">
              <w:rPr>
                <w:rFonts w:ascii="Times New Roman" w:hAnsi="Times New Roman" w:cs="Times New Roman"/>
                <w:lang w:val="id-ID"/>
              </w:rPr>
            </w:rPrChange>
          </w:rPr>
          <w:t>(bersertifikat hyperkes bagi dokter dan paramedis, memiliki STR dan ijazah yang sah)</w:t>
        </w:r>
        <w:r w:rsidRPr="00F63F51">
          <w:rPr>
            <w:rFonts w:ascii="Times New Roman" w:hAnsi="Times New Roman" w:cs="Times New Roman"/>
            <w:sz w:val="24"/>
            <w:szCs w:val="24"/>
            <w:rPrChange w:id="44" w:author="SITI FITRIANI" w:date="2021-05-07T08:57:00Z">
              <w:rPr>
                <w:rFonts w:ascii="Times New Roman" w:hAnsi="Times New Roman" w:cs="Times New Roman"/>
              </w:rPr>
            </w:rPrChange>
          </w:rPr>
          <w:t>.</w:t>
        </w:r>
      </w:ins>
    </w:p>
    <w:p w14:paraId="7BC4EFF7" w14:textId="084F036D" w:rsidR="00F372D6" w:rsidRPr="00F63F51" w:rsidRDefault="00C91E92">
      <w:pPr>
        <w:pStyle w:val="BodyTextIndent2"/>
        <w:numPr>
          <w:ilvl w:val="0"/>
          <w:numId w:val="35"/>
        </w:numPr>
        <w:spacing w:before="20" w:line="360" w:lineRule="auto"/>
        <w:ind w:left="567" w:hanging="283"/>
        <w:rPr>
          <w:rFonts w:ascii="Times New Roman" w:hAnsi="Times New Roman" w:cs="Times New Roman"/>
          <w:color w:val="000000" w:themeColor="text1"/>
        </w:rPr>
      </w:pPr>
      <w:r w:rsidRPr="00F63F51">
        <w:rPr>
          <w:rFonts w:ascii="Times New Roman" w:hAnsi="Times New Roman" w:cs="Times New Roman"/>
          <w:color w:val="000000" w:themeColor="text1"/>
        </w:rPr>
        <w:t>Tiga</w:t>
      </w:r>
      <w:ins w:id="45" w:author="SITI FITRIANI" w:date="2021-05-07T08:48:00Z">
        <w:r w:rsidR="00265C3B" w:rsidRPr="00F63F51">
          <w:rPr>
            <w:rFonts w:ascii="Times New Roman" w:hAnsi="Times New Roman" w:cs="Times New Roman"/>
            <w:color w:val="000000" w:themeColor="text1"/>
            <w:rPrChange w:id="46" w:author="SITI FITRIANI" w:date="2021-05-07T08:57:00Z">
              <w:rPr>
                <w:rFonts w:ascii="Verdana" w:hAnsi="Verdana" w:cs="Calibri"/>
                <w:color w:val="000000" w:themeColor="text1"/>
                <w:sz w:val="20"/>
                <w:szCs w:val="20"/>
              </w:rPr>
            </w:rPrChange>
          </w:rPr>
          <w:t xml:space="preserve"> (</w:t>
        </w:r>
      </w:ins>
      <w:r w:rsidRPr="00F63F51">
        <w:rPr>
          <w:rFonts w:ascii="Times New Roman" w:hAnsi="Times New Roman" w:cs="Times New Roman"/>
          <w:color w:val="000000" w:themeColor="text1"/>
        </w:rPr>
        <w:t>3</w:t>
      </w:r>
      <w:ins w:id="47" w:author="SITI FITRIANI" w:date="2021-05-07T08:48:00Z">
        <w:r w:rsidR="00265C3B" w:rsidRPr="00F63F51">
          <w:rPr>
            <w:rFonts w:ascii="Times New Roman" w:hAnsi="Times New Roman" w:cs="Times New Roman"/>
            <w:color w:val="000000" w:themeColor="text1"/>
            <w:rPrChange w:id="48" w:author="SITI FITRIANI" w:date="2021-05-07T08:57:00Z">
              <w:rPr>
                <w:rFonts w:ascii="Verdana" w:hAnsi="Verdana" w:cs="Calibri"/>
                <w:color w:val="000000" w:themeColor="text1"/>
                <w:sz w:val="20"/>
                <w:szCs w:val="20"/>
              </w:rPr>
            </w:rPrChange>
          </w:rPr>
          <w:t xml:space="preserve">) </w:t>
        </w:r>
      </w:ins>
      <w:commentRangeStart w:id="49"/>
      <w:ins w:id="50" w:author="SITI FITRIANI" w:date="2021-05-07T08:47:00Z">
        <w:r w:rsidR="00265C3B" w:rsidRPr="00F63F51">
          <w:rPr>
            <w:rFonts w:ascii="Times New Roman" w:hAnsi="Times New Roman" w:cs="Times New Roman"/>
            <w:color w:val="000000" w:themeColor="text1"/>
            <w:rPrChange w:id="51" w:author="SITI FITRIANI" w:date="2021-05-07T08:57:00Z">
              <w:rPr>
                <w:rFonts w:ascii="Verdana" w:hAnsi="Verdana" w:cs="Calibri"/>
                <w:sz w:val="20"/>
                <w:szCs w:val="20"/>
              </w:rPr>
            </w:rPrChange>
          </w:rPr>
          <w:t>Dokter</w:t>
        </w:r>
      </w:ins>
      <w:commentRangeEnd w:id="49"/>
      <w:r w:rsidR="001E199B" w:rsidRPr="00F63F51">
        <w:rPr>
          <w:rStyle w:val="CommentReference"/>
          <w:rFonts w:asciiTheme="minorHAnsi" w:eastAsiaTheme="minorHAnsi" w:hAnsiTheme="minorHAnsi" w:cstheme="minorBidi"/>
        </w:rPr>
        <w:commentReference w:id="49"/>
      </w:r>
      <w:ins w:id="52" w:author="SITI FITRIANI" w:date="2021-05-07T08:47:00Z">
        <w:r w:rsidR="00265C3B" w:rsidRPr="00F63F51">
          <w:rPr>
            <w:rFonts w:ascii="Times New Roman" w:hAnsi="Times New Roman" w:cs="Times New Roman"/>
            <w:color w:val="000000" w:themeColor="text1"/>
            <w:rPrChange w:id="53" w:author="SITI FITRIANI" w:date="2021-05-07T08:57:00Z">
              <w:rPr>
                <w:rFonts w:ascii="Verdana" w:hAnsi="Verdana" w:cs="Calibri"/>
                <w:sz w:val="20"/>
                <w:szCs w:val="20"/>
              </w:rPr>
            </w:rPrChange>
          </w:rPr>
          <w:t xml:space="preserve"> Jaga </w:t>
        </w:r>
      </w:ins>
      <w:r w:rsidR="00F372D6" w:rsidRPr="00F63F51">
        <w:rPr>
          <w:rFonts w:ascii="Times New Roman" w:hAnsi="Times New Roman" w:cs="Times New Roman"/>
          <w:color w:val="000000" w:themeColor="text1"/>
        </w:rPr>
        <w:t>:</w:t>
      </w:r>
    </w:p>
    <w:p w14:paraId="4D36E0D3" w14:textId="1C8544D0" w:rsidR="00F372D6" w:rsidRPr="00F63F51" w:rsidRDefault="00F372D6" w:rsidP="00F372D6">
      <w:pPr>
        <w:pStyle w:val="BodyTextIndent2"/>
        <w:numPr>
          <w:ilvl w:val="0"/>
          <w:numId w:val="38"/>
        </w:numPr>
        <w:spacing w:before="20" w:line="360" w:lineRule="auto"/>
        <w:rPr>
          <w:rFonts w:ascii="Times New Roman" w:hAnsi="Times New Roman" w:cs="Times New Roman"/>
          <w:color w:val="000000" w:themeColor="text1"/>
        </w:rPr>
      </w:pPr>
      <w:r w:rsidRPr="00F63F51">
        <w:rPr>
          <w:rFonts w:ascii="Times New Roman" w:hAnsi="Times New Roman" w:cs="Times New Roman"/>
          <w:color w:val="000000" w:themeColor="text1"/>
        </w:rPr>
        <w:t xml:space="preserve">Shift pagi </w:t>
      </w:r>
      <w:ins w:id="54" w:author="SITI FITRIANI" w:date="2021-05-07T08:47:00Z">
        <w:r w:rsidR="00265C3B" w:rsidRPr="00F63F51">
          <w:rPr>
            <w:rFonts w:ascii="Times New Roman" w:hAnsi="Times New Roman" w:cs="Times New Roman"/>
            <w:color w:val="000000" w:themeColor="text1"/>
            <w:rPrChange w:id="55" w:author="SITI FITRIANI" w:date="2021-05-07T08:57:00Z">
              <w:rPr>
                <w:rFonts w:ascii="Verdana" w:hAnsi="Verdana" w:cs="Calibri"/>
                <w:sz w:val="20"/>
                <w:szCs w:val="20"/>
              </w:rPr>
            </w:rPrChange>
          </w:rPr>
          <w:t xml:space="preserve">setiap hari Senin sampai dengan hari </w:t>
        </w:r>
      </w:ins>
      <w:r w:rsidRPr="00F63F51">
        <w:rPr>
          <w:rFonts w:ascii="Times New Roman" w:hAnsi="Times New Roman" w:cs="Times New Roman"/>
          <w:color w:val="000000" w:themeColor="text1"/>
        </w:rPr>
        <w:t>Jumat</w:t>
      </w:r>
      <w:ins w:id="56" w:author="SITI FITRIANI" w:date="2021-05-07T08:47:00Z">
        <w:r w:rsidR="00265C3B" w:rsidRPr="00F63F51">
          <w:rPr>
            <w:rFonts w:ascii="Times New Roman" w:hAnsi="Times New Roman" w:cs="Times New Roman"/>
            <w:color w:val="000000" w:themeColor="text1"/>
            <w:rPrChange w:id="57" w:author="SITI FITRIANI" w:date="2021-05-07T08:57:00Z">
              <w:rPr>
                <w:rFonts w:ascii="Verdana" w:hAnsi="Verdana" w:cs="Calibri"/>
                <w:sz w:val="20"/>
                <w:szCs w:val="20"/>
              </w:rPr>
            </w:rPrChange>
          </w:rPr>
          <w:t xml:space="preserve"> selama </w:t>
        </w:r>
      </w:ins>
      <w:r w:rsidRPr="00F63F51">
        <w:rPr>
          <w:rFonts w:ascii="Times New Roman" w:hAnsi="Times New Roman" w:cs="Times New Roman"/>
          <w:color w:val="000000" w:themeColor="text1"/>
        </w:rPr>
        <w:t>8</w:t>
      </w:r>
      <w:ins w:id="58" w:author="SITI FITRIANI" w:date="2021-05-07T08:47:00Z">
        <w:r w:rsidR="00265C3B" w:rsidRPr="00F63F51">
          <w:rPr>
            <w:rFonts w:ascii="Times New Roman" w:hAnsi="Times New Roman" w:cs="Times New Roman"/>
            <w:color w:val="000000" w:themeColor="text1"/>
            <w:rPrChange w:id="59" w:author="SITI FITRIANI" w:date="2021-05-07T08:57:00Z">
              <w:rPr>
                <w:rFonts w:ascii="Verdana" w:hAnsi="Verdana" w:cs="Calibri"/>
                <w:color w:val="000000"/>
                <w:sz w:val="20"/>
                <w:szCs w:val="20"/>
              </w:rPr>
            </w:rPrChange>
          </w:rPr>
          <w:t xml:space="preserve"> (</w:t>
        </w:r>
      </w:ins>
      <w:r w:rsidRPr="00F63F51">
        <w:rPr>
          <w:rFonts w:ascii="Times New Roman" w:hAnsi="Times New Roman" w:cs="Times New Roman"/>
          <w:color w:val="000000" w:themeColor="text1"/>
        </w:rPr>
        <w:t>delapan</w:t>
      </w:r>
      <w:ins w:id="60" w:author="SITI FITRIANI" w:date="2021-05-07T08:47:00Z">
        <w:r w:rsidR="00265C3B" w:rsidRPr="00F63F51">
          <w:rPr>
            <w:rFonts w:ascii="Times New Roman" w:hAnsi="Times New Roman" w:cs="Times New Roman"/>
            <w:color w:val="000000" w:themeColor="text1"/>
            <w:rPrChange w:id="61" w:author="SITI FITRIANI" w:date="2021-05-07T08:57:00Z">
              <w:rPr>
                <w:rFonts w:ascii="Verdana" w:hAnsi="Verdana" w:cs="Calibri"/>
                <w:color w:val="000000" w:themeColor="text1"/>
                <w:sz w:val="20"/>
                <w:szCs w:val="20"/>
              </w:rPr>
            </w:rPrChange>
          </w:rPr>
          <w:t xml:space="preserve">) jam/hari kerja (pukul </w:t>
        </w:r>
      </w:ins>
      <w:r w:rsidRPr="00F63F51">
        <w:rPr>
          <w:rFonts w:ascii="Times New Roman" w:hAnsi="Times New Roman" w:cs="Times New Roman"/>
          <w:color w:val="000000" w:themeColor="text1"/>
        </w:rPr>
        <w:t>07.30</w:t>
      </w:r>
      <w:ins w:id="62" w:author="SITI FITRIANI" w:date="2021-05-07T08:47:00Z">
        <w:r w:rsidR="00265C3B" w:rsidRPr="00F63F51">
          <w:rPr>
            <w:rFonts w:ascii="Times New Roman" w:hAnsi="Times New Roman" w:cs="Times New Roman"/>
            <w:color w:val="000000" w:themeColor="text1"/>
            <w:rPrChange w:id="63" w:author="SITI FITRIANI" w:date="2021-05-07T08:57:00Z">
              <w:rPr>
                <w:rFonts w:ascii="Verdana" w:hAnsi="Verdana" w:cs="Calibri"/>
                <w:color w:val="000000"/>
                <w:sz w:val="20"/>
                <w:szCs w:val="20"/>
              </w:rPr>
            </w:rPrChange>
          </w:rPr>
          <w:t xml:space="preserve"> sampai dengan pukul 1</w:t>
        </w:r>
      </w:ins>
      <w:r w:rsidRPr="00F63F51">
        <w:rPr>
          <w:rFonts w:ascii="Times New Roman" w:hAnsi="Times New Roman" w:cs="Times New Roman"/>
          <w:color w:val="000000" w:themeColor="text1"/>
        </w:rPr>
        <w:t>6</w:t>
      </w:r>
      <w:ins w:id="64" w:author="SITI FITRIANI" w:date="2021-05-07T08:47:00Z">
        <w:r w:rsidR="00265C3B" w:rsidRPr="00F63F51">
          <w:rPr>
            <w:rFonts w:ascii="Times New Roman" w:hAnsi="Times New Roman" w:cs="Times New Roman"/>
            <w:color w:val="000000" w:themeColor="text1"/>
            <w:rPrChange w:id="65" w:author="SITI FITRIANI" w:date="2021-05-07T08:57:00Z">
              <w:rPr>
                <w:rFonts w:ascii="Verdana" w:hAnsi="Verdana" w:cs="Calibri"/>
                <w:color w:val="000000"/>
                <w:sz w:val="20"/>
                <w:szCs w:val="20"/>
              </w:rPr>
            </w:rPrChange>
          </w:rPr>
          <w:t>.</w:t>
        </w:r>
      </w:ins>
      <w:r w:rsidRPr="00F63F51">
        <w:rPr>
          <w:rFonts w:ascii="Times New Roman" w:hAnsi="Times New Roman" w:cs="Times New Roman"/>
          <w:color w:val="000000" w:themeColor="text1"/>
        </w:rPr>
        <w:t>30</w:t>
      </w:r>
      <w:ins w:id="66" w:author="SITI FITRIANI" w:date="2021-05-07T08:47:00Z">
        <w:r w:rsidR="00265C3B" w:rsidRPr="00F63F51">
          <w:rPr>
            <w:rFonts w:ascii="Times New Roman" w:hAnsi="Times New Roman" w:cs="Times New Roman"/>
            <w:color w:val="000000" w:themeColor="text1"/>
            <w:rPrChange w:id="67" w:author="SITI FITRIANI" w:date="2021-05-07T08:57:00Z">
              <w:rPr>
                <w:rFonts w:ascii="Verdana" w:hAnsi="Verdana" w:cs="Calibri"/>
                <w:color w:val="000000"/>
                <w:sz w:val="20"/>
                <w:szCs w:val="20"/>
              </w:rPr>
            </w:rPrChange>
          </w:rPr>
          <w:t xml:space="preserve"> WIB)</w:t>
        </w:r>
      </w:ins>
      <w:r w:rsidR="004F2AA4" w:rsidRPr="00F63F51">
        <w:rPr>
          <w:rFonts w:ascii="Times New Roman" w:hAnsi="Times New Roman" w:cs="Times New Roman"/>
          <w:color w:val="000000" w:themeColor="text1"/>
        </w:rPr>
        <w:t xml:space="preserve"> </w:t>
      </w:r>
      <w:ins w:id="68" w:author="SITI FITRIANI" w:date="2021-05-07T08:47:00Z">
        <w:r w:rsidR="004F2AA4" w:rsidRPr="00F63F51">
          <w:rPr>
            <w:rFonts w:ascii="Times New Roman" w:hAnsi="Times New Roman" w:cs="Times New Roman"/>
            <w:color w:val="000000" w:themeColor="text1"/>
            <w:rPrChange w:id="69" w:author="SITI FITRIANI" w:date="2021-05-07T08:57:00Z">
              <w:rPr>
                <w:rFonts w:ascii="Verdana" w:hAnsi="Verdana" w:cs="Calibri"/>
                <w:sz w:val="20"/>
                <w:szCs w:val="20"/>
              </w:rPr>
            </w:rPrChange>
          </w:rPr>
          <w:t xml:space="preserve">di </w:t>
        </w:r>
        <w:r w:rsidR="004F2AA4" w:rsidRPr="00F63F51">
          <w:rPr>
            <w:rFonts w:ascii="Times New Roman" w:hAnsi="Times New Roman" w:cs="Times New Roman"/>
            <w:i/>
            <w:color w:val="000000" w:themeColor="text1"/>
            <w:rPrChange w:id="70" w:author="SITI FITRIANI" w:date="2021-05-07T08:57:00Z">
              <w:rPr>
                <w:rFonts w:ascii="Verdana" w:hAnsi="Verdana" w:cs="Calibri"/>
                <w:i/>
                <w:sz w:val="20"/>
                <w:szCs w:val="20"/>
              </w:rPr>
            </w:rPrChange>
          </w:rPr>
          <w:t>In-House Clinic</w:t>
        </w:r>
      </w:ins>
      <w:r w:rsidRPr="00F63F51">
        <w:rPr>
          <w:rFonts w:ascii="Times New Roman" w:hAnsi="Times New Roman" w:cs="Times New Roman"/>
          <w:color w:val="000000" w:themeColor="text1"/>
        </w:rPr>
        <w:t>.</w:t>
      </w:r>
    </w:p>
    <w:p w14:paraId="0310DFBD" w14:textId="77777777" w:rsidR="004F2AA4" w:rsidRPr="00F63F51" w:rsidRDefault="00F372D6" w:rsidP="00F372D6">
      <w:pPr>
        <w:pStyle w:val="BodyTextIndent2"/>
        <w:numPr>
          <w:ilvl w:val="0"/>
          <w:numId w:val="38"/>
        </w:numPr>
        <w:spacing w:before="20" w:line="360" w:lineRule="auto"/>
        <w:rPr>
          <w:rFonts w:ascii="Times New Roman" w:hAnsi="Times New Roman" w:cs="Times New Roman"/>
          <w:color w:val="000000" w:themeColor="text1"/>
        </w:rPr>
      </w:pPr>
      <w:r w:rsidRPr="00F63F51">
        <w:rPr>
          <w:rFonts w:ascii="Times New Roman" w:hAnsi="Times New Roman" w:cs="Times New Roman"/>
          <w:color w:val="000000" w:themeColor="text1"/>
        </w:rPr>
        <w:t xml:space="preserve">Shift malam setiap hari Senin sampai dengan hari Jumat selama 2 (dua) jam/hari </w:t>
      </w:r>
      <w:r w:rsidR="004F2AA4" w:rsidRPr="00F63F51">
        <w:rPr>
          <w:rFonts w:ascii="Times New Roman" w:hAnsi="Times New Roman" w:cs="Times New Roman"/>
          <w:color w:val="000000" w:themeColor="text1"/>
        </w:rPr>
        <w:t>kerja (pukul 20.00 sampai dengan pukul 22.00 WIB)</w:t>
      </w:r>
      <w:r w:rsidRPr="00F63F51">
        <w:rPr>
          <w:rFonts w:ascii="Times New Roman" w:hAnsi="Times New Roman" w:cs="Times New Roman"/>
          <w:color w:val="000000" w:themeColor="text1"/>
        </w:rPr>
        <w:t xml:space="preserve"> </w:t>
      </w:r>
      <w:ins w:id="71" w:author="SITI FITRIANI" w:date="2021-05-07T08:47:00Z">
        <w:r w:rsidR="00265C3B" w:rsidRPr="00F63F51">
          <w:rPr>
            <w:rFonts w:ascii="Times New Roman" w:hAnsi="Times New Roman" w:cs="Times New Roman"/>
            <w:color w:val="000000" w:themeColor="text1"/>
            <w:rPrChange w:id="72" w:author="SITI FITRIANI" w:date="2021-05-07T08:57:00Z">
              <w:rPr>
                <w:rFonts w:ascii="Verdana" w:hAnsi="Verdana" w:cs="Calibri"/>
                <w:sz w:val="20"/>
                <w:szCs w:val="20"/>
              </w:rPr>
            </w:rPrChange>
          </w:rPr>
          <w:t xml:space="preserve">di </w:t>
        </w:r>
        <w:r w:rsidR="00265C3B" w:rsidRPr="00F63F51">
          <w:rPr>
            <w:rFonts w:ascii="Times New Roman" w:hAnsi="Times New Roman" w:cs="Times New Roman"/>
            <w:i/>
            <w:color w:val="000000" w:themeColor="text1"/>
            <w:rPrChange w:id="73" w:author="SITI FITRIANI" w:date="2021-05-07T08:57:00Z">
              <w:rPr>
                <w:rFonts w:ascii="Verdana" w:hAnsi="Verdana" w:cs="Calibri"/>
                <w:i/>
                <w:sz w:val="20"/>
                <w:szCs w:val="20"/>
              </w:rPr>
            </w:rPrChange>
          </w:rPr>
          <w:t>In-House Clinic</w:t>
        </w:r>
        <w:r w:rsidR="00265C3B" w:rsidRPr="00F63F51">
          <w:rPr>
            <w:rFonts w:ascii="Times New Roman" w:hAnsi="Times New Roman" w:cs="Times New Roman"/>
            <w:color w:val="000000" w:themeColor="text1"/>
            <w:rPrChange w:id="74" w:author="SITI FITRIANI" w:date="2021-05-07T08:57:00Z">
              <w:rPr>
                <w:rFonts w:ascii="Verdana" w:hAnsi="Verdana" w:cs="Calibri"/>
                <w:sz w:val="20"/>
                <w:szCs w:val="20"/>
              </w:rPr>
            </w:rPrChange>
          </w:rPr>
          <w:t>.</w:t>
        </w:r>
      </w:ins>
    </w:p>
    <w:p w14:paraId="4D5BCF80" w14:textId="3963F8F4" w:rsidR="00265C3B" w:rsidRPr="00F63F51" w:rsidRDefault="00265C3B" w:rsidP="004F2AA4">
      <w:pPr>
        <w:pStyle w:val="BodyTextIndent2"/>
        <w:spacing w:before="20" w:line="360" w:lineRule="auto"/>
        <w:ind w:left="927" w:firstLine="0"/>
        <w:rPr>
          <w:ins w:id="75" w:author="SITI FITRIANI" w:date="2021-05-07T08:47:00Z"/>
          <w:rFonts w:ascii="Times New Roman" w:hAnsi="Times New Roman" w:cs="Times New Roman"/>
          <w:color w:val="000000" w:themeColor="text1"/>
          <w:rPrChange w:id="76" w:author="SITI FITRIANI" w:date="2021-05-07T08:57:00Z">
            <w:rPr>
              <w:ins w:id="77" w:author="SITI FITRIANI" w:date="2021-05-07T08:47:00Z"/>
              <w:rFonts w:ascii="Verdana" w:hAnsi="Verdana" w:cs="Calibri"/>
              <w:sz w:val="20"/>
              <w:szCs w:val="20"/>
            </w:rPr>
          </w:rPrChange>
        </w:rPr>
      </w:pPr>
      <w:ins w:id="78" w:author="SITI FITRIANI" w:date="2021-05-07T08:47:00Z">
        <w:r w:rsidRPr="00F63F51">
          <w:rPr>
            <w:rFonts w:ascii="Times New Roman" w:hAnsi="Times New Roman" w:cs="Times New Roman"/>
            <w:color w:val="000000" w:themeColor="text1"/>
            <w:rPrChange w:id="79" w:author="SITI FITRIANI" w:date="2021-05-07T08:57:00Z">
              <w:rPr>
                <w:rFonts w:ascii="Verdana" w:hAnsi="Verdana" w:cs="Calibri"/>
                <w:sz w:val="20"/>
                <w:szCs w:val="20"/>
              </w:rPr>
            </w:rPrChange>
          </w:rPr>
          <w:t xml:space="preserve">Hari Sabtu, Minggu dan Hari Raya/Besar Libur. Apabila diperlukan piket/jaga di hari Libur dan atau lembur maka biaya piket/jaga lembur yang timbul adalah di luar tagihan </w:t>
        </w:r>
        <w:r w:rsidRPr="00F63F51">
          <w:rPr>
            <w:rFonts w:ascii="Times New Roman" w:hAnsi="Times New Roman" w:cs="Times New Roman"/>
            <w:i/>
            <w:color w:val="000000" w:themeColor="text1"/>
            <w:rPrChange w:id="80" w:author="SITI FITRIANI" w:date="2021-05-07T08:57:00Z">
              <w:rPr>
                <w:rFonts w:ascii="Verdana" w:hAnsi="Verdana" w:cs="Calibri"/>
                <w:i/>
                <w:sz w:val="20"/>
                <w:szCs w:val="20"/>
              </w:rPr>
            </w:rPrChange>
          </w:rPr>
          <w:t>In-House Clinic</w:t>
        </w:r>
        <w:r w:rsidRPr="00F63F51">
          <w:rPr>
            <w:rFonts w:ascii="Times New Roman" w:hAnsi="Times New Roman" w:cs="Times New Roman"/>
            <w:color w:val="000000" w:themeColor="text1"/>
            <w:rPrChange w:id="81" w:author="SITI FITRIANI" w:date="2021-05-07T08:57:00Z">
              <w:rPr>
                <w:rFonts w:ascii="Verdana" w:hAnsi="Verdana" w:cs="Calibri"/>
                <w:sz w:val="20"/>
                <w:szCs w:val="20"/>
              </w:rPr>
            </w:rPrChange>
          </w:rPr>
          <w:t xml:space="preserve"> dan menjadi tanggungan dari PIHAK </w:t>
        </w:r>
      </w:ins>
      <w:ins w:id="82" w:author="SITI FITRIANI" w:date="2021-05-07T08:51:00Z">
        <w:r w:rsidRPr="00F63F51">
          <w:rPr>
            <w:rFonts w:ascii="Times New Roman" w:hAnsi="Times New Roman" w:cs="Times New Roman"/>
            <w:color w:val="000000" w:themeColor="text1"/>
            <w:rPrChange w:id="83" w:author="SITI FITRIANI" w:date="2021-05-07T08:57:00Z">
              <w:rPr>
                <w:rFonts w:ascii="Verdana" w:hAnsi="Verdana" w:cs="Calibri"/>
                <w:color w:val="000000" w:themeColor="text1"/>
                <w:sz w:val="20"/>
                <w:szCs w:val="20"/>
              </w:rPr>
            </w:rPrChange>
          </w:rPr>
          <w:t>KEDUA</w:t>
        </w:r>
      </w:ins>
      <w:ins w:id="84" w:author="SITI FITRIANI" w:date="2021-05-07T08:47:00Z">
        <w:r w:rsidRPr="00F63F51">
          <w:rPr>
            <w:rFonts w:ascii="Times New Roman" w:hAnsi="Times New Roman" w:cs="Times New Roman"/>
            <w:color w:val="000000" w:themeColor="text1"/>
            <w:rPrChange w:id="85" w:author="SITI FITRIANI" w:date="2021-05-07T08:57:00Z">
              <w:rPr>
                <w:rFonts w:ascii="Verdana" w:hAnsi="Verdana" w:cs="Calibri"/>
                <w:sz w:val="20"/>
                <w:szCs w:val="20"/>
              </w:rPr>
            </w:rPrChange>
          </w:rPr>
          <w:t>.</w:t>
        </w:r>
      </w:ins>
    </w:p>
    <w:p w14:paraId="56343AF7" w14:textId="77777777" w:rsidR="00265C3B" w:rsidRPr="00F63F51" w:rsidRDefault="00265C3B">
      <w:pPr>
        <w:pStyle w:val="BodyTextIndent2"/>
        <w:numPr>
          <w:ilvl w:val="0"/>
          <w:numId w:val="35"/>
        </w:numPr>
        <w:spacing w:before="20" w:line="360" w:lineRule="auto"/>
        <w:ind w:left="567" w:hanging="283"/>
        <w:rPr>
          <w:ins w:id="86" w:author="SITI FITRIANI" w:date="2021-05-07T08:47:00Z"/>
          <w:rFonts w:ascii="Times New Roman" w:hAnsi="Times New Roman" w:cs="Times New Roman"/>
          <w:color w:val="000000" w:themeColor="text1"/>
          <w:rPrChange w:id="87" w:author="SITI FITRIANI" w:date="2021-05-07T08:57:00Z">
            <w:rPr>
              <w:ins w:id="88" w:author="SITI FITRIANI" w:date="2021-05-07T08:47:00Z"/>
              <w:rFonts w:ascii="Verdana" w:hAnsi="Verdana" w:cs="Calibri"/>
              <w:sz w:val="20"/>
              <w:szCs w:val="20"/>
            </w:rPr>
          </w:rPrChange>
        </w:rPr>
      </w:pPr>
      <w:ins w:id="89" w:author="SITI FITRIANI" w:date="2021-05-07T08:47:00Z">
        <w:r w:rsidRPr="00F63F51">
          <w:rPr>
            <w:rFonts w:ascii="Times New Roman" w:hAnsi="Times New Roman" w:cs="Times New Roman"/>
            <w:color w:val="000000" w:themeColor="text1"/>
            <w:rPrChange w:id="90" w:author="SITI FITRIANI" w:date="2021-05-07T08:57:00Z">
              <w:rPr>
                <w:rFonts w:ascii="Verdana" w:hAnsi="Verdana" w:cs="Calibri"/>
                <w:sz w:val="20"/>
                <w:szCs w:val="20"/>
              </w:rPr>
            </w:rPrChange>
          </w:rPr>
          <w:t xml:space="preserve">Tiga (3) Perawat Jaga di </w:t>
        </w:r>
        <w:r w:rsidRPr="00F63F51">
          <w:rPr>
            <w:rFonts w:ascii="Times New Roman" w:hAnsi="Times New Roman" w:cs="Times New Roman"/>
            <w:i/>
            <w:color w:val="000000" w:themeColor="text1"/>
            <w:rPrChange w:id="91" w:author="SITI FITRIANI" w:date="2021-05-07T08:57:00Z">
              <w:rPr>
                <w:rFonts w:ascii="Verdana" w:hAnsi="Verdana" w:cs="Calibri"/>
                <w:i/>
                <w:sz w:val="20"/>
                <w:szCs w:val="20"/>
              </w:rPr>
            </w:rPrChange>
          </w:rPr>
          <w:t>In-House Clinic</w:t>
        </w:r>
        <w:r w:rsidRPr="00F63F51">
          <w:rPr>
            <w:rFonts w:ascii="Times New Roman" w:hAnsi="Times New Roman" w:cs="Times New Roman"/>
            <w:color w:val="000000" w:themeColor="text1"/>
            <w:rPrChange w:id="92" w:author="SITI FITRIANI" w:date="2021-05-07T08:57:00Z">
              <w:rPr>
                <w:rFonts w:ascii="Verdana" w:hAnsi="Verdana" w:cs="Calibri"/>
                <w:sz w:val="20"/>
                <w:szCs w:val="20"/>
              </w:rPr>
            </w:rPrChange>
          </w:rPr>
          <w:t xml:space="preserve"> dengan hari kerja Senin sampai dengan Sabtu, ketentuan jam kerja sebagai berikut :</w:t>
        </w:r>
      </w:ins>
    </w:p>
    <w:p w14:paraId="2CC6EAED" w14:textId="77777777" w:rsidR="00265C3B" w:rsidRPr="00F63F51" w:rsidRDefault="00265C3B">
      <w:pPr>
        <w:pStyle w:val="BodyTextIndent2"/>
        <w:numPr>
          <w:ilvl w:val="0"/>
          <w:numId w:val="36"/>
        </w:numPr>
        <w:spacing w:before="20" w:line="360" w:lineRule="auto"/>
        <w:rPr>
          <w:ins w:id="93" w:author="SITI FITRIANI" w:date="2021-05-07T08:47:00Z"/>
          <w:rFonts w:ascii="Times New Roman" w:hAnsi="Times New Roman" w:cs="Times New Roman"/>
          <w:color w:val="000000" w:themeColor="text1"/>
          <w:rPrChange w:id="94" w:author="SITI FITRIANI" w:date="2021-05-07T08:57:00Z">
            <w:rPr>
              <w:ins w:id="95" w:author="SITI FITRIANI" w:date="2021-05-07T08:47:00Z"/>
              <w:rFonts w:ascii="Verdana" w:hAnsi="Verdana" w:cs="Calibri"/>
              <w:sz w:val="20"/>
              <w:szCs w:val="20"/>
            </w:rPr>
          </w:rPrChange>
        </w:rPr>
      </w:pPr>
      <w:ins w:id="96" w:author="SITI FITRIANI" w:date="2021-05-07T08:47:00Z">
        <w:r w:rsidRPr="00F63F51">
          <w:rPr>
            <w:rFonts w:ascii="Times New Roman" w:hAnsi="Times New Roman" w:cs="Times New Roman"/>
            <w:color w:val="000000" w:themeColor="text1"/>
            <w:rPrChange w:id="97" w:author="SITI FITRIANI" w:date="2021-05-07T08:57:00Z">
              <w:rPr>
                <w:rFonts w:ascii="Verdana" w:hAnsi="Verdana" w:cs="Calibri"/>
                <w:sz w:val="20"/>
                <w:szCs w:val="20"/>
              </w:rPr>
            </w:rPrChange>
          </w:rPr>
          <w:t>Senin s/d Jumat</w:t>
        </w:r>
      </w:ins>
    </w:p>
    <w:p w14:paraId="662F4DBA" w14:textId="77777777" w:rsidR="00265C3B" w:rsidRPr="00F63F51" w:rsidRDefault="00265C3B">
      <w:pPr>
        <w:pStyle w:val="BodyTextIndent2"/>
        <w:spacing w:before="20" w:line="360" w:lineRule="auto"/>
        <w:ind w:left="927" w:firstLine="0"/>
        <w:rPr>
          <w:ins w:id="98" w:author="SITI FITRIANI" w:date="2021-05-07T08:47:00Z"/>
          <w:rFonts w:ascii="Times New Roman" w:hAnsi="Times New Roman" w:cs="Times New Roman"/>
          <w:color w:val="000000" w:themeColor="text1"/>
          <w:rPrChange w:id="99" w:author="SITI FITRIANI" w:date="2021-05-07T08:57:00Z">
            <w:rPr>
              <w:ins w:id="100" w:author="SITI FITRIANI" w:date="2021-05-07T08:47:00Z"/>
              <w:rFonts w:ascii="Verdana" w:hAnsi="Verdana" w:cs="Calibri"/>
              <w:sz w:val="20"/>
              <w:szCs w:val="20"/>
            </w:rPr>
          </w:rPrChange>
        </w:rPr>
      </w:pPr>
      <w:ins w:id="101" w:author="SITI FITRIANI" w:date="2021-05-07T08:47:00Z">
        <w:r w:rsidRPr="00F63F51">
          <w:rPr>
            <w:rFonts w:ascii="Times New Roman" w:hAnsi="Times New Roman" w:cs="Times New Roman"/>
            <w:color w:val="000000" w:themeColor="text1"/>
            <w:rPrChange w:id="102" w:author="SITI FITRIANI" w:date="2021-05-07T08:57:00Z">
              <w:rPr>
                <w:rFonts w:ascii="Verdana" w:hAnsi="Verdana" w:cs="Calibri"/>
                <w:color w:val="000000" w:themeColor="text1"/>
                <w:sz w:val="20"/>
                <w:szCs w:val="20"/>
              </w:rPr>
            </w:rPrChange>
          </w:rPr>
          <w:t xml:space="preserve">Shift I </w:t>
        </w:r>
        <w:r w:rsidRPr="00F63F51">
          <w:rPr>
            <w:rFonts w:ascii="Times New Roman" w:hAnsi="Times New Roman" w:cs="Times New Roman"/>
            <w:color w:val="000000" w:themeColor="text1"/>
            <w:rPrChange w:id="103" w:author="SITI FITRIANI" w:date="2021-05-07T08:57:00Z">
              <w:rPr>
                <w:rFonts w:ascii="Verdana" w:hAnsi="Verdana" w:cs="Calibri"/>
                <w:color w:val="000000" w:themeColor="text1"/>
                <w:sz w:val="20"/>
                <w:szCs w:val="20"/>
              </w:rPr>
            </w:rPrChange>
          </w:rPr>
          <w:tab/>
          <w:t>: pkl 0</w:t>
        </w:r>
      </w:ins>
      <w:ins w:id="104" w:author="SITI FITRIANI" w:date="2021-05-07T08:51:00Z">
        <w:r w:rsidRPr="00F63F51">
          <w:rPr>
            <w:rFonts w:ascii="Times New Roman" w:hAnsi="Times New Roman" w:cs="Times New Roman"/>
            <w:color w:val="000000" w:themeColor="text1"/>
            <w:rPrChange w:id="105" w:author="SITI FITRIANI" w:date="2021-05-07T08:57:00Z">
              <w:rPr>
                <w:rFonts w:ascii="Verdana" w:hAnsi="Verdana" w:cs="Calibri"/>
                <w:color w:val="000000" w:themeColor="text1"/>
                <w:sz w:val="20"/>
                <w:szCs w:val="20"/>
              </w:rPr>
            </w:rPrChange>
          </w:rPr>
          <w:t>6</w:t>
        </w:r>
      </w:ins>
      <w:ins w:id="106" w:author="SITI FITRIANI" w:date="2021-05-07T08:47:00Z">
        <w:r w:rsidRPr="00F63F51">
          <w:rPr>
            <w:rFonts w:ascii="Times New Roman" w:hAnsi="Times New Roman" w:cs="Times New Roman"/>
            <w:color w:val="000000" w:themeColor="text1"/>
            <w:rPrChange w:id="107" w:author="SITI FITRIANI" w:date="2021-05-07T08:57:00Z">
              <w:rPr>
                <w:rFonts w:ascii="Verdana" w:hAnsi="Verdana" w:cs="Calibri"/>
                <w:sz w:val="20"/>
                <w:szCs w:val="20"/>
              </w:rPr>
            </w:rPrChange>
          </w:rPr>
          <w:t xml:space="preserve">.00 s/d 14.00 WIB, istirahat pkl 13.00 s/d 13.30 </w:t>
        </w:r>
      </w:ins>
    </w:p>
    <w:p w14:paraId="3FC5CB49" w14:textId="77777777" w:rsidR="00265C3B" w:rsidRPr="00F63F51" w:rsidRDefault="00265C3B">
      <w:pPr>
        <w:pStyle w:val="BodyTextIndent2"/>
        <w:spacing w:before="20" w:line="360" w:lineRule="auto"/>
        <w:ind w:left="927" w:firstLine="0"/>
        <w:rPr>
          <w:ins w:id="108" w:author="SITI FITRIANI" w:date="2021-05-07T08:47:00Z"/>
          <w:rFonts w:ascii="Times New Roman" w:hAnsi="Times New Roman" w:cs="Times New Roman"/>
          <w:color w:val="000000" w:themeColor="text1"/>
          <w:rPrChange w:id="109" w:author="SITI FITRIANI" w:date="2021-05-07T08:57:00Z">
            <w:rPr>
              <w:ins w:id="110" w:author="SITI FITRIANI" w:date="2021-05-07T08:47:00Z"/>
              <w:rFonts w:ascii="Verdana" w:hAnsi="Verdana" w:cs="Calibri"/>
              <w:sz w:val="20"/>
              <w:szCs w:val="20"/>
            </w:rPr>
          </w:rPrChange>
        </w:rPr>
      </w:pPr>
      <w:ins w:id="111" w:author="SITI FITRIANI" w:date="2021-05-07T08:47:00Z">
        <w:r w:rsidRPr="00F63F51">
          <w:rPr>
            <w:rFonts w:ascii="Times New Roman" w:hAnsi="Times New Roman" w:cs="Times New Roman"/>
            <w:color w:val="000000" w:themeColor="text1"/>
            <w:rPrChange w:id="112" w:author="SITI FITRIANI" w:date="2021-05-07T08:57:00Z">
              <w:rPr>
                <w:rFonts w:ascii="Verdana" w:hAnsi="Verdana" w:cs="Calibri"/>
                <w:color w:val="000000" w:themeColor="text1"/>
                <w:sz w:val="20"/>
                <w:szCs w:val="20"/>
              </w:rPr>
            </w:rPrChange>
          </w:rPr>
          <w:t>Shift II</w:t>
        </w:r>
        <w:r w:rsidRPr="00F63F51">
          <w:rPr>
            <w:rFonts w:ascii="Times New Roman" w:hAnsi="Times New Roman" w:cs="Times New Roman"/>
            <w:color w:val="000000" w:themeColor="text1"/>
            <w:rPrChange w:id="113" w:author="SITI FITRIANI" w:date="2021-05-07T08:57:00Z">
              <w:rPr>
                <w:rFonts w:ascii="Verdana" w:hAnsi="Verdana" w:cs="Calibri"/>
                <w:color w:val="000000" w:themeColor="text1"/>
                <w:sz w:val="20"/>
                <w:szCs w:val="20"/>
              </w:rPr>
            </w:rPrChange>
          </w:rPr>
          <w:tab/>
          <w:t xml:space="preserve">: pkl 14.00 s/d </w:t>
        </w:r>
      </w:ins>
      <w:ins w:id="114" w:author="SITI FITRIANI" w:date="2021-05-07T08:51:00Z">
        <w:r w:rsidRPr="00F63F51">
          <w:rPr>
            <w:rFonts w:ascii="Times New Roman" w:hAnsi="Times New Roman" w:cs="Times New Roman"/>
            <w:color w:val="000000" w:themeColor="text1"/>
            <w:rPrChange w:id="115" w:author="SITI FITRIANI" w:date="2021-05-07T08:57:00Z">
              <w:rPr>
                <w:rFonts w:ascii="Verdana" w:hAnsi="Verdana" w:cs="Calibri"/>
                <w:color w:val="000000" w:themeColor="text1"/>
                <w:sz w:val="20"/>
                <w:szCs w:val="20"/>
              </w:rPr>
            </w:rPrChange>
          </w:rPr>
          <w:t>22</w:t>
        </w:r>
      </w:ins>
      <w:ins w:id="116" w:author="SITI FITRIANI" w:date="2021-05-07T08:47:00Z">
        <w:r w:rsidRPr="00F63F51">
          <w:rPr>
            <w:rFonts w:ascii="Times New Roman" w:hAnsi="Times New Roman" w:cs="Times New Roman"/>
            <w:color w:val="000000" w:themeColor="text1"/>
            <w:rPrChange w:id="117" w:author="SITI FITRIANI" w:date="2021-05-07T08:57:00Z">
              <w:rPr>
                <w:rFonts w:ascii="Verdana" w:hAnsi="Verdana" w:cs="Calibri"/>
                <w:sz w:val="20"/>
                <w:szCs w:val="20"/>
              </w:rPr>
            </w:rPrChange>
          </w:rPr>
          <w:t xml:space="preserve">.00 WIB, istirahat pkl 18.00 s/d 18.30 </w:t>
        </w:r>
      </w:ins>
    </w:p>
    <w:p w14:paraId="22148CE2" w14:textId="77777777" w:rsidR="00265C3B" w:rsidRPr="00F63F51" w:rsidRDefault="00265C3B">
      <w:pPr>
        <w:pStyle w:val="BodyTextIndent2"/>
        <w:spacing w:before="20" w:line="360" w:lineRule="auto"/>
        <w:ind w:left="927" w:firstLine="0"/>
        <w:rPr>
          <w:ins w:id="118" w:author="SITI FITRIANI" w:date="2021-05-07T08:47:00Z"/>
          <w:rFonts w:ascii="Times New Roman" w:hAnsi="Times New Roman" w:cs="Times New Roman"/>
          <w:color w:val="000000" w:themeColor="text1"/>
          <w:rPrChange w:id="119" w:author="SITI FITRIANI" w:date="2021-05-07T08:57:00Z">
            <w:rPr>
              <w:ins w:id="120" w:author="SITI FITRIANI" w:date="2021-05-07T08:47:00Z"/>
              <w:rFonts w:ascii="Verdana" w:hAnsi="Verdana" w:cs="Calibri"/>
              <w:sz w:val="20"/>
              <w:szCs w:val="20"/>
            </w:rPr>
          </w:rPrChange>
        </w:rPr>
      </w:pPr>
      <w:ins w:id="121" w:author="SITI FITRIANI" w:date="2021-05-07T08:47:00Z">
        <w:r w:rsidRPr="00F63F51">
          <w:rPr>
            <w:rFonts w:ascii="Times New Roman" w:hAnsi="Times New Roman" w:cs="Times New Roman"/>
            <w:color w:val="000000" w:themeColor="text1"/>
            <w:rPrChange w:id="122" w:author="SITI FITRIANI" w:date="2021-05-07T08:57:00Z">
              <w:rPr>
                <w:rFonts w:ascii="Verdana" w:hAnsi="Verdana" w:cs="Calibri"/>
                <w:sz w:val="20"/>
                <w:szCs w:val="20"/>
              </w:rPr>
            </w:rPrChange>
          </w:rPr>
          <w:t>Shift III</w:t>
        </w:r>
        <w:r w:rsidRPr="00F63F51">
          <w:rPr>
            <w:rFonts w:ascii="Times New Roman" w:hAnsi="Times New Roman" w:cs="Times New Roman"/>
            <w:color w:val="000000" w:themeColor="text1"/>
            <w:rPrChange w:id="123" w:author="SITI FITRIANI" w:date="2021-05-07T08:57:00Z">
              <w:rPr>
                <w:rFonts w:ascii="Verdana" w:hAnsi="Verdana" w:cs="Calibri"/>
                <w:color w:val="000000" w:themeColor="text1"/>
                <w:sz w:val="20"/>
                <w:szCs w:val="20"/>
              </w:rPr>
            </w:rPrChange>
          </w:rPr>
          <w:tab/>
          <w:t>: pkl 2</w:t>
        </w:r>
      </w:ins>
      <w:ins w:id="124" w:author="SITI FITRIANI" w:date="2021-05-07T08:51:00Z">
        <w:r w:rsidRPr="00F63F51">
          <w:rPr>
            <w:rFonts w:ascii="Times New Roman" w:hAnsi="Times New Roman" w:cs="Times New Roman"/>
            <w:color w:val="000000" w:themeColor="text1"/>
            <w:rPrChange w:id="125" w:author="SITI FITRIANI" w:date="2021-05-07T08:57:00Z">
              <w:rPr>
                <w:rFonts w:ascii="Verdana" w:hAnsi="Verdana" w:cs="Calibri"/>
                <w:color w:val="000000" w:themeColor="text1"/>
                <w:sz w:val="20"/>
                <w:szCs w:val="20"/>
              </w:rPr>
            </w:rPrChange>
          </w:rPr>
          <w:t>2</w:t>
        </w:r>
      </w:ins>
      <w:ins w:id="126" w:author="SITI FITRIANI" w:date="2021-05-07T08:47:00Z">
        <w:r w:rsidRPr="00F63F51">
          <w:rPr>
            <w:rFonts w:ascii="Times New Roman" w:hAnsi="Times New Roman" w:cs="Times New Roman"/>
            <w:color w:val="000000" w:themeColor="text1"/>
            <w:rPrChange w:id="127" w:author="SITI FITRIANI" w:date="2021-05-07T08:57:00Z">
              <w:rPr>
                <w:rFonts w:ascii="Verdana" w:hAnsi="Verdana" w:cs="Calibri"/>
                <w:color w:val="000000" w:themeColor="text1"/>
                <w:sz w:val="20"/>
                <w:szCs w:val="20"/>
              </w:rPr>
            </w:rPrChange>
          </w:rPr>
          <w:t>.00 s/d 0</w:t>
        </w:r>
      </w:ins>
      <w:ins w:id="128" w:author="SITI FITRIANI" w:date="2021-05-07T08:51:00Z">
        <w:r w:rsidRPr="00F63F51">
          <w:rPr>
            <w:rFonts w:ascii="Times New Roman" w:hAnsi="Times New Roman" w:cs="Times New Roman"/>
            <w:color w:val="000000" w:themeColor="text1"/>
            <w:rPrChange w:id="129" w:author="SITI FITRIANI" w:date="2021-05-07T08:57:00Z">
              <w:rPr>
                <w:rFonts w:ascii="Verdana" w:hAnsi="Verdana" w:cs="Calibri"/>
                <w:color w:val="000000" w:themeColor="text1"/>
                <w:sz w:val="20"/>
                <w:szCs w:val="20"/>
              </w:rPr>
            </w:rPrChange>
          </w:rPr>
          <w:t>6</w:t>
        </w:r>
      </w:ins>
      <w:ins w:id="130" w:author="SITI FITRIANI" w:date="2021-05-07T08:47:00Z">
        <w:r w:rsidRPr="00F63F51">
          <w:rPr>
            <w:rFonts w:ascii="Times New Roman" w:hAnsi="Times New Roman" w:cs="Times New Roman"/>
            <w:color w:val="000000" w:themeColor="text1"/>
            <w:rPrChange w:id="131" w:author="SITI FITRIANI" w:date="2021-05-07T08:57:00Z">
              <w:rPr>
                <w:rFonts w:ascii="Verdana" w:hAnsi="Verdana" w:cs="Calibri"/>
                <w:sz w:val="20"/>
                <w:szCs w:val="20"/>
              </w:rPr>
            </w:rPrChange>
          </w:rPr>
          <w:t>.00 WIB, istirahat pkl 01.00 s/d 01.30</w:t>
        </w:r>
      </w:ins>
    </w:p>
    <w:p w14:paraId="096D7A05" w14:textId="77777777" w:rsidR="00265C3B" w:rsidRPr="00F63F51" w:rsidRDefault="00265C3B">
      <w:pPr>
        <w:pStyle w:val="BodyTextIndent2"/>
        <w:numPr>
          <w:ilvl w:val="0"/>
          <w:numId w:val="36"/>
        </w:numPr>
        <w:spacing w:before="20" w:line="360" w:lineRule="auto"/>
        <w:rPr>
          <w:ins w:id="132" w:author="SITI FITRIANI" w:date="2021-05-07T08:47:00Z"/>
          <w:rFonts w:ascii="Times New Roman" w:hAnsi="Times New Roman" w:cs="Times New Roman"/>
          <w:color w:val="000000" w:themeColor="text1"/>
          <w:lang w:val="id-ID"/>
          <w:rPrChange w:id="133" w:author="SITI FITRIANI" w:date="2021-05-07T08:57:00Z">
            <w:rPr>
              <w:ins w:id="134" w:author="SITI FITRIANI" w:date="2021-05-07T08:47:00Z"/>
              <w:rFonts w:ascii="Verdana" w:hAnsi="Verdana"/>
              <w:sz w:val="20"/>
              <w:szCs w:val="20"/>
              <w:lang w:val="id-ID"/>
            </w:rPr>
          </w:rPrChange>
        </w:rPr>
      </w:pPr>
      <w:ins w:id="135" w:author="SITI FITRIANI" w:date="2021-05-07T08:47:00Z">
        <w:r w:rsidRPr="00F63F51">
          <w:rPr>
            <w:rFonts w:ascii="Times New Roman" w:hAnsi="Times New Roman" w:cs="Times New Roman"/>
            <w:color w:val="000000" w:themeColor="text1"/>
            <w:lang w:val="id-ID"/>
            <w:rPrChange w:id="136" w:author="SITI FITRIANI" w:date="2021-05-07T08:57:00Z">
              <w:rPr>
                <w:rFonts w:ascii="Verdana" w:hAnsi="Verdana"/>
                <w:sz w:val="20"/>
                <w:szCs w:val="20"/>
                <w:lang w:val="id-ID"/>
              </w:rPr>
            </w:rPrChange>
          </w:rPr>
          <w:lastRenderedPageBreak/>
          <w:t xml:space="preserve">Sabtu </w:t>
        </w:r>
      </w:ins>
    </w:p>
    <w:p w14:paraId="47EEC2F8" w14:textId="77777777" w:rsidR="00AB2584" w:rsidRPr="00F63F51" w:rsidRDefault="00AB2584">
      <w:pPr>
        <w:pStyle w:val="BodyTextIndent2"/>
        <w:spacing w:before="20" w:line="360" w:lineRule="auto"/>
        <w:rPr>
          <w:ins w:id="137" w:author="SITI FITRIANI" w:date="2021-05-07T08:52:00Z"/>
          <w:rFonts w:ascii="Times New Roman" w:hAnsi="Times New Roman" w:cs="Times New Roman"/>
          <w:color w:val="000000" w:themeColor="text1"/>
          <w:rPrChange w:id="138" w:author="SITI FITRIANI" w:date="2021-05-07T08:57:00Z">
            <w:rPr>
              <w:ins w:id="139" w:author="SITI FITRIANI" w:date="2021-05-07T08:52:00Z"/>
              <w:rFonts w:ascii="Verdana" w:hAnsi="Verdana" w:cs="Calibri"/>
              <w:color w:val="000000" w:themeColor="text1"/>
              <w:sz w:val="20"/>
              <w:szCs w:val="20"/>
            </w:rPr>
          </w:rPrChange>
        </w:rPr>
        <w:pPrChange w:id="140" w:author="SITI FITRIANI" w:date="2021-05-07T09:29:00Z">
          <w:pPr>
            <w:pStyle w:val="BodyTextIndent2"/>
            <w:numPr>
              <w:numId w:val="36"/>
            </w:numPr>
            <w:spacing w:before="20" w:line="360" w:lineRule="auto"/>
            <w:ind w:left="927"/>
          </w:pPr>
        </w:pPrChange>
      </w:pPr>
      <w:ins w:id="141" w:author="SITI FITRIANI" w:date="2021-05-07T08:56:00Z">
        <w:r w:rsidRPr="00F63F51">
          <w:rPr>
            <w:rFonts w:ascii="Times New Roman" w:hAnsi="Times New Roman" w:cs="Times New Roman"/>
            <w:color w:val="000000" w:themeColor="text1"/>
          </w:rPr>
          <w:t xml:space="preserve">  </w:t>
        </w:r>
      </w:ins>
      <w:ins w:id="142" w:author="SITI FITRIANI" w:date="2021-05-07T08:58:00Z">
        <w:r w:rsidRPr="00F63F51">
          <w:rPr>
            <w:rFonts w:ascii="Times New Roman" w:hAnsi="Times New Roman" w:cs="Times New Roman"/>
            <w:color w:val="000000" w:themeColor="text1"/>
          </w:rPr>
          <w:t xml:space="preserve">      </w:t>
        </w:r>
      </w:ins>
      <w:ins w:id="143" w:author="SITI FITRIANI" w:date="2021-05-07T08:56:00Z">
        <w:r w:rsidRPr="00F63F51">
          <w:rPr>
            <w:rFonts w:ascii="Times New Roman" w:hAnsi="Times New Roman" w:cs="Times New Roman"/>
            <w:color w:val="000000" w:themeColor="text1"/>
          </w:rPr>
          <w:t xml:space="preserve"> </w:t>
        </w:r>
      </w:ins>
      <w:ins w:id="144" w:author="SITI FITRIANI" w:date="2021-05-07T08:52:00Z">
        <w:r w:rsidRPr="00F63F51">
          <w:rPr>
            <w:rFonts w:ascii="Times New Roman" w:hAnsi="Times New Roman" w:cs="Times New Roman"/>
            <w:color w:val="000000" w:themeColor="text1"/>
            <w:rPrChange w:id="145" w:author="SITI FITRIANI" w:date="2021-05-07T08:57:00Z">
              <w:rPr>
                <w:rFonts w:ascii="Verdana" w:hAnsi="Verdana" w:cs="Calibri"/>
                <w:color w:val="000000" w:themeColor="text1"/>
                <w:sz w:val="20"/>
                <w:szCs w:val="20"/>
              </w:rPr>
            </w:rPrChange>
          </w:rPr>
          <w:t xml:space="preserve">Shift I </w:t>
        </w:r>
        <w:r w:rsidRPr="00F63F51">
          <w:rPr>
            <w:rFonts w:ascii="Times New Roman" w:hAnsi="Times New Roman" w:cs="Times New Roman"/>
            <w:color w:val="000000" w:themeColor="text1"/>
            <w:rPrChange w:id="146" w:author="SITI FITRIANI" w:date="2021-05-07T08:57:00Z">
              <w:rPr>
                <w:rFonts w:ascii="Verdana" w:hAnsi="Verdana" w:cs="Calibri"/>
                <w:color w:val="000000" w:themeColor="text1"/>
                <w:sz w:val="20"/>
                <w:szCs w:val="20"/>
              </w:rPr>
            </w:rPrChange>
          </w:rPr>
          <w:tab/>
          <w:t xml:space="preserve">: pkl 06.00 s/d 14.00 WIB, istirahat pkl 13.00 s/d 13.30 </w:t>
        </w:r>
      </w:ins>
    </w:p>
    <w:p w14:paraId="2DBA83EE" w14:textId="77777777" w:rsidR="00AB2584" w:rsidRPr="00F63F51" w:rsidRDefault="00AB2584">
      <w:pPr>
        <w:pStyle w:val="BodyTextIndent2"/>
        <w:spacing w:before="20" w:line="360" w:lineRule="auto"/>
        <w:rPr>
          <w:ins w:id="147" w:author="SITI FITRIANI" w:date="2021-05-07T08:52:00Z"/>
          <w:rFonts w:ascii="Times New Roman" w:hAnsi="Times New Roman" w:cs="Times New Roman"/>
          <w:color w:val="000000" w:themeColor="text1"/>
          <w:rPrChange w:id="148" w:author="SITI FITRIANI" w:date="2021-05-07T08:57:00Z">
            <w:rPr>
              <w:ins w:id="149" w:author="SITI FITRIANI" w:date="2021-05-07T08:52:00Z"/>
              <w:rFonts w:ascii="Verdana" w:hAnsi="Verdana" w:cs="Calibri"/>
              <w:color w:val="000000" w:themeColor="text1"/>
              <w:sz w:val="20"/>
              <w:szCs w:val="20"/>
            </w:rPr>
          </w:rPrChange>
        </w:rPr>
        <w:pPrChange w:id="150" w:author="SITI FITRIANI" w:date="2021-05-07T09:29:00Z">
          <w:pPr>
            <w:pStyle w:val="BodyTextIndent2"/>
            <w:numPr>
              <w:numId w:val="36"/>
            </w:numPr>
            <w:spacing w:before="20" w:line="360" w:lineRule="auto"/>
            <w:ind w:left="927"/>
          </w:pPr>
        </w:pPrChange>
      </w:pPr>
      <w:ins w:id="151" w:author="SITI FITRIANI" w:date="2021-05-07T08:52:00Z">
        <w:r w:rsidRPr="00F63F51">
          <w:rPr>
            <w:rFonts w:ascii="Times New Roman" w:hAnsi="Times New Roman" w:cs="Times New Roman"/>
            <w:color w:val="000000" w:themeColor="text1"/>
            <w:rPrChange w:id="152" w:author="SITI FITRIANI" w:date="2021-05-07T08:57:00Z">
              <w:rPr>
                <w:rFonts w:ascii="Verdana" w:hAnsi="Verdana" w:cs="Calibri"/>
                <w:color w:val="000000" w:themeColor="text1"/>
                <w:sz w:val="20"/>
                <w:szCs w:val="20"/>
              </w:rPr>
            </w:rPrChange>
          </w:rPr>
          <w:t xml:space="preserve">  </w:t>
        </w:r>
      </w:ins>
      <w:ins w:id="153" w:author="SITI FITRIANI" w:date="2021-05-07T08:58:00Z">
        <w:r w:rsidRPr="00F63F51">
          <w:rPr>
            <w:rFonts w:ascii="Times New Roman" w:hAnsi="Times New Roman" w:cs="Times New Roman"/>
            <w:color w:val="000000" w:themeColor="text1"/>
          </w:rPr>
          <w:t xml:space="preserve">    </w:t>
        </w:r>
      </w:ins>
      <w:ins w:id="154" w:author="SITI FITRIANI" w:date="2021-05-07T08:52:00Z">
        <w:r w:rsidRPr="00F63F51">
          <w:rPr>
            <w:rFonts w:ascii="Times New Roman" w:hAnsi="Times New Roman" w:cs="Times New Roman"/>
            <w:color w:val="000000" w:themeColor="text1"/>
            <w:rPrChange w:id="155" w:author="SITI FITRIANI" w:date="2021-05-07T08:57:00Z">
              <w:rPr>
                <w:rFonts w:ascii="Verdana" w:hAnsi="Verdana" w:cs="Calibri"/>
                <w:color w:val="000000" w:themeColor="text1"/>
                <w:sz w:val="20"/>
                <w:szCs w:val="20"/>
              </w:rPr>
            </w:rPrChange>
          </w:rPr>
          <w:t xml:space="preserve"> </w:t>
        </w:r>
      </w:ins>
      <w:ins w:id="156" w:author="SITI FITRIANI" w:date="2021-05-07T08:58:00Z">
        <w:r w:rsidRPr="00F63F51">
          <w:rPr>
            <w:rFonts w:ascii="Times New Roman" w:hAnsi="Times New Roman" w:cs="Times New Roman"/>
            <w:color w:val="000000" w:themeColor="text1"/>
          </w:rPr>
          <w:t xml:space="preserve">  </w:t>
        </w:r>
      </w:ins>
      <w:ins w:id="157" w:author="SITI FITRIANI" w:date="2021-05-07T08:52:00Z">
        <w:r w:rsidRPr="00F63F51">
          <w:rPr>
            <w:rFonts w:ascii="Times New Roman" w:hAnsi="Times New Roman" w:cs="Times New Roman"/>
            <w:color w:val="000000" w:themeColor="text1"/>
            <w:rPrChange w:id="158" w:author="SITI FITRIANI" w:date="2021-05-07T08:57:00Z">
              <w:rPr>
                <w:rFonts w:ascii="Verdana" w:hAnsi="Verdana" w:cs="Calibri"/>
                <w:color w:val="000000" w:themeColor="text1"/>
                <w:sz w:val="20"/>
                <w:szCs w:val="20"/>
              </w:rPr>
            </w:rPrChange>
          </w:rPr>
          <w:t>Shift II</w:t>
        </w:r>
        <w:r w:rsidRPr="00F63F51">
          <w:rPr>
            <w:rFonts w:ascii="Times New Roman" w:hAnsi="Times New Roman" w:cs="Times New Roman"/>
            <w:color w:val="000000" w:themeColor="text1"/>
            <w:rPrChange w:id="159" w:author="SITI FITRIANI" w:date="2021-05-07T08:57:00Z">
              <w:rPr>
                <w:rFonts w:ascii="Verdana" w:hAnsi="Verdana" w:cs="Calibri"/>
                <w:color w:val="000000" w:themeColor="text1"/>
                <w:sz w:val="20"/>
                <w:szCs w:val="20"/>
              </w:rPr>
            </w:rPrChange>
          </w:rPr>
          <w:tab/>
          <w:t xml:space="preserve">: pkl 14.00 s/d 22.00 WIB, istirahat pkl 18.00 s/d 18.30 </w:t>
        </w:r>
      </w:ins>
    </w:p>
    <w:p w14:paraId="67640126" w14:textId="77777777" w:rsidR="00AB2584" w:rsidRPr="00F63F51" w:rsidRDefault="00AB2584">
      <w:pPr>
        <w:pStyle w:val="BodyTextIndent2"/>
        <w:spacing w:before="20" w:line="360" w:lineRule="auto"/>
        <w:ind w:left="0" w:firstLine="0"/>
        <w:rPr>
          <w:ins w:id="160" w:author="SITI FITRIANI" w:date="2021-05-07T08:52:00Z"/>
          <w:rFonts w:ascii="Times New Roman" w:hAnsi="Times New Roman" w:cs="Times New Roman"/>
          <w:color w:val="000000" w:themeColor="text1"/>
          <w:rPrChange w:id="161" w:author="SITI FITRIANI" w:date="2021-05-07T08:57:00Z">
            <w:rPr>
              <w:ins w:id="162" w:author="SITI FITRIANI" w:date="2021-05-07T08:52:00Z"/>
              <w:rFonts w:ascii="Verdana" w:hAnsi="Verdana" w:cs="Calibri"/>
              <w:color w:val="000000" w:themeColor="text1"/>
              <w:sz w:val="20"/>
              <w:szCs w:val="20"/>
            </w:rPr>
          </w:rPrChange>
        </w:rPr>
        <w:pPrChange w:id="163" w:author="SITI FITRIANI" w:date="2021-05-07T09:29:00Z">
          <w:pPr>
            <w:pStyle w:val="BodyTextIndent2"/>
            <w:numPr>
              <w:numId w:val="36"/>
            </w:numPr>
            <w:spacing w:before="20" w:line="360" w:lineRule="auto"/>
            <w:ind w:left="927"/>
          </w:pPr>
        </w:pPrChange>
      </w:pPr>
      <w:ins w:id="164" w:author="SITI FITRIANI" w:date="2021-05-07T08:52:00Z">
        <w:r w:rsidRPr="00F63F51">
          <w:rPr>
            <w:rFonts w:ascii="Times New Roman" w:hAnsi="Times New Roman" w:cs="Times New Roman"/>
            <w:color w:val="000000" w:themeColor="text1"/>
            <w:rPrChange w:id="165" w:author="SITI FITRIANI" w:date="2021-05-07T08:57:00Z">
              <w:rPr>
                <w:rFonts w:ascii="Verdana" w:hAnsi="Verdana" w:cs="Calibri"/>
                <w:color w:val="000000" w:themeColor="text1"/>
                <w:sz w:val="20"/>
                <w:szCs w:val="20"/>
              </w:rPr>
            </w:rPrChange>
          </w:rPr>
          <w:t xml:space="preserve">   </w:t>
        </w:r>
      </w:ins>
      <w:ins w:id="166" w:author="SITI FITRIANI" w:date="2021-05-07T08:56:00Z">
        <w:r w:rsidRPr="00F63F51">
          <w:rPr>
            <w:rFonts w:ascii="Times New Roman" w:hAnsi="Times New Roman" w:cs="Times New Roman"/>
            <w:color w:val="000000" w:themeColor="text1"/>
          </w:rPr>
          <w:t xml:space="preserve">      </w:t>
        </w:r>
      </w:ins>
      <w:r w:rsidR="00A970BE" w:rsidRPr="00F63F51">
        <w:rPr>
          <w:rFonts w:ascii="Times New Roman" w:hAnsi="Times New Roman" w:cs="Times New Roman"/>
          <w:color w:val="000000" w:themeColor="text1"/>
        </w:rPr>
        <w:tab/>
        <w:t xml:space="preserve">   </w:t>
      </w:r>
      <w:ins w:id="167" w:author="SITI FITRIANI" w:date="2021-05-07T08:52:00Z">
        <w:r w:rsidRPr="00F63F51">
          <w:rPr>
            <w:rFonts w:ascii="Times New Roman" w:hAnsi="Times New Roman" w:cs="Times New Roman"/>
            <w:color w:val="000000" w:themeColor="text1"/>
            <w:rPrChange w:id="168" w:author="SITI FITRIANI" w:date="2021-05-07T08:57:00Z">
              <w:rPr>
                <w:rFonts w:ascii="Verdana" w:hAnsi="Verdana" w:cs="Calibri"/>
                <w:color w:val="000000" w:themeColor="text1"/>
                <w:sz w:val="20"/>
                <w:szCs w:val="20"/>
              </w:rPr>
            </w:rPrChange>
          </w:rPr>
          <w:t>Shift III</w:t>
        </w:r>
      </w:ins>
      <w:r w:rsidR="00A970BE" w:rsidRPr="00F63F51">
        <w:rPr>
          <w:rFonts w:ascii="Times New Roman" w:hAnsi="Times New Roman" w:cs="Times New Roman"/>
          <w:color w:val="000000" w:themeColor="text1"/>
        </w:rPr>
        <w:tab/>
      </w:r>
      <w:ins w:id="169" w:author="SITI FITRIANI" w:date="2021-05-07T08:52:00Z">
        <w:r w:rsidRPr="00F63F51">
          <w:rPr>
            <w:rFonts w:ascii="Times New Roman" w:hAnsi="Times New Roman" w:cs="Times New Roman"/>
            <w:color w:val="000000" w:themeColor="text1"/>
            <w:rPrChange w:id="170" w:author="SITI FITRIANI" w:date="2021-05-07T08:57:00Z">
              <w:rPr>
                <w:rFonts w:ascii="Verdana" w:hAnsi="Verdana" w:cs="Calibri"/>
                <w:color w:val="000000" w:themeColor="text1"/>
                <w:sz w:val="20"/>
                <w:szCs w:val="20"/>
              </w:rPr>
            </w:rPrChange>
          </w:rPr>
          <w:t>: pkl 22.00 s/d 06.00 WIB, istirahat pkl 01.00 s/d 01.30</w:t>
        </w:r>
      </w:ins>
    </w:p>
    <w:p w14:paraId="028CF7C9" w14:textId="77777777" w:rsidR="00A417E4" w:rsidRPr="00F63F51" w:rsidRDefault="00AB2584">
      <w:pPr>
        <w:tabs>
          <w:tab w:val="left" w:pos="425"/>
        </w:tabs>
        <w:spacing w:after="0" w:line="360" w:lineRule="auto"/>
        <w:ind w:left="425"/>
        <w:jc w:val="both"/>
        <w:rPr>
          <w:ins w:id="171" w:author="SITI FITRIANI" w:date="2021-05-07T09:23:00Z"/>
          <w:rFonts w:ascii="Times New Roman" w:eastAsia="Calibri" w:hAnsi="Times New Roman" w:cs="Times New Roman"/>
          <w:rPrChange w:id="172" w:author="SITI FITRIANI" w:date="2021-05-07T09:26:00Z">
            <w:rPr>
              <w:ins w:id="173" w:author="SITI FITRIANI" w:date="2021-05-07T09:23:00Z"/>
              <w:rFonts w:ascii="Verdana" w:hAnsi="Verdana" w:cs="Calibri"/>
              <w:sz w:val="20"/>
              <w:szCs w:val="20"/>
            </w:rPr>
          </w:rPrChange>
        </w:rPr>
        <w:pPrChange w:id="174" w:author="SITI FITRIANI" w:date="2021-05-07T09:26:00Z">
          <w:pPr>
            <w:pStyle w:val="BodyTextIndent2"/>
            <w:spacing w:before="20" w:line="276" w:lineRule="auto"/>
            <w:ind w:left="0" w:firstLine="0"/>
          </w:pPr>
        </w:pPrChange>
      </w:pPr>
      <w:ins w:id="175" w:author="SITI FITRIANI" w:date="2021-05-07T08:53:00Z">
        <w:r w:rsidRPr="00F63F51">
          <w:rPr>
            <w:rFonts w:ascii="Times New Roman" w:hAnsi="Times New Roman" w:cs="Times New Roman"/>
            <w:sz w:val="24"/>
            <w:szCs w:val="24"/>
            <w:rPrChange w:id="176" w:author="SITI FITRIANI" w:date="2021-05-07T08:59:00Z">
              <w:rPr>
                <w:rFonts w:ascii="Verdana" w:hAnsi="Verdana" w:cs="Calibri"/>
                <w:sz w:val="20"/>
                <w:szCs w:val="20"/>
              </w:rPr>
            </w:rPrChange>
          </w:rPr>
          <w:t xml:space="preserve">Hari Sabtu, Minggu dan Hari Raya/Besar Libur, apabila diperlukan piket/jaga di hari Libur dan atau lembur maka biaya piket/jaga lembur yang timbul adalah di luar tagihan </w:t>
        </w:r>
        <w:r w:rsidRPr="00F63F51">
          <w:rPr>
            <w:rFonts w:ascii="Times New Roman" w:hAnsi="Times New Roman" w:cs="Times New Roman"/>
            <w:i/>
            <w:sz w:val="24"/>
            <w:szCs w:val="24"/>
            <w:rPrChange w:id="177" w:author="SITI FITRIANI" w:date="2021-05-07T08:59:00Z">
              <w:rPr>
                <w:rFonts w:ascii="Verdana" w:hAnsi="Verdana" w:cs="Calibri"/>
                <w:i/>
                <w:sz w:val="20"/>
                <w:szCs w:val="20"/>
              </w:rPr>
            </w:rPrChange>
          </w:rPr>
          <w:t>In-House Clinic</w:t>
        </w:r>
        <w:r w:rsidRPr="00F63F51">
          <w:rPr>
            <w:rFonts w:ascii="Times New Roman" w:hAnsi="Times New Roman" w:cs="Times New Roman"/>
            <w:sz w:val="24"/>
            <w:szCs w:val="24"/>
            <w:rPrChange w:id="178" w:author="SITI FITRIANI" w:date="2021-05-07T08:59:00Z">
              <w:rPr>
                <w:rFonts w:ascii="Verdana" w:hAnsi="Verdana" w:cs="Calibri"/>
                <w:sz w:val="20"/>
                <w:szCs w:val="20"/>
              </w:rPr>
            </w:rPrChange>
          </w:rPr>
          <w:t xml:space="preserve"> dan menjadi tanggungan dari </w:t>
        </w:r>
      </w:ins>
      <w:ins w:id="179" w:author="SITI FITRIANI" w:date="2021-05-07T08:54:00Z">
        <w:r w:rsidRPr="00F63F51">
          <w:rPr>
            <w:rFonts w:ascii="Times New Roman" w:hAnsi="Times New Roman" w:cs="Times New Roman"/>
            <w:sz w:val="24"/>
            <w:szCs w:val="24"/>
            <w:rPrChange w:id="180" w:author="SITI FITRIANI" w:date="2021-05-07T08:59:00Z">
              <w:rPr>
                <w:rFonts w:ascii="Verdana" w:hAnsi="Verdana" w:cs="Calibri"/>
                <w:sz w:val="20"/>
                <w:szCs w:val="20"/>
              </w:rPr>
            </w:rPrChange>
          </w:rPr>
          <w:t>PIHAK KEDUA</w:t>
        </w:r>
      </w:ins>
      <w:ins w:id="181" w:author="SITI FITRIANI" w:date="2021-05-07T08:53:00Z">
        <w:r w:rsidRPr="00F63F51">
          <w:rPr>
            <w:rFonts w:ascii="Times New Roman" w:hAnsi="Times New Roman" w:cs="Times New Roman"/>
            <w:sz w:val="24"/>
            <w:szCs w:val="24"/>
            <w:rPrChange w:id="182" w:author="SITI FITRIANI" w:date="2021-05-07T08:59:00Z">
              <w:rPr>
                <w:rFonts w:ascii="Verdana" w:hAnsi="Verdana" w:cs="Calibri"/>
                <w:sz w:val="20"/>
                <w:szCs w:val="20"/>
              </w:rPr>
            </w:rPrChange>
          </w:rPr>
          <w:t>.</w:t>
        </w:r>
        <w:r w:rsidRPr="00F63F51">
          <w:rPr>
            <w:rFonts w:ascii="Times New Roman" w:eastAsia="Calibri" w:hAnsi="Times New Roman" w:cs="Times New Roman"/>
            <w:sz w:val="24"/>
            <w:szCs w:val="24"/>
            <w:rPrChange w:id="183" w:author="SITI FITRIANI" w:date="2021-05-07T08:59:00Z">
              <w:rPr>
                <w:rFonts w:eastAsia="Calibri"/>
              </w:rPr>
            </w:rPrChange>
          </w:rPr>
          <w:t xml:space="preserve"> </w:t>
        </w:r>
      </w:ins>
    </w:p>
    <w:p w14:paraId="750A797D" w14:textId="77777777" w:rsidR="00A417E4" w:rsidRPr="00F63F51" w:rsidRDefault="00A417E4" w:rsidP="00A417E4">
      <w:pPr>
        <w:pStyle w:val="ListParagraph"/>
        <w:numPr>
          <w:ilvl w:val="0"/>
          <w:numId w:val="34"/>
        </w:numPr>
        <w:spacing w:after="0" w:line="360" w:lineRule="auto"/>
        <w:ind w:left="284" w:hanging="284"/>
        <w:contextualSpacing w:val="0"/>
        <w:jc w:val="both"/>
        <w:rPr>
          <w:ins w:id="184" w:author="SITI FITRIANI" w:date="2021-05-07T09:23:00Z"/>
          <w:rFonts w:ascii="Times New Roman" w:hAnsi="Times New Roman" w:cs="Times New Roman"/>
          <w:szCs w:val="20"/>
          <w:rPrChange w:id="185" w:author="SITI FITRIANI" w:date="2021-05-07T09:24:00Z">
            <w:rPr>
              <w:ins w:id="186" w:author="SITI FITRIANI" w:date="2021-05-07T09:23:00Z"/>
              <w:rFonts w:ascii="Verdana" w:hAnsi="Verdana" w:cs="Calibri"/>
              <w:sz w:val="20"/>
              <w:szCs w:val="20"/>
            </w:rPr>
          </w:rPrChange>
        </w:rPr>
      </w:pPr>
      <w:ins w:id="187" w:author="SITI FITRIANI" w:date="2021-05-07T09:23:00Z">
        <w:r w:rsidRPr="00F63F51">
          <w:rPr>
            <w:rFonts w:ascii="Times New Roman" w:hAnsi="Times New Roman" w:cs="Times New Roman"/>
            <w:szCs w:val="20"/>
            <w:rPrChange w:id="188" w:author="SITI FITRIANI" w:date="2021-05-07T09:24:00Z">
              <w:rPr>
                <w:rFonts w:ascii="Verdana" w:eastAsia="Times New Roman" w:hAnsi="Verdana" w:cs="Calibri"/>
                <w:sz w:val="20"/>
                <w:szCs w:val="20"/>
              </w:rPr>
            </w:rPrChange>
          </w:rPr>
          <w:t>PIHAK KEDUA  menyediakan Obat-obatan kepada PIHAK PERTAMA terdiri atas:</w:t>
        </w:r>
      </w:ins>
    </w:p>
    <w:p w14:paraId="2DE39558" w14:textId="77777777" w:rsidR="00A417E4" w:rsidRPr="00F63F51" w:rsidRDefault="00A417E4" w:rsidP="00A417E4">
      <w:pPr>
        <w:pStyle w:val="ListParagraph"/>
        <w:numPr>
          <w:ilvl w:val="2"/>
          <w:numId w:val="35"/>
        </w:numPr>
        <w:spacing w:after="0" w:line="360" w:lineRule="auto"/>
        <w:ind w:left="567" w:hanging="283"/>
        <w:contextualSpacing w:val="0"/>
        <w:jc w:val="both"/>
        <w:rPr>
          <w:ins w:id="189" w:author="SITI FITRIANI" w:date="2021-05-07T09:23:00Z"/>
          <w:rFonts w:ascii="Times New Roman" w:hAnsi="Times New Roman" w:cs="Times New Roman"/>
          <w:szCs w:val="20"/>
          <w:rPrChange w:id="190" w:author="SITI FITRIANI" w:date="2021-05-07T09:24:00Z">
            <w:rPr>
              <w:ins w:id="191" w:author="SITI FITRIANI" w:date="2021-05-07T09:23:00Z"/>
              <w:rFonts w:ascii="Verdana" w:hAnsi="Verdana" w:cs="Calibri"/>
              <w:sz w:val="20"/>
              <w:szCs w:val="20"/>
            </w:rPr>
          </w:rPrChange>
        </w:rPr>
      </w:pPr>
      <w:ins w:id="192" w:author="SITI FITRIANI" w:date="2021-05-07T09:23:00Z">
        <w:r w:rsidRPr="00F63F51">
          <w:rPr>
            <w:rFonts w:ascii="Times New Roman" w:hAnsi="Times New Roman" w:cs="Times New Roman"/>
            <w:szCs w:val="20"/>
            <w:rPrChange w:id="193" w:author="SITI FITRIANI" w:date="2021-05-07T09:24:00Z">
              <w:rPr>
                <w:rFonts w:ascii="Verdana" w:eastAsia="Times New Roman" w:hAnsi="Verdana" w:cs="Calibri"/>
                <w:sz w:val="20"/>
                <w:szCs w:val="20"/>
              </w:rPr>
            </w:rPrChange>
          </w:rPr>
          <w:t>Antibiotic, amoxilin, cypro, thiamfenicol, comtrim</w:t>
        </w:r>
      </w:ins>
    </w:p>
    <w:p w14:paraId="0EE50ECA" w14:textId="77777777" w:rsidR="00A417E4" w:rsidRPr="00F63F51" w:rsidRDefault="00A417E4" w:rsidP="00A417E4">
      <w:pPr>
        <w:pStyle w:val="ListParagraph"/>
        <w:numPr>
          <w:ilvl w:val="2"/>
          <w:numId w:val="35"/>
        </w:numPr>
        <w:spacing w:after="0" w:line="360" w:lineRule="auto"/>
        <w:ind w:left="567" w:hanging="283"/>
        <w:contextualSpacing w:val="0"/>
        <w:jc w:val="both"/>
        <w:rPr>
          <w:ins w:id="194" w:author="SITI FITRIANI" w:date="2021-05-07T09:23:00Z"/>
          <w:rFonts w:ascii="Times New Roman" w:hAnsi="Times New Roman" w:cs="Times New Roman"/>
          <w:szCs w:val="20"/>
          <w:rPrChange w:id="195" w:author="SITI FITRIANI" w:date="2021-05-07T09:24:00Z">
            <w:rPr>
              <w:ins w:id="196" w:author="SITI FITRIANI" w:date="2021-05-07T09:23:00Z"/>
              <w:rFonts w:ascii="Verdana" w:hAnsi="Verdana" w:cs="Calibri"/>
              <w:sz w:val="20"/>
              <w:szCs w:val="20"/>
            </w:rPr>
          </w:rPrChange>
        </w:rPr>
      </w:pPr>
      <w:ins w:id="197" w:author="SITI FITRIANI" w:date="2021-05-07T09:23:00Z">
        <w:r w:rsidRPr="00F63F51">
          <w:rPr>
            <w:rFonts w:ascii="Times New Roman" w:hAnsi="Times New Roman" w:cs="Times New Roman"/>
            <w:szCs w:val="20"/>
            <w:rPrChange w:id="198" w:author="SITI FITRIANI" w:date="2021-05-07T09:24:00Z">
              <w:rPr>
                <w:rFonts w:ascii="Verdana" w:eastAsia="Times New Roman" w:hAnsi="Verdana" w:cs="Calibri"/>
                <w:sz w:val="20"/>
                <w:szCs w:val="20"/>
              </w:rPr>
            </w:rPrChange>
          </w:rPr>
          <w:t>Anti inflamasi non steroid/dexa</w:t>
        </w:r>
      </w:ins>
    </w:p>
    <w:p w14:paraId="0475093E" w14:textId="77777777" w:rsidR="00A417E4" w:rsidRPr="00F63F51" w:rsidRDefault="00A417E4" w:rsidP="00A417E4">
      <w:pPr>
        <w:pStyle w:val="ListParagraph"/>
        <w:numPr>
          <w:ilvl w:val="2"/>
          <w:numId w:val="35"/>
        </w:numPr>
        <w:spacing w:after="0" w:line="360" w:lineRule="auto"/>
        <w:ind w:left="567" w:hanging="283"/>
        <w:contextualSpacing w:val="0"/>
        <w:jc w:val="both"/>
        <w:rPr>
          <w:ins w:id="199" w:author="SITI FITRIANI" w:date="2021-05-07T09:23:00Z"/>
          <w:rFonts w:ascii="Times New Roman" w:hAnsi="Times New Roman" w:cs="Times New Roman"/>
          <w:szCs w:val="20"/>
          <w:rPrChange w:id="200" w:author="SITI FITRIANI" w:date="2021-05-07T09:24:00Z">
            <w:rPr>
              <w:ins w:id="201" w:author="SITI FITRIANI" w:date="2021-05-07T09:23:00Z"/>
              <w:rFonts w:ascii="Verdana" w:hAnsi="Verdana" w:cs="Calibri"/>
              <w:sz w:val="20"/>
              <w:szCs w:val="20"/>
            </w:rPr>
          </w:rPrChange>
        </w:rPr>
      </w:pPr>
      <w:ins w:id="202" w:author="SITI FITRIANI" w:date="2021-05-07T09:23:00Z">
        <w:r w:rsidRPr="00F63F51">
          <w:rPr>
            <w:rFonts w:ascii="Times New Roman" w:hAnsi="Times New Roman" w:cs="Times New Roman"/>
            <w:szCs w:val="20"/>
            <w:rPrChange w:id="203" w:author="SITI FITRIANI" w:date="2021-05-07T09:24:00Z">
              <w:rPr>
                <w:rFonts w:ascii="Verdana" w:eastAsia="Times New Roman" w:hAnsi="Verdana" w:cs="Calibri"/>
                <w:sz w:val="20"/>
                <w:szCs w:val="20"/>
              </w:rPr>
            </w:rPrChange>
          </w:rPr>
          <w:t>Anti influenza/afifin</w:t>
        </w:r>
      </w:ins>
    </w:p>
    <w:p w14:paraId="18F0494C" w14:textId="77777777" w:rsidR="00A417E4" w:rsidRPr="00F63F51" w:rsidRDefault="00A417E4" w:rsidP="00A417E4">
      <w:pPr>
        <w:pStyle w:val="ListParagraph"/>
        <w:numPr>
          <w:ilvl w:val="2"/>
          <w:numId w:val="35"/>
        </w:numPr>
        <w:spacing w:after="0" w:line="360" w:lineRule="auto"/>
        <w:ind w:left="567" w:hanging="283"/>
        <w:contextualSpacing w:val="0"/>
        <w:jc w:val="both"/>
        <w:rPr>
          <w:ins w:id="204" w:author="SITI FITRIANI" w:date="2021-05-07T09:23:00Z"/>
          <w:rFonts w:ascii="Times New Roman" w:hAnsi="Times New Roman" w:cs="Times New Roman"/>
          <w:szCs w:val="20"/>
          <w:rPrChange w:id="205" w:author="SITI FITRIANI" w:date="2021-05-07T09:24:00Z">
            <w:rPr>
              <w:ins w:id="206" w:author="SITI FITRIANI" w:date="2021-05-07T09:23:00Z"/>
              <w:rFonts w:ascii="Verdana" w:hAnsi="Verdana" w:cs="Calibri"/>
              <w:sz w:val="20"/>
              <w:szCs w:val="20"/>
            </w:rPr>
          </w:rPrChange>
        </w:rPr>
      </w:pPr>
      <w:ins w:id="207" w:author="SITI FITRIANI" w:date="2021-05-07T09:23:00Z">
        <w:r w:rsidRPr="00F63F51">
          <w:rPr>
            <w:rFonts w:ascii="Times New Roman" w:hAnsi="Times New Roman" w:cs="Times New Roman"/>
            <w:szCs w:val="20"/>
            <w:rPrChange w:id="208" w:author="SITI FITRIANI" w:date="2021-05-07T09:24:00Z">
              <w:rPr>
                <w:rFonts w:ascii="Verdana" w:eastAsia="Times New Roman" w:hAnsi="Verdana" w:cs="Calibri"/>
                <w:sz w:val="20"/>
                <w:szCs w:val="20"/>
              </w:rPr>
            </w:rPrChange>
          </w:rPr>
          <w:t>Anti alergi</w:t>
        </w:r>
      </w:ins>
    </w:p>
    <w:p w14:paraId="55389DCF" w14:textId="77777777" w:rsidR="00A417E4" w:rsidRPr="00F63F51" w:rsidRDefault="00A417E4" w:rsidP="00A417E4">
      <w:pPr>
        <w:pStyle w:val="ListParagraph"/>
        <w:numPr>
          <w:ilvl w:val="2"/>
          <w:numId w:val="35"/>
        </w:numPr>
        <w:spacing w:after="0" w:line="360" w:lineRule="auto"/>
        <w:ind w:left="567" w:hanging="283"/>
        <w:contextualSpacing w:val="0"/>
        <w:jc w:val="both"/>
        <w:rPr>
          <w:ins w:id="209" w:author="SITI FITRIANI" w:date="2021-05-07T09:23:00Z"/>
          <w:rFonts w:ascii="Times New Roman" w:hAnsi="Times New Roman" w:cs="Times New Roman"/>
          <w:szCs w:val="20"/>
          <w:rPrChange w:id="210" w:author="SITI FITRIANI" w:date="2021-05-07T09:24:00Z">
            <w:rPr>
              <w:ins w:id="211" w:author="SITI FITRIANI" w:date="2021-05-07T09:23:00Z"/>
              <w:rFonts w:ascii="Verdana" w:hAnsi="Verdana" w:cs="Calibri"/>
              <w:sz w:val="20"/>
              <w:szCs w:val="20"/>
            </w:rPr>
          </w:rPrChange>
        </w:rPr>
      </w:pPr>
      <w:ins w:id="212" w:author="SITI FITRIANI" w:date="2021-05-07T09:23:00Z">
        <w:r w:rsidRPr="00F63F51">
          <w:rPr>
            <w:rFonts w:ascii="Times New Roman" w:hAnsi="Times New Roman" w:cs="Times New Roman"/>
            <w:szCs w:val="20"/>
            <w:rPrChange w:id="213" w:author="SITI FITRIANI" w:date="2021-05-07T09:24:00Z">
              <w:rPr>
                <w:rFonts w:ascii="Verdana" w:eastAsia="Times New Roman" w:hAnsi="Verdana" w:cs="Calibri"/>
                <w:sz w:val="20"/>
                <w:szCs w:val="20"/>
              </w:rPr>
            </w:rPrChange>
          </w:rPr>
          <w:t>Obat pencernaan</w:t>
        </w:r>
      </w:ins>
    </w:p>
    <w:p w14:paraId="780AE6B0" w14:textId="77777777" w:rsidR="00A417E4" w:rsidRPr="00F63F51" w:rsidRDefault="00A417E4" w:rsidP="00A417E4">
      <w:pPr>
        <w:pStyle w:val="ListParagraph"/>
        <w:numPr>
          <w:ilvl w:val="2"/>
          <w:numId w:val="35"/>
        </w:numPr>
        <w:spacing w:after="0" w:line="360" w:lineRule="auto"/>
        <w:ind w:left="567" w:hanging="283"/>
        <w:contextualSpacing w:val="0"/>
        <w:jc w:val="both"/>
        <w:rPr>
          <w:ins w:id="214" w:author="SITI FITRIANI" w:date="2021-05-07T09:23:00Z"/>
          <w:rFonts w:ascii="Times New Roman" w:hAnsi="Times New Roman" w:cs="Times New Roman"/>
          <w:szCs w:val="20"/>
          <w:rPrChange w:id="215" w:author="SITI FITRIANI" w:date="2021-05-07T09:24:00Z">
            <w:rPr>
              <w:ins w:id="216" w:author="SITI FITRIANI" w:date="2021-05-07T09:23:00Z"/>
              <w:rFonts w:ascii="Verdana" w:hAnsi="Verdana" w:cs="Calibri"/>
              <w:sz w:val="20"/>
              <w:szCs w:val="20"/>
            </w:rPr>
          </w:rPrChange>
        </w:rPr>
      </w:pPr>
      <w:ins w:id="217" w:author="SITI FITRIANI" w:date="2021-05-07T09:23:00Z">
        <w:r w:rsidRPr="00F63F51">
          <w:rPr>
            <w:rFonts w:ascii="Times New Roman" w:hAnsi="Times New Roman" w:cs="Times New Roman"/>
            <w:szCs w:val="20"/>
            <w:rPrChange w:id="218" w:author="SITI FITRIANI" w:date="2021-05-07T09:24:00Z">
              <w:rPr>
                <w:rFonts w:ascii="Verdana" w:eastAsia="Times New Roman" w:hAnsi="Verdana" w:cs="Calibri"/>
                <w:sz w:val="20"/>
                <w:szCs w:val="20"/>
              </w:rPr>
            </w:rPrChange>
          </w:rPr>
          <w:t>Vitamin</w:t>
        </w:r>
      </w:ins>
    </w:p>
    <w:p w14:paraId="5540DBA2" w14:textId="77777777" w:rsidR="00A417E4" w:rsidRPr="00F63F51" w:rsidRDefault="00A417E4" w:rsidP="00A417E4">
      <w:pPr>
        <w:pStyle w:val="ListParagraph"/>
        <w:numPr>
          <w:ilvl w:val="2"/>
          <w:numId w:val="35"/>
        </w:numPr>
        <w:spacing w:after="0" w:line="360" w:lineRule="auto"/>
        <w:ind w:left="567" w:hanging="283"/>
        <w:contextualSpacing w:val="0"/>
        <w:jc w:val="both"/>
        <w:rPr>
          <w:ins w:id="219" w:author="SITI FITRIANI" w:date="2021-05-07T09:23:00Z"/>
          <w:rFonts w:ascii="Times New Roman" w:hAnsi="Times New Roman" w:cs="Times New Roman"/>
          <w:szCs w:val="20"/>
          <w:rPrChange w:id="220" w:author="SITI FITRIANI" w:date="2021-05-07T09:24:00Z">
            <w:rPr>
              <w:ins w:id="221" w:author="SITI FITRIANI" w:date="2021-05-07T09:23:00Z"/>
              <w:rFonts w:ascii="Verdana" w:hAnsi="Verdana" w:cs="Calibri"/>
              <w:sz w:val="20"/>
              <w:szCs w:val="20"/>
            </w:rPr>
          </w:rPrChange>
        </w:rPr>
      </w:pPr>
      <w:ins w:id="222" w:author="SITI FITRIANI" w:date="2021-05-07T09:23:00Z">
        <w:r w:rsidRPr="00F63F51">
          <w:rPr>
            <w:rFonts w:ascii="Times New Roman" w:hAnsi="Times New Roman" w:cs="Times New Roman"/>
            <w:szCs w:val="20"/>
            <w:rPrChange w:id="223" w:author="SITI FITRIANI" w:date="2021-05-07T09:24:00Z">
              <w:rPr>
                <w:rFonts w:ascii="Verdana" w:eastAsia="Times New Roman" w:hAnsi="Verdana" w:cs="Calibri"/>
                <w:sz w:val="20"/>
                <w:szCs w:val="20"/>
              </w:rPr>
            </w:rPrChange>
          </w:rPr>
          <w:t>Obat injeksi (Anafilaktik syok)</w:t>
        </w:r>
      </w:ins>
    </w:p>
    <w:p w14:paraId="3436ACB2" w14:textId="77777777" w:rsidR="004B7ACE" w:rsidRPr="00F63F51" w:rsidRDefault="00A417E4" w:rsidP="004B7ACE">
      <w:pPr>
        <w:pStyle w:val="ListParagraph"/>
        <w:numPr>
          <w:ilvl w:val="2"/>
          <w:numId w:val="35"/>
        </w:numPr>
        <w:spacing w:after="0" w:line="360" w:lineRule="auto"/>
        <w:ind w:left="567" w:hanging="283"/>
        <w:contextualSpacing w:val="0"/>
        <w:jc w:val="both"/>
        <w:rPr>
          <w:ins w:id="224" w:author="SITI FITRIANI" w:date="2021-05-07T09:23:00Z"/>
          <w:rFonts w:ascii="Times New Roman" w:hAnsi="Times New Roman" w:cs="Times New Roman"/>
          <w:szCs w:val="20"/>
          <w:rPrChange w:id="225" w:author="SITI FITRIANI" w:date="2021-05-07T13:20:00Z">
            <w:rPr>
              <w:ins w:id="226" w:author="SITI FITRIANI" w:date="2021-05-07T09:23:00Z"/>
              <w:rFonts w:ascii="Verdana" w:hAnsi="Verdana" w:cs="Calibri"/>
              <w:sz w:val="20"/>
              <w:szCs w:val="20"/>
            </w:rPr>
          </w:rPrChange>
        </w:rPr>
      </w:pPr>
      <w:ins w:id="227" w:author="SITI FITRIANI" w:date="2021-05-07T09:23:00Z">
        <w:r w:rsidRPr="00F63F51">
          <w:rPr>
            <w:rFonts w:ascii="Times New Roman" w:hAnsi="Times New Roman" w:cs="Times New Roman"/>
            <w:szCs w:val="20"/>
            <w:rPrChange w:id="228" w:author="SITI FITRIANI" w:date="2021-05-07T09:24:00Z">
              <w:rPr>
                <w:rFonts w:ascii="Verdana" w:eastAsia="Times New Roman" w:hAnsi="Verdana" w:cs="Calibri"/>
                <w:sz w:val="20"/>
                <w:szCs w:val="20"/>
              </w:rPr>
            </w:rPrChange>
          </w:rPr>
          <w:t>Pe</w:t>
        </w:r>
        <w:commentRangeStart w:id="229"/>
        <w:r w:rsidRPr="00F63F51">
          <w:rPr>
            <w:rFonts w:ascii="Times New Roman" w:hAnsi="Times New Roman" w:cs="Times New Roman"/>
            <w:szCs w:val="20"/>
            <w:rPrChange w:id="230" w:author="SITI FITRIANI" w:date="2021-05-07T09:24:00Z">
              <w:rPr>
                <w:rFonts w:ascii="Verdana" w:eastAsia="Times New Roman" w:hAnsi="Verdana" w:cs="Calibri"/>
                <w:sz w:val="20"/>
                <w:szCs w:val="20"/>
              </w:rPr>
            </w:rPrChange>
          </w:rPr>
          <w:t>mbal</w:t>
        </w:r>
      </w:ins>
      <w:commentRangeEnd w:id="229"/>
      <w:r w:rsidR="001E199B" w:rsidRPr="00F63F51">
        <w:rPr>
          <w:rStyle w:val="CommentReference"/>
        </w:rPr>
        <w:commentReference w:id="229"/>
      </w:r>
      <w:ins w:id="231" w:author="SITI FITRIANI" w:date="2021-05-07T09:23:00Z">
        <w:r w:rsidRPr="00F63F51">
          <w:rPr>
            <w:rFonts w:ascii="Times New Roman" w:hAnsi="Times New Roman" w:cs="Times New Roman"/>
            <w:szCs w:val="20"/>
            <w:rPrChange w:id="232" w:author="SITI FITRIANI" w:date="2021-05-07T09:24:00Z">
              <w:rPr>
                <w:rFonts w:ascii="Verdana" w:eastAsia="Times New Roman" w:hAnsi="Verdana" w:cs="Calibri"/>
                <w:sz w:val="20"/>
                <w:szCs w:val="20"/>
              </w:rPr>
            </w:rPrChange>
          </w:rPr>
          <w:t>ut</w:t>
        </w:r>
      </w:ins>
    </w:p>
    <w:p w14:paraId="308BF026" w14:textId="77777777" w:rsidR="00A417E4" w:rsidRPr="00F63F51" w:rsidRDefault="00A417E4" w:rsidP="00195418">
      <w:pPr>
        <w:pStyle w:val="ListParagraph"/>
        <w:spacing w:line="360" w:lineRule="auto"/>
        <w:ind w:left="567"/>
        <w:jc w:val="both"/>
        <w:rPr>
          <w:ins w:id="233" w:author="SITI FITRIANI" w:date="2021-05-07T09:23:00Z"/>
          <w:rFonts w:ascii="Times New Roman" w:hAnsi="Times New Roman" w:cs="Times New Roman"/>
          <w:szCs w:val="20"/>
          <w:rPrChange w:id="234" w:author="SITI FITRIANI" w:date="2021-05-07T09:24:00Z">
            <w:rPr>
              <w:ins w:id="235" w:author="SITI FITRIANI" w:date="2021-05-07T09:23:00Z"/>
              <w:rFonts w:ascii="Verdana" w:hAnsi="Verdana" w:cs="Calibri"/>
              <w:sz w:val="20"/>
              <w:szCs w:val="20"/>
            </w:rPr>
          </w:rPrChange>
        </w:rPr>
      </w:pPr>
      <w:ins w:id="236" w:author="SITI FITRIANI" w:date="2021-05-07T09:23:00Z">
        <w:r w:rsidRPr="00F63F51">
          <w:rPr>
            <w:rFonts w:ascii="Times New Roman" w:hAnsi="Times New Roman" w:cs="Times New Roman"/>
            <w:szCs w:val="20"/>
            <w:rPrChange w:id="237" w:author="SITI FITRIANI" w:date="2021-05-07T09:24:00Z">
              <w:rPr>
                <w:rFonts w:ascii="Verdana" w:eastAsia="Times New Roman" w:hAnsi="Verdana" w:cs="Calibri"/>
                <w:sz w:val="20"/>
                <w:szCs w:val="20"/>
              </w:rPr>
            </w:rPrChange>
          </w:rPr>
          <w:t xml:space="preserve">Obat-obat diatas wajib ada di lokasi </w:t>
        </w:r>
        <w:r w:rsidRPr="00F63F51">
          <w:rPr>
            <w:rFonts w:ascii="Times New Roman" w:hAnsi="Times New Roman" w:cs="Times New Roman"/>
            <w:i/>
            <w:szCs w:val="20"/>
            <w:rPrChange w:id="238" w:author="SITI FITRIANI" w:date="2021-05-07T09:24:00Z">
              <w:rPr>
                <w:rFonts w:ascii="Verdana" w:eastAsia="Times New Roman" w:hAnsi="Verdana" w:cs="Calibri"/>
                <w:i/>
                <w:sz w:val="20"/>
                <w:szCs w:val="20"/>
              </w:rPr>
            </w:rPrChange>
          </w:rPr>
          <w:t>In-House Clinic</w:t>
        </w:r>
        <w:r w:rsidRPr="00F63F51">
          <w:rPr>
            <w:rFonts w:ascii="Times New Roman" w:hAnsi="Times New Roman" w:cs="Times New Roman"/>
            <w:szCs w:val="20"/>
            <w:rPrChange w:id="239" w:author="SITI FITRIANI" w:date="2021-05-07T09:24:00Z">
              <w:rPr>
                <w:rFonts w:ascii="Verdana" w:eastAsia="Times New Roman" w:hAnsi="Verdana" w:cs="Calibri"/>
                <w:sz w:val="20"/>
                <w:szCs w:val="20"/>
              </w:rPr>
            </w:rPrChange>
          </w:rPr>
          <w:t xml:space="preserve"> dan/atau obat-obat lain yang memiliki kandungan atau manfaat sama.</w:t>
        </w:r>
      </w:ins>
    </w:p>
    <w:p w14:paraId="0388A039" w14:textId="77777777" w:rsidR="00A417E4" w:rsidRPr="00F63F51" w:rsidRDefault="00A417E4" w:rsidP="00A417E4">
      <w:pPr>
        <w:numPr>
          <w:ilvl w:val="0"/>
          <w:numId w:val="34"/>
        </w:numPr>
        <w:spacing w:after="0" w:line="360" w:lineRule="auto"/>
        <w:ind w:left="284" w:hanging="284"/>
        <w:jc w:val="both"/>
        <w:rPr>
          <w:ins w:id="240" w:author="SITI FITRIANI" w:date="2021-05-07T09:23:00Z"/>
          <w:rFonts w:ascii="Times New Roman" w:hAnsi="Times New Roman" w:cs="Times New Roman"/>
          <w:szCs w:val="20"/>
          <w:rPrChange w:id="241" w:author="SITI FITRIANI" w:date="2021-05-07T09:24:00Z">
            <w:rPr>
              <w:ins w:id="242" w:author="SITI FITRIANI" w:date="2021-05-07T09:23:00Z"/>
              <w:rFonts w:ascii="Verdana" w:hAnsi="Verdana" w:cs="Calibri"/>
              <w:sz w:val="20"/>
              <w:szCs w:val="20"/>
            </w:rPr>
          </w:rPrChange>
        </w:rPr>
      </w:pPr>
      <w:ins w:id="243" w:author="SITI FITRIANI" w:date="2021-05-07T09:23:00Z">
        <w:r w:rsidRPr="00F63F51">
          <w:rPr>
            <w:rFonts w:ascii="Times New Roman" w:hAnsi="Times New Roman" w:cs="Times New Roman"/>
            <w:szCs w:val="20"/>
            <w:rPrChange w:id="244" w:author="SITI FITRIANI" w:date="2021-05-07T09:24:00Z">
              <w:rPr>
                <w:rFonts w:ascii="Verdana" w:eastAsia="Times New Roman" w:hAnsi="Verdana" w:cs="Calibri"/>
                <w:sz w:val="20"/>
                <w:szCs w:val="20"/>
              </w:rPr>
            </w:rPrChange>
          </w:rPr>
          <w:t>PIHAK KEDUA menyediakan peralatan medis dan Non-medis yang terdiri atas:</w:t>
        </w:r>
      </w:ins>
    </w:p>
    <w:p w14:paraId="2B7769F3" w14:textId="77777777" w:rsidR="00A417E4" w:rsidRPr="00F63F51" w:rsidRDefault="00A417E4" w:rsidP="00A417E4">
      <w:pPr>
        <w:pStyle w:val="ListParagraph"/>
        <w:numPr>
          <w:ilvl w:val="5"/>
          <w:numId w:val="35"/>
        </w:numPr>
        <w:spacing w:after="0" w:line="360" w:lineRule="auto"/>
        <w:ind w:left="567" w:hanging="283"/>
        <w:contextualSpacing w:val="0"/>
        <w:jc w:val="both"/>
        <w:rPr>
          <w:ins w:id="245" w:author="SITI FITRIANI" w:date="2021-05-07T09:23:00Z"/>
          <w:rFonts w:ascii="Times New Roman" w:hAnsi="Times New Roman" w:cs="Times New Roman"/>
          <w:szCs w:val="20"/>
          <w:rPrChange w:id="246" w:author="SITI FITRIANI" w:date="2021-05-07T09:24:00Z">
            <w:rPr>
              <w:ins w:id="247" w:author="SITI FITRIANI" w:date="2021-05-07T09:23:00Z"/>
              <w:rFonts w:ascii="Verdana" w:hAnsi="Verdana" w:cs="Calibri"/>
              <w:sz w:val="20"/>
              <w:szCs w:val="20"/>
            </w:rPr>
          </w:rPrChange>
        </w:rPr>
      </w:pPr>
      <w:ins w:id="248" w:author="SITI FITRIANI" w:date="2021-05-07T09:23:00Z">
        <w:r w:rsidRPr="00F63F51">
          <w:rPr>
            <w:rFonts w:ascii="Times New Roman" w:hAnsi="Times New Roman" w:cs="Times New Roman"/>
            <w:szCs w:val="20"/>
            <w:rPrChange w:id="249" w:author="SITI FITRIANI" w:date="2021-05-07T09:24:00Z">
              <w:rPr>
                <w:rFonts w:ascii="Verdana" w:eastAsia="Times New Roman" w:hAnsi="Verdana" w:cs="Calibri"/>
                <w:sz w:val="20"/>
                <w:szCs w:val="20"/>
              </w:rPr>
            </w:rPrChange>
          </w:rPr>
          <w:t>Almari Obat (1 buah)</w:t>
        </w:r>
      </w:ins>
    </w:p>
    <w:p w14:paraId="1F284E72" w14:textId="77777777" w:rsidR="00A417E4" w:rsidRPr="00F63F51" w:rsidRDefault="00A417E4" w:rsidP="00A417E4">
      <w:pPr>
        <w:pStyle w:val="ListParagraph"/>
        <w:numPr>
          <w:ilvl w:val="5"/>
          <w:numId w:val="35"/>
        </w:numPr>
        <w:spacing w:after="0" w:line="360" w:lineRule="auto"/>
        <w:ind w:left="567" w:hanging="283"/>
        <w:contextualSpacing w:val="0"/>
        <w:jc w:val="both"/>
        <w:rPr>
          <w:ins w:id="250" w:author="SITI FITRIANI" w:date="2021-05-07T09:23:00Z"/>
          <w:rFonts w:ascii="Times New Roman" w:hAnsi="Times New Roman" w:cs="Times New Roman"/>
          <w:szCs w:val="20"/>
          <w:rPrChange w:id="251" w:author="SITI FITRIANI" w:date="2021-05-07T09:24:00Z">
            <w:rPr>
              <w:ins w:id="252" w:author="SITI FITRIANI" w:date="2021-05-07T09:23:00Z"/>
              <w:rFonts w:ascii="Verdana" w:hAnsi="Verdana" w:cs="Calibri"/>
              <w:sz w:val="20"/>
              <w:szCs w:val="20"/>
            </w:rPr>
          </w:rPrChange>
        </w:rPr>
      </w:pPr>
      <w:ins w:id="253" w:author="SITI FITRIANI" w:date="2021-05-07T09:23:00Z">
        <w:r w:rsidRPr="00F63F51">
          <w:rPr>
            <w:rFonts w:ascii="Times New Roman" w:hAnsi="Times New Roman" w:cs="Times New Roman"/>
            <w:szCs w:val="20"/>
            <w:rPrChange w:id="254" w:author="SITI FITRIANI" w:date="2021-05-07T09:24:00Z">
              <w:rPr>
                <w:rFonts w:ascii="Verdana" w:eastAsia="Times New Roman" w:hAnsi="Verdana" w:cs="Calibri"/>
                <w:sz w:val="20"/>
                <w:szCs w:val="20"/>
              </w:rPr>
            </w:rPrChange>
          </w:rPr>
          <w:t>Tabung Oksigen (2 buah)</w:t>
        </w:r>
      </w:ins>
    </w:p>
    <w:p w14:paraId="6856239C" w14:textId="77777777" w:rsidR="00A417E4" w:rsidRPr="00F63F51" w:rsidRDefault="00A417E4" w:rsidP="00A417E4">
      <w:pPr>
        <w:pStyle w:val="ListParagraph"/>
        <w:numPr>
          <w:ilvl w:val="5"/>
          <w:numId w:val="35"/>
        </w:numPr>
        <w:spacing w:after="0" w:line="360" w:lineRule="auto"/>
        <w:ind w:left="567" w:hanging="283"/>
        <w:contextualSpacing w:val="0"/>
        <w:jc w:val="both"/>
        <w:rPr>
          <w:ins w:id="255" w:author="SITI FITRIANI" w:date="2021-05-07T09:23:00Z"/>
          <w:rFonts w:ascii="Times New Roman" w:hAnsi="Times New Roman" w:cs="Times New Roman"/>
          <w:szCs w:val="20"/>
          <w:rPrChange w:id="256" w:author="SITI FITRIANI" w:date="2021-05-07T09:24:00Z">
            <w:rPr>
              <w:ins w:id="257" w:author="SITI FITRIANI" w:date="2021-05-07T09:23:00Z"/>
              <w:rFonts w:ascii="Verdana" w:hAnsi="Verdana" w:cs="Calibri"/>
              <w:sz w:val="20"/>
              <w:szCs w:val="20"/>
            </w:rPr>
          </w:rPrChange>
        </w:rPr>
      </w:pPr>
      <w:ins w:id="258" w:author="SITI FITRIANI" w:date="2021-05-07T09:23:00Z">
        <w:r w:rsidRPr="00F63F51">
          <w:rPr>
            <w:rFonts w:ascii="Times New Roman" w:hAnsi="Times New Roman" w:cs="Times New Roman"/>
            <w:szCs w:val="20"/>
            <w:rPrChange w:id="259" w:author="SITI FITRIANI" w:date="2021-05-07T09:24:00Z">
              <w:rPr>
                <w:rFonts w:ascii="Verdana" w:eastAsia="Times New Roman" w:hAnsi="Verdana" w:cs="Calibri"/>
                <w:sz w:val="20"/>
                <w:szCs w:val="20"/>
              </w:rPr>
            </w:rPrChange>
          </w:rPr>
          <w:t>Tensimeter</w:t>
        </w:r>
      </w:ins>
      <w:ins w:id="260" w:author="SITI FITRIANI" w:date="2021-05-07T13:18:00Z">
        <w:r w:rsidR="004B7ACE" w:rsidRPr="00F63F51">
          <w:rPr>
            <w:rFonts w:ascii="Times New Roman" w:hAnsi="Times New Roman" w:cs="Times New Roman"/>
            <w:szCs w:val="20"/>
          </w:rPr>
          <w:t xml:space="preserve"> (1 buah)</w:t>
        </w:r>
      </w:ins>
      <w:ins w:id="261" w:author="SITI FITRIANI" w:date="2021-05-07T09:23:00Z">
        <w:r w:rsidRPr="00F63F51">
          <w:rPr>
            <w:rFonts w:ascii="Times New Roman" w:hAnsi="Times New Roman" w:cs="Times New Roman"/>
            <w:szCs w:val="20"/>
            <w:rPrChange w:id="262" w:author="SITI FITRIANI" w:date="2021-05-07T09:24:00Z">
              <w:rPr>
                <w:rFonts w:ascii="Verdana" w:eastAsia="Times New Roman" w:hAnsi="Verdana" w:cs="Calibri"/>
                <w:sz w:val="20"/>
                <w:szCs w:val="20"/>
              </w:rPr>
            </w:rPrChange>
          </w:rPr>
          <w:t xml:space="preserve"> &amp; Stetoskop</w:t>
        </w:r>
      </w:ins>
      <w:ins w:id="263" w:author="SITI FITRIANI" w:date="2021-05-07T13:18:00Z">
        <w:r w:rsidR="004B7ACE" w:rsidRPr="00F63F51">
          <w:rPr>
            <w:rFonts w:ascii="Times New Roman" w:hAnsi="Times New Roman" w:cs="Times New Roman"/>
            <w:szCs w:val="20"/>
          </w:rPr>
          <w:t xml:space="preserve"> (</w:t>
        </w:r>
      </w:ins>
      <w:ins w:id="264" w:author="SITI FITRIANI" w:date="2021-05-07T13:19:00Z">
        <w:r w:rsidR="004B7ACE" w:rsidRPr="00F63F51">
          <w:rPr>
            <w:rFonts w:ascii="Times New Roman" w:hAnsi="Times New Roman" w:cs="Times New Roman"/>
            <w:szCs w:val="20"/>
          </w:rPr>
          <w:t xml:space="preserve">1 </w:t>
        </w:r>
      </w:ins>
      <w:ins w:id="265" w:author="SITI FITRIANI" w:date="2021-05-07T13:18:00Z">
        <w:r w:rsidR="004B7ACE" w:rsidRPr="00F63F51">
          <w:rPr>
            <w:rFonts w:ascii="Times New Roman" w:hAnsi="Times New Roman" w:cs="Times New Roman"/>
            <w:szCs w:val="20"/>
          </w:rPr>
          <w:t>buah)</w:t>
        </w:r>
      </w:ins>
    </w:p>
    <w:p w14:paraId="4BA0FA5A" w14:textId="77777777" w:rsidR="00A417E4" w:rsidRPr="00F63F51" w:rsidRDefault="00A417E4" w:rsidP="00A417E4">
      <w:pPr>
        <w:pStyle w:val="ListParagraph"/>
        <w:numPr>
          <w:ilvl w:val="5"/>
          <w:numId w:val="35"/>
        </w:numPr>
        <w:spacing w:after="0" w:line="360" w:lineRule="auto"/>
        <w:ind w:left="567" w:hanging="283"/>
        <w:contextualSpacing w:val="0"/>
        <w:jc w:val="both"/>
        <w:rPr>
          <w:ins w:id="266" w:author="SITI FITRIANI" w:date="2021-05-07T09:23:00Z"/>
          <w:rFonts w:ascii="Times New Roman" w:hAnsi="Times New Roman" w:cs="Times New Roman"/>
          <w:szCs w:val="20"/>
          <w:rPrChange w:id="267" w:author="SITI FITRIANI" w:date="2021-05-07T09:24:00Z">
            <w:rPr>
              <w:ins w:id="268" w:author="SITI FITRIANI" w:date="2021-05-07T09:23:00Z"/>
              <w:rFonts w:ascii="Verdana" w:hAnsi="Verdana" w:cs="Calibri"/>
              <w:sz w:val="20"/>
              <w:szCs w:val="20"/>
            </w:rPr>
          </w:rPrChange>
        </w:rPr>
      </w:pPr>
      <w:ins w:id="269" w:author="SITI FITRIANI" w:date="2021-05-07T09:23:00Z">
        <w:r w:rsidRPr="00F63F51">
          <w:rPr>
            <w:rFonts w:ascii="Times New Roman" w:hAnsi="Times New Roman" w:cs="Times New Roman"/>
            <w:szCs w:val="20"/>
            <w:rPrChange w:id="270" w:author="SITI FITRIANI" w:date="2021-05-07T09:24:00Z">
              <w:rPr>
                <w:rFonts w:ascii="Verdana" w:eastAsia="Times New Roman" w:hAnsi="Verdana" w:cs="Calibri"/>
                <w:sz w:val="20"/>
                <w:szCs w:val="20"/>
              </w:rPr>
            </w:rPrChange>
          </w:rPr>
          <w:t>Termometer</w:t>
        </w:r>
      </w:ins>
      <w:ins w:id="271" w:author="SITI FITRIANI" w:date="2021-05-07T13:19:00Z">
        <w:r w:rsidR="004B7ACE" w:rsidRPr="00F63F51">
          <w:rPr>
            <w:rFonts w:ascii="Times New Roman" w:hAnsi="Times New Roman" w:cs="Times New Roman"/>
            <w:szCs w:val="20"/>
          </w:rPr>
          <w:t xml:space="preserve"> (2 buah)</w:t>
        </w:r>
      </w:ins>
    </w:p>
    <w:p w14:paraId="79B130FF" w14:textId="77777777" w:rsidR="00A417E4" w:rsidRPr="00F63F51" w:rsidRDefault="00A417E4" w:rsidP="00A417E4">
      <w:pPr>
        <w:pStyle w:val="ListParagraph"/>
        <w:numPr>
          <w:ilvl w:val="5"/>
          <w:numId w:val="35"/>
        </w:numPr>
        <w:spacing w:after="0" w:line="360" w:lineRule="auto"/>
        <w:ind w:left="567" w:hanging="283"/>
        <w:contextualSpacing w:val="0"/>
        <w:jc w:val="both"/>
        <w:rPr>
          <w:rFonts w:ascii="Times New Roman" w:hAnsi="Times New Roman" w:cs="Times New Roman"/>
          <w:szCs w:val="20"/>
        </w:rPr>
      </w:pPr>
      <w:ins w:id="272" w:author="SITI FITRIANI" w:date="2021-05-07T09:23:00Z">
        <w:r w:rsidRPr="00F63F51">
          <w:rPr>
            <w:rFonts w:ascii="Times New Roman" w:hAnsi="Times New Roman" w:cs="Times New Roman"/>
            <w:szCs w:val="20"/>
            <w:rPrChange w:id="273" w:author="SITI FITRIANI" w:date="2021-05-07T09:24:00Z">
              <w:rPr>
                <w:rFonts w:ascii="Verdana" w:eastAsia="Times New Roman" w:hAnsi="Verdana" w:cs="Calibri"/>
                <w:sz w:val="20"/>
                <w:szCs w:val="20"/>
              </w:rPr>
            </w:rPrChange>
          </w:rPr>
          <w:t>Bedah minor set</w:t>
        </w:r>
      </w:ins>
      <w:ins w:id="274" w:author="SITI FITRIANI" w:date="2021-05-07T13:19:00Z">
        <w:r w:rsidR="004B7ACE" w:rsidRPr="00F63F51">
          <w:rPr>
            <w:rFonts w:ascii="Times New Roman" w:hAnsi="Times New Roman" w:cs="Times New Roman"/>
            <w:szCs w:val="20"/>
          </w:rPr>
          <w:t xml:space="preserve"> (1 set)</w:t>
        </w:r>
      </w:ins>
    </w:p>
    <w:p w14:paraId="1DB1B2D4" w14:textId="77777777" w:rsidR="00F372D6" w:rsidRPr="00F63F51" w:rsidRDefault="00F372D6" w:rsidP="00A417E4">
      <w:pPr>
        <w:pStyle w:val="ListParagraph"/>
        <w:numPr>
          <w:ilvl w:val="5"/>
          <w:numId w:val="35"/>
        </w:numPr>
        <w:spacing w:after="0" w:line="360" w:lineRule="auto"/>
        <w:ind w:left="567" w:hanging="283"/>
        <w:contextualSpacing w:val="0"/>
        <w:jc w:val="both"/>
        <w:rPr>
          <w:rFonts w:ascii="Times New Roman" w:hAnsi="Times New Roman" w:cs="Times New Roman"/>
          <w:szCs w:val="20"/>
        </w:rPr>
      </w:pPr>
      <w:r w:rsidRPr="00F63F51">
        <w:rPr>
          <w:rFonts w:ascii="Times New Roman" w:hAnsi="Times New Roman" w:cs="Times New Roman"/>
          <w:szCs w:val="20"/>
        </w:rPr>
        <w:t>P3K</w:t>
      </w:r>
    </w:p>
    <w:p w14:paraId="38C3CF55" w14:textId="16F5E429" w:rsidR="00581A4F" w:rsidRPr="00F63F51" w:rsidRDefault="00581A4F" w:rsidP="00581A4F">
      <w:pPr>
        <w:pStyle w:val="ListParagraph"/>
        <w:numPr>
          <w:ilvl w:val="0"/>
          <w:numId w:val="34"/>
        </w:numPr>
        <w:spacing w:after="0" w:line="360" w:lineRule="auto"/>
        <w:ind w:left="270" w:hanging="270"/>
        <w:jc w:val="both"/>
        <w:rPr>
          <w:ins w:id="275" w:author="SITI FITRIANI" w:date="2021-05-07T09:23:00Z"/>
          <w:rFonts w:ascii="Times New Roman" w:hAnsi="Times New Roman" w:cs="Times New Roman"/>
          <w:szCs w:val="20"/>
          <w:rPrChange w:id="276" w:author="SITI FITRIANI" w:date="2021-05-07T09:24:00Z">
            <w:rPr>
              <w:ins w:id="277" w:author="SITI FITRIANI" w:date="2021-05-07T09:23:00Z"/>
              <w:rFonts w:ascii="Verdana" w:hAnsi="Verdana" w:cs="Calibri"/>
              <w:sz w:val="20"/>
              <w:szCs w:val="20"/>
            </w:rPr>
          </w:rPrChange>
        </w:rPr>
      </w:pPr>
      <w:ins w:id="278" w:author="SITI FITRIANI" w:date="2021-05-07T09:23:00Z">
        <w:r w:rsidRPr="00F63F51">
          <w:rPr>
            <w:rFonts w:ascii="Times New Roman" w:hAnsi="Times New Roman" w:cs="Times New Roman"/>
            <w:szCs w:val="20"/>
            <w:rPrChange w:id="279" w:author="SITI FITRIANI" w:date="2021-05-07T09:24:00Z">
              <w:rPr>
                <w:rFonts w:ascii="Verdana" w:eastAsia="Times New Roman" w:hAnsi="Verdana" w:cs="Calibri"/>
                <w:sz w:val="20"/>
                <w:szCs w:val="20"/>
              </w:rPr>
            </w:rPrChange>
          </w:rPr>
          <w:t xml:space="preserve">PIHAK KEDUA menyediakan </w:t>
        </w:r>
      </w:ins>
      <w:r w:rsidRPr="00F63F51">
        <w:rPr>
          <w:rFonts w:ascii="Times New Roman" w:hAnsi="Times New Roman" w:cs="Times New Roman"/>
          <w:szCs w:val="20"/>
        </w:rPr>
        <w:t>Ambulance standby di SAMI – JF hari Senin - Rabu</w:t>
      </w:r>
    </w:p>
    <w:p w14:paraId="67EB550F" w14:textId="77777777" w:rsidR="00E8726C" w:rsidRPr="00F63F51" w:rsidDel="00AB2584" w:rsidRDefault="00831A7E" w:rsidP="00AC1090">
      <w:pPr>
        <w:numPr>
          <w:ilvl w:val="0"/>
          <w:numId w:val="9"/>
        </w:numPr>
        <w:spacing w:after="0" w:line="360" w:lineRule="auto"/>
        <w:jc w:val="both"/>
        <w:rPr>
          <w:del w:id="280" w:author="SITI FITRIANI" w:date="2021-05-07T08:54:00Z"/>
          <w:rFonts w:ascii="Times New Roman" w:hAnsi="Times New Roman" w:cs="Times New Roman"/>
          <w:sz w:val="24"/>
          <w:szCs w:val="24"/>
        </w:rPr>
      </w:pPr>
      <w:commentRangeStart w:id="281"/>
      <w:del w:id="282" w:author="SITI FITRIANI" w:date="2021-05-07T08:47:00Z">
        <w:r w:rsidRPr="00F63F51" w:rsidDel="00265C3B">
          <w:rPr>
            <w:rFonts w:ascii="Times New Roman" w:hAnsi="Times New Roman" w:cs="Times New Roman"/>
            <w:sz w:val="24"/>
            <w:szCs w:val="24"/>
          </w:rPr>
          <w:delText>Menyediakan tenaga medis</w:delText>
        </w:r>
        <w:commentRangeEnd w:id="281"/>
        <w:r w:rsidR="00315F29" w:rsidRPr="00F63F51" w:rsidDel="00265C3B">
          <w:rPr>
            <w:rStyle w:val="CommentReference"/>
          </w:rPr>
          <w:commentReference w:id="281"/>
        </w:r>
      </w:del>
      <w:del w:id="283" w:author="SITI FITRIANI" w:date="2021-05-07T08:54:00Z">
        <w:r w:rsidRPr="00F63F51" w:rsidDel="00AB2584">
          <w:rPr>
            <w:rFonts w:ascii="Times New Roman" w:hAnsi="Times New Roman" w:cs="Times New Roman"/>
            <w:sz w:val="24"/>
            <w:szCs w:val="24"/>
          </w:rPr>
          <w:delText xml:space="preserve"> sesuai dengan standar perundang-undangan Indonesia dan persyaratan pelanggan</w:delText>
        </w:r>
        <w:r w:rsidRPr="00F63F51" w:rsidDel="00AB2584">
          <w:rPr>
            <w:rFonts w:ascii="Times New Roman" w:hAnsi="Times New Roman" w:cs="Times New Roman"/>
            <w:sz w:val="24"/>
            <w:szCs w:val="24"/>
            <w:lang w:val="id-ID"/>
          </w:rPr>
          <w:delText xml:space="preserve"> (bersertifikat hyperkes bagi dokter dan paramedis, memiliki STR dan ijazah yang sah)</w:delText>
        </w:r>
        <w:r w:rsidRPr="00F63F51" w:rsidDel="00AB2584">
          <w:rPr>
            <w:rFonts w:ascii="Times New Roman" w:hAnsi="Times New Roman" w:cs="Times New Roman"/>
            <w:sz w:val="24"/>
            <w:szCs w:val="24"/>
          </w:rPr>
          <w:delText>.</w:delText>
        </w:r>
      </w:del>
    </w:p>
    <w:p w14:paraId="4A2B0022" w14:textId="77777777" w:rsidR="006451C4" w:rsidRPr="00F63F51" w:rsidRDefault="006451C4" w:rsidP="00AC1090">
      <w:pPr>
        <w:numPr>
          <w:ilvl w:val="0"/>
          <w:numId w:val="9"/>
        </w:numPr>
        <w:spacing w:after="0" w:line="360" w:lineRule="auto"/>
        <w:jc w:val="both"/>
        <w:rPr>
          <w:ins w:id="284" w:author="SPVJF-GA-03" w:date="2021-05-05T09:33:00Z"/>
          <w:rFonts w:ascii="Times New Roman" w:hAnsi="Times New Roman" w:cs="Times New Roman"/>
          <w:sz w:val="24"/>
          <w:szCs w:val="24"/>
        </w:rPr>
      </w:pPr>
      <w:ins w:id="285" w:author="SPVJF-GA-03" w:date="2021-05-05T09:34:00Z">
        <w:r w:rsidRPr="00F63F51">
          <w:rPr>
            <w:rFonts w:ascii="Times New Roman" w:hAnsi="Times New Roman" w:cs="Times New Roman"/>
            <w:bCs/>
            <w:sz w:val="24"/>
            <w:szCs w:val="24"/>
          </w:rPr>
          <w:t>S</w:t>
        </w:r>
        <w:r w:rsidRPr="00F63F51">
          <w:rPr>
            <w:rFonts w:ascii="Times New Roman" w:hAnsi="Times New Roman" w:cs="Times New Roman"/>
            <w:bCs/>
            <w:sz w:val="24"/>
            <w:szCs w:val="24"/>
            <w:lang w:val="id-ID"/>
          </w:rPr>
          <w:t>elalu menjaga kebersihan dan kerapihan disekitar area tempat pekerjaan</w:t>
        </w:r>
      </w:ins>
      <w:ins w:id="286" w:author="SPVJF-GA-03" w:date="2021-05-05T09:35:00Z">
        <w:r w:rsidRPr="00F63F51">
          <w:rPr>
            <w:rFonts w:ascii="Times New Roman" w:hAnsi="Times New Roman" w:cs="Times New Roman"/>
            <w:bCs/>
            <w:sz w:val="24"/>
            <w:szCs w:val="24"/>
          </w:rPr>
          <w:t xml:space="preserve"> atau ruangan klinik</w:t>
        </w:r>
      </w:ins>
      <w:ins w:id="287" w:author="SPVJF-GA-03" w:date="2021-05-05T09:34:00Z">
        <w:r w:rsidRPr="00F63F51">
          <w:rPr>
            <w:rFonts w:ascii="Times New Roman" w:hAnsi="Times New Roman" w:cs="Times New Roman"/>
            <w:bCs/>
            <w:sz w:val="24"/>
            <w:szCs w:val="24"/>
            <w:lang w:val="id-ID"/>
          </w:rPr>
          <w:t>.</w:t>
        </w:r>
      </w:ins>
    </w:p>
    <w:p w14:paraId="6EB0F077" w14:textId="77777777" w:rsidR="00E8726C" w:rsidRPr="00F63F51" w:rsidRDefault="00831A7E" w:rsidP="00AC1090">
      <w:pPr>
        <w:numPr>
          <w:ilvl w:val="0"/>
          <w:numId w:val="9"/>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lang w:val="id-ID"/>
        </w:rPr>
        <w:t>Menaati persyaratan yang diberikan PIHAK PERTAMA atas dasar pelanggan ataupun peraturan perundangan (memiliki perijinan yang sah, melakukan pembayaran upah sesuai peraturan, memberikan jaminan kesehatan dan ketenagakerjaan bagi karyawannya, cuti bagi karyawan yang telah bekerja lebih dari satu tahun, cuti khusus bagi karyawan</w:t>
      </w:r>
      <w:r w:rsidRPr="00F63F51">
        <w:rPr>
          <w:rFonts w:ascii="Times New Roman" w:hAnsi="Times New Roman" w:cs="Times New Roman"/>
          <w:sz w:val="24"/>
          <w:szCs w:val="24"/>
        </w:rPr>
        <w:t xml:space="preserve"> ( Hamil )</w:t>
      </w:r>
      <w:r w:rsidRPr="00F63F51">
        <w:rPr>
          <w:rFonts w:ascii="Times New Roman" w:hAnsi="Times New Roman" w:cs="Times New Roman"/>
          <w:sz w:val="24"/>
          <w:szCs w:val="24"/>
          <w:lang w:val="id-ID"/>
        </w:rPr>
        <w:t>, istirahat jam kerja bagi karyawannya – minimal 1 (satu) hari dalam seminggu</w:t>
      </w:r>
      <w:ins w:id="288" w:author="SPVJF-GA-03" w:date="2021-05-05T12:44:00Z">
        <w:r w:rsidR="008C3827" w:rsidRPr="00F63F51">
          <w:rPr>
            <w:rFonts w:ascii="Times New Roman" w:hAnsi="Times New Roman" w:cs="Times New Roman"/>
            <w:sz w:val="24"/>
            <w:szCs w:val="24"/>
          </w:rPr>
          <w:t>dan peraturan lain yang tida</w:t>
        </w:r>
      </w:ins>
      <w:ins w:id="289" w:author="SPVJF-GA-03" w:date="2021-05-05T12:45:00Z">
        <w:r w:rsidR="008C3827" w:rsidRPr="00F63F51">
          <w:rPr>
            <w:rFonts w:ascii="Times New Roman" w:hAnsi="Times New Roman" w:cs="Times New Roman"/>
            <w:sz w:val="24"/>
            <w:szCs w:val="24"/>
          </w:rPr>
          <w:t>k</w:t>
        </w:r>
      </w:ins>
      <w:ins w:id="290" w:author="SPVJF-GA-03" w:date="2021-05-05T12:44:00Z">
        <w:r w:rsidR="008C3827" w:rsidRPr="00F63F51">
          <w:rPr>
            <w:rFonts w:ascii="Times New Roman" w:hAnsi="Times New Roman" w:cs="Times New Roman"/>
            <w:sz w:val="24"/>
            <w:szCs w:val="24"/>
          </w:rPr>
          <w:t xml:space="preserve"> dapat disebutkan satu persatu</w:t>
        </w:r>
      </w:ins>
      <w:r w:rsidRPr="00F63F51">
        <w:rPr>
          <w:rFonts w:ascii="Times New Roman" w:hAnsi="Times New Roman" w:cs="Times New Roman"/>
          <w:sz w:val="24"/>
          <w:szCs w:val="24"/>
          <w:lang w:val="id-ID"/>
        </w:rPr>
        <w:t>).</w:t>
      </w:r>
    </w:p>
    <w:p w14:paraId="1505F673" w14:textId="77777777" w:rsidR="00E8726C" w:rsidRPr="00F63F51" w:rsidRDefault="00831A7E" w:rsidP="00AC1090">
      <w:pPr>
        <w:numPr>
          <w:ilvl w:val="0"/>
          <w:numId w:val="9"/>
        </w:numPr>
        <w:spacing w:after="0" w:line="360" w:lineRule="auto"/>
        <w:jc w:val="both"/>
        <w:rPr>
          <w:rFonts w:ascii="Times New Roman" w:hAnsi="Times New Roman" w:cs="Times New Roman"/>
          <w:sz w:val="24"/>
          <w:szCs w:val="24"/>
        </w:rPr>
      </w:pPr>
      <w:commentRangeStart w:id="291"/>
      <w:commentRangeStart w:id="292"/>
      <w:r w:rsidRPr="00F63F51">
        <w:rPr>
          <w:rFonts w:ascii="Times New Roman" w:hAnsi="Times New Roman" w:cs="Times New Roman"/>
          <w:sz w:val="24"/>
          <w:szCs w:val="24"/>
          <w:lang w:val="id-ID"/>
        </w:rPr>
        <w:lastRenderedPageBreak/>
        <w:t xml:space="preserve">Mengikuti waktu kerja </w:t>
      </w:r>
      <w:commentRangeEnd w:id="291"/>
      <w:r w:rsidR="00315F29" w:rsidRPr="00F63F51">
        <w:rPr>
          <w:rStyle w:val="CommentReference"/>
        </w:rPr>
        <w:commentReference w:id="291"/>
      </w:r>
      <w:commentRangeEnd w:id="292"/>
      <w:r w:rsidR="00E14CB3" w:rsidRPr="00F63F51">
        <w:rPr>
          <w:rStyle w:val="CommentReference"/>
        </w:rPr>
        <w:commentReference w:id="292"/>
      </w:r>
      <w:r w:rsidRPr="00F63F51">
        <w:rPr>
          <w:rFonts w:ascii="Times New Roman" w:hAnsi="Times New Roman" w:cs="Times New Roman"/>
          <w:sz w:val="24"/>
          <w:szCs w:val="24"/>
          <w:lang w:val="id-ID"/>
        </w:rPr>
        <w:t>PIHAK PERTAMA dengan tanpa mengabaikan waktu kerja sesuai peraturan perundangan</w:t>
      </w:r>
      <w:r w:rsidRPr="00F63F51">
        <w:rPr>
          <w:rFonts w:ascii="Times New Roman" w:hAnsi="Times New Roman" w:cs="Times New Roman"/>
          <w:sz w:val="24"/>
          <w:szCs w:val="24"/>
        </w:rPr>
        <w:t xml:space="preserve"> yang berlaku </w:t>
      </w:r>
    </w:p>
    <w:p w14:paraId="20CC5EF0" w14:textId="77777777" w:rsidR="00E8726C" w:rsidRPr="00F63F51" w:rsidRDefault="00831A7E" w:rsidP="00AC1090">
      <w:pPr>
        <w:numPr>
          <w:ilvl w:val="0"/>
          <w:numId w:val="9"/>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Me</w:t>
      </w:r>
      <w:r w:rsidRPr="00F63F51">
        <w:rPr>
          <w:rFonts w:ascii="Times New Roman" w:hAnsi="Times New Roman" w:cs="Times New Roman"/>
          <w:sz w:val="24"/>
          <w:szCs w:val="24"/>
          <w:lang w:val="id-ID"/>
        </w:rPr>
        <w:t>m</w:t>
      </w:r>
      <w:r w:rsidRPr="00F63F51">
        <w:rPr>
          <w:rFonts w:ascii="Times New Roman" w:hAnsi="Times New Roman" w:cs="Times New Roman"/>
          <w:sz w:val="24"/>
          <w:szCs w:val="24"/>
        </w:rPr>
        <w:t xml:space="preserve">berikan pelayanan klinik berupa pelayanan tingkat 1 </w:t>
      </w:r>
      <w:r w:rsidRPr="00F63F51">
        <w:rPr>
          <w:rFonts w:ascii="Times New Roman" w:hAnsi="Times New Roman" w:cs="Times New Roman"/>
          <w:sz w:val="24"/>
          <w:szCs w:val="24"/>
          <w:lang w:val="id-ID"/>
        </w:rPr>
        <w:t xml:space="preserve">(satu) atau </w:t>
      </w:r>
      <w:r w:rsidRPr="00F63F51">
        <w:rPr>
          <w:rFonts w:ascii="Times New Roman" w:hAnsi="Times New Roman" w:cs="Times New Roman"/>
          <w:sz w:val="24"/>
          <w:szCs w:val="24"/>
        </w:rPr>
        <w:t>periksa biasa, emergency</w:t>
      </w:r>
      <w:r w:rsidRPr="00F63F51">
        <w:rPr>
          <w:rFonts w:ascii="Times New Roman" w:hAnsi="Times New Roman" w:cs="Times New Roman"/>
          <w:sz w:val="24"/>
          <w:szCs w:val="24"/>
          <w:lang w:val="id-ID"/>
        </w:rPr>
        <w:t>/kegawatdaruratan</w:t>
      </w:r>
      <w:r w:rsidRPr="00F63F51">
        <w:rPr>
          <w:rFonts w:ascii="Times New Roman" w:hAnsi="Times New Roman" w:cs="Times New Roman"/>
          <w:sz w:val="24"/>
          <w:szCs w:val="24"/>
        </w:rPr>
        <w:t xml:space="preserve">, konsultasi, laktasi, promosi dan edukasi kesehatan </w:t>
      </w:r>
    </w:p>
    <w:p w14:paraId="5B62E9C3" w14:textId="77777777" w:rsidR="00E8726C" w:rsidRPr="00F63F51" w:rsidRDefault="00831A7E" w:rsidP="00AC1090">
      <w:pPr>
        <w:numPr>
          <w:ilvl w:val="0"/>
          <w:numId w:val="9"/>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Memberikan layanan administratif, berupa:</w:t>
      </w:r>
    </w:p>
    <w:p w14:paraId="7CAED01A" w14:textId="77777777" w:rsidR="00E8726C" w:rsidRPr="00F63F51" w:rsidRDefault="00831A7E" w:rsidP="00AC1090">
      <w:pPr>
        <w:numPr>
          <w:ilvl w:val="0"/>
          <w:numId w:val="10"/>
        </w:numPr>
        <w:spacing w:after="0" w:line="360" w:lineRule="auto"/>
        <w:ind w:left="1305"/>
        <w:jc w:val="both"/>
        <w:rPr>
          <w:rFonts w:ascii="Times New Roman" w:hAnsi="Times New Roman" w:cs="Times New Roman"/>
          <w:sz w:val="24"/>
          <w:szCs w:val="24"/>
        </w:rPr>
      </w:pPr>
      <w:r w:rsidRPr="00F63F51">
        <w:rPr>
          <w:rFonts w:ascii="Times New Roman" w:hAnsi="Times New Roman" w:cs="Times New Roman"/>
          <w:sz w:val="24"/>
          <w:szCs w:val="24"/>
        </w:rPr>
        <w:t>Menyediakan data kesehatan keseluruhan karyawan (hasil pemeriksaan awa</w:t>
      </w:r>
      <w:r w:rsidRPr="00F63F51">
        <w:rPr>
          <w:rFonts w:ascii="Times New Roman" w:hAnsi="Times New Roman" w:cs="Times New Roman"/>
          <w:sz w:val="24"/>
          <w:szCs w:val="24"/>
          <w:lang w:val="id-ID"/>
        </w:rPr>
        <w:t>l</w:t>
      </w:r>
      <w:r w:rsidRPr="00F63F51">
        <w:rPr>
          <w:rFonts w:ascii="Times New Roman" w:hAnsi="Times New Roman" w:cs="Times New Roman"/>
          <w:sz w:val="24"/>
          <w:szCs w:val="24"/>
        </w:rPr>
        <w:t>/berkala dan khusus)</w:t>
      </w:r>
    </w:p>
    <w:p w14:paraId="597275B9" w14:textId="77777777" w:rsidR="00E8726C" w:rsidRPr="00F63F51" w:rsidRDefault="00831A7E" w:rsidP="00AC1090">
      <w:pPr>
        <w:numPr>
          <w:ilvl w:val="0"/>
          <w:numId w:val="10"/>
        </w:numPr>
        <w:spacing w:after="0" w:line="360" w:lineRule="auto"/>
        <w:ind w:left="1305"/>
        <w:jc w:val="both"/>
        <w:rPr>
          <w:rFonts w:ascii="Times New Roman" w:hAnsi="Times New Roman" w:cs="Times New Roman"/>
          <w:sz w:val="24"/>
          <w:szCs w:val="24"/>
        </w:rPr>
      </w:pPr>
      <w:r w:rsidRPr="00F63F51">
        <w:rPr>
          <w:rFonts w:ascii="Times New Roman" w:hAnsi="Times New Roman" w:cs="Times New Roman"/>
          <w:sz w:val="24"/>
          <w:szCs w:val="24"/>
        </w:rPr>
        <w:t xml:space="preserve">Bertanggung jawab menyediakan program layanan kesehatan kerja </w:t>
      </w:r>
    </w:p>
    <w:p w14:paraId="171B12DA" w14:textId="77777777" w:rsidR="00E8726C" w:rsidRPr="00F63F51" w:rsidRDefault="00831A7E" w:rsidP="00AC1090">
      <w:pPr>
        <w:numPr>
          <w:ilvl w:val="0"/>
          <w:numId w:val="10"/>
        </w:numPr>
        <w:spacing w:after="0" w:line="360" w:lineRule="auto"/>
        <w:ind w:left="1305"/>
        <w:jc w:val="both"/>
        <w:rPr>
          <w:rFonts w:ascii="Times New Roman" w:hAnsi="Times New Roman" w:cs="Times New Roman"/>
          <w:sz w:val="24"/>
          <w:szCs w:val="24"/>
        </w:rPr>
      </w:pPr>
      <w:r w:rsidRPr="00F63F51">
        <w:rPr>
          <w:rFonts w:ascii="Times New Roman" w:hAnsi="Times New Roman" w:cs="Times New Roman"/>
          <w:sz w:val="24"/>
          <w:szCs w:val="24"/>
        </w:rPr>
        <w:t xml:space="preserve">Tenaga kerja mendapatkan nomor induk berobat, kartu berobat, atau kartu identitas perusahaan sebagai kartu </w:t>
      </w:r>
      <w:r w:rsidR="002A696E" w:rsidRPr="00F63F51">
        <w:rPr>
          <w:rFonts w:ascii="Times New Roman" w:hAnsi="Times New Roman" w:cs="Times New Roman"/>
          <w:sz w:val="24"/>
          <w:szCs w:val="24"/>
        </w:rPr>
        <w:t>i</w:t>
      </w:r>
      <w:r w:rsidRPr="00F63F51">
        <w:rPr>
          <w:rFonts w:ascii="Times New Roman" w:hAnsi="Times New Roman" w:cs="Times New Roman"/>
          <w:sz w:val="24"/>
          <w:szCs w:val="24"/>
        </w:rPr>
        <w:t xml:space="preserve">dentitas tenaga kerja </w:t>
      </w:r>
    </w:p>
    <w:p w14:paraId="04AEE41B" w14:textId="77777777" w:rsidR="00E8726C" w:rsidRPr="00F63F51" w:rsidRDefault="00831A7E" w:rsidP="00AC1090">
      <w:pPr>
        <w:numPr>
          <w:ilvl w:val="0"/>
          <w:numId w:val="10"/>
        </w:numPr>
        <w:spacing w:after="0" w:line="360" w:lineRule="auto"/>
        <w:ind w:left="1305"/>
        <w:jc w:val="both"/>
        <w:rPr>
          <w:rFonts w:ascii="Times New Roman" w:hAnsi="Times New Roman" w:cs="Times New Roman"/>
          <w:sz w:val="24"/>
          <w:szCs w:val="24"/>
        </w:rPr>
      </w:pPr>
      <w:r w:rsidRPr="00F63F51">
        <w:rPr>
          <w:rFonts w:ascii="Times New Roman" w:hAnsi="Times New Roman" w:cs="Times New Roman"/>
          <w:sz w:val="24"/>
          <w:szCs w:val="24"/>
        </w:rPr>
        <w:t xml:space="preserve">Pengumpulan data, analisis, dan rekomendasi </w:t>
      </w:r>
    </w:p>
    <w:p w14:paraId="4471880C" w14:textId="77777777" w:rsidR="00E8726C" w:rsidRPr="00F63F51" w:rsidRDefault="00831A7E" w:rsidP="00AC1090">
      <w:pPr>
        <w:numPr>
          <w:ilvl w:val="0"/>
          <w:numId w:val="9"/>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Membuat laporan, berupa :</w:t>
      </w:r>
    </w:p>
    <w:p w14:paraId="527CFC97" w14:textId="77777777" w:rsidR="00E8726C" w:rsidRPr="00F63F51" w:rsidRDefault="00831A7E" w:rsidP="00AC1090">
      <w:pPr>
        <w:numPr>
          <w:ilvl w:val="0"/>
          <w:numId w:val="11"/>
        </w:numPr>
        <w:spacing w:after="0" w:line="360" w:lineRule="auto"/>
        <w:ind w:left="1305"/>
        <w:jc w:val="both"/>
        <w:rPr>
          <w:rFonts w:ascii="Times New Roman" w:hAnsi="Times New Roman" w:cs="Times New Roman"/>
          <w:sz w:val="24"/>
          <w:szCs w:val="24"/>
        </w:rPr>
      </w:pPr>
      <w:r w:rsidRPr="00F63F51">
        <w:rPr>
          <w:rFonts w:ascii="Times New Roman" w:hAnsi="Times New Roman" w:cs="Times New Roman"/>
          <w:sz w:val="24"/>
          <w:szCs w:val="24"/>
        </w:rPr>
        <w:t xml:space="preserve">Laporan jumlah pasien yang berobat di in house clinic, jaringan rumah sakit dan klinik rujukan. </w:t>
      </w:r>
    </w:p>
    <w:p w14:paraId="1FF30A98" w14:textId="77777777" w:rsidR="00E8726C" w:rsidRPr="00F63F51" w:rsidRDefault="00831A7E" w:rsidP="00AC1090">
      <w:pPr>
        <w:numPr>
          <w:ilvl w:val="0"/>
          <w:numId w:val="11"/>
        </w:numPr>
        <w:spacing w:after="0" w:line="360" w:lineRule="auto"/>
        <w:ind w:left="1305"/>
        <w:jc w:val="both"/>
        <w:rPr>
          <w:rFonts w:ascii="Times New Roman" w:hAnsi="Times New Roman" w:cs="Times New Roman"/>
          <w:sz w:val="24"/>
          <w:szCs w:val="24"/>
        </w:rPr>
      </w:pPr>
      <w:r w:rsidRPr="00F63F51">
        <w:rPr>
          <w:rFonts w:ascii="Times New Roman" w:hAnsi="Times New Roman" w:cs="Times New Roman"/>
          <w:sz w:val="24"/>
          <w:szCs w:val="24"/>
        </w:rPr>
        <w:t xml:space="preserve">Laporan bulanan terkait pelaksanaan layanan kesehatan kerja dan in house clinic, termasuk pemeriksaan laboratorium, pemeriksaan lanjutan, konsultasi pasien, dan evaluasi </w:t>
      </w:r>
    </w:p>
    <w:p w14:paraId="49EA259C" w14:textId="77777777" w:rsidR="00E8726C" w:rsidRPr="00F63F51" w:rsidRDefault="00831A7E" w:rsidP="00AC1090">
      <w:pPr>
        <w:numPr>
          <w:ilvl w:val="0"/>
          <w:numId w:val="11"/>
        </w:numPr>
        <w:spacing w:after="0" w:line="360" w:lineRule="auto"/>
        <w:ind w:left="1305"/>
        <w:jc w:val="both"/>
        <w:rPr>
          <w:rFonts w:ascii="Times New Roman" w:hAnsi="Times New Roman" w:cs="Times New Roman"/>
          <w:sz w:val="24"/>
          <w:szCs w:val="24"/>
        </w:rPr>
      </w:pPr>
      <w:r w:rsidRPr="00F63F51">
        <w:rPr>
          <w:rFonts w:ascii="Times New Roman" w:hAnsi="Times New Roman" w:cs="Times New Roman"/>
          <w:sz w:val="24"/>
          <w:szCs w:val="24"/>
          <w:lang w:val="id-ID"/>
        </w:rPr>
        <w:t>Laporan monitoring ibu hamil</w:t>
      </w:r>
    </w:p>
    <w:p w14:paraId="36B1BAF2" w14:textId="77777777" w:rsidR="00E8726C" w:rsidRPr="00F63F51" w:rsidRDefault="00831A7E" w:rsidP="00AC1090">
      <w:pPr>
        <w:numPr>
          <w:ilvl w:val="0"/>
          <w:numId w:val="9"/>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Melaksanakan kegiatan-kegiatan kuratif berupa pengobatan yang bersifat urgent di tempat kerja, pertolongan pertama pada kecelakaan kerja, pemeriksaan fisik, diagnosa penyakit, pem</w:t>
      </w:r>
      <w:r w:rsidRPr="00F63F51">
        <w:rPr>
          <w:rFonts w:ascii="Times New Roman" w:hAnsi="Times New Roman" w:cs="Times New Roman"/>
          <w:sz w:val="24"/>
          <w:szCs w:val="24"/>
          <w:lang w:val="id-ID"/>
        </w:rPr>
        <w:t>b</w:t>
      </w:r>
      <w:r w:rsidRPr="00F63F51">
        <w:rPr>
          <w:rFonts w:ascii="Times New Roman" w:hAnsi="Times New Roman" w:cs="Times New Roman"/>
          <w:sz w:val="24"/>
          <w:szCs w:val="24"/>
        </w:rPr>
        <w:t xml:space="preserve">erian obat generik, dan konsultasi. </w:t>
      </w:r>
    </w:p>
    <w:p w14:paraId="5B5DB79F" w14:textId="77777777" w:rsidR="00E8726C" w:rsidRPr="00F63F51" w:rsidRDefault="00831A7E" w:rsidP="00AC1090">
      <w:pPr>
        <w:numPr>
          <w:ilvl w:val="0"/>
          <w:numId w:val="9"/>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lang w:val="id-ID"/>
        </w:rPr>
        <w:t>Melakukan pengelolaan limbah hasil kegiatan klinik sesuai dengan persyaratan peraturan perundangan dan memberikan copy bukti pengelolaan tersebut kepada PIHAK PERTAMA (M</w:t>
      </w:r>
      <w:r w:rsidRPr="00F63F51">
        <w:rPr>
          <w:rFonts w:ascii="Times New Roman" w:hAnsi="Times New Roman" w:cs="Times New Roman"/>
          <w:sz w:val="24"/>
          <w:szCs w:val="24"/>
        </w:rPr>
        <w:t>O</w:t>
      </w:r>
      <w:r w:rsidRPr="00F63F51">
        <w:rPr>
          <w:rFonts w:ascii="Times New Roman" w:hAnsi="Times New Roman" w:cs="Times New Roman"/>
          <w:sz w:val="24"/>
          <w:szCs w:val="24"/>
          <w:lang w:val="id-ID"/>
        </w:rPr>
        <w:t>U dengan transporter dan/atau dengan pengolah, manifest limbah B3, surat jalan, dan berita acara pemusnahan) setiap minimal 180 (seratus delapan puluh) hari apabila jumlah limbah tersebut kurang dari 50 (lima puluh) kilogram per hari.</w:t>
      </w:r>
    </w:p>
    <w:p w14:paraId="355A2335" w14:textId="77777777" w:rsidR="00E8726C" w:rsidRPr="00F63F51" w:rsidRDefault="00E8726C" w:rsidP="00AC1090">
      <w:pPr>
        <w:spacing w:after="0" w:line="360" w:lineRule="auto"/>
        <w:jc w:val="center"/>
        <w:rPr>
          <w:rFonts w:ascii="Times New Roman" w:hAnsi="Times New Roman" w:cs="Times New Roman"/>
          <w:b/>
          <w:bCs/>
          <w:sz w:val="24"/>
          <w:szCs w:val="24"/>
          <w:lang w:val="id-ID"/>
        </w:rPr>
      </w:pPr>
    </w:p>
    <w:p w14:paraId="31546B12" w14:textId="77777777" w:rsidR="00456E5D" w:rsidRPr="00F63F51" w:rsidRDefault="00456E5D" w:rsidP="00AC1090">
      <w:pPr>
        <w:spacing w:after="0" w:line="360" w:lineRule="auto"/>
        <w:jc w:val="center"/>
        <w:rPr>
          <w:rFonts w:ascii="Times New Roman" w:hAnsi="Times New Roman" w:cs="Times New Roman"/>
          <w:b/>
          <w:bCs/>
          <w:sz w:val="24"/>
          <w:szCs w:val="24"/>
          <w:lang w:val="id-ID"/>
        </w:rPr>
      </w:pPr>
    </w:p>
    <w:p w14:paraId="268BB400" w14:textId="77777777" w:rsidR="00752EE9" w:rsidRPr="00F63F51" w:rsidRDefault="00752EE9" w:rsidP="00AC1090">
      <w:pPr>
        <w:spacing w:after="0" w:line="360" w:lineRule="auto"/>
        <w:jc w:val="center"/>
        <w:rPr>
          <w:rFonts w:ascii="Times New Roman" w:hAnsi="Times New Roman" w:cs="Times New Roman"/>
          <w:b/>
          <w:bCs/>
          <w:sz w:val="24"/>
          <w:szCs w:val="24"/>
          <w:lang w:val="id-ID"/>
        </w:rPr>
      </w:pPr>
    </w:p>
    <w:p w14:paraId="58852350" w14:textId="77777777" w:rsidR="00752EE9" w:rsidRPr="00F63F51" w:rsidRDefault="00752EE9" w:rsidP="00AC1090">
      <w:pPr>
        <w:spacing w:after="0" w:line="360" w:lineRule="auto"/>
        <w:jc w:val="center"/>
        <w:rPr>
          <w:rFonts w:ascii="Times New Roman" w:hAnsi="Times New Roman" w:cs="Times New Roman"/>
          <w:b/>
          <w:bCs/>
          <w:sz w:val="24"/>
          <w:szCs w:val="24"/>
          <w:lang w:val="id-ID"/>
        </w:rPr>
      </w:pPr>
    </w:p>
    <w:p w14:paraId="0E9C714D" w14:textId="77777777" w:rsidR="00456E5D" w:rsidRPr="00F63F51" w:rsidRDefault="00456E5D" w:rsidP="00AC1090">
      <w:pPr>
        <w:spacing w:after="0" w:line="360" w:lineRule="auto"/>
        <w:jc w:val="center"/>
        <w:rPr>
          <w:rFonts w:ascii="Times New Roman" w:hAnsi="Times New Roman" w:cs="Times New Roman"/>
          <w:b/>
          <w:bCs/>
          <w:sz w:val="24"/>
          <w:szCs w:val="24"/>
          <w:lang w:val="id-ID"/>
        </w:rPr>
      </w:pPr>
    </w:p>
    <w:p w14:paraId="22B34FB2" w14:textId="77777777" w:rsidR="00456E5D" w:rsidRPr="00F63F51" w:rsidRDefault="00456E5D" w:rsidP="00AC1090">
      <w:pPr>
        <w:spacing w:after="0" w:line="360" w:lineRule="auto"/>
        <w:jc w:val="center"/>
        <w:rPr>
          <w:rFonts w:ascii="Times New Roman" w:hAnsi="Times New Roman" w:cs="Times New Roman"/>
          <w:b/>
          <w:bCs/>
          <w:sz w:val="24"/>
          <w:szCs w:val="24"/>
          <w:lang w:val="id-ID"/>
        </w:rPr>
      </w:pPr>
    </w:p>
    <w:p w14:paraId="54052665" w14:textId="77777777" w:rsidR="00456E5D" w:rsidRPr="00F63F51" w:rsidRDefault="00456E5D" w:rsidP="00AC1090">
      <w:pPr>
        <w:spacing w:after="0" w:line="360" w:lineRule="auto"/>
        <w:jc w:val="center"/>
        <w:rPr>
          <w:rFonts w:ascii="Times New Roman" w:hAnsi="Times New Roman" w:cs="Times New Roman"/>
          <w:b/>
          <w:bCs/>
          <w:sz w:val="24"/>
          <w:szCs w:val="24"/>
          <w:lang w:val="id-ID"/>
        </w:rPr>
      </w:pPr>
    </w:p>
    <w:p w14:paraId="649EDC83" w14:textId="77777777" w:rsidR="00456E5D" w:rsidRPr="00F63F51" w:rsidRDefault="00456E5D" w:rsidP="00AC1090">
      <w:pPr>
        <w:spacing w:after="0" w:line="360" w:lineRule="auto"/>
        <w:jc w:val="center"/>
        <w:rPr>
          <w:rFonts w:ascii="Times New Roman" w:hAnsi="Times New Roman" w:cs="Times New Roman"/>
          <w:b/>
          <w:bCs/>
          <w:sz w:val="24"/>
          <w:szCs w:val="24"/>
          <w:lang w:val="id-ID"/>
        </w:rPr>
      </w:pPr>
    </w:p>
    <w:p w14:paraId="5E0576ED" w14:textId="77777777" w:rsidR="00E8726C" w:rsidRPr="00F63F51" w:rsidRDefault="00831A7E" w:rsidP="00AC1090">
      <w:pPr>
        <w:spacing w:after="0" w:line="360" w:lineRule="auto"/>
        <w:jc w:val="center"/>
        <w:rPr>
          <w:rFonts w:ascii="Times New Roman" w:hAnsi="Times New Roman" w:cs="Times New Roman"/>
          <w:b/>
          <w:bCs/>
          <w:sz w:val="24"/>
          <w:szCs w:val="24"/>
          <w:lang w:val="id-ID"/>
        </w:rPr>
      </w:pPr>
      <w:r w:rsidRPr="00F63F51">
        <w:rPr>
          <w:rFonts w:ascii="Times New Roman" w:hAnsi="Times New Roman" w:cs="Times New Roman"/>
          <w:b/>
          <w:bCs/>
          <w:sz w:val="24"/>
          <w:szCs w:val="24"/>
          <w:lang w:val="id-ID"/>
        </w:rPr>
        <w:lastRenderedPageBreak/>
        <w:t>PASAL 5</w:t>
      </w:r>
    </w:p>
    <w:p w14:paraId="12B057AA" w14:textId="77777777" w:rsidR="00E8726C" w:rsidRPr="00F63F51" w:rsidRDefault="00831A7E" w:rsidP="00AC1090">
      <w:pPr>
        <w:spacing w:after="0" w:line="360" w:lineRule="auto"/>
        <w:jc w:val="center"/>
        <w:rPr>
          <w:rFonts w:ascii="Times New Roman" w:hAnsi="Times New Roman" w:cs="Times New Roman"/>
          <w:b/>
          <w:bCs/>
          <w:sz w:val="24"/>
          <w:szCs w:val="24"/>
          <w:lang w:val="id-ID"/>
        </w:rPr>
      </w:pPr>
      <w:r w:rsidRPr="00F63F51">
        <w:rPr>
          <w:rFonts w:ascii="Times New Roman" w:hAnsi="Times New Roman" w:cs="Times New Roman"/>
          <w:b/>
          <w:bCs/>
          <w:sz w:val="24"/>
          <w:szCs w:val="24"/>
          <w:lang w:val="id-ID"/>
        </w:rPr>
        <w:t>ANGGARAN BIAYA PELAYANAN KESEHATAN</w:t>
      </w:r>
    </w:p>
    <w:p w14:paraId="121FC803" w14:textId="02008490" w:rsidR="00E8726C" w:rsidRPr="00F63F51" w:rsidDel="00396F8F" w:rsidRDefault="007A735E">
      <w:pPr>
        <w:pStyle w:val="ListParagraph"/>
        <w:numPr>
          <w:ilvl w:val="0"/>
          <w:numId w:val="31"/>
        </w:numPr>
        <w:spacing w:after="0" w:line="360" w:lineRule="auto"/>
        <w:ind w:left="284" w:hanging="284"/>
        <w:jc w:val="both"/>
        <w:rPr>
          <w:del w:id="293" w:author="SPVJF-GA-03" w:date="2021-05-05T12:35:00Z"/>
          <w:rFonts w:ascii="Times New Roman" w:hAnsi="Times New Roman" w:cs="Times New Roman"/>
          <w:sz w:val="24"/>
          <w:szCs w:val="24"/>
          <w:lang w:val="id-ID"/>
          <w:rPrChange w:id="294" w:author="SPVJF-GA-03" w:date="2021-05-05T12:35:00Z">
            <w:rPr>
              <w:del w:id="295" w:author="SPVJF-GA-03" w:date="2021-05-05T12:35:00Z"/>
              <w:lang w:val="id-ID"/>
            </w:rPr>
          </w:rPrChange>
        </w:rPr>
        <w:pPrChange w:id="296" w:author="SPVJF-GA-03" w:date="2021-05-05T12:35:00Z">
          <w:pPr>
            <w:spacing w:after="0" w:line="360" w:lineRule="auto"/>
            <w:ind w:left="284" w:hanging="284"/>
            <w:jc w:val="both"/>
          </w:pPr>
        </w:pPrChange>
      </w:pPr>
      <w:del w:id="297" w:author="SPVJF-GA-03" w:date="2021-05-05T12:35:00Z">
        <w:r w:rsidRPr="00F63F51" w:rsidDel="00396F8F">
          <w:rPr>
            <w:rFonts w:ascii="Times New Roman" w:hAnsi="Times New Roman" w:cs="Times New Roman"/>
            <w:sz w:val="24"/>
            <w:szCs w:val="24"/>
            <w:lang w:val="id-ID"/>
            <w:rPrChange w:id="298" w:author="SPVJF-GA-03" w:date="2021-05-05T12:35:00Z">
              <w:rPr>
                <w:lang w:val="id-ID"/>
              </w:rPr>
            </w:rPrChange>
          </w:rPr>
          <w:delText xml:space="preserve">1. </w:delText>
        </w:r>
      </w:del>
      <w:r w:rsidR="00831A7E" w:rsidRPr="00F63F51">
        <w:rPr>
          <w:rFonts w:ascii="Times New Roman" w:hAnsi="Times New Roman" w:cs="Times New Roman"/>
          <w:sz w:val="24"/>
          <w:szCs w:val="24"/>
          <w:lang w:val="id-ID"/>
          <w:rPrChange w:id="299" w:author="SPVJF-GA-03" w:date="2021-05-05T12:35:00Z">
            <w:rPr>
              <w:lang w:val="id-ID"/>
            </w:rPr>
          </w:rPrChange>
        </w:rPr>
        <w:t xml:space="preserve">Anggaran biaya kesehatan yang di maksud pada perjanjian ini dihitung berdasarkan kesepakatan yang telah disetujui oleh  KEDUA BELAH PIHAK dengan biaya pelayanan kesehatan setiap bulan adalah sebesar </w:t>
      </w:r>
      <w:commentRangeStart w:id="300"/>
      <w:r w:rsidR="00831A7E" w:rsidRPr="00F63F51">
        <w:rPr>
          <w:rFonts w:ascii="Times New Roman" w:hAnsi="Times New Roman" w:cs="Times New Roman"/>
          <w:sz w:val="24"/>
          <w:szCs w:val="24"/>
          <w:lang w:val="id-ID"/>
          <w:rPrChange w:id="301" w:author="SPVJF-GA-03" w:date="2021-05-05T12:35:00Z">
            <w:rPr>
              <w:lang w:val="id-ID"/>
            </w:rPr>
          </w:rPrChange>
        </w:rPr>
        <w:t xml:space="preserve">Rp. </w:t>
      </w:r>
      <w:r w:rsidR="009E4C80" w:rsidRPr="00F63F51">
        <w:rPr>
          <w:rFonts w:ascii="Times New Roman" w:hAnsi="Times New Roman" w:cs="Times New Roman"/>
          <w:sz w:val="24"/>
          <w:szCs w:val="24"/>
        </w:rPr>
        <w:t>41.950.000</w:t>
      </w:r>
      <w:r w:rsidR="00831A7E" w:rsidRPr="00F63F51">
        <w:rPr>
          <w:rFonts w:ascii="Times New Roman" w:hAnsi="Times New Roman" w:cs="Times New Roman"/>
          <w:sz w:val="24"/>
          <w:szCs w:val="24"/>
          <w:lang w:val="id-ID"/>
          <w:rPrChange w:id="302" w:author="SPVJF-GA-03" w:date="2021-05-05T12:35:00Z">
            <w:rPr>
              <w:lang w:val="id-ID"/>
            </w:rPr>
          </w:rPrChange>
        </w:rPr>
        <w:t xml:space="preserve"> </w:t>
      </w:r>
      <w:r w:rsidR="00831A7E" w:rsidRPr="00F63F51">
        <w:rPr>
          <w:rFonts w:ascii="Times New Roman" w:hAnsi="Times New Roman" w:cs="Times New Roman"/>
          <w:i/>
          <w:sz w:val="24"/>
          <w:szCs w:val="24"/>
          <w:lang w:val="id-ID"/>
          <w:rPrChange w:id="303" w:author="SPVJF-GA-03" w:date="2021-05-05T12:35:00Z">
            <w:rPr>
              <w:i/>
              <w:lang w:val="id-ID"/>
            </w:rPr>
          </w:rPrChange>
        </w:rPr>
        <w:t>(</w:t>
      </w:r>
      <w:r w:rsidR="009E4C80" w:rsidRPr="00F63F51">
        <w:rPr>
          <w:rFonts w:ascii="Times New Roman" w:hAnsi="Times New Roman" w:cs="Times New Roman"/>
          <w:i/>
          <w:sz w:val="24"/>
          <w:szCs w:val="24"/>
        </w:rPr>
        <w:t>Empat puluh satu juta Sembilan ratus lima puluh ribu rupiah</w:t>
      </w:r>
      <w:r w:rsidR="00831A7E" w:rsidRPr="00F63F51">
        <w:rPr>
          <w:rFonts w:ascii="Times New Roman" w:hAnsi="Times New Roman" w:cs="Times New Roman"/>
          <w:i/>
          <w:sz w:val="24"/>
          <w:szCs w:val="24"/>
          <w:lang w:val="id-ID"/>
          <w:rPrChange w:id="304" w:author="SPVJF-GA-03" w:date="2021-05-05T12:35:00Z">
            <w:rPr>
              <w:i/>
              <w:lang w:val="id-ID"/>
            </w:rPr>
          </w:rPrChange>
        </w:rPr>
        <w:t xml:space="preserve">) </w:t>
      </w:r>
      <w:commentRangeEnd w:id="300"/>
      <w:r w:rsidR="00184838" w:rsidRPr="00F63F51">
        <w:rPr>
          <w:rStyle w:val="CommentReference"/>
        </w:rPr>
        <w:commentReference w:id="300"/>
      </w:r>
      <w:r w:rsidR="00831A7E" w:rsidRPr="00F63F51">
        <w:rPr>
          <w:rFonts w:ascii="Times New Roman" w:hAnsi="Times New Roman" w:cs="Times New Roman"/>
          <w:sz w:val="24"/>
          <w:szCs w:val="24"/>
          <w:lang w:val="id-ID"/>
          <w:rPrChange w:id="305" w:author="SPVJF-GA-03" w:date="2021-05-05T12:35:00Z">
            <w:rPr>
              <w:lang w:val="id-ID"/>
            </w:rPr>
          </w:rPrChange>
        </w:rPr>
        <w:t>Besar nominal ini belum termasuk PPN 10 % .</w:t>
      </w:r>
    </w:p>
    <w:p w14:paraId="6848D7DB" w14:textId="77777777" w:rsidR="00396F8F" w:rsidRPr="00F63F51" w:rsidRDefault="00396F8F">
      <w:pPr>
        <w:pStyle w:val="ListParagraph"/>
        <w:numPr>
          <w:ilvl w:val="0"/>
          <w:numId w:val="31"/>
        </w:numPr>
        <w:spacing w:after="0" w:line="360" w:lineRule="auto"/>
        <w:ind w:left="284" w:hanging="284"/>
        <w:jc w:val="both"/>
        <w:rPr>
          <w:ins w:id="306" w:author="SPVJF-GA-03" w:date="2021-05-05T12:35:00Z"/>
          <w:rFonts w:ascii="Times New Roman" w:hAnsi="Times New Roman" w:cs="Times New Roman"/>
          <w:sz w:val="24"/>
          <w:szCs w:val="24"/>
          <w:lang w:val="id-ID"/>
          <w:rPrChange w:id="307" w:author="SPVJF-GA-03" w:date="2021-05-05T13:01:00Z">
            <w:rPr>
              <w:ins w:id="308" w:author="SPVJF-GA-03" w:date="2021-05-05T12:35:00Z"/>
              <w:rFonts w:ascii="Times New Roman" w:hAnsi="Times New Roman" w:cs="Times New Roman"/>
              <w:sz w:val="24"/>
              <w:szCs w:val="24"/>
            </w:rPr>
          </w:rPrChange>
        </w:rPr>
        <w:pPrChange w:id="309" w:author="SPVJF-GA-03" w:date="2021-05-05T12:35:00Z">
          <w:pPr>
            <w:spacing w:after="0" w:line="360" w:lineRule="auto"/>
            <w:ind w:left="284" w:hanging="284"/>
            <w:jc w:val="both"/>
          </w:pPr>
        </w:pPrChange>
      </w:pPr>
    </w:p>
    <w:p w14:paraId="4D8DD250" w14:textId="77777777" w:rsidR="00E8726C" w:rsidRPr="00F63F51" w:rsidRDefault="007A735E">
      <w:pPr>
        <w:pStyle w:val="ListParagraph"/>
        <w:numPr>
          <w:ilvl w:val="0"/>
          <w:numId w:val="31"/>
        </w:numPr>
        <w:spacing w:after="0" w:line="360" w:lineRule="auto"/>
        <w:ind w:left="284" w:hanging="284"/>
        <w:jc w:val="both"/>
        <w:rPr>
          <w:rFonts w:ascii="Times New Roman" w:hAnsi="Times New Roman" w:cs="Times New Roman"/>
          <w:sz w:val="24"/>
          <w:szCs w:val="24"/>
        </w:rPr>
        <w:pPrChange w:id="310" w:author="SPVJF-GA-03" w:date="2021-05-05T12:35:00Z">
          <w:pPr>
            <w:spacing w:after="0" w:line="360" w:lineRule="auto"/>
            <w:ind w:left="284" w:hanging="284"/>
            <w:jc w:val="both"/>
          </w:pPr>
        </w:pPrChange>
      </w:pPr>
      <w:del w:id="311" w:author="SPVJF-GA-03" w:date="2021-05-05T12:35:00Z">
        <w:r w:rsidRPr="00F63F51" w:rsidDel="00396F8F">
          <w:rPr>
            <w:rFonts w:ascii="Times New Roman" w:hAnsi="Times New Roman" w:cs="Times New Roman"/>
            <w:sz w:val="24"/>
            <w:szCs w:val="24"/>
          </w:rPr>
          <w:delText xml:space="preserve">2. </w:delText>
        </w:r>
      </w:del>
      <w:r w:rsidR="00831A7E" w:rsidRPr="00F63F51">
        <w:rPr>
          <w:rFonts w:ascii="Times New Roman" w:hAnsi="Times New Roman" w:cs="Times New Roman"/>
          <w:sz w:val="24"/>
          <w:szCs w:val="24"/>
        </w:rPr>
        <w:t xml:space="preserve">Anggaran dalam ayat 1 </w:t>
      </w:r>
      <w:r w:rsidR="00831A7E" w:rsidRPr="00F63F51">
        <w:rPr>
          <w:rFonts w:ascii="Times New Roman" w:hAnsi="Times New Roman" w:cs="Times New Roman"/>
          <w:sz w:val="24"/>
          <w:szCs w:val="24"/>
          <w:lang w:val="id-ID"/>
        </w:rPr>
        <w:t xml:space="preserve">(satu) </w:t>
      </w:r>
      <w:r w:rsidR="00831A7E" w:rsidRPr="00F63F51">
        <w:rPr>
          <w:rFonts w:ascii="Times New Roman" w:hAnsi="Times New Roman" w:cs="Times New Roman"/>
          <w:sz w:val="24"/>
          <w:szCs w:val="24"/>
        </w:rPr>
        <w:t xml:space="preserve">diatas diberikan </w:t>
      </w:r>
      <w:r w:rsidR="00831A7E" w:rsidRPr="00F63F51">
        <w:rPr>
          <w:rFonts w:ascii="Times New Roman" w:hAnsi="Times New Roman" w:cs="Times New Roman"/>
          <w:sz w:val="24"/>
          <w:szCs w:val="24"/>
          <w:lang w:val="id-ID"/>
        </w:rPr>
        <w:t>o</w:t>
      </w:r>
      <w:r w:rsidR="00831A7E" w:rsidRPr="00F63F51">
        <w:rPr>
          <w:rFonts w:ascii="Times New Roman" w:hAnsi="Times New Roman" w:cs="Times New Roman"/>
          <w:sz w:val="24"/>
          <w:szCs w:val="24"/>
        </w:rPr>
        <w:t>le</w:t>
      </w:r>
      <w:r w:rsidR="00831A7E" w:rsidRPr="00F63F51">
        <w:rPr>
          <w:rFonts w:ascii="Times New Roman" w:hAnsi="Times New Roman" w:cs="Times New Roman"/>
          <w:sz w:val="24"/>
          <w:szCs w:val="24"/>
          <w:lang w:val="id-ID"/>
        </w:rPr>
        <w:t>h</w:t>
      </w:r>
      <w:r w:rsidR="00831A7E" w:rsidRPr="00F63F51">
        <w:rPr>
          <w:rFonts w:ascii="Times New Roman" w:hAnsi="Times New Roman" w:cs="Times New Roman"/>
          <w:sz w:val="24"/>
          <w:szCs w:val="24"/>
        </w:rPr>
        <w:t xml:space="preserve"> PIHAK PERTAMA </w:t>
      </w:r>
      <w:r w:rsidR="00831A7E" w:rsidRPr="00F63F51">
        <w:rPr>
          <w:rFonts w:ascii="Times New Roman" w:hAnsi="Times New Roman" w:cs="Times New Roman"/>
          <w:sz w:val="24"/>
          <w:szCs w:val="24"/>
          <w:lang w:val="id-ID"/>
        </w:rPr>
        <w:t xml:space="preserve">kepada PIHAK KEDUA </w:t>
      </w:r>
      <w:r w:rsidR="00831A7E" w:rsidRPr="00F63F51">
        <w:rPr>
          <w:rFonts w:ascii="Times New Roman" w:hAnsi="Times New Roman" w:cs="Times New Roman"/>
          <w:sz w:val="24"/>
          <w:szCs w:val="24"/>
        </w:rPr>
        <w:t>melalui rekening :</w:t>
      </w:r>
    </w:p>
    <w:p w14:paraId="54CA142A" w14:textId="77777777" w:rsidR="00E8726C" w:rsidRPr="00F63F51" w:rsidRDefault="00831A7E" w:rsidP="007A735E">
      <w:pPr>
        <w:spacing w:after="0" w:line="360" w:lineRule="auto"/>
        <w:ind w:leftChars="129" w:left="284"/>
        <w:jc w:val="both"/>
        <w:rPr>
          <w:rFonts w:ascii="Times New Roman" w:hAnsi="Times New Roman" w:cs="Times New Roman"/>
          <w:color w:val="000000" w:themeColor="text1"/>
          <w:sz w:val="24"/>
          <w:szCs w:val="24"/>
        </w:rPr>
      </w:pPr>
      <w:r w:rsidRPr="00F63F51">
        <w:rPr>
          <w:rFonts w:ascii="Times New Roman" w:hAnsi="Times New Roman" w:cs="Times New Roman"/>
          <w:color w:val="000000" w:themeColor="text1"/>
          <w:sz w:val="24"/>
          <w:szCs w:val="24"/>
        </w:rPr>
        <w:t xml:space="preserve">Bank </w:t>
      </w:r>
      <w:r w:rsidRPr="00F63F51">
        <w:rPr>
          <w:rFonts w:ascii="Times New Roman" w:hAnsi="Times New Roman" w:cs="Times New Roman"/>
          <w:color w:val="000000" w:themeColor="text1"/>
          <w:sz w:val="24"/>
          <w:szCs w:val="24"/>
        </w:rPr>
        <w:tab/>
      </w:r>
      <w:r w:rsidRPr="00F63F51">
        <w:rPr>
          <w:rFonts w:ascii="Times New Roman" w:hAnsi="Times New Roman" w:cs="Times New Roman"/>
          <w:color w:val="000000" w:themeColor="text1"/>
          <w:sz w:val="24"/>
          <w:szCs w:val="24"/>
        </w:rPr>
        <w:tab/>
      </w:r>
      <w:r w:rsidRPr="00F63F51">
        <w:rPr>
          <w:rFonts w:ascii="Times New Roman" w:hAnsi="Times New Roman" w:cs="Times New Roman"/>
          <w:color w:val="000000" w:themeColor="text1"/>
          <w:sz w:val="24"/>
          <w:szCs w:val="24"/>
        </w:rPr>
        <w:tab/>
        <w:t>: Mandiri</w:t>
      </w:r>
    </w:p>
    <w:p w14:paraId="67746593" w14:textId="78D35711" w:rsidR="00E8726C" w:rsidRPr="00F63F51" w:rsidRDefault="00831A7E" w:rsidP="007A735E">
      <w:pPr>
        <w:spacing w:after="0" w:line="360" w:lineRule="auto"/>
        <w:ind w:left="2880" w:hanging="2596"/>
        <w:jc w:val="both"/>
        <w:rPr>
          <w:rFonts w:ascii="Times New Roman" w:eastAsia="Calibri" w:hAnsi="Times New Roman" w:cs="Times New Roman"/>
          <w:color w:val="000000" w:themeColor="text1"/>
          <w:sz w:val="24"/>
          <w:szCs w:val="24"/>
        </w:rPr>
      </w:pPr>
      <w:r w:rsidRPr="00F63F51">
        <w:rPr>
          <w:rFonts w:ascii="Times New Roman" w:hAnsi="Times New Roman" w:cs="Times New Roman"/>
          <w:color w:val="000000" w:themeColor="text1"/>
          <w:sz w:val="24"/>
          <w:szCs w:val="24"/>
        </w:rPr>
        <w:t xml:space="preserve">Kantor Cabang </w:t>
      </w:r>
      <w:r w:rsidRPr="00F63F51">
        <w:rPr>
          <w:rFonts w:ascii="Times New Roman" w:hAnsi="Times New Roman" w:cs="Times New Roman"/>
          <w:color w:val="000000" w:themeColor="text1"/>
          <w:sz w:val="24"/>
          <w:szCs w:val="24"/>
        </w:rPr>
        <w:tab/>
        <w:t xml:space="preserve">: </w:t>
      </w:r>
      <w:commentRangeStart w:id="312"/>
      <w:r w:rsidR="00E14CB3" w:rsidRPr="00F63F51">
        <w:rPr>
          <w:rFonts w:ascii="Times New Roman" w:hAnsi="Times New Roman" w:cs="Times New Roman"/>
          <w:color w:val="000000" w:themeColor="text1"/>
          <w:sz w:val="24"/>
          <w:szCs w:val="24"/>
          <w:shd w:val="clear" w:color="auto" w:fill="FFFFFF"/>
        </w:rPr>
        <w:t>Jl Letjend Suprapto No 37 Sidomulyo Ungaran Timur Kabupaten Semarang</w:t>
      </w:r>
      <w:commentRangeEnd w:id="312"/>
      <w:r w:rsidR="00E14CB3" w:rsidRPr="00F63F51">
        <w:rPr>
          <w:rStyle w:val="CommentReference"/>
        </w:rPr>
        <w:commentReference w:id="312"/>
      </w:r>
    </w:p>
    <w:p w14:paraId="77699BD4" w14:textId="77777777" w:rsidR="00E8726C" w:rsidRPr="00F63F51" w:rsidRDefault="00831A7E" w:rsidP="007A735E">
      <w:pPr>
        <w:spacing w:after="0" w:line="360" w:lineRule="auto"/>
        <w:ind w:leftChars="129" w:left="440" w:hanging="156"/>
        <w:jc w:val="both"/>
        <w:rPr>
          <w:rFonts w:ascii="Times New Roman" w:hAnsi="Times New Roman" w:cs="Times New Roman"/>
          <w:bCs/>
          <w:color w:val="000000" w:themeColor="text1"/>
          <w:sz w:val="24"/>
          <w:szCs w:val="24"/>
        </w:rPr>
      </w:pPr>
      <w:r w:rsidRPr="00F63F51">
        <w:rPr>
          <w:rFonts w:ascii="Times New Roman" w:hAnsi="Times New Roman" w:cs="Times New Roman"/>
          <w:color w:val="000000" w:themeColor="text1"/>
          <w:sz w:val="24"/>
          <w:szCs w:val="24"/>
        </w:rPr>
        <w:t>Nomor Rekening</w:t>
      </w:r>
      <w:r w:rsidRPr="00F63F51">
        <w:rPr>
          <w:rFonts w:ascii="Times New Roman" w:hAnsi="Times New Roman" w:cs="Times New Roman"/>
          <w:color w:val="000000" w:themeColor="text1"/>
          <w:sz w:val="24"/>
          <w:szCs w:val="24"/>
        </w:rPr>
        <w:tab/>
      </w:r>
      <w:r w:rsidRPr="00F63F51">
        <w:rPr>
          <w:rFonts w:ascii="Times New Roman" w:hAnsi="Times New Roman" w:cs="Times New Roman"/>
          <w:color w:val="000000" w:themeColor="text1"/>
          <w:sz w:val="24"/>
          <w:szCs w:val="24"/>
        </w:rPr>
        <w:tab/>
        <w:t xml:space="preserve">: </w:t>
      </w:r>
      <w:r w:rsidR="00D56ACB" w:rsidRPr="00F63F51">
        <w:rPr>
          <w:rFonts w:ascii="Times New Roman" w:eastAsia="Calibri" w:hAnsi="Times New Roman" w:cs="Times New Roman"/>
          <w:color w:val="000000" w:themeColor="text1"/>
          <w:sz w:val="24"/>
          <w:szCs w:val="24"/>
        </w:rPr>
        <w:t>136-0000847522</w:t>
      </w:r>
    </w:p>
    <w:p w14:paraId="298C15A5" w14:textId="77777777" w:rsidR="00D56ACB" w:rsidRPr="00F63F51" w:rsidRDefault="00831A7E">
      <w:pPr>
        <w:spacing w:after="0" w:line="360" w:lineRule="auto"/>
        <w:ind w:leftChars="129" w:left="440" w:hanging="156"/>
        <w:jc w:val="both"/>
        <w:rPr>
          <w:rFonts w:ascii="Times New Roman" w:hAnsi="Times New Roman" w:cs="Times New Roman"/>
          <w:color w:val="000000" w:themeColor="text1"/>
          <w:sz w:val="24"/>
          <w:szCs w:val="24"/>
        </w:rPr>
        <w:pPrChange w:id="313" w:author="SPVJF-GA-03" w:date="2021-05-05T12:36:00Z">
          <w:pPr>
            <w:pStyle w:val="ListParagraph"/>
            <w:numPr>
              <w:numId w:val="31"/>
            </w:numPr>
            <w:spacing w:after="0" w:line="360" w:lineRule="auto"/>
            <w:ind w:hanging="360"/>
            <w:jc w:val="both"/>
            <w:outlineLvl w:val="0"/>
          </w:pPr>
        </w:pPrChange>
      </w:pPr>
      <w:r w:rsidRPr="00F63F51">
        <w:rPr>
          <w:rFonts w:ascii="Times New Roman" w:hAnsi="Times New Roman" w:cs="Times New Roman"/>
          <w:color w:val="000000" w:themeColor="text1"/>
          <w:sz w:val="24"/>
          <w:szCs w:val="24"/>
        </w:rPr>
        <w:t xml:space="preserve">Atas Nama </w:t>
      </w:r>
      <w:r w:rsidRPr="00F63F51">
        <w:rPr>
          <w:rFonts w:ascii="Times New Roman" w:hAnsi="Times New Roman" w:cs="Times New Roman"/>
          <w:color w:val="000000" w:themeColor="text1"/>
          <w:sz w:val="24"/>
          <w:szCs w:val="24"/>
        </w:rPr>
        <w:tab/>
      </w:r>
      <w:r w:rsidRPr="00F63F51">
        <w:rPr>
          <w:rFonts w:ascii="Times New Roman" w:hAnsi="Times New Roman" w:cs="Times New Roman"/>
          <w:color w:val="000000" w:themeColor="text1"/>
          <w:sz w:val="24"/>
          <w:szCs w:val="24"/>
        </w:rPr>
        <w:tab/>
      </w:r>
      <w:r w:rsidR="008F64B7" w:rsidRPr="00F63F51">
        <w:rPr>
          <w:rFonts w:ascii="Times New Roman" w:hAnsi="Times New Roman" w:cs="Times New Roman"/>
          <w:color w:val="000000" w:themeColor="text1"/>
          <w:sz w:val="24"/>
          <w:szCs w:val="24"/>
        </w:rPr>
        <w:tab/>
      </w:r>
      <w:r w:rsidR="00D56ACB" w:rsidRPr="00F63F51">
        <w:rPr>
          <w:rFonts w:ascii="Times New Roman" w:hAnsi="Times New Roman" w:cs="Times New Roman"/>
          <w:color w:val="000000" w:themeColor="text1"/>
          <w:sz w:val="24"/>
          <w:szCs w:val="24"/>
        </w:rPr>
        <w:t>: PT Nala Mega Cipta</w:t>
      </w:r>
    </w:p>
    <w:p w14:paraId="7E2717B4" w14:textId="77777777" w:rsidR="00396F8F" w:rsidRPr="00F63F51" w:rsidRDefault="008C3827" w:rsidP="00D56ACB">
      <w:pPr>
        <w:spacing w:after="0" w:line="360" w:lineRule="auto"/>
        <w:ind w:leftChars="129" w:left="440" w:hanging="156"/>
        <w:jc w:val="both"/>
        <w:rPr>
          <w:ins w:id="314" w:author="SPVJF-GA-03" w:date="2021-05-05T12:36:00Z"/>
          <w:rFonts w:ascii="Times New Roman" w:hAnsi="Times New Roman" w:cs="Times New Roman"/>
          <w:sz w:val="24"/>
          <w:szCs w:val="24"/>
        </w:rPr>
      </w:pPr>
      <w:ins w:id="315" w:author="SPVJF-GA-03" w:date="2021-05-05T12:39:00Z">
        <w:r w:rsidRPr="00F63F51">
          <w:rPr>
            <w:rFonts w:ascii="Times New Roman" w:hAnsi="Times New Roman" w:cs="Times New Roman"/>
            <w:sz w:val="24"/>
            <w:szCs w:val="24"/>
          </w:rPr>
          <w:t xml:space="preserve">PIHAK KEDUA </w:t>
        </w:r>
      </w:ins>
      <w:del w:id="316" w:author="SPVJF-GA-03" w:date="2021-05-05T12:36:00Z">
        <w:r w:rsidR="00AC1090" w:rsidRPr="00F63F51" w:rsidDel="00396F8F">
          <w:rPr>
            <w:rFonts w:ascii="Times New Roman" w:hAnsi="Times New Roman" w:cs="Times New Roman"/>
            <w:sz w:val="24"/>
            <w:szCs w:val="24"/>
          </w:rPr>
          <w:delText xml:space="preserve">3. </w:delText>
        </w:r>
      </w:del>
      <w:ins w:id="317" w:author="SPVJF-GA-03" w:date="2021-05-05T12:36:00Z">
        <w:r w:rsidR="00396F8F" w:rsidRPr="00F63F51">
          <w:rPr>
            <w:rFonts w:ascii="Times New Roman" w:hAnsi="Times New Roman" w:cs="Times New Roman"/>
            <w:sz w:val="24"/>
            <w:szCs w:val="24"/>
          </w:rPr>
          <w:t xml:space="preserve">akan menagihkan biaya in-house clinic setiap bulannya kepada </w:t>
        </w:r>
      </w:ins>
      <w:ins w:id="318" w:author="SPVJF-GA-03" w:date="2021-05-05T12:39:00Z">
        <w:r w:rsidRPr="00F63F51">
          <w:rPr>
            <w:rFonts w:ascii="Times New Roman" w:hAnsi="Times New Roman" w:cs="Times New Roman"/>
            <w:sz w:val="24"/>
            <w:szCs w:val="24"/>
          </w:rPr>
          <w:t xml:space="preserve">PIHAK PERTAMA </w:t>
        </w:r>
      </w:ins>
      <w:ins w:id="319" w:author="SPVJF-GA-03" w:date="2021-05-05T12:36:00Z">
        <w:r w:rsidR="00396F8F" w:rsidRPr="00F63F51">
          <w:rPr>
            <w:rFonts w:ascii="Times New Roman" w:hAnsi="Times New Roman" w:cs="Times New Roman"/>
            <w:sz w:val="24"/>
            <w:szCs w:val="24"/>
          </w:rPr>
          <w:t>selambat-lambatnya tanggal 10 pada bulan berikutnya;</w:t>
        </w:r>
      </w:ins>
    </w:p>
    <w:p w14:paraId="3CC56082" w14:textId="77777777" w:rsidR="00396F8F" w:rsidRPr="00F63F51" w:rsidRDefault="008C3827">
      <w:pPr>
        <w:pStyle w:val="ListParagraph"/>
        <w:numPr>
          <w:ilvl w:val="0"/>
          <w:numId w:val="31"/>
        </w:numPr>
        <w:spacing w:after="0" w:line="360" w:lineRule="auto"/>
        <w:ind w:left="284" w:hanging="284"/>
        <w:jc w:val="both"/>
        <w:outlineLvl w:val="0"/>
        <w:rPr>
          <w:ins w:id="320" w:author="SPVJF-GA-03" w:date="2021-05-05T12:36:00Z"/>
          <w:rFonts w:ascii="Times New Roman" w:hAnsi="Times New Roman" w:cs="Times New Roman"/>
          <w:sz w:val="24"/>
          <w:szCs w:val="24"/>
        </w:rPr>
        <w:pPrChange w:id="321" w:author="GA-08" w:date="2020-04-30T15:01:00Z">
          <w:pPr>
            <w:spacing w:after="0" w:line="360" w:lineRule="auto"/>
            <w:ind w:leftChars="200" w:left="440"/>
            <w:jc w:val="both"/>
          </w:pPr>
        </w:pPrChange>
      </w:pPr>
      <w:ins w:id="322" w:author="SPVJF-GA-03" w:date="2021-05-05T12:39:00Z">
        <w:r w:rsidRPr="00F63F51">
          <w:rPr>
            <w:rFonts w:ascii="Times New Roman" w:hAnsi="Times New Roman" w:cs="Times New Roman"/>
            <w:sz w:val="24"/>
            <w:szCs w:val="24"/>
          </w:rPr>
          <w:t xml:space="preserve">PIHAK PERTAMA </w:t>
        </w:r>
      </w:ins>
      <w:ins w:id="323" w:author="SPVJF-GA-03" w:date="2021-05-05T12:36:00Z">
        <w:r w:rsidR="00396F8F" w:rsidRPr="00F63F51">
          <w:rPr>
            <w:rFonts w:ascii="Times New Roman" w:hAnsi="Times New Roman" w:cs="Times New Roman"/>
            <w:sz w:val="24"/>
            <w:szCs w:val="24"/>
          </w:rPr>
          <w:t>akan memberikan pembayaran kepada</w:t>
        </w:r>
      </w:ins>
      <w:ins w:id="324" w:author="SPVJF-GA-03" w:date="2021-05-05T12:39:00Z">
        <w:r w:rsidRPr="00F63F51">
          <w:rPr>
            <w:rFonts w:ascii="Times New Roman" w:hAnsi="Times New Roman" w:cs="Times New Roman"/>
            <w:sz w:val="24"/>
            <w:szCs w:val="24"/>
          </w:rPr>
          <w:t xml:space="preserve"> PIHAK KEDUA</w:t>
        </w:r>
      </w:ins>
      <w:ins w:id="325" w:author="SPVJF-GA-03" w:date="2021-05-05T12:36:00Z">
        <w:r w:rsidR="00396F8F" w:rsidRPr="00F63F51">
          <w:rPr>
            <w:rFonts w:ascii="Times New Roman" w:hAnsi="Times New Roman" w:cs="Times New Roman"/>
            <w:sz w:val="24"/>
            <w:szCs w:val="24"/>
          </w:rPr>
          <w:t xml:space="preserve"> selambat-lambatnya 30 (tiga puluh) hari pada bulan berjalan setelah klaim diterima.</w:t>
        </w:r>
      </w:ins>
    </w:p>
    <w:p w14:paraId="7B142879" w14:textId="77777777" w:rsidR="00E8726C" w:rsidRPr="00F63F51" w:rsidRDefault="00831A7E">
      <w:pPr>
        <w:pStyle w:val="ListParagraph"/>
        <w:numPr>
          <w:ilvl w:val="0"/>
          <w:numId w:val="31"/>
        </w:numPr>
        <w:spacing w:after="0" w:line="360" w:lineRule="auto"/>
        <w:ind w:left="284" w:hanging="284"/>
        <w:jc w:val="both"/>
        <w:outlineLvl w:val="0"/>
        <w:rPr>
          <w:rFonts w:ascii="Times New Roman" w:hAnsi="Times New Roman" w:cs="Times New Roman"/>
          <w:sz w:val="24"/>
          <w:szCs w:val="24"/>
        </w:rPr>
        <w:pPrChange w:id="326" w:author="GA-08" w:date="2020-04-30T15:01:00Z">
          <w:pPr>
            <w:spacing w:after="0" w:line="360" w:lineRule="auto"/>
            <w:ind w:leftChars="200" w:left="440"/>
            <w:jc w:val="both"/>
          </w:pPr>
        </w:pPrChange>
      </w:pPr>
      <w:r w:rsidRPr="00F63F51">
        <w:rPr>
          <w:rFonts w:ascii="Times New Roman" w:hAnsi="Times New Roman" w:cs="Times New Roman"/>
          <w:sz w:val="24"/>
          <w:szCs w:val="24"/>
          <w:lang w:val="id-ID"/>
        </w:rPr>
        <w:t xml:space="preserve">Mengenai pembayaran selisih biaya layanan kesehatan yang timbul dikemudian hari, PIHAK KEDUA akan menagih kepada PIHAK PERTAMA sesuai dengan biaya aktual yang tercantum dalam kuitansi atau surat tagihan dari Fasilitas Kesehatan atau jaringan PIHAK KEDUA. </w:t>
      </w:r>
      <w:r w:rsidRPr="00F63F51">
        <w:rPr>
          <w:rFonts w:ascii="Times New Roman" w:hAnsi="Times New Roman" w:cs="Times New Roman"/>
          <w:sz w:val="24"/>
          <w:szCs w:val="24"/>
        </w:rPr>
        <w:t xml:space="preserve">Pembayaran dari PIHAK PERTAMA wajib dilakukan sebulan sesudah invoice yang lengkap dan benar diserahterimakan antara </w:t>
      </w:r>
      <w:r w:rsidR="000E0EE3" w:rsidRPr="00F63F51">
        <w:rPr>
          <w:rFonts w:ascii="Times New Roman" w:hAnsi="Times New Roman" w:cs="Times New Roman"/>
          <w:sz w:val="24"/>
          <w:szCs w:val="24"/>
        </w:rPr>
        <w:t xml:space="preserve">PIHAK KEDUA </w:t>
      </w:r>
      <w:r w:rsidRPr="00F63F51">
        <w:rPr>
          <w:rFonts w:ascii="Times New Roman" w:hAnsi="Times New Roman" w:cs="Times New Roman"/>
          <w:sz w:val="24"/>
          <w:szCs w:val="24"/>
        </w:rPr>
        <w:t xml:space="preserve">dan </w:t>
      </w:r>
      <w:r w:rsidR="000E0EE3" w:rsidRPr="00F63F51">
        <w:rPr>
          <w:rFonts w:ascii="Times New Roman" w:hAnsi="Times New Roman" w:cs="Times New Roman"/>
          <w:sz w:val="24"/>
          <w:szCs w:val="24"/>
        </w:rPr>
        <w:t>PIHAK PERTAMA</w:t>
      </w:r>
      <w:r w:rsidRPr="00F63F51">
        <w:rPr>
          <w:rFonts w:ascii="Times New Roman" w:hAnsi="Times New Roman" w:cs="Times New Roman"/>
          <w:sz w:val="24"/>
          <w:szCs w:val="24"/>
        </w:rPr>
        <w:t xml:space="preserve">, dan pembayarannya  kepada  nomor rekening yang tercantum pada ayat </w:t>
      </w:r>
      <w:r w:rsidRPr="00F63F51">
        <w:rPr>
          <w:rFonts w:ascii="Times New Roman" w:hAnsi="Times New Roman" w:cs="Times New Roman"/>
          <w:sz w:val="24"/>
          <w:szCs w:val="24"/>
          <w:lang w:val="id-ID"/>
        </w:rPr>
        <w:t>2</w:t>
      </w:r>
      <w:r w:rsidRPr="00F63F51">
        <w:rPr>
          <w:rFonts w:ascii="Times New Roman" w:hAnsi="Times New Roman" w:cs="Times New Roman"/>
          <w:sz w:val="24"/>
          <w:szCs w:val="24"/>
        </w:rPr>
        <w:t xml:space="preserve"> pasal ini</w:t>
      </w:r>
      <w:r w:rsidRPr="00F63F51">
        <w:rPr>
          <w:rFonts w:ascii="Times New Roman" w:hAnsi="Times New Roman" w:cs="Times New Roman"/>
          <w:sz w:val="24"/>
          <w:szCs w:val="24"/>
          <w:lang w:val="id-ID"/>
        </w:rPr>
        <w:t>.</w:t>
      </w:r>
    </w:p>
    <w:p w14:paraId="4F61B493" w14:textId="77777777" w:rsidR="00E8726C" w:rsidRPr="00F63F51" w:rsidRDefault="00E8726C" w:rsidP="00AC1090">
      <w:pPr>
        <w:spacing w:after="0" w:line="360" w:lineRule="auto"/>
        <w:jc w:val="center"/>
        <w:rPr>
          <w:rFonts w:ascii="Times New Roman" w:hAnsi="Times New Roman" w:cs="Times New Roman"/>
          <w:b/>
          <w:bCs/>
          <w:sz w:val="24"/>
          <w:szCs w:val="24"/>
          <w:lang w:val="id-ID"/>
        </w:rPr>
      </w:pPr>
    </w:p>
    <w:p w14:paraId="725946BD"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PASAL 6</w:t>
      </w:r>
    </w:p>
    <w:p w14:paraId="65FBAA9B"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MASA BERLAKU PERJANJIAN DAN PELAKSANAAN TEKNIS</w:t>
      </w:r>
    </w:p>
    <w:p w14:paraId="02CCF685" w14:textId="49C67A44" w:rsidR="00E8726C" w:rsidRPr="00F63F51" w:rsidRDefault="00831A7E" w:rsidP="00AC1090">
      <w:pPr>
        <w:numPr>
          <w:ilvl w:val="0"/>
          <w:numId w:val="13"/>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Perjanjian ini berlaku untuk jangka waktu 1 (satu) tahun</w:t>
      </w:r>
      <w:r w:rsidR="000E0EE3" w:rsidRPr="00F63F51">
        <w:rPr>
          <w:rFonts w:ascii="Times New Roman" w:hAnsi="Times New Roman" w:cs="Times New Roman"/>
          <w:sz w:val="24"/>
          <w:szCs w:val="24"/>
          <w:lang w:val="id-ID"/>
        </w:rPr>
        <w:t xml:space="preserve"> sejak </w:t>
      </w:r>
      <w:commentRangeStart w:id="327"/>
      <w:r w:rsidR="000E0EE3" w:rsidRPr="00F63F51">
        <w:rPr>
          <w:rFonts w:ascii="Times New Roman" w:hAnsi="Times New Roman" w:cs="Times New Roman"/>
          <w:sz w:val="24"/>
          <w:szCs w:val="24"/>
          <w:lang w:val="id-ID"/>
        </w:rPr>
        <w:t>tanggal</w:t>
      </w:r>
      <w:commentRangeEnd w:id="327"/>
      <w:r w:rsidR="001E199B" w:rsidRPr="00F63F51">
        <w:rPr>
          <w:rStyle w:val="CommentReference"/>
        </w:rPr>
        <w:commentReference w:id="327"/>
      </w:r>
      <w:r w:rsidR="000E0EE3" w:rsidRPr="00F63F51">
        <w:rPr>
          <w:rFonts w:ascii="Times New Roman" w:hAnsi="Times New Roman" w:cs="Times New Roman"/>
          <w:sz w:val="24"/>
          <w:szCs w:val="24"/>
          <w:lang w:val="id-ID"/>
        </w:rPr>
        <w:t xml:space="preserve">  </w:t>
      </w:r>
      <w:r w:rsidR="00752EE9" w:rsidRPr="00F63F51">
        <w:rPr>
          <w:rFonts w:ascii="Times New Roman" w:hAnsi="Times New Roman" w:cs="Times New Roman"/>
          <w:sz w:val="24"/>
          <w:szCs w:val="24"/>
        </w:rPr>
        <w:t>1 Juli 2024 – 31 Juni 2025</w:t>
      </w:r>
      <w:commentRangeStart w:id="328"/>
      <w:commentRangeStart w:id="329"/>
      <w:del w:id="330" w:author="SITI FITRIANI" w:date="2021-05-07T09:03:00Z">
        <w:r w:rsidR="002A696E" w:rsidRPr="00F63F51" w:rsidDel="001F0E39">
          <w:rPr>
            <w:rFonts w:ascii="Times New Roman" w:hAnsi="Times New Roman" w:cs="Times New Roman"/>
            <w:sz w:val="24"/>
            <w:szCs w:val="24"/>
          </w:rPr>
          <w:delText>1</w:delText>
        </w:r>
      </w:del>
      <w:commentRangeEnd w:id="328"/>
      <w:r w:rsidR="00D42482" w:rsidRPr="00F63F51">
        <w:rPr>
          <w:rStyle w:val="CommentReference"/>
        </w:rPr>
        <w:commentReference w:id="328"/>
      </w:r>
      <w:commentRangeEnd w:id="329"/>
      <w:r w:rsidR="00E14CB3" w:rsidRPr="00F63F51">
        <w:rPr>
          <w:rStyle w:val="CommentReference"/>
        </w:rPr>
        <w:commentReference w:id="329"/>
      </w:r>
      <w:r w:rsidRPr="00F63F51">
        <w:rPr>
          <w:rFonts w:ascii="Times New Roman" w:hAnsi="Times New Roman" w:cs="Times New Roman"/>
          <w:sz w:val="24"/>
          <w:szCs w:val="24"/>
        </w:rPr>
        <w:t xml:space="preserve">, </w:t>
      </w:r>
    </w:p>
    <w:p w14:paraId="0C1A099C" w14:textId="77777777" w:rsidR="00E8726C" w:rsidRPr="00F63F51" w:rsidRDefault="00831A7E" w:rsidP="00AC1090">
      <w:pPr>
        <w:numPr>
          <w:ilvl w:val="0"/>
          <w:numId w:val="13"/>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 xml:space="preserve">Apabila terdapat persyaratan dan ketentuan yang baru, maka yang berlaku adalah yang terbaru dengan persetujuan dari KEDUA BELAH PIHAK </w:t>
      </w:r>
    </w:p>
    <w:p w14:paraId="5DEF6F7A" w14:textId="77777777" w:rsidR="00E8726C" w:rsidRPr="00F63F51" w:rsidRDefault="00D42482" w:rsidP="00AC1090">
      <w:pPr>
        <w:numPr>
          <w:ilvl w:val="0"/>
          <w:numId w:val="13"/>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 xml:space="preserve">KEDUA BELAH PIHAK </w:t>
      </w:r>
      <w:r w:rsidR="00831A7E" w:rsidRPr="00F63F51">
        <w:rPr>
          <w:rFonts w:ascii="Times New Roman" w:hAnsi="Times New Roman" w:cs="Times New Roman"/>
          <w:sz w:val="24"/>
          <w:szCs w:val="24"/>
        </w:rPr>
        <w:t xml:space="preserve">membuka kemungkinan untuk menjalin kerjasama dengan membentuk klinik BPJS dimana </w:t>
      </w:r>
      <w:r w:rsidR="000E0EE3" w:rsidRPr="00F63F51">
        <w:rPr>
          <w:rFonts w:ascii="Times New Roman" w:hAnsi="Times New Roman" w:cs="Times New Roman"/>
          <w:sz w:val="24"/>
          <w:szCs w:val="24"/>
        </w:rPr>
        <w:t xml:space="preserve">PIHAK PERTAMA </w:t>
      </w:r>
      <w:r w:rsidR="00831A7E" w:rsidRPr="00F63F51">
        <w:rPr>
          <w:rFonts w:ascii="Times New Roman" w:hAnsi="Times New Roman" w:cs="Times New Roman"/>
          <w:sz w:val="24"/>
          <w:szCs w:val="24"/>
        </w:rPr>
        <w:t xml:space="preserve">berkewajiban untuk menyiapkan tempat dan perijinan sedangkan </w:t>
      </w:r>
      <w:r w:rsidR="000E0EE3" w:rsidRPr="00F63F51">
        <w:rPr>
          <w:rFonts w:ascii="Times New Roman" w:hAnsi="Times New Roman" w:cs="Times New Roman"/>
          <w:sz w:val="24"/>
          <w:szCs w:val="24"/>
        </w:rPr>
        <w:t xml:space="preserve">PIHAK KEDUA </w:t>
      </w:r>
      <w:r w:rsidR="00831A7E" w:rsidRPr="00F63F51">
        <w:rPr>
          <w:rFonts w:ascii="Times New Roman" w:hAnsi="Times New Roman" w:cs="Times New Roman"/>
          <w:sz w:val="24"/>
          <w:szCs w:val="24"/>
        </w:rPr>
        <w:t xml:space="preserve">menyiapkan hal hal yang terkait dengan </w:t>
      </w:r>
      <w:r w:rsidR="00831A7E" w:rsidRPr="00F63F51">
        <w:rPr>
          <w:rFonts w:ascii="Times New Roman" w:hAnsi="Times New Roman" w:cs="Times New Roman"/>
          <w:sz w:val="24"/>
          <w:szCs w:val="24"/>
        </w:rPr>
        <w:lastRenderedPageBreak/>
        <w:t xml:space="preserve">persyaratan medis nya. Dan terkait ini akan dibicarakan kembali oleh </w:t>
      </w:r>
      <w:r w:rsidRPr="00F63F51">
        <w:rPr>
          <w:rFonts w:ascii="Times New Roman" w:hAnsi="Times New Roman" w:cs="Times New Roman"/>
          <w:sz w:val="24"/>
          <w:szCs w:val="24"/>
        </w:rPr>
        <w:t>KEDUA BELAH PIHAK</w:t>
      </w:r>
      <w:r w:rsidR="00831A7E" w:rsidRPr="00F63F51">
        <w:rPr>
          <w:rFonts w:ascii="Times New Roman" w:hAnsi="Times New Roman" w:cs="Times New Roman"/>
          <w:sz w:val="24"/>
          <w:szCs w:val="24"/>
        </w:rPr>
        <w:t>.</w:t>
      </w:r>
    </w:p>
    <w:p w14:paraId="459488EE" w14:textId="77777777" w:rsidR="00E26483" w:rsidRPr="00F63F51" w:rsidRDefault="00E26483" w:rsidP="00AC1090">
      <w:pPr>
        <w:spacing w:after="0" w:line="360" w:lineRule="auto"/>
        <w:jc w:val="center"/>
        <w:rPr>
          <w:rFonts w:ascii="Times New Roman" w:hAnsi="Times New Roman" w:cs="Times New Roman"/>
          <w:b/>
          <w:bCs/>
          <w:sz w:val="24"/>
          <w:szCs w:val="24"/>
          <w:lang w:val="id-ID"/>
        </w:rPr>
      </w:pPr>
    </w:p>
    <w:p w14:paraId="6E55F969"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PASAL 7</w:t>
      </w:r>
    </w:p>
    <w:p w14:paraId="734E2102" w14:textId="77777777" w:rsidR="00E8726C" w:rsidRPr="00F63F51" w:rsidRDefault="00831A7E" w:rsidP="00AC1090">
      <w:pPr>
        <w:spacing w:after="0" w:line="360" w:lineRule="auto"/>
        <w:jc w:val="center"/>
        <w:rPr>
          <w:rFonts w:ascii="Times New Roman" w:hAnsi="Times New Roman" w:cs="Times New Roman"/>
          <w:sz w:val="24"/>
          <w:szCs w:val="24"/>
        </w:rPr>
      </w:pPr>
      <w:r w:rsidRPr="00F63F51">
        <w:rPr>
          <w:rFonts w:ascii="Times New Roman" w:hAnsi="Times New Roman" w:cs="Times New Roman"/>
          <w:b/>
          <w:bCs/>
          <w:sz w:val="24"/>
          <w:szCs w:val="24"/>
        </w:rPr>
        <w:t>PENGAKHIRAN PERJANJIAN</w:t>
      </w:r>
    </w:p>
    <w:p w14:paraId="17555146" w14:textId="77777777" w:rsidR="009804DD" w:rsidRPr="00F63F51" w:rsidRDefault="009804DD">
      <w:pPr>
        <w:numPr>
          <w:ilvl w:val="0"/>
          <w:numId w:val="30"/>
        </w:numPr>
        <w:spacing w:after="0" w:line="360" w:lineRule="auto"/>
        <w:ind w:left="270" w:right="270"/>
        <w:contextualSpacing/>
        <w:jc w:val="both"/>
        <w:rPr>
          <w:ins w:id="331" w:author="SPVJF-GA-03" w:date="2021-05-05T08:36:00Z"/>
          <w:rFonts w:ascii="Times New Roman" w:eastAsia="Arial Unicode MS" w:hAnsi="Times New Roman" w:cs="Times New Roman"/>
          <w:color w:val="000000"/>
          <w:kern w:val="1"/>
          <w:sz w:val="24"/>
          <w:szCs w:val="24"/>
          <w:lang w:val="en-GB" w:eastAsia="hi-IN" w:bidi="hi-IN"/>
        </w:rPr>
        <w:pPrChange w:id="332" w:author="SPVJF-GA-03" w:date="2021-05-05T08:41:00Z">
          <w:pPr>
            <w:numPr>
              <w:numId w:val="29"/>
            </w:numPr>
            <w:spacing w:after="0" w:line="276" w:lineRule="auto"/>
            <w:ind w:left="720" w:right="270" w:hanging="360"/>
            <w:contextualSpacing/>
            <w:jc w:val="both"/>
          </w:pPr>
        </w:pPrChange>
      </w:pPr>
      <w:ins w:id="333" w:author="SPVJF-GA-03" w:date="2021-05-05T08:36:00Z">
        <w:r w:rsidRPr="00F63F51">
          <w:rPr>
            <w:rFonts w:ascii="Times New Roman" w:eastAsia="Arial Unicode MS" w:hAnsi="Times New Roman" w:cs="Times New Roman"/>
            <w:color w:val="000000"/>
            <w:kern w:val="1"/>
            <w:sz w:val="24"/>
            <w:szCs w:val="24"/>
            <w:lang w:val="id-ID" w:eastAsia="hi-IN" w:bidi="hi-IN"/>
          </w:rPr>
          <w:t>Perjanjian ini dapat berakhir dikarenakan sebagai berikut:</w:t>
        </w:r>
      </w:ins>
    </w:p>
    <w:p w14:paraId="3F1BB489" w14:textId="77777777" w:rsidR="009804DD" w:rsidRPr="00F63F51" w:rsidRDefault="009804DD">
      <w:pPr>
        <w:numPr>
          <w:ilvl w:val="1"/>
          <w:numId w:val="30"/>
        </w:numPr>
        <w:spacing w:after="0" w:line="360" w:lineRule="auto"/>
        <w:ind w:left="630" w:right="270"/>
        <w:contextualSpacing/>
        <w:jc w:val="both"/>
        <w:rPr>
          <w:ins w:id="334" w:author="SPVJF-GA-03" w:date="2021-05-05T08:36:00Z"/>
          <w:rFonts w:ascii="Times New Roman" w:eastAsia="Arial Unicode MS" w:hAnsi="Times New Roman" w:cs="Times New Roman"/>
          <w:color w:val="000000"/>
          <w:kern w:val="1"/>
          <w:sz w:val="24"/>
          <w:szCs w:val="24"/>
          <w:lang w:val="en-GB" w:eastAsia="hi-IN" w:bidi="hi-IN"/>
        </w:rPr>
        <w:pPrChange w:id="335" w:author="SPVJF-GA-03" w:date="2021-05-05T08:41:00Z">
          <w:pPr>
            <w:numPr>
              <w:ilvl w:val="1"/>
              <w:numId w:val="28"/>
            </w:numPr>
            <w:tabs>
              <w:tab w:val="num" w:pos="0"/>
            </w:tabs>
            <w:spacing w:after="0" w:line="276" w:lineRule="auto"/>
            <w:ind w:left="1440" w:right="270" w:hanging="360"/>
            <w:contextualSpacing/>
            <w:jc w:val="both"/>
          </w:pPr>
        </w:pPrChange>
      </w:pPr>
      <w:ins w:id="336" w:author="SPVJF-GA-03" w:date="2021-05-05T08:36:00Z">
        <w:r w:rsidRPr="00F63F51">
          <w:rPr>
            <w:rFonts w:ascii="Times New Roman" w:eastAsia="Arial Unicode MS" w:hAnsi="Times New Roman" w:cs="Times New Roman"/>
            <w:color w:val="000000"/>
            <w:kern w:val="1"/>
            <w:sz w:val="24"/>
            <w:szCs w:val="24"/>
            <w:lang w:val="id-ID" w:eastAsia="hi-IN" w:bidi="hi-IN"/>
          </w:rPr>
          <w:t>Para Pihak sepakat untuk mengakhiri.</w:t>
        </w:r>
      </w:ins>
    </w:p>
    <w:p w14:paraId="24E9B7E6" w14:textId="77777777" w:rsidR="009804DD" w:rsidRPr="00F63F51" w:rsidRDefault="009804DD">
      <w:pPr>
        <w:numPr>
          <w:ilvl w:val="1"/>
          <w:numId w:val="30"/>
        </w:numPr>
        <w:spacing w:after="0" w:line="360" w:lineRule="auto"/>
        <w:ind w:left="630" w:right="270"/>
        <w:contextualSpacing/>
        <w:jc w:val="both"/>
        <w:rPr>
          <w:ins w:id="337" w:author="SPVJF-GA-03" w:date="2021-05-05T08:36:00Z"/>
          <w:rFonts w:ascii="Times New Roman" w:eastAsia="Arial Unicode MS" w:hAnsi="Times New Roman" w:cs="Times New Roman"/>
          <w:color w:val="000000"/>
          <w:kern w:val="1"/>
          <w:sz w:val="24"/>
          <w:szCs w:val="24"/>
          <w:lang w:val="en-GB" w:eastAsia="hi-IN" w:bidi="hi-IN"/>
        </w:rPr>
        <w:pPrChange w:id="338" w:author="SPVJF-GA-03" w:date="2021-05-05T08:41:00Z">
          <w:pPr>
            <w:numPr>
              <w:ilvl w:val="1"/>
              <w:numId w:val="28"/>
            </w:numPr>
            <w:tabs>
              <w:tab w:val="num" w:pos="0"/>
            </w:tabs>
            <w:spacing w:after="0" w:line="276" w:lineRule="auto"/>
            <w:ind w:left="1440" w:right="270" w:hanging="360"/>
            <w:contextualSpacing/>
            <w:jc w:val="both"/>
          </w:pPr>
        </w:pPrChange>
      </w:pPr>
      <w:ins w:id="339" w:author="SPVJF-GA-03" w:date="2021-05-05T08:36:00Z">
        <w:r w:rsidRPr="00F63F51">
          <w:rPr>
            <w:rFonts w:ascii="Times New Roman" w:eastAsia="Arial Unicode MS" w:hAnsi="Times New Roman" w:cs="Times New Roman"/>
            <w:color w:val="000000"/>
            <w:kern w:val="1"/>
            <w:sz w:val="24"/>
            <w:szCs w:val="24"/>
            <w:lang w:val="id-ID" w:eastAsia="hi-IN" w:bidi="hi-IN"/>
          </w:rPr>
          <w:t>Periode perjanjian telah berakhir.</w:t>
        </w:r>
      </w:ins>
    </w:p>
    <w:p w14:paraId="3540BB03" w14:textId="77777777" w:rsidR="009804DD" w:rsidRPr="00F63F51" w:rsidRDefault="009804DD">
      <w:pPr>
        <w:numPr>
          <w:ilvl w:val="1"/>
          <w:numId w:val="30"/>
        </w:numPr>
        <w:spacing w:after="0" w:line="360" w:lineRule="auto"/>
        <w:ind w:left="630" w:right="270"/>
        <w:contextualSpacing/>
        <w:jc w:val="both"/>
        <w:rPr>
          <w:ins w:id="340" w:author="SPVJF-GA-03" w:date="2021-05-05T08:36:00Z"/>
          <w:rFonts w:ascii="Times New Roman" w:eastAsia="Arial Unicode MS" w:hAnsi="Times New Roman" w:cs="Times New Roman"/>
          <w:color w:val="000000"/>
          <w:kern w:val="1"/>
          <w:sz w:val="24"/>
          <w:szCs w:val="24"/>
          <w:lang w:val="en-GB" w:eastAsia="hi-IN" w:bidi="hi-IN"/>
        </w:rPr>
        <w:pPrChange w:id="341" w:author="SPVJF-GA-03" w:date="2021-05-05T08:41:00Z">
          <w:pPr>
            <w:numPr>
              <w:ilvl w:val="1"/>
              <w:numId w:val="28"/>
            </w:numPr>
            <w:tabs>
              <w:tab w:val="num" w:pos="0"/>
            </w:tabs>
            <w:spacing w:after="0" w:line="276" w:lineRule="auto"/>
            <w:ind w:left="1440" w:right="270" w:hanging="360"/>
            <w:contextualSpacing/>
            <w:jc w:val="both"/>
          </w:pPr>
        </w:pPrChange>
      </w:pPr>
      <w:ins w:id="342" w:author="SPVJF-GA-03" w:date="2021-05-05T08:36:00Z">
        <w:r w:rsidRPr="00F63F51">
          <w:rPr>
            <w:rFonts w:ascii="Times New Roman" w:eastAsia="Arial Unicode MS" w:hAnsi="Times New Roman" w:cs="Times New Roman"/>
            <w:color w:val="000000"/>
            <w:kern w:val="1"/>
            <w:sz w:val="24"/>
            <w:szCs w:val="24"/>
            <w:lang w:val="id-ID" w:eastAsia="hi-IN" w:bidi="hi-IN"/>
          </w:rPr>
          <w:t>Salah satu Pihak cidera janji.</w:t>
        </w:r>
      </w:ins>
    </w:p>
    <w:p w14:paraId="0F532E5F" w14:textId="77777777" w:rsidR="009804DD" w:rsidRPr="00F63F51" w:rsidRDefault="009804DD">
      <w:pPr>
        <w:numPr>
          <w:ilvl w:val="1"/>
          <w:numId w:val="30"/>
        </w:numPr>
        <w:spacing w:after="0" w:line="360" w:lineRule="auto"/>
        <w:ind w:left="630" w:right="270"/>
        <w:contextualSpacing/>
        <w:jc w:val="both"/>
        <w:rPr>
          <w:ins w:id="343" w:author="SPVJF-GA-03" w:date="2021-05-05T08:36:00Z"/>
          <w:rFonts w:ascii="Times New Roman" w:eastAsia="Arial Unicode MS" w:hAnsi="Times New Roman" w:cs="Times New Roman"/>
          <w:color w:val="000000"/>
          <w:kern w:val="1"/>
          <w:sz w:val="24"/>
          <w:szCs w:val="24"/>
          <w:lang w:val="en-GB" w:eastAsia="hi-IN" w:bidi="hi-IN"/>
        </w:rPr>
        <w:pPrChange w:id="344" w:author="SPVJF-GA-03" w:date="2021-05-05T08:41:00Z">
          <w:pPr>
            <w:numPr>
              <w:ilvl w:val="1"/>
              <w:numId w:val="28"/>
            </w:numPr>
            <w:tabs>
              <w:tab w:val="num" w:pos="0"/>
            </w:tabs>
            <w:spacing w:after="0" w:line="276" w:lineRule="auto"/>
            <w:ind w:left="1440" w:right="270" w:hanging="360"/>
            <w:contextualSpacing/>
            <w:jc w:val="both"/>
          </w:pPr>
        </w:pPrChange>
      </w:pPr>
      <w:ins w:id="345" w:author="SPVJF-GA-03" w:date="2021-05-05T08:36:00Z">
        <w:r w:rsidRPr="00F63F51">
          <w:rPr>
            <w:rFonts w:ascii="Times New Roman" w:eastAsia="Arial Unicode MS" w:hAnsi="Times New Roman" w:cs="Times New Roman"/>
            <w:color w:val="000000"/>
            <w:kern w:val="1"/>
            <w:sz w:val="24"/>
            <w:szCs w:val="24"/>
            <w:lang w:val="id-ID" w:eastAsia="hi-IN" w:bidi="hi-IN"/>
          </w:rPr>
          <w:t>Dengan putusan pengadilan.</w:t>
        </w:r>
      </w:ins>
    </w:p>
    <w:p w14:paraId="0526A28B" w14:textId="77777777" w:rsidR="009804DD" w:rsidRPr="00F63F51" w:rsidRDefault="009804DD">
      <w:pPr>
        <w:numPr>
          <w:ilvl w:val="1"/>
          <w:numId w:val="30"/>
        </w:numPr>
        <w:spacing w:after="0" w:line="360" w:lineRule="auto"/>
        <w:ind w:left="630" w:right="270"/>
        <w:contextualSpacing/>
        <w:jc w:val="both"/>
        <w:rPr>
          <w:ins w:id="346" w:author="SPVJF-GA-03" w:date="2021-05-05T08:34:00Z"/>
          <w:rFonts w:ascii="Times New Roman" w:eastAsia="Arial Unicode MS" w:hAnsi="Times New Roman" w:cs="Times New Roman"/>
          <w:color w:val="000000"/>
          <w:kern w:val="1"/>
          <w:sz w:val="24"/>
          <w:szCs w:val="24"/>
          <w:lang w:val="en-GB" w:eastAsia="hi-IN" w:bidi="hi-IN"/>
          <w:rPrChange w:id="347" w:author="SPVJF-GA-03" w:date="2021-05-05T08:36:00Z">
            <w:rPr>
              <w:ins w:id="348" w:author="SPVJF-GA-03" w:date="2021-05-05T08:34:00Z"/>
              <w:rFonts w:ascii="Times New Roman" w:hAnsi="Times New Roman" w:cs="Times New Roman"/>
              <w:sz w:val="24"/>
              <w:szCs w:val="24"/>
            </w:rPr>
          </w:rPrChange>
        </w:rPr>
        <w:pPrChange w:id="349" w:author="SPVJF-GA-03" w:date="2021-05-05T08:41:00Z">
          <w:pPr>
            <w:numPr>
              <w:numId w:val="14"/>
            </w:numPr>
            <w:spacing w:after="0" w:line="360" w:lineRule="auto"/>
            <w:ind w:left="218" w:hangingChars="91" w:hanging="218"/>
            <w:jc w:val="both"/>
          </w:pPr>
        </w:pPrChange>
      </w:pPr>
      <w:ins w:id="350" w:author="SPVJF-GA-03" w:date="2021-05-05T08:36:00Z">
        <w:r w:rsidRPr="00F63F51">
          <w:rPr>
            <w:rFonts w:ascii="Times New Roman" w:eastAsia="Arial Unicode MS" w:hAnsi="Times New Roman" w:cs="Times New Roman"/>
            <w:color w:val="000000"/>
            <w:kern w:val="1"/>
            <w:sz w:val="24"/>
            <w:szCs w:val="24"/>
            <w:lang w:val="id-ID" w:eastAsia="hi-IN" w:bidi="hi-IN"/>
          </w:rPr>
          <w:t>Salah satu Pihak dinyatakan bangkrut/pailit.</w:t>
        </w:r>
      </w:ins>
    </w:p>
    <w:p w14:paraId="36367288" w14:textId="77777777" w:rsidR="00C932D4" w:rsidRPr="00F63F51" w:rsidRDefault="00C932D4">
      <w:pPr>
        <w:pStyle w:val="ListParagraph"/>
        <w:numPr>
          <w:ilvl w:val="0"/>
          <w:numId w:val="30"/>
        </w:numPr>
        <w:spacing w:after="0" w:line="360" w:lineRule="auto"/>
        <w:ind w:left="270"/>
        <w:jc w:val="both"/>
        <w:rPr>
          <w:ins w:id="351" w:author="SPVJF-GA-03" w:date="2021-05-05T08:38:00Z"/>
          <w:rFonts w:ascii="Times New Roman" w:hAnsi="Times New Roman" w:cs="Times New Roman"/>
          <w:sz w:val="24"/>
          <w:szCs w:val="24"/>
        </w:rPr>
        <w:pPrChange w:id="352" w:author="SPVJF-GA-03" w:date="2021-05-05T08:37:00Z">
          <w:pPr>
            <w:numPr>
              <w:numId w:val="14"/>
            </w:numPr>
            <w:spacing w:after="0" w:line="360" w:lineRule="auto"/>
            <w:ind w:left="218" w:hangingChars="91" w:hanging="218"/>
            <w:jc w:val="both"/>
          </w:pPr>
        </w:pPrChange>
      </w:pPr>
      <w:ins w:id="353" w:author="SPVJF-GA-03" w:date="2021-05-05T08:38:00Z">
        <w:r w:rsidRPr="00F63F51">
          <w:rPr>
            <w:rFonts w:ascii="Times New Roman" w:hAnsi="Times New Roman" w:cs="Times New Roman"/>
            <w:sz w:val="24"/>
            <w:szCs w:val="24"/>
          </w:rPr>
          <w:t xml:space="preserve">Pengakhiran perjanjian dalam ayat (1) poin (a), poin (b) dan poin (c) harus dengan memberitahu/diberitahu terlebih dahulu kepada </w:t>
        </w:r>
      </w:ins>
      <w:ins w:id="354" w:author="SPVJF-GA-03" w:date="2021-05-05T09:00:00Z">
        <w:r w:rsidR="006C5B6B" w:rsidRPr="00F63F51">
          <w:rPr>
            <w:rFonts w:ascii="Times New Roman" w:hAnsi="Times New Roman" w:cs="Times New Roman"/>
            <w:sz w:val="24"/>
            <w:szCs w:val="24"/>
          </w:rPr>
          <w:t>KEDUA BELAH PIHAK</w:t>
        </w:r>
      </w:ins>
      <w:ins w:id="355" w:author="SPVJF-GA-03" w:date="2021-05-05T08:38:00Z">
        <w:r w:rsidRPr="00F63F51">
          <w:rPr>
            <w:rFonts w:ascii="Times New Roman" w:hAnsi="Times New Roman" w:cs="Times New Roman"/>
            <w:sz w:val="24"/>
            <w:szCs w:val="24"/>
          </w:rPr>
          <w:t xml:space="preserve"> selambat-lambatnya </w:t>
        </w:r>
      </w:ins>
      <w:ins w:id="356" w:author="SPVJF-GA-03" w:date="2021-05-05T09:01:00Z">
        <w:r w:rsidR="006C5B6B" w:rsidRPr="00F63F51">
          <w:rPr>
            <w:rFonts w:ascii="Times New Roman" w:hAnsi="Times New Roman" w:cs="Times New Roman"/>
            <w:sz w:val="24"/>
            <w:szCs w:val="24"/>
          </w:rPr>
          <w:t>30 (tiga puluh)</w:t>
        </w:r>
      </w:ins>
      <w:ins w:id="357" w:author="SPVJF-GA-03" w:date="2021-05-05T08:38:00Z">
        <w:r w:rsidRPr="00F63F51">
          <w:rPr>
            <w:rFonts w:ascii="Times New Roman" w:hAnsi="Times New Roman" w:cs="Times New Roman"/>
            <w:sz w:val="24"/>
            <w:szCs w:val="24"/>
          </w:rPr>
          <w:t xml:space="preserve"> hari sebelum pelaksanaan.</w:t>
        </w:r>
      </w:ins>
    </w:p>
    <w:p w14:paraId="61D4A28C" w14:textId="77777777" w:rsidR="00E8726C" w:rsidRPr="00F63F51" w:rsidRDefault="00831A7E">
      <w:pPr>
        <w:numPr>
          <w:ilvl w:val="0"/>
          <w:numId w:val="30"/>
        </w:numPr>
        <w:spacing w:after="0" w:line="360" w:lineRule="auto"/>
        <w:ind w:left="270"/>
        <w:jc w:val="both"/>
        <w:rPr>
          <w:rFonts w:ascii="Times New Roman" w:hAnsi="Times New Roman" w:cs="Times New Roman"/>
          <w:sz w:val="24"/>
          <w:szCs w:val="24"/>
        </w:rPr>
        <w:pPrChange w:id="358" w:author="SPVJF-GA-03" w:date="2021-05-05T08:37:00Z">
          <w:pPr>
            <w:numPr>
              <w:numId w:val="14"/>
            </w:numPr>
            <w:spacing w:after="0" w:line="360" w:lineRule="auto"/>
            <w:ind w:left="218" w:hangingChars="91" w:hanging="218"/>
            <w:jc w:val="both"/>
          </w:pPr>
        </w:pPrChange>
      </w:pPr>
      <w:r w:rsidRPr="00F63F51">
        <w:rPr>
          <w:rFonts w:ascii="Times New Roman" w:hAnsi="Times New Roman" w:cs="Times New Roman"/>
          <w:sz w:val="24"/>
          <w:szCs w:val="24"/>
        </w:rPr>
        <w:t>Surat perjanjian kerjasama ini tidak dapat dibatalkan sepihak tanpa persetujuan pihak lainnya</w:t>
      </w:r>
      <w:r w:rsidRPr="00F63F51">
        <w:rPr>
          <w:rFonts w:ascii="Times New Roman" w:hAnsi="Times New Roman" w:cs="Times New Roman"/>
          <w:sz w:val="24"/>
          <w:szCs w:val="24"/>
          <w:lang w:val="id-ID"/>
        </w:rPr>
        <w:t>.</w:t>
      </w:r>
    </w:p>
    <w:p w14:paraId="356CB837" w14:textId="77777777" w:rsidR="00E8726C" w:rsidRPr="00F63F51" w:rsidRDefault="00831A7E">
      <w:pPr>
        <w:numPr>
          <w:ilvl w:val="0"/>
          <w:numId w:val="30"/>
        </w:numPr>
        <w:spacing w:after="0" w:line="360" w:lineRule="auto"/>
        <w:ind w:left="270"/>
        <w:jc w:val="both"/>
        <w:rPr>
          <w:rFonts w:ascii="Times New Roman" w:hAnsi="Times New Roman" w:cs="Times New Roman"/>
          <w:sz w:val="24"/>
          <w:szCs w:val="24"/>
        </w:rPr>
        <w:pPrChange w:id="359" w:author="SPVJF-GA-03" w:date="2021-05-05T08:37:00Z">
          <w:pPr>
            <w:numPr>
              <w:numId w:val="14"/>
            </w:numPr>
            <w:spacing w:after="0" w:line="360" w:lineRule="auto"/>
            <w:ind w:left="218" w:hangingChars="91" w:hanging="218"/>
            <w:jc w:val="both"/>
          </w:pPr>
        </w:pPrChange>
      </w:pPr>
      <w:r w:rsidRPr="00F63F51">
        <w:rPr>
          <w:rFonts w:ascii="Times New Roman" w:hAnsi="Times New Roman" w:cs="Times New Roman"/>
          <w:sz w:val="24"/>
          <w:szCs w:val="24"/>
        </w:rPr>
        <w:t>Apabila salah satu pihak akan memutuskan perjanjian kerjasama ini, maka selambat-lambatnya 30 (tiga puluh) hari kerja sebelumnya sudah harus memberitahukan pihak lainya secara tertulis.</w:t>
      </w:r>
    </w:p>
    <w:p w14:paraId="26E3EA47" w14:textId="77777777" w:rsidR="00E8726C" w:rsidRPr="00F63F51" w:rsidRDefault="00831A7E">
      <w:pPr>
        <w:numPr>
          <w:ilvl w:val="0"/>
          <w:numId w:val="30"/>
        </w:numPr>
        <w:spacing w:after="0" w:line="360" w:lineRule="auto"/>
        <w:ind w:left="270"/>
        <w:jc w:val="both"/>
        <w:rPr>
          <w:rFonts w:ascii="Times New Roman" w:hAnsi="Times New Roman" w:cs="Times New Roman"/>
          <w:sz w:val="24"/>
          <w:szCs w:val="24"/>
        </w:rPr>
        <w:pPrChange w:id="360" w:author="SPVJF-GA-03" w:date="2021-05-05T08:37:00Z">
          <w:pPr>
            <w:numPr>
              <w:numId w:val="14"/>
            </w:numPr>
            <w:spacing w:after="0" w:line="360" w:lineRule="auto"/>
            <w:ind w:left="238" w:hangingChars="99" w:hanging="238"/>
            <w:jc w:val="both"/>
          </w:pPr>
        </w:pPrChange>
      </w:pPr>
      <w:r w:rsidRPr="00F63F51">
        <w:rPr>
          <w:rFonts w:ascii="Times New Roman" w:hAnsi="Times New Roman" w:cs="Times New Roman"/>
          <w:sz w:val="24"/>
          <w:szCs w:val="24"/>
        </w:rPr>
        <w:t xml:space="preserve">Untuk mengakhiri Perjanjian Kerjasama sebagaimana diatur dalam Ayat (2) Pasal ini, Kedua Pihak sepakat untuk tidak memberlakukan Pasal 1266 dan Pasal 1267 Kitab Undang-Undang Hukum Perdata. </w:t>
      </w:r>
    </w:p>
    <w:p w14:paraId="3A03CBB3" w14:textId="0555BC17" w:rsidR="00AB2584" w:rsidRPr="00F63F51" w:rsidRDefault="00831A7E" w:rsidP="00752EE9">
      <w:pPr>
        <w:numPr>
          <w:ilvl w:val="0"/>
          <w:numId w:val="30"/>
        </w:numPr>
        <w:spacing w:after="0" w:line="360" w:lineRule="auto"/>
        <w:ind w:left="270"/>
        <w:jc w:val="both"/>
        <w:rPr>
          <w:ins w:id="361" w:author="SITI FITRIANI" w:date="2021-05-07T09:00:00Z"/>
          <w:rFonts w:ascii="Times New Roman" w:hAnsi="Times New Roman" w:cs="Times New Roman"/>
          <w:sz w:val="24"/>
          <w:szCs w:val="24"/>
        </w:rPr>
      </w:pPr>
      <w:r w:rsidRPr="00F63F51">
        <w:rPr>
          <w:rFonts w:ascii="Times New Roman" w:hAnsi="Times New Roman" w:cs="Times New Roman"/>
          <w:sz w:val="24"/>
          <w:szCs w:val="24"/>
        </w:rPr>
        <w:t xml:space="preserve">Dalam hal pemutusan perjanjian ini, kedua belah pihak tetap harus menyelesaikan kewajiban masing-masing paling lambat 1 (satu) bulan sejak pemutusan perjanjian ini. </w:t>
      </w:r>
    </w:p>
    <w:p w14:paraId="3EAA55D6" w14:textId="77777777" w:rsidR="00AB2584" w:rsidRPr="00F63F51" w:rsidRDefault="00AB2584" w:rsidP="00AC1090">
      <w:pPr>
        <w:spacing w:after="0" w:line="360" w:lineRule="auto"/>
        <w:jc w:val="center"/>
        <w:rPr>
          <w:rFonts w:ascii="Times New Roman" w:hAnsi="Times New Roman" w:cs="Times New Roman"/>
          <w:b/>
          <w:bCs/>
          <w:sz w:val="24"/>
          <w:szCs w:val="24"/>
          <w:rPrChange w:id="362" w:author="SITI FITRIANI" w:date="2021-05-07T09:00:00Z">
            <w:rPr>
              <w:rFonts w:ascii="Times New Roman" w:hAnsi="Times New Roman" w:cs="Times New Roman"/>
              <w:b/>
              <w:bCs/>
              <w:sz w:val="24"/>
              <w:szCs w:val="24"/>
              <w:lang w:val="id-ID"/>
            </w:rPr>
          </w:rPrChange>
        </w:rPr>
      </w:pPr>
    </w:p>
    <w:p w14:paraId="27ABDB58"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PASAL 8</w:t>
      </w:r>
    </w:p>
    <w:p w14:paraId="070A8854"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JAMINAN KEDUA BELAH PIHAK</w:t>
      </w:r>
    </w:p>
    <w:p w14:paraId="3A1CAB53" w14:textId="77777777" w:rsidR="00E8726C" w:rsidRPr="00F63F51" w:rsidRDefault="00831A7E" w:rsidP="00AC1090">
      <w:pPr>
        <w:numPr>
          <w:ilvl w:val="0"/>
          <w:numId w:val="15"/>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 xml:space="preserve">PIHAK KEDUA menjamin </w:t>
      </w:r>
      <w:ins w:id="363" w:author="SPVJF-GA-03" w:date="2021-05-05T09:49:00Z">
        <w:r w:rsidR="00AF2C50" w:rsidRPr="00F63F51">
          <w:rPr>
            <w:rFonts w:ascii="Times New Roman" w:hAnsi="Times New Roman" w:cs="Times New Roman"/>
            <w:sz w:val="24"/>
            <w:szCs w:val="24"/>
          </w:rPr>
          <w:t xml:space="preserve">kepada </w:t>
        </w:r>
      </w:ins>
      <w:r w:rsidRPr="00F63F51">
        <w:rPr>
          <w:rFonts w:ascii="Times New Roman" w:hAnsi="Times New Roman" w:cs="Times New Roman"/>
          <w:sz w:val="24"/>
          <w:szCs w:val="24"/>
        </w:rPr>
        <w:t>PIHAK PERTAMA bahwa:</w:t>
      </w:r>
    </w:p>
    <w:p w14:paraId="78E55A74" w14:textId="77777777" w:rsidR="00A90139" w:rsidRPr="00F63F51" w:rsidRDefault="00A90139">
      <w:pPr>
        <w:numPr>
          <w:ilvl w:val="0"/>
          <w:numId w:val="16"/>
        </w:numPr>
        <w:tabs>
          <w:tab w:val="clear" w:pos="425"/>
          <w:tab w:val="left" w:pos="450"/>
        </w:tabs>
        <w:spacing w:after="0" w:line="360" w:lineRule="auto"/>
        <w:ind w:leftChars="104" w:left="450" w:hangingChars="92" w:hanging="221"/>
        <w:jc w:val="both"/>
        <w:rPr>
          <w:ins w:id="364" w:author="SPVJF-GA-03" w:date="2021-05-05T09:44:00Z"/>
          <w:rFonts w:ascii="Times New Roman" w:hAnsi="Times New Roman" w:cs="Times New Roman"/>
          <w:sz w:val="24"/>
          <w:szCs w:val="24"/>
        </w:rPr>
        <w:pPrChange w:id="365" w:author="SPVJF-GA-03" w:date="2021-05-05T08:47:00Z">
          <w:pPr>
            <w:numPr>
              <w:numId w:val="16"/>
            </w:numPr>
            <w:tabs>
              <w:tab w:val="left" w:pos="425"/>
            </w:tabs>
            <w:spacing w:after="0" w:line="360" w:lineRule="auto"/>
            <w:ind w:left="425" w:hanging="205"/>
            <w:jc w:val="both"/>
          </w:pPr>
        </w:pPrChange>
      </w:pPr>
      <w:ins w:id="366" w:author="SPVJF-GA-03" w:date="2021-05-05T09:44:00Z">
        <w:r w:rsidRPr="00F63F51">
          <w:rPr>
            <w:rFonts w:ascii="Times New Roman" w:hAnsi="Times New Roman" w:cs="Times New Roman"/>
            <w:sz w:val="24"/>
            <w:szCs w:val="24"/>
          </w:rPr>
          <w:t>PIHAK KEDUA akan selalu mematuhi peraturan yang ada diarea/lingkungan PIHAK PERTA</w:t>
        </w:r>
      </w:ins>
      <w:ins w:id="367" w:author="SPVJF-GA-03" w:date="2021-05-05T09:45:00Z">
        <w:r w:rsidRPr="00F63F51">
          <w:rPr>
            <w:rFonts w:ascii="Times New Roman" w:hAnsi="Times New Roman" w:cs="Times New Roman"/>
            <w:sz w:val="24"/>
            <w:szCs w:val="24"/>
          </w:rPr>
          <w:t>MA.</w:t>
        </w:r>
      </w:ins>
    </w:p>
    <w:p w14:paraId="11CC030A" w14:textId="77777777" w:rsidR="00E8726C" w:rsidRPr="00F63F51" w:rsidRDefault="00831A7E">
      <w:pPr>
        <w:numPr>
          <w:ilvl w:val="0"/>
          <w:numId w:val="16"/>
        </w:numPr>
        <w:tabs>
          <w:tab w:val="clear" w:pos="425"/>
          <w:tab w:val="left" w:pos="450"/>
        </w:tabs>
        <w:spacing w:after="0" w:line="360" w:lineRule="auto"/>
        <w:ind w:leftChars="104" w:left="450" w:hangingChars="92" w:hanging="221"/>
        <w:jc w:val="both"/>
        <w:rPr>
          <w:rFonts w:ascii="Times New Roman" w:hAnsi="Times New Roman" w:cs="Times New Roman"/>
          <w:sz w:val="24"/>
          <w:szCs w:val="24"/>
        </w:rPr>
        <w:pPrChange w:id="368" w:author="SPVJF-GA-03" w:date="2021-05-05T08:47:00Z">
          <w:pPr>
            <w:numPr>
              <w:numId w:val="16"/>
            </w:numPr>
            <w:tabs>
              <w:tab w:val="left" w:pos="425"/>
            </w:tabs>
            <w:spacing w:after="0" w:line="360" w:lineRule="auto"/>
            <w:ind w:left="425" w:hanging="205"/>
            <w:jc w:val="both"/>
          </w:pPr>
        </w:pPrChange>
      </w:pPr>
      <w:r w:rsidRPr="00F63F51">
        <w:rPr>
          <w:rFonts w:ascii="Times New Roman" w:hAnsi="Times New Roman" w:cs="Times New Roman"/>
          <w:sz w:val="24"/>
          <w:szCs w:val="24"/>
        </w:rPr>
        <w:t xml:space="preserve">PIHAK KEDUA akan memenuhi dan mematuhi seluruh syarat dan ketentuan yang telah disepakati bersama dalam Perjanjian ini dengan sebaik-baiknya </w:t>
      </w:r>
    </w:p>
    <w:p w14:paraId="5A9D4383" w14:textId="77777777" w:rsidR="00E8726C" w:rsidRPr="00F63F51" w:rsidRDefault="00831A7E">
      <w:pPr>
        <w:numPr>
          <w:ilvl w:val="0"/>
          <w:numId w:val="16"/>
        </w:numPr>
        <w:tabs>
          <w:tab w:val="clear" w:pos="425"/>
          <w:tab w:val="left" w:pos="450"/>
        </w:tabs>
        <w:spacing w:after="0" w:line="360" w:lineRule="auto"/>
        <w:ind w:leftChars="104" w:left="450" w:hangingChars="92" w:hanging="221"/>
        <w:jc w:val="both"/>
        <w:rPr>
          <w:rFonts w:ascii="Times New Roman" w:hAnsi="Times New Roman" w:cs="Times New Roman"/>
          <w:sz w:val="24"/>
          <w:szCs w:val="24"/>
        </w:rPr>
        <w:pPrChange w:id="369" w:author="SPVJF-GA-03" w:date="2021-05-05T08:47:00Z">
          <w:pPr>
            <w:numPr>
              <w:numId w:val="16"/>
            </w:numPr>
            <w:tabs>
              <w:tab w:val="left" w:pos="425"/>
            </w:tabs>
            <w:spacing w:after="0" w:line="360" w:lineRule="auto"/>
            <w:ind w:left="425" w:hanging="205"/>
            <w:jc w:val="both"/>
          </w:pPr>
        </w:pPrChange>
      </w:pPr>
      <w:r w:rsidRPr="00F63F51">
        <w:rPr>
          <w:rFonts w:ascii="Times New Roman" w:hAnsi="Times New Roman" w:cs="Times New Roman"/>
          <w:sz w:val="24"/>
          <w:szCs w:val="24"/>
        </w:rPr>
        <w:t xml:space="preserve">PIHAK KEDUA akan menghormati dan menjaga kredibilitas KEDUA BELAH PIHAK terutama dalam menjalankan dan melaksanakan Perjanjian ini </w:t>
      </w:r>
    </w:p>
    <w:p w14:paraId="5E33F139" w14:textId="77777777" w:rsidR="00E8726C" w:rsidRPr="00F63F51" w:rsidRDefault="00831A7E">
      <w:pPr>
        <w:numPr>
          <w:ilvl w:val="0"/>
          <w:numId w:val="16"/>
        </w:numPr>
        <w:tabs>
          <w:tab w:val="clear" w:pos="425"/>
          <w:tab w:val="left" w:pos="450"/>
        </w:tabs>
        <w:spacing w:after="0" w:line="360" w:lineRule="auto"/>
        <w:ind w:leftChars="104" w:left="450" w:hangingChars="92" w:hanging="221"/>
        <w:jc w:val="both"/>
        <w:rPr>
          <w:rFonts w:ascii="Times New Roman" w:hAnsi="Times New Roman" w:cs="Times New Roman"/>
          <w:sz w:val="24"/>
          <w:szCs w:val="24"/>
        </w:rPr>
        <w:pPrChange w:id="370" w:author="SPVJF-GA-03" w:date="2021-05-05T08:47:00Z">
          <w:pPr>
            <w:numPr>
              <w:numId w:val="16"/>
            </w:numPr>
            <w:tabs>
              <w:tab w:val="left" w:pos="425"/>
            </w:tabs>
            <w:spacing w:after="0" w:line="360" w:lineRule="auto"/>
            <w:ind w:left="425" w:hanging="205"/>
            <w:jc w:val="both"/>
          </w:pPr>
        </w:pPrChange>
      </w:pPr>
      <w:r w:rsidRPr="00F63F51">
        <w:rPr>
          <w:rFonts w:ascii="Times New Roman" w:hAnsi="Times New Roman" w:cs="Times New Roman"/>
          <w:sz w:val="24"/>
          <w:szCs w:val="24"/>
        </w:rPr>
        <w:lastRenderedPageBreak/>
        <w:t>Layanan Kesehatan yang diberikan kepada Penerima Manfaat PIHAK PERTAMA yaitu:</w:t>
      </w:r>
    </w:p>
    <w:p w14:paraId="09BA027C" w14:textId="77777777" w:rsidR="00E8726C" w:rsidRPr="00F63F51" w:rsidRDefault="00831A7E">
      <w:pPr>
        <w:numPr>
          <w:ilvl w:val="0"/>
          <w:numId w:val="17"/>
        </w:numPr>
        <w:tabs>
          <w:tab w:val="clear" w:pos="425"/>
          <w:tab w:val="left" w:pos="450"/>
        </w:tabs>
        <w:spacing w:after="0" w:line="360" w:lineRule="auto"/>
        <w:ind w:leftChars="226" w:left="718" w:hangingChars="92" w:hanging="221"/>
        <w:jc w:val="both"/>
        <w:rPr>
          <w:rFonts w:ascii="Times New Roman" w:hAnsi="Times New Roman" w:cs="Times New Roman"/>
          <w:sz w:val="24"/>
          <w:szCs w:val="24"/>
        </w:rPr>
        <w:pPrChange w:id="371" w:author="SPVJF-GA-03" w:date="2021-05-05T08:47:00Z">
          <w:pPr>
            <w:numPr>
              <w:numId w:val="17"/>
            </w:numPr>
            <w:tabs>
              <w:tab w:val="left" w:pos="425"/>
            </w:tabs>
            <w:spacing w:after="0" w:line="360" w:lineRule="auto"/>
            <w:ind w:left="660" w:hanging="205"/>
            <w:jc w:val="both"/>
          </w:pPr>
        </w:pPrChange>
      </w:pPr>
      <w:r w:rsidRPr="00F63F51">
        <w:rPr>
          <w:rFonts w:ascii="Times New Roman" w:hAnsi="Times New Roman" w:cs="Times New Roman"/>
          <w:sz w:val="24"/>
          <w:szCs w:val="24"/>
        </w:rPr>
        <w:t xml:space="preserve">Konsisten dengan diagnosa dan prosedur pelayanan medis yang lazim untuk penyakit atau cedera yang membtuhkan perawatan di Rumah Sakit </w:t>
      </w:r>
    </w:p>
    <w:p w14:paraId="3FFDFC4E" w14:textId="77777777" w:rsidR="00E8726C" w:rsidRPr="00F63F51" w:rsidRDefault="00831A7E">
      <w:pPr>
        <w:numPr>
          <w:ilvl w:val="0"/>
          <w:numId w:val="17"/>
        </w:numPr>
        <w:tabs>
          <w:tab w:val="clear" w:pos="425"/>
          <w:tab w:val="left" w:pos="450"/>
        </w:tabs>
        <w:spacing w:after="0" w:line="360" w:lineRule="auto"/>
        <w:ind w:leftChars="226" w:left="718" w:hangingChars="92" w:hanging="221"/>
        <w:jc w:val="both"/>
        <w:rPr>
          <w:rFonts w:ascii="Times New Roman" w:hAnsi="Times New Roman" w:cs="Times New Roman"/>
          <w:sz w:val="24"/>
          <w:szCs w:val="24"/>
        </w:rPr>
        <w:pPrChange w:id="372" w:author="SPVJF-GA-03" w:date="2021-05-05T08:47:00Z">
          <w:pPr>
            <w:numPr>
              <w:numId w:val="17"/>
            </w:numPr>
            <w:tabs>
              <w:tab w:val="left" w:pos="425"/>
            </w:tabs>
            <w:spacing w:after="0" w:line="360" w:lineRule="auto"/>
            <w:ind w:left="660" w:hanging="205"/>
            <w:jc w:val="both"/>
          </w:pPr>
        </w:pPrChange>
      </w:pPr>
      <w:r w:rsidRPr="00F63F51">
        <w:rPr>
          <w:rFonts w:ascii="Times New Roman" w:hAnsi="Times New Roman" w:cs="Times New Roman"/>
          <w:sz w:val="24"/>
          <w:szCs w:val="24"/>
        </w:rPr>
        <w:t xml:space="preserve">Sesuai dengan standar praktis medis yang berlaku </w:t>
      </w:r>
    </w:p>
    <w:p w14:paraId="0DC50B17" w14:textId="77777777" w:rsidR="00E8726C" w:rsidRPr="00F63F51" w:rsidRDefault="00831A7E">
      <w:pPr>
        <w:numPr>
          <w:ilvl w:val="0"/>
          <w:numId w:val="17"/>
        </w:numPr>
        <w:tabs>
          <w:tab w:val="clear" w:pos="425"/>
          <w:tab w:val="left" w:pos="450"/>
          <w:tab w:val="left" w:pos="540"/>
        </w:tabs>
        <w:spacing w:after="0" w:line="360" w:lineRule="auto"/>
        <w:ind w:leftChars="205" w:left="715" w:hangingChars="110" w:hanging="264"/>
        <w:jc w:val="both"/>
        <w:rPr>
          <w:rFonts w:ascii="Times New Roman" w:hAnsi="Times New Roman" w:cs="Times New Roman"/>
          <w:sz w:val="24"/>
          <w:szCs w:val="24"/>
        </w:rPr>
        <w:pPrChange w:id="373" w:author="SPVJF-GA-03" w:date="2021-05-05T10:05:00Z">
          <w:pPr>
            <w:numPr>
              <w:numId w:val="17"/>
            </w:numPr>
            <w:tabs>
              <w:tab w:val="left" w:pos="425"/>
            </w:tabs>
            <w:spacing w:after="0" w:line="360" w:lineRule="auto"/>
            <w:ind w:left="660" w:hanging="205"/>
            <w:jc w:val="both"/>
          </w:pPr>
        </w:pPrChange>
      </w:pPr>
      <w:r w:rsidRPr="00F63F51">
        <w:rPr>
          <w:rFonts w:ascii="Times New Roman" w:hAnsi="Times New Roman" w:cs="Times New Roman"/>
          <w:sz w:val="24"/>
          <w:szCs w:val="24"/>
        </w:rPr>
        <w:t>Bukan untuk dimanfaatkan oleh Pemberi Manfaat dan/atau oleh dokter yang merawat</w:t>
      </w:r>
      <w:ins w:id="374" w:author="SPVJF-GA-03" w:date="2021-05-05T10:04:00Z">
        <w:r w:rsidR="00BC24DE" w:rsidRPr="00F63F51">
          <w:rPr>
            <w:rFonts w:ascii="Times New Roman" w:hAnsi="Times New Roman" w:cs="Times New Roman"/>
            <w:sz w:val="24"/>
            <w:szCs w:val="24"/>
          </w:rPr>
          <w:t>.</w:t>
        </w:r>
      </w:ins>
      <w:del w:id="375" w:author="SPVJF-GA-03" w:date="2021-05-05T10:04:00Z">
        <w:r w:rsidRPr="00F63F51" w:rsidDel="00BC24DE">
          <w:rPr>
            <w:rFonts w:ascii="Times New Roman" w:hAnsi="Times New Roman" w:cs="Times New Roman"/>
            <w:sz w:val="24"/>
            <w:szCs w:val="24"/>
          </w:rPr>
          <w:delText xml:space="preserve"> </w:delText>
        </w:r>
      </w:del>
      <w:r w:rsidRPr="00F63F51">
        <w:rPr>
          <w:rFonts w:ascii="Times New Roman" w:hAnsi="Times New Roman" w:cs="Times New Roman"/>
          <w:sz w:val="24"/>
          <w:szCs w:val="24"/>
        </w:rPr>
        <w:t xml:space="preserve"> </w:t>
      </w:r>
    </w:p>
    <w:p w14:paraId="5B472129" w14:textId="77777777" w:rsidR="00BC24DE" w:rsidRPr="00F63F51" w:rsidRDefault="00C932D4">
      <w:pPr>
        <w:numPr>
          <w:ilvl w:val="0"/>
          <w:numId w:val="16"/>
        </w:numPr>
        <w:tabs>
          <w:tab w:val="clear" w:pos="425"/>
          <w:tab w:val="left" w:pos="450"/>
        </w:tabs>
        <w:spacing w:after="0" w:line="360" w:lineRule="auto"/>
        <w:ind w:leftChars="104" w:left="450" w:hangingChars="92" w:hanging="221"/>
        <w:jc w:val="both"/>
        <w:rPr>
          <w:ins w:id="376" w:author="SPVJF-GA-03" w:date="2021-05-05T10:05:00Z"/>
          <w:rFonts w:ascii="Times New Roman" w:hAnsi="Times New Roman" w:cs="Times New Roman"/>
          <w:sz w:val="24"/>
          <w:szCs w:val="24"/>
        </w:rPr>
        <w:pPrChange w:id="377" w:author="SPVJF-GA-03" w:date="2021-05-05T08:47:00Z">
          <w:pPr>
            <w:numPr>
              <w:numId w:val="16"/>
            </w:numPr>
            <w:tabs>
              <w:tab w:val="left" w:pos="425"/>
            </w:tabs>
            <w:spacing w:after="0" w:line="360" w:lineRule="auto"/>
            <w:ind w:left="425" w:hanging="425"/>
            <w:jc w:val="both"/>
          </w:pPr>
        </w:pPrChange>
      </w:pPr>
      <w:ins w:id="378" w:author="SPVJF-GA-03" w:date="2021-05-05T08:43:00Z">
        <w:r w:rsidRPr="00F63F51">
          <w:rPr>
            <w:rFonts w:ascii="Times New Roman" w:hAnsi="Times New Roman" w:cs="Times New Roman"/>
            <w:sz w:val="24"/>
            <w:szCs w:val="24"/>
          </w:rPr>
          <w:t>P</w:t>
        </w:r>
        <w:r w:rsidRPr="00F63F51">
          <w:rPr>
            <w:rFonts w:ascii="Times New Roman" w:hAnsi="Times New Roman" w:cs="Times New Roman"/>
            <w:sz w:val="24"/>
            <w:szCs w:val="24"/>
            <w:lang w:val="id-ID"/>
          </w:rPr>
          <w:t>I</w:t>
        </w:r>
        <w:r w:rsidRPr="00F63F51">
          <w:rPr>
            <w:rFonts w:ascii="Times New Roman" w:hAnsi="Times New Roman" w:cs="Times New Roman"/>
            <w:sz w:val="24"/>
            <w:szCs w:val="24"/>
          </w:rPr>
          <w:t xml:space="preserve">HAK KEDUA menjamin bahwa </w:t>
        </w:r>
      </w:ins>
      <w:ins w:id="379" w:author="SPVJF-GA-03" w:date="2021-05-05T08:44:00Z">
        <w:r w:rsidRPr="00F63F51">
          <w:rPr>
            <w:rFonts w:ascii="Times New Roman" w:hAnsi="Times New Roman" w:cs="Times New Roman"/>
            <w:sz w:val="24"/>
            <w:szCs w:val="24"/>
          </w:rPr>
          <w:t xml:space="preserve">tidak akan </w:t>
        </w:r>
      </w:ins>
      <w:ins w:id="380" w:author="SPVJF-GA-03" w:date="2021-05-05T10:06:00Z">
        <w:r w:rsidR="00BC24DE" w:rsidRPr="00F63F51">
          <w:rPr>
            <w:rFonts w:ascii="Times New Roman" w:hAnsi="Times New Roman" w:cs="Times New Roman"/>
            <w:sz w:val="24"/>
            <w:szCs w:val="24"/>
          </w:rPr>
          <w:t>terjadi Malpraktek.</w:t>
        </w:r>
      </w:ins>
    </w:p>
    <w:p w14:paraId="52CFF763" w14:textId="77777777" w:rsidR="00C932D4" w:rsidRPr="00F63F51" w:rsidRDefault="00BC24DE">
      <w:pPr>
        <w:numPr>
          <w:ilvl w:val="0"/>
          <w:numId w:val="16"/>
        </w:numPr>
        <w:tabs>
          <w:tab w:val="clear" w:pos="425"/>
          <w:tab w:val="left" w:pos="450"/>
        </w:tabs>
        <w:spacing w:after="0" w:line="360" w:lineRule="auto"/>
        <w:ind w:leftChars="104" w:left="450" w:hangingChars="92" w:hanging="221"/>
        <w:jc w:val="both"/>
        <w:rPr>
          <w:ins w:id="381" w:author="SPVJF-GA-03" w:date="2021-05-05T08:43:00Z"/>
          <w:rFonts w:ascii="Times New Roman" w:hAnsi="Times New Roman" w:cs="Times New Roman"/>
          <w:sz w:val="24"/>
          <w:szCs w:val="24"/>
        </w:rPr>
        <w:pPrChange w:id="382" w:author="SPVJF-GA-03" w:date="2021-05-05T08:47:00Z">
          <w:pPr>
            <w:numPr>
              <w:numId w:val="16"/>
            </w:numPr>
            <w:tabs>
              <w:tab w:val="left" w:pos="425"/>
            </w:tabs>
            <w:spacing w:after="0" w:line="360" w:lineRule="auto"/>
            <w:ind w:left="425" w:hanging="425"/>
            <w:jc w:val="both"/>
          </w:pPr>
        </w:pPrChange>
      </w:pPr>
      <w:ins w:id="383" w:author="SPVJF-GA-03" w:date="2021-05-05T10:05:00Z">
        <w:r w:rsidRPr="00F63F51">
          <w:rPr>
            <w:rFonts w:ascii="Times New Roman" w:hAnsi="Times New Roman" w:cs="Times New Roman"/>
            <w:sz w:val="24"/>
            <w:szCs w:val="24"/>
          </w:rPr>
          <w:t>P</w:t>
        </w:r>
        <w:r w:rsidRPr="00F63F51">
          <w:rPr>
            <w:rFonts w:ascii="Times New Roman" w:hAnsi="Times New Roman" w:cs="Times New Roman"/>
            <w:sz w:val="24"/>
            <w:szCs w:val="24"/>
            <w:lang w:val="id-ID"/>
          </w:rPr>
          <w:t>I</w:t>
        </w:r>
        <w:r w:rsidRPr="00F63F51">
          <w:rPr>
            <w:rFonts w:ascii="Times New Roman" w:hAnsi="Times New Roman" w:cs="Times New Roman"/>
            <w:sz w:val="24"/>
            <w:szCs w:val="24"/>
          </w:rPr>
          <w:t xml:space="preserve">HAK KEDUA menjamin bahwa tidak akan </w:t>
        </w:r>
      </w:ins>
      <w:ins w:id="384" w:author="SPVJF-GA-03" w:date="2021-05-05T08:44:00Z">
        <w:r w:rsidR="00C932D4" w:rsidRPr="00F63F51">
          <w:rPr>
            <w:rFonts w:ascii="Times New Roman" w:hAnsi="Times New Roman" w:cs="Times New Roman"/>
            <w:sz w:val="24"/>
            <w:szCs w:val="24"/>
          </w:rPr>
          <w:t xml:space="preserve">mengalihkan pekerjaan kepada pihak lain tanpa sepengetahuan dan atau persetujuan tertulis dari PIHAK </w:t>
        </w:r>
      </w:ins>
      <w:ins w:id="385" w:author="SPVJF-GA-03" w:date="2021-05-05T08:45:00Z">
        <w:r w:rsidR="00C932D4" w:rsidRPr="00F63F51">
          <w:rPr>
            <w:rFonts w:ascii="Times New Roman" w:hAnsi="Times New Roman" w:cs="Times New Roman"/>
            <w:sz w:val="24"/>
            <w:szCs w:val="24"/>
          </w:rPr>
          <w:t>PERTAMA</w:t>
        </w:r>
      </w:ins>
      <w:ins w:id="386" w:author="SPVJF-GA-03" w:date="2021-05-05T08:44:00Z">
        <w:r w:rsidR="00C932D4" w:rsidRPr="00F63F51">
          <w:rPr>
            <w:rFonts w:ascii="Times New Roman" w:hAnsi="Times New Roman" w:cs="Times New Roman"/>
            <w:sz w:val="24"/>
            <w:szCs w:val="24"/>
          </w:rPr>
          <w:t>.</w:t>
        </w:r>
      </w:ins>
    </w:p>
    <w:p w14:paraId="0F527479" w14:textId="77777777" w:rsidR="00E8726C" w:rsidRPr="00F63F51" w:rsidRDefault="00831A7E">
      <w:pPr>
        <w:numPr>
          <w:ilvl w:val="0"/>
          <w:numId w:val="16"/>
        </w:numPr>
        <w:tabs>
          <w:tab w:val="clear" w:pos="425"/>
          <w:tab w:val="left" w:pos="450"/>
        </w:tabs>
        <w:spacing w:after="0" w:line="360" w:lineRule="auto"/>
        <w:ind w:leftChars="104" w:left="450" w:hangingChars="92" w:hanging="221"/>
        <w:jc w:val="both"/>
        <w:rPr>
          <w:rFonts w:ascii="Times New Roman" w:hAnsi="Times New Roman" w:cs="Times New Roman"/>
          <w:sz w:val="24"/>
          <w:szCs w:val="24"/>
        </w:rPr>
        <w:pPrChange w:id="387" w:author="SPVJF-GA-03" w:date="2021-05-05T08:47:00Z">
          <w:pPr>
            <w:numPr>
              <w:numId w:val="16"/>
            </w:numPr>
            <w:tabs>
              <w:tab w:val="left" w:pos="425"/>
            </w:tabs>
            <w:spacing w:after="0" w:line="360" w:lineRule="auto"/>
            <w:ind w:left="425" w:hanging="205"/>
            <w:jc w:val="both"/>
          </w:pPr>
        </w:pPrChange>
      </w:pPr>
      <w:r w:rsidRPr="00F63F51">
        <w:rPr>
          <w:rFonts w:ascii="Times New Roman" w:hAnsi="Times New Roman" w:cs="Times New Roman"/>
          <w:sz w:val="24"/>
          <w:szCs w:val="24"/>
        </w:rPr>
        <w:t>P</w:t>
      </w:r>
      <w:r w:rsidRPr="00F63F51">
        <w:rPr>
          <w:rFonts w:ascii="Times New Roman" w:hAnsi="Times New Roman" w:cs="Times New Roman"/>
          <w:sz w:val="24"/>
          <w:szCs w:val="24"/>
          <w:lang w:val="id-ID"/>
        </w:rPr>
        <w:t>I</w:t>
      </w:r>
      <w:r w:rsidRPr="00F63F51">
        <w:rPr>
          <w:rFonts w:ascii="Times New Roman" w:hAnsi="Times New Roman" w:cs="Times New Roman"/>
          <w:sz w:val="24"/>
          <w:szCs w:val="24"/>
        </w:rPr>
        <w:t xml:space="preserve">HAK KEDUA menjamin Pejabat yang menandatangani perjanjian ini adalah yang berkewenangan menurut AD/ART PIHAK KEDUA sehingga secara hukum sah bertindak dan mewakili PIHAK KEDUA </w:t>
      </w:r>
    </w:p>
    <w:p w14:paraId="694B01D3" w14:textId="77777777" w:rsidR="00E8726C" w:rsidRPr="00F63F51" w:rsidRDefault="00831A7E" w:rsidP="00AC1090">
      <w:pPr>
        <w:numPr>
          <w:ilvl w:val="0"/>
          <w:numId w:val="15"/>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 xml:space="preserve">PIHAK PERTAMA menjamin </w:t>
      </w:r>
      <w:ins w:id="388" w:author="SPVJF-GA-03" w:date="2021-05-05T09:49:00Z">
        <w:r w:rsidR="00AF2C50" w:rsidRPr="00F63F51">
          <w:rPr>
            <w:rFonts w:ascii="Times New Roman" w:hAnsi="Times New Roman" w:cs="Times New Roman"/>
            <w:sz w:val="24"/>
            <w:szCs w:val="24"/>
          </w:rPr>
          <w:t xml:space="preserve">kepada </w:t>
        </w:r>
      </w:ins>
      <w:r w:rsidRPr="00F63F51">
        <w:rPr>
          <w:rFonts w:ascii="Times New Roman" w:hAnsi="Times New Roman" w:cs="Times New Roman"/>
          <w:sz w:val="24"/>
          <w:szCs w:val="24"/>
        </w:rPr>
        <w:t>PIHAK KEDUA bahwa:</w:t>
      </w:r>
    </w:p>
    <w:p w14:paraId="7D91DA82" w14:textId="77777777" w:rsidR="00E8726C" w:rsidRPr="00F63F51" w:rsidRDefault="00831A7E" w:rsidP="00AC1090">
      <w:pPr>
        <w:numPr>
          <w:ilvl w:val="0"/>
          <w:numId w:val="18"/>
        </w:numPr>
        <w:spacing w:after="0" w:line="360" w:lineRule="auto"/>
        <w:ind w:hanging="205"/>
        <w:jc w:val="both"/>
        <w:rPr>
          <w:rFonts w:ascii="Times New Roman" w:hAnsi="Times New Roman" w:cs="Times New Roman"/>
          <w:sz w:val="24"/>
          <w:szCs w:val="24"/>
        </w:rPr>
      </w:pPr>
      <w:r w:rsidRPr="00F63F51">
        <w:rPr>
          <w:rFonts w:ascii="Times New Roman" w:hAnsi="Times New Roman" w:cs="Times New Roman"/>
          <w:sz w:val="24"/>
          <w:szCs w:val="24"/>
        </w:rPr>
        <w:t xml:space="preserve">PIHAK PERTAMA akan memenuhi dan mematuhi seluruh syarat dan ketentuan yang telah disepakati bersama dalam Perjanjian ini dengan sebaik-baiknya </w:t>
      </w:r>
    </w:p>
    <w:p w14:paraId="5F78ABC7" w14:textId="77777777" w:rsidR="00E8726C" w:rsidRPr="00F63F51" w:rsidRDefault="00831A7E" w:rsidP="00AC1090">
      <w:pPr>
        <w:numPr>
          <w:ilvl w:val="0"/>
          <w:numId w:val="18"/>
        </w:numPr>
        <w:spacing w:after="0" w:line="360" w:lineRule="auto"/>
        <w:ind w:hanging="205"/>
        <w:jc w:val="both"/>
        <w:rPr>
          <w:rFonts w:ascii="Times New Roman" w:hAnsi="Times New Roman" w:cs="Times New Roman"/>
          <w:sz w:val="24"/>
          <w:szCs w:val="24"/>
        </w:rPr>
      </w:pPr>
      <w:r w:rsidRPr="00F63F51">
        <w:rPr>
          <w:rFonts w:ascii="Times New Roman" w:hAnsi="Times New Roman" w:cs="Times New Roman"/>
          <w:sz w:val="24"/>
          <w:szCs w:val="24"/>
        </w:rPr>
        <w:t>PIHAK PERTAMA akan menghormati dan menjaga kredibilitas masing-masing pihak terutama dlam menjalankan dan melaksanakan Perjanjian ini</w:t>
      </w:r>
    </w:p>
    <w:p w14:paraId="3362E98E" w14:textId="77777777" w:rsidR="00E8726C" w:rsidRPr="00F63F51" w:rsidRDefault="00831A7E" w:rsidP="00AC1090">
      <w:pPr>
        <w:numPr>
          <w:ilvl w:val="0"/>
          <w:numId w:val="18"/>
        </w:numPr>
        <w:spacing w:after="0" w:line="360" w:lineRule="auto"/>
        <w:ind w:hanging="205"/>
        <w:jc w:val="both"/>
        <w:rPr>
          <w:rFonts w:ascii="Times New Roman" w:hAnsi="Times New Roman" w:cs="Times New Roman"/>
          <w:sz w:val="24"/>
          <w:szCs w:val="24"/>
        </w:rPr>
      </w:pPr>
      <w:r w:rsidRPr="00F63F51">
        <w:rPr>
          <w:rFonts w:ascii="Times New Roman" w:hAnsi="Times New Roman" w:cs="Times New Roman"/>
          <w:sz w:val="24"/>
          <w:szCs w:val="24"/>
        </w:rPr>
        <w:t>Layanan Kesehatan yang diterima oleh Penerima Manfaat PIHAK PERTAMA bukan untuk disalahgunakan oleh Penerima Manfaat atau Penanggung dan/atau Walinya .</w:t>
      </w:r>
    </w:p>
    <w:p w14:paraId="74A6B484" w14:textId="77777777" w:rsidR="00E8726C" w:rsidRPr="00F63F51" w:rsidRDefault="00831A7E" w:rsidP="00AC1090">
      <w:pPr>
        <w:numPr>
          <w:ilvl w:val="0"/>
          <w:numId w:val="18"/>
        </w:numPr>
        <w:spacing w:after="0" w:line="360" w:lineRule="auto"/>
        <w:ind w:hanging="205"/>
        <w:jc w:val="both"/>
        <w:rPr>
          <w:rFonts w:ascii="Times New Roman" w:hAnsi="Times New Roman" w:cs="Times New Roman"/>
          <w:sz w:val="24"/>
          <w:szCs w:val="24"/>
        </w:rPr>
      </w:pPr>
      <w:r w:rsidRPr="00F63F51">
        <w:rPr>
          <w:rFonts w:ascii="Times New Roman" w:hAnsi="Times New Roman" w:cs="Times New Roman"/>
          <w:sz w:val="24"/>
          <w:szCs w:val="24"/>
        </w:rPr>
        <w:t xml:space="preserve">PIHAK PERTAMA akan membayar seluruh tagihan-tagihan Layanan Kesehatan sebagaimana yang telah ditentukan dalam Perjanjian ini </w:t>
      </w:r>
    </w:p>
    <w:p w14:paraId="3A68142E" w14:textId="77777777" w:rsidR="00E8726C" w:rsidRPr="00F63F51" w:rsidRDefault="00831A7E" w:rsidP="00AC1090">
      <w:pPr>
        <w:numPr>
          <w:ilvl w:val="0"/>
          <w:numId w:val="18"/>
        </w:numPr>
        <w:spacing w:after="0" w:line="360" w:lineRule="auto"/>
        <w:ind w:hanging="205"/>
        <w:jc w:val="both"/>
        <w:rPr>
          <w:rFonts w:ascii="Times New Roman" w:hAnsi="Times New Roman" w:cs="Times New Roman"/>
          <w:sz w:val="24"/>
          <w:szCs w:val="24"/>
        </w:rPr>
      </w:pPr>
      <w:r w:rsidRPr="00F63F51">
        <w:rPr>
          <w:rFonts w:ascii="Times New Roman" w:hAnsi="Times New Roman" w:cs="Times New Roman"/>
          <w:sz w:val="24"/>
          <w:szCs w:val="24"/>
        </w:rPr>
        <w:t xml:space="preserve">PIHAK PERTAMA menjamin Pejabat yang menandatangani Perjanjian ini adalah yang berkewenangan menurut AD/ART PIHAK PERTAMA secara hukum sahbertindak dan mewakili PIHAK PERTAMA </w:t>
      </w:r>
    </w:p>
    <w:p w14:paraId="45DAF5AA" w14:textId="77777777" w:rsidR="00E8726C" w:rsidRPr="00F63F51" w:rsidRDefault="00831A7E" w:rsidP="00AC1090">
      <w:pPr>
        <w:numPr>
          <w:ilvl w:val="0"/>
          <w:numId w:val="18"/>
        </w:numPr>
        <w:spacing w:after="0" w:line="360" w:lineRule="auto"/>
        <w:ind w:hanging="205"/>
        <w:jc w:val="both"/>
        <w:rPr>
          <w:rFonts w:ascii="Times New Roman" w:hAnsi="Times New Roman" w:cs="Times New Roman"/>
          <w:sz w:val="24"/>
          <w:szCs w:val="24"/>
        </w:rPr>
      </w:pPr>
      <w:r w:rsidRPr="00F63F51">
        <w:rPr>
          <w:rFonts w:ascii="Times New Roman" w:hAnsi="Times New Roman" w:cs="Times New Roman"/>
          <w:sz w:val="24"/>
          <w:szCs w:val="24"/>
        </w:rPr>
        <w:t xml:space="preserve">PIHAK PERTAMA menjamin setiap Penerima Manfaat yang menjadi pasien PIHAK KEDUA, telah mengetahui, paham, dan akan mematuhi prosedur pelayanan medis yang disepakati dan telah diberi penjelasan/spesialisasi oleh PIHAK KEDUA </w:t>
      </w:r>
    </w:p>
    <w:p w14:paraId="7C0F4323" w14:textId="77777777" w:rsidR="00E8726C" w:rsidRPr="00F63F51" w:rsidRDefault="00831A7E" w:rsidP="00AC1090">
      <w:pPr>
        <w:numPr>
          <w:ilvl w:val="0"/>
          <w:numId w:val="18"/>
        </w:numPr>
        <w:spacing w:after="0" w:line="360" w:lineRule="auto"/>
        <w:ind w:hanging="205"/>
        <w:jc w:val="both"/>
        <w:rPr>
          <w:rFonts w:ascii="Times New Roman" w:hAnsi="Times New Roman" w:cs="Times New Roman"/>
          <w:sz w:val="24"/>
          <w:szCs w:val="24"/>
        </w:rPr>
      </w:pPr>
      <w:r w:rsidRPr="00F63F51">
        <w:rPr>
          <w:rFonts w:ascii="Times New Roman" w:hAnsi="Times New Roman" w:cs="Times New Roman"/>
          <w:sz w:val="24"/>
          <w:szCs w:val="24"/>
        </w:rPr>
        <w:t xml:space="preserve">PIHAK PERTAMA memastikan kebenaran data Penerima Manfaat, serta menjaga penggunaan kartu Penerima Manfaat dari segala bentuk penyalahgunaan. PIHAK KEDUA tidak bertanggung jawab bila terjadi penyalahgunaan dan akan menagihkan baiaya yang berjalan kepada PIHAK PERTAMA bila hal tersebut terjadi </w:t>
      </w:r>
    </w:p>
    <w:p w14:paraId="708F8162" w14:textId="77777777" w:rsidR="00E8726C" w:rsidRPr="00F63F51" w:rsidRDefault="00E8726C" w:rsidP="00AC1090">
      <w:pPr>
        <w:spacing w:after="0" w:line="360" w:lineRule="auto"/>
        <w:jc w:val="center"/>
        <w:rPr>
          <w:rFonts w:ascii="Times New Roman" w:hAnsi="Times New Roman" w:cs="Times New Roman"/>
          <w:b/>
          <w:bCs/>
          <w:sz w:val="24"/>
          <w:szCs w:val="24"/>
          <w:lang w:val="id-ID"/>
        </w:rPr>
      </w:pPr>
    </w:p>
    <w:p w14:paraId="3D7E760A" w14:textId="77777777" w:rsidR="00456E5D" w:rsidRPr="00F63F51" w:rsidRDefault="00456E5D" w:rsidP="00AC1090">
      <w:pPr>
        <w:spacing w:after="0" w:line="360" w:lineRule="auto"/>
        <w:jc w:val="center"/>
        <w:rPr>
          <w:rFonts w:ascii="Times New Roman" w:hAnsi="Times New Roman" w:cs="Times New Roman"/>
          <w:b/>
          <w:bCs/>
          <w:sz w:val="24"/>
          <w:szCs w:val="24"/>
        </w:rPr>
      </w:pPr>
    </w:p>
    <w:p w14:paraId="742F9868" w14:textId="77777777" w:rsidR="001E199B" w:rsidRPr="00F63F51" w:rsidRDefault="001E199B" w:rsidP="00AC1090">
      <w:pPr>
        <w:spacing w:after="0" w:line="360" w:lineRule="auto"/>
        <w:jc w:val="center"/>
        <w:rPr>
          <w:rFonts w:ascii="Times New Roman" w:hAnsi="Times New Roman" w:cs="Times New Roman"/>
          <w:b/>
          <w:bCs/>
          <w:sz w:val="24"/>
          <w:szCs w:val="24"/>
        </w:rPr>
      </w:pPr>
    </w:p>
    <w:p w14:paraId="60F6BB8D" w14:textId="77777777" w:rsidR="001E199B" w:rsidRPr="00F63F51" w:rsidRDefault="001E199B" w:rsidP="00AC1090">
      <w:pPr>
        <w:spacing w:after="0" w:line="360" w:lineRule="auto"/>
        <w:jc w:val="center"/>
        <w:rPr>
          <w:rFonts w:ascii="Times New Roman" w:hAnsi="Times New Roman" w:cs="Times New Roman"/>
          <w:b/>
          <w:bCs/>
          <w:sz w:val="24"/>
          <w:szCs w:val="24"/>
        </w:rPr>
      </w:pPr>
    </w:p>
    <w:p w14:paraId="4C638D8D"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lastRenderedPageBreak/>
        <w:t>PASAL 9</w:t>
      </w:r>
    </w:p>
    <w:p w14:paraId="223A4B4B" w14:textId="77777777" w:rsidR="00E8726C" w:rsidRPr="00F63F51" w:rsidRDefault="00831A7E" w:rsidP="00AC1090">
      <w:pPr>
        <w:spacing w:after="0" w:line="360" w:lineRule="auto"/>
        <w:jc w:val="center"/>
        <w:rPr>
          <w:rFonts w:ascii="Times New Roman" w:hAnsi="Times New Roman" w:cs="Times New Roman"/>
          <w:sz w:val="24"/>
          <w:szCs w:val="24"/>
        </w:rPr>
      </w:pPr>
      <w:r w:rsidRPr="00F63F51">
        <w:rPr>
          <w:rFonts w:ascii="Times New Roman" w:hAnsi="Times New Roman" w:cs="Times New Roman"/>
          <w:b/>
          <w:bCs/>
          <w:sz w:val="24"/>
          <w:szCs w:val="24"/>
        </w:rPr>
        <w:t>FORCE MAJEURE</w:t>
      </w:r>
    </w:p>
    <w:p w14:paraId="31673365" w14:textId="77777777" w:rsidR="00E8726C" w:rsidRPr="00F63F51" w:rsidRDefault="00831A7E" w:rsidP="00AC1090">
      <w:pPr>
        <w:numPr>
          <w:ilvl w:val="0"/>
          <w:numId w:val="19"/>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i/>
          <w:iCs/>
          <w:sz w:val="24"/>
          <w:szCs w:val="24"/>
        </w:rPr>
        <w:t>Force Majeure</w:t>
      </w:r>
      <w:r w:rsidRPr="00F63F51">
        <w:rPr>
          <w:rFonts w:ascii="Times New Roman" w:hAnsi="Times New Roman" w:cs="Times New Roman"/>
          <w:sz w:val="24"/>
          <w:szCs w:val="24"/>
        </w:rPr>
        <w:t xml:space="preserve"> adalah sesuatu peristiwa atau keadaan-keadaan yang terjadi diluar kekuasaan KEDUA BELAH PIHAK yang dapat menyebabkan KEDUA BELAH PIHAK tidak melakukan kewajibanya berdasarkan Perjanjian ini, yang mencakup antara lain gempa bumi, topan, banjir, tanah longsor, dan bencana alam lainnya, </w:t>
      </w:r>
      <w:ins w:id="389" w:author="SPVJF-GA-03" w:date="2021-05-05T08:52:00Z">
        <w:r w:rsidR="0024238F" w:rsidRPr="00F63F51">
          <w:rPr>
            <w:rFonts w:ascii="Times New Roman" w:hAnsi="Times New Roman" w:cs="Times New Roman"/>
            <w:sz w:val="24"/>
            <w:szCs w:val="24"/>
            <w:lang w:val="id-ID"/>
          </w:rPr>
          <w:t>p</w:t>
        </w:r>
        <w:r w:rsidR="0024238F" w:rsidRPr="00F63F51">
          <w:rPr>
            <w:rFonts w:ascii="Times New Roman" w:hAnsi="Times New Roman" w:cs="Times New Roman"/>
            <w:sz w:val="24"/>
            <w:szCs w:val="24"/>
          </w:rPr>
          <w:t>erang, huru-hara, sabotase, terorisme, penutupan oleh pemerintah</w:t>
        </w:r>
      </w:ins>
      <w:del w:id="390" w:author="SPVJF-GA-03" w:date="2021-05-05T08:52:00Z">
        <w:r w:rsidRPr="00F63F51" w:rsidDel="0024238F">
          <w:rPr>
            <w:rFonts w:ascii="Times New Roman" w:hAnsi="Times New Roman" w:cs="Times New Roman"/>
            <w:sz w:val="24"/>
            <w:szCs w:val="24"/>
          </w:rPr>
          <w:delText>sabotase,</w:delText>
        </w:r>
      </w:del>
      <w:r w:rsidRPr="00F63F51">
        <w:rPr>
          <w:rFonts w:ascii="Times New Roman" w:hAnsi="Times New Roman" w:cs="Times New Roman"/>
          <w:sz w:val="24"/>
          <w:szCs w:val="24"/>
        </w:rPr>
        <w:t xml:space="preserve"> epidemik serta peristiwa atau kondisi lain diluar kekuasaan KEDUA BELAH PIHAK untuk mengendalikanya.</w:t>
      </w:r>
    </w:p>
    <w:p w14:paraId="5F2B778A" w14:textId="77777777" w:rsidR="00E8726C" w:rsidRPr="00F63F51" w:rsidRDefault="00831A7E" w:rsidP="00BC24DE">
      <w:pPr>
        <w:numPr>
          <w:ilvl w:val="0"/>
          <w:numId w:val="20"/>
        </w:numPr>
        <w:tabs>
          <w:tab w:val="clear" w:pos="425"/>
        </w:tabs>
        <w:spacing w:after="0" w:line="360" w:lineRule="auto"/>
        <w:ind w:leftChars="95" w:hangingChars="90" w:hanging="216"/>
        <w:jc w:val="both"/>
        <w:rPr>
          <w:rFonts w:ascii="Times New Roman" w:hAnsi="Times New Roman" w:cs="Times New Roman"/>
          <w:sz w:val="24"/>
          <w:szCs w:val="24"/>
        </w:rPr>
      </w:pPr>
      <w:r w:rsidRPr="00F63F51">
        <w:rPr>
          <w:rFonts w:ascii="Times New Roman" w:hAnsi="Times New Roman" w:cs="Times New Roman"/>
          <w:sz w:val="24"/>
          <w:szCs w:val="24"/>
        </w:rPr>
        <w:t xml:space="preserve">Dalam hal salah satu pihak gagal melaksanakan kewajibannya sesuai dengan atau seperti ditetapkan dalam Perjanjian ini yang disebabkan oleh </w:t>
      </w:r>
      <w:r w:rsidRPr="00F63F51">
        <w:rPr>
          <w:rFonts w:ascii="Times New Roman" w:hAnsi="Times New Roman" w:cs="Times New Roman"/>
          <w:i/>
          <w:iCs/>
          <w:sz w:val="24"/>
          <w:szCs w:val="24"/>
        </w:rPr>
        <w:t>Force Majeure</w:t>
      </w:r>
      <w:r w:rsidRPr="00F63F51">
        <w:rPr>
          <w:rFonts w:ascii="Times New Roman" w:hAnsi="Times New Roman" w:cs="Times New Roman"/>
          <w:sz w:val="24"/>
          <w:szCs w:val="24"/>
        </w:rPr>
        <w:t>, maka pihak yang bersangkutan tidak dapat</w:t>
      </w:r>
      <w:ins w:id="391" w:author="SPVJF-GA-03" w:date="2021-05-05T08:50:00Z">
        <w:r w:rsidR="0024238F" w:rsidRPr="00F63F51">
          <w:rPr>
            <w:rFonts w:ascii="Times New Roman" w:hAnsi="Times New Roman" w:cs="Times New Roman"/>
            <w:sz w:val="24"/>
            <w:szCs w:val="24"/>
          </w:rPr>
          <w:t xml:space="preserve"> </w:t>
        </w:r>
      </w:ins>
      <w:r w:rsidRPr="00F63F51">
        <w:rPr>
          <w:rFonts w:ascii="Times New Roman" w:hAnsi="Times New Roman" w:cs="Times New Roman"/>
          <w:sz w:val="24"/>
          <w:szCs w:val="24"/>
        </w:rPr>
        <w:t xml:space="preserve">dipersalahkan karena tidak melaksanakan kewajibannya dengan syarat :Pihak yang mengalami </w:t>
      </w:r>
      <w:r w:rsidRPr="00F63F51">
        <w:rPr>
          <w:rFonts w:ascii="Times New Roman" w:hAnsi="Times New Roman" w:cs="Times New Roman"/>
          <w:i/>
          <w:iCs/>
          <w:sz w:val="24"/>
          <w:szCs w:val="24"/>
        </w:rPr>
        <w:t>Force Majeure</w:t>
      </w:r>
      <w:r w:rsidRPr="00F63F51">
        <w:rPr>
          <w:rFonts w:ascii="Times New Roman" w:hAnsi="Times New Roman" w:cs="Times New Roman"/>
          <w:sz w:val="24"/>
          <w:szCs w:val="24"/>
        </w:rPr>
        <w:t xml:space="preserve"> dalam waktu 7 (tujuh) hari terhitung sejak terjadinya </w:t>
      </w:r>
      <w:r w:rsidRPr="00F63F51">
        <w:rPr>
          <w:rFonts w:ascii="Times New Roman" w:hAnsi="Times New Roman" w:cs="Times New Roman"/>
          <w:i/>
          <w:iCs/>
          <w:sz w:val="24"/>
          <w:szCs w:val="24"/>
        </w:rPr>
        <w:t>Force Majeure</w:t>
      </w:r>
      <w:r w:rsidRPr="00F63F51">
        <w:rPr>
          <w:rFonts w:ascii="Times New Roman" w:hAnsi="Times New Roman" w:cs="Times New Roman"/>
          <w:sz w:val="24"/>
          <w:szCs w:val="24"/>
        </w:rPr>
        <w:t xml:space="preserve">, akan memberitahukan secara tertulis keadaan </w:t>
      </w:r>
      <w:r w:rsidRPr="00F63F51">
        <w:rPr>
          <w:rFonts w:ascii="Times New Roman" w:hAnsi="Times New Roman" w:cs="Times New Roman"/>
          <w:i/>
          <w:iCs/>
          <w:sz w:val="24"/>
          <w:szCs w:val="24"/>
        </w:rPr>
        <w:t>Force Majeure</w:t>
      </w:r>
      <w:r w:rsidRPr="00F63F51">
        <w:rPr>
          <w:rFonts w:ascii="Times New Roman" w:hAnsi="Times New Roman" w:cs="Times New Roman"/>
          <w:sz w:val="24"/>
          <w:szCs w:val="24"/>
        </w:rPr>
        <w:t xml:space="preserve"> tersebut kepada pihak lainnya </w:t>
      </w:r>
    </w:p>
    <w:p w14:paraId="2195DEC6" w14:textId="77777777" w:rsidR="00E8726C" w:rsidRPr="00F63F51" w:rsidRDefault="00831A7E" w:rsidP="00BC24DE">
      <w:pPr>
        <w:numPr>
          <w:ilvl w:val="0"/>
          <w:numId w:val="20"/>
        </w:numPr>
        <w:tabs>
          <w:tab w:val="clear" w:pos="425"/>
          <w:tab w:val="left" w:pos="880"/>
        </w:tabs>
        <w:spacing w:after="0" w:line="360" w:lineRule="auto"/>
        <w:ind w:leftChars="95" w:hangingChars="90" w:hanging="216"/>
        <w:jc w:val="both"/>
        <w:rPr>
          <w:rFonts w:ascii="Times New Roman" w:hAnsi="Times New Roman" w:cs="Times New Roman"/>
          <w:sz w:val="24"/>
          <w:szCs w:val="24"/>
        </w:rPr>
      </w:pPr>
      <w:r w:rsidRPr="00F63F51">
        <w:rPr>
          <w:rFonts w:ascii="Times New Roman" w:hAnsi="Times New Roman" w:cs="Times New Roman"/>
          <w:sz w:val="24"/>
          <w:szCs w:val="24"/>
        </w:rPr>
        <w:t xml:space="preserve">Pihak yang mengalami </w:t>
      </w:r>
      <w:r w:rsidRPr="00F63F51">
        <w:rPr>
          <w:rFonts w:ascii="Times New Roman" w:hAnsi="Times New Roman" w:cs="Times New Roman"/>
          <w:i/>
          <w:iCs/>
          <w:sz w:val="24"/>
          <w:szCs w:val="24"/>
        </w:rPr>
        <w:t>Force Majeure</w:t>
      </w:r>
      <w:r w:rsidRPr="00F63F51">
        <w:rPr>
          <w:rFonts w:ascii="Times New Roman" w:hAnsi="Times New Roman" w:cs="Times New Roman"/>
          <w:sz w:val="24"/>
          <w:szCs w:val="24"/>
        </w:rPr>
        <w:t xml:space="preserve"> telah berusaha sebaik mungkin atau memperbaiki akibat-akibatyang timbul dari adanya </w:t>
      </w:r>
      <w:r w:rsidRPr="00F63F51">
        <w:rPr>
          <w:rFonts w:ascii="Times New Roman" w:hAnsi="Times New Roman" w:cs="Times New Roman"/>
          <w:i/>
          <w:iCs/>
          <w:sz w:val="24"/>
          <w:szCs w:val="24"/>
        </w:rPr>
        <w:t>Force Majeure</w:t>
      </w:r>
      <w:r w:rsidRPr="00F63F51">
        <w:rPr>
          <w:rFonts w:ascii="Times New Roman" w:hAnsi="Times New Roman" w:cs="Times New Roman"/>
          <w:sz w:val="24"/>
          <w:szCs w:val="24"/>
        </w:rPr>
        <w:t xml:space="preserve"> maupun melakukan segala sesuatu yang memungkinkan untuk meminimalkan kerugian-kerugian yang ditimbulkan oleh peristiwa-peristiwa tersebut </w:t>
      </w:r>
    </w:p>
    <w:p w14:paraId="0D900C27" w14:textId="77777777" w:rsidR="00E8726C" w:rsidRPr="00F63F51" w:rsidRDefault="00E8726C" w:rsidP="00AC1090">
      <w:pPr>
        <w:spacing w:after="0" w:line="360" w:lineRule="auto"/>
        <w:jc w:val="center"/>
        <w:rPr>
          <w:rFonts w:ascii="Times New Roman" w:hAnsi="Times New Roman" w:cs="Times New Roman"/>
          <w:b/>
          <w:bCs/>
          <w:sz w:val="24"/>
          <w:szCs w:val="24"/>
          <w:lang w:val="id-ID"/>
        </w:rPr>
      </w:pPr>
    </w:p>
    <w:p w14:paraId="6A2EECD0"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PASAL 10</w:t>
      </w:r>
    </w:p>
    <w:p w14:paraId="253FCDB1" w14:textId="77777777" w:rsidR="00E8726C" w:rsidRPr="00F63F51" w:rsidRDefault="00831A7E" w:rsidP="00AC1090">
      <w:pPr>
        <w:spacing w:after="0" w:line="360" w:lineRule="auto"/>
        <w:jc w:val="center"/>
        <w:rPr>
          <w:rFonts w:ascii="Times New Roman" w:hAnsi="Times New Roman" w:cs="Times New Roman"/>
          <w:sz w:val="24"/>
          <w:szCs w:val="24"/>
        </w:rPr>
      </w:pPr>
      <w:r w:rsidRPr="00F63F51">
        <w:rPr>
          <w:rFonts w:ascii="Times New Roman" w:hAnsi="Times New Roman" w:cs="Times New Roman"/>
          <w:b/>
          <w:bCs/>
          <w:sz w:val="24"/>
          <w:szCs w:val="24"/>
        </w:rPr>
        <w:t>PEJABAT YANG DITUNJUK DAN KEWENANGANNYA</w:t>
      </w:r>
    </w:p>
    <w:p w14:paraId="1AA147D1" w14:textId="2EB7155A" w:rsidR="00E8726C" w:rsidRPr="00F63F51" w:rsidRDefault="00831A7E" w:rsidP="00752EE9">
      <w:pPr>
        <w:numPr>
          <w:ilvl w:val="0"/>
          <w:numId w:val="21"/>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Untuk kelancaran pelaksanaan Perjanjian ini, KEDUA BELAH PIHAK menunjuk pejabat yang mewakili dan berwenang dalam memberikan informasi maupun penandatanganan surat-surat dan lain sebagainya sesuai jabatan masing-masing yang berkaitan dengan pelaksanaan Perjanjian ini adalah:</w:t>
      </w:r>
    </w:p>
    <w:p w14:paraId="384CDBDE" w14:textId="77777777" w:rsidR="00E8726C" w:rsidRPr="00F63F51" w:rsidRDefault="00831A7E" w:rsidP="00AC1090">
      <w:pPr>
        <w:numPr>
          <w:ilvl w:val="0"/>
          <w:numId w:val="22"/>
        </w:numPr>
        <w:tabs>
          <w:tab w:val="clear" w:pos="425"/>
          <w:tab w:val="left" w:pos="660"/>
        </w:tabs>
        <w:spacing w:after="0" w:line="360" w:lineRule="auto"/>
        <w:ind w:left="880" w:hanging="660"/>
        <w:jc w:val="both"/>
        <w:rPr>
          <w:rFonts w:ascii="Times New Roman" w:hAnsi="Times New Roman" w:cs="Times New Roman"/>
          <w:sz w:val="24"/>
          <w:szCs w:val="24"/>
        </w:rPr>
      </w:pPr>
      <w:r w:rsidRPr="00F63F51">
        <w:rPr>
          <w:rFonts w:ascii="Times New Roman" w:hAnsi="Times New Roman" w:cs="Times New Roman"/>
          <w:sz w:val="24"/>
          <w:szCs w:val="24"/>
        </w:rPr>
        <w:t>PIHAK PERTAMA</w:t>
      </w:r>
    </w:p>
    <w:tbl>
      <w:tblPr>
        <w:tblStyle w:val="TableGrid"/>
        <w:tblW w:w="7704" w:type="dxa"/>
        <w:tblInd w:w="392" w:type="dxa"/>
        <w:tblLayout w:type="fixed"/>
        <w:tblLook w:val="04A0" w:firstRow="1" w:lastRow="0" w:firstColumn="1" w:lastColumn="0" w:noHBand="0" w:noVBand="1"/>
      </w:tblPr>
      <w:tblGrid>
        <w:gridCol w:w="522"/>
        <w:gridCol w:w="2394"/>
        <w:gridCol w:w="2394"/>
        <w:gridCol w:w="2394"/>
      </w:tblGrid>
      <w:tr w:rsidR="00E8726C" w:rsidRPr="00F63F51" w14:paraId="543158D3" w14:textId="77777777" w:rsidTr="008F64B7">
        <w:tc>
          <w:tcPr>
            <w:tcW w:w="522" w:type="dxa"/>
          </w:tcPr>
          <w:p w14:paraId="779B9D4D" w14:textId="77777777" w:rsidR="00E8726C" w:rsidRPr="00F63F51" w:rsidRDefault="00831A7E" w:rsidP="00AC1090">
            <w:pPr>
              <w:spacing w:after="0" w:line="360" w:lineRule="auto"/>
              <w:rPr>
                <w:rFonts w:ascii="Times New Roman" w:hAnsi="Times New Roman" w:cs="Times New Roman"/>
                <w:b/>
                <w:bCs/>
                <w:sz w:val="24"/>
                <w:szCs w:val="24"/>
              </w:rPr>
            </w:pPr>
            <w:r w:rsidRPr="00F63F51">
              <w:rPr>
                <w:rFonts w:ascii="Times New Roman" w:hAnsi="Times New Roman" w:cs="Times New Roman"/>
                <w:b/>
                <w:bCs/>
                <w:sz w:val="24"/>
                <w:szCs w:val="24"/>
              </w:rPr>
              <w:t xml:space="preserve">No </w:t>
            </w:r>
          </w:p>
        </w:tc>
        <w:tc>
          <w:tcPr>
            <w:tcW w:w="2394" w:type="dxa"/>
          </w:tcPr>
          <w:p w14:paraId="27EE8205" w14:textId="77777777" w:rsidR="00E8726C" w:rsidRPr="00F63F51" w:rsidRDefault="00831A7E" w:rsidP="00AC1090">
            <w:pPr>
              <w:spacing w:after="0" w:line="360" w:lineRule="auto"/>
              <w:rPr>
                <w:rFonts w:ascii="Times New Roman" w:hAnsi="Times New Roman" w:cs="Times New Roman"/>
                <w:b/>
                <w:bCs/>
                <w:sz w:val="24"/>
                <w:szCs w:val="24"/>
              </w:rPr>
            </w:pPr>
            <w:r w:rsidRPr="00F63F51">
              <w:rPr>
                <w:rFonts w:ascii="Times New Roman" w:hAnsi="Times New Roman" w:cs="Times New Roman"/>
                <w:b/>
                <w:bCs/>
                <w:sz w:val="24"/>
                <w:szCs w:val="24"/>
              </w:rPr>
              <w:t xml:space="preserve">Nama </w:t>
            </w:r>
          </w:p>
        </w:tc>
        <w:tc>
          <w:tcPr>
            <w:tcW w:w="2394" w:type="dxa"/>
          </w:tcPr>
          <w:p w14:paraId="03FEB4CA" w14:textId="77777777" w:rsidR="00E8726C" w:rsidRPr="00F63F51" w:rsidRDefault="00831A7E" w:rsidP="00AC1090">
            <w:pPr>
              <w:spacing w:after="0" w:line="360" w:lineRule="auto"/>
              <w:rPr>
                <w:rFonts w:ascii="Times New Roman" w:hAnsi="Times New Roman" w:cs="Times New Roman"/>
                <w:b/>
                <w:bCs/>
                <w:sz w:val="24"/>
                <w:szCs w:val="24"/>
              </w:rPr>
            </w:pPr>
            <w:r w:rsidRPr="00F63F51">
              <w:rPr>
                <w:rFonts w:ascii="Times New Roman" w:hAnsi="Times New Roman" w:cs="Times New Roman"/>
                <w:b/>
                <w:bCs/>
                <w:sz w:val="24"/>
                <w:szCs w:val="24"/>
              </w:rPr>
              <w:t xml:space="preserve">No. Telp </w:t>
            </w:r>
          </w:p>
        </w:tc>
        <w:tc>
          <w:tcPr>
            <w:tcW w:w="2394" w:type="dxa"/>
          </w:tcPr>
          <w:p w14:paraId="5D6A5AFC" w14:textId="77777777" w:rsidR="00E8726C" w:rsidRPr="00F63F51" w:rsidRDefault="00831A7E" w:rsidP="00AC1090">
            <w:pPr>
              <w:spacing w:after="0" w:line="360" w:lineRule="auto"/>
              <w:rPr>
                <w:rFonts w:ascii="Times New Roman" w:hAnsi="Times New Roman" w:cs="Times New Roman"/>
                <w:b/>
                <w:bCs/>
                <w:sz w:val="24"/>
                <w:szCs w:val="24"/>
              </w:rPr>
            </w:pPr>
            <w:r w:rsidRPr="00F63F51">
              <w:rPr>
                <w:rFonts w:ascii="Times New Roman" w:hAnsi="Times New Roman" w:cs="Times New Roman"/>
                <w:b/>
                <w:bCs/>
                <w:sz w:val="24"/>
                <w:szCs w:val="24"/>
              </w:rPr>
              <w:t xml:space="preserve">Jabatan </w:t>
            </w:r>
          </w:p>
        </w:tc>
      </w:tr>
      <w:tr w:rsidR="00E8726C" w:rsidRPr="00F63F51" w14:paraId="3FEE15DE" w14:textId="77777777" w:rsidTr="008F64B7">
        <w:tc>
          <w:tcPr>
            <w:tcW w:w="522" w:type="dxa"/>
          </w:tcPr>
          <w:p w14:paraId="04298A58" w14:textId="77777777" w:rsidR="00E8726C" w:rsidRPr="00F63F51" w:rsidRDefault="00831A7E"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1</w:t>
            </w:r>
          </w:p>
        </w:tc>
        <w:tc>
          <w:tcPr>
            <w:tcW w:w="2394" w:type="dxa"/>
          </w:tcPr>
          <w:p w14:paraId="48AD16D4" w14:textId="77777777" w:rsidR="00E8726C" w:rsidRPr="00F63F51" w:rsidRDefault="00202ADB"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Sigit Prasetyoko</w:t>
            </w:r>
          </w:p>
        </w:tc>
        <w:tc>
          <w:tcPr>
            <w:tcW w:w="2394" w:type="dxa"/>
          </w:tcPr>
          <w:p w14:paraId="33519A15" w14:textId="77777777" w:rsidR="00E8726C" w:rsidRPr="00F63F51" w:rsidRDefault="00831A7E"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08121587024</w:t>
            </w:r>
          </w:p>
        </w:tc>
        <w:tc>
          <w:tcPr>
            <w:tcW w:w="2394" w:type="dxa"/>
          </w:tcPr>
          <w:p w14:paraId="5C90F404" w14:textId="77777777" w:rsidR="00E8726C" w:rsidRPr="00F63F51" w:rsidRDefault="00F372D6"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Junior</w:t>
            </w:r>
            <w:r w:rsidR="00202ADB" w:rsidRPr="00F63F51">
              <w:rPr>
                <w:rFonts w:ascii="Times New Roman" w:hAnsi="Times New Roman" w:cs="Times New Roman"/>
                <w:sz w:val="24"/>
                <w:szCs w:val="24"/>
              </w:rPr>
              <w:t xml:space="preserve"> Manager</w:t>
            </w:r>
            <w:r w:rsidRPr="00F63F51">
              <w:rPr>
                <w:rFonts w:ascii="Times New Roman" w:hAnsi="Times New Roman" w:cs="Times New Roman"/>
                <w:sz w:val="24"/>
                <w:szCs w:val="24"/>
              </w:rPr>
              <w:t xml:space="preserve"> PGA</w:t>
            </w:r>
          </w:p>
        </w:tc>
      </w:tr>
      <w:tr w:rsidR="00E8726C" w:rsidRPr="00F63F51" w14:paraId="66488216" w14:textId="77777777" w:rsidTr="008F64B7">
        <w:tc>
          <w:tcPr>
            <w:tcW w:w="522" w:type="dxa"/>
          </w:tcPr>
          <w:p w14:paraId="2BC9CC60" w14:textId="77777777" w:rsidR="00E8726C" w:rsidRPr="00F63F51" w:rsidRDefault="00831A7E"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2</w:t>
            </w:r>
          </w:p>
        </w:tc>
        <w:tc>
          <w:tcPr>
            <w:tcW w:w="2394" w:type="dxa"/>
          </w:tcPr>
          <w:p w14:paraId="77B259D6" w14:textId="77777777" w:rsidR="00E8726C" w:rsidRPr="00F63F51" w:rsidRDefault="00202ADB"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 xml:space="preserve">Listia </w:t>
            </w:r>
            <w:r w:rsidR="00831A7E" w:rsidRPr="00F63F51">
              <w:rPr>
                <w:rFonts w:ascii="Times New Roman" w:hAnsi="Times New Roman" w:cs="Times New Roman"/>
                <w:sz w:val="24"/>
                <w:szCs w:val="24"/>
              </w:rPr>
              <w:t>Prasanti</w:t>
            </w:r>
          </w:p>
        </w:tc>
        <w:tc>
          <w:tcPr>
            <w:tcW w:w="2394" w:type="dxa"/>
          </w:tcPr>
          <w:p w14:paraId="102D5437" w14:textId="77777777" w:rsidR="00E8726C" w:rsidRPr="00F63F51" w:rsidRDefault="00831A7E"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081225291497</w:t>
            </w:r>
          </w:p>
        </w:tc>
        <w:tc>
          <w:tcPr>
            <w:tcW w:w="2394" w:type="dxa"/>
          </w:tcPr>
          <w:p w14:paraId="360483FE" w14:textId="77777777" w:rsidR="00E8726C" w:rsidRPr="00F63F51" w:rsidRDefault="00202ADB"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Supervisor HRD</w:t>
            </w:r>
          </w:p>
        </w:tc>
      </w:tr>
      <w:tr w:rsidR="00202ADB" w:rsidRPr="00F63F51" w14:paraId="19342EA4" w14:textId="77777777" w:rsidTr="008F64B7">
        <w:tc>
          <w:tcPr>
            <w:tcW w:w="522" w:type="dxa"/>
          </w:tcPr>
          <w:p w14:paraId="06B36588" w14:textId="77777777" w:rsidR="00202ADB" w:rsidRPr="00F63F51" w:rsidRDefault="00202ADB"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3</w:t>
            </w:r>
          </w:p>
        </w:tc>
        <w:tc>
          <w:tcPr>
            <w:tcW w:w="2394" w:type="dxa"/>
          </w:tcPr>
          <w:p w14:paraId="2B4AB639" w14:textId="77777777" w:rsidR="00202ADB" w:rsidRPr="00F63F51" w:rsidRDefault="00202ADB"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Siti Aminah</w:t>
            </w:r>
          </w:p>
        </w:tc>
        <w:tc>
          <w:tcPr>
            <w:tcW w:w="2394" w:type="dxa"/>
          </w:tcPr>
          <w:p w14:paraId="6C3D7BCD" w14:textId="77777777" w:rsidR="00202ADB" w:rsidRPr="00F63F51" w:rsidRDefault="00202ADB"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082138374581</w:t>
            </w:r>
          </w:p>
        </w:tc>
        <w:tc>
          <w:tcPr>
            <w:tcW w:w="2394" w:type="dxa"/>
          </w:tcPr>
          <w:p w14:paraId="0DC3522D" w14:textId="77777777" w:rsidR="00202ADB" w:rsidRPr="00F63F51" w:rsidRDefault="00202ADB" w:rsidP="00AC1090">
            <w:pPr>
              <w:spacing w:after="0" w:line="360" w:lineRule="auto"/>
              <w:rPr>
                <w:rFonts w:ascii="Times New Roman" w:hAnsi="Times New Roman" w:cs="Times New Roman"/>
                <w:sz w:val="24"/>
                <w:szCs w:val="24"/>
              </w:rPr>
            </w:pPr>
            <w:r w:rsidRPr="00F63F51">
              <w:rPr>
                <w:rFonts w:ascii="Times New Roman" w:hAnsi="Times New Roman" w:cs="Times New Roman"/>
                <w:sz w:val="24"/>
                <w:szCs w:val="24"/>
              </w:rPr>
              <w:t>Supervisor SHE</w:t>
            </w:r>
          </w:p>
        </w:tc>
      </w:tr>
    </w:tbl>
    <w:p w14:paraId="01EDF617" w14:textId="30038D09" w:rsidR="00E8726C" w:rsidRPr="00F63F51" w:rsidRDefault="00E8726C" w:rsidP="00AC1090">
      <w:pPr>
        <w:spacing w:after="0" w:line="360" w:lineRule="auto"/>
        <w:jc w:val="both"/>
        <w:rPr>
          <w:rFonts w:ascii="Times New Roman" w:hAnsi="Times New Roman" w:cs="Times New Roman"/>
          <w:sz w:val="24"/>
          <w:szCs w:val="24"/>
        </w:rPr>
      </w:pPr>
    </w:p>
    <w:p w14:paraId="134657E2" w14:textId="0C19D5BB" w:rsidR="00C469B8" w:rsidRPr="00F63F51" w:rsidRDefault="00C469B8" w:rsidP="00AC1090">
      <w:pPr>
        <w:spacing w:after="0" w:line="360" w:lineRule="auto"/>
        <w:jc w:val="both"/>
        <w:rPr>
          <w:rFonts w:ascii="Times New Roman" w:hAnsi="Times New Roman" w:cs="Times New Roman"/>
          <w:sz w:val="24"/>
          <w:szCs w:val="24"/>
        </w:rPr>
      </w:pPr>
    </w:p>
    <w:p w14:paraId="56292A71" w14:textId="77777777" w:rsidR="00C469B8" w:rsidRPr="00F63F51" w:rsidRDefault="00C469B8" w:rsidP="00AC1090">
      <w:pPr>
        <w:spacing w:after="0" w:line="360" w:lineRule="auto"/>
        <w:jc w:val="both"/>
        <w:rPr>
          <w:rFonts w:ascii="Times New Roman" w:hAnsi="Times New Roman" w:cs="Times New Roman"/>
          <w:sz w:val="24"/>
          <w:szCs w:val="24"/>
        </w:rPr>
      </w:pPr>
    </w:p>
    <w:p w14:paraId="21067FCA" w14:textId="53C73C10" w:rsidR="00E8726C" w:rsidRPr="00F63F51" w:rsidRDefault="00831A7E" w:rsidP="00C469B8">
      <w:pPr>
        <w:numPr>
          <w:ilvl w:val="0"/>
          <w:numId w:val="22"/>
        </w:numPr>
        <w:tabs>
          <w:tab w:val="clear" w:pos="425"/>
          <w:tab w:val="left" w:pos="660"/>
        </w:tabs>
        <w:spacing w:after="0" w:line="360" w:lineRule="auto"/>
        <w:ind w:left="645"/>
        <w:jc w:val="both"/>
        <w:rPr>
          <w:rFonts w:ascii="Times New Roman" w:hAnsi="Times New Roman" w:cs="Times New Roman"/>
          <w:sz w:val="24"/>
          <w:szCs w:val="24"/>
        </w:rPr>
      </w:pPr>
      <w:r w:rsidRPr="00F63F51">
        <w:rPr>
          <w:rFonts w:ascii="Times New Roman" w:hAnsi="Times New Roman" w:cs="Times New Roman"/>
          <w:sz w:val="24"/>
          <w:szCs w:val="24"/>
        </w:rPr>
        <w:lastRenderedPageBreak/>
        <w:t xml:space="preserve">PIHAK KEDUA </w:t>
      </w:r>
    </w:p>
    <w:tbl>
      <w:tblPr>
        <w:tblStyle w:val="TableGrid"/>
        <w:tblW w:w="7704" w:type="dxa"/>
        <w:tblInd w:w="392" w:type="dxa"/>
        <w:tblLayout w:type="fixed"/>
        <w:tblLook w:val="04A0" w:firstRow="1" w:lastRow="0" w:firstColumn="1" w:lastColumn="0" w:noHBand="0" w:noVBand="1"/>
      </w:tblPr>
      <w:tblGrid>
        <w:gridCol w:w="522"/>
        <w:gridCol w:w="2394"/>
        <w:gridCol w:w="2394"/>
        <w:gridCol w:w="2394"/>
      </w:tblGrid>
      <w:tr w:rsidR="00E8726C" w:rsidRPr="00F63F51" w14:paraId="17EC7E80" w14:textId="77777777" w:rsidTr="008F64B7">
        <w:tc>
          <w:tcPr>
            <w:tcW w:w="522" w:type="dxa"/>
          </w:tcPr>
          <w:p w14:paraId="11611B0A" w14:textId="77777777" w:rsidR="00E8726C" w:rsidRPr="00F63F51" w:rsidRDefault="00831A7E" w:rsidP="00AC1090">
            <w:pPr>
              <w:spacing w:after="0" w:line="360" w:lineRule="auto"/>
              <w:rPr>
                <w:rFonts w:ascii="Times New Roman" w:hAnsi="Times New Roman" w:cs="Times New Roman"/>
                <w:b/>
                <w:bCs/>
                <w:color w:val="000000" w:themeColor="text1"/>
                <w:sz w:val="24"/>
                <w:szCs w:val="24"/>
              </w:rPr>
            </w:pPr>
            <w:r w:rsidRPr="00F63F51">
              <w:rPr>
                <w:rFonts w:ascii="Times New Roman" w:hAnsi="Times New Roman" w:cs="Times New Roman"/>
                <w:b/>
                <w:bCs/>
                <w:color w:val="000000" w:themeColor="text1"/>
                <w:sz w:val="24"/>
                <w:szCs w:val="24"/>
              </w:rPr>
              <w:t xml:space="preserve">No </w:t>
            </w:r>
          </w:p>
        </w:tc>
        <w:tc>
          <w:tcPr>
            <w:tcW w:w="2394" w:type="dxa"/>
          </w:tcPr>
          <w:p w14:paraId="55571105" w14:textId="77777777" w:rsidR="00E8726C" w:rsidRPr="00F63F51" w:rsidRDefault="00831A7E" w:rsidP="00AC1090">
            <w:pPr>
              <w:spacing w:after="0" w:line="360" w:lineRule="auto"/>
              <w:rPr>
                <w:rFonts w:ascii="Times New Roman" w:hAnsi="Times New Roman" w:cs="Times New Roman"/>
                <w:b/>
                <w:bCs/>
                <w:color w:val="000000" w:themeColor="text1"/>
                <w:sz w:val="24"/>
                <w:szCs w:val="24"/>
              </w:rPr>
            </w:pPr>
            <w:r w:rsidRPr="00F63F51">
              <w:rPr>
                <w:rFonts w:ascii="Times New Roman" w:hAnsi="Times New Roman" w:cs="Times New Roman"/>
                <w:b/>
                <w:bCs/>
                <w:color w:val="000000" w:themeColor="text1"/>
                <w:sz w:val="24"/>
                <w:szCs w:val="24"/>
              </w:rPr>
              <w:t xml:space="preserve">Nama </w:t>
            </w:r>
          </w:p>
        </w:tc>
        <w:tc>
          <w:tcPr>
            <w:tcW w:w="2394" w:type="dxa"/>
          </w:tcPr>
          <w:p w14:paraId="0834C41D" w14:textId="77777777" w:rsidR="00E8726C" w:rsidRPr="00F63F51" w:rsidRDefault="00831A7E" w:rsidP="00AC1090">
            <w:pPr>
              <w:spacing w:after="0" w:line="360" w:lineRule="auto"/>
              <w:rPr>
                <w:rFonts w:ascii="Times New Roman" w:hAnsi="Times New Roman" w:cs="Times New Roman"/>
                <w:b/>
                <w:bCs/>
                <w:color w:val="000000" w:themeColor="text1"/>
                <w:sz w:val="24"/>
                <w:szCs w:val="24"/>
              </w:rPr>
            </w:pPr>
            <w:r w:rsidRPr="00F63F51">
              <w:rPr>
                <w:rFonts w:ascii="Times New Roman" w:hAnsi="Times New Roman" w:cs="Times New Roman"/>
                <w:b/>
                <w:bCs/>
                <w:color w:val="000000" w:themeColor="text1"/>
                <w:sz w:val="24"/>
                <w:szCs w:val="24"/>
              </w:rPr>
              <w:t xml:space="preserve">No. Telp </w:t>
            </w:r>
          </w:p>
        </w:tc>
        <w:tc>
          <w:tcPr>
            <w:tcW w:w="2394" w:type="dxa"/>
          </w:tcPr>
          <w:p w14:paraId="6B543119" w14:textId="77777777" w:rsidR="00E8726C" w:rsidRPr="00F63F51" w:rsidRDefault="00831A7E" w:rsidP="00AC1090">
            <w:pPr>
              <w:spacing w:after="0" w:line="360" w:lineRule="auto"/>
              <w:rPr>
                <w:rFonts w:ascii="Times New Roman" w:hAnsi="Times New Roman" w:cs="Times New Roman"/>
                <w:b/>
                <w:bCs/>
                <w:color w:val="000000" w:themeColor="text1"/>
                <w:sz w:val="24"/>
                <w:szCs w:val="24"/>
              </w:rPr>
            </w:pPr>
            <w:r w:rsidRPr="00F63F51">
              <w:rPr>
                <w:rFonts w:ascii="Times New Roman" w:hAnsi="Times New Roman" w:cs="Times New Roman"/>
                <w:b/>
                <w:bCs/>
                <w:color w:val="000000" w:themeColor="text1"/>
                <w:sz w:val="24"/>
                <w:szCs w:val="24"/>
              </w:rPr>
              <w:t xml:space="preserve">Jabatan </w:t>
            </w:r>
          </w:p>
        </w:tc>
      </w:tr>
      <w:tr w:rsidR="00E8726C" w:rsidRPr="00F63F51" w14:paraId="1A1E312C" w14:textId="77777777" w:rsidTr="008F64B7">
        <w:tc>
          <w:tcPr>
            <w:tcW w:w="522" w:type="dxa"/>
          </w:tcPr>
          <w:p w14:paraId="66BDB60F" w14:textId="77777777" w:rsidR="00E8726C" w:rsidRPr="00F63F51" w:rsidRDefault="00831A7E" w:rsidP="00AC1090">
            <w:pPr>
              <w:spacing w:after="0" w:line="360" w:lineRule="auto"/>
              <w:rPr>
                <w:rFonts w:ascii="Times New Roman" w:hAnsi="Times New Roman" w:cs="Times New Roman"/>
                <w:color w:val="000000" w:themeColor="text1"/>
                <w:sz w:val="24"/>
                <w:szCs w:val="24"/>
              </w:rPr>
            </w:pPr>
            <w:r w:rsidRPr="00F63F51">
              <w:rPr>
                <w:rFonts w:ascii="Times New Roman" w:hAnsi="Times New Roman" w:cs="Times New Roman"/>
                <w:color w:val="000000" w:themeColor="text1"/>
                <w:sz w:val="24"/>
                <w:szCs w:val="24"/>
              </w:rPr>
              <w:t>1</w:t>
            </w:r>
          </w:p>
        </w:tc>
        <w:tc>
          <w:tcPr>
            <w:tcW w:w="2394" w:type="dxa"/>
          </w:tcPr>
          <w:p w14:paraId="16FE5B2F" w14:textId="77777777" w:rsidR="00E8726C" w:rsidRPr="00F63F51" w:rsidRDefault="00831A7E" w:rsidP="00AC1090">
            <w:pPr>
              <w:spacing w:after="0" w:line="360" w:lineRule="auto"/>
              <w:rPr>
                <w:rFonts w:ascii="Times New Roman" w:hAnsi="Times New Roman" w:cs="Times New Roman"/>
                <w:color w:val="000000" w:themeColor="text1"/>
                <w:sz w:val="24"/>
                <w:szCs w:val="24"/>
                <w:lang w:val="id-ID"/>
              </w:rPr>
            </w:pPr>
            <w:r w:rsidRPr="00F63F51">
              <w:rPr>
                <w:rFonts w:ascii="Times New Roman" w:hAnsi="Times New Roman" w:cs="Times New Roman"/>
                <w:color w:val="000000" w:themeColor="text1"/>
                <w:sz w:val="24"/>
                <w:szCs w:val="24"/>
                <w:lang w:val="id-ID"/>
              </w:rPr>
              <w:t>Yuniartin</w:t>
            </w:r>
          </w:p>
        </w:tc>
        <w:tc>
          <w:tcPr>
            <w:tcW w:w="2394" w:type="dxa"/>
          </w:tcPr>
          <w:p w14:paraId="36FCC59C" w14:textId="77777777" w:rsidR="00E8726C" w:rsidRPr="00F63F51" w:rsidRDefault="00831A7E" w:rsidP="00AC1090">
            <w:pPr>
              <w:spacing w:after="0" w:line="360" w:lineRule="auto"/>
              <w:rPr>
                <w:rFonts w:ascii="Times New Roman" w:hAnsi="Times New Roman" w:cs="Times New Roman"/>
                <w:color w:val="000000" w:themeColor="text1"/>
                <w:sz w:val="24"/>
                <w:szCs w:val="24"/>
              </w:rPr>
            </w:pPr>
            <w:r w:rsidRPr="00F63F51">
              <w:rPr>
                <w:rFonts w:ascii="Times New Roman" w:hAnsi="Times New Roman" w:cs="Times New Roman"/>
                <w:color w:val="000000" w:themeColor="text1"/>
                <w:sz w:val="24"/>
                <w:szCs w:val="24"/>
              </w:rPr>
              <w:t>082134047522</w:t>
            </w:r>
          </w:p>
        </w:tc>
        <w:tc>
          <w:tcPr>
            <w:tcW w:w="2394" w:type="dxa"/>
          </w:tcPr>
          <w:p w14:paraId="1A35B99B" w14:textId="77777777" w:rsidR="00E8726C" w:rsidRPr="00F63F51" w:rsidRDefault="00831A7E" w:rsidP="00AC1090">
            <w:pPr>
              <w:spacing w:after="0" w:line="360" w:lineRule="auto"/>
              <w:rPr>
                <w:rFonts w:ascii="Times New Roman" w:hAnsi="Times New Roman" w:cs="Times New Roman"/>
                <w:color w:val="000000" w:themeColor="text1"/>
                <w:sz w:val="24"/>
                <w:szCs w:val="24"/>
              </w:rPr>
            </w:pPr>
            <w:r w:rsidRPr="00F63F51">
              <w:rPr>
                <w:rFonts w:ascii="Times New Roman" w:hAnsi="Times New Roman" w:cs="Times New Roman"/>
                <w:color w:val="000000" w:themeColor="text1"/>
                <w:sz w:val="24"/>
                <w:szCs w:val="24"/>
              </w:rPr>
              <w:t>Direktur</w:t>
            </w:r>
          </w:p>
        </w:tc>
      </w:tr>
      <w:tr w:rsidR="00E8726C" w:rsidRPr="00F63F51" w14:paraId="271DF333" w14:textId="77777777" w:rsidTr="008F64B7">
        <w:tc>
          <w:tcPr>
            <w:tcW w:w="522" w:type="dxa"/>
          </w:tcPr>
          <w:p w14:paraId="135131DD" w14:textId="77777777" w:rsidR="00E8726C" w:rsidRPr="00F63F51" w:rsidRDefault="00831A7E" w:rsidP="00AC1090">
            <w:pPr>
              <w:spacing w:after="0" w:line="360" w:lineRule="auto"/>
              <w:rPr>
                <w:rFonts w:ascii="Times New Roman" w:hAnsi="Times New Roman" w:cs="Times New Roman"/>
                <w:color w:val="000000" w:themeColor="text1"/>
                <w:sz w:val="24"/>
                <w:szCs w:val="24"/>
              </w:rPr>
            </w:pPr>
            <w:r w:rsidRPr="00F63F51">
              <w:rPr>
                <w:rFonts w:ascii="Times New Roman" w:hAnsi="Times New Roman" w:cs="Times New Roman"/>
                <w:color w:val="000000" w:themeColor="text1"/>
                <w:sz w:val="24"/>
                <w:szCs w:val="24"/>
              </w:rPr>
              <w:t>2</w:t>
            </w:r>
          </w:p>
        </w:tc>
        <w:tc>
          <w:tcPr>
            <w:tcW w:w="2394" w:type="dxa"/>
          </w:tcPr>
          <w:p w14:paraId="2CF2ACB3" w14:textId="77777777" w:rsidR="00E8726C" w:rsidRPr="00F63F51" w:rsidRDefault="00960EE4" w:rsidP="00AC1090">
            <w:pPr>
              <w:spacing w:after="0" w:line="360" w:lineRule="auto"/>
              <w:rPr>
                <w:rFonts w:ascii="Times New Roman" w:hAnsi="Times New Roman" w:cs="Times New Roman"/>
                <w:color w:val="000000" w:themeColor="text1"/>
                <w:sz w:val="24"/>
                <w:szCs w:val="24"/>
              </w:rPr>
            </w:pPr>
            <w:r w:rsidRPr="00F63F51">
              <w:rPr>
                <w:rFonts w:ascii="Times New Roman" w:hAnsi="Times New Roman" w:cs="Times New Roman"/>
                <w:color w:val="000000" w:themeColor="text1"/>
                <w:sz w:val="24"/>
                <w:szCs w:val="24"/>
              </w:rPr>
              <w:t>Putri Anggit</w:t>
            </w:r>
            <w:r w:rsidR="00831A7E" w:rsidRPr="00F63F51">
              <w:rPr>
                <w:rFonts w:ascii="Times New Roman" w:hAnsi="Times New Roman" w:cs="Times New Roman"/>
                <w:color w:val="000000" w:themeColor="text1"/>
                <w:sz w:val="24"/>
                <w:szCs w:val="24"/>
              </w:rPr>
              <w:t xml:space="preserve"> </w:t>
            </w:r>
          </w:p>
        </w:tc>
        <w:tc>
          <w:tcPr>
            <w:tcW w:w="2394" w:type="dxa"/>
          </w:tcPr>
          <w:p w14:paraId="74D81874" w14:textId="77777777" w:rsidR="00E8726C" w:rsidRPr="00F63F51" w:rsidRDefault="00960EE4" w:rsidP="00AC1090">
            <w:pPr>
              <w:spacing w:after="0" w:line="360" w:lineRule="auto"/>
              <w:rPr>
                <w:rFonts w:ascii="Times New Roman" w:hAnsi="Times New Roman" w:cs="Times New Roman"/>
                <w:color w:val="000000" w:themeColor="text1"/>
                <w:sz w:val="24"/>
                <w:szCs w:val="24"/>
              </w:rPr>
            </w:pPr>
            <w:r w:rsidRPr="00F63F51">
              <w:rPr>
                <w:rFonts w:ascii="Times New Roman" w:hAnsi="Times New Roman" w:cs="Times New Roman"/>
                <w:color w:val="000000" w:themeColor="text1"/>
                <w:sz w:val="24"/>
                <w:szCs w:val="24"/>
              </w:rPr>
              <w:t>081225091819</w:t>
            </w:r>
          </w:p>
        </w:tc>
        <w:tc>
          <w:tcPr>
            <w:tcW w:w="2394" w:type="dxa"/>
          </w:tcPr>
          <w:p w14:paraId="212F1AA5" w14:textId="5D7B5E25" w:rsidR="00E8726C" w:rsidRPr="00F63F51" w:rsidRDefault="00E14CB3" w:rsidP="00AC1090">
            <w:pPr>
              <w:spacing w:after="0" w:line="360" w:lineRule="auto"/>
              <w:rPr>
                <w:rFonts w:ascii="Times New Roman" w:hAnsi="Times New Roman" w:cs="Times New Roman"/>
                <w:color w:val="000000" w:themeColor="text1"/>
                <w:sz w:val="24"/>
                <w:szCs w:val="24"/>
              </w:rPr>
            </w:pPr>
            <w:commentRangeStart w:id="392"/>
            <w:r w:rsidRPr="00F63F51">
              <w:rPr>
                <w:rFonts w:ascii="Times New Roman" w:hAnsi="Times New Roman" w:cs="Times New Roman"/>
                <w:color w:val="000000" w:themeColor="text1"/>
                <w:sz w:val="24"/>
                <w:szCs w:val="24"/>
              </w:rPr>
              <w:t>HRD</w:t>
            </w:r>
            <w:commentRangeEnd w:id="392"/>
            <w:r w:rsidR="001B11AE" w:rsidRPr="00F63F51">
              <w:rPr>
                <w:rStyle w:val="CommentReference"/>
              </w:rPr>
              <w:commentReference w:id="392"/>
            </w:r>
          </w:p>
        </w:tc>
      </w:tr>
    </w:tbl>
    <w:p w14:paraId="4307BB67" w14:textId="77777777" w:rsidR="00E8726C" w:rsidRPr="00F63F51" w:rsidRDefault="00E8726C" w:rsidP="00AC1090">
      <w:pPr>
        <w:spacing w:after="0" w:line="360" w:lineRule="auto"/>
        <w:jc w:val="both"/>
        <w:rPr>
          <w:rFonts w:ascii="Times New Roman" w:hAnsi="Times New Roman" w:cs="Times New Roman"/>
          <w:sz w:val="24"/>
          <w:szCs w:val="24"/>
        </w:rPr>
      </w:pPr>
    </w:p>
    <w:p w14:paraId="1AAD2A06" w14:textId="77777777" w:rsidR="00E8726C" w:rsidRPr="00F63F51" w:rsidRDefault="00831A7E" w:rsidP="00AC1090">
      <w:pPr>
        <w:numPr>
          <w:ilvl w:val="0"/>
          <w:numId w:val="21"/>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Dalam hal Perjanjian kerjasama pelayanan kesehatan tersebut, KEDUA BELAH PIHAK telah menunjuk</w:t>
      </w:r>
      <w:ins w:id="393" w:author="SPVJF-GA-03" w:date="2021-05-05T08:53:00Z">
        <w:r w:rsidR="0024238F" w:rsidRPr="00F63F51">
          <w:rPr>
            <w:rFonts w:ascii="Times New Roman" w:hAnsi="Times New Roman" w:cs="Times New Roman"/>
            <w:sz w:val="24"/>
            <w:szCs w:val="24"/>
          </w:rPr>
          <w:t xml:space="preserve"> </w:t>
        </w:r>
      </w:ins>
      <w:r w:rsidRPr="00F63F51">
        <w:rPr>
          <w:rFonts w:ascii="Times New Roman" w:hAnsi="Times New Roman" w:cs="Times New Roman"/>
          <w:sz w:val="24"/>
          <w:szCs w:val="24"/>
        </w:rPr>
        <w:t xml:space="preserve">contact person Pejabat yang mewakili sebagai penghubung PIHAK PERTAMA dan PIHAK KEDUA sebagaimana Ayat (1) Butir (a) dan (b) Pasal ini, dan diluar nama-nama Ayat (1) Butir (a) dan (b) tersebut tidak ada kewenangan untuk menjadi penghubung dan apabila terjadi perubahan jabatan-jabatan tersebut diatas akan diberitahukan secara tertulis oleh masing-masing Pihak </w:t>
      </w:r>
    </w:p>
    <w:p w14:paraId="0031E639" w14:textId="77777777" w:rsidR="00E8726C" w:rsidRPr="00F63F51" w:rsidRDefault="00E8726C" w:rsidP="00AC1090">
      <w:pPr>
        <w:spacing w:after="0" w:line="360" w:lineRule="auto"/>
        <w:jc w:val="both"/>
        <w:rPr>
          <w:rFonts w:ascii="Times New Roman" w:hAnsi="Times New Roman" w:cs="Times New Roman"/>
          <w:sz w:val="24"/>
          <w:szCs w:val="24"/>
        </w:rPr>
      </w:pPr>
    </w:p>
    <w:p w14:paraId="1559DB79"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PASAL 11</w:t>
      </w:r>
    </w:p>
    <w:p w14:paraId="33455E5E"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LAIN - LAIN</w:t>
      </w:r>
    </w:p>
    <w:p w14:paraId="074200D8" w14:textId="77777777" w:rsidR="00E8726C" w:rsidRPr="00F63F51" w:rsidRDefault="00831A7E" w:rsidP="00AC1090">
      <w:pPr>
        <w:numPr>
          <w:ilvl w:val="0"/>
          <w:numId w:val="23"/>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 xml:space="preserve">Perjanjian ini dan ketentuan-ketentuan di dalamnya hanya dapat diubah dengan persetujuan bersama secara tertulis oleh </w:t>
      </w:r>
      <w:r w:rsidRPr="00F63F51">
        <w:rPr>
          <w:rFonts w:ascii="Times New Roman" w:hAnsi="Times New Roman" w:cs="Times New Roman"/>
          <w:sz w:val="24"/>
          <w:szCs w:val="24"/>
          <w:lang w:val="id-ID"/>
        </w:rPr>
        <w:t>KEDUA BELAH</w:t>
      </w:r>
      <w:r w:rsidRPr="00F63F51">
        <w:rPr>
          <w:rFonts w:ascii="Times New Roman" w:hAnsi="Times New Roman" w:cs="Times New Roman"/>
          <w:sz w:val="24"/>
          <w:szCs w:val="24"/>
        </w:rPr>
        <w:t xml:space="preserve"> PIHAK </w:t>
      </w:r>
    </w:p>
    <w:p w14:paraId="0A27091B" w14:textId="77777777" w:rsidR="00E8726C" w:rsidRPr="00F63F51" w:rsidRDefault="00831A7E" w:rsidP="00AC1090">
      <w:pPr>
        <w:numPr>
          <w:ilvl w:val="0"/>
          <w:numId w:val="23"/>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 xml:space="preserve">Hal-hal yang belum cukup diatur dalam Perjanjian ini akan diselesaikan bersama melalui perundingan anatara PIHAK PERTAMA dan PIHAK KEDUA dan apabila terjadi kesepakatan akan dituangkan dalam bentuk tertulis dengan membuat dan menandatangani Addendum serta merupakan satu kesatuan yang tidak dapat dipisahan dan mempunyai kekuatan hukum yang sama dengan Perjanjian ini </w:t>
      </w:r>
    </w:p>
    <w:p w14:paraId="169511D9" w14:textId="77777777" w:rsidR="00E8726C" w:rsidRPr="00F63F51" w:rsidRDefault="00831A7E" w:rsidP="00AC1090">
      <w:pPr>
        <w:numPr>
          <w:ilvl w:val="0"/>
          <w:numId w:val="23"/>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 xml:space="preserve">Segala ketentuan dan syarat dalam Perjanjian ini berlaku dan mengikat bagi KEDUA BELAH PIHAK yang menandatangani, serta pengganti-penggantinya </w:t>
      </w:r>
    </w:p>
    <w:p w14:paraId="6FDA7EC8" w14:textId="77777777" w:rsidR="00E8726C" w:rsidRPr="00F63F51" w:rsidRDefault="00831A7E" w:rsidP="00AC1090">
      <w:pPr>
        <w:numPr>
          <w:ilvl w:val="0"/>
          <w:numId w:val="23"/>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 xml:space="preserve">Lampiran-lampiran dari Perjanjian ini merupakan satu kesatuan yang tidak dapat dipisahkan dan mempunyai kekuatan hukum yang sama serta mengikat seperti halnya Pasal-pasal lain dalam Perjanjian </w:t>
      </w:r>
    </w:p>
    <w:p w14:paraId="2C3EAD67" w14:textId="77777777" w:rsidR="00E8726C" w:rsidRPr="00F63F51" w:rsidRDefault="00E8726C" w:rsidP="00AC1090">
      <w:pPr>
        <w:spacing w:after="0" w:line="360" w:lineRule="auto"/>
        <w:ind w:left="218"/>
        <w:jc w:val="both"/>
        <w:rPr>
          <w:rFonts w:ascii="Times New Roman" w:hAnsi="Times New Roman" w:cs="Times New Roman"/>
          <w:sz w:val="24"/>
          <w:szCs w:val="24"/>
        </w:rPr>
      </w:pPr>
    </w:p>
    <w:p w14:paraId="7B8F0DE0"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PASAL 12</w:t>
      </w:r>
    </w:p>
    <w:p w14:paraId="3A1432D3"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PENYELESAIAN PERSELISIHAN DAN DOMISILI HUKUM</w:t>
      </w:r>
    </w:p>
    <w:p w14:paraId="33EEAA96" w14:textId="77777777" w:rsidR="00E8726C" w:rsidRPr="00F63F51" w:rsidRDefault="00831A7E" w:rsidP="00AC1090">
      <w:pPr>
        <w:numPr>
          <w:ilvl w:val="0"/>
          <w:numId w:val="24"/>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t xml:space="preserve">Perjanjian ini, penafsiran dan pelaksanaan serta sebagai akibat yang ditimbulkannya, diatur dan tunduk kepada hukum negara Republik Indonesia </w:t>
      </w:r>
    </w:p>
    <w:p w14:paraId="6612FF7A" w14:textId="77777777" w:rsidR="00E8726C" w:rsidRPr="00F63F51" w:rsidRDefault="00831A7E" w:rsidP="00AC1090">
      <w:pPr>
        <w:numPr>
          <w:ilvl w:val="0"/>
          <w:numId w:val="24"/>
        </w:numPr>
        <w:spacing w:after="0" w:line="360" w:lineRule="auto"/>
        <w:ind w:left="218" w:hangingChars="91" w:hanging="218"/>
        <w:jc w:val="both"/>
        <w:rPr>
          <w:rFonts w:ascii="Times New Roman" w:hAnsi="Times New Roman" w:cs="Times New Roman"/>
          <w:sz w:val="24"/>
          <w:szCs w:val="24"/>
        </w:rPr>
      </w:pPr>
      <w:r w:rsidRPr="00F63F51">
        <w:rPr>
          <w:rFonts w:ascii="Times New Roman" w:hAnsi="Times New Roman" w:cs="Times New Roman"/>
          <w:sz w:val="24"/>
          <w:szCs w:val="24"/>
        </w:rPr>
        <w:lastRenderedPageBreak/>
        <w:t xml:space="preserve">Setiap perselisihan atau sengketa yang mungkin timbul dari atau yang berkaitan dengan Perjanjian ini akan diselesaikan secara musyawarah dan mufakat oleh KEDUA BELAH PIHAK </w:t>
      </w:r>
    </w:p>
    <w:p w14:paraId="01DFD400" w14:textId="77777777" w:rsidR="00E8726C" w:rsidRPr="00F63F51" w:rsidRDefault="00831A7E" w:rsidP="00AC1090">
      <w:pPr>
        <w:numPr>
          <w:ilvl w:val="0"/>
          <w:numId w:val="24"/>
        </w:numPr>
        <w:spacing w:after="0" w:line="360" w:lineRule="auto"/>
        <w:ind w:left="218" w:hangingChars="91" w:hanging="218"/>
        <w:rPr>
          <w:rFonts w:ascii="Times New Roman" w:hAnsi="Times New Roman" w:cs="Times New Roman"/>
          <w:b/>
          <w:bCs/>
          <w:sz w:val="24"/>
          <w:szCs w:val="24"/>
        </w:rPr>
      </w:pPr>
      <w:r w:rsidRPr="00F63F51">
        <w:rPr>
          <w:rFonts w:ascii="Times New Roman" w:hAnsi="Times New Roman" w:cs="Times New Roman"/>
          <w:sz w:val="24"/>
          <w:szCs w:val="24"/>
        </w:rPr>
        <w:t>Apabila KEDUA BELAH PIHAK tidak memperoleh penyelesaian menurut cara yang ditetapkan dalam Ayat (2) Pasal ini, maka KED</w:t>
      </w:r>
      <w:r w:rsidR="00D91D62" w:rsidRPr="00F63F51">
        <w:rPr>
          <w:rFonts w:ascii="Times New Roman" w:hAnsi="Times New Roman" w:cs="Times New Roman"/>
          <w:sz w:val="24"/>
          <w:szCs w:val="24"/>
        </w:rPr>
        <w:t>UA BELAH PIHAK sepakat untuk se</w:t>
      </w:r>
      <w:r w:rsidRPr="00F63F51">
        <w:rPr>
          <w:rFonts w:ascii="Times New Roman" w:hAnsi="Times New Roman" w:cs="Times New Roman"/>
          <w:sz w:val="24"/>
          <w:szCs w:val="24"/>
        </w:rPr>
        <w:t>cara tetap memilih domisili hukum untuk menyelesaikan perselisihan tersebut di Kantor Panitera Pengadilan Negeri J</w:t>
      </w:r>
      <w:r w:rsidR="00D91D62" w:rsidRPr="00F63F51">
        <w:rPr>
          <w:rFonts w:ascii="Times New Roman" w:hAnsi="Times New Roman" w:cs="Times New Roman"/>
          <w:sz w:val="24"/>
          <w:szCs w:val="24"/>
        </w:rPr>
        <w:t>epara</w:t>
      </w:r>
    </w:p>
    <w:p w14:paraId="02D4ADF7" w14:textId="77777777" w:rsidR="002A696E" w:rsidRPr="00F63F51" w:rsidRDefault="002A696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 xml:space="preserve">PASAL 13 </w:t>
      </w:r>
    </w:p>
    <w:p w14:paraId="3422856C" w14:textId="77777777" w:rsidR="002A696E" w:rsidRPr="00F63F51" w:rsidRDefault="002A696E" w:rsidP="00AC1090">
      <w:pPr>
        <w:spacing w:line="360" w:lineRule="auto"/>
        <w:ind w:left="426" w:hanging="426"/>
        <w:jc w:val="center"/>
        <w:rPr>
          <w:rFonts w:ascii="Times New Roman" w:hAnsi="Times New Roman" w:cs="Times New Roman"/>
          <w:b/>
          <w:sz w:val="24"/>
          <w:szCs w:val="24"/>
        </w:rPr>
      </w:pPr>
      <w:r w:rsidRPr="00F63F51">
        <w:rPr>
          <w:rFonts w:ascii="Times New Roman" w:hAnsi="Times New Roman" w:cs="Times New Roman"/>
          <w:b/>
          <w:sz w:val="24"/>
          <w:szCs w:val="24"/>
        </w:rPr>
        <w:t>SISTEM KEAMANAN</w:t>
      </w:r>
    </w:p>
    <w:p w14:paraId="2B653C8C" w14:textId="77777777" w:rsidR="002A696E" w:rsidRPr="00F63F51"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 xml:space="preserve">PIHAK </w:t>
      </w:r>
      <w:r w:rsidR="00B97ACB" w:rsidRPr="00F63F51">
        <w:rPr>
          <w:rFonts w:ascii="Times New Roman" w:hAnsi="Times New Roman" w:cs="Times New Roman"/>
          <w:sz w:val="24"/>
          <w:szCs w:val="24"/>
        </w:rPr>
        <w:t>KEDUA</w:t>
      </w:r>
      <w:r w:rsidRPr="00F63F51">
        <w:rPr>
          <w:rFonts w:ascii="Times New Roman" w:hAnsi="Times New Roman" w:cs="Times New Roman"/>
          <w:sz w:val="24"/>
          <w:szCs w:val="24"/>
        </w:rPr>
        <w:t xml:space="preserve"> berperan serta menjaga aset PIHAK </w:t>
      </w:r>
      <w:r w:rsidR="00B97ACB" w:rsidRPr="00F63F51">
        <w:rPr>
          <w:rFonts w:ascii="Times New Roman" w:hAnsi="Times New Roman" w:cs="Times New Roman"/>
          <w:sz w:val="24"/>
          <w:szCs w:val="24"/>
        </w:rPr>
        <w:t>PERTAMA</w:t>
      </w:r>
      <w:r w:rsidRPr="00F63F51">
        <w:rPr>
          <w:rFonts w:ascii="Times New Roman" w:hAnsi="Times New Roman" w:cs="Times New Roman"/>
          <w:sz w:val="24"/>
          <w:szCs w:val="24"/>
        </w:rPr>
        <w:t>.</w:t>
      </w:r>
    </w:p>
    <w:p w14:paraId="65D0A185" w14:textId="77777777" w:rsidR="002A696E" w:rsidRPr="00F63F51"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 xml:space="preserve">PIHAK </w:t>
      </w:r>
      <w:r w:rsidR="00B97ACB" w:rsidRPr="00F63F51">
        <w:rPr>
          <w:rFonts w:ascii="Times New Roman" w:hAnsi="Times New Roman" w:cs="Times New Roman"/>
          <w:sz w:val="24"/>
          <w:szCs w:val="24"/>
        </w:rPr>
        <w:t>KEDUA</w:t>
      </w:r>
      <w:r w:rsidRPr="00F63F51">
        <w:rPr>
          <w:rFonts w:ascii="Times New Roman" w:hAnsi="Times New Roman" w:cs="Times New Roman"/>
          <w:sz w:val="24"/>
          <w:szCs w:val="24"/>
        </w:rPr>
        <w:t xml:space="preserve"> tidak diperbolehkan memberikan segala macam bentuk informasi yang berkaitan dengan PIHAK </w:t>
      </w:r>
      <w:r w:rsidR="00B97ACB" w:rsidRPr="00F63F51">
        <w:rPr>
          <w:rFonts w:ascii="Times New Roman" w:hAnsi="Times New Roman" w:cs="Times New Roman"/>
          <w:sz w:val="24"/>
          <w:szCs w:val="24"/>
        </w:rPr>
        <w:t>PERTAMA</w:t>
      </w:r>
      <w:r w:rsidRPr="00F63F51">
        <w:rPr>
          <w:rFonts w:ascii="Times New Roman" w:hAnsi="Times New Roman" w:cs="Times New Roman"/>
          <w:sz w:val="24"/>
          <w:szCs w:val="24"/>
        </w:rPr>
        <w:t xml:space="preserve"> kepada pihak lain tanpa seijin management PIHAK </w:t>
      </w:r>
      <w:r w:rsidR="00B97ACB" w:rsidRPr="00F63F51">
        <w:rPr>
          <w:rFonts w:ascii="Times New Roman" w:hAnsi="Times New Roman" w:cs="Times New Roman"/>
          <w:sz w:val="24"/>
          <w:szCs w:val="24"/>
        </w:rPr>
        <w:t>PERTAMA</w:t>
      </w:r>
      <w:r w:rsidRPr="00F63F51">
        <w:rPr>
          <w:rFonts w:ascii="Times New Roman" w:hAnsi="Times New Roman" w:cs="Times New Roman"/>
          <w:sz w:val="24"/>
          <w:szCs w:val="24"/>
        </w:rPr>
        <w:t>.</w:t>
      </w:r>
    </w:p>
    <w:p w14:paraId="0FD16348" w14:textId="77777777" w:rsidR="002A696E" w:rsidRPr="00F63F51"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 xml:space="preserve">PIHAK </w:t>
      </w:r>
      <w:r w:rsidR="00B97ACB" w:rsidRPr="00F63F51">
        <w:rPr>
          <w:rFonts w:ascii="Times New Roman" w:hAnsi="Times New Roman" w:cs="Times New Roman"/>
          <w:sz w:val="24"/>
          <w:szCs w:val="24"/>
        </w:rPr>
        <w:t>KEDUA</w:t>
      </w:r>
      <w:r w:rsidRPr="00F63F51">
        <w:rPr>
          <w:rFonts w:ascii="Times New Roman" w:hAnsi="Times New Roman" w:cs="Times New Roman"/>
          <w:sz w:val="24"/>
          <w:szCs w:val="24"/>
        </w:rPr>
        <w:t xml:space="preserve"> wajib menjaga kerahasiaan segala hal yang berkaitan dengan PIHAK </w:t>
      </w:r>
      <w:r w:rsidR="00B97ACB" w:rsidRPr="00F63F51">
        <w:rPr>
          <w:rFonts w:ascii="Times New Roman" w:hAnsi="Times New Roman" w:cs="Times New Roman"/>
          <w:sz w:val="24"/>
          <w:szCs w:val="24"/>
        </w:rPr>
        <w:t>PERTAMA</w:t>
      </w:r>
      <w:r w:rsidRPr="00F63F51">
        <w:rPr>
          <w:rFonts w:ascii="Times New Roman" w:hAnsi="Times New Roman" w:cs="Times New Roman"/>
          <w:sz w:val="24"/>
          <w:szCs w:val="24"/>
        </w:rPr>
        <w:t>.</w:t>
      </w:r>
    </w:p>
    <w:p w14:paraId="6EDA6D36" w14:textId="77777777" w:rsidR="002A696E" w:rsidRPr="00F63F51"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 xml:space="preserve">Apabila terjadi tindak pencurian yang melibatkan karyawan PIHAK </w:t>
      </w:r>
      <w:r w:rsidR="00B97ACB" w:rsidRPr="00F63F51">
        <w:rPr>
          <w:rFonts w:ascii="Times New Roman" w:hAnsi="Times New Roman" w:cs="Times New Roman"/>
          <w:sz w:val="24"/>
          <w:szCs w:val="24"/>
        </w:rPr>
        <w:t>KEDUA</w:t>
      </w:r>
      <w:r w:rsidRPr="00F63F51">
        <w:rPr>
          <w:rFonts w:ascii="Times New Roman" w:hAnsi="Times New Roman" w:cs="Times New Roman"/>
          <w:sz w:val="24"/>
          <w:szCs w:val="24"/>
        </w:rPr>
        <w:t xml:space="preserve"> sebagai tersangka dan PIHAK </w:t>
      </w:r>
      <w:r w:rsidR="00B97ACB" w:rsidRPr="00F63F51">
        <w:rPr>
          <w:rFonts w:ascii="Times New Roman" w:hAnsi="Times New Roman" w:cs="Times New Roman"/>
          <w:sz w:val="24"/>
          <w:szCs w:val="24"/>
        </w:rPr>
        <w:t>PERTAMA</w:t>
      </w:r>
      <w:r w:rsidRPr="00F63F51">
        <w:rPr>
          <w:rFonts w:ascii="Times New Roman" w:hAnsi="Times New Roman" w:cs="Times New Roman"/>
          <w:sz w:val="24"/>
          <w:szCs w:val="24"/>
        </w:rPr>
        <w:t xml:space="preserve"> sebagai korban, </w:t>
      </w:r>
      <w:r w:rsidRPr="00F63F51">
        <w:rPr>
          <w:rFonts w:ascii="Times New Roman" w:hAnsi="Times New Roman" w:cs="Times New Roman"/>
          <w:sz w:val="24"/>
          <w:szCs w:val="24"/>
          <w:lang w:val="id-ID"/>
        </w:rPr>
        <w:t xml:space="preserve">Para Pihak bersepakat untuk </w:t>
      </w:r>
      <w:r w:rsidRPr="00F63F51">
        <w:rPr>
          <w:rFonts w:ascii="Times New Roman" w:hAnsi="Times New Roman" w:cs="Times New Roman"/>
          <w:sz w:val="24"/>
          <w:szCs w:val="24"/>
        </w:rPr>
        <w:t>melaporkan ke pihak berwajib</w:t>
      </w:r>
      <w:r w:rsidRPr="00F63F51">
        <w:rPr>
          <w:rFonts w:ascii="Times New Roman" w:hAnsi="Times New Roman" w:cs="Times New Roman"/>
          <w:sz w:val="24"/>
          <w:szCs w:val="24"/>
          <w:lang w:val="id-ID"/>
        </w:rPr>
        <w:t>.</w:t>
      </w:r>
    </w:p>
    <w:p w14:paraId="4C9CA954" w14:textId="77777777" w:rsidR="002A696E" w:rsidRPr="00F63F51"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lang w:val="id-ID"/>
        </w:rPr>
        <w:t xml:space="preserve">Segala bentuk ganti rugi dari </w:t>
      </w:r>
      <w:r w:rsidRPr="00F63F51">
        <w:rPr>
          <w:rFonts w:ascii="Times New Roman" w:hAnsi="Times New Roman" w:cs="Times New Roman"/>
          <w:sz w:val="24"/>
          <w:szCs w:val="24"/>
        </w:rPr>
        <w:t xml:space="preserve">PIHAK </w:t>
      </w:r>
      <w:r w:rsidR="00B97ACB" w:rsidRPr="00F63F51">
        <w:rPr>
          <w:rFonts w:ascii="Times New Roman" w:hAnsi="Times New Roman" w:cs="Times New Roman"/>
          <w:sz w:val="24"/>
          <w:szCs w:val="24"/>
        </w:rPr>
        <w:t>KEDUA</w:t>
      </w:r>
      <w:r w:rsidRPr="00F63F51">
        <w:rPr>
          <w:rFonts w:ascii="Times New Roman" w:hAnsi="Times New Roman" w:cs="Times New Roman"/>
          <w:sz w:val="24"/>
          <w:szCs w:val="24"/>
          <w:lang w:val="id-ID"/>
        </w:rPr>
        <w:t xml:space="preserve"> kepada </w:t>
      </w:r>
      <w:r w:rsidRPr="00F63F51">
        <w:rPr>
          <w:rFonts w:ascii="Times New Roman" w:hAnsi="Times New Roman" w:cs="Times New Roman"/>
          <w:sz w:val="24"/>
          <w:szCs w:val="24"/>
        </w:rPr>
        <w:t xml:space="preserve">PIHAK </w:t>
      </w:r>
      <w:r w:rsidR="00B97ACB" w:rsidRPr="00F63F51">
        <w:rPr>
          <w:rFonts w:ascii="Times New Roman" w:hAnsi="Times New Roman" w:cs="Times New Roman"/>
          <w:sz w:val="24"/>
          <w:szCs w:val="24"/>
        </w:rPr>
        <w:t>PERTAMA</w:t>
      </w:r>
      <w:r w:rsidRPr="00F63F51">
        <w:rPr>
          <w:rFonts w:ascii="Times New Roman" w:hAnsi="Times New Roman" w:cs="Times New Roman"/>
          <w:sz w:val="24"/>
          <w:szCs w:val="24"/>
          <w:lang w:val="id-ID"/>
        </w:rPr>
        <w:t xml:space="preserve">, berkaitan dengan tindakan pencurian seperti tercantum dalam ayat 4, diberikan setelah tindakan pencurian tersebut mempunyai kekuatan hukum tetap dan besarnya maksimal 1 (satu) kali pembayaran tiap bulan yang diterima </w:t>
      </w:r>
      <w:r w:rsidRPr="00F63F51">
        <w:rPr>
          <w:rFonts w:ascii="Times New Roman" w:hAnsi="Times New Roman" w:cs="Times New Roman"/>
          <w:sz w:val="24"/>
          <w:szCs w:val="24"/>
        </w:rPr>
        <w:t xml:space="preserve">PIHAK </w:t>
      </w:r>
      <w:r w:rsidR="004A6F66" w:rsidRPr="00F63F51">
        <w:rPr>
          <w:rFonts w:ascii="Times New Roman" w:hAnsi="Times New Roman" w:cs="Times New Roman"/>
          <w:sz w:val="24"/>
          <w:szCs w:val="24"/>
        </w:rPr>
        <w:t>KEDUA</w:t>
      </w:r>
      <w:r w:rsidRPr="00F63F51">
        <w:rPr>
          <w:rFonts w:ascii="Times New Roman" w:hAnsi="Times New Roman" w:cs="Times New Roman"/>
          <w:sz w:val="24"/>
          <w:szCs w:val="24"/>
          <w:lang w:val="id-ID"/>
        </w:rPr>
        <w:t xml:space="preserve"> dari </w:t>
      </w:r>
      <w:r w:rsidRPr="00F63F51">
        <w:rPr>
          <w:rFonts w:ascii="Times New Roman" w:hAnsi="Times New Roman" w:cs="Times New Roman"/>
          <w:sz w:val="24"/>
          <w:szCs w:val="24"/>
        </w:rPr>
        <w:t xml:space="preserve">PIHAK </w:t>
      </w:r>
      <w:r w:rsidR="004A6F66" w:rsidRPr="00F63F51">
        <w:rPr>
          <w:rFonts w:ascii="Times New Roman" w:hAnsi="Times New Roman" w:cs="Times New Roman"/>
          <w:sz w:val="24"/>
          <w:szCs w:val="24"/>
        </w:rPr>
        <w:t>PERTAMA</w:t>
      </w:r>
      <w:r w:rsidRPr="00F63F51">
        <w:rPr>
          <w:rFonts w:ascii="Times New Roman" w:hAnsi="Times New Roman" w:cs="Times New Roman"/>
          <w:sz w:val="24"/>
          <w:szCs w:val="24"/>
          <w:lang w:val="id-ID"/>
        </w:rPr>
        <w:t xml:space="preserve"> seperti terca</w:t>
      </w:r>
      <w:r w:rsidRPr="00F63F51">
        <w:rPr>
          <w:rFonts w:ascii="Times New Roman" w:hAnsi="Times New Roman" w:cs="Times New Roman"/>
          <w:sz w:val="24"/>
          <w:szCs w:val="24"/>
        </w:rPr>
        <w:t>n</w:t>
      </w:r>
      <w:r w:rsidRPr="00F63F51">
        <w:rPr>
          <w:rFonts w:ascii="Times New Roman" w:hAnsi="Times New Roman" w:cs="Times New Roman"/>
          <w:sz w:val="24"/>
          <w:szCs w:val="24"/>
          <w:lang w:val="id-ID"/>
        </w:rPr>
        <w:t xml:space="preserve">tum dalam pasal </w:t>
      </w:r>
      <w:r w:rsidR="004A6F66" w:rsidRPr="00F63F51">
        <w:rPr>
          <w:rFonts w:ascii="Times New Roman" w:hAnsi="Times New Roman" w:cs="Times New Roman"/>
          <w:sz w:val="24"/>
          <w:szCs w:val="24"/>
        </w:rPr>
        <w:t>5</w:t>
      </w:r>
      <w:r w:rsidRPr="00F63F51">
        <w:rPr>
          <w:rFonts w:ascii="Times New Roman" w:hAnsi="Times New Roman" w:cs="Times New Roman"/>
          <w:sz w:val="24"/>
          <w:szCs w:val="24"/>
        </w:rPr>
        <w:t>;</w:t>
      </w:r>
    </w:p>
    <w:p w14:paraId="3118C6F8" w14:textId="77777777" w:rsidR="002A696E" w:rsidRPr="00F63F51"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 xml:space="preserve">PIHAK </w:t>
      </w:r>
      <w:r w:rsidR="004A6F66" w:rsidRPr="00F63F51">
        <w:rPr>
          <w:rFonts w:ascii="Times New Roman" w:hAnsi="Times New Roman" w:cs="Times New Roman"/>
          <w:sz w:val="24"/>
          <w:szCs w:val="24"/>
        </w:rPr>
        <w:t>KEDUA</w:t>
      </w:r>
      <w:r w:rsidRPr="00F63F51">
        <w:rPr>
          <w:rFonts w:ascii="Times New Roman" w:hAnsi="Times New Roman" w:cs="Times New Roman"/>
          <w:sz w:val="24"/>
          <w:szCs w:val="24"/>
        </w:rPr>
        <w:t xml:space="preserve"> dilarang mengambil gambar/video dalam bentuk apapun selain atas ijin dan atau kepentingan PIHAK </w:t>
      </w:r>
      <w:r w:rsidR="004A6F66" w:rsidRPr="00F63F51">
        <w:rPr>
          <w:rFonts w:ascii="Times New Roman" w:hAnsi="Times New Roman" w:cs="Times New Roman"/>
          <w:sz w:val="24"/>
          <w:szCs w:val="24"/>
        </w:rPr>
        <w:t>PERTAMA</w:t>
      </w:r>
      <w:r w:rsidRPr="00F63F51">
        <w:rPr>
          <w:rFonts w:ascii="Times New Roman" w:hAnsi="Times New Roman" w:cs="Times New Roman"/>
          <w:sz w:val="24"/>
          <w:szCs w:val="24"/>
        </w:rPr>
        <w:t>;</w:t>
      </w:r>
    </w:p>
    <w:p w14:paraId="1E95EE90" w14:textId="77777777" w:rsidR="002A696E" w:rsidRPr="00F63F51"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 xml:space="preserve">PIHAK </w:t>
      </w:r>
      <w:r w:rsidR="004A6F66" w:rsidRPr="00F63F51">
        <w:rPr>
          <w:rFonts w:ascii="Times New Roman" w:hAnsi="Times New Roman" w:cs="Times New Roman"/>
          <w:sz w:val="24"/>
          <w:szCs w:val="24"/>
        </w:rPr>
        <w:t>KEDUA</w:t>
      </w:r>
      <w:r w:rsidRPr="00F63F51">
        <w:rPr>
          <w:rFonts w:ascii="Times New Roman" w:hAnsi="Times New Roman" w:cs="Times New Roman"/>
          <w:sz w:val="24"/>
          <w:szCs w:val="24"/>
        </w:rPr>
        <w:t xml:space="preserve"> dilarang memasuki area yang bukan menjadi area kerjanya.</w:t>
      </w:r>
    </w:p>
    <w:p w14:paraId="78EDD550" w14:textId="77777777" w:rsidR="002A696E" w:rsidRPr="00F63F51"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 xml:space="preserve">PIHAK </w:t>
      </w:r>
      <w:r w:rsidR="004A6F66" w:rsidRPr="00F63F51">
        <w:rPr>
          <w:rFonts w:ascii="Times New Roman" w:hAnsi="Times New Roman" w:cs="Times New Roman"/>
          <w:sz w:val="24"/>
          <w:szCs w:val="24"/>
        </w:rPr>
        <w:t>KEDUA</w:t>
      </w:r>
      <w:r w:rsidRPr="00F63F51">
        <w:rPr>
          <w:rFonts w:ascii="Times New Roman" w:hAnsi="Times New Roman" w:cs="Times New Roman"/>
          <w:sz w:val="24"/>
          <w:szCs w:val="24"/>
        </w:rPr>
        <w:t xml:space="preserve"> tidak diijinkan mengakses system informasi untuk kepentingan PIHAK </w:t>
      </w:r>
      <w:r w:rsidR="004A6F66" w:rsidRPr="00F63F51">
        <w:rPr>
          <w:rFonts w:ascii="Times New Roman" w:hAnsi="Times New Roman" w:cs="Times New Roman"/>
          <w:sz w:val="24"/>
          <w:szCs w:val="24"/>
        </w:rPr>
        <w:t>KEDUA</w:t>
      </w:r>
      <w:r w:rsidRPr="00F63F51">
        <w:rPr>
          <w:rFonts w:ascii="Times New Roman" w:hAnsi="Times New Roman" w:cs="Times New Roman"/>
          <w:sz w:val="24"/>
          <w:szCs w:val="24"/>
        </w:rPr>
        <w:t xml:space="preserve"> tanpa seijin PIHAK </w:t>
      </w:r>
      <w:r w:rsidR="004A6F66" w:rsidRPr="00F63F51">
        <w:rPr>
          <w:rFonts w:ascii="Times New Roman" w:hAnsi="Times New Roman" w:cs="Times New Roman"/>
          <w:sz w:val="24"/>
          <w:szCs w:val="24"/>
        </w:rPr>
        <w:t>PERTAMA</w:t>
      </w:r>
      <w:r w:rsidRPr="00F63F51">
        <w:rPr>
          <w:rFonts w:ascii="Times New Roman" w:hAnsi="Times New Roman" w:cs="Times New Roman"/>
          <w:sz w:val="24"/>
          <w:szCs w:val="24"/>
        </w:rPr>
        <w:t>.</w:t>
      </w:r>
    </w:p>
    <w:p w14:paraId="571D5772" w14:textId="77777777" w:rsidR="002A696E" w:rsidRPr="00F63F51"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 xml:space="preserve">PIHAK </w:t>
      </w:r>
      <w:r w:rsidR="004A6F66" w:rsidRPr="00F63F51">
        <w:rPr>
          <w:rFonts w:ascii="Times New Roman" w:hAnsi="Times New Roman" w:cs="Times New Roman"/>
          <w:sz w:val="24"/>
          <w:szCs w:val="24"/>
        </w:rPr>
        <w:t>KEDUA</w:t>
      </w:r>
      <w:r w:rsidRPr="00F63F51">
        <w:rPr>
          <w:rFonts w:ascii="Times New Roman" w:hAnsi="Times New Roman" w:cs="Times New Roman"/>
          <w:sz w:val="24"/>
          <w:szCs w:val="24"/>
        </w:rPr>
        <w:t xml:space="preserve"> wajib memberikan informasi terkait semua ketentuan yang tercantum di dalam perjanjian kepada semua karyawan yang bekerja untuk PIHAK </w:t>
      </w:r>
      <w:r w:rsidR="004A6F66" w:rsidRPr="00F63F51">
        <w:rPr>
          <w:rFonts w:ascii="Times New Roman" w:hAnsi="Times New Roman" w:cs="Times New Roman"/>
          <w:sz w:val="24"/>
          <w:szCs w:val="24"/>
        </w:rPr>
        <w:t>PERTAMA</w:t>
      </w:r>
      <w:r w:rsidRPr="00F63F51">
        <w:rPr>
          <w:rFonts w:ascii="Times New Roman" w:hAnsi="Times New Roman" w:cs="Times New Roman"/>
          <w:sz w:val="24"/>
          <w:szCs w:val="24"/>
        </w:rPr>
        <w:t>.</w:t>
      </w:r>
    </w:p>
    <w:p w14:paraId="1BB09425" w14:textId="77777777" w:rsidR="002A696E" w:rsidRPr="00F63F51"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 xml:space="preserve">Ketentuan-ketentuan tersebut di atas dapat diabaikan jika berkaitan dengan tindakan medis atas dasar izin PIHAK </w:t>
      </w:r>
      <w:r w:rsidR="004A6F66" w:rsidRPr="00F63F51">
        <w:rPr>
          <w:rFonts w:ascii="Times New Roman" w:hAnsi="Times New Roman" w:cs="Times New Roman"/>
          <w:sz w:val="24"/>
          <w:szCs w:val="24"/>
        </w:rPr>
        <w:t>PERTAMA</w:t>
      </w:r>
      <w:r w:rsidRPr="00F63F51">
        <w:rPr>
          <w:rFonts w:ascii="Times New Roman" w:hAnsi="Times New Roman" w:cs="Times New Roman"/>
          <w:sz w:val="24"/>
          <w:szCs w:val="24"/>
        </w:rPr>
        <w:t>.</w:t>
      </w:r>
    </w:p>
    <w:p w14:paraId="353E484A" w14:textId="77777777" w:rsidR="00456E5D" w:rsidRPr="00F63F51" w:rsidRDefault="00456E5D" w:rsidP="00752EE9">
      <w:pPr>
        <w:spacing w:after="0" w:line="360" w:lineRule="auto"/>
        <w:rPr>
          <w:rFonts w:ascii="Times New Roman" w:hAnsi="Times New Roman" w:cs="Times New Roman"/>
          <w:b/>
          <w:bCs/>
          <w:sz w:val="24"/>
          <w:szCs w:val="24"/>
        </w:rPr>
      </w:pPr>
    </w:p>
    <w:p w14:paraId="3150B07A" w14:textId="77777777" w:rsidR="002A696E" w:rsidRPr="00F63F51" w:rsidRDefault="002A696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lastRenderedPageBreak/>
        <w:t>PASAL 14</w:t>
      </w:r>
    </w:p>
    <w:p w14:paraId="2EA46179" w14:textId="40BAF177" w:rsidR="00532DBD" w:rsidRPr="00F63F51" w:rsidRDefault="002A696E" w:rsidP="00752EE9">
      <w:pPr>
        <w:spacing w:line="360" w:lineRule="auto"/>
        <w:jc w:val="center"/>
        <w:rPr>
          <w:rFonts w:ascii="Times New Roman" w:hAnsi="Times New Roman" w:cs="Times New Roman"/>
          <w:b/>
          <w:sz w:val="24"/>
          <w:szCs w:val="24"/>
        </w:rPr>
      </w:pPr>
      <w:r w:rsidRPr="00F63F51">
        <w:rPr>
          <w:rFonts w:ascii="Times New Roman" w:hAnsi="Times New Roman" w:cs="Times New Roman"/>
          <w:b/>
          <w:sz w:val="24"/>
          <w:szCs w:val="24"/>
        </w:rPr>
        <w:t>SANKSI</w:t>
      </w:r>
    </w:p>
    <w:p w14:paraId="733C2EE7" w14:textId="77777777" w:rsidR="00532DBD" w:rsidRPr="00F63F51" w:rsidRDefault="002A696E" w:rsidP="00AC1090">
      <w:pPr>
        <w:pStyle w:val="ListParagraph"/>
        <w:numPr>
          <w:ilvl w:val="0"/>
          <w:numId w:val="27"/>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 xml:space="preserve">Apabila pelaksanaan pembayaran melebihi dari waktu yang ditentukan dalam pasal 5 </w:t>
      </w:r>
      <w:r w:rsidR="00532DBD" w:rsidRPr="00F63F51">
        <w:rPr>
          <w:rFonts w:ascii="Times New Roman" w:hAnsi="Times New Roman" w:cs="Times New Roman"/>
          <w:sz w:val="24"/>
          <w:szCs w:val="24"/>
        </w:rPr>
        <w:t>ayat (2), PIHAK PERTAMA akan dikenakan denda sebesar 1(satu) permil untuk setiap hari dengan maksimal denda sebesar 5 (lima) persen.</w:t>
      </w:r>
    </w:p>
    <w:p w14:paraId="66E04CDA" w14:textId="77777777" w:rsidR="00532DBD" w:rsidRPr="00F63F51" w:rsidRDefault="00532DBD" w:rsidP="00532DBD">
      <w:pPr>
        <w:pStyle w:val="ListParagraph"/>
        <w:numPr>
          <w:ilvl w:val="0"/>
          <w:numId w:val="27"/>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 xml:space="preserve">Apabila terjadi kondisi ketidaksesuaian </w:t>
      </w:r>
      <w:r w:rsidR="008F64B7" w:rsidRPr="00F63F51">
        <w:rPr>
          <w:rFonts w:ascii="Times New Roman" w:hAnsi="Times New Roman" w:cs="Times New Roman"/>
          <w:sz w:val="24"/>
          <w:szCs w:val="24"/>
        </w:rPr>
        <w:t>diagnosa</w:t>
      </w:r>
      <w:r w:rsidRPr="00F63F51">
        <w:rPr>
          <w:rFonts w:ascii="Times New Roman" w:hAnsi="Times New Roman" w:cs="Times New Roman"/>
          <w:sz w:val="24"/>
          <w:szCs w:val="24"/>
        </w:rPr>
        <w:t xml:space="preserve"> dan prosedur pelayanan </w:t>
      </w:r>
      <w:r w:rsidR="008F64B7" w:rsidRPr="00F63F51">
        <w:rPr>
          <w:rFonts w:ascii="Times New Roman" w:hAnsi="Times New Roman" w:cs="Times New Roman"/>
          <w:sz w:val="24"/>
          <w:szCs w:val="24"/>
        </w:rPr>
        <w:t>medik</w:t>
      </w:r>
      <w:r w:rsidRPr="00F63F51">
        <w:rPr>
          <w:rFonts w:ascii="Times New Roman" w:hAnsi="Times New Roman" w:cs="Times New Roman"/>
          <w:sz w:val="24"/>
          <w:szCs w:val="24"/>
        </w:rPr>
        <w:t xml:space="preserve"> yang tidak lazim sehingga mengakibatkan kerugian di PIHAK PERTAMA, maka segala sesuatu/biaya yang ditimbulkan akibat ketidaksesuaian tersebut menjadi tanggung jawab  PIHAK KEDUA</w:t>
      </w:r>
      <w:r w:rsidR="008F64B7" w:rsidRPr="00F63F51">
        <w:rPr>
          <w:rFonts w:ascii="Times New Roman" w:hAnsi="Times New Roman" w:cs="Times New Roman"/>
          <w:sz w:val="24"/>
          <w:szCs w:val="24"/>
        </w:rPr>
        <w:t xml:space="preserve"> dan besarnya maksimal 1 (satu) kali pembayaran tiap bulan yang diterima PIHAK KEDUA dari PIHAK PERTAMA seperti tercantum dalam pasal 5 ayat (1).</w:t>
      </w:r>
    </w:p>
    <w:p w14:paraId="0364EE86" w14:textId="3BD0B81D" w:rsidR="00D91D62" w:rsidRPr="00F63F51" w:rsidRDefault="002A696E" w:rsidP="00752EE9">
      <w:pPr>
        <w:pStyle w:val="ListParagraph"/>
        <w:numPr>
          <w:ilvl w:val="0"/>
          <w:numId w:val="27"/>
        </w:numPr>
        <w:spacing w:after="0" w:line="360" w:lineRule="auto"/>
        <w:ind w:left="426" w:hanging="426"/>
        <w:contextualSpacing w:val="0"/>
        <w:jc w:val="both"/>
        <w:rPr>
          <w:rFonts w:ascii="Times New Roman" w:hAnsi="Times New Roman" w:cs="Times New Roman"/>
          <w:sz w:val="24"/>
          <w:szCs w:val="24"/>
        </w:rPr>
      </w:pPr>
      <w:r w:rsidRPr="00F63F51">
        <w:rPr>
          <w:rFonts w:ascii="Times New Roman" w:hAnsi="Times New Roman" w:cs="Times New Roman"/>
          <w:sz w:val="24"/>
          <w:szCs w:val="24"/>
        </w:rPr>
        <w:t>Apabila terjadi malpraktik atas tindakan medis yang dilakukan oleh PIHAK KEDUA maka seluruh kerugian yang timbul menjadi tanggungjawab sepenuhnya oleh PIHAK KEDUA</w:t>
      </w:r>
    </w:p>
    <w:p w14:paraId="51340BDF" w14:textId="77777777" w:rsidR="00752EE9" w:rsidRPr="00F63F51" w:rsidRDefault="00752EE9" w:rsidP="00AC1090">
      <w:pPr>
        <w:spacing w:after="0" w:line="360" w:lineRule="auto"/>
        <w:jc w:val="center"/>
        <w:rPr>
          <w:rFonts w:ascii="Times New Roman" w:hAnsi="Times New Roman" w:cs="Times New Roman"/>
          <w:b/>
          <w:bCs/>
          <w:sz w:val="24"/>
          <w:szCs w:val="24"/>
        </w:rPr>
      </w:pPr>
    </w:p>
    <w:p w14:paraId="521F3191"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PASAL 1</w:t>
      </w:r>
      <w:r w:rsidR="002A696E" w:rsidRPr="00F63F51">
        <w:rPr>
          <w:rFonts w:ascii="Times New Roman" w:hAnsi="Times New Roman" w:cs="Times New Roman"/>
          <w:b/>
          <w:bCs/>
          <w:sz w:val="24"/>
          <w:szCs w:val="24"/>
        </w:rPr>
        <w:t>5</w:t>
      </w:r>
    </w:p>
    <w:p w14:paraId="11BD6BEF" w14:textId="77777777" w:rsidR="00E8726C" w:rsidRPr="00F63F51" w:rsidRDefault="00831A7E" w:rsidP="00AC1090">
      <w:pPr>
        <w:spacing w:after="0" w:line="360" w:lineRule="auto"/>
        <w:jc w:val="center"/>
        <w:rPr>
          <w:rFonts w:ascii="Times New Roman" w:hAnsi="Times New Roman" w:cs="Times New Roman"/>
          <w:b/>
          <w:bCs/>
          <w:sz w:val="24"/>
          <w:szCs w:val="24"/>
        </w:rPr>
      </w:pPr>
      <w:r w:rsidRPr="00F63F51">
        <w:rPr>
          <w:rFonts w:ascii="Times New Roman" w:hAnsi="Times New Roman" w:cs="Times New Roman"/>
          <w:b/>
          <w:bCs/>
          <w:sz w:val="24"/>
          <w:szCs w:val="24"/>
        </w:rPr>
        <w:t>KORESPONDENSI</w:t>
      </w:r>
    </w:p>
    <w:p w14:paraId="2AE264A6" w14:textId="77777777" w:rsidR="00E8726C" w:rsidRPr="00F63F51" w:rsidRDefault="00831A7E" w:rsidP="00AC1090">
      <w:p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Segala macam pemberitahuan atas surat menyurat yang berkaitan dengan Perjanjian, harus dibuat secara tertulis atau disampaikan melalui fax, email atau dengan konfirmasi tertulis melalui kurir kepada alamat-alamat ini:</w:t>
      </w:r>
    </w:p>
    <w:p w14:paraId="4A3C1051" w14:textId="77777777" w:rsidR="00E8726C" w:rsidRPr="00F63F51" w:rsidRDefault="00831A7E" w:rsidP="00AC1090">
      <w:pPr>
        <w:numPr>
          <w:ilvl w:val="0"/>
          <w:numId w:val="25"/>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 xml:space="preserve">PT .SAMI Jepara Factory </w:t>
      </w:r>
    </w:p>
    <w:p w14:paraId="7D4ACF5C" w14:textId="77777777" w:rsidR="00E8726C" w:rsidRPr="00F63F51" w:rsidRDefault="00831A7E" w:rsidP="00AC1090">
      <w:pPr>
        <w:spacing w:after="0" w:line="360" w:lineRule="auto"/>
        <w:ind w:leftChars="100" w:left="220"/>
        <w:jc w:val="both"/>
        <w:rPr>
          <w:rFonts w:ascii="Times New Roman" w:hAnsi="Times New Roman" w:cs="Times New Roman"/>
          <w:sz w:val="24"/>
          <w:szCs w:val="24"/>
        </w:rPr>
      </w:pPr>
      <w:r w:rsidRPr="00F63F51">
        <w:rPr>
          <w:rFonts w:ascii="Times New Roman" w:hAnsi="Times New Roman" w:cs="Times New Roman"/>
          <w:sz w:val="24"/>
          <w:szCs w:val="24"/>
        </w:rPr>
        <w:t>Jl.</w:t>
      </w:r>
      <w:r w:rsidRPr="00F63F51">
        <w:rPr>
          <w:rFonts w:ascii="Times New Roman" w:hAnsi="Times New Roman" w:cs="Times New Roman"/>
          <w:color w:val="222222"/>
          <w:sz w:val="24"/>
          <w:szCs w:val="24"/>
          <w:shd w:val="clear" w:color="auto" w:fill="FFFFFF"/>
        </w:rPr>
        <w:t>Sawah, Sengonbugel, Kec. Mayong, Kabupaten Jepara, Jawa Tengah 59465</w:t>
      </w:r>
      <w:r w:rsidRPr="00F63F51">
        <w:rPr>
          <w:rFonts w:ascii="Times New Roman" w:hAnsi="Times New Roman" w:cs="Times New Roman"/>
          <w:sz w:val="24"/>
          <w:szCs w:val="24"/>
        </w:rPr>
        <w:t>.</w:t>
      </w:r>
    </w:p>
    <w:p w14:paraId="3A01F7C1" w14:textId="77777777" w:rsidR="00E8726C" w:rsidRPr="00F63F51" w:rsidRDefault="00831A7E" w:rsidP="00AC1090">
      <w:pPr>
        <w:spacing w:after="0" w:line="360" w:lineRule="auto"/>
        <w:ind w:leftChars="100" w:left="220"/>
        <w:jc w:val="both"/>
        <w:rPr>
          <w:rFonts w:ascii="Times New Roman" w:hAnsi="Times New Roman" w:cs="Times New Roman"/>
          <w:sz w:val="24"/>
          <w:szCs w:val="24"/>
        </w:rPr>
      </w:pPr>
      <w:r w:rsidRPr="00F63F51">
        <w:rPr>
          <w:rFonts w:ascii="Times New Roman" w:hAnsi="Times New Roman" w:cs="Times New Roman"/>
          <w:sz w:val="24"/>
          <w:szCs w:val="24"/>
        </w:rPr>
        <w:t>Telp.</w:t>
      </w:r>
      <w:r w:rsidRPr="00F63F51">
        <w:rPr>
          <w:rStyle w:val="w8qarf"/>
          <w:rFonts w:ascii="Times New Roman" w:hAnsi="Times New Roman" w:cs="Times New Roman"/>
          <w:b/>
          <w:bCs/>
          <w:color w:val="222222"/>
          <w:sz w:val="24"/>
          <w:szCs w:val="24"/>
          <w:shd w:val="clear" w:color="auto" w:fill="FFFFFF"/>
        </w:rPr>
        <w:t> </w:t>
      </w:r>
      <w:hyperlink r:id="rId11" w:history="1">
        <w:r w:rsidRPr="00F63F51">
          <w:rPr>
            <w:rStyle w:val="zgwrf"/>
            <w:rFonts w:ascii="Times New Roman" w:hAnsi="Times New Roman" w:cs="Times New Roman"/>
            <w:color w:val="660099"/>
            <w:sz w:val="24"/>
            <w:szCs w:val="24"/>
            <w:u w:val="single"/>
            <w:shd w:val="clear" w:color="auto" w:fill="FFFFFF"/>
          </w:rPr>
          <w:t>(0291) 7512101</w:t>
        </w:r>
      </w:hyperlink>
    </w:p>
    <w:p w14:paraId="788A805A" w14:textId="77777777" w:rsidR="00E8726C" w:rsidRPr="00F63F51" w:rsidRDefault="00831A7E" w:rsidP="00AC1090">
      <w:pPr>
        <w:spacing w:after="0" w:line="360" w:lineRule="auto"/>
        <w:ind w:leftChars="100" w:left="220"/>
        <w:jc w:val="both"/>
        <w:rPr>
          <w:rFonts w:ascii="Times New Roman" w:hAnsi="Times New Roman" w:cs="Times New Roman"/>
          <w:sz w:val="24"/>
          <w:szCs w:val="24"/>
        </w:rPr>
      </w:pPr>
      <w:r w:rsidRPr="00F63F51">
        <w:rPr>
          <w:rFonts w:ascii="Times New Roman" w:hAnsi="Times New Roman" w:cs="Times New Roman"/>
          <w:sz w:val="24"/>
          <w:szCs w:val="24"/>
        </w:rPr>
        <w:t>Email:</w:t>
      </w:r>
      <w:r w:rsidR="00960EE4" w:rsidRPr="00F63F51">
        <w:rPr>
          <w:rFonts w:ascii="Times New Roman" w:hAnsi="Times New Roman" w:cs="Times New Roman"/>
          <w:color w:val="1F497D" w:themeColor="text2"/>
          <w:sz w:val="24"/>
          <w:szCs w:val="24"/>
          <w:u w:val="single"/>
        </w:rPr>
        <w:t>g</w:t>
      </w:r>
      <w:r w:rsidR="002A696E" w:rsidRPr="00F63F51">
        <w:rPr>
          <w:rFonts w:ascii="Times New Roman" w:hAnsi="Times New Roman" w:cs="Times New Roman"/>
          <w:color w:val="1F497D" w:themeColor="text2"/>
          <w:sz w:val="24"/>
          <w:szCs w:val="24"/>
          <w:u w:val="single"/>
        </w:rPr>
        <w:t>a_01@sami-jf.co.id</w:t>
      </w:r>
    </w:p>
    <w:p w14:paraId="746AE358" w14:textId="77777777" w:rsidR="00E8726C" w:rsidRPr="00F63F51" w:rsidRDefault="00831A7E" w:rsidP="00AC1090">
      <w:pPr>
        <w:numPr>
          <w:ilvl w:val="0"/>
          <w:numId w:val="25"/>
        </w:numPr>
        <w:spacing w:after="0" w:line="360" w:lineRule="auto"/>
        <w:jc w:val="both"/>
        <w:rPr>
          <w:rFonts w:ascii="Times New Roman" w:hAnsi="Times New Roman" w:cs="Times New Roman"/>
          <w:sz w:val="24"/>
          <w:szCs w:val="24"/>
        </w:rPr>
      </w:pPr>
      <w:r w:rsidRPr="00F63F51">
        <w:rPr>
          <w:rFonts w:ascii="Times New Roman" w:hAnsi="Times New Roman" w:cs="Times New Roman"/>
          <w:sz w:val="24"/>
          <w:szCs w:val="24"/>
        </w:rPr>
        <w:t>PT</w:t>
      </w:r>
      <w:r w:rsidRPr="00F63F51">
        <w:rPr>
          <w:rFonts w:ascii="Times New Roman" w:hAnsi="Times New Roman" w:cs="Times New Roman"/>
          <w:sz w:val="24"/>
          <w:szCs w:val="24"/>
          <w:lang w:val="id-ID"/>
        </w:rPr>
        <w:t xml:space="preserve"> Nala Mega Cipta</w:t>
      </w:r>
    </w:p>
    <w:p w14:paraId="43A0A17A" w14:textId="6417A9EA" w:rsidR="00E8726C" w:rsidRPr="00F63F51" w:rsidRDefault="00E14CB3" w:rsidP="00AC1090">
      <w:pPr>
        <w:spacing w:after="0" w:line="360" w:lineRule="auto"/>
        <w:ind w:leftChars="129" w:left="284"/>
        <w:jc w:val="both"/>
        <w:rPr>
          <w:rFonts w:ascii="Times New Roman" w:hAnsi="Times New Roman" w:cs="Times New Roman"/>
          <w:sz w:val="24"/>
          <w:szCs w:val="24"/>
        </w:rPr>
      </w:pPr>
      <w:r w:rsidRPr="00F63F51">
        <w:rPr>
          <w:rFonts w:ascii="Times New Roman" w:hAnsi="Times New Roman" w:cs="Times New Roman"/>
          <w:sz w:val="24"/>
          <w:szCs w:val="24"/>
        </w:rPr>
        <w:t>Jl Letjend Suprapto No 37 Sidomulyo, Ungaran Timur,</w:t>
      </w:r>
      <w:r w:rsidR="00831A7E" w:rsidRPr="00F63F51">
        <w:rPr>
          <w:rFonts w:ascii="Times New Roman" w:hAnsi="Times New Roman" w:cs="Times New Roman"/>
          <w:sz w:val="24"/>
          <w:szCs w:val="24"/>
        </w:rPr>
        <w:t xml:space="preserve"> K</w:t>
      </w:r>
      <w:r w:rsidR="00831A7E" w:rsidRPr="00F63F51">
        <w:rPr>
          <w:rFonts w:ascii="Times New Roman" w:hAnsi="Times New Roman" w:cs="Times New Roman"/>
          <w:sz w:val="24"/>
          <w:szCs w:val="24"/>
          <w:lang w:val="id-ID"/>
        </w:rPr>
        <w:t>ab.</w:t>
      </w:r>
      <w:r w:rsidR="00831A7E" w:rsidRPr="00F63F51">
        <w:rPr>
          <w:rFonts w:ascii="Times New Roman" w:hAnsi="Times New Roman" w:cs="Times New Roman"/>
          <w:sz w:val="24"/>
          <w:szCs w:val="24"/>
        </w:rPr>
        <w:t xml:space="preserve"> Semarang</w:t>
      </w:r>
    </w:p>
    <w:p w14:paraId="045F9E90" w14:textId="77777777" w:rsidR="00E8726C" w:rsidRPr="00F63F51" w:rsidRDefault="00831A7E" w:rsidP="00AC1090">
      <w:pPr>
        <w:spacing w:after="0" w:line="360" w:lineRule="auto"/>
        <w:ind w:leftChars="129" w:left="284"/>
        <w:jc w:val="both"/>
        <w:rPr>
          <w:rFonts w:ascii="Times New Roman" w:hAnsi="Times New Roman" w:cs="Times New Roman"/>
          <w:sz w:val="24"/>
          <w:szCs w:val="24"/>
        </w:rPr>
      </w:pPr>
      <w:r w:rsidRPr="00F63F51">
        <w:rPr>
          <w:rFonts w:ascii="Times New Roman" w:hAnsi="Times New Roman" w:cs="Times New Roman"/>
          <w:sz w:val="24"/>
          <w:szCs w:val="24"/>
        </w:rPr>
        <w:t>Telp. 024-6</w:t>
      </w:r>
      <w:r w:rsidRPr="00F63F51">
        <w:rPr>
          <w:rFonts w:ascii="Times New Roman" w:hAnsi="Times New Roman" w:cs="Times New Roman"/>
          <w:sz w:val="24"/>
          <w:szCs w:val="24"/>
          <w:lang w:val="id-ID"/>
        </w:rPr>
        <w:t>921813</w:t>
      </w:r>
    </w:p>
    <w:p w14:paraId="6352BA99" w14:textId="77777777" w:rsidR="00E8726C" w:rsidRPr="00F63F51" w:rsidRDefault="00831A7E" w:rsidP="00AC1090">
      <w:pPr>
        <w:spacing w:after="0" w:line="360" w:lineRule="auto"/>
        <w:ind w:leftChars="129" w:left="284"/>
        <w:jc w:val="both"/>
        <w:rPr>
          <w:rFonts w:ascii="Times New Roman" w:hAnsi="Times New Roman" w:cs="Times New Roman"/>
          <w:color w:val="0000FF"/>
          <w:sz w:val="24"/>
          <w:szCs w:val="24"/>
          <w:u w:val="single"/>
        </w:rPr>
      </w:pPr>
      <w:r w:rsidRPr="00F63F51">
        <w:rPr>
          <w:rFonts w:ascii="Times New Roman" w:hAnsi="Times New Roman" w:cs="Times New Roman"/>
          <w:sz w:val="24"/>
          <w:szCs w:val="24"/>
        </w:rPr>
        <w:t>Email:</w:t>
      </w:r>
      <w:r w:rsidRPr="00F63F51">
        <w:rPr>
          <w:rFonts w:ascii="Times New Roman" w:hAnsi="Times New Roman" w:cs="Times New Roman"/>
          <w:color w:val="0000FF"/>
          <w:sz w:val="24"/>
          <w:szCs w:val="24"/>
          <w:u w:val="single"/>
        </w:rPr>
        <w:t>nmc_health@yahoo.co.id</w:t>
      </w:r>
    </w:p>
    <w:p w14:paraId="77CD79F0" w14:textId="77777777" w:rsidR="00532DBD" w:rsidRPr="00532DBD" w:rsidRDefault="00532DBD" w:rsidP="00AC1090">
      <w:pPr>
        <w:spacing w:after="0" w:line="360" w:lineRule="auto"/>
        <w:ind w:leftChars="129" w:left="284"/>
        <w:jc w:val="both"/>
        <w:rPr>
          <w:rFonts w:ascii="Times New Roman" w:hAnsi="Times New Roman" w:cs="Times New Roman"/>
          <w:sz w:val="24"/>
          <w:szCs w:val="24"/>
        </w:rPr>
      </w:pPr>
      <w:r w:rsidRPr="00F63F51">
        <w:rPr>
          <w:rFonts w:ascii="Times New Roman" w:hAnsi="Times New Roman" w:cs="Times New Roman"/>
          <w:sz w:val="24"/>
          <w:szCs w:val="24"/>
        </w:rPr>
        <w:t>Demikian perjanjian ini dibuat dalam rangkap 2 (dua) bermaterai cukup serta mempunyai kekuatan hukum yang sama. Ditandatangani di Kabupaten Jepara pada hari dan tanggal sebagaimana tercantum pada bagian  awal perjanjian ini. Perjanjian ini dibuat tanpa adanya paksaan dari pihak manapun dan dalam keadaan sehat jasmani dan rohani.</w:t>
      </w:r>
      <w:bookmarkStart w:id="394" w:name="_GoBack"/>
      <w:bookmarkEnd w:id="394"/>
    </w:p>
    <w:p w14:paraId="20CBDDC8" w14:textId="77777777" w:rsidR="00532DBD" w:rsidRPr="00AC1090" w:rsidRDefault="00532DBD" w:rsidP="00AC1090">
      <w:pPr>
        <w:spacing w:after="0" w:line="360" w:lineRule="auto"/>
        <w:ind w:leftChars="129" w:left="284"/>
        <w:jc w:val="both"/>
        <w:rPr>
          <w:rFonts w:ascii="Times New Roman" w:hAnsi="Times New Roman" w:cs="Times New Roman"/>
          <w:sz w:val="24"/>
          <w:szCs w:val="24"/>
        </w:rPr>
      </w:pPr>
    </w:p>
    <w:p w14:paraId="48080338" w14:textId="77777777" w:rsidR="00E8726C" w:rsidRPr="00532DBD" w:rsidRDefault="00E8726C" w:rsidP="00AC1090">
      <w:pPr>
        <w:spacing w:after="0" w:line="360" w:lineRule="auto"/>
        <w:jc w:val="both"/>
        <w:rPr>
          <w:rFonts w:ascii="Times New Roman" w:hAnsi="Times New Roman" w:cs="Times New Roman"/>
          <w:sz w:val="24"/>
          <w:szCs w:val="24"/>
        </w:rPr>
      </w:pPr>
    </w:p>
    <w:sectPr w:rsidR="00E8726C" w:rsidRPr="00532DBD" w:rsidSect="000F37C9">
      <w:footerReference w:type="default" r:id="rId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SPVJF-GA-03" w:date="2021-05-05T12:31:00Z" w:initials="S">
    <w:p w14:paraId="7B15D4BB" w14:textId="77777777" w:rsidR="0077511A" w:rsidRDefault="0077511A">
      <w:pPr>
        <w:pStyle w:val="CommentText"/>
      </w:pPr>
      <w:r>
        <w:rPr>
          <w:rStyle w:val="CommentReference"/>
        </w:rPr>
        <w:annotationRef/>
      </w:r>
      <w:r>
        <w:t>Apakah sudah oke</w:t>
      </w:r>
    </w:p>
  </w:comment>
  <w:comment w:id="2" w:author="ACER" w:date="2023-05-12T15:20:00Z" w:initials="A">
    <w:p w14:paraId="33D1FE95" w14:textId="6E985140" w:rsidR="0077511A" w:rsidRDefault="0077511A">
      <w:pPr>
        <w:pStyle w:val="CommentText"/>
      </w:pPr>
      <w:r>
        <w:rPr>
          <w:rStyle w:val="CommentReference"/>
        </w:rPr>
        <w:annotationRef/>
      </w:r>
      <w:r>
        <w:t>Iya bu</w:t>
      </w:r>
    </w:p>
  </w:comment>
  <w:comment w:id="15" w:author="ACER" w:date="2023-05-12T15:22:00Z" w:initials="A">
    <w:p w14:paraId="700076C7" w14:textId="4E3E46EA" w:rsidR="0077511A" w:rsidRDefault="0077511A">
      <w:pPr>
        <w:pStyle w:val="CommentText"/>
      </w:pPr>
      <w:r>
        <w:rPr>
          <w:rStyle w:val="CommentReference"/>
        </w:rPr>
        <w:annotationRef/>
      </w:r>
      <w:r>
        <w:t>Saya mengubah bagian alamat ya bu</w:t>
      </w:r>
    </w:p>
  </w:comment>
  <w:comment w:id="26" w:author="ACER" w:date="2023-05-12T15:25:00Z" w:initials="A">
    <w:p w14:paraId="3D7970C2" w14:textId="393372AC" w:rsidR="0077511A" w:rsidRDefault="0077511A">
      <w:pPr>
        <w:pStyle w:val="CommentText"/>
      </w:pPr>
      <w:r>
        <w:rPr>
          <w:rStyle w:val="CommentReference"/>
        </w:rPr>
        <w:annotationRef/>
      </w:r>
      <w:r>
        <w:t>Update dari bu yuni, untuk penawaran terbaru tidak ada pengisian P3K bu. Mgkin nnt bisa didiskusikan kembali untuk hal ini njih ibu</w:t>
      </w:r>
    </w:p>
  </w:comment>
  <w:comment w:id="28" w:author="SPVJF-GA-03" w:date="2021-05-05T12:31:00Z" w:initials="S">
    <w:p w14:paraId="0F8F12FB" w14:textId="77777777" w:rsidR="0077511A" w:rsidRDefault="0077511A">
      <w:pPr>
        <w:pStyle w:val="CommentText"/>
      </w:pPr>
      <w:r>
        <w:rPr>
          <w:rStyle w:val="CommentReference"/>
        </w:rPr>
        <w:annotationRef/>
      </w:r>
      <w:r>
        <w:t>Untuk obat-obatan dan peralatan medis dan non medis bagaimana ya, apakah ada kesepakatan tertentu?</w:t>
      </w:r>
    </w:p>
    <w:p w14:paraId="05C30E99" w14:textId="77777777" w:rsidR="0077511A" w:rsidRDefault="0077511A">
      <w:pPr>
        <w:pStyle w:val="CommentText"/>
      </w:pPr>
    </w:p>
  </w:comment>
  <w:comment w:id="29" w:author="ACER" w:date="2023-05-12T15:28:00Z" w:initials="A">
    <w:p w14:paraId="2713BC74" w14:textId="15CA31B4" w:rsidR="0077511A" w:rsidRDefault="0077511A">
      <w:pPr>
        <w:pStyle w:val="CommentText"/>
      </w:pPr>
      <w:r>
        <w:rPr>
          <w:rStyle w:val="CommentReference"/>
        </w:rPr>
        <w:annotationRef/>
      </w:r>
      <w:r>
        <w:t>Untuk obat dan peralatan medis kami menyesuaikan kebutuhan perusahaan ibu. Misal kasus di perusahaan sedang banyak flu, kita kana da penmbahan obat flu. Kalau peralatan kita mengikuti request dari dokter dan nakes kami.</w:t>
      </w:r>
    </w:p>
  </w:comment>
  <w:comment w:id="49" w:author="ACER" w:date="2024-05-31T14:06:00Z" w:initials="A">
    <w:p w14:paraId="54919BC6" w14:textId="1149EF54" w:rsidR="001E199B" w:rsidRDefault="001E199B">
      <w:pPr>
        <w:pStyle w:val="CommentText"/>
      </w:pPr>
      <w:r>
        <w:rPr>
          <w:rStyle w:val="CommentReference"/>
        </w:rPr>
        <w:annotationRef/>
      </w:r>
      <w:r>
        <w:t>Revisi sesuai penawaran baru ada 3 dokter ibu</w:t>
      </w:r>
    </w:p>
  </w:comment>
  <w:comment w:id="229" w:author="ACER" w:date="2024-05-31T14:07:00Z" w:initials="A">
    <w:p w14:paraId="5C6F3292" w14:textId="6BE3276E" w:rsidR="001E199B" w:rsidRDefault="001E199B">
      <w:pPr>
        <w:pStyle w:val="CommentText"/>
      </w:pPr>
      <w:r>
        <w:rPr>
          <w:rStyle w:val="CommentReference"/>
        </w:rPr>
        <w:annotationRef/>
      </w:r>
      <w:r>
        <w:t>Tadi disini saya merevisi poin i. untuk isi Ambulance. Sesuai penawaran kami tidak memberikan isi namun memberi ambulance standby 3 hari tanpa driver</w:t>
      </w:r>
    </w:p>
  </w:comment>
  <w:comment w:id="281" w:author="SPVJF-GA-03" w:date="2021-05-05T12:31:00Z" w:initials="S">
    <w:p w14:paraId="7ED7E333" w14:textId="77777777" w:rsidR="0077511A" w:rsidRDefault="0077511A">
      <w:pPr>
        <w:pStyle w:val="CommentText"/>
      </w:pPr>
      <w:r>
        <w:rPr>
          <w:rStyle w:val="CommentReference"/>
        </w:rPr>
        <w:annotationRef/>
      </w:r>
      <w:r>
        <w:t>berapa jumlah tenaga medis yang disediakan?</w:t>
      </w:r>
    </w:p>
  </w:comment>
  <w:comment w:id="291" w:author="SPVJF-GA-03" w:date="2021-05-05T12:31:00Z" w:initials="S">
    <w:p w14:paraId="3B340853" w14:textId="77777777" w:rsidR="0077511A" w:rsidRDefault="0077511A">
      <w:pPr>
        <w:pStyle w:val="CommentText"/>
      </w:pPr>
      <w:r>
        <w:rPr>
          <w:rStyle w:val="CommentReference"/>
        </w:rPr>
        <w:annotationRef/>
      </w:r>
      <w:r>
        <w:t>apakah ada perubahan sistem waktu kerja dari perjanjian yang saat ini masih berlaku?</w:t>
      </w:r>
    </w:p>
  </w:comment>
  <w:comment w:id="292" w:author="ACER" w:date="2023-05-12T15:30:00Z" w:initials="A">
    <w:p w14:paraId="2DF14F92" w14:textId="7536C028" w:rsidR="00E14CB3" w:rsidRDefault="00E14CB3">
      <w:pPr>
        <w:pStyle w:val="CommentText"/>
      </w:pPr>
      <w:r>
        <w:rPr>
          <w:rStyle w:val="CommentReference"/>
        </w:rPr>
        <w:annotationRef/>
      </w:r>
      <w:r>
        <w:t>Tidak ada perubahan bu untuk nakes nya masih mengikuti jam lama. Hanya saja dokter yg berubah menjadi 9 jam</w:t>
      </w:r>
    </w:p>
  </w:comment>
  <w:comment w:id="300" w:author="SPVJF-GA-03" w:date="2021-05-05T13:01:00Z" w:initials="S">
    <w:p w14:paraId="5630281A" w14:textId="77777777" w:rsidR="0077511A" w:rsidRDefault="0077511A">
      <w:pPr>
        <w:pStyle w:val="CommentText"/>
      </w:pPr>
      <w:r>
        <w:rPr>
          <w:rStyle w:val="CommentReference"/>
        </w:rPr>
        <w:annotationRef/>
      </w:r>
      <w:r>
        <w:t>Apakah sudah keseluruhan biaya.</w:t>
      </w:r>
    </w:p>
    <w:p w14:paraId="107F4005" w14:textId="77777777" w:rsidR="0077511A" w:rsidRDefault="0077511A">
      <w:pPr>
        <w:pStyle w:val="CommentText"/>
      </w:pPr>
      <w:r>
        <w:t>Bagaimana dengan lembur, apakah tidak diperlukan?</w:t>
      </w:r>
      <w:r>
        <w:rPr>
          <w:rFonts w:ascii="Times New Roman" w:hAnsi="Times New Roman" w:cs="Times New Roman"/>
          <w:vanish/>
          <w:sz w:val="24"/>
          <w:szCs w:val="24"/>
        </w:rPr>
        <w:t>kan peraturan lain yang tida dapat disebutkan satu persatuda biaya lain, cth lemburtertentu?</w:t>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p>
  </w:comment>
  <w:comment w:id="312" w:author="ACER" w:date="2023-05-12T15:31:00Z" w:initials="A">
    <w:p w14:paraId="5EC01A0A" w14:textId="2C03D4C7" w:rsidR="00E14CB3" w:rsidRDefault="00E14CB3">
      <w:pPr>
        <w:pStyle w:val="CommentText"/>
      </w:pPr>
      <w:r>
        <w:rPr>
          <w:rStyle w:val="CommentReference"/>
        </w:rPr>
        <w:annotationRef/>
      </w:r>
      <w:r>
        <w:t>Saya mengubah alamat ya bu</w:t>
      </w:r>
    </w:p>
  </w:comment>
  <w:comment w:id="327" w:author="ACER" w:date="2024-05-31T14:08:00Z" w:initials="A">
    <w:p w14:paraId="52DDBB7A" w14:textId="4FA47BD6" w:rsidR="001E199B" w:rsidRDefault="001E199B">
      <w:pPr>
        <w:pStyle w:val="CommentText"/>
      </w:pPr>
      <w:r>
        <w:rPr>
          <w:rStyle w:val="CommentReference"/>
        </w:rPr>
        <w:annotationRef/>
      </w:r>
      <w:r>
        <w:t>Tadi disini tanggal nya masih tanggal yang lama. Lalu saya revisi sesuai MOU ini dditerbitkan</w:t>
      </w:r>
    </w:p>
  </w:comment>
  <w:comment w:id="328" w:author="SPVJF-GA-03" w:date="2021-05-05T12:31:00Z" w:initials="S">
    <w:p w14:paraId="7CC7B9BC" w14:textId="77777777" w:rsidR="0077511A" w:rsidRDefault="0077511A">
      <w:pPr>
        <w:pStyle w:val="CommentText"/>
      </w:pPr>
      <w:r>
        <w:rPr>
          <w:rStyle w:val="CommentReference"/>
        </w:rPr>
        <w:annotationRef/>
      </w:r>
      <w:r>
        <w:t>Tolong dipastikan kembali ya?</w:t>
      </w:r>
    </w:p>
  </w:comment>
  <w:comment w:id="329" w:author="ACER" w:date="2023-05-12T15:32:00Z" w:initials="A">
    <w:p w14:paraId="2A06B24E" w14:textId="51551990" w:rsidR="00E14CB3" w:rsidRDefault="00E14CB3">
      <w:pPr>
        <w:pStyle w:val="CommentText"/>
      </w:pPr>
      <w:r>
        <w:rPr>
          <w:rStyle w:val="CommentReference"/>
        </w:rPr>
        <w:annotationRef/>
      </w:r>
      <w:r>
        <w:t>Kalau update dari bu sam mulai bulan juli efektifnya bu. Untuk tagihan agustus, baiknya bagaimana bu untuk tanggal mulainya</w:t>
      </w:r>
    </w:p>
  </w:comment>
  <w:comment w:id="392" w:author="ACER" w:date="2023-05-13T10:41:00Z" w:initials="A">
    <w:p w14:paraId="4D5535B5" w14:textId="40622E63" w:rsidR="001B11AE" w:rsidRDefault="001B11AE">
      <w:pPr>
        <w:pStyle w:val="CommentText"/>
      </w:pPr>
      <w:r>
        <w:rPr>
          <w:rStyle w:val="CommentReference"/>
        </w:rPr>
        <w:annotationRef/>
      </w:r>
      <w:r>
        <w:t>Buk, saya merubah jabatan ya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B15D4BB" w15:done="0"/>
  <w15:commentEx w15:paraId="33D1FE95" w15:paraIdParent="7B15D4BB" w15:done="0"/>
  <w15:commentEx w15:paraId="700076C7" w15:done="0"/>
  <w15:commentEx w15:paraId="3D7970C2" w15:done="0"/>
  <w15:commentEx w15:paraId="05C30E99" w15:done="0"/>
  <w15:commentEx w15:paraId="2713BC74" w15:paraIdParent="05C30E99" w15:done="0"/>
  <w15:commentEx w15:paraId="54919BC6" w15:done="0"/>
  <w15:commentEx w15:paraId="5C6F3292" w15:done="0"/>
  <w15:commentEx w15:paraId="7ED7E333" w15:done="0"/>
  <w15:commentEx w15:paraId="3B340853" w15:done="0"/>
  <w15:commentEx w15:paraId="2DF14F92" w15:paraIdParent="3B340853" w15:done="0"/>
  <w15:commentEx w15:paraId="107F4005" w15:done="0"/>
  <w15:commentEx w15:paraId="5EC01A0A" w15:done="0"/>
  <w15:commentEx w15:paraId="52DDBB7A" w15:done="0"/>
  <w15:commentEx w15:paraId="7CC7B9BC" w15:done="0"/>
  <w15:commentEx w15:paraId="2A06B24E" w15:paraIdParent="7CC7B9BC" w15:done="0"/>
  <w15:commentEx w15:paraId="4D5535B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53E451" w14:textId="77777777" w:rsidR="003738BB" w:rsidRDefault="003738BB" w:rsidP="008C3827">
      <w:pPr>
        <w:spacing w:after="0" w:line="240" w:lineRule="auto"/>
      </w:pPr>
      <w:r>
        <w:separator/>
      </w:r>
    </w:p>
  </w:endnote>
  <w:endnote w:type="continuationSeparator" w:id="0">
    <w:p w14:paraId="21BABF9E" w14:textId="77777777" w:rsidR="003738BB" w:rsidRDefault="003738BB" w:rsidP="008C3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w:altName w:val="Gill Sans M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395" w:author="SPVJF-GA-03" w:date="2021-05-05T12:43:00Z"/>
  <w:sdt>
    <w:sdtPr>
      <w:id w:val="-1088774778"/>
      <w:docPartObj>
        <w:docPartGallery w:val="Page Numbers (Bottom of Page)"/>
        <w:docPartUnique/>
      </w:docPartObj>
    </w:sdtPr>
    <w:sdtEndPr>
      <w:rPr>
        <w:color w:val="808080" w:themeColor="background1" w:themeShade="80"/>
        <w:spacing w:val="60"/>
      </w:rPr>
    </w:sdtEndPr>
    <w:sdtContent>
      <w:customXmlInsRangeEnd w:id="395"/>
      <w:p w14:paraId="5683EC20" w14:textId="640D3447" w:rsidR="0077511A" w:rsidRDefault="0077511A">
        <w:pPr>
          <w:pStyle w:val="Footer"/>
          <w:pBdr>
            <w:top w:val="single" w:sz="4" w:space="1" w:color="D9D9D9" w:themeColor="background1" w:themeShade="D9"/>
          </w:pBdr>
          <w:jc w:val="right"/>
          <w:rPr>
            <w:ins w:id="396" w:author="SPVJF-GA-03" w:date="2021-05-05T12:43:00Z"/>
          </w:rPr>
        </w:pPr>
        <w:ins w:id="397" w:author="SPVJF-GA-03" w:date="2021-05-05T12:43:00Z">
          <w:r>
            <w:fldChar w:fldCharType="begin"/>
          </w:r>
          <w:r>
            <w:instrText xml:space="preserve"> PAGE   \* MERGEFORMAT </w:instrText>
          </w:r>
          <w:r>
            <w:fldChar w:fldCharType="separate"/>
          </w:r>
        </w:ins>
        <w:r w:rsidR="0078326D">
          <w:rPr>
            <w:noProof/>
          </w:rPr>
          <w:t>15</w:t>
        </w:r>
        <w:ins w:id="398" w:author="SPVJF-GA-03" w:date="2021-05-05T12:43:00Z">
          <w:r>
            <w:rPr>
              <w:noProof/>
            </w:rPr>
            <w:fldChar w:fldCharType="end"/>
          </w:r>
          <w:r>
            <w:t xml:space="preserve"> | </w:t>
          </w:r>
          <w:r>
            <w:rPr>
              <w:color w:val="808080" w:themeColor="background1" w:themeShade="80"/>
              <w:spacing w:val="60"/>
            </w:rPr>
            <w:t>Page</w:t>
          </w:r>
        </w:ins>
      </w:p>
      <w:customXmlInsRangeStart w:id="399" w:author="SPVJF-GA-03" w:date="2021-05-05T12:43:00Z"/>
    </w:sdtContent>
  </w:sdt>
  <w:customXmlInsRangeEnd w:id="399"/>
  <w:p w14:paraId="1E067DD8" w14:textId="77777777" w:rsidR="0077511A" w:rsidRDefault="007751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CF488C" w14:textId="77777777" w:rsidR="003738BB" w:rsidRDefault="003738BB" w:rsidP="008C3827">
      <w:pPr>
        <w:spacing w:after="0" w:line="240" w:lineRule="auto"/>
      </w:pPr>
      <w:r>
        <w:separator/>
      </w:r>
    </w:p>
  </w:footnote>
  <w:footnote w:type="continuationSeparator" w:id="0">
    <w:p w14:paraId="7B5618C9" w14:textId="77777777" w:rsidR="003738BB" w:rsidRDefault="003738BB" w:rsidP="008C3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9A356F"/>
    <w:multiLevelType w:val="singleLevel"/>
    <w:tmpl w:val="809A356F"/>
    <w:lvl w:ilvl="0">
      <w:start w:val="1"/>
      <w:numFmt w:val="decimal"/>
      <w:suff w:val="space"/>
      <w:lvlText w:val="%1."/>
      <w:lvlJc w:val="left"/>
    </w:lvl>
  </w:abstractNum>
  <w:abstractNum w:abstractNumId="1" w15:restartNumberingAfterBreak="0">
    <w:nsid w:val="AA4DF971"/>
    <w:multiLevelType w:val="singleLevel"/>
    <w:tmpl w:val="AA4DF971"/>
    <w:lvl w:ilvl="0">
      <w:start w:val="1"/>
      <w:numFmt w:val="lowerRoman"/>
      <w:lvlText w:val="%1."/>
      <w:lvlJc w:val="left"/>
      <w:pPr>
        <w:tabs>
          <w:tab w:val="left" w:pos="425"/>
        </w:tabs>
        <w:ind w:left="425" w:hanging="425"/>
      </w:pPr>
      <w:rPr>
        <w:rFonts w:hint="default"/>
      </w:rPr>
    </w:lvl>
  </w:abstractNum>
  <w:abstractNum w:abstractNumId="2" w15:restartNumberingAfterBreak="0">
    <w:nsid w:val="AE8B161A"/>
    <w:multiLevelType w:val="singleLevel"/>
    <w:tmpl w:val="AE8B161A"/>
    <w:lvl w:ilvl="0">
      <w:start w:val="1"/>
      <w:numFmt w:val="lowerLetter"/>
      <w:lvlText w:val="%1."/>
      <w:lvlJc w:val="left"/>
      <w:pPr>
        <w:tabs>
          <w:tab w:val="left" w:pos="425"/>
        </w:tabs>
        <w:ind w:left="425" w:hanging="425"/>
      </w:pPr>
      <w:rPr>
        <w:rFonts w:hint="default"/>
      </w:rPr>
    </w:lvl>
  </w:abstractNum>
  <w:abstractNum w:abstractNumId="3" w15:restartNumberingAfterBreak="0">
    <w:nsid w:val="AEDC1EB9"/>
    <w:multiLevelType w:val="singleLevel"/>
    <w:tmpl w:val="AEDC1EB9"/>
    <w:lvl w:ilvl="0">
      <w:start w:val="1"/>
      <w:numFmt w:val="decimal"/>
      <w:suff w:val="space"/>
      <w:lvlText w:val="%1."/>
      <w:lvlJc w:val="left"/>
    </w:lvl>
  </w:abstractNum>
  <w:abstractNum w:abstractNumId="4" w15:restartNumberingAfterBreak="0">
    <w:nsid w:val="BC34D5C1"/>
    <w:multiLevelType w:val="singleLevel"/>
    <w:tmpl w:val="BC34D5C1"/>
    <w:lvl w:ilvl="0">
      <w:start w:val="1"/>
      <w:numFmt w:val="decimal"/>
      <w:suff w:val="space"/>
      <w:lvlText w:val="%1."/>
      <w:lvlJc w:val="left"/>
    </w:lvl>
  </w:abstractNum>
  <w:abstractNum w:abstractNumId="5" w15:restartNumberingAfterBreak="0">
    <w:nsid w:val="DA0EB0F1"/>
    <w:multiLevelType w:val="singleLevel"/>
    <w:tmpl w:val="DA0EB0F1"/>
    <w:lvl w:ilvl="0">
      <w:start w:val="1"/>
      <w:numFmt w:val="lowerLetter"/>
      <w:lvlText w:val="%1."/>
      <w:lvlJc w:val="left"/>
      <w:pPr>
        <w:tabs>
          <w:tab w:val="left" w:pos="425"/>
        </w:tabs>
        <w:ind w:left="425" w:hanging="425"/>
      </w:pPr>
      <w:rPr>
        <w:rFonts w:hint="default"/>
      </w:rPr>
    </w:lvl>
  </w:abstractNum>
  <w:abstractNum w:abstractNumId="6" w15:restartNumberingAfterBreak="0">
    <w:nsid w:val="E12C274E"/>
    <w:multiLevelType w:val="singleLevel"/>
    <w:tmpl w:val="E12C274E"/>
    <w:lvl w:ilvl="0">
      <w:start w:val="1"/>
      <w:numFmt w:val="decimal"/>
      <w:suff w:val="space"/>
      <w:lvlText w:val="%1."/>
      <w:lvlJc w:val="left"/>
    </w:lvl>
  </w:abstractNum>
  <w:abstractNum w:abstractNumId="7" w15:restartNumberingAfterBreak="0">
    <w:nsid w:val="001335A6"/>
    <w:multiLevelType w:val="singleLevel"/>
    <w:tmpl w:val="001335A6"/>
    <w:lvl w:ilvl="0">
      <w:start w:val="1"/>
      <w:numFmt w:val="lowerRoman"/>
      <w:lvlText w:val="%1."/>
      <w:lvlJc w:val="left"/>
      <w:pPr>
        <w:tabs>
          <w:tab w:val="left" w:pos="425"/>
        </w:tabs>
        <w:ind w:left="425" w:hanging="425"/>
      </w:pPr>
      <w:rPr>
        <w:rFonts w:hint="default"/>
      </w:rPr>
    </w:lvl>
  </w:abstractNum>
  <w:abstractNum w:abstractNumId="8" w15:restartNumberingAfterBreak="0">
    <w:nsid w:val="02F57534"/>
    <w:multiLevelType w:val="singleLevel"/>
    <w:tmpl w:val="5C64F34A"/>
    <w:lvl w:ilvl="0">
      <w:start w:val="1"/>
      <w:numFmt w:val="decimal"/>
      <w:suff w:val="space"/>
      <w:lvlText w:val="%1."/>
      <w:lvlJc w:val="left"/>
      <w:rPr>
        <w:b w:val="0"/>
      </w:rPr>
    </w:lvl>
  </w:abstractNum>
  <w:abstractNum w:abstractNumId="9" w15:restartNumberingAfterBreak="0">
    <w:nsid w:val="09773E3B"/>
    <w:multiLevelType w:val="hybridMultilevel"/>
    <w:tmpl w:val="89FADACA"/>
    <w:lvl w:ilvl="0" w:tplc="0409000F">
      <w:start w:val="1"/>
      <w:numFmt w:val="decimal"/>
      <w:lvlText w:val="%1."/>
      <w:lvlJc w:val="lef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1C44DD02">
      <w:start w:val="1"/>
      <w:numFmt w:val="decimal"/>
      <w:lvlText w:val="%4."/>
      <w:lvlJc w:val="left"/>
      <w:pPr>
        <w:ind w:left="2880" w:hanging="360"/>
      </w:pPr>
      <w:rPr>
        <w:rFonts w:cs="Times New Roman"/>
        <w:b w:val="0"/>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 w15:restartNumberingAfterBreak="0">
    <w:nsid w:val="10C3B031"/>
    <w:multiLevelType w:val="singleLevel"/>
    <w:tmpl w:val="10C3B031"/>
    <w:lvl w:ilvl="0">
      <w:start w:val="1"/>
      <w:numFmt w:val="lowerLetter"/>
      <w:lvlText w:val="%1."/>
      <w:lvlJc w:val="left"/>
      <w:pPr>
        <w:tabs>
          <w:tab w:val="left" w:pos="425"/>
        </w:tabs>
        <w:ind w:left="425" w:hanging="425"/>
      </w:pPr>
      <w:rPr>
        <w:rFonts w:hint="default"/>
      </w:rPr>
    </w:lvl>
  </w:abstractNum>
  <w:abstractNum w:abstractNumId="11" w15:restartNumberingAfterBreak="0">
    <w:nsid w:val="11748C8C"/>
    <w:multiLevelType w:val="singleLevel"/>
    <w:tmpl w:val="11748C8C"/>
    <w:lvl w:ilvl="0">
      <w:start w:val="1"/>
      <w:numFmt w:val="decimal"/>
      <w:suff w:val="space"/>
      <w:lvlText w:val="%1."/>
      <w:lvlJc w:val="left"/>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8872A4A"/>
    <w:multiLevelType w:val="hybridMultilevel"/>
    <w:tmpl w:val="CECCF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83503A"/>
    <w:multiLevelType w:val="hybridMultilevel"/>
    <w:tmpl w:val="124C6A30"/>
    <w:lvl w:ilvl="0" w:tplc="4CBC4EC8">
      <w:start w:val="1"/>
      <w:numFmt w:val="lowerLetter"/>
      <w:lvlText w:val="%1."/>
      <w:lvlJc w:val="left"/>
      <w:pPr>
        <w:ind w:left="1440" w:hanging="360"/>
      </w:pPr>
    </w:lvl>
    <w:lvl w:ilvl="1" w:tplc="04090019">
      <w:start w:val="1"/>
      <w:numFmt w:val="lowerLetter"/>
      <w:lvlText w:val="%2."/>
      <w:lvlJc w:val="left"/>
      <w:pPr>
        <w:ind w:left="2160" w:hanging="360"/>
      </w:pPr>
    </w:lvl>
    <w:lvl w:ilvl="2" w:tplc="04090019">
      <w:start w:val="1"/>
      <w:numFmt w:val="lowerLetter"/>
      <w:lvlText w:val="%3."/>
      <w:lvlJc w:val="left"/>
      <w:pPr>
        <w:ind w:left="2880" w:hanging="180"/>
      </w:pPr>
    </w:lvl>
    <w:lvl w:ilvl="3" w:tplc="0409000F">
      <w:start w:val="1"/>
      <w:numFmt w:val="decimal"/>
      <w:lvlText w:val="%4."/>
      <w:lvlJc w:val="left"/>
      <w:pPr>
        <w:ind w:left="3600" w:hanging="360"/>
      </w:pPr>
    </w:lvl>
    <w:lvl w:ilvl="4" w:tplc="BCAA382E">
      <w:start w:val="1"/>
      <w:numFmt w:val="upperLetter"/>
      <w:lvlText w:val="%5."/>
      <w:lvlJc w:val="left"/>
      <w:pPr>
        <w:ind w:left="4320" w:hanging="360"/>
      </w:pPr>
    </w:lvl>
    <w:lvl w:ilvl="5" w:tplc="04090019">
      <w:start w:val="1"/>
      <w:numFmt w:val="lowerLetter"/>
      <w:lvlText w:val="%6."/>
      <w:lvlJc w:val="left"/>
      <w:pPr>
        <w:ind w:left="5040" w:hanging="180"/>
      </w:pPr>
    </w:lvl>
    <w:lvl w:ilvl="6" w:tplc="36FCDDFC">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1DD4F818"/>
    <w:multiLevelType w:val="singleLevel"/>
    <w:tmpl w:val="1DD4F818"/>
    <w:lvl w:ilvl="0">
      <w:start w:val="1"/>
      <w:numFmt w:val="decimal"/>
      <w:suff w:val="space"/>
      <w:lvlText w:val="%1."/>
      <w:lvlJc w:val="left"/>
    </w:lvl>
  </w:abstractNum>
  <w:abstractNum w:abstractNumId="16" w15:restartNumberingAfterBreak="0">
    <w:nsid w:val="21A4A1F2"/>
    <w:multiLevelType w:val="singleLevel"/>
    <w:tmpl w:val="21A4A1F2"/>
    <w:lvl w:ilvl="0">
      <w:start w:val="1"/>
      <w:numFmt w:val="lowerLetter"/>
      <w:lvlText w:val="%1."/>
      <w:lvlJc w:val="left"/>
      <w:pPr>
        <w:tabs>
          <w:tab w:val="left" w:pos="425"/>
        </w:tabs>
        <w:ind w:left="425" w:hanging="425"/>
      </w:pPr>
      <w:rPr>
        <w:rFonts w:hint="default"/>
      </w:rPr>
    </w:lvl>
  </w:abstractNum>
  <w:abstractNum w:abstractNumId="17" w15:restartNumberingAfterBreak="0">
    <w:nsid w:val="25B95CA3"/>
    <w:multiLevelType w:val="hybridMultilevel"/>
    <w:tmpl w:val="89761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9" w15:restartNumberingAfterBreak="0">
    <w:nsid w:val="2CE96EA4"/>
    <w:multiLevelType w:val="singleLevel"/>
    <w:tmpl w:val="2CE96EA4"/>
    <w:lvl w:ilvl="0">
      <w:start w:val="1"/>
      <w:numFmt w:val="decimal"/>
      <w:suff w:val="space"/>
      <w:lvlText w:val="%1."/>
      <w:lvlJc w:val="left"/>
    </w:lvl>
  </w:abstractNum>
  <w:abstractNum w:abstractNumId="20" w15:restartNumberingAfterBreak="0">
    <w:nsid w:val="2E33F2D7"/>
    <w:multiLevelType w:val="singleLevel"/>
    <w:tmpl w:val="4E9E8E68"/>
    <w:lvl w:ilvl="0">
      <w:start w:val="1"/>
      <w:numFmt w:val="decimal"/>
      <w:suff w:val="space"/>
      <w:lvlText w:val="%1."/>
      <w:lvlJc w:val="left"/>
      <w:rPr>
        <w:u w:val="single"/>
      </w:rPr>
    </w:lvl>
  </w:abstractNum>
  <w:abstractNum w:abstractNumId="21" w15:restartNumberingAfterBreak="0">
    <w:nsid w:val="2E3BB413"/>
    <w:multiLevelType w:val="singleLevel"/>
    <w:tmpl w:val="2E3BB413"/>
    <w:lvl w:ilvl="0">
      <w:start w:val="1"/>
      <w:numFmt w:val="decimal"/>
      <w:suff w:val="space"/>
      <w:lvlText w:val="%1."/>
      <w:lvlJc w:val="left"/>
    </w:lvl>
  </w:abstractNum>
  <w:abstractNum w:abstractNumId="22" w15:restartNumberingAfterBreak="0">
    <w:nsid w:val="3A4D1805"/>
    <w:multiLevelType w:val="singleLevel"/>
    <w:tmpl w:val="3A4D1805"/>
    <w:lvl w:ilvl="0">
      <w:start w:val="1"/>
      <w:numFmt w:val="lowerLetter"/>
      <w:lvlText w:val="%1."/>
      <w:lvlJc w:val="left"/>
      <w:pPr>
        <w:tabs>
          <w:tab w:val="left" w:pos="425"/>
        </w:tabs>
        <w:ind w:left="425" w:hanging="425"/>
      </w:pPr>
      <w:rPr>
        <w:rFonts w:hint="default"/>
      </w:rPr>
    </w:lvl>
  </w:abstractNum>
  <w:abstractNum w:abstractNumId="23" w15:restartNumberingAfterBreak="0">
    <w:nsid w:val="46143EE9"/>
    <w:multiLevelType w:val="multilevel"/>
    <w:tmpl w:val="46143EE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46A3B1D2"/>
    <w:multiLevelType w:val="singleLevel"/>
    <w:tmpl w:val="46A3B1D2"/>
    <w:lvl w:ilvl="0">
      <w:start w:val="1"/>
      <w:numFmt w:val="decimal"/>
      <w:suff w:val="space"/>
      <w:lvlText w:val="%1."/>
      <w:lvlJc w:val="left"/>
    </w:lvl>
  </w:abstractNum>
  <w:abstractNum w:abstractNumId="25" w15:restartNumberingAfterBreak="0">
    <w:nsid w:val="47E156EB"/>
    <w:multiLevelType w:val="hybridMultilevel"/>
    <w:tmpl w:val="E1D64C70"/>
    <w:lvl w:ilvl="0" w:tplc="446077CA">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6" w15:restartNumberingAfterBreak="0">
    <w:nsid w:val="48A36A50"/>
    <w:multiLevelType w:val="hybridMultilevel"/>
    <w:tmpl w:val="376EEC54"/>
    <w:lvl w:ilvl="0" w:tplc="0409000F">
      <w:start w:val="1"/>
      <w:numFmt w:val="decimal"/>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0B60F0"/>
    <w:multiLevelType w:val="hybridMultilevel"/>
    <w:tmpl w:val="6AACC35E"/>
    <w:lvl w:ilvl="0" w:tplc="52E47EA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533C41E"/>
    <w:multiLevelType w:val="singleLevel"/>
    <w:tmpl w:val="5533C41E"/>
    <w:lvl w:ilvl="0">
      <w:start w:val="1"/>
      <w:numFmt w:val="decimal"/>
      <w:suff w:val="space"/>
      <w:lvlText w:val="%1."/>
      <w:lvlJc w:val="left"/>
    </w:lvl>
  </w:abstractNum>
  <w:abstractNum w:abstractNumId="29" w15:restartNumberingAfterBreak="0">
    <w:nsid w:val="5BE4A20A"/>
    <w:multiLevelType w:val="singleLevel"/>
    <w:tmpl w:val="5BE4A20A"/>
    <w:lvl w:ilvl="0">
      <w:start w:val="1"/>
      <w:numFmt w:val="lowerLetter"/>
      <w:lvlText w:val="%1."/>
      <w:lvlJc w:val="left"/>
      <w:pPr>
        <w:tabs>
          <w:tab w:val="left" w:pos="425"/>
        </w:tabs>
        <w:ind w:left="425" w:hanging="425"/>
      </w:pPr>
      <w:rPr>
        <w:rFonts w:hint="default"/>
      </w:rPr>
    </w:lvl>
  </w:abstractNum>
  <w:abstractNum w:abstractNumId="30" w15:restartNumberingAfterBreak="0">
    <w:nsid w:val="5EE59436"/>
    <w:multiLevelType w:val="singleLevel"/>
    <w:tmpl w:val="5EE59436"/>
    <w:lvl w:ilvl="0">
      <w:start w:val="1"/>
      <w:numFmt w:val="lowerLetter"/>
      <w:lvlText w:val="%1."/>
      <w:lvlJc w:val="left"/>
      <w:pPr>
        <w:tabs>
          <w:tab w:val="left" w:pos="425"/>
        </w:tabs>
        <w:ind w:left="425" w:hanging="425"/>
      </w:pPr>
      <w:rPr>
        <w:rFonts w:hint="default"/>
      </w:rPr>
    </w:lvl>
  </w:abstractNum>
  <w:abstractNum w:abstractNumId="31" w15:restartNumberingAfterBreak="0">
    <w:nsid w:val="621C7C75"/>
    <w:multiLevelType w:val="singleLevel"/>
    <w:tmpl w:val="621C7C75"/>
    <w:lvl w:ilvl="0">
      <w:start w:val="1"/>
      <w:numFmt w:val="lowerRoman"/>
      <w:lvlText w:val="%1."/>
      <w:lvlJc w:val="left"/>
      <w:pPr>
        <w:tabs>
          <w:tab w:val="left" w:pos="425"/>
        </w:tabs>
        <w:ind w:left="425" w:hanging="425"/>
      </w:pPr>
      <w:rPr>
        <w:rFonts w:hint="default"/>
      </w:rPr>
    </w:lvl>
  </w:abstractNum>
  <w:abstractNum w:abstractNumId="32" w15:restartNumberingAfterBreak="0">
    <w:nsid w:val="6BBCBE38"/>
    <w:multiLevelType w:val="singleLevel"/>
    <w:tmpl w:val="6BBCBE38"/>
    <w:lvl w:ilvl="0">
      <w:start w:val="1"/>
      <w:numFmt w:val="decimal"/>
      <w:suff w:val="space"/>
      <w:lvlText w:val="%1."/>
      <w:lvlJc w:val="left"/>
    </w:lvl>
  </w:abstractNum>
  <w:abstractNum w:abstractNumId="33" w15:restartNumberingAfterBreak="0">
    <w:nsid w:val="6F1D0DBC"/>
    <w:multiLevelType w:val="hybridMultilevel"/>
    <w:tmpl w:val="470CF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8212A1"/>
    <w:multiLevelType w:val="hybridMultilevel"/>
    <w:tmpl w:val="CD26A3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612D90"/>
    <w:multiLevelType w:val="singleLevel"/>
    <w:tmpl w:val="73612D90"/>
    <w:lvl w:ilvl="0">
      <w:start w:val="1"/>
      <w:numFmt w:val="lowerLetter"/>
      <w:lvlText w:val="%1."/>
      <w:lvlJc w:val="left"/>
      <w:pPr>
        <w:tabs>
          <w:tab w:val="left" w:pos="425"/>
        </w:tabs>
        <w:ind w:left="425" w:hanging="425"/>
      </w:pPr>
      <w:rPr>
        <w:rFonts w:hint="default"/>
      </w:rPr>
    </w:lvl>
  </w:abstractNum>
  <w:abstractNum w:abstractNumId="36" w15:restartNumberingAfterBreak="0">
    <w:nsid w:val="78FD642E"/>
    <w:multiLevelType w:val="hybridMultilevel"/>
    <w:tmpl w:val="7020D55E"/>
    <w:lvl w:ilvl="0" w:tplc="0016B2B6">
      <w:start w:val="1"/>
      <w:numFmt w:val="decimal"/>
      <w:lvlText w:val="%1."/>
      <w:lvlJc w:val="left"/>
      <w:pPr>
        <w:ind w:left="1146" w:hanging="360"/>
      </w:pPr>
      <w:rPr>
        <w:rFonts w:hint="default"/>
        <w:b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11"/>
  </w:num>
  <w:num w:numId="2">
    <w:abstractNumId w:val="24"/>
  </w:num>
  <w:num w:numId="3">
    <w:abstractNumId w:val="32"/>
  </w:num>
  <w:num w:numId="4">
    <w:abstractNumId w:val="6"/>
  </w:num>
  <w:num w:numId="5">
    <w:abstractNumId w:val="16"/>
  </w:num>
  <w:num w:numId="6">
    <w:abstractNumId w:val="23"/>
  </w:num>
  <w:num w:numId="7">
    <w:abstractNumId w:val="2"/>
  </w:num>
  <w:num w:numId="8">
    <w:abstractNumId w:val="29"/>
  </w:num>
  <w:num w:numId="9">
    <w:abstractNumId w:val="10"/>
  </w:num>
  <w:num w:numId="10">
    <w:abstractNumId w:val="31"/>
  </w:num>
  <w:num w:numId="11">
    <w:abstractNumId w:val="7"/>
  </w:num>
  <w:num w:numId="12">
    <w:abstractNumId w:val="20"/>
  </w:num>
  <w:num w:numId="13">
    <w:abstractNumId w:val="21"/>
  </w:num>
  <w:num w:numId="14">
    <w:abstractNumId w:val="28"/>
  </w:num>
  <w:num w:numId="15">
    <w:abstractNumId w:val="3"/>
  </w:num>
  <w:num w:numId="16">
    <w:abstractNumId w:val="30"/>
  </w:num>
  <w:num w:numId="17">
    <w:abstractNumId w:val="1"/>
  </w:num>
  <w:num w:numId="18">
    <w:abstractNumId w:val="35"/>
  </w:num>
  <w:num w:numId="19">
    <w:abstractNumId w:val="0"/>
  </w:num>
  <w:num w:numId="20">
    <w:abstractNumId w:val="5"/>
  </w:num>
  <w:num w:numId="21">
    <w:abstractNumId w:val="15"/>
  </w:num>
  <w:num w:numId="22">
    <w:abstractNumId w:val="22"/>
  </w:num>
  <w:num w:numId="23">
    <w:abstractNumId w:val="4"/>
  </w:num>
  <w:num w:numId="24">
    <w:abstractNumId w:val="8"/>
  </w:num>
  <w:num w:numId="25">
    <w:abstractNumId w:val="19"/>
  </w:num>
  <w:num w:numId="26">
    <w:abstractNumId w:val="36"/>
  </w:num>
  <w:num w:numId="27">
    <w:abstractNumId w:val="26"/>
  </w:num>
  <w:num w:numId="28">
    <w:abstractNumId w:val="18"/>
  </w:num>
  <w:num w:numId="29">
    <w:abstractNumId w:val="12"/>
  </w:num>
  <w:num w:numId="30">
    <w:abstractNumId w:val="34"/>
  </w:num>
  <w:num w:numId="31">
    <w:abstractNumId w:val="17"/>
  </w:num>
  <w:num w:numId="32">
    <w:abstractNumId w:val="13"/>
  </w:num>
  <w:num w:numId="33">
    <w:abstractNumId w:val="33"/>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9"/>
  </w:num>
  <w:num w:numId="38">
    <w:abstractNumId w:val="2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ITI FITRIANI">
    <w15:presenceInfo w15:providerId="AD" w15:userId="S-1-5-21-1426287905-1730833988-3196665247-4479"/>
  </w15:person>
  <w15:person w15:author="ACER">
    <w15:presenceInfo w15:providerId="None" w15:userId="AC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020"/>
    <w:rsid w:val="0000396E"/>
    <w:rsid w:val="00025EC9"/>
    <w:rsid w:val="00054D8A"/>
    <w:rsid w:val="00091E54"/>
    <w:rsid w:val="000E0EE3"/>
    <w:rsid w:val="000F37C9"/>
    <w:rsid w:val="000F4A49"/>
    <w:rsid w:val="00100649"/>
    <w:rsid w:val="0010104B"/>
    <w:rsid w:val="00102B31"/>
    <w:rsid w:val="00113C63"/>
    <w:rsid w:val="00120B98"/>
    <w:rsid w:val="00134118"/>
    <w:rsid w:val="00160314"/>
    <w:rsid w:val="001772E0"/>
    <w:rsid w:val="00184838"/>
    <w:rsid w:val="00195418"/>
    <w:rsid w:val="001A130E"/>
    <w:rsid w:val="001A672B"/>
    <w:rsid w:val="001B11AE"/>
    <w:rsid w:val="001E199B"/>
    <w:rsid w:val="001E5D60"/>
    <w:rsid w:val="001F0E39"/>
    <w:rsid w:val="00202ADB"/>
    <w:rsid w:val="0024238F"/>
    <w:rsid w:val="0024673E"/>
    <w:rsid w:val="00252267"/>
    <w:rsid w:val="00265C3B"/>
    <w:rsid w:val="002A5D91"/>
    <w:rsid w:val="002A696E"/>
    <w:rsid w:val="002C53D5"/>
    <w:rsid w:val="002D4B49"/>
    <w:rsid w:val="00306107"/>
    <w:rsid w:val="00315F29"/>
    <w:rsid w:val="003738BB"/>
    <w:rsid w:val="00396F8F"/>
    <w:rsid w:val="003A5E1A"/>
    <w:rsid w:val="003B6F1D"/>
    <w:rsid w:val="003D121E"/>
    <w:rsid w:val="003E37DD"/>
    <w:rsid w:val="00416E3A"/>
    <w:rsid w:val="00422755"/>
    <w:rsid w:val="004420BD"/>
    <w:rsid w:val="004451F5"/>
    <w:rsid w:val="00456E5D"/>
    <w:rsid w:val="00486599"/>
    <w:rsid w:val="004A6BA1"/>
    <w:rsid w:val="004A6F66"/>
    <w:rsid w:val="004B7ACE"/>
    <w:rsid w:val="004F2AA4"/>
    <w:rsid w:val="0051775A"/>
    <w:rsid w:val="00532DBD"/>
    <w:rsid w:val="00533FFA"/>
    <w:rsid w:val="00563BCE"/>
    <w:rsid w:val="0057251B"/>
    <w:rsid w:val="00581A4F"/>
    <w:rsid w:val="00611B65"/>
    <w:rsid w:val="006256A9"/>
    <w:rsid w:val="006451C4"/>
    <w:rsid w:val="006463D4"/>
    <w:rsid w:val="00646FF9"/>
    <w:rsid w:val="006516EB"/>
    <w:rsid w:val="00654ED5"/>
    <w:rsid w:val="006649C4"/>
    <w:rsid w:val="0069645A"/>
    <w:rsid w:val="006A4B25"/>
    <w:rsid w:val="006C0850"/>
    <w:rsid w:val="006C5B6B"/>
    <w:rsid w:val="006D46FC"/>
    <w:rsid w:val="00723A91"/>
    <w:rsid w:val="00752EE9"/>
    <w:rsid w:val="007531F7"/>
    <w:rsid w:val="00760190"/>
    <w:rsid w:val="00765804"/>
    <w:rsid w:val="0077511A"/>
    <w:rsid w:val="007774ED"/>
    <w:rsid w:val="0078326D"/>
    <w:rsid w:val="00787298"/>
    <w:rsid w:val="007A16E4"/>
    <w:rsid w:val="007A241B"/>
    <w:rsid w:val="007A735E"/>
    <w:rsid w:val="007D0660"/>
    <w:rsid w:val="007F77CA"/>
    <w:rsid w:val="008262C8"/>
    <w:rsid w:val="00831A7E"/>
    <w:rsid w:val="00870D6A"/>
    <w:rsid w:val="008806F4"/>
    <w:rsid w:val="00880DC2"/>
    <w:rsid w:val="008A4F82"/>
    <w:rsid w:val="008C3827"/>
    <w:rsid w:val="008F64B7"/>
    <w:rsid w:val="00937C94"/>
    <w:rsid w:val="00960EE4"/>
    <w:rsid w:val="009804DD"/>
    <w:rsid w:val="009A4450"/>
    <w:rsid w:val="009B436A"/>
    <w:rsid w:val="009D78B2"/>
    <w:rsid w:val="009E4C80"/>
    <w:rsid w:val="00A27020"/>
    <w:rsid w:val="00A417E4"/>
    <w:rsid w:val="00A446E3"/>
    <w:rsid w:val="00A6776A"/>
    <w:rsid w:val="00A8414D"/>
    <w:rsid w:val="00A90139"/>
    <w:rsid w:val="00A970BE"/>
    <w:rsid w:val="00AA207C"/>
    <w:rsid w:val="00AB2584"/>
    <w:rsid w:val="00AC1090"/>
    <w:rsid w:val="00AD3EC7"/>
    <w:rsid w:val="00AF2C50"/>
    <w:rsid w:val="00B0432F"/>
    <w:rsid w:val="00B225F6"/>
    <w:rsid w:val="00B243AF"/>
    <w:rsid w:val="00B24A93"/>
    <w:rsid w:val="00B30857"/>
    <w:rsid w:val="00B32514"/>
    <w:rsid w:val="00B7007F"/>
    <w:rsid w:val="00B75375"/>
    <w:rsid w:val="00B97ACB"/>
    <w:rsid w:val="00BC24DE"/>
    <w:rsid w:val="00BC395F"/>
    <w:rsid w:val="00C101AB"/>
    <w:rsid w:val="00C31110"/>
    <w:rsid w:val="00C469B8"/>
    <w:rsid w:val="00C85084"/>
    <w:rsid w:val="00C91E92"/>
    <w:rsid w:val="00C932D4"/>
    <w:rsid w:val="00CA5143"/>
    <w:rsid w:val="00CD349A"/>
    <w:rsid w:val="00CF4B81"/>
    <w:rsid w:val="00D13079"/>
    <w:rsid w:val="00D42482"/>
    <w:rsid w:val="00D44F8F"/>
    <w:rsid w:val="00D56ACB"/>
    <w:rsid w:val="00D91D62"/>
    <w:rsid w:val="00E03E38"/>
    <w:rsid w:val="00E14CB3"/>
    <w:rsid w:val="00E26483"/>
    <w:rsid w:val="00E44A92"/>
    <w:rsid w:val="00E46CAC"/>
    <w:rsid w:val="00E57C85"/>
    <w:rsid w:val="00E8726C"/>
    <w:rsid w:val="00EA24CE"/>
    <w:rsid w:val="00EC108C"/>
    <w:rsid w:val="00EC518B"/>
    <w:rsid w:val="00EC6568"/>
    <w:rsid w:val="00ED0380"/>
    <w:rsid w:val="00F06620"/>
    <w:rsid w:val="00F06827"/>
    <w:rsid w:val="00F119B7"/>
    <w:rsid w:val="00F33861"/>
    <w:rsid w:val="00F372D6"/>
    <w:rsid w:val="00F63F51"/>
    <w:rsid w:val="00F7520D"/>
    <w:rsid w:val="00FB3A6C"/>
    <w:rsid w:val="00FB601D"/>
    <w:rsid w:val="00FD0403"/>
    <w:rsid w:val="2AD55609"/>
    <w:rsid w:val="6A8818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9081E3"/>
  <w15:docId w15:val="{7F3F89AD-D104-41D6-87A4-66E2D04E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pPr>
      <w:widowControl w:val="0"/>
      <w:spacing w:after="160" w:line="259"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customStyle="1" w:styleId="w8qarf">
    <w:name w:val="w8qarf"/>
    <w:basedOn w:val="DefaultParagraphFont"/>
  </w:style>
  <w:style w:type="character" w:customStyle="1" w:styleId="lrzxr">
    <w:name w:val="lrzxr"/>
    <w:basedOn w:val="DefaultParagraphFont"/>
    <w:qFormat/>
  </w:style>
  <w:style w:type="character" w:customStyle="1" w:styleId="zgwrf">
    <w:name w:val="zgwrf"/>
    <w:basedOn w:val="DefaultParagraphFont"/>
  </w:style>
  <w:style w:type="character" w:styleId="CommentReference">
    <w:name w:val="annotation reference"/>
    <w:basedOn w:val="DefaultParagraphFont"/>
    <w:uiPriority w:val="99"/>
    <w:semiHidden/>
    <w:unhideWhenUsed/>
    <w:rsid w:val="000E0EE3"/>
    <w:rPr>
      <w:sz w:val="16"/>
      <w:szCs w:val="16"/>
    </w:rPr>
  </w:style>
  <w:style w:type="paragraph" w:styleId="CommentText">
    <w:name w:val="annotation text"/>
    <w:basedOn w:val="Normal"/>
    <w:link w:val="CommentTextChar"/>
    <w:uiPriority w:val="99"/>
    <w:semiHidden/>
    <w:unhideWhenUsed/>
    <w:rsid w:val="000E0EE3"/>
    <w:pPr>
      <w:spacing w:line="240" w:lineRule="auto"/>
    </w:pPr>
    <w:rPr>
      <w:sz w:val="20"/>
      <w:szCs w:val="20"/>
    </w:rPr>
  </w:style>
  <w:style w:type="character" w:customStyle="1" w:styleId="CommentTextChar">
    <w:name w:val="Comment Text Char"/>
    <w:basedOn w:val="DefaultParagraphFont"/>
    <w:link w:val="CommentText"/>
    <w:uiPriority w:val="99"/>
    <w:semiHidden/>
    <w:rsid w:val="000E0EE3"/>
    <w:rPr>
      <w:lang w:val="en-US" w:eastAsia="en-US"/>
    </w:rPr>
  </w:style>
  <w:style w:type="paragraph" w:styleId="CommentSubject">
    <w:name w:val="annotation subject"/>
    <w:basedOn w:val="CommentText"/>
    <w:next w:val="CommentText"/>
    <w:link w:val="CommentSubjectChar"/>
    <w:uiPriority w:val="99"/>
    <w:semiHidden/>
    <w:unhideWhenUsed/>
    <w:rsid w:val="000E0EE3"/>
    <w:rPr>
      <w:b/>
      <w:bCs/>
    </w:rPr>
  </w:style>
  <w:style w:type="character" w:customStyle="1" w:styleId="CommentSubjectChar">
    <w:name w:val="Comment Subject Char"/>
    <w:basedOn w:val="CommentTextChar"/>
    <w:link w:val="CommentSubject"/>
    <w:uiPriority w:val="99"/>
    <w:semiHidden/>
    <w:rsid w:val="000E0EE3"/>
    <w:rPr>
      <w:b/>
      <w:bCs/>
      <w:lang w:val="en-US" w:eastAsia="en-US"/>
    </w:rPr>
  </w:style>
  <w:style w:type="paragraph" w:styleId="Revision">
    <w:name w:val="Revision"/>
    <w:hidden/>
    <w:uiPriority w:val="99"/>
    <w:unhideWhenUsed/>
    <w:rsid w:val="006256A9"/>
    <w:pPr>
      <w:spacing w:after="0" w:line="240" w:lineRule="auto"/>
    </w:pPr>
    <w:rPr>
      <w:sz w:val="22"/>
      <w:szCs w:val="22"/>
      <w:lang w:val="en-US" w:eastAsia="en-US"/>
    </w:rPr>
  </w:style>
  <w:style w:type="paragraph" w:styleId="Header">
    <w:name w:val="header"/>
    <w:basedOn w:val="Normal"/>
    <w:link w:val="HeaderChar"/>
    <w:uiPriority w:val="99"/>
    <w:unhideWhenUsed/>
    <w:rsid w:val="008C38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827"/>
    <w:rPr>
      <w:sz w:val="22"/>
      <w:szCs w:val="22"/>
      <w:lang w:val="en-US" w:eastAsia="en-US"/>
    </w:rPr>
  </w:style>
  <w:style w:type="paragraph" w:styleId="Footer">
    <w:name w:val="footer"/>
    <w:basedOn w:val="Normal"/>
    <w:link w:val="FooterChar"/>
    <w:uiPriority w:val="99"/>
    <w:unhideWhenUsed/>
    <w:rsid w:val="008C38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827"/>
    <w:rPr>
      <w:sz w:val="22"/>
      <w:szCs w:val="22"/>
      <w:lang w:val="en-US" w:eastAsia="en-US"/>
    </w:rPr>
  </w:style>
  <w:style w:type="paragraph" w:styleId="BodyTextIndent2">
    <w:name w:val="Body Text Indent 2"/>
    <w:basedOn w:val="Normal"/>
    <w:link w:val="BodyTextIndent2Char"/>
    <w:semiHidden/>
    <w:unhideWhenUsed/>
    <w:rsid w:val="00265C3B"/>
    <w:pPr>
      <w:spacing w:after="0" w:line="240" w:lineRule="auto"/>
      <w:ind w:left="720" w:hanging="360"/>
      <w:jc w:val="both"/>
    </w:pPr>
    <w:rPr>
      <w:rFonts w:ascii="Gill Sans" w:eastAsia="Times New Roman" w:hAnsi="Gill Sans" w:cs="Gill Sans"/>
      <w:sz w:val="24"/>
      <w:szCs w:val="24"/>
    </w:rPr>
  </w:style>
  <w:style w:type="character" w:customStyle="1" w:styleId="BodyTextIndent2Char">
    <w:name w:val="Body Text Indent 2 Char"/>
    <w:basedOn w:val="DefaultParagraphFont"/>
    <w:link w:val="BodyTextIndent2"/>
    <w:semiHidden/>
    <w:rsid w:val="00265C3B"/>
    <w:rPr>
      <w:rFonts w:ascii="Gill Sans" w:eastAsia="Times New Roman" w:hAnsi="Gill Sans" w:cs="Gill Sans"/>
      <w:sz w:val="24"/>
      <w:szCs w:val="24"/>
      <w:lang w:val="en-US" w:eastAsia="en-US"/>
    </w:rPr>
  </w:style>
  <w:style w:type="character" w:customStyle="1" w:styleId="ListParagraphChar">
    <w:name w:val="List Paragraph Char"/>
    <w:link w:val="ListParagraph"/>
    <w:uiPriority w:val="34"/>
    <w:locked/>
    <w:rsid w:val="00A417E4"/>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267">
      <w:bodyDiv w:val="1"/>
      <w:marLeft w:val="0"/>
      <w:marRight w:val="0"/>
      <w:marTop w:val="0"/>
      <w:marBottom w:val="0"/>
      <w:divBdr>
        <w:top w:val="none" w:sz="0" w:space="0" w:color="auto"/>
        <w:left w:val="none" w:sz="0" w:space="0" w:color="auto"/>
        <w:bottom w:val="none" w:sz="0" w:space="0" w:color="auto"/>
        <w:right w:val="none" w:sz="0" w:space="0" w:color="auto"/>
      </w:divBdr>
    </w:div>
    <w:div w:id="1765107828">
      <w:bodyDiv w:val="1"/>
      <w:marLeft w:val="0"/>
      <w:marRight w:val="0"/>
      <w:marTop w:val="0"/>
      <w:marBottom w:val="0"/>
      <w:divBdr>
        <w:top w:val="none" w:sz="0" w:space="0" w:color="auto"/>
        <w:left w:val="none" w:sz="0" w:space="0" w:color="auto"/>
        <w:bottom w:val="none" w:sz="0" w:space="0" w:color="auto"/>
        <w:right w:val="none" w:sz="0" w:space="0" w:color="auto"/>
      </w:divBdr>
    </w:div>
    <w:div w:id="2124032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tbm=lcl&amp;sxsrf=ALeKk03fLvQ7H8Lb75oyv_fGjb0jlSWLFQ%3A1585734083251&amp;ei=w2GEXqL2DtzB3LUPw_eFmA8&amp;q=alamat+sami+jepara+factory&amp;oq=alamat+sam&amp;gs_l=psy-ab.1.0.35i39k1j0l9.1031387.1034847.0.1036910.30.17.0.0.0.0.265.1795.12j2j2.16.0....0...1c.1.64.psy-ab..18.12.1349...0i333k1j0i131k1.0.kqszUxG798U" TargetMode="Externa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5"/>
    <customShpInfo spid="_x0000_s1030"/>
    <customShpInfo spid="_x0000_s1036"/>
    <customShpInfo spid="_x0000_s1032"/>
    <customShpInfo spid="_x0000_s1033"/>
    <customShpInfo spid="_x0000_s1042"/>
    <customShpInfo spid="_x0000_s1045"/>
    <customShpInfo spid="_x0000_s1037"/>
    <customShpInfo spid="_x0000_s1044"/>
    <customShpInfo spid="_x0000_s1046"/>
    <customShpInfo spid="_x0000_s1038"/>
    <customShpInfo spid="_x0000_s1040"/>
    <customShpInfo spid="_x0000_s103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729E3B-39B5-45CD-93EA-8F931A1A0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1</Pages>
  <Words>3398</Words>
  <Characters>19374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adityo</dc:creator>
  <cp:lastModifiedBy>SHE-JF01</cp:lastModifiedBy>
  <cp:revision>37</cp:revision>
  <cp:lastPrinted>2024-06-04T02:30:00Z</cp:lastPrinted>
  <dcterms:created xsi:type="dcterms:W3CDTF">2021-05-07T02:00:00Z</dcterms:created>
  <dcterms:modified xsi:type="dcterms:W3CDTF">2024-06-04T03:07:00Z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1033-11.2.0.9232</vt:lpwstr>
  </property>
</Properties>
</file>