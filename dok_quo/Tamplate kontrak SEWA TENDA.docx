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rsidR="00176442" w:rsidRPr="004F2AF7" w:rsidRDefault="00991F15" w:rsidP="004F2AF7">
      <w:pPr>
        <w:pStyle w:val="Default"/>
        <w:spacing w:line="276" w:lineRule="auto"/>
        <w:jc w:val="center"/>
        <w:rPr>
          <w:color w:val="000000" w:themeColor="text1"/>
          <w:lang w:val="en-US"/>
        </w:rPr>
      </w:pPr>
      <w:r>
        <w:rPr>
          <w:b/>
          <w:bCs/>
          <w:color w:val="000000" w:themeColor="text1"/>
          <w:lang w:val="en-US"/>
        </w:rPr>
        <w:t>SLAMET SEWA TENDA</w:t>
      </w:r>
    </w:p>
    <w:p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rsidR="00F33B45" w:rsidRPr="004F2AF7" w:rsidRDefault="003344D4" w:rsidP="004F2AF7">
      <w:pPr>
        <w:pStyle w:val="Default"/>
        <w:spacing w:line="276" w:lineRule="auto"/>
        <w:jc w:val="center"/>
        <w:rPr>
          <w:i/>
          <w:color w:val="000000" w:themeColor="text1"/>
          <w:lang w:val="en-US"/>
        </w:rPr>
      </w:pPr>
      <w:ins w:id="0" w:author="ROHAYATI" w:date="2022-11-03T16:17:00Z">
        <w:r w:rsidRPr="003344D4">
          <w:rPr>
            <w:color w:val="000000" w:themeColor="text1"/>
          </w:rPr>
          <w:t>SAMIJF/LKM-LA/11-2022/146</w:t>
        </w:r>
      </w:ins>
      <w:del w:id="1" w:author="ROHAYATI" w:date="2022-11-03T16:17:00Z">
        <w:r w:rsidR="00F33B45" w:rsidRPr="004F2AF7" w:rsidDel="003344D4">
          <w:rPr>
            <w:color w:val="000000" w:themeColor="text1"/>
            <w:lang w:val="en-US"/>
          </w:rPr>
          <w:delText xml:space="preserve">………………………… </w:delText>
        </w:r>
        <w:r w:rsidR="00F33B45" w:rsidRPr="004F2AF7" w:rsidDel="003344D4">
          <w:rPr>
            <w:i/>
            <w:color w:val="000000" w:themeColor="text1"/>
            <w:lang w:val="en-US"/>
          </w:rPr>
          <w:delText>[Nomor kontrak]</w:delText>
        </w:r>
      </w:del>
    </w:p>
    <w:p w:rsidR="00F33B45" w:rsidRPr="004F2AF7" w:rsidRDefault="00F33B45" w:rsidP="004F2AF7">
      <w:pPr>
        <w:pStyle w:val="Default"/>
        <w:spacing w:line="276" w:lineRule="auto"/>
        <w:jc w:val="center"/>
        <w:rPr>
          <w:color w:val="000000" w:themeColor="text1"/>
          <w:lang w:val="en-US"/>
        </w:rPr>
      </w:pPr>
    </w:p>
    <w:p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r w:rsidR="00991F15">
        <w:rPr>
          <w:color w:val="000000" w:themeColor="text1"/>
          <w:lang w:val="en-US"/>
        </w:rPr>
        <w:t>Selasa, tanggal Satu bulan November Tahun Dua ribu dua puluh dua (01-11-2022),</w:t>
      </w:r>
      <w:r w:rsidR="00F33B45" w:rsidRPr="004F2AF7">
        <w:rPr>
          <w:i/>
          <w:color w:val="000000" w:themeColor="text1"/>
          <w:lang w:val="en-US"/>
        </w:rPr>
        <w:t xml:space="preserve"> </w:t>
      </w:r>
      <w:r w:rsidRPr="004F2AF7">
        <w:rPr>
          <w:color w:val="000000" w:themeColor="text1"/>
        </w:rPr>
        <w:t xml:space="preserve">bertempat di </w:t>
      </w:r>
      <w:r w:rsidR="00991F15">
        <w:rPr>
          <w:bCs/>
          <w:color w:val="000000" w:themeColor="text1"/>
          <w:lang w:val="en-US"/>
        </w:rPr>
        <w:t>Jepara</w:t>
      </w:r>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rsidR="001A1104" w:rsidRPr="004F2AF7" w:rsidRDefault="001A1104" w:rsidP="004F2AF7">
      <w:pPr>
        <w:pStyle w:val="Default"/>
        <w:spacing w:line="276" w:lineRule="auto"/>
        <w:jc w:val="both"/>
        <w:rPr>
          <w:color w:val="000000" w:themeColor="text1"/>
        </w:rPr>
      </w:pPr>
    </w:p>
    <w:p w:rsidR="001A1104" w:rsidRPr="00DD0C6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991F15">
        <w:rPr>
          <w:color w:val="000000" w:themeColor="text1"/>
          <w:lang w:val="en-US"/>
        </w:rPr>
        <w:t>SLAMET</w:t>
      </w:r>
    </w:p>
    <w:p w:rsidR="001A1104" w:rsidRPr="00DD0C65"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991F15">
        <w:rPr>
          <w:color w:val="000000" w:themeColor="text1"/>
          <w:lang w:val="en-US"/>
        </w:rPr>
        <w:t>Owner</w:t>
      </w:r>
    </w:p>
    <w:p w:rsidR="001A1104" w:rsidRPr="00DD0C65"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991F15">
        <w:rPr>
          <w:color w:val="000000" w:themeColor="text1"/>
          <w:lang w:val="en-US"/>
        </w:rPr>
        <w:t>Bendanpete 02/03 Nalumsari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991F15">
        <w:rPr>
          <w:color w:val="000000" w:themeColor="text1"/>
          <w:lang w:val="en-US"/>
        </w:rPr>
        <w:t>SLAMET - SEWA TENDA</w:t>
      </w:r>
      <w:r w:rsidRPr="004F2AF7">
        <w:rPr>
          <w:color w:val="000000" w:themeColor="text1"/>
        </w:rPr>
        <w:t xml:space="preserve"> untuk selanjutnya disebut </w:t>
      </w:r>
      <w:r w:rsidRPr="004F2AF7">
        <w:rPr>
          <w:b/>
          <w:bCs/>
          <w:color w:val="000000" w:themeColor="text1"/>
        </w:rPr>
        <w:t>Pihak Pertama.</w:t>
      </w:r>
    </w:p>
    <w:p w:rsidR="001A1104" w:rsidRPr="004F2AF7" w:rsidRDefault="001A1104" w:rsidP="004F2AF7">
      <w:pPr>
        <w:pStyle w:val="Default"/>
        <w:spacing w:line="276" w:lineRule="auto"/>
        <w:jc w:val="both"/>
        <w:rPr>
          <w:color w:val="000000" w:themeColor="text1"/>
        </w:rPr>
      </w:pPr>
    </w:p>
    <w:p w:rsidR="001A1104" w:rsidRPr="00DD0C65"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857E78">
        <w:rPr>
          <w:color w:val="000000" w:themeColor="text1"/>
          <w:lang w:val="en-US"/>
        </w:rPr>
        <w:t>Kawasaki Nozomi</w:t>
      </w:r>
    </w:p>
    <w:p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Direktur</w:t>
      </w:r>
    </w:p>
    <w:p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Jepara Kudus KM 28 Ds. Sengonbugel, Kec. Mayong </w:t>
      </w:r>
    </w:p>
    <w:p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Kab. Jepara</w:t>
      </w:r>
    </w:p>
    <w:p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rsidR="001A0EC8" w:rsidRPr="004F2AF7" w:rsidRDefault="001A0EC8" w:rsidP="004F2AF7">
      <w:pPr>
        <w:pStyle w:val="Default"/>
        <w:spacing w:line="276" w:lineRule="auto"/>
        <w:jc w:val="both"/>
        <w:rPr>
          <w:color w:val="000000" w:themeColor="text1"/>
        </w:rPr>
      </w:pPr>
    </w:p>
    <w:p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rsidR="000F7A42" w:rsidRPr="004F2AF7" w:rsidRDefault="000F7A42" w:rsidP="004F2AF7">
      <w:pPr>
        <w:pStyle w:val="Default"/>
        <w:spacing w:line="276" w:lineRule="auto"/>
        <w:jc w:val="both"/>
        <w:rPr>
          <w:color w:val="000000" w:themeColor="text1"/>
        </w:rPr>
      </w:pPr>
    </w:p>
    <w:p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rsidR="00E94CFB" w:rsidRPr="004F2AF7" w:rsidRDefault="000F7A42"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0532DC" w:rsidRPr="004F2AF7">
        <w:rPr>
          <w:color w:val="000000" w:themeColor="text1"/>
        </w:rPr>
        <w:t xml:space="preserve">perusahaan </w:t>
      </w:r>
      <w:r w:rsidR="00443D96">
        <w:rPr>
          <w:color w:val="000000" w:themeColor="text1"/>
          <w:lang w:val="en-US"/>
        </w:rPr>
        <w:t>SEWA TENDA</w:t>
      </w:r>
      <w:r w:rsidR="00451346" w:rsidRPr="004F2AF7">
        <w:rPr>
          <w:i/>
          <w:color w:val="000000" w:themeColor="text1"/>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rsidR="001A1104" w:rsidRPr="004F2AF7" w:rsidRDefault="001A1104" w:rsidP="004F2AF7">
      <w:pPr>
        <w:pStyle w:val="Default"/>
        <w:spacing w:line="276" w:lineRule="auto"/>
        <w:jc w:val="both"/>
        <w:rPr>
          <w:color w:val="000000" w:themeColor="text1"/>
        </w:rPr>
      </w:pPr>
    </w:p>
    <w:p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rsidR="00B674C0" w:rsidRPr="004F2AF7" w:rsidRDefault="00B674C0" w:rsidP="004F2AF7">
      <w:pPr>
        <w:pStyle w:val="Default"/>
        <w:spacing w:line="276" w:lineRule="auto"/>
        <w:jc w:val="both"/>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Objek perjanjian ini adalah</w:t>
      </w:r>
      <w:r w:rsidR="00443D96">
        <w:rPr>
          <w:bCs/>
          <w:iCs/>
          <w:color w:val="000000" w:themeColor="text1"/>
          <w:lang w:val="en-US"/>
        </w:rPr>
        <w:t xml:space="preserve"> </w:t>
      </w:r>
      <w:r w:rsidRPr="004F2AF7">
        <w:rPr>
          <w:bCs/>
          <w:iCs/>
          <w:color w:val="000000" w:themeColor="text1"/>
        </w:rPr>
        <w:t xml:space="preserve">pengadaan </w:t>
      </w:r>
      <w:r w:rsidR="00443D96">
        <w:rPr>
          <w:bCs/>
          <w:iCs/>
          <w:color w:val="000000" w:themeColor="text1"/>
          <w:lang w:val="en-US"/>
        </w:rPr>
        <w:t>Sewa Tenda</w:t>
      </w:r>
      <w:r w:rsidRPr="004F2AF7">
        <w:rPr>
          <w:bCs/>
          <w:iCs/>
          <w:color w:val="000000" w:themeColor="text1"/>
        </w:rPr>
        <w:t xml:space="preserve"> di </w:t>
      </w:r>
      <w:r w:rsidRPr="004F2AF7">
        <w:rPr>
          <w:color w:val="000000" w:themeColor="text1"/>
        </w:rPr>
        <w:t>PT. Semarang Autocomp Manufacturing Indonesia dengan detail produk</w:t>
      </w:r>
      <w:r w:rsidRPr="004F2AF7">
        <w:rPr>
          <w:bCs/>
          <w:iCs/>
          <w:color w:val="000000" w:themeColor="text1"/>
        </w:rPr>
        <w:t xml:space="preserve"> :</w:t>
      </w:r>
    </w:p>
    <w:tbl>
      <w:tblPr>
        <w:tblStyle w:val="TableGrid"/>
        <w:tblW w:w="5000" w:type="pct"/>
        <w:tblLook w:val="04A0" w:firstRow="1" w:lastRow="0" w:firstColumn="1" w:lastColumn="0" w:noHBand="0" w:noVBand="1"/>
      </w:tblPr>
      <w:tblGrid>
        <w:gridCol w:w="616"/>
        <w:gridCol w:w="1564"/>
        <w:gridCol w:w="1932"/>
        <w:gridCol w:w="1874"/>
        <w:gridCol w:w="1473"/>
        <w:gridCol w:w="1784"/>
      </w:tblGrid>
      <w:tr w:rsidR="00F33B45" w:rsidRPr="004F2AF7" w:rsidTr="00DD0C65">
        <w:tc>
          <w:tcPr>
            <w:tcW w:w="333"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No.</w:t>
            </w:r>
          </w:p>
        </w:tc>
        <w:tc>
          <w:tcPr>
            <w:tcW w:w="846"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Barang</w:t>
            </w:r>
          </w:p>
        </w:tc>
        <w:tc>
          <w:tcPr>
            <w:tcW w:w="1045"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Deskripsi</w:t>
            </w:r>
          </w:p>
        </w:tc>
        <w:tc>
          <w:tcPr>
            <w:tcW w:w="1014"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Harga</w:t>
            </w:r>
          </w:p>
        </w:tc>
        <w:tc>
          <w:tcPr>
            <w:tcW w:w="797"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Satuan</w:t>
            </w:r>
          </w:p>
        </w:tc>
        <w:tc>
          <w:tcPr>
            <w:tcW w:w="966" w:type="pct"/>
          </w:tcPr>
          <w:p w:rsidR="00F33B45" w:rsidRPr="004F2AF7" w:rsidRDefault="00F33B45" w:rsidP="004F2AF7">
            <w:pPr>
              <w:pStyle w:val="Default"/>
              <w:spacing w:line="276" w:lineRule="auto"/>
              <w:ind w:left="426" w:hanging="426"/>
              <w:jc w:val="both"/>
              <w:rPr>
                <w:color w:val="000000" w:themeColor="text1"/>
                <w:lang w:val="en-US"/>
              </w:rPr>
            </w:pPr>
            <w:r w:rsidRPr="004F2AF7">
              <w:rPr>
                <w:color w:val="000000" w:themeColor="text1"/>
                <w:lang w:val="en-US"/>
              </w:rPr>
              <w:t>Garansi</w:t>
            </w:r>
          </w:p>
        </w:tc>
      </w:tr>
      <w:tr w:rsidR="00F33B45" w:rsidRPr="004F2AF7" w:rsidTr="00DD0C65">
        <w:tc>
          <w:tcPr>
            <w:tcW w:w="333" w:type="pct"/>
          </w:tcPr>
          <w:p w:rsidR="00F33B45" w:rsidRPr="004F2AF7" w:rsidRDefault="00443D96" w:rsidP="004F2AF7">
            <w:pPr>
              <w:pStyle w:val="Default"/>
              <w:spacing w:line="276" w:lineRule="auto"/>
              <w:ind w:left="426" w:hanging="426"/>
              <w:jc w:val="both"/>
              <w:rPr>
                <w:color w:val="000000" w:themeColor="text1"/>
                <w:lang w:val="en-US"/>
              </w:rPr>
            </w:pPr>
            <w:r>
              <w:rPr>
                <w:color w:val="000000" w:themeColor="text1"/>
                <w:lang w:val="en-US"/>
              </w:rPr>
              <w:t>1</w:t>
            </w:r>
          </w:p>
        </w:tc>
        <w:tc>
          <w:tcPr>
            <w:tcW w:w="846" w:type="pct"/>
          </w:tcPr>
          <w:p w:rsidR="00F33B45" w:rsidRPr="00DD0C65" w:rsidRDefault="00443D96" w:rsidP="004F2AF7">
            <w:pPr>
              <w:pStyle w:val="Default"/>
              <w:spacing w:line="276" w:lineRule="auto"/>
              <w:ind w:left="426" w:hanging="426"/>
              <w:jc w:val="both"/>
              <w:rPr>
                <w:color w:val="000000" w:themeColor="text1"/>
                <w:lang w:val="en-US"/>
              </w:rPr>
            </w:pPr>
            <w:r>
              <w:rPr>
                <w:color w:val="000000" w:themeColor="text1"/>
                <w:lang w:val="en-US"/>
              </w:rPr>
              <w:t>Sewa Tenda</w:t>
            </w:r>
          </w:p>
        </w:tc>
        <w:tc>
          <w:tcPr>
            <w:tcW w:w="1045" w:type="pct"/>
          </w:tcPr>
          <w:p w:rsidR="00F33B45" w:rsidRPr="00DD0C65" w:rsidRDefault="00443D96" w:rsidP="004F2AF7">
            <w:pPr>
              <w:pStyle w:val="Default"/>
              <w:spacing w:line="276" w:lineRule="auto"/>
              <w:ind w:left="426" w:hanging="426"/>
              <w:jc w:val="both"/>
              <w:rPr>
                <w:color w:val="000000" w:themeColor="text1"/>
                <w:lang w:val="en-US"/>
              </w:rPr>
            </w:pPr>
            <w:r>
              <w:rPr>
                <w:color w:val="000000" w:themeColor="text1"/>
                <w:lang w:val="en-US"/>
              </w:rPr>
              <w:t>6m x 6plong</w:t>
            </w:r>
          </w:p>
        </w:tc>
        <w:tc>
          <w:tcPr>
            <w:tcW w:w="1014" w:type="pct"/>
          </w:tcPr>
          <w:p w:rsidR="00F33B45" w:rsidRPr="004F2AF7" w:rsidRDefault="00443D96" w:rsidP="004F2AF7">
            <w:pPr>
              <w:pStyle w:val="Default"/>
              <w:spacing w:line="276" w:lineRule="auto"/>
              <w:ind w:left="426" w:hanging="426"/>
              <w:jc w:val="both"/>
              <w:rPr>
                <w:color w:val="000000" w:themeColor="text1"/>
                <w:lang w:val="en-US"/>
              </w:rPr>
            </w:pPr>
            <w:r>
              <w:rPr>
                <w:color w:val="000000" w:themeColor="text1"/>
                <w:lang w:val="en-US"/>
              </w:rPr>
              <w:t>Rp. 3.250.000,-</w:t>
            </w:r>
          </w:p>
        </w:tc>
        <w:tc>
          <w:tcPr>
            <w:tcW w:w="797" w:type="pct"/>
          </w:tcPr>
          <w:p w:rsidR="00F33B45" w:rsidRPr="004F2AF7" w:rsidRDefault="00443D96" w:rsidP="004F2AF7">
            <w:pPr>
              <w:pStyle w:val="Default"/>
              <w:spacing w:line="276" w:lineRule="auto"/>
              <w:ind w:left="426" w:hanging="426"/>
              <w:jc w:val="both"/>
              <w:rPr>
                <w:color w:val="000000" w:themeColor="text1"/>
                <w:lang w:val="en-US"/>
              </w:rPr>
            </w:pPr>
            <w:r>
              <w:rPr>
                <w:color w:val="000000" w:themeColor="text1"/>
                <w:lang w:val="en-US"/>
              </w:rPr>
              <w:t>/ bulan</w:t>
            </w:r>
          </w:p>
        </w:tc>
        <w:tc>
          <w:tcPr>
            <w:tcW w:w="966" w:type="pct"/>
          </w:tcPr>
          <w:p w:rsidR="00F33B45" w:rsidRPr="004F2AF7" w:rsidRDefault="00F33B45" w:rsidP="004F2AF7">
            <w:pPr>
              <w:pStyle w:val="Default"/>
              <w:spacing w:line="276" w:lineRule="auto"/>
              <w:ind w:left="426" w:hanging="426"/>
              <w:jc w:val="both"/>
              <w:rPr>
                <w:color w:val="000000" w:themeColor="text1"/>
                <w:lang w:val="en-US"/>
              </w:rPr>
            </w:pPr>
          </w:p>
        </w:tc>
      </w:tr>
      <w:tr w:rsidR="00F33B45" w:rsidRPr="004F2AF7" w:rsidTr="00DD0C65">
        <w:tc>
          <w:tcPr>
            <w:tcW w:w="333" w:type="pct"/>
          </w:tcPr>
          <w:p w:rsidR="00F33B45" w:rsidRPr="004F2AF7" w:rsidRDefault="00F33B45" w:rsidP="004F2AF7">
            <w:pPr>
              <w:pStyle w:val="Default"/>
              <w:spacing w:line="276" w:lineRule="auto"/>
              <w:ind w:left="426" w:hanging="426"/>
              <w:jc w:val="both"/>
              <w:rPr>
                <w:color w:val="000000" w:themeColor="text1"/>
              </w:rPr>
            </w:pPr>
          </w:p>
        </w:tc>
        <w:tc>
          <w:tcPr>
            <w:tcW w:w="846" w:type="pct"/>
          </w:tcPr>
          <w:p w:rsidR="00F33B45" w:rsidRPr="004F2AF7" w:rsidRDefault="00F33B45" w:rsidP="004F2AF7">
            <w:pPr>
              <w:pStyle w:val="Default"/>
              <w:spacing w:line="276" w:lineRule="auto"/>
              <w:ind w:left="426" w:hanging="426"/>
              <w:jc w:val="both"/>
              <w:rPr>
                <w:color w:val="000000" w:themeColor="text1"/>
              </w:rPr>
            </w:pPr>
          </w:p>
        </w:tc>
        <w:tc>
          <w:tcPr>
            <w:tcW w:w="1045" w:type="pct"/>
          </w:tcPr>
          <w:p w:rsidR="00F33B45" w:rsidRPr="004F2AF7" w:rsidRDefault="00F33B45" w:rsidP="004F2AF7">
            <w:pPr>
              <w:pStyle w:val="Default"/>
              <w:spacing w:line="276" w:lineRule="auto"/>
              <w:ind w:left="426" w:hanging="426"/>
              <w:jc w:val="both"/>
              <w:rPr>
                <w:color w:val="000000" w:themeColor="text1"/>
              </w:rPr>
            </w:pPr>
          </w:p>
        </w:tc>
        <w:tc>
          <w:tcPr>
            <w:tcW w:w="1014" w:type="pct"/>
          </w:tcPr>
          <w:p w:rsidR="00F33B45" w:rsidRPr="004F2AF7" w:rsidRDefault="00F33B45" w:rsidP="004F2AF7">
            <w:pPr>
              <w:pStyle w:val="Default"/>
              <w:spacing w:line="276" w:lineRule="auto"/>
              <w:ind w:left="426" w:hanging="426"/>
              <w:jc w:val="both"/>
              <w:rPr>
                <w:color w:val="000000" w:themeColor="text1"/>
              </w:rPr>
            </w:pPr>
          </w:p>
        </w:tc>
        <w:tc>
          <w:tcPr>
            <w:tcW w:w="797" w:type="pct"/>
          </w:tcPr>
          <w:p w:rsidR="00F33B45" w:rsidRPr="004F2AF7" w:rsidRDefault="00F33B45" w:rsidP="004F2AF7">
            <w:pPr>
              <w:pStyle w:val="Default"/>
              <w:spacing w:line="276" w:lineRule="auto"/>
              <w:ind w:left="426" w:hanging="426"/>
              <w:jc w:val="both"/>
              <w:rPr>
                <w:color w:val="000000" w:themeColor="text1"/>
              </w:rPr>
            </w:pP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DD0C65">
        <w:tc>
          <w:tcPr>
            <w:tcW w:w="333" w:type="pct"/>
          </w:tcPr>
          <w:p w:rsidR="00F33B45" w:rsidRPr="004F2AF7" w:rsidRDefault="00F33B45" w:rsidP="004F2AF7">
            <w:pPr>
              <w:pStyle w:val="Default"/>
              <w:spacing w:line="276" w:lineRule="auto"/>
              <w:ind w:left="426" w:hanging="426"/>
              <w:jc w:val="both"/>
              <w:rPr>
                <w:color w:val="000000" w:themeColor="text1"/>
              </w:rPr>
            </w:pPr>
          </w:p>
        </w:tc>
        <w:tc>
          <w:tcPr>
            <w:tcW w:w="846" w:type="pct"/>
          </w:tcPr>
          <w:p w:rsidR="00F33B45" w:rsidRPr="004F2AF7" w:rsidRDefault="00F33B45" w:rsidP="004F2AF7">
            <w:pPr>
              <w:pStyle w:val="Default"/>
              <w:spacing w:line="276" w:lineRule="auto"/>
              <w:ind w:left="426" w:hanging="426"/>
              <w:jc w:val="both"/>
              <w:rPr>
                <w:color w:val="000000" w:themeColor="text1"/>
              </w:rPr>
            </w:pPr>
          </w:p>
        </w:tc>
        <w:tc>
          <w:tcPr>
            <w:tcW w:w="1045" w:type="pct"/>
          </w:tcPr>
          <w:p w:rsidR="00F33B45" w:rsidRPr="004F2AF7" w:rsidRDefault="00F33B45" w:rsidP="004F2AF7">
            <w:pPr>
              <w:pStyle w:val="Default"/>
              <w:spacing w:line="276" w:lineRule="auto"/>
              <w:ind w:left="426" w:hanging="426"/>
              <w:jc w:val="both"/>
              <w:rPr>
                <w:color w:val="000000" w:themeColor="text1"/>
              </w:rPr>
            </w:pPr>
          </w:p>
        </w:tc>
        <w:tc>
          <w:tcPr>
            <w:tcW w:w="1014" w:type="pct"/>
          </w:tcPr>
          <w:p w:rsidR="00F33B45" w:rsidRPr="004F2AF7" w:rsidRDefault="00F33B45" w:rsidP="004F2AF7">
            <w:pPr>
              <w:pStyle w:val="Default"/>
              <w:spacing w:line="276" w:lineRule="auto"/>
              <w:ind w:left="426" w:hanging="426"/>
              <w:jc w:val="both"/>
              <w:rPr>
                <w:color w:val="000000" w:themeColor="text1"/>
              </w:rPr>
            </w:pPr>
          </w:p>
        </w:tc>
        <w:tc>
          <w:tcPr>
            <w:tcW w:w="797" w:type="pct"/>
          </w:tcPr>
          <w:p w:rsidR="00F33B45" w:rsidRPr="004F2AF7" w:rsidRDefault="00F33B45" w:rsidP="004F2AF7">
            <w:pPr>
              <w:pStyle w:val="Default"/>
              <w:spacing w:line="276" w:lineRule="auto"/>
              <w:ind w:left="426" w:hanging="426"/>
              <w:jc w:val="both"/>
              <w:rPr>
                <w:color w:val="000000" w:themeColor="text1"/>
              </w:rPr>
            </w:pPr>
          </w:p>
        </w:tc>
        <w:tc>
          <w:tcPr>
            <w:tcW w:w="966" w:type="pct"/>
          </w:tcPr>
          <w:p w:rsidR="00F33B45" w:rsidRPr="004F2AF7" w:rsidRDefault="00F33B45" w:rsidP="004F2AF7">
            <w:pPr>
              <w:pStyle w:val="Default"/>
              <w:spacing w:line="276" w:lineRule="auto"/>
              <w:ind w:left="426" w:hanging="426"/>
              <w:jc w:val="both"/>
              <w:rPr>
                <w:color w:val="000000" w:themeColor="text1"/>
              </w:rPr>
            </w:pPr>
          </w:p>
        </w:tc>
      </w:tr>
      <w:tr w:rsidR="00F33B45" w:rsidRPr="004F2AF7" w:rsidTr="00DD0C65">
        <w:tc>
          <w:tcPr>
            <w:tcW w:w="333" w:type="pct"/>
          </w:tcPr>
          <w:p w:rsidR="00F33B45" w:rsidRPr="004F2AF7" w:rsidRDefault="00F33B45" w:rsidP="004F2AF7">
            <w:pPr>
              <w:pStyle w:val="Default"/>
              <w:spacing w:line="276" w:lineRule="auto"/>
              <w:ind w:left="426" w:hanging="426"/>
              <w:jc w:val="both"/>
              <w:rPr>
                <w:color w:val="000000" w:themeColor="text1"/>
              </w:rPr>
            </w:pPr>
          </w:p>
        </w:tc>
        <w:tc>
          <w:tcPr>
            <w:tcW w:w="846" w:type="pct"/>
          </w:tcPr>
          <w:p w:rsidR="00F33B45" w:rsidRPr="004F2AF7" w:rsidRDefault="00F33B45" w:rsidP="004F2AF7">
            <w:pPr>
              <w:pStyle w:val="Default"/>
              <w:spacing w:line="276" w:lineRule="auto"/>
              <w:ind w:left="426" w:hanging="426"/>
              <w:jc w:val="both"/>
              <w:rPr>
                <w:color w:val="000000" w:themeColor="text1"/>
              </w:rPr>
            </w:pPr>
          </w:p>
        </w:tc>
        <w:tc>
          <w:tcPr>
            <w:tcW w:w="1045" w:type="pct"/>
          </w:tcPr>
          <w:p w:rsidR="00F33B45" w:rsidRPr="004F2AF7" w:rsidRDefault="00F33B45" w:rsidP="004F2AF7">
            <w:pPr>
              <w:pStyle w:val="Default"/>
              <w:spacing w:line="276" w:lineRule="auto"/>
              <w:ind w:left="426" w:hanging="426"/>
              <w:jc w:val="both"/>
              <w:rPr>
                <w:color w:val="000000" w:themeColor="text1"/>
              </w:rPr>
            </w:pPr>
          </w:p>
        </w:tc>
        <w:tc>
          <w:tcPr>
            <w:tcW w:w="1014" w:type="pct"/>
          </w:tcPr>
          <w:p w:rsidR="00F33B45" w:rsidRPr="004F2AF7" w:rsidRDefault="00F33B45" w:rsidP="004F2AF7">
            <w:pPr>
              <w:pStyle w:val="Default"/>
              <w:spacing w:line="276" w:lineRule="auto"/>
              <w:ind w:left="426" w:hanging="426"/>
              <w:jc w:val="both"/>
              <w:rPr>
                <w:color w:val="000000" w:themeColor="text1"/>
              </w:rPr>
            </w:pPr>
          </w:p>
        </w:tc>
        <w:tc>
          <w:tcPr>
            <w:tcW w:w="797" w:type="pct"/>
          </w:tcPr>
          <w:p w:rsidR="00F33B45" w:rsidRPr="004F2AF7" w:rsidRDefault="00F33B45" w:rsidP="004F2AF7">
            <w:pPr>
              <w:pStyle w:val="Default"/>
              <w:spacing w:line="276" w:lineRule="auto"/>
              <w:ind w:left="426" w:hanging="426"/>
              <w:jc w:val="both"/>
              <w:rPr>
                <w:color w:val="000000" w:themeColor="text1"/>
              </w:rPr>
            </w:pPr>
          </w:p>
        </w:tc>
        <w:tc>
          <w:tcPr>
            <w:tcW w:w="966" w:type="pct"/>
          </w:tcPr>
          <w:p w:rsidR="00F33B45" w:rsidRPr="004F2AF7" w:rsidRDefault="00F33B45" w:rsidP="004F2AF7">
            <w:pPr>
              <w:pStyle w:val="Default"/>
              <w:spacing w:line="276" w:lineRule="auto"/>
              <w:ind w:left="426" w:hanging="426"/>
              <w:jc w:val="both"/>
              <w:rPr>
                <w:color w:val="000000" w:themeColor="text1"/>
              </w:rPr>
            </w:pPr>
          </w:p>
        </w:tc>
      </w:tr>
    </w:tbl>
    <w:p w:rsidR="007D7353" w:rsidRPr="004F2AF7" w:rsidRDefault="00443D96" w:rsidP="004F2AF7">
      <w:pPr>
        <w:pStyle w:val="Default"/>
        <w:numPr>
          <w:ilvl w:val="0"/>
          <w:numId w:val="22"/>
        </w:numPr>
        <w:spacing w:line="276" w:lineRule="auto"/>
        <w:ind w:left="567" w:hanging="567"/>
        <w:jc w:val="both"/>
        <w:rPr>
          <w:color w:val="000000" w:themeColor="text1"/>
        </w:rPr>
      </w:pPr>
      <w:r>
        <w:rPr>
          <w:lang w:val="en-US"/>
        </w:rPr>
        <w:t>U</w:t>
      </w:r>
      <w:r w:rsidR="00A67E4C" w:rsidRPr="00FB5AE6">
        <w:rPr>
          <w:lang w:val="en-US"/>
        </w:rPr>
        <w:t xml:space="preserve">ntuk produk yang tidak disebutkan pada ayat 1 diatas, harus berdasarkan Surat Penawaran yang disetujui </w:t>
      </w:r>
      <w:r w:rsidR="00A67E4C" w:rsidRPr="00FB5AE6">
        <w:rPr>
          <w:b/>
          <w:lang w:val="en-US"/>
        </w:rPr>
        <w:t>Para</w:t>
      </w:r>
      <w:r w:rsidR="00A67E4C" w:rsidRPr="00FB5AE6">
        <w:rPr>
          <w:lang w:val="en-US"/>
        </w:rPr>
        <w:t xml:space="preserve"> </w:t>
      </w:r>
      <w:r w:rsidR="00A67E4C" w:rsidRPr="00FB5AE6">
        <w:rPr>
          <w:b/>
          <w:lang w:val="en-US"/>
        </w:rPr>
        <w:t>Pihak</w:t>
      </w:r>
      <w:r w:rsidR="00A67E4C" w:rsidRPr="00FB5AE6">
        <w:rPr>
          <w:b/>
        </w:rPr>
        <w:t>.</w:t>
      </w:r>
    </w:p>
    <w:p w:rsidR="006257F5" w:rsidRPr="008E7BD2" w:rsidRDefault="006257F5" w:rsidP="004F2AF7">
      <w:pPr>
        <w:pStyle w:val="Default"/>
        <w:numPr>
          <w:ilvl w:val="0"/>
          <w:numId w:val="22"/>
        </w:numPr>
        <w:spacing w:line="276" w:lineRule="auto"/>
        <w:ind w:left="567" w:hanging="567"/>
        <w:jc w:val="both"/>
        <w:rPr>
          <w:color w:val="000000" w:themeColor="text1"/>
        </w:rPr>
      </w:pPr>
      <w:r w:rsidRPr="004F2AF7">
        <w:rPr>
          <w:color w:val="000000" w:themeColor="text1"/>
        </w:rPr>
        <w:t>Harga dalam ayat (1) di atas berlaku selama waktu perjanjian.</w:t>
      </w:r>
    </w:p>
    <w:p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 xml:space="preserve">Semua lampiran maupun surat penawaran yang </w:t>
      </w:r>
      <w:r w:rsidR="00EC55B9">
        <w:rPr>
          <w:color w:val="000000" w:themeColor="text1"/>
          <w:lang w:val="en-US"/>
        </w:rPr>
        <w:t xml:space="preserve">disepakati oleh para pihak yang </w:t>
      </w:r>
      <w:r w:rsidRPr="008E7BD2">
        <w:rPr>
          <w:color w:val="000000" w:themeColor="text1"/>
        </w:rPr>
        <w:t>muncul selama periode perjanjian merupakan bagian yang tidak terpisahkan dari surat perjanjian in</w:t>
      </w:r>
      <w:r w:rsidRPr="008E7BD2">
        <w:rPr>
          <w:color w:val="000000" w:themeColor="text1"/>
          <w:lang w:val="en-US"/>
        </w:rPr>
        <w:t>i.</w:t>
      </w:r>
    </w:p>
    <w:p w:rsidR="00D826E6" w:rsidRPr="004F2AF7" w:rsidRDefault="00D826E6" w:rsidP="004F2AF7">
      <w:pPr>
        <w:pStyle w:val="Default"/>
        <w:spacing w:line="276" w:lineRule="auto"/>
        <w:rPr>
          <w:b/>
          <w:bCs/>
          <w:color w:val="000000" w:themeColor="text1"/>
        </w:rPr>
      </w:pP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kerusakan akibat proses pengiriman menjadi tanggung jawab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r w:rsidR="0084356D" w:rsidRPr="004F2AF7">
        <w:rPr>
          <w:bCs/>
          <w:color w:val="000000" w:themeColor="text1"/>
        </w:rPr>
        <w:t>produk</w:t>
      </w:r>
      <w:r w:rsidRPr="004F2AF7">
        <w:rPr>
          <w:bCs/>
          <w:color w:val="000000" w:themeColor="text1"/>
        </w:rPr>
        <w:t xml:space="preserve"> 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pengiriman </w:t>
      </w:r>
      <w:r w:rsidR="0084356D" w:rsidRPr="004F2AF7">
        <w:rPr>
          <w:bCs/>
          <w:color w:val="000000" w:themeColor="text1"/>
        </w:rPr>
        <w:t>produk</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Batas waktu pengiriman</w:t>
      </w:r>
      <w:r w:rsidR="0084356D" w:rsidRPr="004F2AF7">
        <w:rPr>
          <w:bCs/>
          <w:color w:val="000000" w:themeColor="text1"/>
        </w:rPr>
        <w:t xml:space="preserve"> produk</w:t>
      </w:r>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
          <w:bCs/>
          <w:color w:val="000000" w:themeColor="text1"/>
        </w:rPr>
        <w:t>Para Pihak</w:t>
      </w:r>
      <w:r w:rsidRPr="004F2AF7">
        <w:rPr>
          <w:bCs/>
          <w:color w:val="000000" w:themeColor="text1"/>
        </w:rPr>
        <w:t xml:space="preserve"> sepakat sebelum dilakukan penyerahan </w:t>
      </w:r>
      <w:r w:rsidR="0084356D" w:rsidRPr="004F2AF7">
        <w:rPr>
          <w:bCs/>
          <w:color w:val="000000" w:themeColor="text1"/>
        </w:rPr>
        <w:t>produk</w:t>
      </w:r>
      <w:r w:rsidRPr="004F2AF7">
        <w:rPr>
          <w:bCs/>
          <w:color w:val="000000" w:themeColor="text1"/>
        </w:rPr>
        <w:t xml:space="preserve"> dari </w:t>
      </w:r>
      <w:r w:rsidRPr="004F2AF7">
        <w:rPr>
          <w:b/>
          <w:bCs/>
          <w:color w:val="000000" w:themeColor="text1"/>
        </w:rPr>
        <w:t>Pihak Pertama</w:t>
      </w:r>
      <w:r w:rsidRPr="004F2AF7">
        <w:rPr>
          <w:bCs/>
          <w:color w:val="000000" w:themeColor="text1"/>
        </w:rPr>
        <w:t xml:space="preserve"> kepada </w:t>
      </w:r>
      <w:r w:rsidRPr="004F2AF7">
        <w:rPr>
          <w:b/>
          <w:bCs/>
          <w:color w:val="000000" w:themeColor="text1"/>
        </w:rPr>
        <w:t>Pihak Kedua</w:t>
      </w:r>
      <w:r w:rsidRPr="004F2AF7">
        <w:rPr>
          <w:bCs/>
          <w:color w:val="000000" w:themeColor="text1"/>
        </w:rPr>
        <w:t>, dilakukan pengecekan</w:t>
      </w:r>
      <w:r w:rsidR="0084356D" w:rsidRPr="004F2AF7">
        <w:rPr>
          <w:bCs/>
          <w:color w:val="000000" w:themeColor="text1"/>
        </w:rPr>
        <w:t xml:space="preserve"> produk </w:t>
      </w:r>
      <w:r w:rsidRPr="004F2AF7">
        <w:rPr>
          <w:bCs/>
          <w:color w:val="000000" w:themeColor="text1"/>
        </w:rPr>
        <w:t xml:space="preserve">(jumlah, kualitas, dll) antara </w:t>
      </w:r>
      <w:r w:rsidRPr="004F2AF7">
        <w:rPr>
          <w:b/>
          <w:bCs/>
          <w:color w:val="000000" w:themeColor="text1"/>
        </w:rPr>
        <w:t>Pihak Pertama</w:t>
      </w:r>
      <w:r w:rsidRPr="004F2AF7">
        <w:rPr>
          <w:bCs/>
          <w:color w:val="000000" w:themeColor="text1"/>
        </w:rPr>
        <w:t xml:space="preserve"> dan </w:t>
      </w:r>
      <w:r w:rsidRPr="004F2AF7">
        <w:rPr>
          <w:b/>
          <w:bCs/>
          <w:color w:val="000000" w:themeColor="text1"/>
        </w:rPr>
        <w:t>Pihak Kedua</w:t>
      </w:r>
      <w:r w:rsidRPr="004F2AF7">
        <w:rPr>
          <w:bCs/>
          <w:color w:val="000000" w:themeColor="text1"/>
        </w:rPr>
        <w:t>.</w:t>
      </w:r>
    </w:p>
    <w:p w:rsidR="00414AE8" w:rsidRPr="004F2AF7" w:rsidRDefault="00414AE8" w:rsidP="004F2AF7">
      <w:pPr>
        <w:pStyle w:val="Default"/>
        <w:spacing w:line="276" w:lineRule="auto"/>
        <w:jc w:val="center"/>
        <w:rPr>
          <w:b/>
          <w:bCs/>
          <w:color w:val="000000" w:themeColor="text1"/>
        </w:rPr>
      </w:pP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lastRenderedPageBreak/>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r w:rsidR="00FC0358">
        <w:rPr>
          <w:bCs/>
          <w:color w:val="000000" w:themeColor="text1"/>
          <w:lang w:val="en-US"/>
        </w:rPr>
        <w:t>termasuk bahan pengemasan</w:t>
      </w:r>
      <w:r w:rsidR="00E930F0">
        <w:rPr>
          <w:bCs/>
          <w:color w:val="000000" w:themeColor="text1"/>
          <w:lang w:val="en-US"/>
        </w:rPr>
        <w:t xml:space="preserve"> atau packing</w:t>
      </w:r>
      <w:r w:rsidR="00FC0358">
        <w:rPr>
          <w:bCs/>
          <w:color w:val="000000" w:themeColor="text1"/>
          <w:lang w:val="en-US"/>
        </w:rPr>
        <w:t xml:space="preserve"> dan bahan pelindung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lebih lengkap terkait list GADSL dapat mengakses link berikut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informasi </w:t>
      </w:r>
      <w:r w:rsidRPr="001B511F">
        <w:t>International Material Data System (IMDS) dan Safety Data Sheet (SDS) terkait dengan zat kandungan yang dibuat berdasarkan Global Harmony System (GHS)</w:t>
      </w:r>
      <w:r>
        <w:rPr>
          <w:lang w:val="en-US"/>
        </w:rPr>
        <w:t>.</w:t>
      </w:r>
    </w:p>
    <w:p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rsidR="00E16BCC" w:rsidRPr="004F2AF7" w:rsidRDefault="00E16BCC" w:rsidP="004F2AF7">
      <w:pPr>
        <w:pStyle w:val="Default"/>
        <w:spacing w:line="276" w:lineRule="auto"/>
        <w:jc w:val="center"/>
        <w:rPr>
          <w:b/>
          <w:bCs/>
          <w:color w:val="000000" w:themeColor="text1"/>
        </w:rPr>
      </w:pP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rsidR="00A87434" w:rsidRPr="004F2AF7" w:rsidRDefault="00A87434" w:rsidP="004F2AF7">
      <w:pPr>
        <w:pStyle w:val="Default"/>
        <w:spacing w:line="276" w:lineRule="auto"/>
        <w:jc w:val="center"/>
        <w:rPr>
          <w:bCs/>
          <w:color w:val="000000" w:themeColor="text1"/>
        </w:rPr>
      </w:pPr>
    </w:p>
    <w:p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rsidR="00A812BE" w:rsidRPr="004F2AF7" w:rsidDel="003344D4" w:rsidRDefault="00A812BE" w:rsidP="004F2AF7">
      <w:pPr>
        <w:pStyle w:val="Default"/>
        <w:numPr>
          <w:ilvl w:val="0"/>
          <w:numId w:val="11"/>
        </w:numPr>
        <w:spacing w:line="276" w:lineRule="auto"/>
        <w:ind w:left="567" w:hanging="567"/>
        <w:jc w:val="both"/>
        <w:rPr>
          <w:del w:id="2" w:author="ROHAYATI" w:date="2022-11-03T16:17:00Z"/>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bookmarkStart w:id="3" w:name="_GoBack"/>
      <w:bookmarkEnd w:id="3"/>
    </w:p>
    <w:p w:rsidR="00A812BE" w:rsidRPr="003344D4" w:rsidRDefault="00A812BE" w:rsidP="003344D4">
      <w:pPr>
        <w:pStyle w:val="Default"/>
        <w:numPr>
          <w:ilvl w:val="0"/>
          <w:numId w:val="11"/>
        </w:numPr>
        <w:spacing w:line="276" w:lineRule="auto"/>
        <w:ind w:left="567" w:hanging="567"/>
        <w:jc w:val="both"/>
        <w:rPr>
          <w:bCs/>
          <w:color w:val="000000" w:themeColor="text1"/>
          <w:rPrChange w:id="4" w:author="ROHAYATI" w:date="2022-11-03T16:17:00Z">
            <w:rPr>
              <w:bCs/>
              <w:color w:val="000000" w:themeColor="text1"/>
            </w:rPr>
          </w:rPrChange>
        </w:rPr>
        <w:pPrChange w:id="5" w:author="ROHAYATI" w:date="2022-11-03T16:17:00Z">
          <w:pPr>
            <w:pStyle w:val="Default"/>
            <w:tabs>
              <w:tab w:val="left" w:pos="360"/>
            </w:tabs>
            <w:spacing w:line="276" w:lineRule="auto"/>
            <w:ind w:left="360"/>
            <w:jc w:val="both"/>
          </w:pPr>
        </w:pPrChange>
      </w:pPr>
    </w:p>
    <w:p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rsidR="00A812BE" w:rsidRPr="004F2AF7" w:rsidRDefault="00A812BE" w:rsidP="004F2AF7">
      <w:pPr>
        <w:pStyle w:val="Default"/>
        <w:spacing w:line="276" w:lineRule="auto"/>
        <w:jc w:val="center"/>
        <w:rPr>
          <w:b/>
          <w:bCs/>
          <w:color w:val="auto"/>
        </w:rPr>
      </w:pPr>
      <w:r w:rsidRPr="004F2AF7">
        <w:rPr>
          <w:b/>
          <w:bCs/>
          <w:color w:val="auto"/>
        </w:rPr>
        <w:t>Tata Cara Pembayaran</w:t>
      </w:r>
    </w:p>
    <w:p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EC0CC3">
        <w:rPr>
          <w:color w:val="000000" w:themeColor="text1"/>
          <w:lang w:val="en-US"/>
        </w:rPr>
        <w:t>5890-01-003112-53-1</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EC0CC3">
        <w:rPr>
          <w:color w:val="000000" w:themeColor="text1"/>
          <w:lang w:val="en-US"/>
        </w:rPr>
        <w:t>SLAMET</w:t>
      </w:r>
    </w:p>
    <w:p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EC0CC3">
        <w:rPr>
          <w:color w:val="000000" w:themeColor="text1"/>
          <w:lang w:val="en-US"/>
        </w:rPr>
        <w:t>BRI</w:t>
      </w:r>
    </w:p>
    <w:p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EC0CC3">
        <w:rPr>
          <w:color w:val="000000" w:themeColor="text1"/>
          <w:lang w:val="en-US"/>
        </w:rPr>
        <w:t>KCP KARANGNONGKO</w:t>
      </w:r>
    </w:p>
    <w:p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rsidR="00E16BCC" w:rsidRPr="004F2AF7" w:rsidRDefault="00E16BCC"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rsidR="00116A55"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443D96">
        <w:rPr>
          <w:rFonts w:eastAsiaTheme="minorEastAsia" w:cs="Times New Roman"/>
          <w:color w:val="000000"/>
          <w:kern w:val="0"/>
          <w:lang w:val="en-US" w:eastAsia="id-ID" w:bidi="ar-SA"/>
        </w:rPr>
        <w:t>01 November 2022</w:t>
      </w:r>
      <w:r w:rsidR="00443D96" w:rsidRPr="004F2AF7">
        <w:rPr>
          <w:rFonts w:eastAsiaTheme="minorEastAsia" w:cs="Times New Roman"/>
          <w:color w:val="000000"/>
          <w:kern w:val="0"/>
          <w:lang w:val="id-ID" w:eastAsia="id-ID" w:bidi="ar-SA"/>
        </w:rPr>
        <w:t xml:space="preserve"> </w:t>
      </w:r>
      <w:r w:rsidR="00E16BCC" w:rsidRPr="004F2AF7">
        <w:rPr>
          <w:rFonts w:eastAsiaTheme="minorEastAsia" w:cs="Times New Roman"/>
          <w:color w:val="000000"/>
          <w:kern w:val="0"/>
          <w:lang w:val="id-ID" w:eastAsia="id-ID" w:bidi="ar-SA"/>
        </w:rPr>
        <w:t xml:space="preserve">sampai dengan tanggal </w:t>
      </w:r>
      <w:r w:rsidR="00443D96">
        <w:rPr>
          <w:rFonts w:eastAsiaTheme="minorEastAsia" w:cs="Times New Roman"/>
          <w:color w:val="000000"/>
          <w:kern w:val="0"/>
          <w:lang w:val="en-US" w:eastAsia="id-ID" w:bidi="ar-SA"/>
        </w:rPr>
        <w:t>31 Oktober 2023.</w:t>
      </w:r>
    </w:p>
    <w:p w:rsidR="00AC58E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dapat </w:t>
      </w:r>
      <w:r w:rsidR="00E16BCC" w:rsidRPr="004F2AF7">
        <w:rPr>
          <w:rFonts w:eastAsiaTheme="minorEastAsia" w:cs="Times New Roman"/>
          <w:color w:val="000000"/>
          <w:kern w:val="0"/>
          <w:lang w:val="id-ID" w:eastAsia="id-ID" w:bidi="ar-SA"/>
        </w:rPr>
        <w:t xml:space="preserve">diperpanjang berdasarkan kesepakatan </w:t>
      </w:r>
      <w:r w:rsidR="00E16BCC" w:rsidRPr="004F2AF7">
        <w:rPr>
          <w:rFonts w:eastAsiaTheme="minorEastAsia" w:cs="Times New Roman"/>
          <w:b/>
          <w:color w:val="000000"/>
          <w:kern w:val="0"/>
          <w:lang w:val="id-ID" w:eastAsia="id-ID" w:bidi="ar-SA"/>
        </w:rPr>
        <w:t>Para Pihak</w:t>
      </w:r>
      <w:r w:rsidR="00E16BCC" w:rsidRPr="004F2AF7">
        <w:rPr>
          <w:rFonts w:eastAsiaTheme="minorEastAsia" w:cs="Times New Roman"/>
          <w:color w:val="000000"/>
          <w:kern w:val="0"/>
          <w:lang w:val="id-ID" w:eastAsia="id-ID" w:bidi="ar-SA"/>
        </w:rPr>
        <w:t xml:space="preserve"> dengan pemberitahuan tertulis 3 (tiga) bulan sebelum berakhirnya perjanjian</w:t>
      </w:r>
      <w:r w:rsidR="0084356D" w:rsidRPr="004F2AF7">
        <w:rPr>
          <w:rFonts w:eastAsiaTheme="minorEastAsia" w:cs="Times New Roman"/>
          <w:color w:val="000000"/>
          <w:kern w:val="0"/>
          <w:lang w:val="id-ID" w:eastAsia="id-ID" w:bidi="ar-SA"/>
        </w:rPr>
        <w:t>.</w:t>
      </w:r>
    </w:p>
    <w:p w:rsidR="0084356D" w:rsidRPr="004F2AF7" w:rsidRDefault="0084356D" w:rsidP="004F2AF7">
      <w:pPr>
        <w:pStyle w:val="ListParagraph"/>
        <w:spacing w:line="276" w:lineRule="auto"/>
        <w:ind w:left="426"/>
        <w:jc w:val="both"/>
        <w:rPr>
          <w:rFonts w:eastAsiaTheme="minorEastAsia" w:cs="Times New Roman"/>
          <w:color w:val="000000"/>
          <w:kern w:val="0"/>
          <w:lang w:val="id-ID" w:eastAsia="id-ID" w:bidi="ar-SA"/>
        </w:rPr>
      </w:pPr>
    </w:p>
    <w:p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r w:rsidRPr="004F2AF7">
        <w:rPr>
          <w:lang w:val="en-US"/>
        </w:rPr>
        <w:t xml:space="preserve">tidak bertanggung jawab atas segala kerugian yang timbul diakibatkan oleh </w:t>
      </w:r>
      <w:r w:rsidRPr="004F2AF7">
        <w:t>force majeure</w:t>
      </w:r>
      <w:r w:rsidRPr="004F2AF7">
        <w:rPr>
          <w:lang w:val="en-US"/>
        </w:rPr>
        <w:t>.</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Kondisi yang dapat diterima sebagai </w:t>
      </w:r>
      <w:r w:rsidRPr="004F2AF7">
        <w:t>force majeure</w:t>
      </w:r>
      <w:r w:rsidRPr="004F2AF7">
        <w:rPr>
          <w:lang w:val="en-US"/>
        </w:rPr>
        <w:t xml:space="preserve"> oleh </w:t>
      </w:r>
      <w:r w:rsidR="0084356D" w:rsidRPr="004F2AF7">
        <w:rPr>
          <w:b/>
        </w:rPr>
        <w:t>Para Pihak</w:t>
      </w:r>
      <w:r w:rsidRPr="004F2AF7">
        <w:rPr>
          <w:lang w:val="en-US"/>
        </w:rPr>
        <w:t xml:space="preserve"> adalah </w:t>
      </w:r>
      <w:r w:rsidR="0084356D" w:rsidRPr="004F2AF7">
        <w:t>p</w:t>
      </w:r>
      <w:r w:rsidR="0084356D" w:rsidRPr="004F2AF7">
        <w:rPr>
          <w:lang w:val="en-US"/>
        </w:rPr>
        <w:t xml:space="preserve">erang, huru-hara, sabotase, </w:t>
      </w:r>
      <w:r w:rsidRPr="004F2AF7">
        <w:rPr>
          <w:lang w:val="en-US"/>
        </w:rPr>
        <w:t>terorisme, penutupan oleh pemerintah, bencana alam yang dikatagorikan sebagai b</w:t>
      </w:r>
      <w:r w:rsidR="0084356D" w:rsidRPr="004F2AF7">
        <w:t>en</w:t>
      </w:r>
      <w:r w:rsidRPr="004F2AF7">
        <w:rPr>
          <w:lang w:val="en-US"/>
        </w:rPr>
        <w:t>cana nasional yang dibuktikan dengan ditetapkan oleh pemerintah.</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w:t>
      </w:r>
      <w:r w:rsidR="0084356D" w:rsidRPr="004F2AF7">
        <w:t>keadaan</w:t>
      </w:r>
      <w:r w:rsidRPr="004F2AF7">
        <w:rPr>
          <w:lang w:val="en-US"/>
        </w:rPr>
        <w:t xml:space="preserve"> </w:t>
      </w:r>
      <w:r w:rsidRPr="004F2AF7">
        <w:t>force majeure</w:t>
      </w:r>
      <w:r w:rsidRPr="004F2AF7">
        <w:rPr>
          <w:lang w:val="en-US"/>
        </w:rPr>
        <w:t xml:space="preserve"> dibuat secara tertulis maksimal dalam waktu 7 (tujuh) hari dari tanggal kejadian didukung dengan bukti.</w:t>
      </w:r>
    </w:p>
    <w:p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lang w:val="en-US"/>
        </w:rPr>
        <w:t xml:space="preserve">Pemberitahuan kejadian </w:t>
      </w:r>
      <w:r w:rsidRPr="004F2AF7">
        <w:t>force majeure</w:t>
      </w:r>
      <w:r w:rsidRPr="004F2AF7">
        <w:rPr>
          <w:lang w:val="en-US"/>
        </w:rPr>
        <w:t xml:space="preserve"> diterima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ditanggapi dalam waktu 3 (tiga) hari dari tanggal penerimaan pemberitahuan </w:t>
      </w:r>
      <w:r w:rsidRPr="004F2AF7">
        <w:t>force majeure</w:t>
      </w:r>
      <w:r w:rsidRPr="004F2AF7">
        <w:rPr>
          <w:lang w:val="en-US"/>
        </w:rPr>
        <w:t>. Apabila pemberitahuan tersebut tidak ditanggapi maka dianggap</w:t>
      </w:r>
      <w:r w:rsidRPr="004F2AF7">
        <w:t xml:space="preserve"> </w:t>
      </w:r>
      <w:r w:rsidRPr="004F2AF7">
        <w:rPr>
          <w:lang w:val="en-US"/>
        </w:rPr>
        <w:t xml:space="preserve">telah menerima  kejadian </w:t>
      </w:r>
      <w:r w:rsidRPr="004F2AF7">
        <w:t>force majeure</w:t>
      </w:r>
      <w:r w:rsidRPr="004F2AF7">
        <w:rPr>
          <w:lang w:val="en-US"/>
        </w:rPr>
        <w:t xml:space="preserve"> tersebut.</w:t>
      </w:r>
    </w:p>
    <w:p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 xml:space="preserve">kecuali informasi yang sifatnya sudah diketahui oleh </w:t>
      </w:r>
      <w:r w:rsidRPr="004F2AF7">
        <w:rPr>
          <w:rFonts w:cs="Times New Roman"/>
          <w:bCs/>
          <w:color w:val="000000" w:themeColor="text1"/>
          <w:lang w:val="id-ID"/>
        </w:rPr>
        <w:lastRenderedPageBreak/>
        <w:t>umum atau sepatutnya dikategorikan sebagai informasi yang dapat diketahui oleh masyarakat luas atau berdasarkan ketentuan hukum yang berlaku.</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Para Pihak</w:t>
      </w:r>
      <w:r w:rsidRPr="004F2AF7">
        <w:rPr>
          <w:rFonts w:cs="Times New Roman"/>
          <w:bCs/>
          <w:color w:val="000000" w:themeColor="text1"/>
        </w:rPr>
        <w:t xml:space="preserve"> tidak akan membuka kerahasiaan </w:t>
      </w:r>
      <w:r w:rsidRPr="004F2AF7">
        <w:rPr>
          <w:rFonts w:cs="Times New Roman"/>
          <w:bCs/>
          <w:color w:val="000000" w:themeColor="text1"/>
          <w:lang w:val="id-ID"/>
        </w:rPr>
        <w:t>informasi perusahaan</w:t>
      </w:r>
      <w:r w:rsidRPr="004F2AF7">
        <w:rPr>
          <w:rFonts w:cs="Times New Roman"/>
          <w:bCs/>
          <w:color w:val="000000" w:themeColor="text1"/>
        </w:rPr>
        <w:t xml:space="preserve"> kepada </w:t>
      </w:r>
      <w:r w:rsidRPr="004F2AF7">
        <w:rPr>
          <w:rFonts w:cs="Times New Roman"/>
          <w:bCs/>
          <w:color w:val="000000" w:themeColor="text1"/>
          <w:lang w:val="id-ID"/>
        </w:rPr>
        <w:t>Pihak Ketiga</w:t>
      </w:r>
      <w:r w:rsidRPr="004F2AF7">
        <w:rPr>
          <w:rFonts w:cs="Times New Roman"/>
          <w:bCs/>
          <w:color w:val="000000" w:themeColor="text1"/>
        </w:rPr>
        <w:t xml:space="preserve"> tanpa persetujuan tertulis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berperan serta menjaga aset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mengambil gambar/ video dalam bentuk apapun selain </w:t>
      </w:r>
      <w:r w:rsidR="009B5971" w:rsidRPr="004F2AF7">
        <w:rPr>
          <w:rFonts w:cs="Times New Roman"/>
          <w:bCs/>
          <w:color w:val="000000" w:themeColor="text1"/>
          <w:lang w:val="id-ID"/>
        </w:rPr>
        <w:t xml:space="preserve">untuk </w:t>
      </w:r>
      <w:r w:rsidRPr="004F2AF7">
        <w:rPr>
          <w:rFonts w:cs="Times New Roman"/>
          <w:bCs/>
          <w:color w:val="000000" w:themeColor="text1"/>
        </w:rPr>
        <w:t xml:space="preserve">kepentingan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dilarang memasuki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mengakses system informasi tanpa seijin </w:t>
      </w:r>
      <w:r w:rsidRPr="004F2AF7">
        <w:rPr>
          <w:rFonts w:cs="Times New Roman"/>
          <w:b/>
          <w:bCs/>
          <w:color w:val="000000" w:themeColor="text1"/>
        </w:rPr>
        <w:t xml:space="preserve">Pihak </w:t>
      </w:r>
      <w:r w:rsidRPr="004F2AF7">
        <w:rPr>
          <w:rFonts w:cs="Times New Roman"/>
          <w:b/>
          <w:bCs/>
          <w:color w:val="000000" w:themeColor="text1"/>
          <w:lang w:val="id-ID"/>
        </w:rPr>
        <w:t>Kedua</w:t>
      </w:r>
      <w:r w:rsidRPr="004F2AF7">
        <w:rPr>
          <w:rFonts w:cs="Times New Roman"/>
          <w:bCs/>
          <w:color w:val="000000" w:themeColor="text1"/>
          <w:lang w:val="id-ID"/>
        </w:rPr>
        <w:t>.</w:t>
      </w:r>
    </w:p>
    <w:p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r w:rsidRPr="004F2AF7">
        <w:rPr>
          <w:rFonts w:cs="Times New Roman"/>
          <w:b/>
          <w:bCs/>
          <w:color w:val="000000" w:themeColor="text1"/>
        </w:rPr>
        <w:t xml:space="preserve">Pihak </w:t>
      </w:r>
      <w:r w:rsidRPr="004F2AF7">
        <w:rPr>
          <w:rFonts w:cs="Times New Roman"/>
          <w:b/>
          <w:bCs/>
          <w:color w:val="000000" w:themeColor="text1"/>
          <w:lang w:val="id-ID"/>
        </w:rPr>
        <w:t>Pertama</w:t>
      </w:r>
      <w:r w:rsidRPr="004F2AF7">
        <w:rPr>
          <w:rFonts w:cs="Times New Roman"/>
          <w:bCs/>
          <w:color w:val="000000" w:themeColor="text1"/>
        </w:rPr>
        <w:t xml:space="preserve"> wajib menyampaikan semua ketentuan ini kepada semua karyawan yang berkaitan dengan perjanjian ini.</w:t>
      </w:r>
      <w:r w:rsidRPr="004F2AF7">
        <w:rPr>
          <w:rFonts w:cs="Times New Roman"/>
          <w:color w:val="000000"/>
        </w:rPr>
        <w:t xml:space="preserve"> </w:t>
      </w:r>
    </w:p>
    <w:p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lang w:val="id-ID"/>
        </w:rPr>
        <w:t xml:space="preserve"> wajib</w:t>
      </w:r>
      <w:r w:rsidRPr="004F2AF7">
        <w:rPr>
          <w:rFonts w:cs="Times New Roman"/>
          <w:bCs/>
          <w:color w:val="000000" w:themeColor="text1"/>
        </w:rPr>
        <w:t xml:space="preserve"> mematuhi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K</w:t>
      </w:r>
      <w:r w:rsidRPr="004F2AF7">
        <w:rPr>
          <w:rFonts w:cs="Times New Roman"/>
          <w:b/>
          <w:bCs/>
          <w:color w:val="000000" w:themeColor="text1"/>
        </w:rPr>
        <w:t>edu</w:t>
      </w:r>
      <w:r w:rsidRPr="004F2AF7">
        <w:rPr>
          <w:rFonts w:cs="Times New Roman"/>
          <w:b/>
          <w:bCs/>
          <w:color w:val="000000" w:themeColor="text1"/>
          <w:lang w:val="id-ID"/>
        </w:rPr>
        <w:t>a</w:t>
      </w:r>
      <w:r w:rsidRPr="004F2AF7">
        <w:rPr>
          <w:rFonts w:cs="Times New Roman"/>
          <w:bCs/>
          <w:color w:val="000000" w:themeColor="text1"/>
          <w:lang w:val="id-ID"/>
        </w:rPr>
        <w:t>.</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bertanggung jawab atas kecelakaan kerja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r w:rsidRPr="004F2AF7">
        <w:rPr>
          <w:rFonts w:cs="Times New Roman"/>
          <w:bCs/>
          <w:color w:val="000000" w:themeColor="text1"/>
        </w:rPr>
        <w:t>pada saat proses pekerjaan.</w:t>
      </w:r>
    </w:p>
    <w:p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r w:rsidRPr="004F2AF7">
        <w:rPr>
          <w:rFonts w:cs="Times New Roman"/>
          <w:b/>
          <w:bCs/>
          <w:color w:val="000000" w:themeColor="text1"/>
        </w:rPr>
        <w:t>Pihak Pertama</w:t>
      </w:r>
      <w:r w:rsidRPr="004F2AF7">
        <w:rPr>
          <w:rFonts w:cs="Times New Roman"/>
          <w:bCs/>
          <w:color w:val="000000" w:themeColor="text1"/>
        </w:rPr>
        <w:t xml:space="preserve"> akan selalu menjaga kebersihan dan kerapihan disekitar area tempat pekerjaan.</w:t>
      </w:r>
    </w:p>
    <w:p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r w:rsidRPr="004F2AF7">
        <w:rPr>
          <w:rFonts w:cs="Times New Roman"/>
          <w:bCs/>
          <w:color w:val="000000" w:themeColor="text1"/>
        </w:rPr>
        <w:t xml:space="preserve">Apabila </w:t>
      </w:r>
      <w:r w:rsidRPr="004F2AF7">
        <w:rPr>
          <w:rFonts w:cs="Times New Roman"/>
          <w:b/>
          <w:color w:val="000000"/>
        </w:rPr>
        <w:t>Pihak Pertama</w:t>
      </w:r>
      <w:r w:rsidR="00AB39AE" w:rsidRPr="004F2AF7">
        <w:rPr>
          <w:rFonts w:cs="Times New Roman"/>
          <w:color w:val="000000"/>
          <w:lang w:val="id-ID"/>
        </w:rPr>
        <w:t xml:space="preserve"> </w:t>
      </w:r>
      <w:r w:rsidRPr="004F2AF7">
        <w:rPr>
          <w:rFonts w:cs="Times New Roman"/>
          <w:bCs/>
          <w:color w:val="000000" w:themeColor="text1"/>
        </w:rPr>
        <w:t xml:space="preserve">mendapat teguran tertulis lebih </w:t>
      </w:r>
      <w:r w:rsidRPr="004F2AF7">
        <w:rPr>
          <w:rFonts w:cs="Times New Roman"/>
          <w:bCs/>
          <w:color w:val="000000" w:themeColor="text1"/>
          <w:lang w:val="id-ID"/>
        </w:rPr>
        <w:t xml:space="preserve">dari </w:t>
      </w:r>
      <w:r w:rsidRPr="004F2AF7">
        <w:rPr>
          <w:rFonts w:cs="Times New Roman"/>
          <w:bCs/>
          <w:color w:val="000000" w:themeColor="text1"/>
        </w:rPr>
        <w:t xml:space="preserve">2 (dua)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r w:rsidR="0095718C" w:rsidRPr="004F2AF7">
        <w:rPr>
          <w:rFonts w:cs="Times New Roman"/>
          <w:bCs/>
          <w:color w:val="000000" w:themeColor="text1"/>
          <w:lang w:val="en-US"/>
        </w:rPr>
        <w:t xml:space="preserve">pelanggaran </w:t>
      </w:r>
      <w:r w:rsidR="0095718C" w:rsidRPr="004F2AF7">
        <w:rPr>
          <w:rFonts w:cs="Times New Roman"/>
          <w:bCs/>
          <w:color w:val="000000" w:themeColor="text1"/>
          <w:lang w:val="id-ID"/>
        </w:rPr>
        <w:t>K</w:t>
      </w:r>
      <w:r w:rsidRPr="004F2AF7">
        <w:rPr>
          <w:rFonts w:cs="Times New Roman"/>
          <w:bCs/>
          <w:color w:val="000000" w:themeColor="text1"/>
          <w:lang w:val="en-US"/>
        </w:rPr>
        <w:t xml:space="preserve">3 oleh </w:t>
      </w:r>
      <w:r w:rsidRPr="004F2AF7">
        <w:rPr>
          <w:rFonts w:cs="Times New Roman"/>
          <w:b/>
          <w:bCs/>
          <w:color w:val="000000" w:themeColor="text1"/>
          <w:lang w:val="en-US"/>
        </w:rPr>
        <w:t>Pihak Pertama</w:t>
      </w:r>
      <w:r w:rsidRPr="004F2AF7">
        <w:rPr>
          <w:rFonts w:cs="Times New Roman"/>
          <w:bCs/>
          <w:color w:val="000000" w:themeColor="text1"/>
          <w:lang w:val="en-US"/>
        </w:rPr>
        <w:t xml:space="preserve"> atau pekerjanya pada saat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r w:rsidR="0046058D" w:rsidRPr="004F2AF7">
        <w:rPr>
          <w:rFonts w:cs="Times New Roman"/>
          <w:bCs/>
          <w:color w:val="000000" w:themeColor="text1"/>
        </w:rPr>
        <w:t xml:space="preserve">maka </w:t>
      </w:r>
      <w:r w:rsidR="0046058D" w:rsidRPr="004F2AF7">
        <w:rPr>
          <w:rFonts w:cs="Times New Roman"/>
          <w:b/>
          <w:bCs/>
          <w:color w:val="000000" w:themeColor="text1"/>
          <w:lang w:val="id-ID"/>
        </w:rPr>
        <w:t>P</w:t>
      </w:r>
      <w:r w:rsidRPr="004F2AF7">
        <w:rPr>
          <w:rFonts w:cs="Times New Roman"/>
          <w:b/>
          <w:bCs/>
          <w:color w:val="000000" w:themeColor="text1"/>
        </w:rPr>
        <w:t xml:space="preserve">ihak </w:t>
      </w:r>
      <w:r w:rsidR="0046058D" w:rsidRPr="004F2AF7">
        <w:rPr>
          <w:rFonts w:cs="Times New Roman"/>
          <w:b/>
          <w:bCs/>
          <w:color w:val="000000" w:themeColor="text1"/>
          <w:lang w:val="id-ID"/>
        </w:rPr>
        <w:t>P</w:t>
      </w:r>
      <w:r w:rsidRPr="004F2AF7">
        <w:rPr>
          <w:rFonts w:cs="Times New Roman"/>
          <w:b/>
          <w:bCs/>
          <w:color w:val="000000" w:themeColor="text1"/>
        </w:rPr>
        <w:t>ertama</w:t>
      </w:r>
      <w:r w:rsidRPr="004F2AF7">
        <w:rPr>
          <w:rFonts w:cs="Times New Roman"/>
          <w:bCs/>
          <w:color w:val="000000" w:themeColor="text1"/>
        </w:rPr>
        <w:t xml:space="preserve">  bersedia untuk </w:t>
      </w:r>
      <w:r w:rsidRPr="004F2AF7">
        <w:rPr>
          <w:rFonts w:cs="Times New Roman"/>
          <w:bCs/>
          <w:color w:val="000000" w:themeColor="text1"/>
          <w:lang w:val="id-ID"/>
        </w:rPr>
        <w:t>dikenakan</w:t>
      </w:r>
      <w:r w:rsidRPr="004F2AF7">
        <w:rPr>
          <w:rFonts w:cs="Times New Roman"/>
          <w:bCs/>
          <w:color w:val="000000" w:themeColor="text1"/>
        </w:rPr>
        <w:t xml:space="preserve"> sanksi denda sebesar Rp 5.000.000 (lima juta rupiah) </w:t>
      </w:r>
      <w:r w:rsidRPr="004F2AF7">
        <w:rPr>
          <w:rFonts w:cs="Times New Roman"/>
          <w:bCs/>
          <w:color w:val="000000" w:themeColor="text1"/>
          <w:lang w:val="id-ID"/>
        </w:rPr>
        <w:t xml:space="preserve">yang </w:t>
      </w:r>
      <w:r w:rsidRPr="004F2AF7">
        <w:rPr>
          <w:rFonts w:cs="Times New Roman"/>
          <w:bCs/>
          <w:color w:val="000000" w:themeColor="text1"/>
          <w:lang w:val="en-US"/>
        </w:rPr>
        <w:t xml:space="preserve">dapat </w:t>
      </w:r>
      <w:r w:rsidRPr="004F2AF7">
        <w:rPr>
          <w:rFonts w:cs="Times New Roman"/>
          <w:bCs/>
          <w:color w:val="000000" w:themeColor="text1"/>
          <w:lang w:val="id-ID"/>
        </w:rPr>
        <w:t xml:space="preserve">dipotongkan dari sisa pembayaran yang ada. </w:t>
      </w:r>
    </w:p>
    <w:p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Pasal 1</w:t>
      </w:r>
      <w:r w:rsidR="00D124E1" w:rsidRPr="004F2AF7">
        <w:rPr>
          <w:rFonts w:cs="Times New Roman"/>
          <w:b/>
          <w:color w:val="000000" w:themeColor="text1"/>
          <w:lang w:val="id-ID"/>
        </w:rPr>
        <w:t>1</w:t>
      </w:r>
    </w:p>
    <w:p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r w:rsidRPr="004F2AF7">
        <w:rPr>
          <w:rFonts w:cs="Times New Roman"/>
          <w:b/>
          <w:color w:val="000000" w:themeColor="text1"/>
        </w:rPr>
        <w:t>Pemberian Hadiah</w:t>
      </w:r>
      <w:r w:rsidR="00745D12" w:rsidRPr="004F2AF7">
        <w:rPr>
          <w:rFonts w:cs="Times New Roman"/>
          <w:b/>
          <w:color w:val="000000" w:themeColor="text1"/>
          <w:lang w:val="id-ID"/>
        </w:rPr>
        <w:t xml:space="preserve"> atau Janji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r w:rsidRPr="004F2AF7">
        <w:rPr>
          <w:rFonts w:cs="Times New Roman"/>
          <w:color w:val="000000" w:themeColor="text1"/>
        </w:rPr>
        <w:t>untuk memberikan hadiah</w:t>
      </w:r>
      <w:r w:rsidRPr="004F2AF7">
        <w:rPr>
          <w:rFonts w:cs="Times New Roman"/>
          <w:color w:val="000000" w:themeColor="text1"/>
          <w:lang w:val="id-ID"/>
        </w:rPr>
        <w:t xml:space="preserve"> dalam bentuk apapun baik </w:t>
      </w:r>
      <w:r w:rsidRPr="004F2AF7">
        <w:rPr>
          <w:rFonts w:cs="Times New Roman"/>
          <w:color w:val="000000" w:themeColor="text1"/>
        </w:rPr>
        <w:t xml:space="preserve">berupa </w:t>
      </w:r>
      <w:r w:rsidRPr="004F2AF7">
        <w:rPr>
          <w:rFonts w:cs="Times New Roman"/>
          <w:color w:val="000000" w:themeColor="text1"/>
          <w:lang w:val="id-ID"/>
        </w:rPr>
        <w:t xml:space="preserve">uang, </w:t>
      </w:r>
      <w:r w:rsidRPr="004F2AF7">
        <w:rPr>
          <w:rFonts w:cs="Times New Roman"/>
          <w:color w:val="000000" w:themeColor="text1"/>
        </w:rPr>
        <w:t xml:space="preserve">barang atau bentuk </w:t>
      </w:r>
      <w:r w:rsidRPr="004F2AF7">
        <w:rPr>
          <w:rFonts w:cs="Times New Roman"/>
          <w:color w:val="000000" w:themeColor="text1"/>
          <w:lang w:val="id-ID"/>
        </w:rPr>
        <w:t xml:space="preserve">lainnya yang bernilai uang dan </w:t>
      </w:r>
      <w:r w:rsidRPr="004F2AF7">
        <w:rPr>
          <w:rFonts w:cs="Times New Roman"/>
          <w:color w:val="000000" w:themeColor="text1"/>
        </w:rPr>
        <w:t xml:space="preserve">bersifat pribadi kepada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rsidR="00361FDF" w:rsidRPr="004F2AF7" w:rsidRDefault="00361FDF" w:rsidP="004F2AF7">
      <w:pPr>
        <w:pStyle w:val="Default"/>
        <w:spacing w:line="276" w:lineRule="auto"/>
        <w:jc w:val="center"/>
        <w:rPr>
          <w:b/>
          <w:bCs/>
          <w:color w:val="000000" w:themeColor="text1"/>
        </w:rPr>
      </w:pPr>
    </w:p>
    <w:p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rsidR="0084356D" w:rsidRPr="004F2AF7" w:rsidRDefault="0084356D" w:rsidP="004F2AF7">
      <w:pPr>
        <w:spacing w:after="0"/>
        <w:rPr>
          <w:rFonts w:ascii="Times New Roman" w:hAnsi="Times New Roman" w:cs="Times New Roman"/>
          <w:sz w:val="24"/>
          <w:szCs w:val="24"/>
        </w:rPr>
      </w:pPr>
    </w:p>
    <w:p w:rsidR="0084356D" w:rsidRPr="004F2AF7" w:rsidRDefault="0084356D" w:rsidP="004F2AF7">
      <w:pPr>
        <w:spacing w:after="0"/>
        <w:jc w:val="center"/>
        <w:rPr>
          <w:rFonts w:ascii="Times New Roman" w:hAnsi="Times New Roman" w:cs="Times New Roman"/>
          <w:b/>
          <w:sz w:val="24"/>
          <w:szCs w:val="24"/>
        </w:rPr>
      </w:pPr>
      <w:r w:rsidRPr="004F2AF7">
        <w:rPr>
          <w:rFonts w:ascii="Times New Roman" w:hAnsi="Times New Roman" w:cs="Times New Roman"/>
          <w:b/>
          <w:sz w:val="24"/>
          <w:szCs w:val="24"/>
          <w:lang w:val="en-US"/>
        </w:rPr>
        <w:t>Pasal 1</w:t>
      </w:r>
      <w:r w:rsidR="004F2AF7" w:rsidRPr="004F2AF7">
        <w:rPr>
          <w:rFonts w:ascii="Times New Roman" w:hAnsi="Times New Roman" w:cs="Times New Roman"/>
          <w:b/>
          <w:sz w:val="24"/>
          <w:szCs w:val="24"/>
        </w:rPr>
        <w:t>4</w:t>
      </w:r>
    </w:p>
    <w:p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 xml:space="preserve">Dalam pelaksanaan perjanjian ini </w:t>
      </w:r>
      <w:r w:rsidRPr="004F2AF7">
        <w:rPr>
          <w:rFonts w:cs="Times New Roman"/>
          <w:lang w:val="en-US"/>
        </w:rPr>
        <w:t xml:space="preserve">mentaati </w:t>
      </w:r>
      <w:r w:rsidRPr="004F2AF7">
        <w:rPr>
          <w:rFonts w:cs="Times New Roman"/>
        </w:rPr>
        <w:t>peraturan perundang-undangan yang berlaku.</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Usia P</w:t>
      </w:r>
      <w:r w:rsidRPr="004F2AF7">
        <w:rPr>
          <w:rFonts w:cs="Times New Roman"/>
          <w:lang w:val="en-US"/>
        </w:rPr>
        <w:t>e</w:t>
      </w:r>
      <w:r w:rsidRPr="004F2AF7">
        <w:rPr>
          <w:rFonts w:cs="Times New Roman"/>
        </w:rPr>
        <w:t>kerja yang dipekerjakan di perusahaan masing-masing Pihak tidak bertentangan dengan ketentuan dalam Undang-undang Ketenagakerjaan.</w:t>
      </w:r>
    </w:p>
    <w:p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r w:rsidRPr="004F2AF7">
        <w:rPr>
          <w:rFonts w:cs="Times New Roman"/>
        </w:rPr>
        <w:t>Dalam hal terdapat pelanggaran peraturan yang dilakukan oleh salah satu Pihak, maka Para Pihak sepakat untuk tidak melibatkan Pihak yang lain dalam kasus pelanggaran peraturan tersebut.</w:t>
      </w:r>
    </w:p>
    <w:p w:rsidR="00AF2584" w:rsidRPr="004F2AF7" w:rsidRDefault="00AF2584" w:rsidP="004F2AF7">
      <w:pPr>
        <w:spacing w:after="0"/>
        <w:jc w:val="center"/>
        <w:rPr>
          <w:rFonts w:ascii="Times New Roman" w:hAnsi="Times New Roman" w:cs="Times New Roman"/>
          <w:b/>
          <w:color w:val="000000" w:themeColor="text1"/>
          <w:sz w:val="24"/>
          <w:szCs w:val="24"/>
        </w:rPr>
      </w:pPr>
    </w:p>
    <w:p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r w:rsidRPr="004F2AF7">
        <w:rPr>
          <w:rFonts w:cs="Times New Roman"/>
          <w:color w:val="000000" w:themeColor="text1"/>
        </w:rPr>
        <w:t>Perubahan Perjanjian</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 xml:space="preserve">Setiap syarat dan ketentuan yang belum atau tidak diatur </w:t>
      </w:r>
      <w:r w:rsidR="001B567F" w:rsidRPr="004F2AF7">
        <w:rPr>
          <w:rFonts w:cs="Times New Roman"/>
          <w:color w:val="000000" w:themeColor="text1"/>
        </w:rPr>
        <w:t>dalam perjanji</w:t>
      </w:r>
      <w:r w:rsidR="001B567F" w:rsidRPr="004F2AF7">
        <w:rPr>
          <w:rFonts w:cs="Times New Roman"/>
          <w:color w:val="000000" w:themeColor="text1"/>
          <w:lang w:val="id-ID"/>
        </w:rPr>
        <w:t>an</w:t>
      </w:r>
      <w:r w:rsidRPr="004F2AF7">
        <w:rPr>
          <w:rFonts w:cs="Times New Roman"/>
          <w:color w:val="000000" w:themeColor="text1"/>
        </w:rPr>
        <w:t xml:space="preserve"> akan dibicarakan, dinegosiasikan dan ditambahkan berdasarkan kesepakatan </w:t>
      </w:r>
      <w:r w:rsidR="00EF15BE" w:rsidRPr="004F2AF7">
        <w:rPr>
          <w:rFonts w:cs="Times New Roman"/>
          <w:b/>
          <w:color w:val="000000" w:themeColor="text1"/>
        </w:rPr>
        <w:t>Para Pih</w:t>
      </w:r>
      <w:r w:rsidR="00EF15BE" w:rsidRPr="004F2AF7">
        <w:rPr>
          <w:rFonts w:cs="Times New Roman"/>
          <w:b/>
          <w:color w:val="000000" w:themeColor="text1"/>
          <w:lang w:val="id-ID"/>
        </w:rPr>
        <w:t>ak</w:t>
      </w:r>
      <w:r w:rsidR="00EF15BE" w:rsidRPr="004F2AF7">
        <w:rPr>
          <w:rFonts w:cs="Times New Roman"/>
          <w:color w:val="000000" w:themeColor="text1"/>
        </w:rPr>
        <w:t>.</w:t>
      </w:r>
    </w:p>
    <w:p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S</w:t>
      </w:r>
      <w:r w:rsidR="001B567F" w:rsidRPr="004F2AF7">
        <w:rPr>
          <w:rFonts w:cs="Times New Roman"/>
          <w:color w:val="000000" w:themeColor="text1"/>
        </w:rPr>
        <w:t>egala perubahan</w:t>
      </w:r>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penambahan </w:t>
      </w:r>
      <w:r w:rsidR="001B567F" w:rsidRPr="004F2AF7">
        <w:rPr>
          <w:rFonts w:cs="Times New Roman"/>
          <w:color w:val="000000" w:themeColor="text1"/>
          <w:lang w:val="id-ID"/>
        </w:rPr>
        <w:t>isi</w:t>
      </w:r>
      <w:r w:rsidRPr="004F2AF7">
        <w:rPr>
          <w:rFonts w:cs="Times New Roman"/>
          <w:color w:val="000000" w:themeColor="text1"/>
        </w:rPr>
        <w:t xml:space="preserve"> p</w:t>
      </w:r>
      <w:r w:rsidR="001B567F" w:rsidRPr="004F2AF7">
        <w:rPr>
          <w:rFonts w:cs="Times New Roman"/>
          <w:color w:val="000000" w:themeColor="text1"/>
        </w:rPr>
        <w:t>erjanjian tidak berlaku</w:t>
      </w:r>
      <w:r w:rsidRPr="004F2AF7">
        <w:rPr>
          <w:rFonts w:cs="Times New Roman"/>
          <w:color w:val="000000" w:themeColor="text1"/>
        </w:rPr>
        <w:t xml:space="preserve"> kecual</w:t>
      </w:r>
      <w:r w:rsidR="001B567F" w:rsidRPr="004F2AF7">
        <w:rPr>
          <w:rFonts w:cs="Times New Roman"/>
          <w:color w:val="000000" w:themeColor="text1"/>
        </w:rPr>
        <w:t xml:space="preserve">i disepakati secara tertulis oleh </w:t>
      </w:r>
      <w:r w:rsidR="00EF15BE" w:rsidRPr="004F2AF7">
        <w:rPr>
          <w:rFonts w:cs="Times New Roman"/>
          <w:b/>
          <w:color w:val="000000" w:themeColor="text1"/>
        </w:rPr>
        <w:t>Para Pihak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yang tidak</w:t>
      </w:r>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r w:rsidRPr="004F2AF7">
        <w:rPr>
          <w:rFonts w:cs="Times New Roman"/>
          <w:color w:val="000000" w:themeColor="text1"/>
        </w:rPr>
        <w:t>pisahkan.</w:t>
      </w:r>
    </w:p>
    <w:p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Korespondensi atau pemberitahuan</w:t>
      </w:r>
    </w:p>
    <w:p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r w:rsidRPr="004F2AF7">
        <w:rPr>
          <w:rFonts w:cs="Times New Roman"/>
          <w:color w:val="000000" w:themeColor="text1"/>
        </w:rPr>
        <w:t xml:space="preserve">Setiap korespondensi </w:t>
      </w:r>
      <w:r w:rsidR="001E0CD7" w:rsidRPr="004F2AF7">
        <w:rPr>
          <w:rFonts w:cs="Times New Roman"/>
          <w:color w:val="000000" w:themeColor="text1"/>
        </w:rPr>
        <w:t xml:space="preserve">akan disampaikan melalui </w:t>
      </w:r>
      <w:r w:rsidRPr="004F2AF7">
        <w:rPr>
          <w:rFonts w:cs="Times New Roman"/>
          <w:color w:val="000000" w:themeColor="text1"/>
        </w:rPr>
        <w:t>pos tercatat, jasa kurir,</w:t>
      </w:r>
      <w:r w:rsidR="001E0CD7" w:rsidRPr="004F2AF7">
        <w:rPr>
          <w:rFonts w:cs="Times New Roman"/>
          <w:color w:val="000000" w:themeColor="text1"/>
        </w:rPr>
        <w:t xml:space="preserve"> surat elektronik atau diserahkan langsung dan dialamatkan ke:</w:t>
      </w:r>
    </w:p>
    <w:p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rsidR="00EF15BE" w:rsidRPr="004F2AF7" w:rsidRDefault="00EF15BE" w:rsidP="004F2AF7">
      <w:pPr>
        <w:pStyle w:val="ListParagraph"/>
        <w:spacing w:line="276" w:lineRule="auto"/>
        <w:ind w:left="567"/>
        <w:jc w:val="both"/>
        <w:rPr>
          <w:rFonts w:cs="Times New Roman"/>
          <w:lang w:val="id-ID"/>
        </w:rPr>
      </w:pPr>
      <w:r w:rsidRPr="004F2AF7">
        <w:rPr>
          <w:rFonts w:cs="Times New Roman"/>
          <w:b/>
        </w:rPr>
        <w:t>Pihak Pertama</w:t>
      </w:r>
      <w:r w:rsidRPr="004F2AF7">
        <w:rPr>
          <w:rFonts w:cs="Times New Roman"/>
        </w:rPr>
        <w:tab/>
        <w:t>:</w:t>
      </w:r>
      <w:r w:rsidR="00AB39AE" w:rsidRPr="004F2AF7">
        <w:rPr>
          <w:rFonts w:cs="Times New Roman"/>
          <w:lang w:val="id-ID"/>
        </w:rPr>
        <w:t xml:space="preserve"> </w:t>
      </w:r>
      <w:r w:rsidR="00EC0CC3">
        <w:rPr>
          <w:rFonts w:cs="Times New Roman"/>
          <w:color w:val="000000" w:themeColor="text1"/>
          <w:lang w:val="en-US"/>
        </w:rPr>
        <w:t>SLAMET</w:t>
      </w:r>
    </w:p>
    <w:p w:rsidR="00AB39AE" w:rsidRPr="004F2AF7" w:rsidRDefault="00EF15BE" w:rsidP="004F2AF7">
      <w:pPr>
        <w:pStyle w:val="ListParagraph"/>
        <w:spacing w:line="276" w:lineRule="auto"/>
        <w:ind w:left="567"/>
        <w:jc w:val="both"/>
        <w:rPr>
          <w:rFonts w:cs="Times New Roman"/>
          <w:lang w:val="id-ID"/>
        </w:rPr>
      </w:pPr>
      <w:r w:rsidRPr="004F2AF7">
        <w:rPr>
          <w:rFonts w:cs="Times New Roman"/>
        </w:rPr>
        <w:t xml:space="preserve">Alamat </w:t>
      </w:r>
      <w:r w:rsidRPr="004F2AF7">
        <w:rPr>
          <w:rFonts w:cs="Times New Roman"/>
        </w:rPr>
        <w:tab/>
      </w:r>
      <w:r w:rsidRPr="004F2AF7">
        <w:rPr>
          <w:rFonts w:cs="Times New Roman"/>
        </w:rPr>
        <w:tab/>
        <w:t xml:space="preserve">: </w:t>
      </w:r>
      <w:r w:rsidR="00EC0CC3">
        <w:rPr>
          <w:rFonts w:cs="Times New Roman"/>
          <w:color w:val="000000" w:themeColor="text1"/>
          <w:lang w:val="en-US"/>
        </w:rPr>
        <w:t>Bendanpete 02/03 Nalumsari Jepara</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Telepon</w:t>
      </w:r>
      <w:r w:rsidRPr="004F2AF7">
        <w:rPr>
          <w:rFonts w:cs="Times New Roman"/>
        </w:rPr>
        <w:tab/>
      </w:r>
      <w:r w:rsidRPr="004F2AF7">
        <w:rPr>
          <w:rFonts w:cs="Times New Roman"/>
        </w:rPr>
        <w:tab/>
        <w:t xml:space="preserve">: </w:t>
      </w:r>
      <w:r w:rsidR="00EC0CC3">
        <w:rPr>
          <w:rFonts w:cs="Times New Roman"/>
          <w:color w:val="000000" w:themeColor="text1"/>
          <w:lang w:val="en-US"/>
        </w:rPr>
        <w:t>085225727103</w:t>
      </w:r>
    </w:p>
    <w:p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 xml:space="preserve">: </w:t>
      </w:r>
      <w:r w:rsidR="00EC0CC3">
        <w:rPr>
          <w:rFonts w:cs="Times New Roman"/>
          <w:color w:val="000000" w:themeColor="text1"/>
          <w:lang w:val="en-US"/>
        </w:rPr>
        <w:t>-</w:t>
      </w:r>
    </w:p>
    <w:p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EC0CC3">
        <w:rPr>
          <w:rFonts w:cs="Times New Roman"/>
          <w:color w:val="000000" w:themeColor="text1"/>
          <w:lang w:val="en-US"/>
        </w:rPr>
        <w:t>Bp. Slamet</w:t>
      </w:r>
    </w:p>
    <w:p w:rsidR="00EF15BE" w:rsidRPr="004F2AF7" w:rsidRDefault="00EF15BE" w:rsidP="004F2AF7">
      <w:pPr>
        <w:pStyle w:val="ListParagraph"/>
        <w:spacing w:line="276" w:lineRule="auto"/>
        <w:ind w:left="567"/>
        <w:jc w:val="both"/>
        <w:rPr>
          <w:rFonts w:cs="Times New Roman"/>
          <w:color w:val="000000" w:themeColor="text1"/>
        </w:rPr>
      </w:pPr>
    </w:p>
    <w:p w:rsidR="001E0CD7" w:rsidRPr="004F2AF7" w:rsidRDefault="00EF15BE" w:rsidP="004F2AF7">
      <w:pPr>
        <w:pStyle w:val="ListParagraph"/>
        <w:spacing w:line="276" w:lineRule="auto"/>
        <w:ind w:left="567"/>
        <w:jc w:val="both"/>
        <w:rPr>
          <w:rFonts w:cs="Times New Roman"/>
          <w:color w:val="000000" w:themeColor="text1"/>
          <w:lang w:val="id-ID"/>
        </w:rPr>
      </w:pPr>
      <w:r w:rsidRPr="004F2AF7">
        <w:rPr>
          <w:rFonts w:cs="Times New Roman"/>
          <w:b/>
          <w:color w:val="000000" w:themeColor="text1"/>
        </w:rPr>
        <w:t>Pihak Kedua</w:t>
      </w:r>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rsidR="002952FC" w:rsidRDefault="001E0CD7" w:rsidP="00DD0C65">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Jepara Kudus KM 28 Ds. Sengonbugel, Kec. Mayong </w:t>
      </w:r>
    </w:p>
    <w:p w:rsidR="001E0CD7" w:rsidRPr="00DD0C65" w:rsidRDefault="002952FC" w:rsidP="00DD0C65">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Kab. Jepara</w:t>
      </w:r>
    </w:p>
    <w:p w:rsidR="001E0CD7" w:rsidRPr="004F2AF7" w:rsidRDefault="001E0CD7" w:rsidP="004F2AF7">
      <w:pPr>
        <w:pStyle w:val="ListParagraph"/>
        <w:spacing w:line="276" w:lineRule="auto"/>
        <w:ind w:left="567"/>
        <w:jc w:val="both"/>
        <w:rPr>
          <w:rFonts w:cs="Times New Roman"/>
          <w:color w:val="000000" w:themeColor="text1"/>
        </w:rPr>
      </w:pPr>
      <w:r w:rsidRPr="004F2AF7">
        <w:rPr>
          <w:rFonts w:cs="Times New Roman"/>
          <w:color w:val="000000" w:themeColor="text1"/>
        </w:rPr>
        <w:t>Telepon</w:t>
      </w:r>
      <w:r w:rsidRPr="004F2AF7">
        <w:rPr>
          <w:rFonts w:cs="Times New Roman"/>
          <w:color w:val="000000" w:themeColor="text1"/>
        </w:rPr>
        <w:tab/>
      </w:r>
      <w:r w:rsidRPr="004F2AF7">
        <w:rPr>
          <w:rFonts w:cs="Times New Roman"/>
          <w:color w:val="000000" w:themeColor="text1"/>
        </w:rPr>
        <w:tab/>
        <w:t xml:space="preserve">: </w:t>
      </w:r>
      <w:r w:rsidR="00EC0CC3">
        <w:rPr>
          <w:rFonts w:cs="Times New Roman"/>
          <w:color w:val="000000" w:themeColor="text1"/>
        </w:rPr>
        <w:t>0291-7512101</w:t>
      </w:r>
    </w:p>
    <w:p w:rsidR="00EF15BE" w:rsidRPr="00DD0C65"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r w:rsidR="00EC0CC3">
        <w:rPr>
          <w:rFonts w:cs="Times New Roman"/>
          <w:lang w:val="en-US"/>
        </w:rPr>
        <w:t>ga_03@sami-jf.co.id</w:t>
      </w:r>
    </w:p>
    <w:p w:rsidR="00EF15BE" w:rsidRPr="00DD0C65"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r w:rsidR="00EC0CC3">
        <w:rPr>
          <w:rFonts w:cs="Times New Roman"/>
          <w:color w:val="000000" w:themeColor="text1"/>
          <w:lang w:val="en-US"/>
        </w:rPr>
        <w:t>Ibu Aya</w:t>
      </w:r>
    </w:p>
    <w:p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rsidR="00E0731A" w:rsidRPr="00E0731A" w:rsidRDefault="00E0731A" w:rsidP="00DD0C65">
      <w:pPr>
        <w:pStyle w:val="ListParagraph"/>
        <w:numPr>
          <w:ilvl w:val="0"/>
          <w:numId w:val="18"/>
        </w:numPr>
        <w:ind w:left="540" w:hanging="540"/>
        <w:contextualSpacing/>
        <w:jc w:val="both"/>
        <w:rPr>
          <w:rFonts w:cs="Times New Roman"/>
          <w:color w:val="000000" w:themeColor="text1"/>
        </w:rPr>
      </w:pPr>
      <w:r w:rsidRPr="00E0731A">
        <w:rPr>
          <w:rFonts w:cs="Times New Roman"/>
          <w:color w:val="000000" w:themeColor="text1"/>
        </w:rPr>
        <w:t>Audit.</w:t>
      </w:r>
    </w:p>
    <w:p w:rsidR="00E0731A" w:rsidRDefault="00E0731A" w:rsidP="00DD0C65">
      <w:pPr>
        <w:pStyle w:val="ListParagraph"/>
        <w:spacing w:line="276" w:lineRule="auto"/>
        <w:ind w:left="540"/>
        <w:contextualSpacing/>
        <w:jc w:val="both"/>
        <w:rPr>
          <w:rFonts w:cs="Times New Roman"/>
          <w:color w:val="000000" w:themeColor="text1"/>
        </w:rPr>
      </w:pPr>
      <w:r w:rsidRPr="00E0731A">
        <w:rPr>
          <w:rFonts w:cs="Times New Roman"/>
          <w:color w:val="000000" w:themeColor="text1"/>
        </w:rPr>
        <w:t>Para Pihak berhak melakukan audit terhadap pelaksanaan perjanjian ini.</w:t>
      </w:r>
    </w:p>
    <w:p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rsidR="00C5376B"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rPr>
        <w:t>Apabila terjadi pemutusan</w:t>
      </w:r>
      <w:r w:rsidRPr="004F2AF7">
        <w:rPr>
          <w:rFonts w:cs="Times New Roman"/>
          <w:color w:val="000000" w:themeColor="text1"/>
          <w:lang w:val="id-ID"/>
        </w:rPr>
        <w:t xml:space="preserve"> atau</w:t>
      </w:r>
      <w:r w:rsidR="001E0CD7" w:rsidRPr="004F2AF7">
        <w:rPr>
          <w:rFonts w:cs="Times New Roman"/>
          <w:color w:val="000000" w:themeColor="text1"/>
        </w:rPr>
        <w:t xml:space="preserve"> pembatalan</w:t>
      </w:r>
      <w:r w:rsidR="003213F6" w:rsidRPr="004F2AF7">
        <w:rPr>
          <w:rFonts w:cs="Times New Roman"/>
          <w:color w:val="000000" w:themeColor="text1"/>
        </w:rPr>
        <w:t xml:space="preserve"> terhadap perjanjian, </w:t>
      </w:r>
      <w:r w:rsidR="00EF15BE" w:rsidRPr="004F2AF7">
        <w:rPr>
          <w:rFonts w:cs="Times New Roman"/>
          <w:b/>
          <w:color w:val="000000" w:themeColor="text1"/>
        </w:rPr>
        <w:t>Para Pihak</w:t>
      </w:r>
      <w:r w:rsidR="00EF15BE" w:rsidRPr="004F2AF7">
        <w:rPr>
          <w:rFonts w:cs="Times New Roman"/>
          <w:color w:val="000000" w:themeColor="text1"/>
        </w:rPr>
        <w:t xml:space="preserve"> </w:t>
      </w:r>
      <w:r w:rsidR="003213F6" w:rsidRPr="004F2AF7">
        <w:rPr>
          <w:rFonts w:cs="Times New Roman"/>
          <w:color w:val="000000" w:themeColor="text1"/>
        </w:rPr>
        <w:t xml:space="preserve">sepakat </w:t>
      </w:r>
      <w:r w:rsidR="001E0CD7" w:rsidRPr="004F2AF7">
        <w:rPr>
          <w:rFonts w:cs="Times New Roman"/>
          <w:color w:val="000000" w:themeColor="text1"/>
        </w:rPr>
        <w:t>mengabai</w:t>
      </w:r>
      <w:r w:rsidR="003213F6" w:rsidRPr="004F2AF7">
        <w:rPr>
          <w:rFonts w:cs="Times New Roman"/>
          <w:color w:val="000000" w:themeColor="text1"/>
        </w:rPr>
        <w:t xml:space="preserve">kan berlakunya </w:t>
      </w:r>
      <w:r w:rsidR="001E0CD7" w:rsidRPr="004F2AF7">
        <w:rPr>
          <w:rFonts w:cs="Times New Roman"/>
          <w:color w:val="000000" w:themeColor="text1"/>
        </w:rPr>
        <w:t>pasal 1266 Kitab Undang</w:t>
      </w:r>
      <w:r w:rsidR="003213F6" w:rsidRPr="004F2AF7">
        <w:rPr>
          <w:rFonts w:cs="Times New Roman"/>
          <w:color w:val="000000" w:themeColor="text1"/>
        </w:rPr>
        <w:t>-Undang Hukum Perdata Indonesia</w:t>
      </w:r>
      <w:r w:rsidR="003213F6" w:rsidRPr="004F2AF7">
        <w:rPr>
          <w:rFonts w:cs="Times New Roman"/>
          <w:color w:val="000000" w:themeColor="text1"/>
          <w:lang w:val="id-ID"/>
        </w:rPr>
        <w:t>.</w:t>
      </w:r>
    </w:p>
    <w:p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r w:rsidRPr="004F2AF7">
        <w:rPr>
          <w:rFonts w:cs="Times New Roman"/>
          <w:color w:val="000000" w:themeColor="text1"/>
        </w:rPr>
        <w:t>Hukum yang berlaku</w:t>
      </w:r>
    </w:p>
    <w:p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r w:rsidRPr="004F2AF7">
        <w:rPr>
          <w:rFonts w:cs="Times New Roman"/>
          <w:color w:val="000000" w:themeColor="text1"/>
        </w:rPr>
        <w:t>Perjanjian</w:t>
      </w:r>
      <w:r w:rsidR="00F00A90" w:rsidRPr="004F2AF7">
        <w:rPr>
          <w:rFonts w:cs="Times New Roman"/>
          <w:color w:val="000000" w:themeColor="text1"/>
          <w:lang w:val="id-ID"/>
        </w:rPr>
        <w:t xml:space="preserve"> </w:t>
      </w:r>
      <w:r w:rsidR="003213F6" w:rsidRPr="004F2AF7">
        <w:rPr>
          <w:rFonts w:cs="Times New Roman"/>
          <w:color w:val="000000" w:themeColor="text1"/>
        </w:rPr>
        <w:t>ini dan pelaksanaan</w:t>
      </w:r>
      <w:r w:rsidRPr="004F2AF7">
        <w:rPr>
          <w:rFonts w:cs="Times New Roman"/>
          <w:color w:val="000000" w:themeColor="text1"/>
        </w:rPr>
        <w:t xml:space="preserve">nya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r w:rsidRPr="004F2AF7">
        <w:rPr>
          <w:rFonts w:cs="Times New Roman"/>
          <w:color w:val="000000"/>
        </w:rPr>
        <w:t xml:space="preserve">Apabila </w:t>
      </w:r>
      <w:r w:rsidRPr="004F2AF7">
        <w:rPr>
          <w:rFonts w:cs="Times New Roman"/>
          <w:color w:val="000000"/>
          <w:lang w:val="id-ID"/>
        </w:rPr>
        <w:t>di</w:t>
      </w:r>
      <w:r w:rsidRPr="004F2AF7">
        <w:rPr>
          <w:rFonts w:cs="Times New Roman"/>
          <w:color w:val="000000"/>
        </w:rPr>
        <w:t xml:space="preserve">kemudian hari terbit perundangan baru, </w:t>
      </w:r>
      <w:r w:rsidRPr="004F2AF7">
        <w:rPr>
          <w:rFonts w:cs="Times New Roman"/>
          <w:color w:val="000000"/>
          <w:lang w:val="id-ID"/>
        </w:rPr>
        <w:t>agar</w:t>
      </w:r>
      <w:r w:rsidRPr="004F2AF7">
        <w:rPr>
          <w:rFonts w:cs="Times New Roman"/>
          <w:color w:val="000000"/>
        </w:rPr>
        <w:t xml:space="preserve"> pasal-pasal </w:t>
      </w:r>
      <w:r w:rsidRPr="004F2AF7">
        <w:rPr>
          <w:rFonts w:cs="Times New Roman"/>
          <w:color w:val="000000"/>
          <w:lang w:val="id-ID"/>
        </w:rPr>
        <w:t xml:space="preserve">dalam </w:t>
      </w:r>
      <w:r w:rsidRPr="004F2AF7">
        <w:rPr>
          <w:rFonts w:cs="Times New Roman"/>
          <w:color w:val="000000"/>
        </w:rPr>
        <w:t xml:space="preserve">perjanjian ini </w:t>
      </w:r>
      <w:r w:rsidRPr="004F2AF7">
        <w:rPr>
          <w:rFonts w:cs="Times New Roman"/>
          <w:color w:val="000000"/>
          <w:lang w:val="id-ID"/>
        </w:rPr>
        <w:t>tidak</w:t>
      </w:r>
      <w:r w:rsidRPr="004F2AF7">
        <w:rPr>
          <w:rFonts w:cs="Times New Roman"/>
          <w:color w:val="000000"/>
        </w:rPr>
        <w:t xml:space="preserve"> bertentangan dengan perundangan baru tersebut</w:t>
      </w:r>
      <w:r w:rsidRPr="004F2AF7">
        <w:rPr>
          <w:rFonts w:cs="Times New Roman"/>
          <w:color w:val="000000"/>
          <w:lang w:val="id-ID"/>
        </w:rPr>
        <w:t>, maka</w:t>
      </w:r>
      <w:r w:rsidRPr="004F2AF7">
        <w:rPr>
          <w:rFonts w:cs="Times New Roman"/>
          <w:color w:val="000000"/>
        </w:rPr>
        <w:t xml:space="preserve"> akan dimusyawarahkan kembali oleh </w:t>
      </w:r>
      <w:r w:rsidRPr="004F2AF7">
        <w:rPr>
          <w:rFonts w:cs="Times New Roman"/>
          <w:b/>
          <w:color w:val="000000"/>
        </w:rPr>
        <w:t>Para Pihak</w:t>
      </w:r>
      <w:r w:rsidRPr="004F2AF7">
        <w:rPr>
          <w:rFonts w:cs="Times New Roman"/>
          <w:color w:val="000000"/>
        </w:rPr>
        <w:t xml:space="preserve"> dengan tidak membatalkan perjanjian ini.</w:t>
      </w:r>
    </w:p>
    <w:p w:rsidR="0084356D" w:rsidRPr="004F2AF7" w:rsidRDefault="0084356D" w:rsidP="004F2AF7">
      <w:pPr>
        <w:spacing w:after="0"/>
        <w:jc w:val="both"/>
        <w:rPr>
          <w:rFonts w:ascii="Times New Roman" w:hAnsi="Times New Roman" w:cs="Times New Roman"/>
          <w:color w:val="000000" w:themeColor="text1"/>
          <w:sz w:val="24"/>
          <w:szCs w:val="24"/>
        </w:rPr>
      </w:pPr>
    </w:p>
    <w:p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rsidR="00C20180" w:rsidRPr="004F2AF7" w:rsidRDefault="00C20180" w:rsidP="004F2AF7">
      <w:pPr>
        <w:spacing w:after="0"/>
        <w:jc w:val="both"/>
        <w:rPr>
          <w:rFonts w:ascii="Times New Roman" w:hAnsi="Times New Roman" w:cs="Times New Roman"/>
          <w:color w:val="000000" w:themeColor="text1"/>
          <w:sz w:val="24"/>
          <w:szCs w:val="24"/>
        </w:rPr>
      </w:pPr>
    </w:p>
    <w:p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rsidTr="00C20180">
        <w:trPr>
          <w:trHeight w:val="1483"/>
        </w:trPr>
        <w:tc>
          <w:tcPr>
            <w:tcW w:w="2400" w:type="pct"/>
            <w:vAlign w:val="bottom"/>
          </w:tcPr>
          <w:p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rsidR="007749D3" w:rsidRPr="00DD0C65" w:rsidRDefault="00EC0CC3"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sidRPr="00DD0C65">
              <w:rPr>
                <w:rFonts w:ascii="Times New Roman" w:hAnsi="Times New Roman" w:cs="Times New Roman"/>
                <w:b/>
                <w:color w:val="000000" w:themeColor="text1"/>
                <w:sz w:val="24"/>
                <w:szCs w:val="24"/>
                <w:lang w:val="en-US"/>
              </w:rPr>
              <w:t>SLAMET – SEWA TENDA</w:t>
            </w:r>
          </w:p>
          <w:p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465955" w:rsidRPr="004F2AF7" w:rsidRDefault="00465955"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rsidR="00F33B45" w:rsidRPr="00DD0C65" w:rsidRDefault="00DD0C65" w:rsidP="004F2AF7">
            <w:pPr>
              <w:widowControl w:val="0"/>
              <w:tabs>
                <w:tab w:val="left" w:pos="3980"/>
              </w:tabs>
              <w:autoSpaceDE w:val="0"/>
              <w:autoSpaceDN w:val="0"/>
              <w:adjustRightInd w:val="0"/>
              <w:spacing w:after="0"/>
              <w:ind w:right="15"/>
              <w:jc w:val="center"/>
              <w:rPr>
                <w:rFonts w:ascii="Times New Roman" w:hAnsi="Times New Roman" w:cs="Times New Roman"/>
                <w:bCs/>
                <w:i/>
                <w:color w:val="000000" w:themeColor="text1"/>
                <w:sz w:val="24"/>
                <w:szCs w:val="24"/>
                <w:lang w:val="en-US"/>
              </w:rPr>
            </w:pPr>
            <w:r>
              <w:rPr>
                <w:rFonts w:ascii="Times New Roman" w:hAnsi="Times New Roman" w:cs="Times New Roman"/>
                <w:b/>
                <w:bCs/>
                <w:color w:val="000000" w:themeColor="text1"/>
                <w:sz w:val="24"/>
                <w:szCs w:val="24"/>
                <w:u w:val="single"/>
                <w:lang w:val="en-US"/>
              </w:rPr>
              <w:t>SLAMET</w:t>
            </w:r>
          </w:p>
          <w:p w:rsidR="007749D3" w:rsidRPr="004F2AF7" w:rsidRDefault="00DD0C65" w:rsidP="004F2AF7">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rPr>
            </w:pPr>
            <w:r>
              <w:rPr>
                <w:rFonts w:ascii="Times New Roman" w:hAnsi="Times New Roman" w:cs="Times New Roman"/>
                <w:color w:val="000000" w:themeColor="text1"/>
                <w:sz w:val="24"/>
                <w:szCs w:val="24"/>
                <w:lang w:val="en-US"/>
              </w:rPr>
              <w:t>Owner</w:t>
            </w:r>
          </w:p>
        </w:tc>
        <w:tc>
          <w:tcPr>
            <w:tcW w:w="2600" w:type="pct"/>
            <w:vAlign w:val="bottom"/>
          </w:tcPr>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rsidR="007749D3" w:rsidRPr="00DD0C65" w:rsidRDefault="00857E78"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r>
              <w:rPr>
                <w:rFonts w:ascii="Times New Roman" w:hAnsi="Times New Roman" w:cs="Times New Roman"/>
                <w:b/>
                <w:color w:val="000000" w:themeColor="text1"/>
                <w:sz w:val="24"/>
                <w:szCs w:val="24"/>
                <w:u w:val="single"/>
                <w:lang w:val="en-US"/>
              </w:rPr>
              <w:t>Kawasaki Nozomi</w:t>
            </w:r>
          </w:p>
          <w:p w:rsidR="007749D3" w:rsidRPr="004F2AF7" w:rsidRDefault="006C01EA"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r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rsidR="000250C0" w:rsidRPr="004F2AF7" w:rsidRDefault="000250C0" w:rsidP="004F2AF7">
      <w:pPr>
        <w:pStyle w:val="Default"/>
        <w:tabs>
          <w:tab w:val="center" w:pos="7560"/>
        </w:tabs>
        <w:spacing w:line="276" w:lineRule="auto"/>
        <w:jc w:val="both"/>
        <w:rPr>
          <w:b/>
          <w:bCs/>
          <w:color w:val="000000" w:themeColor="text1"/>
        </w:rPr>
      </w:pPr>
    </w:p>
    <w:p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30C3" w:rsidRDefault="005830C3" w:rsidP="001A0EC8">
      <w:pPr>
        <w:spacing w:after="0" w:line="240" w:lineRule="auto"/>
      </w:pPr>
      <w:r>
        <w:separator/>
      </w:r>
    </w:p>
  </w:endnote>
  <w:endnote w:type="continuationSeparator" w:id="0">
    <w:p w:rsidR="005830C3" w:rsidRDefault="005830C3"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rsidTr="007D7353">
      <w:trPr>
        <w:trHeight w:val="710"/>
      </w:trPr>
      <w:tc>
        <w:tcPr>
          <w:tcW w:w="850"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rsidR="00B42BD1" w:rsidRPr="001A1104" w:rsidRDefault="00B42BD1" w:rsidP="00F31FB4">
          <w:pPr>
            <w:pStyle w:val="Foo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p w:rsidR="00B42BD1" w:rsidRPr="001A1104" w:rsidRDefault="00B42BD1" w:rsidP="00F31FB4">
          <w:pPr>
            <w:pStyle w:val="Footer"/>
            <w:jc w:val="center"/>
            <w:rPr>
              <w:rFonts w:ascii="Times New Roman" w:hAnsi="Times New Roman" w:cs="Times New Roman"/>
              <w:sz w:val="16"/>
              <w:szCs w:val="16"/>
            </w:rPr>
          </w:pPr>
        </w:p>
      </w:tc>
      <w:tc>
        <w:tcPr>
          <w:tcW w:w="851" w:type="dxa"/>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3344D4">
      <w:rPr>
        <w:rFonts w:ascii="Times New Roman" w:hAnsi="Times New Roman" w:cs="Times New Roman"/>
        <w:b/>
        <w:noProof/>
        <w:sz w:val="16"/>
        <w:szCs w:val="16"/>
      </w:rPr>
      <w:t>1</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3344D4">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rsidR="003344D4" w:rsidRDefault="003344D4" w:rsidP="00F33B45">
    <w:pPr>
      <w:pStyle w:val="Default"/>
      <w:spacing w:line="276" w:lineRule="auto"/>
      <w:rPr>
        <w:ins w:id="6" w:author="ROHAYATI" w:date="2022-11-03T16:17:00Z"/>
        <w:color w:val="000000" w:themeColor="text1"/>
        <w:sz w:val="16"/>
        <w:szCs w:val="16"/>
      </w:rPr>
    </w:pPr>
    <w:ins w:id="7" w:author="ROHAYATI" w:date="2022-11-03T16:17:00Z">
      <w:r w:rsidRPr="003344D4">
        <w:rPr>
          <w:color w:val="000000" w:themeColor="text1"/>
          <w:sz w:val="16"/>
          <w:szCs w:val="16"/>
        </w:rPr>
        <w:t>SAMIJF/LKM-LA/11-2022/146</w:t>
      </w:r>
    </w:ins>
  </w:p>
  <w:p w:rsidR="00F33B45" w:rsidRPr="001A1104" w:rsidDel="003344D4" w:rsidRDefault="00F33B45" w:rsidP="00F33B45">
    <w:pPr>
      <w:pStyle w:val="Default"/>
      <w:spacing w:line="276" w:lineRule="auto"/>
      <w:rPr>
        <w:del w:id="8" w:author="ROHAYATI" w:date="2022-11-03T16:17:00Z"/>
        <w:i/>
        <w:color w:val="000000" w:themeColor="text1"/>
        <w:sz w:val="16"/>
        <w:szCs w:val="16"/>
        <w:lang w:val="en-US"/>
      </w:rPr>
    </w:pPr>
    <w:del w:id="9" w:author="ROHAYATI" w:date="2022-11-03T16:17:00Z">
      <w:r w:rsidRPr="001A1104" w:rsidDel="003344D4">
        <w:rPr>
          <w:color w:val="000000" w:themeColor="text1"/>
          <w:sz w:val="16"/>
          <w:szCs w:val="16"/>
          <w:lang w:val="en-US"/>
        </w:rPr>
        <w:delText xml:space="preserve">………………………… </w:delText>
      </w:r>
      <w:r w:rsidRPr="001A1104" w:rsidDel="003344D4">
        <w:rPr>
          <w:i/>
          <w:color w:val="000000" w:themeColor="text1"/>
          <w:sz w:val="16"/>
          <w:szCs w:val="16"/>
          <w:lang w:val="en-US"/>
        </w:rPr>
        <w:delText>[Nomor kontrak PIC: Legal]</w:delText>
      </w:r>
    </w:del>
  </w:p>
  <w:p w:rsidR="00B42BD1" w:rsidRPr="001A1104" w:rsidRDefault="00443D96" w:rsidP="00F33B45">
    <w:pPr>
      <w:pStyle w:val="Default"/>
      <w:spacing w:line="276" w:lineRule="auto"/>
      <w:rPr>
        <w:color w:val="000000" w:themeColor="text1"/>
        <w:sz w:val="16"/>
        <w:szCs w:val="16"/>
      </w:rPr>
    </w:pPr>
    <w:r>
      <w:rPr>
        <w:color w:val="000000" w:themeColor="text1"/>
        <w:sz w:val="16"/>
        <w:szCs w:val="16"/>
        <w:lang w:val="en-US"/>
      </w:rPr>
      <w:t>SLAMET SEWA TENDA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30C3" w:rsidRDefault="005830C3" w:rsidP="001A0EC8">
      <w:pPr>
        <w:spacing w:after="0" w:line="240" w:lineRule="auto"/>
      </w:pPr>
      <w:r>
        <w:separator/>
      </w:r>
    </w:p>
  </w:footnote>
  <w:footnote w:type="continuationSeparator" w:id="0">
    <w:p w:rsidR="005830C3" w:rsidRDefault="005830C3"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comments="0" w:insDel="0" w:formatting="0"/>
  <w:trackRevisions/>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A0EC8"/>
    <w:rsid w:val="001A1104"/>
    <w:rsid w:val="001A5DFD"/>
    <w:rsid w:val="001B567F"/>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915F4"/>
    <w:rsid w:val="0029213C"/>
    <w:rsid w:val="002952FC"/>
    <w:rsid w:val="002A4C5C"/>
    <w:rsid w:val="002C62A1"/>
    <w:rsid w:val="002D032E"/>
    <w:rsid w:val="002E36F1"/>
    <w:rsid w:val="002E3882"/>
    <w:rsid w:val="002E3D4A"/>
    <w:rsid w:val="002E634B"/>
    <w:rsid w:val="002F2DE3"/>
    <w:rsid w:val="002F2FBD"/>
    <w:rsid w:val="00313CF4"/>
    <w:rsid w:val="00313F6B"/>
    <w:rsid w:val="003213F6"/>
    <w:rsid w:val="003344D4"/>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4FD7"/>
    <w:rsid w:val="003F5ED0"/>
    <w:rsid w:val="003F74DB"/>
    <w:rsid w:val="004112A0"/>
    <w:rsid w:val="00414AE8"/>
    <w:rsid w:val="00415D5A"/>
    <w:rsid w:val="004166BB"/>
    <w:rsid w:val="00424E0D"/>
    <w:rsid w:val="00443D96"/>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830C3"/>
    <w:rsid w:val="005A6D39"/>
    <w:rsid w:val="005B05C3"/>
    <w:rsid w:val="005B2481"/>
    <w:rsid w:val="005C1299"/>
    <w:rsid w:val="005C1806"/>
    <w:rsid w:val="005D74EB"/>
    <w:rsid w:val="005F72BA"/>
    <w:rsid w:val="006007C3"/>
    <w:rsid w:val="0060474E"/>
    <w:rsid w:val="006257F5"/>
    <w:rsid w:val="00637F9E"/>
    <w:rsid w:val="00652BDB"/>
    <w:rsid w:val="006578F3"/>
    <w:rsid w:val="006643C9"/>
    <w:rsid w:val="00681E76"/>
    <w:rsid w:val="00682701"/>
    <w:rsid w:val="0068476C"/>
    <w:rsid w:val="0069154D"/>
    <w:rsid w:val="006921BD"/>
    <w:rsid w:val="00694166"/>
    <w:rsid w:val="00695E68"/>
    <w:rsid w:val="006A2E10"/>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57E78"/>
    <w:rsid w:val="0086202A"/>
    <w:rsid w:val="00862B95"/>
    <w:rsid w:val="008640AB"/>
    <w:rsid w:val="0086459C"/>
    <w:rsid w:val="00864EFD"/>
    <w:rsid w:val="00870FE2"/>
    <w:rsid w:val="008712D5"/>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1F15"/>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91D9A"/>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0C65"/>
    <w:rsid w:val="00DD6B5C"/>
    <w:rsid w:val="00DD6E4C"/>
    <w:rsid w:val="00DE3B51"/>
    <w:rsid w:val="00DF2180"/>
    <w:rsid w:val="00DF60CB"/>
    <w:rsid w:val="00E0092D"/>
    <w:rsid w:val="00E04469"/>
    <w:rsid w:val="00E0731A"/>
    <w:rsid w:val="00E16BCC"/>
    <w:rsid w:val="00E20609"/>
    <w:rsid w:val="00E236C0"/>
    <w:rsid w:val="00E353B1"/>
    <w:rsid w:val="00E46359"/>
    <w:rsid w:val="00E47D9D"/>
    <w:rsid w:val="00E930F0"/>
    <w:rsid w:val="00E94CFB"/>
    <w:rsid w:val="00EA31F6"/>
    <w:rsid w:val="00EA7074"/>
    <w:rsid w:val="00EC0CC3"/>
    <w:rsid w:val="00EC55B9"/>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docId w15:val="{C1392DB9-8051-4789-80BD-E6CC262DF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C39FDE-0008-4599-8BA6-B718068CD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7</Pages>
  <Words>2083</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13935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58</cp:revision>
  <cp:lastPrinted>2018-01-16T08:24:00Z</cp:lastPrinted>
  <dcterms:created xsi:type="dcterms:W3CDTF">2018-09-19T07:23:00Z</dcterms:created>
  <dcterms:modified xsi:type="dcterms:W3CDTF">2022-11-03T09:17:00Z</dcterms:modified>
</cp:coreProperties>
</file>