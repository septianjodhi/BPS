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rsidR="00A62477" w:rsidRPr="00601394" w:rsidRDefault="003671DA" w:rsidP="004F2AF7">
      <w:pPr>
        <w:pStyle w:val="Default"/>
        <w:spacing w:line="276" w:lineRule="auto"/>
        <w:jc w:val="center"/>
        <w:rPr>
          <w:b/>
          <w:bCs/>
          <w:color w:val="auto"/>
          <w:lang w:val="en-US"/>
        </w:rPr>
      </w:pPr>
      <w:r w:rsidRPr="004F2AF7">
        <w:rPr>
          <w:b/>
          <w:bCs/>
          <w:color w:val="000000" w:themeColor="text1"/>
        </w:rPr>
        <w:t>A</w:t>
      </w:r>
      <w:r w:rsidR="00A62477" w:rsidRPr="004F2AF7">
        <w:rPr>
          <w:b/>
          <w:bCs/>
          <w:color w:val="000000" w:themeColor="text1"/>
        </w:rPr>
        <w:t>ntara</w:t>
      </w:r>
    </w:p>
    <w:p w:rsidR="003671DA" w:rsidRPr="00601394" w:rsidRDefault="003671DA" w:rsidP="004F2AF7">
      <w:pPr>
        <w:pStyle w:val="Default"/>
        <w:spacing w:line="276" w:lineRule="auto"/>
        <w:jc w:val="center"/>
        <w:rPr>
          <w:color w:val="auto"/>
          <w:lang w:val="en-US"/>
        </w:rPr>
      </w:pPr>
      <w:r w:rsidRPr="00601394">
        <w:rPr>
          <w:b/>
          <w:bCs/>
          <w:color w:val="auto"/>
          <w:lang w:val="en-US"/>
        </w:rPr>
        <w:t>CV. PREMA JAYA</w:t>
      </w:r>
    </w:p>
    <w:p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rsidR="00190D88" w:rsidRDefault="00190D88" w:rsidP="004F2AF7">
      <w:pPr>
        <w:pStyle w:val="Default"/>
        <w:spacing w:line="276" w:lineRule="auto"/>
        <w:jc w:val="center"/>
        <w:rPr>
          <w:ins w:id="0" w:author="ROHAYATI" w:date="2024-06-13T13:57:00Z"/>
        </w:rPr>
      </w:pPr>
      <w:ins w:id="1" w:author="ROHAYATI" w:date="2024-06-13T13:57:00Z">
        <w:r w:rsidRPr="00190D88">
          <w:t>SAMIJF/LKM-LA/06-2024/087</w:t>
        </w:r>
      </w:ins>
    </w:p>
    <w:p w:rsidR="00E93390" w:rsidRPr="001F2AA6" w:rsidDel="00190D88" w:rsidRDefault="00E93390" w:rsidP="004F2AF7">
      <w:pPr>
        <w:pStyle w:val="Default"/>
        <w:spacing w:line="276" w:lineRule="auto"/>
        <w:jc w:val="center"/>
        <w:rPr>
          <w:del w:id="2" w:author="ROHAYATI" w:date="2024-06-13T13:57:00Z"/>
          <w:lang w:val="en-US"/>
          <w:rPrChange w:id="3" w:author="ROHAYATI" w:date="2024-06-11T12:25:00Z">
            <w:rPr>
              <w:del w:id="4" w:author="ROHAYATI" w:date="2024-06-13T13:57:00Z"/>
            </w:rPr>
          </w:rPrChange>
        </w:rPr>
      </w:pPr>
      <w:del w:id="5" w:author="ROHAYATI" w:date="2024-06-11T12:25:00Z">
        <w:r w:rsidRPr="00E93390" w:rsidDel="001F2AA6">
          <w:delText>SAMIJF/LKM-LA/05-2023/052</w:delText>
        </w:r>
      </w:del>
    </w:p>
    <w:p w:rsidR="00A219EA" w:rsidRPr="004F2AF7" w:rsidRDefault="00A219EA" w:rsidP="004F2AF7">
      <w:pPr>
        <w:pStyle w:val="Default"/>
        <w:spacing w:line="276" w:lineRule="auto"/>
        <w:jc w:val="center"/>
        <w:rPr>
          <w:color w:val="000000" w:themeColor="text1"/>
          <w:lang w:val="en-US"/>
        </w:rPr>
      </w:pPr>
    </w:p>
    <w:p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proofErr w:type="spellStart"/>
      <w:r w:rsidR="00676F2D">
        <w:rPr>
          <w:color w:val="000000" w:themeColor="text1"/>
          <w:lang w:val="en-US"/>
        </w:rPr>
        <w:t>Senin</w:t>
      </w:r>
      <w:proofErr w:type="spellEnd"/>
      <w:r w:rsidR="00676F2D">
        <w:rPr>
          <w:color w:val="000000" w:themeColor="text1"/>
          <w:lang w:val="en-US"/>
        </w:rPr>
        <w:t xml:space="preserve"> </w:t>
      </w:r>
      <w:proofErr w:type="spellStart"/>
      <w:r w:rsidR="009F4368">
        <w:rPr>
          <w:color w:val="000000" w:themeColor="text1"/>
          <w:lang w:val="en-US"/>
        </w:rPr>
        <w:t>tanggal</w:t>
      </w:r>
      <w:proofErr w:type="spellEnd"/>
      <w:r w:rsidR="009F4368">
        <w:rPr>
          <w:color w:val="000000" w:themeColor="text1"/>
          <w:lang w:val="en-US"/>
        </w:rPr>
        <w:t xml:space="preserve"> </w:t>
      </w:r>
      <w:del w:id="6" w:author="ROHAYATI" w:date="2024-06-11T12:25:00Z">
        <w:r w:rsidR="00225CB8" w:rsidDel="001F2AA6">
          <w:rPr>
            <w:color w:val="000000" w:themeColor="text1"/>
            <w:lang w:val="en-US"/>
          </w:rPr>
          <w:delText>Lima</w:delText>
        </w:r>
        <w:r w:rsidR="00676F2D" w:rsidDel="001F2AA6">
          <w:rPr>
            <w:color w:val="000000" w:themeColor="text1"/>
            <w:lang w:val="en-US"/>
          </w:rPr>
          <w:delText xml:space="preserve"> </w:delText>
        </w:r>
      </w:del>
      <w:proofErr w:type="spellStart"/>
      <w:ins w:id="7" w:author="ROHAYATI" w:date="2024-06-11T12:25:00Z">
        <w:r w:rsidR="001F2AA6">
          <w:rPr>
            <w:color w:val="000000" w:themeColor="text1"/>
            <w:lang w:val="en-US"/>
          </w:rPr>
          <w:t>Sepuluh</w:t>
        </w:r>
        <w:proofErr w:type="spellEnd"/>
        <w:r w:rsidR="001F2AA6">
          <w:rPr>
            <w:color w:val="000000" w:themeColor="text1"/>
            <w:lang w:val="en-US"/>
          </w:rPr>
          <w:t xml:space="preserve"> </w:t>
        </w:r>
      </w:ins>
      <w:proofErr w:type="spellStart"/>
      <w:r w:rsidR="009F4368">
        <w:rPr>
          <w:color w:val="000000" w:themeColor="text1"/>
          <w:lang w:val="en-US"/>
        </w:rPr>
        <w:t>bulan</w:t>
      </w:r>
      <w:proofErr w:type="spellEnd"/>
      <w:r w:rsidR="009F4368">
        <w:rPr>
          <w:color w:val="000000" w:themeColor="text1"/>
          <w:lang w:val="en-US"/>
        </w:rPr>
        <w:t xml:space="preserve"> </w:t>
      </w:r>
      <w:proofErr w:type="spellStart"/>
      <w:r w:rsidR="00676F2D">
        <w:rPr>
          <w:color w:val="000000" w:themeColor="text1"/>
          <w:lang w:val="en-US"/>
        </w:rPr>
        <w:t>Juni</w:t>
      </w:r>
      <w:proofErr w:type="spellEnd"/>
      <w:r w:rsidR="00676F2D">
        <w:rPr>
          <w:color w:val="000000" w:themeColor="text1"/>
          <w:lang w:val="en-US"/>
        </w:rPr>
        <w:t xml:space="preserve"> </w:t>
      </w:r>
      <w:proofErr w:type="spellStart"/>
      <w:r w:rsidR="009F4368">
        <w:rPr>
          <w:color w:val="000000" w:themeColor="text1"/>
          <w:lang w:val="en-US"/>
        </w:rPr>
        <w:t>tahun</w:t>
      </w:r>
      <w:proofErr w:type="spellEnd"/>
      <w:r w:rsidR="009F4368">
        <w:rPr>
          <w:color w:val="000000" w:themeColor="text1"/>
          <w:lang w:val="en-US"/>
        </w:rPr>
        <w:t xml:space="preserve"> </w:t>
      </w:r>
      <w:proofErr w:type="spellStart"/>
      <w:r w:rsidR="009F4368">
        <w:rPr>
          <w:color w:val="000000" w:themeColor="text1"/>
          <w:lang w:val="en-US"/>
        </w:rPr>
        <w:t>Dua</w:t>
      </w:r>
      <w:proofErr w:type="spellEnd"/>
      <w:r w:rsidR="009F4368">
        <w:rPr>
          <w:color w:val="000000" w:themeColor="text1"/>
          <w:lang w:val="en-US"/>
        </w:rPr>
        <w:t xml:space="preserve"> </w:t>
      </w:r>
      <w:proofErr w:type="spellStart"/>
      <w:r w:rsidR="009F4368">
        <w:rPr>
          <w:color w:val="000000" w:themeColor="text1"/>
          <w:lang w:val="en-US"/>
        </w:rPr>
        <w:t>ribu</w:t>
      </w:r>
      <w:proofErr w:type="spellEnd"/>
      <w:r w:rsidR="009F4368">
        <w:rPr>
          <w:color w:val="000000" w:themeColor="text1"/>
          <w:lang w:val="en-US"/>
        </w:rPr>
        <w:t xml:space="preserve"> </w:t>
      </w:r>
      <w:proofErr w:type="spellStart"/>
      <w:r w:rsidR="009F4368">
        <w:rPr>
          <w:color w:val="000000" w:themeColor="text1"/>
          <w:lang w:val="en-US"/>
        </w:rPr>
        <w:t>dua</w:t>
      </w:r>
      <w:proofErr w:type="spellEnd"/>
      <w:r w:rsidR="009F4368">
        <w:rPr>
          <w:color w:val="000000" w:themeColor="text1"/>
          <w:lang w:val="en-US"/>
        </w:rPr>
        <w:t xml:space="preserve"> </w:t>
      </w:r>
      <w:proofErr w:type="spellStart"/>
      <w:r w:rsidR="009F4368">
        <w:rPr>
          <w:color w:val="000000" w:themeColor="text1"/>
          <w:lang w:val="en-US"/>
        </w:rPr>
        <w:t>puluh</w:t>
      </w:r>
      <w:proofErr w:type="spellEnd"/>
      <w:r w:rsidR="009F4368">
        <w:rPr>
          <w:color w:val="000000" w:themeColor="text1"/>
          <w:lang w:val="en-US"/>
        </w:rPr>
        <w:t xml:space="preserve"> </w:t>
      </w:r>
      <w:del w:id="8" w:author="ROHAYATI" w:date="2024-06-11T12:25:00Z">
        <w:r w:rsidR="00225CB8" w:rsidDel="001F2AA6">
          <w:rPr>
            <w:color w:val="000000" w:themeColor="text1"/>
            <w:lang w:val="en-US"/>
          </w:rPr>
          <w:delText>tiga</w:delText>
        </w:r>
        <w:r w:rsidR="00676F2D" w:rsidDel="001F2AA6">
          <w:rPr>
            <w:color w:val="000000" w:themeColor="text1"/>
            <w:lang w:val="en-US"/>
          </w:rPr>
          <w:delText xml:space="preserve"> </w:delText>
        </w:r>
      </w:del>
      <w:proofErr w:type="spellStart"/>
      <w:ins w:id="9" w:author="ROHAYATI" w:date="2024-06-11T12:25:00Z">
        <w:r w:rsidR="001F2AA6">
          <w:rPr>
            <w:color w:val="000000" w:themeColor="text1"/>
            <w:lang w:val="en-US"/>
          </w:rPr>
          <w:t>empat</w:t>
        </w:r>
        <w:proofErr w:type="spellEnd"/>
        <w:r w:rsidR="001F2AA6">
          <w:rPr>
            <w:color w:val="000000" w:themeColor="text1"/>
            <w:lang w:val="en-US"/>
          </w:rPr>
          <w:t xml:space="preserve"> </w:t>
        </w:r>
      </w:ins>
      <w:r w:rsidR="009F4368">
        <w:rPr>
          <w:color w:val="000000" w:themeColor="text1"/>
          <w:lang w:val="en-US"/>
        </w:rPr>
        <w:t>(</w:t>
      </w:r>
      <w:ins w:id="10" w:author="ROHAYATI" w:date="2024-06-11T12:25:00Z">
        <w:r w:rsidR="001F2AA6">
          <w:rPr>
            <w:color w:val="000000" w:themeColor="text1"/>
            <w:lang w:val="en-US"/>
          </w:rPr>
          <w:t>10</w:t>
        </w:r>
      </w:ins>
      <w:del w:id="11" w:author="ROHAYATI" w:date="2024-06-11T12:25:00Z">
        <w:r w:rsidR="009F4368" w:rsidDel="001F2AA6">
          <w:rPr>
            <w:color w:val="000000" w:themeColor="text1"/>
            <w:lang w:val="en-US"/>
          </w:rPr>
          <w:delText>0</w:delText>
        </w:r>
        <w:r w:rsidR="00225CB8" w:rsidDel="001F2AA6">
          <w:rPr>
            <w:color w:val="000000" w:themeColor="text1"/>
            <w:lang w:val="en-US"/>
          </w:rPr>
          <w:delText>5</w:delText>
        </w:r>
      </w:del>
      <w:r w:rsidR="009F4368">
        <w:rPr>
          <w:color w:val="000000" w:themeColor="text1"/>
          <w:lang w:val="en-US"/>
        </w:rPr>
        <w:t>-0</w:t>
      </w:r>
      <w:r w:rsidR="00A219EA">
        <w:rPr>
          <w:color w:val="000000" w:themeColor="text1"/>
          <w:lang w:val="en-US"/>
        </w:rPr>
        <w:t>6</w:t>
      </w:r>
      <w:r w:rsidR="009F4368">
        <w:rPr>
          <w:color w:val="000000" w:themeColor="text1"/>
          <w:lang w:val="en-US"/>
        </w:rPr>
        <w:t>-202</w:t>
      </w:r>
      <w:ins w:id="12" w:author="ROHAYATI" w:date="2024-06-11T12:25:00Z">
        <w:r w:rsidR="001F2AA6">
          <w:rPr>
            <w:color w:val="000000" w:themeColor="text1"/>
            <w:lang w:val="en-US"/>
          </w:rPr>
          <w:t>4</w:t>
        </w:r>
      </w:ins>
      <w:del w:id="13" w:author="ROHAYATI" w:date="2024-06-11T12:25:00Z">
        <w:r w:rsidR="00225CB8" w:rsidDel="001F2AA6">
          <w:rPr>
            <w:color w:val="000000" w:themeColor="text1"/>
            <w:lang w:val="en-US"/>
          </w:rPr>
          <w:delText>3</w:delText>
        </w:r>
      </w:del>
      <w:r w:rsidR="009F4368">
        <w:rPr>
          <w:color w:val="000000" w:themeColor="text1"/>
          <w:lang w:val="en-US"/>
        </w:rPr>
        <w:t>)</w:t>
      </w:r>
      <w:r w:rsidR="00F33B45" w:rsidRPr="004F2AF7">
        <w:rPr>
          <w:i/>
          <w:color w:val="000000" w:themeColor="text1"/>
          <w:lang w:val="en-US"/>
        </w:rPr>
        <w:t xml:space="preserve"> </w:t>
      </w:r>
      <w:r w:rsidRPr="004F2AF7">
        <w:rPr>
          <w:color w:val="000000" w:themeColor="text1"/>
        </w:rPr>
        <w:t xml:space="preserve">bertempat di </w:t>
      </w:r>
      <w:proofErr w:type="spellStart"/>
      <w:r w:rsidR="009F4368">
        <w:rPr>
          <w:bCs/>
          <w:color w:val="000000" w:themeColor="text1"/>
          <w:lang w:val="en-US"/>
        </w:rPr>
        <w:t>Jepara</w:t>
      </w:r>
      <w:proofErr w:type="spellEnd"/>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rsidR="001A1104" w:rsidRPr="004F2AF7" w:rsidRDefault="001A1104" w:rsidP="004F2AF7">
      <w:pPr>
        <w:pStyle w:val="Default"/>
        <w:spacing w:line="276" w:lineRule="auto"/>
        <w:jc w:val="both"/>
        <w:rPr>
          <w:color w:val="000000" w:themeColor="text1"/>
        </w:rPr>
      </w:pPr>
    </w:p>
    <w:p w:rsidR="001A1104" w:rsidRPr="00601394"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3671DA">
        <w:rPr>
          <w:color w:val="000000" w:themeColor="text1"/>
          <w:lang w:val="en-US"/>
        </w:rPr>
        <w:t xml:space="preserve">Budi Dwi </w:t>
      </w:r>
      <w:proofErr w:type="spellStart"/>
      <w:r w:rsidR="003671DA">
        <w:rPr>
          <w:color w:val="000000" w:themeColor="text1"/>
          <w:lang w:val="en-US"/>
        </w:rPr>
        <w:t>Priyanto</w:t>
      </w:r>
      <w:proofErr w:type="spellEnd"/>
    </w:p>
    <w:p w:rsidR="001A1104" w:rsidRPr="00601394"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sidR="003671DA">
        <w:rPr>
          <w:color w:val="000000" w:themeColor="text1"/>
          <w:lang w:val="en-US"/>
        </w:rPr>
        <w:t>Direktur</w:t>
      </w:r>
      <w:proofErr w:type="spellEnd"/>
      <w:r w:rsidR="003671DA">
        <w:rPr>
          <w:color w:val="000000" w:themeColor="text1"/>
          <w:lang w:val="en-US"/>
        </w:rPr>
        <w:t xml:space="preserve"> CV. </w:t>
      </w:r>
      <w:proofErr w:type="spellStart"/>
      <w:r w:rsidR="003671DA">
        <w:rPr>
          <w:color w:val="000000" w:themeColor="text1"/>
          <w:lang w:val="en-US"/>
        </w:rPr>
        <w:t>Prema</w:t>
      </w:r>
      <w:proofErr w:type="spellEnd"/>
      <w:r w:rsidR="003671DA">
        <w:rPr>
          <w:color w:val="000000" w:themeColor="text1"/>
          <w:lang w:val="en-US"/>
        </w:rPr>
        <w:t xml:space="preserve"> Jaya</w:t>
      </w:r>
    </w:p>
    <w:p w:rsidR="003671DA"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3671DA">
        <w:rPr>
          <w:color w:val="000000" w:themeColor="text1"/>
          <w:lang w:val="en-US"/>
        </w:rPr>
        <w:t xml:space="preserve">Jl. </w:t>
      </w:r>
      <w:proofErr w:type="spellStart"/>
      <w:r w:rsidR="003671DA">
        <w:rPr>
          <w:color w:val="000000" w:themeColor="text1"/>
          <w:lang w:val="en-US"/>
        </w:rPr>
        <w:t>Gemah</w:t>
      </w:r>
      <w:proofErr w:type="spellEnd"/>
      <w:r w:rsidR="003671DA">
        <w:rPr>
          <w:color w:val="000000" w:themeColor="text1"/>
          <w:lang w:val="en-US"/>
        </w:rPr>
        <w:t xml:space="preserve"> </w:t>
      </w:r>
      <w:proofErr w:type="spellStart"/>
      <w:r w:rsidR="003671DA">
        <w:rPr>
          <w:color w:val="000000" w:themeColor="text1"/>
          <w:lang w:val="en-US"/>
        </w:rPr>
        <w:t>Permai</w:t>
      </w:r>
      <w:proofErr w:type="spellEnd"/>
      <w:r w:rsidR="003671DA">
        <w:rPr>
          <w:color w:val="000000" w:themeColor="text1"/>
          <w:lang w:val="en-US"/>
        </w:rPr>
        <w:t xml:space="preserve"> / F-12A RT 009 RW 008 </w:t>
      </w:r>
      <w:proofErr w:type="spellStart"/>
      <w:r w:rsidR="003671DA">
        <w:rPr>
          <w:color w:val="000000" w:themeColor="text1"/>
          <w:lang w:val="en-US"/>
        </w:rPr>
        <w:t>Kel</w:t>
      </w:r>
      <w:proofErr w:type="spellEnd"/>
      <w:r w:rsidR="003671DA">
        <w:rPr>
          <w:color w:val="000000" w:themeColor="text1"/>
          <w:lang w:val="en-US"/>
        </w:rPr>
        <w:t xml:space="preserve">. </w:t>
      </w:r>
      <w:proofErr w:type="spellStart"/>
      <w:r w:rsidR="003671DA">
        <w:rPr>
          <w:color w:val="000000" w:themeColor="text1"/>
          <w:lang w:val="en-US"/>
        </w:rPr>
        <w:t>Sendangguwo</w:t>
      </w:r>
      <w:proofErr w:type="spellEnd"/>
      <w:r w:rsidR="003671DA">
        <w:rPr>
          <w:color w:val="000000" w:themeColor="text1"/>
          <w:lang w:val="en-US"/>
        </w:rPr>
        <w:t xml:space="preserve"> </w:t>
      </w:r>
      <w:proofErr w:type="spellStart"/>
      <w:r w:rsidR="003671DA">
        <w:rPr>
          <w:color w:val="000000" w:themeColor="text1"/>
          <w:lang w:val="en-US"/>
        </w:rPr>
        <w:t>Kec</w:t>
      </w:r>
      <w:proofErr w:type="spellEnd"/>
      <w:r w:rsidR="003671DA">
        <w:rPr>
          <w:color w:val="000000" w:themeColor="text1"/>
          <w:lang w:val="en-US"/>
        </w:rPr>
        <w:t xml:space="preserve">. </w:t>
      </w:r>
    </w:p>
    <w:p w:rsidR="001A1104" w:rsidRPr="00601394" w:rsidRDefault="003671DA" w:rsidP="00601394">
      <w:pPr>
        <w:pStyle w:val="Default"/>
        <w:spacing w:line="276" w:lineRule="auto"/>
        <w:ind w:left="720" w:firstLine="720"/>
        <w:jc w:val="both"/>
        <w:rPr>
          <w:color w:val="000000" w:themeColor="text1"/>
          <w:lang w:val="en-US"/>
        </w:rPr>
      </w:pPr>
      <w:r>
        <w:rPr>
          <w:color w:val="000000" w:themeColor="text1"/>
          <w:lang w:val="en-US"/>
        </w:rPr>
        <w:t xml:space="preserve">  </w:t>
      </w:r>
      <w:proofErr w:type="spellStart"/>
      <w:r>
        <w:rPr>
          <w:color w:val="000000" w:themeColor="text1"/>
          <w:lang w:val="en-US"/>
        </w:rPr>
        <w:t>Tembalang</w:t>
      </w:r>
      <w:proofErr w:type="spellEnd"/>
      <w:r>
        <w:rPr>
          <w:color w:val="000000" w:themeColor="text1"/>
          <w:lang w:val="en-US"/>
        </w:rPr>
        <w:t xml:space="preserve"> Kota Semarang</w:t>
      </w:r>
    </w:p>
    <w:p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w:t>
      </w:r>
      <w:r w:rsidRPr="003671DA">
        <w:rPr>
          <w:color w:val="000000" w:themeColor="text1"/>
        </w:rPr>
        <w:t>nam</w:t>
      </w:r>
      <w:r w:rsidR="003671DA" w:rsidRPr="00601394">
        <w:rPr>
          <w:color w:val="000000" w:themeColor="text1"/>
          <w:lang w:val="en-US"/>
        </w:rPr>
        <w:t xml:space="preserve">a CV. </w:t>
      </w:r>
      <w:proofErr w:type="spellStart"/>
      <w:r w:rsidR="003671DA" w:rsidRPr="00601394">
        <w:rPr>
          <w:color w:val="000000" w:themeColor="text1"/>
          <w:lang w:val="en-US"/>
        </w:rPr>
        <w:t>Prema</w:t>
      </w:r>
      <w:proofErr w:type="spellEnd"/>
      <w:r w:rsidR="003671DA" w:rsidRPr="00601394">
        <w:rPr>
          <w:color w:val="000000" w:themeColor="text1"/>
          <w:lang w:val="en-US"/>
        </w:rPr>
        <w:t xml:space="preserve"> Jaya</w:t>
      </w:r>
      <w:r w:rsidRPr="004F2AF7">
        <w:rPr>
          <w:color w:val="000000" w:themeColor="text1"/>
        </w:rPr>
        <w:t xml:space="preserve">, untuk selanjutnya disebut </w:t>
      </w:r>
      <w:r w:rsidRPr="004F2AF7">
        <w:rPr>
          <w:b/>
          <w:bCs/>
          <w:color w:val="000000" w:themeColor="text1"/>
        </w:rPr>
        <w:t>Pihak Pertama.</w:t>
      </w:r>
    </w:p>
    <w:p w:rsidR="001A1104" w:rsidRPr="004F2AF7" w:rsidRDefault="001A1104" w:rsidP="004F2AF7">
      <w:pPr>
        <w:pStyle w:val="Default"/>
        <w:spacing w:line="276" w:lineRule="auto"/>
        <w:jc w:val="both"/>
        <w:rPr>
          <w:color w:val="000000" w:themeColor="text1"/>
        </w:rPr>
      </w:pPr>
    </w:p>
    <w:p w:rsidR="001A1104" w:rsidRPr="00135B4E"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361E7F">
        <w:rPr>
          <w:color w:val="000000" w:themeColor="text1"/>
          <w:lang w:val="en-US"/>
        </w:rPr>
        <w:t xml:space="preserve">Kawasaki </w:t>
      </w:r>
      <w:proofErr w:type="spellStart"/>
      <w:r w:rsidR="00361E7F">
        <w:rPr>
          <w:color w:val="000000" w:themeColor="text1"/>
          <w:lang w:val="en-US"/>
        </w:rPr>
        <w:t>Nozomi</w:t>
      </w:r>
      <w:proofErr w:type="spellEnd"/>
    </w:p>
    <w:p w:rsidR="001A1104" w:rsidRPr="00135B4E"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sidR="00361E7F">
        <w:rPr>
          <w:color w:val="000000" w:themeColor="text1"/>
          <w:lang w:val="en-US"/>
        </w:rPr>
        <w:t>Direktur</w:t>
      </w:r>
      <w:proofErr w:type="spellEnd"/>
    </w:p>
    <w:p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rsidR="001A0EC8" w:rsidRPr="004F2AF7" w:rsidRDefault="001A0EC8" w:rsidP="004F2AF7">
      <w:pPr>
        <w:pStyle w:val="Default"/>
        <w:spacing w:line="276" w:lineRule="auto"/>
        <w:jc w:val="both"/>
        <w:rPr>
          <w:color w:val="000000" w:themeColor="text1"/>
        </w:rPr>
      </w:pPr>
    </w:p>
    <w:p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rsidR="000F7A42" w:rsidRPr="004F2AF7" w:rsidRDefault="000F7A42" w:rsidP="004F2AF7">
      <w:pPr>
        <w:pStyle w:val="Default"/>
        <w:spacing w:line="276" w:lineRule="auto"/>
        <w:jc w:val="both"/>
        <w:rPr>
          <w:color w:val="000000" w:themeColor="text1"/>
        </w:rPr>
      </w:pPr>
    </w:p>
    <w:p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rsidR="00E94CFB" w:rsidRPr="004F2AF7"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0532DC" w:rsidRPr="004F2AF7">
        <w:rPr>
          <w:color w:val="000000" w:themeColor="text1"/>
        </w:rPr>
        <w:t xml:space="preserve">perusahaan </w:t>
      </w:r>
      <w:r w:rsidR="003671DA">
        <w:rPr>
          <w:color w:val="000000" w:themeColor="text1"/>
          <w:lang w:val="en-US"/>
        </w:rPr>
        <w:t xml:space="preserve">yang </w:t>
      </w:r>
      <w:proofErr w:type="spellStart"/>
      <w:r w:rsidR="003671DA">
        <w:rPr>
          <w:color w:val="000000" w:themeColor="text1"/>
          <w:lang w:val="en-US"/>
        </w:rPr>
        <w:t>bergerak</w:t>
      </w:r>
      <w:proofErr w:type="spellEnd"/>
      <w:r w:rsidR="003671DA">
        <w:rPr>
          <w:color w:val="000000" w:themeColor="text1"/>
          <w:lang w:val="en-US"/>
        </w:rPr>
        <w:t xml:space="preserve"> di </w:t>
      </w:r>
      <w:proofErr w:type="spellStart"/>
      <w:r w:rsidR="003671DA">
        <w:rPr>
          <w:color w:val="000000" w:themeColor="text1"/>
          <w:lang w:val="en-US"/>
        </w:rPr>
        <w:t>bidang</w:t>
      </w:r>
      <w:proofErr w:type="spellEnd"/>
      <w:r w:rsidR="003671DA">
        <w:rPr>
          <w:color w:val="000000" w:themeColor="text1"/>
          <w:lang w:val="en-US"/>
        </w:rPr>
        <w:t xml:space="preserve"> </w:t>
      </w:r>
      <w:proofErr w:type="spellStart"/>
      <w:r w:rsidR="003671DA">
        <w:rPr>
          <w:color w:val="000000" w:themeColor="text1"/>
          <w:lang w:val="en-US"/>
        </w:rPr>
        <w:t>perdagangan</w:t>
      </w:r>
      <w:proofErr w:type="spellEnd"/>
      <w:r w:rsidR="00451346" w:rsidRPr="004F2AF7">
        <w:rPr>
          <w:i/>
          <w:color w:val="000000" w:themeColor="text1"/>
        </w:rPr>
        <w:t xml:space="preserve"> </w:t>
      </w:r>
      <w:r w:rsidR="00D21C54" w:rsidRPr="004F2AF7">
        <w:rPr>
          <w:color w:val="000000" w:themeColor="text1"/>
        </w:rPr>
        <w:t xml:space="preserve">sesuai </w:t>
      </w:r>
      <w:r w:rsidR="00052833" w:rsidRPr="004F2AF7">
        <w:rPr>
          <w:color w:val="000000" w:themeColor="text1"/>
        </w:rPr>
        <w:t xml:space="preserve">Akta No. </w:t>
      </w:r>
      <w:r w:rsidR="003671DA">
        <w:rPr>
          <w:color w:val="000000" w:themeColor="text1"/>
          <w:lang w:val="en-US"/>
        </w:rPr>
        <w:t xml:space="preserve">304 </w:t>
      </w:r>
      <w:r w:rsidR="00052833" w:rsidRPr="004F2AF7">
        <w:rPr>
          <w:color w:val="000000" w:themeColor="text1"/>
        </w:rPr>
        <w:t xml:space="preserve">tanggal </w:t>
      </w:r>
      <w:r w:rsidR="003671DA">
        <w:rPr>
          <w:color w:val="000000" w:themeColor="text1"/>
          <w:lang w:val="en-US"/>
        </w:rPr>
        <w:t>27 April 2017</w:t>
      </w:r>
      <w:r w:rsidR="003671DA">
        <w:rPr>
          <w:i/>
          <w:color w:val="000000" w:themeColor="text1"/>
          <w:lang w:val="en-US"/>
        </w:rPr>
        <w:t xml:space="preserve"> </w:t>
      </w:r>
      <w:r w:rsidR="00451346" w:rsidRPr="004F2AF7">
        <w:rPr>
          <w:color w:val="000000" w:themeColor="text1"/>
        </w:rPr>
        <w:t xml:space="preserve">yang dibuat dihadapan </w:t>
      </w:r>
      <w:proofErr w:type="spellStart"/>
      <w:r w:rsidR="003671DA">
        <w:rPr>
          <w:color w:val="000000" w:themeColor="text1"/>
          <w:lang w:val="en-US"/>
        </w:rPr>
        <w:t>Dyah</w:t>
      </w:r>
      <w:proofErr w:type="spellEnd"/>
      <w:r w:rsidR="003671DA">
        <w:rPr>
          <w:color w:val="000000" w:themeColor="text1"/>
          <w:lang w:val="en-US"/>
        </w:rPr>
        <w:t xml:space="preserve"> </w:t>
      </w:r>
      <w:proofErr w:type="spellStart"/>
      <w:r w:rsidR="003671DA">
        <w:rPr>
          <w:color w:val="000000" w:themeColor="text1"/>
          <w:lang w:val="en-US"/>
        </w:rPr>
        <w:t>Rahmawati</w:t>
      </w:r>
      <w:proofErr w:type="spellEnd"/>
      <w:r w:rsidR="003671DA">
        <w:rPr>
          <w:color w:val="000000" w:themeColor="text1"/>
          <w:lang w:val="en-US"/>
        </w:rPr>
        <w:t xml:space="preserve">, SH, </w:t>
      </w:r>
      <w:proofErr w:type="spellStart"/>
      <w:r w:rsidR="003671DA">
        <w:rPr>
          <w:color w:val="000000" w:themeColor="text1"/>
          <w:lang w:val="en-US"/>
        </w:rPr>
        <w:t>MKn</w:t>
      </w:r>
      <w:proofErr w:type="spellEnd"/>
      <w:r w:rsidR="00052833" w:rsidRPr="004F2AF7">
        <w:rPr>
          <w:color w:val="000000" w:themeColor="text1"/>
        </w:rPr>
        <w:t>, Notaris di</w:t>
      </w:r>
      <w:r w:rsidR="00451346" w:rsidRPr="004F2AF7">
        <w:rPr>
          <w:color w:val="000000" w:themeColor="text1"/>
        </w:rPr>
        <w:t xml:space="preserve"> </w:t>
      </w:r>
      <w:r w:rsidR="003671DA">
        <w:rPr>
          <w:color w:val="000000" w:themeColor="text1"/>
          <w:lang w:val="en-US"/>
        </w:rPr>
        <w:t xml:space="preserve">Kudus </w:t>
      </w:r>
      <w:r w:rsidR="00052833" w:rsidRPr="004F2AF7">
        <w:rPr>
          <w:color w:val="000000" w:themeColor="text1"/>
        </w:rPr>
        <w:t xml:space="preserve">dan telah memperoleh persetujuan dan pengesahan dari Menteri Kehakiman Republik Indonesia No. </w:t>
      </w:r>
      <w:r w:rsidR="0073737F" w:rsidRPr="00601394">
        <w:rPr>
          <w:color w:val="000000" w:themeColor="text1"/>
          <w:lang w:val="en-US"/>
        </w:rPr>
        <w:t xml:space="preserve">AHU-191.AH.02.01.Thn 2009 </w:t>
      </w:r>
      <w:r w:rsidR="00052833" w:rsidRPr="004F2AF7">
        <w:rPr>
          <w:color w:val="000000" w:themeColor="text1"/>
        </w:rPr>
        <w:t xml:space="preserve">tanggal </w:t>
      </w:r>
      <w:r w:rsidR="0073737F" w:rsidRPr="00601394">
        <w:rPr>
          <w:color w:val="000000" w:themeColor="text1"/>
          <w:lang w:val="en-US"/>
        </w:rPr>
        <w:t>14.04.2009</w:t>
      </w:r>
      <w:r w:rsidR="00147AB0" w:rsidRPr="004F2AF7">
        <w:rPr>
          <w:i/>
          <w:color w:val="000000" w:themeColor="text1"/>
          <w:lang w:val="en-US"/>
        </w:rPr>
        <w:t xml:space="preserve">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rsidR="001A1104" w:rsidRPr="004F2AF7" w:rsidRDefault="001A1104" w:rsidP="004F2AF7">
      <w:pPr>
        <w:pStyle w:val="Default"/>
        <w:spacing w:line="276" w:lineRule="auto"/>
        <w:jc w:val="both"/>
        <w:rPr>
          <w:color w:val="000000" w:themeColor="text1"/>
        </w:rPr>
      </w:pPr>
    </w:p>
    <w:p w:rsidR="007F510D" w:rsidRPr="004F2AF7" w:rsidRDefault="00DE3B51" w:rsidP="004F2AF7">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rsidR="00B674C0" w:rsidRPr="004F2AF7" w:rsidRDefault="00B674C0" w:rsidP="004F2AF7">
      <w:pPr>
        <w:pStyle w:val="Default"/>
        <w:spacing w:line="276" w:lineRule="auto"/>
        <w:jc w:val="both"/>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lastRenderedPageBreak/>
        <w:t>Pasal 1</w:t>
      </w:r>
    </w:p>
    <w:p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rsidR="00245D5B" w:rsidRPr="00135B4E"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t xml:space="preserve">Objek perjanjian ini adalah pembelian/pengadaan </w:t>
      </w:r>
      <w:proofErr w:type="spellStart"/>
      <w:r w:rsidR="005874F8">
        <w:rPr>
          <w:bCs/>
          <w:iCs/>
          <w:color w:val="000000" w:themeColor="text1"/>
          <w:lang w:val="en-US"/>
        </w:rPr>
        <w:t>percetakan</w:t>
      </w:r>
      <w:proofErr w:type="spellEnd"/>
      <w:r w:rsidR="005874F8">
        <w:rPr>
          <w:bCs/>
          <w:iCs/>
          <w:color w:val="000000" w:themeColor="text1"/>
          <w:lang w:val="en-US"/>
        </w:rPr>
        <w:t xml:space="preserve"> </w:t>
      </w:r>
      <w:r w:rsidRPr="004F2AF7">
        <w:rPr>
          <w:bCs/>
          <w:iCs/>
          <w:color w:val="000000" w:themeColor="text1"/>
        </w:rPr>
        <w:t xml:space="preserve">di </w:t>
      </w:r>
      <w:r w:rsidRPr="004F2AF7">
        <w:rPr>
          <w:color w:val="000000" w:themeColor="text1"/>
        </w:rPr>
        <w:t>PT. Semarang Autocomp Manufacturing Indonesia dengan detail produk</w:t>
      </w:r>
      <w:r w:rsidRPr="004F2AF7">
        <w:rPr>
          <w:bCs/>
          <w:iCs/>
          <w:color w:val="000000" w:themeColor="text1"/>
        </w:rPr>
        <w:t xml:space="preserve"> :</w:t>
      </w:r>
    </w:p>
    <w:tbl>
      <w:tblPr>
        <w:tblW w:w="5557" w:type="dxa"/>
        <w:tblInd w:w="535" w:type="dxa"/>
        <w:tblLook w:val="04A0" w:firstRow="1" w:lastRow="0" w:firstColumn="1" w:lastColumn="0" w:noHBand="0" w:noVBand="1"/>
        <w:tblPrChange w:id="14" w:author="ROHAYATI" w:date="2024-06-11T12:26:00Z">
          <w:tblPr>
            <w:tblW w:w="7925" w:type="dxa"/>
            <w:tblInd w:w="535" w:type="dxa"/>
            <w:tblLook w:val="04A0" w:firstRow="1" w:lastRow="0" w:firstColumn="1" w:lastColumn="0" w:noHBand="0" w:noVBand="1"/>
          </w:tblPr>
        </w:tblPrChange>
      </w:tblPr>
      <w:tblGrid>
        <w:gridCol w:w="538"/>
        <w:gridCol w:w="5019"/>
        <w:tblGridChange w:id="15">
          <w:tblGrid>
            <w:gridCol w:w="538"/>
            <w:gridCol w:w="5019"/>
          </w:tblGrid>
        </w:tblGridChange>
      </w:tblGrid>
      <w:tr w:rsidR="001F2AA6" w:rsidRPr="007C510E" w:rsidTr="001F2AA6">
        <w:trPr>
          <w:trHeight w:val="330"/>
          <w:trPrChange w:id="16" w:author="ROHAYATI" w:date="2024-06-11T12:26:00Z">
            <w:trPr>
              <w:trHeight w:val="330"/>
            </w:trPr>
          </w:trPrChange>
        </w:trPr>
        <w:tc>
          <w:tcPr>
            <w:tcW w:w="538" w:type="dxa"/>
            <w:tcBorders>
              <w:top w:val="single" w:sz="4" w:space="0" w:color="000000"/>
              <w:left w:val="single" w:sz="4" w:space="0" w:color="000000"/>
              <w:bottom w:val="single" w:sz="4" w:space="0" w:color="000000"/>
              <w:right w:val="single" w:sz="4" w:space="0" w:color="000000"/>
            </w:tcBorders>
            <w:shd w:val="clear" w:color="auto" w:fill="auto"/>
            <w:hideMark/>
            <w:tcPrChange w:id="17" w:author="ROHAYATI" w:date="2024-06-11T12:26:00Z">
              <w:tcPr>
                <w:tcW w:w="325" w:type="dxa"/>
                <w:tcBorders>
                  <w:top w:val="single" w:sz="4" w:space="0" w:color="000000"/>
                  <w:left w:val="single" w:sz="4" w:space="0" w:color="000000"/>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b/>
                <w:bCs/>
                <w:lang w:val="en-US" w:eastAsia="en-US"/>
              </w:rPr>
            </w:pPr>
            <w:r w:rsidRPr="007C510E">
              <w:rPr>
                <w:rFonts w:ascii="Calibri" w:eastAsia="Times New Roman" w:hAnsi="Calibri" w:cs="Calibri"/>
                <w:b/>
                <w:bCs/>
                <w:lang w:val="en-US" w:eastAsia="en-US"/>
              </w:rPr>
              <w:t>No.</w:t>
            </w:r>
          </w:p>
        </w:tc>
        <w:tc>
          <w:tcPr>
            <w:tcW w:w="5019" w:type="dxa"/>
            <w:tcBorders>
              <w:top w:val="single" w:sz="4" w:space="0" w:color="000000"/>
              <w:left w:val="nil"/>
              <w:bottom w:val="single" w:sz="4" w:space="0" w:color="000000"/>
              <w:right w:val="single" w:sz="4" w:space="0" w:color="000000"/>
            </w:tcBorders>
            <w:shd w:val="clear" w:color="auto" w:fill="auto"/>
            <w:hideMark/>
            <w:tcPrChange w:id="18" w:author="ROHAYATI" w:date="2024-06-11T12:26:00Z">
              <w:tcPr>
                <w:tcW w:w="5180" w:type="dxa"/>
                <w:tcBorders>
                  <w:top w:val="single" w:sz="4" w:space="0" w:color="000000"/>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b/>
                <w:bCs/>
                <w:lang w:val="en-US" w:eastAsia="en-US"/>
              </w:rPr>
            </w:pPr>
            <w:r w:rsidRPr="007C510E">
              <w:rPr>
                <w:rFonts w:ascii="Calibri" w:eastAsia="Times New Roman" w:hAnsi="Calibri" w:cs="Calibri"/>
                <w:b/>
                <w:bCs/>
                <w:lang w:val="en-US" w:eastAsia="en-US"/>
              </w:rPr>
              <w:t xml:space="preserve">Nama </w:t>
            </w:r>
            <w:proofErr w:type="spellStart"/>
            <w:r w:rsidRPr="007C510E">
              <w:rPr>
                <w:rFonts w:ascii="Calibri" w:eastAsia="Times New Roman" w:hAnsi="Calibri" w:cs="Calibri"/>
                <w:b/>
                <w:bCs/>
                <w:lang w:val="en-US" w:eastAsia="en-US"/>
              </w:rPr>
              <w:t>Barang</w:t>
            </w:r>
            <w:proofErr w:type="spellEnd"/>
          </w:p>
        </w:tc>
      </w:tr>
      <w:tr w:rsidR="001F2AA6" w:rsidRPr="007C510E" w:rsidTr="001F2AA6">
        <w:trPr>
          <w:trHeight w:val="330"/>
          <w:trPrChange w:id="19"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20"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1</w:t>
            </w:r>
          </w:p>
        </w:tc>
        <w:tc>
          <w:tcPr>
            <w:tcW w:w="5019" w:type="dxa"/>
            <w:tcBorders>
              <w:top w:val="nil"/>
              <w:left w:val="nil"/>
              <w:bottom w:val="single" w:sz="4" w:space="0" w:color="000000"/>
              <w:right w:val="single" w:sz="4" w:space="0" w:color="000000"/>
            </w:tcBorders>
            <w:shd w:val="clear" w:color="auto" w:fill="auto"/>
            <w:hideMark/>
            <w:tcPrChange w:id="21"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Form HVS A4, 1 </w:t>
            </w:r>
            <w:proofErr w:type="spellStart"/>
            <w:r w:rsidRPr="007C510E">
              <w:rPr>
                <w:rFonts w:ascii="Calibri" w:eastAsia="Times New Roman" w:hAnsi="Calibri" w:cs="Calibri"/>
                <w:lang w:val="en-US" w:eastAsia="en-US"/>
              </w:rPr>
              <w:t>Warna</w:t>
            </w:r>
            <w:proofErr w:type="spellEnd"/>
          </w:p>
        </w:tc>
      </w:tr>
      <w:tr w:rsidR="001F2AA6" w:rsidRPr="007C510E" w:rsidTr="001F2AA6">
        <w:trPr>
          <w:trHeight w:val="330"/>
          <w:trPrChange w:id="22"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23"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2</w:t>
            </w:r>
          </w:p>
        </w:tc>
        <w:tc>
          <w:tcPr>
            <w:tcW w:w="5019" w:type="dxa"/>
            <w:tcBorders>
              <w:top w:val="nil"/>
              <w:left w:val="nil"/>
              <w:bottom w:val="single" w:sz="4" w:space="0" w:color="000000"/>
              <w:right w:val="single" w:sz="4" w:space="0" w:color="000000"/>
            </w:tcBorders>
            <w:shd w:val="clear" w:color="auto" w:fill="auto"/>
            <w:hideMark/>
            <w:tcPrChange w:id="24"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Form HVS A4 </w:t>
            </w:r>
            <w:proofErr w:type="spellStart"/>
            <w:r w:rsidRPr="007C510E">
              <w:rPr>
                <w:rFonts w:ascii="Calibri" w:eastAsia="Times New Roman" w:hAnsi="Calibri" w:cs="Calibri"/>
                <w:lang w:val="en-US" w:eastAsia="en-US"/>
              </w:rPr>
              <w:t>bolak</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balik</w:t>
            </w:r>
            <w:proofErr w:type="spellEnd"/>
            <w:r w:rsidRPr="007C510E">
              <w:rPr>
                <w:rFonts w:ascii="Calibri" w:eastAsia="Times New Roman" w:hAnsi="Calibri" w:cs="Calibri"/>
                <w:lang w:val="en-US" w:eastAsia="en-US"/>
              </w:rPr>
              <w:t xml:space="preserve">, 1 </w:t>
            </w:r>
            <w:proofErr w:type="spellStart"/>
            <w:r w:rsidRPr="007C510E">
              <w:rPr>
                <w:rFonts w:ascii="Calibri" w:eastAsia="Times New Roman" w:hAnsi="Calibri" w:cs="Calibri"/>
                <w:lang w:val="en-US" w:eastAsia="en-US"/>
              </w:rPr>
              <w:t>warna</w:t>
            </w:r>
            <w:proofErr w:type="spellEnd"/>
          </w:p>
        </w:tc>
      </w:tr>
      <w:tr w:rsidR="001F2AA6" w:rsidRPr="007C510E" w:rsidTr="001F2AA6">
        <w:trPr>
          <w:trHeight w:val="330"/>
          <w:trPrChange w:id="25"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26"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3</w:t>
            </w:r>
          </w:p>
        </w:tc>
        <w:tc>
          <w:tcPr>
            <w:tcW w:w="5019" w:type="dxa"/>
            <w:tcBorders>
              <w:top w:val="nil"/>
              <w:left w:val="nil"/>
              <w:bottom w:val="single" w:sz="4" w:space="0" w:color="000000"/>
              <w:right w:val="single" w:sz="4" w:space="0" w:color="000000"/>
            </w:tcBorders>
            <w:shd w:val="clear" w:color="auto" w:fill="auto"/>
            <w:hideMark/>
            <w:tcPrChange w:id="27"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Form </w:t>
            </w:r>
            <w:proofErr w:type="spellStart"/>
            <w:r w:rsidRPr="007C510E">
              <w:rPr>
                <w:rFonts w:ascii="Calibri" w:eastAsia="Times New Roman" w:hAnsi="Calibri" w:cs="Calibri"/>
                <w:lang w:val="en-US" w:eastAsia="en-US"/>
              </w:rPr>
              <w:t>Buram</w:t>
            </w:r>
            <w:proofErr w:type="spellEnd"/>
            <w:r w:rsidRPr="007C510E">
              <w:rPr>
                <w:rFonts w:ascii="Calibri" w:eastAsia="Times New Roman" w:hAnsi="Calibri" w:cs="Calibri"/>
                <w:lang w:val="en-US" w:eastAsia="en-US"/>
              </w:rPr>
              <w:t xml:space="preserve"> A4 ( </w:t>
            </w:r>
            <w:proofErr w:type="spellStart"/>
            <w:r w:rsidRPr="007C510E">
              <w:rPr>
                <w:rFonts w:ascii="Calibri" w:eastAsia="Times New Roman" w:hAnsi="Calibri" w:cs="Calibri"/>
                <w:lang w:val="en-US" w:eastAsia="en-US"/>
              </w:rPr>
              <w:t>cetak</w:t>
            </w:r>
            <w:proofErr w:type="spellEnd"/>
            <w:r w:rsidRPr="007C510E">
              <w:rPr>
                <w:rFonts w:ascii="Calibri" w:eastAsia="Times New Roman" w:hAnsi="Calibri" w:cs="Calibri"/>
                <w:lang w:val="en-US" w:eastAsia="en-US"/>
              </w:rPr>
              <w:t xml:space="preserve"> 1 </w:t>
            </w:r>
            <w:proofErr w:type="spellStart"/>
            <w:r w:rsidRPr="007C510E">
              <w:rPr>
                <w:rFonts w:ascii="Calibri" w:eastAsia="Times New Roman" w:hAnsi="Calibri" w:cs="Calibri"/>
                <w:lang w:val="en-US" w:eastAsia="en-US"/>
              </w:rPr>
              <w:t>warna</w:t>
            </w:r>
            <w:proofErr w:type="spellEnd"/>
            <w:r w:rsidRPr="007C510E">
              <w:rPr>
                <w:rFonts w:ascii="Calibri" w:eastAsia="Times New Roman" w:hAnsi="Calibri" w:cs="Calibri"/>
                <w:lang w:val="en-US" w:eastAsia="en-US"/>
              </w:rPr>
              <w:t>)</w:t>
            </w:r>
          </w:p>
        </w:tc>
      </w:tr>
      <w:tr w:rsidR="001F2AA6" w:rsidRPr="007C510E" w:rsidTr="001F2AA6">
        <w:trPr>
          <w:trHeight w:val="330"/>
          <w:trPrChange w:id="28"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29"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4</w:t>
            </w:r>
          </w:p>
        </w:tc>
        <w:tc>
          <w:tcPr>
            <w:tcW w:w="5019" w:type="dxa"/>
            <w:tcBorders>
              <w:top w:val="nil"/>
              <w:left w:val="nil"/>
              <w:bottom w:val="single" w:sz="4" w:space="0" w:color="000000"/>
              <w:right w:val="single" w:sz="4" w:space="0" w:color="000000"/>
            </w:tcBorders>
            <w:shd w:val="clear" w:color="auto" w:fill="auto"/>
            <w:hideMark/>
            <w:tcPrChange w:id="30"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Form </w:t>
            </w:r>
            <w:proofErr w:type="spellStart"/>
            <w:r w:rsidRPr="007C510E">
              <w:rPr>
                <w:rFonts w:ascii="Calibri" w:eastAsia="Times New Roman" w:hAnsi="Calibri" w:cs="Calibri"/>
                <w:lang w:val="en-US" w:eastAsia="en-US"/>
              </w:rPr>
              <w:t>Buram</w:t>
            </w:r>
            <w:proofErr w:type="spellEnd"/>
            <w:r w:rsidRPr="007C510E">
              <w:rPr>
                <w:rFonts w:ascii="Calibri" w:eastAsia="Times New Roman" w:hAnsi="Calibri" w:cs="Calibri"/>
                <w:lang w:val="en-US" w:eastAsia="en-US"/>
              </w:rPr>
              <w:t xml:space="preserve"> A4 </w:t>
            </w:r>
            <w:proofErr w:type="spellStart"/>
            <w:r w:rsidRPr="007C510E">
              <w:rPr>
                <w:rFonts w:ascii="Calibri" w:eastAsia="Times New Roman" w:hAnsi="Calibri" w:cs="Calibri"/>
                <w:lang w:val="en-US" w:eastAsia="en-US"/>
              </w:rPr>
              <w:t>bolak</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balik</w:t>
            </w:r>
            <w:proofErr w:type="spellEnd"/>
            <w:r w:rsidRPr="007C510E">
              <w:rPr>
                <w:rFonts w:ascii="Calibri" w:eastAsia="Times New Roman" w:hAnsi="Calibri" w:cs="Calibri"/>
                <w:lang w:val="en-US" w:eastAsia="en-US"/>
              </w:rPr>
              <w:t xml:space="preserve"> (1 ply, </w:t>
            </w:r>
            <w:proofErr w:type="spellStart"/>
            <w:r w:rsidRPr="007C510E">
              <w:rPr>
                <w:rFonts w:ascii="Calibri" w:eastAsia="Times New Roman" w:hAnsi="Calibri" w:cs="Calibri"/>
                <w:lang w:val="en-US" w:eastAsia="en-US"/>
              </w:rPr>
              <w:t>cetak</w:t>
            </w:r>
            <w:proofErr w:type="spellEnd"/>
            <w:r w:rsidRPr="007C510E">
              <w:rPr>
                <w:rFonts w:ascii="Calibri" w:eastAsia="Times New Roman" w:hAnsi="Calibri" w:cs="Calibri"/>
                <w:lang w:val="en-US" w:eastAsia="en-US"/>
              </w:rPr>
              <w:t xml:space="preserve"> 1 </w:t>
            </w:r>
            <w:proofErr w:type="spellStart"/>
            <w:r w:rsidRPr="007C510E">
              <w:rPr>
                <w:rFonts w:ascii="Calibri" w:eastAsia="Times New Roman" w:hAnsi="Calibri" w:cs="Calibri"/>
                <w:lang w:val="en-US" w:eastAsia="en-US"/>
              </w:rPr>
              <w:t>warna</w:t>
            </w:r>
            <w:proofErr w:type="spellEnd"/>
            <w:r w:rsidRPr="007C510E">
              <w:rPr>
                <w:rFonts w:ascii="Calibri" w:eastAsia="Times New Roman" w:hAnsi="Calibri" w:cs="Calibri"/>
                <w:lang w:val="en-US" w:eastAsia="en-US"/>
              </w:rPr>
              <w:t>)</w:t>
            </w:r>
          </w:p>
        </w:tc>
      </w:tr>
      <w:tr w:rsidR="001F2AA6" w:rsidRPr="007C510E" w:rsidTr="001F2AA6">
        <w:trPr>
          <w:trHeight w:val="330"/>
          <w:trPrChange w:id="31"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32"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5</w:t>
            </w:r>
          </w:p>
        </w:tc>
        <w:tc>
          <w:tcPr>
            <w:tcW w:w="5019" w:type="dxa"/>
            <w:tcBorders>
              <w:top w:val="nil"/>
              <w:left w:val="nil"/>
              <w:bottom w:val="single" w:sz="4" w:space="0" w:color="000000"/>
              <w:right w:val="single" w:sz="4" w:space="0" w:color="000000"/>
            </w:tcBorders>
            <w:shd w:val="clear" w:color="auto" w:fill="auto"/>
            <w:hideMark/>
            <w:tcPrChange w:id="33"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Form NCR 2 ply (</w:t>
            </w:r>
            <w:proofErr w:type="spellStart"/>
            <w:r w:rsidRPr="007C510E">
              <w:rPr>
                <w:rFonts w:ascii="Calibri" w:eastAsia="Times New Roman" w:hAnsi="Calibri" w:cs="Calibri"/>
                <w:lang w:val="en-US" w:eastAsia="en-US"/>
              </w:rPr>
              <w:t>cetak</w:t>
            </w:r>
            <w:proofErr w:type="spellEnd"/>
            <w:r w:rsidRPr="007C510E">
              <w:rPr>
                <w:rFonts w:ascii="Calibri" w:eastAsia="Times New Roman" w:hAnsi="Calibri" w:cs="Calibri"/>
                <w:lang w:val="en-US" w:eastAsia="en-US"/>
              </w:rPr>
              <w:t xml:space="preserve"> 1 </w:t>
            </w:r>
            <w:proofErr w:type="spellStart"/>
            <w:r w:rsidRPr="007C510E">
              <w:rPr>
                <w:rFonts w:ascii="Calibri" w:eastAsia="Times New Roman" w:hAnsi="Calibri" w:cs="Calibri"/>
                <w:lang w:val="en-US" w:eastAsia="en-US"/>
              </w:rPr>
              <w:t>warna</w:t>
            </w:r>
            <w:proofErr w:type="spellEnd"/>
            <w:r w:rsidRPr="007C510E">
              <w:rPr>
                <w:rFonts w:ascii="Calibri" w:eastAsia="Times New Roman" w:hAnsi="Calibri" w:cs="Calibri"/>
                <w:lang w:val="en-US" w:eastAsia="en-US"/>
              </w:rPr>
              <w:t>)</w:t>
            </w:r>
          </w:p>
        </w:tc>
      </w:tr>
      <w:tr w:rsidR="001F2AA6" w:rsidRPr="007C510E" w:rsidTr="001F2AA6">
        <w:trPr>
          <w:trHeight w:val="330"/>
          <w:trPrChange w:id="34"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35"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6</w:t>
            </w:r>
          </w:p>
        </w:tc>
        <w:tc>
          <w:tcPr>
            <w:tcW w:w="5019" w:type="dxa"/>
            <w:tcBorders>
              <w:top w:val="nil"/>
              <w:left w:val="nil"/>
              <w:bottom w:val="single" w:sz="4" w:space="0" w:color="000000"/>
              <w:right w:val="single" w:sz="4" w:space="0" w:color="000000"/>
            </w:tcBorders>
            <w:shd w:val="clear" w:color="auto" w:fill="auto"/>
            <w:hideMark/>
            <w:tcPrChange w:id="36"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Form NCR 3 ply (</w:t>
            </w:r>
            <w:proofErr w:type="spellStart"/>
            <w:r w:rsidRPr="007C510E">
              <w:rPr>
                <w:rFonts w:ascii="Calibri" w:eastAsia="Times New Roman" w:hAnsi="Calibri" w:cs="Calibri"/>
                <w:lang w:val="en-US" w:eastAsia="en-US"/>
              </w:rPr>
              <w:t>cetak</w:t>
            </w:r>
            <w:proofErr w:type="spellEnd"/>
            <w:r w:rsidRPr="007C510E">
              <w:rPr>
                <w:rFonts w:ascii="Calibri" w:eastAsia="Times New Roman" w:hAnsi="Calibri" w:cs="Calibri"/>
                <w:lang w:val="en-US" w:eastAsia="en-US"/>
              </w:rPr>
              <w:t xml:space="preserve"> 1 </w:t>
            </w:r>
            <w:proofErr w:type="spellStart"/>
            <w:r w:rsidRPr="007C510E">
              <w:rPr>
                <w:rFonts w:ascii="Calibri" w:eastAsia="Times New Roman" w:hAnsi="Calibri" w:cs="Calibri"/>
                <w:lang w:val="en-US" w:eastAsia="en-US"/>
              </w:rPr>
              <w:t>warna</w:t>
            </w:r>
            <w:proofErr w:type="spellEnd"/>
            <w:r w:rsidRPr="007C510E">
              <w:rPr>
                <w:rFonts w:ascii="Calibri" w:eastAsia="Times New Roman" w:hAnsi="Calibri" w:cs="Calibri"/>
                <w:lang w:val="en-US" w:eastAsia="en-US"/>
              </w:rPr>
              <w:t>)</w:t>
            </w:r>
          </w:p>
        </w:tc>
      </w:tr>
      <w:tr w:rsidR="001F2AA6" w:rsidRPr="007C510E" w:rsidTr="001F2AA6">
        <w:trPr>
          <w:trHeight w:val="330"/>
          <w:trPrChange w:id="37"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38"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7</w:t>
            </w:r>
          </w:p>
        </w:tc>
        <w:tc>
          <w:tcPr>
            <w:tcW w:w="5019" w:type="dxa"/>
            <w:tcBorders>
              <w:top w:val="nil"/>
              <w:left w:val="nil"/>
              <w:bottom w:val="single" w:sz="4" w:space="0" w:color="000000"/>
              <w:right w:val="single" w:sz="4" w:space="0" w:color="000000"/>
            </w:tcBorders>
            <w:shd w:val="clear" w:color="auto" w:fill="auto"/>
            <w:hideMark/>
            <w:tcPrChange w:id="39"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Form NCR 4 ply (</w:t>
            </w:r>
            <w:proofErr w:type="spellStart"/>
            <w:r w:rsidRPr="007C510E">
              <w:rPr>
                <w:rFonts w:ascii="Calibri" w:eastAsia="Times New Roman" w:hAnsi="Calibri" w:cs="Calibri"/>
                <w:lang w:val="en-US" w:eastAsia="en-US"/>
              </w:rPr>
              <w:t>cetak</w:t>
            </w:r>
            <w:proofErr w:type="spellEnd"/>
            <w:r w:rsidRPr="007C510E">
              <w:rPr>
                <w:rFonts w:ascii="Calibri" w:eastAsia="Times New Roman" w:hAnsi="Calibri" w:cs="Calibri"/>
                <w:lang w:val="en-US" w:eastAsia="en-US"/>
              </w:rPr>
              <w:t xml:space="preserve"> 1 </w:t>
            </w:r>
            <w:proofErr w:type="spellStart"/>
            <w:r w:rsidRPr="007C510E">
              <w:rPr>
                <w:rFonts w:ascii="Calibri" w:eastAsia="Times New Roman" w:hAnsi="Calibri" w:cs="Calibri"/>
                <w:lang w:val="en-US" w:eastAsia="en-US"/>
              </w:rPr>
              <w:t>warna</w:t>
            </w:r>
            <w:proofErr w:type="spellEnd"/>
            <w:r w:rsidRPr="007C510E">
              <w:rPr>
                <w:rFonts w:ascii="Calibri" w:eastAsia="Times New Roman" w:hAnsi="Calibri" w:cs="Calibri"/>
                <w:lang w:val="en-US" w:eastAsia="en-US"/>
              </w:rPr>
              <w:t>)</w:t>
            </w:r>
          </w:p>
        </w:tc>
      </w:tr>
      <w:tr w:rsidR="001F2AA6" w:rsidRPr="007C510E" w:rsidTr="001F2AA6">
        <w:trPr>
          <w:trHeight w:val="330"/>
          <w:trPrChange w:id="40"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41"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8</w:t>
            </w:r>
          </w:p>
        </w:tc>
        <w:tc>
          <w:tcPr>
            <w:tcW w:w="5019" w:type="dxa"/>
            <w:tcBorders>
              <w:top w:val="nil"/>
              <w:left w:val="nil"/>
              <w:bottom w:val="single" w:sz="4" w:space="0" w:color="000000"/>
              <w:right w:val="single" w:sz="4" w:space="0" w:color="000000"/>
            </w:tcBorders>
            <w:shd w:val="clear" w:color="auto" w:fill="auto"/>
            <w:hideMark/>
            <w:tcPrChange w:id="42"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Form </w:t>
            </w:r>
            <w:proofErr w:type="spellStart"/>
            <w:r w:rsidRPr="007C510E">
              <w:rPr>
                <w:rFonts w:ascii="Calibri" w:eastAsia="Times New Roman" w:hAnsi="Calibri" w:cs="Calibri"/>
                <w:lang w:val="en-US" w:eastAsia="en-US"/>
              </w:rPr>
              <w:t>Kosong</w:t>
            </w:r>
            <w:proofErr w:type="spellEnd"/>
            <w:r w:rsidRPr="007C510E">
              <w:rPr>
                <w:rFonts w:ascii="Calibri" w:eastAsia="Times New Roman" w:hAnsi="Calibri" w:cs="Calibri"/>
                <w:lang w:val="en-US" w:eastAsia="en-US"/>
              </w:rPr>
              <w:t xml:space="preserve"> NCR 5 ply</w:t>
            </w:r>
          </w:p>
        </w:tc>
      </w:tr>
      <w:tr w:rsidR="001F2AA6" w:rsidRPr="007C510E" w:rsidTr="001F2AA6">
        <w:trPr>
          <w:trHeight w:val="330"/>
          <w:trPrChange w:id="43"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44"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9</w:t>
            </w:r>
          </w:p>
        </w:tc>
        <w:tc>
          <w:tcPr>
            <w:tcW w:w="5019" w:type="dxa"/>
            <w:tcBorders>
              <w:top w:val="nil"/>
              <w:left w:val="nil"/>
              <w:bottom w:val="single" w:sz="4" w:space="0" w:color="000000"/>
              <w:right w:val="single" w:sz="4" w:space="0" w:color="000000"/>
            </w:tcBorders>
            <w:shd w:val="clear" w:color="auto" w:fill="auto"/>
            <w:hideMark/>
            <w:tcPrChange w:id="45"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Form </w:t>
            </w:r>
            <w:proofErr w:type="spellStart"/>
            <w:r w:rsidRPr="007C510E">
              <w:rPr>
                <w:rFonts w:ascii="Calibri" w:eastAsia="Times New Roman" w:hAnsi="Calibri" w:cs="Calibri"/>
                <w:lang w:val="en-US" w:eastAsia="en-US"/>
              </w:rPr>
              <w:t>Kosong</w:t>
            </w:r>
            <w:proofErr w:type="spellEnd"/>
            <w:r w:rsidRPr="007C510E">
              <w:rPr>
                <w:rFonts w:ascii="Calibri" w:eastAsia="Times New Roman" w:hAnsi="Calibri" w:cs="Calibri"/>
                <w:lang w:val="en-US" w:eastAsia="en-US"/>
              </w:rPr>
              <w:t xml:space="preserve"> 7 ply</w:t>
            </w:r>
          </w:p>
        </w:tc>
      </w:tr>
      <w:tr w:rsidR="001F2AA6" w:rsidRPr="007C510E" w:rsidTr="001F2AA6">
        <w:trPr>
          <w:trHeight w:val="330"/>
          <w:trPrChange w:id="46"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47"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10</w:t>
            </w:r>
          </w:p>
        </w:tc>
        <w:tc>
          <w:tcPr>
            <w:tcW w:w="5019" w:type="dxa"/>
            <w:tcBorders>
              <w:top w:val="nil"/>
              <w:left w:val="nil"/>
              <w:bottom w:val="single" w:sz="4" w:space="0" w:color="000000"/>
              <w:right w:val="single" w:sz="4" w:space="0" w:color="000000"/>
            </w:tcBorders>
            <w:shd w:val="clear" w:color="auto" w:fill="auto"/>
            <w:hideMark/>
            <w:tcPrChange w:id="48"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E</w:t>
            </w:r>
          </w:p>
        </w:tc>
      </w:tr>
      <w:tr w:rsidR="001F2AA6" w:rsidRPr="007C510E" w:rsidTr="001F2AA6">
        <w:trPr>
          <w:trHeight w:val="330"/>
          <w:trPrChange w:id="49"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50"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11</w:t>
            </w:r>
          </w:p>
        </w:tc>
        <w:tc>
          <w:tcPr>
            <w:tcW w:w="5019" w:type="dxa"/>
            <w:tcBorders>
              <w:top w:val="nil"/>
              <w:left w:val="nil"/>
              <w:bottom w:val="single" w:sz="4" w:space="0" w:color="000000"/>
              <w:right w:val="single" w:sz="4" w:space="0" w:color="000000"/>
            </w:tcBorders>
            <w:shd w:val="clear" w:color="auto" w:fill="auto"/>
            <w:hideMark/>
            <w:tcPrChange w:id="51"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Form </w:t>
            </w:r>
            <w:proofErr w:type="spellStart"/>
            <w:r w:rsidRPr="007C510E">
              <w:rPr>
                <w:rFonts w:ascii="Calibri" w:eastAsia="Times New Roman" w:hAnsi="Calibri" w:cs="Calibri"/>
                <w:lang w:val="en-US" w:eastAsia="en-US"/>
              </w:rPr>
              <w:t>Kreaplin</w:t>
            </w:r>
            <w:proofErr w:type="spellEnd"/>
          </w:p>
        </w:tc>
      </w:tr>
      <w:tr w:rsidR="001F2AA6" w:rsidRPr="007C510E" w:rsidTr="001F2AA6">
        <w:trPr>
          <w:trHeight w:val="330"/>
          <w:trPrChange w:id="52"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53"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12</w:t>
            </w:r>
          </w:p>
        </w:tc>
        <w:tc>
          <w:tcPr>
            <w:tcW w:w="5019" w:type="dxa"/>
            <w:tcBorders>
              <w:top w:val="nil"/>
              <w:left w:val="nil"/>
              <w:bottom w:val="single" w:sz="4" w:space="0" w:color="000000"/>
              <w:right w:val="single" w:sz="4" w:space="0" w:color="000000"/>
            </w:tcBorders>
            <w:shd w:val="clear" w:color="auto" w:fill="auto"/>
            <w:hideMark/>
            <w:tcPrChange w:id="54"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Bea </w:t>
            </w:r>
            <w:proofErr w:type="spellStart"/>
            <w:r w:rsidRPr="007C510E">
              <w:rPr>
                <w:rFonts w:ascii="Calibri" w:eastAsia="Times New Roman" w:hAnsi="Calibri" w:cs="Calibri"/>
                <w:lang w:val="en-US" w:eastAsia="en-US"/>
              </w:rPr>
              <w:t>Cukai</w:t>
            </w:r>
            <w:proofErr w:type="spellEnd"/>
            <w:r w:rsidRPr="007C510E">
              <w:rPr>
                <w:rFonts w:ascii="Calibri" w:eastAsia="Times New Roman" w:hAnsi="Calibri" w:cs="Calibri"/>
                <w:lang w:val="en-US" w:eastAsia="en-US"/>
              </w:rPr>
              <w:t xml:space="preserve"> Kecil</w:t>
            </w:r>
          </w:p>
        </w:tc>
      </w:tr>
      <w:tr w:rsidR="001F2AA6" w:rsidRPr="007C510E" w:rsidTr="001F2AA6">
        <w:trPr>
          <w:trHeight w:val="330"/>
          <w:trPrChange w:id="55"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56"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13</w:t>
            </w:r>
          </w:p>
        </w:tc>
        <w:tc>
          <w:tcPr>
            <w:tcW w:w="5019" w:type="dxa"/>
            <w:tcBorders>
              <w:top w:val="nil"/>
              <w:left w:val="nil"/>
              <w:bottom w:val="single" w:sz="4" w:space="0" w:color="000000"/>
              <w:right w:val="single" w:sz="4" w:space="0" w:color="000000"/>
            </w:tcBorders>
            <w:shd w:val="clear" w:color="auto" w:fill="auto"/>
            <w:hideMark/>
            <w:tcPrChange w:id="57"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Bea </w:t>
            </w:r>
            <w:proofErr w:type="spellStart"/>
            <w:r w:rsidRPr="007C510E">
              <w:rPr>
                <w:rFonts w:ascii="Calibri" w:eastAsia="Times New Roman" w:hAnsi="Calibri" w:cs="Calibri"/>
                <w:lang w:val="en-US" w:eastAsia="en-US"/>
              </w:rPr>
              <w:t>Cukai</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Besar</w:t>
            </w:r>
            <w:proofErr w:type="spellEnd"/>
          </w:p>
        </w:tc>
      </w:tr>
      <w:tr w:rsidR="001F2AA6" w:rsidRPr="007C510E" w:rsidTr="001F2AA6">
        <w:trPr>
          <w:trHeight w:val="330"/>
          <w:trPrChange w:id="58"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59"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14</w:t>
            </w:r>
          </w:p>
        </w:tc>
        <w:tc>
          <w:tcPr>
            <w:tcW w:w="5019" w:type="dxa"/>
            <w:tcBorders>
              <w:top w:val="nil"/>
              <w:left w:val="nil"/>
              <w:bottom w:val="single" w:sz="4" w:space="0" w:color="000000"/>
              <w:right w:val="single" w:sz="4" w:space="0" w:color="000000"/>
            </w:tcBorders>
            <w:shd w:val="clear" w:color="auto" w:fill="auto"/>
            <w:hideMark/>
            <w:tcPrChange w:id="60"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Good Job Number One / Notice</w:t>
            </w:r>
          </w:p>
        </w:tc>
      </w:tr>
      <w:tr w:rsidR="001F2AA6" w:rsidRPr="007C510E" w:rsidTr="001F2AA6">
        <w:trPr>
          <w:trHeight w:val="330"/>
          <w:trPrChange w:id="61"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62"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15</w:t>
            </w:r>
          </w:p>
        </w:tc>
        <w:tc>
          <w:tcPr>
            <w:tcW w:w="5019" w:type="dxa"/>
            <w:tcBorders>
              <w:top w:val="nil"/>
              <w:left w:val="nil"/>
              <w:bottom w:val="single" w:sz="4" w:space="0" w:color="000000"/>
              <w:right w:val="single" w:sz="4" w:space="0" w:color="000000"/>
            </w:tcBorders>
            <w:shd w:val="clear" w:color="auto" w:fill="auto"/>
            <w:hideMark/>
            <w:tcPrChange w:id="63"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Stampel</w:t>
            </w:r>
            <w:proofErr w:type="spellEnd"/>
            <w:r w:rsidRPr="007C510E">
              <w:rPr>
                <w:rFonts w:ascii="Calibri" w:eastAsia="Times New Roman" w:hAnsi="Calibri" w:cs="Calibri"/>
                <w:lang w:val="en-US" w:eastAsia="en-US"/>
              </w:rPr>
              <w:t xml:space="preserve"> PT. SAMI</w:t>
            </w:r>
          </w:p>
        </w:tc>
      </w:tr>
      <w:tr w:rsidR="001F2AA6" w:rsidRPr="007C510E" w:rsidTr="001F2AA6">
        <w:trPr>
          <w:trHeight w:val="330"/>
          <w:trPrChange w:id="64"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65"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16</w:t>
            </w:r>
          </w:p>
        </w:tc>
        <w:tc>
          <w:tcPr>
            <w:tcW w:w="5019" w:type="dxa"/>
            <w:tcBorders>
              <w:top w:val="nil"/>
              <w:left w:val="nil"/>
              <w:bottom w:val="single" w:sz="4" w:space="0" w:color="000000"/>
              <w:right w:val="single" w:sz="4" w:space="0" w:color="000000"/>
            </w:tcBorders>
            <w:shd w:val="clear" w:color="auto" w:fill="auto"/>
            <w:hideMark/>
            <w:tcPrChange w:id="66"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Tinta</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Stampel</w:t>
            </w:r>
            <w:proofErr w:type="spellEnd"/>
          </w:p>
        </w:tc>
      </w:tr>
      <w:tr w:rsidR="001F2AA6" w:rsidRPr="007C510E" w:rsidTr="001F2AA6">
        <w:trPr>
          <w:trHeight w:val="330"/>
          <w:trPrChange w:id="67"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68"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17</w:t>
            </w:r>
          </w:p>
        </w:tc>
        <w:tc>
          <w:tcPr>
            <w:tcW w:w="5019" w:type="dxa"/>
            <w:tcBorders>
              <w:top w:val="nil"/>
              <w:left w:val="nil"/>
              <w:bottom w:val="single" w:sz="4" w:space="0" w:color="000000"/>
              <w:right w:val="single" w:sz="4" w:space="0" w:color="000000"/>
            </w:tcBorders>
            <w:shd w:val="clear" w:color="auto" w:fill="auto"/>
            <w:hideMark/>
            <w:tcPrChange w:id="69"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Form </w:t>
            </w:r>
            <w:proofErr w:type="spellStart"/>
            <w:r w:rsidRPr="007C510E">
              <w:rPr>
                <w:rFonts w:ascii="Calibri" w:eastAsia="Times New Roman" w:hAnsi="Calibri" w:cs="Calibri"/>
                <w:lang w:val="en-US" w:eastAsia="en-US"/>
              </w:rPr>
              <w:t>Kosong</w:t>
            </w:r>
            <w:proofErr w:type="spellEnd"/>
            <w:r w:rsidRPr="007C510E">
              <w:rPr>
                <w:rFonts w:ascii="Calibri" w:eastAsia="Times New Roman" w:hAnsi="Calibri" w:cs="Calibri"/>
                <w:lang w:val="en-US" w:eastAsia="en-US"/>
              </w:rPr>
              <w:t xml:space="preserve"> 3 ply </w:t>
            </w:r>
            <w:proofErr w:type="spellStart"/>
            <w:r w:rsidRPr="007C510E">
              <w:rPr>
                <w:rFonts w:ascii="Calibri" w:eastAsia="Times New Roman" w:hAnsi="Calibri" w:cs="Calibri"/>
                <w:lang w:val="en-US" w:eastAsia="en-US"/>
              </w:rPr>
              <w:t>porporasi</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tengah</w:t>
            </w:r>
            <w:proofErr w:type="spellEnd"/>
          </w:p>
        </w:tc>
      </w:tr>
      <w:tr w:rsidR="001F2AA6" w:rsidRPr="007C510E" w:rsidTr="001F2AA6">
        <w:trPr>
          <w:trHeight w:val="330"/>
          <w:trPrChange w:id="70"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71"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18</w:t>
            </w:r>
          </w:p>
        </w:tc>
        <w:tc>
          <w:tcPr>
            <w:tcW w:w="5019" w:type="dxa"/>
            <w:tcBorders>
              <w:top w:val="nil"/>
              <w:left w:val="nil"/>
              <w:bottom w:val="single" w:sz="4" w:space="0" w:color="000000"/>
              <w:right w:val="single" w:sz="4" w:space="0" w:color="000000"/>
            </w:tcBorders>
            <w:shd w:val="clear" w:color="auto" w:fill="auto"/>
            <w:hideMark/>
            <w:tcPrChange w:id="72"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MQA</w:t>
            </w:r>
          </w:p>
        </w:tc>
      </w:tr>
      <w:tr w:rsidR="001F2AA6" w:rsidRPr="007C510E" w:rsidTr="001F2AA6">
        <w:trPr>
          <w:trHeight w:val="330"/>
          <w:trPrChange w:id="73"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74"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19</w:t>
            </w:r>
          </w:p>
        </w:tc>
        <w:tc>
          <w:tcPr>
            <w:tcW w:w="5019" w:type="dxa"/>
            <w:tcBorders>
              <w:top w:val="nil"/>
              <w:left w:val="nil"/>
              <w:bottom w:val="single" w:sz="4" w:space="0" w:color="000000"/>
              <w:right w:val="single" w:sz="4" w:space="0" w:color="000000"/>
            </w:tcBorders>
            <w:shd w:val="clear" w:color="auto" w:fill="auto"/>
            <w:hideMark/>
            <w:tcPrChange w:id="75"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Kartu</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Ijin</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meninggalkan</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pabrik</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hijau</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toska</w:t>
            </w:r>
            <w:proofErr w:type="spellEnd"/>
            <w:r w:rsidRPr="007C510E">
              <w:rPr>
                <w:rFonts w:ascii="Calibri" w:eastAsia="Times New Roman" w:hAnsi="Calibri" w:cs="Calibri"/>
                <w:lang w:val="en-US" w:eastAsia="en-US"/>
              </w:rPr>
              <w:t>)</w:t>
            </w:r>
          </w:p>
        </w:tc>
      </w:tr>
      <w:tr w:rsidR="001F2AA6" w:rsidRPr="007C510E" w:rsidTr="001F2AA6">
        <w:trPr>
          <w:trHeight w:val="330"/>
          <w:trPrChange w:id="76"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77"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20</w:t>
            </w:r>
          </w:p>
        </w:tc>
        <w:tc>
          <w:tcPr>
            <w:tcW w:w="5019" w:type="dxa"/>
            <w:tcBorders>
              <w:top w:val="nil"/>
              <w:left w:val="nil"/>
              <w:bottom w:val="single" w:sz="4" w:space="0" w:color="000000"/>
              <w:right w:val="single" w:sz="4" w:space="0" w:color="000000"/>
            </w:tcBorders>
            <w:shd w:val="clear" w:color="auto" w:fill="auto"/>
            <w:hideMark/>
            <w:tcPrChange w:id="78"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Amplop</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putih</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Berkop</w:t>
            </w:r>
            <w:proofErr w:type="spellEnd"/>
            <w:r w:rsidRPr="007C510E">
              <w:rPr>
                <w:rFonts w:ascii="Calibri" w:eastAsia="Times New Roman" w:hAnsi="Calibri" w:cs="Calibri"/>
                <w:lang w:val="en-US" w:eastAsia="en-US"/>
              </w:rPr>
              <w:t xml:space="preserve"> SAMI (1 box </w:t>
            </w:r>
            <w:proofErr w:type="spellStart"/>
            <w:r w:rsidRPr="007C510E">
              <w:rPr>
                <w:rFonts w:ascii="Calibri" w:eastAsia="Times New Roman" w:hAnsi="Calibri" w:cs="Calibri"/>
                <w:lang w:val="en-US" w:eastAsia="en-US"/>
              </w:rPr>
              <w:t>isi</w:t>
            </w:r>
            <w:proofErr w:type="spellEnd"/>
            <w:r w:rsidRPr="007C510E">
              <w:rPr>
                <w:rFonts w:ascii="Calibri" w:eastAsia="Times New Roman" w:hAnsi="Calibri" w:cs="Calibri"/>
                <w:lang w:val="en-US" w:eastAsia="en-US"/>
              </w:rPr>
              <w:t xml:space="preserve"> 100)</w:t>
            </w:r>
          </w:p>
        </w:tc>
      </w:tr>
      <w:tr w:rsidR="001F2AA6" w:rsidRPr="007C510E" w:rsidTr="001F2AA6">
        <w:trPr>
          <w:trHeight w:val="330"/>
          <w:trPrChange w:id="79"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80"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21</w:t>
            </w:r>
          </w:p>
        </w:tc>
        <w:tc>
          <w:tcPr>
            <w:tcW w:w="5019" w:type="dxa"/>
            <w:tcBorders>
              <w:top w:val="nil"/>
              <w:left w:val="nil"/>
              <w:bottom w:val="single" w:sz="4" w:space="0" w:color="000000"/>
              <w:right w:val="single" w:sz="4" w:space="0" w:color="000000"/>
            </w:tcBorders>
            <w:shd w:val="clear" w:color="auto" w:fill="auto"/>
            <w:hideMark/>
            <w:tcPrChange w:id="81"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Amplop</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Gaji</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Berkop</w:t>
            </w:r>
            <w:proofErr w:type="spellEnd"/>
            <w:r w:rsidRPr="007C510E">
              <w:rPr>
                <w:rFonts w:ascii="Calibri" w:eastAsia="Times New Roman" w:hAnsi="Calibri" w:cs="Calibri"/>
                <w:lang w:val="en-US" w:eastAsia="en-US"/>
              </w:rPr>
              <w:t xml:space="preserve"> SAMI (1 box </w:t>
            </w:r>
            <w:proofErr w:type="spellStart"/>
            <w:r w:rsidRPr="007C510E">
              <w:rPr>
                <w:rFonts w:ascii="Calibri" w:eastAsia="Times New Roman" w:hAnsi="Calibri" w:cs="Calibri"/>
                <w:lang w:val="en-US" w:eastAsia="en-US"/>
              </w:rPr>
              <w:t>isi</w:t>
            </w:r>
            <w:proofErr w:type="spellEnd"/>
            <w:r w:rsidRPr="007C510E">
              <w:rPr>
                <w:rFonts w:ascii="Calibri" w:eastAsia="Times New Roman" w:hAnsi="Calibri" w:cs="Calibri"/>
                <w:lang w:val="en-US" w:eastAsia="en-US"/>
              </w:rPr>
              <w:t xml:space="preserve"> 100)</w:t>
            </w:r>
          </w:p>
        </w:tc>
      </w:tr>
      <w:tr w:rsidR="001F2AA6" w:rsidRPr="007C510E" w:rsidTr="001F2AA6">
        <w:trPr>
          <w:trHeight w:val="330"/>
          <w:trPrChange w:id="82"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83"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22</w:t>
            </w:r>
          </w:p>
        </w:tc>
        <w:tc>
          <w:tcPr>
            <w:tcW w:w="5019" w:type="dxa"/>
            <w:tcBorders>
              <w:top w:val="nil"/>
              <w:left w:val="nil"/>
              <w:bottom w:val="single" w:sz="4" w:space="0" w:color="000000"/>
              <w:right w:val="single" w:sz="4" w:space="0" w:color="000000"/>
            </w:tcBorders>
            <w:shd w:val="clear" w:color="auto" w:fill="auto"/>
            <w:hideMark/>
            <w:tcPrChange w:id="84"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Amplop</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Gaji</w:t>
            </w:r>
            <w:proofErr w:type="spellEnd"/>
            <w:r w:rsidRPr="007C510E">
              <w:rPr>
                <w:rFonts w:ascii="Calibri" w:eastAsia="Times New Roman" w:hAnsi="Calibri" w:cs="Calibri"/>
                <w:lang w:val="en-US" w:eastAsia="en-US"/>
              </w:rPr>
              <w:t xml:space="preserve"> Polos (1 box </w:t>
            </w:r>
            <w:proofErr w:type="spellStart"/>
            <w:r w:rsidRPr="007C510E">
              <w:rPr>
                <w:rFonts w:ascii="Calibri" w:eastAsia="Times New Roman" w:hAnsi="Calibri" w:cs="Calibri"/>
                <w:lang w:val="en-US" w:eastAsia="en-US"/>
              </w:rPr>
              <w:t>isi</w:t>
            </w:r>
            <w:proofErr w:type="spellEnd"/>
            <w:r w:rsidRPr="007C510E">
              <w:rPr>
                <w:rFonts w:ascii="Calibri" w:eastAsia="Times New Roman" w:hAnsi="Calibri" w:cs="Calibri"/>
                <w:lang w:val="en-US" w:eastAsia="en-US"/>
              </w:rPr>
              <w:t xml:space="preserve"> 100)</w:t>
            </w:r>
          </w:p>
        </w:tc>
      </w:tr>
      <w:tr w:rsidR="001F2AA6" w:rsidRPr="007C510E" w:rsidTr="001F2AA6">
        <w:trPr>
          <w:trHeight w:val="330"/>
          <w:trPrChange w:id="85"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86"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23</w:t>
            </w:r>
          </w:p>
        </w:tc>
        <w:tc>
          <w:tcPr>
            <w:tcW w:w="5019" w:type="dxa"/>
            <w:tcBorders>
              <w:top w:val="nil"/>
              <w:left w:val="nil"/>
              <w:bottom w:val="single" w:sz="4" w:space="0" w:color="000000"/>
              <w:right w:val="single" w:sz="4" w:space="0" w:color="000000"/>
            </w:tcBorders>
            <w:shd w:val="clear" w:color="auto" w:fill="auto"/>
            <w:hideMark/>
            <w:tcPrChange w:id="87"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Amplop</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Coklat</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Dokumen</w:t>
            </w:r>
            <w:proofErr w:type="spellEnd"/>
            <w:r w:rsidRPr="007C510E">
              <w:rPr>
                <w:rFonts w:ascii="Calibri" w:eastAsia="Times New Roman" w:hAnsi="Calibri" w:cs="Calibri"/>
                <w:lang w:val="en-US" w:eastAsia="en-US"/>
              </w:rPr>
              <w:t xml:space="preserve"> (1 </w:t>
            </w:r>
            <w:proofErr w:type="spellStart"/>
            <w:r w:rsidRPr="007C510E">
              <w:rPr>
                <w:rFonts w:ascii="Calibri" w:eastAsia="Times New Roman" w:hAnsi="Calibri" w:cs="Calibri"/>
                <w:lang w:val="en-US" w:eastAsia="en-US"/>
              </w:rPr>
              <w:t>pak</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isi</w:t>
            </w:r>
            <w:proofErr w:type="spellEnd"/>
            <w:r w:rsidRPr="007C510E">
              <w:rPr>
                <w:rFonts w:ascii="Calibri" w:eastAsia="Times New Roman" w:hAnsi="Calibri" w:cs="Calibri"/>
                <w:lang w:val="en-US" w:eastAsia="en-US"/>
              </w:rPr>
              <w:t xml:space="preserve"> 100)</w:t>
            </w:r>
          </w:p>
        </w:tc>
      </w:tr>
      <w:tr w:rsidR="001F2AA6" w:rsidRPr="007C510E" w:rsidTr="001F2AA6">
        <w:trPr>
          <w:trHeight w:val="330"/>
          <w:trPrChange w:id="88"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89"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24</w:t>
            </w:r>
          </w:p>
        </w:tc>
        <w:tc>
          <w:tcPr>
            <w:tcW w:w="5019" w:type="dxa"/>
            <w:tcBorders>
              <w:top w:val="nil"/>
              <w:left w:val="nil"/>
              <w:bottom w:val="single" w:sz="4" w:space="0" w:color="000000"/>
              <w:right w:val="single" w:sz="4" w:space="0" w:color="000000"/>
            </w:tcBorders>
            <w:shd w:val="clear" w:color="auto" w:fill="auto"/>
            <w:hideMark/>
            <w:tcPrChange w:id="90"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STO</w:t>
            </w:r>
          </w:p>
        </w:tc>
      </w:tr>
      <w:tr w:rsidR="001F2AA6" w:rsidRPr="007C510E" w:rsidTr="001F2AA6">
        <w:trPr>
          <w:trHeight w:val="330"/>
          <w:trPrChange w:id="91"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92"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25</w:t>
            </w:r>
          </w:p>
        </w:tc>
        <w:tc>
          <w:tcPr>
            <w:tcW w:w="5019" w:type="dxa"/>
            <w:tcBorders>
              <w:top w:val="nil"/>
              <w:left w:val="nil"/>
              <w:bottom w:val="single" w:sz="4" w:space="0" w:color="000000"/>
              <w:right w:val="single" w:sz="4" w:space="0" w:color="000000"/>
            </w:tcBorders>
            <w:shd w:val="clear" w:color="auto" w:fill="auto"/>
            <w:hideMark/>
            <w:tcPrChange w:id="93"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Penimbangan</w:t>
            </w:r>
            <w:proofErr w:type="spellEnd"/>
            <w:r w:rsidRPr="007C510E">
              <w:rPr>
                <w:rFonts w:ascii="Calibri" w:eastAsia="Times New Roman" w:hAnsi="Calibri" w:cs="Calibri"/>
                <w:lang w:val="en-US" w:eastAsia="en-US"/>
              </w:rPr>
              <w:t xml:space="preserve"> Scrap</w:t>
            </w:r>
          </w:p>
        </w:tc>
      </w:tr>
      <w:tr w:rsidR="001F2AA6" w:rsidRPr="007C510E" w:rsidTr="001F2AA6">
        <w:trPr>
          <w:trHeight w:val="330"/>
          <w:trPrChange w:id="94"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95"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26</w:t>
            </w:r>
          </w:p>
        </w:tc>
        <w:tc>
          <w:tcPr>
            <w:tcW w:w="5019" w:type="dxa"/>
            <w:tcBorders>
              <w:top w:val="nil"/>
              <w:left w:val="nil"/>
              <w:bottom w:val="single" w:sz="4" w:space="0" w:color="000000"/>
              <w:right w:val="single" w:sz="4" w:space="0" w:color="000000"/>
            </w:tcBorders>
            <w:shd w:val="clear" w:color="auto" w:fill="auto"/>
            <w:hideMark/>
            <w:tcPrChange w:id="96"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Preventif</w:t>
            </w:r>
            <w:proofErr w:type="spellEnd"/>
          </w:p>
        </w:tc>
      </w:tr>
      <w:tr w:rsidR="001F2AA6" w:rsidRPr="007C510E" w:rsidTr="001F2AA6">
        <w:trPr>
          <w:trHeight w:val="330"/>
          <w:trPrChange w:id="97"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98"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27</w:t>
            </w:r>
          </w:p>
        </w:tc>
        <w:tc>
          <w:tcPr>
            <w:tcW w:w="5019" w:type="dxa"/>
            <w:tcBorders>
              <w:top w:val="nil"/>
              <w:left w:val="nil"/>
              <w:bottom w:val="single" w:sz="4" w:space="0" w:color="000000"/>
              <w:right w:val="single" w:sz="4" w:space="0" w:color="000000"/>
            </w:tcBorders>
            <w:shd w:val="clear" w:color="auto" w:fill="auto"/>
            <w:hideMark/>
            <w:tcPrChange w:id="99"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Buku</w:t>
            </w:r>
            <w:proofErr w:type="spellEnd"/>
            <w:r w:rsidRPr="007C510E">
              <w:rPr>
                <w:rFonts w:ascii="Calibri" w:eastAsia="Times New Roman" w:hAnsi="Calibri" w:cs="Calibri"/>
                <w:lang w:val="en-US" w:eastAsia="en-US"/>
              </w:rPr>
              <w:t xml:space="preserve"> Removal</w:t>
            </w:r>
          </w:p>
        </w:tc>
      </w:tr>
      <w:tr w:rsidR="001F2AA6" w:rsidRPr="007C510E" w:rsidTr="001F2AA6">
        <w:trPr>
          <w:trHeight w:val="330"/>
          <w:trPrChange w:id="100"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101"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28</w:t>
            </w:r>
          </w:p>
        </w:tc>
        <w:tc>
          <w:tcPr>
            <w:tcW w:w="5019" w:type="dxa"/>
            <w:tcBorders>
              <w:top w:val="nil"/>
              <w:left w:val="nil"/>
              <w:bottom w:val="single" w:sz="4" w:space="0" w:color="000000"/>
              <w:right w:val="single" w:sz="4" w:space="0" w:color="000000"/>
            </w:tcBorders>
            <w:shd w:val="clear" w:color="auto" w:fill="auto"/>
            <w:hideMark/>
            <w:tcPrChange w:id="102"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ID </w:t>
            </w:r>
            <w:proofErr w:type="spellStart"/>
            <w:r w:rsidRPr="007C510E">
              <w:rPr>
                <w:rFonts w:ascii="Calibri" w:eastAsia="Times New Roman" w:hAnsi="Calibri" w:cs="Calibri"/>
                <w:lang w:val="en-US" w:eastAsia="en-US"/>
              </w:rPr>
              <w:t>kebijakan</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mutu</w:t>
            </w:r>
            <w:proofErr w:type="spellEnd"/>
          </w:p>
        </w:tc>
      </w:tr>
      <w:tr w:rsidR="001F2AA6" w:rsidRPr="007C510E" w:rsidTr="001F2AA6">
        <w:trPr>
          <w:trHeight w:val="330"/>
          <w:trPrChange w:id="103"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104"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29</w:t>
            </w:r>
          </w:p>
        </w:tc>
        <w:tc>
          <w:tcPr>
            <w:tcW w:w="5019" w:type="dxa"/>
            <w:tcBorders>
              <w:top w:val="nil"/>
              <w:left w:val="nil"/>
              <w:bottom w:val="single" w:sz="4" w:space="0" w:color="000000"/>
              <w:right w:val="single" w:sz="4" w:space="0" w:color="000000"/>
            </w:tcBorders>
            <w:shd w:val="clear" w:color="auto" w:fill="auto"/>
            <w:hideMark/>
            <w:tcPrChange w:id="105"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ID </w:t>
            </w:r>
            <w:proofErr w:type="spellStart"/>
            <w:r w:rsidRPr="007C510E">
              <w:rPr>
                <w:rFonts w:ascii="Calibri" w:eastAsia="Times New Roman" w:hAnsi="Calibri" w:cs="Calibri"/>
                <w:lang w:val="en-US" w:eastAsia="en-US"/>
              </w:rPr>
              <w:t>Kebijakan</w:t>
            </w:r>
            <w:proofErr w:type="spellEnd"/>
            <w:r w:rsidRPr="007C510E">
              <w:rPr>
                <w:rFonts w:ascii="Calibri" w:eastAsia="Times New Roman" w:hAnsi="Calibri" w:cs="Calibri"/>
                <w:lang w:val="en-US" w:eastAsia="en-US"/>
              </w:rPr>
              <w:t xml:space="preserve"> Lingkungan</w:t>
            </w:r>
          </w:p>
        </w:tc>
      </w:tr>
      <w:tr w:rsidR="001F2AA6" w:rsidRPr="007C510E" w:rsidTr="001F2AA6">
        <w:trPr>
          <w:trHeight w:val="330"/>
          <w:trPrChange w:id="106"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107"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30</w:t>
            </w:r>
          </w:p>
        </w:tc>
        <w:tc>
          <w:tcPr>
            <w:tcW w:w="5019" w:type="dxa"/>
            <w:tcBorders>
              <w:top w:val="nil"/>
              <w:left w:val="nil"/>
              <w:bottom w:val="single" w:sz="4" w:space="0" w:color="000000"/>
              <w:right w:val="single" w:sz="4" w:space="0" w:color="000000"/>
            </w:tcBorders>
            <w:shd w:val="clear" w:color="auto" w:fill="auto"/>
            <w:hideMark/>
            <w:tcPrChange w:id="108"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ID </w:t>
            </w:r>
            <w:proofErr w:type="spellStart"/>
            <w:r w:rsidRPr="007C510E">
              <w:rPr>
                <w:rFonts w:ascii="Calibri" w:eastAsia="Times New Roman" w:hAnsi="Calibri" w:cs="Calibri"/>
                <w:lang w:val="en-US" w:eastAsia="en-US"/>
              </w:rPr>
              <w:t>Kalender</w:t>
            </w:r>
            <w:proofErr w:type="spellEnd"/>
          </w:p>
        </w:tc>
      </w:tr>
      <w:tr w:rsidR="001F2AA6" w:rsidRPr="007C510E" w:rsidTr="001F2AA6">
        <w:trPr>
          <w:trHeight w:val="330"/>
          <w:trPrChange w:id="109"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110"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31</w:t>
            </w:r>
          </w:p>
        </w:tc>
        <w:tc>
          <w:tcPr>
            <w:tcW w:w="5019" w:type="dxa"/>
            <w:tcBorders>
              <w:top w:val="nil"/>
              <w:left w:val="nil"/>
              <w:bottom w:val="single" w:sz="4" w:space="0" w:color="000000"/>
              <w:right w:val="single" w:sz="4" w:space="0" w:color="000000"/>
            </w:tcBorders>
            <w:shd w:val="clear" w:color="auto" w:fill="auto"/>
            <w:hideMark/>
            <w:tcPrChange w:id="111"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ID Flu </w:t>
            </w:r>
            <w:proofErr w:type="spellStart"/>
            <w:r w:rsidRPr="007C510E">
              <w:rPr>
                <w:rFonts w:ascii="Calibri" w:eastAsia="Times New Roman" w:hAnsi="Calibri" w:cs="Calibri"/>
                <w:lang w:val="en-US" w:eastAsia="en-US"/>
              </w:rPr>
              <w:t>Burung</w:t>
            </w:r>
            <w:proofErr w:type="spellEnd"/>
          </w:p>
        </w:tc>
      </w:tr>
      <w:tr w:rsidR="001F2AA6" w:rsidRPr="007C510E" w:rsidTr="001F2AA6">
        <w:trPr>
          <w:trHeight w:val="330"/>
          <w:trPrChange w:id="112"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113"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32</w:t>
            </w:r>
          </w:p>
        </w:tc>
        <w:tc>
          <w:tcPr>
            <w:tcW w:w="5019" w:type="dxa"/>
            <w:tcBorders>
              <w:top w:val="nil"/>
              <w:left w:val="nil"/>
              <w:bottom w:val="single" w:sz="4" w:space="0" w:color="000000"/>
              <w:right w:val="single" w:sz="4" w:space="0" w:color="000000"/>
            </w:tcBorders>
            <w:shd w:val="clear" w:color="auto" w:fill="auto"/>
            <w:hideMark/>
            <w:tcPrChange w:id="114"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Hijau</w:t>
            </w:r>
            <w:proofErr w:type="spellEnd"/>
            <w:r w:rsidRPr="007C510E">
              <w:rPr>
                <w:rFonts w:ascii="Calibri" w:eastAsia="Times New Roman" w:hAnsi="Calibri" w:cs="Calibri"/>
                <w:lang w:val="en-US" w:eastAsia="en-US"/>
              </w:rPr>
              <w:t xml:space="preserve"> Kecil </w:t>
            </w:r>
            <w:proofErr w:type="spellStart"/>
            <w:r w:rsidRPr="007C510E">
              <w:rPr>
                <w:rFonts w:ascii="Calibri" w:eastAsia="Times New Roman" w:hAnsi="Calibri" w:cs="Calibri"/>
                <w:lang w:val="en-US" w:eastAsia="en-US"/>
              </w:rPr>
              <w:t>Tanpa</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Teks</w:t>
            </w:r>
            <w:proofErr w:type="spellEnd"/>
          </w:p>
        </w:tc>
      </w:tr>
      <w:tr w:rsidR="001F2AA6" w:rsidRPr="007C510E" w:rsidTr="001F2AA6">
        <w:trPr>
          <w:trHeight w:val="330"/>
          <w:trPrChange w:id="115"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116"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33</w:t>
            </w:r>
          </w:p>
        </w:tc>
        <w:tc>
          <w:tcPr>
            <w:tcW w:w="5019" w:type="dxa"/>
            <w:tcBorders>
              <w:top w:val="nil"/>
              <w:left w:val="nil"/>
              <w:bottom w:val="single" w:sz="4" w:space="0" w:color="000000"/>
              <w:right w:val="single" w:sz="4" w:space="0" w:color="000000"/>
            </w:tcBorders>
            <w:shd w:val="clear" w:color="auto" w:fill="auto"/>
            <w:hideMark/>
            <w:tcPrChange w:id="117"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HVS 80 gr, </w:t>
            </w:r>
            <w:proofErr w:type="spellStart"/>
            <w:r w:rsidRPr="007C510E">
              <w:rPr>
                <w:rFonts w:ascii="Calibri" w:eastAsia="Times New Roman" w:hAnsi="Calibri" w:cs="Calibri"/>
                <w:lang w:val="en-US" w:eastAsia="en-US"/>
              </w:rPr>
              <w:t>potong</w:t>
            </w:r>
            <w:proofErr w:type="spellEnd"/>
            <w:r w:rsidRPr="007C510E">
              <w:rPr>
                <w:rFonts w:ascii="Calibri" w:eastAsia="Times New Roman" w:hAnsi="Calibri" w:cs="Calibri"/>
                <w:lang w:val="en-US" w:eastAsia="en-US"/>
              </w:rPr>
              <w:t xml:space="preserve"> 3</w:t>
            </w:r>
          </w:p>
        </w:tc>
      </w:tr>
      <w:tr w:rsidR="001F2AA6" w:rsidRPr="007C510E" w:rsidTr="001F2AA6">
        <w:trPr>
          <w:trHeight w:val="330"/>
          <w:trPrChange w:id="118"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119"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34</w:t>
            </w:r>
          </w:p>
        </w:tc>
        <w:tc>
          <w:tcPr>
            <w:tcW w:w="5019" w:type="dxa"/>
            <w:tcBorders>
              <w:top w:val="nil"/>
              <w:left w:val="nil"/>
              <w:bottom w:val="single" w:sz="4" w:space="0" w:color="000000"/>
              <w:right w:val="single" w:sz="4" w:space="0" w:color="000000"/>
            </w:tcBorders>
            <w:shd w:val="clear" w:color="auto" w:fill="auto"/>
            <w:hideMark/>
            <w:tcPrChange w:id="120"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Layout </w:t>
            </w:r>
            <w:proofErr w:type="spellStart"/>
            <w:r w:rsidRPr="007C510E">
              <w:rPr>
                <w:rFonts w:ascii="Calibri" w:eastAsia="Times New Roman" w:hAnsi="Calibri" w:cs="Calibri"/>
                <w:lang w:val="en-US" w:eastAsia="en-US"/>
              </w:rPr>
              <w:t>Tipe</w:t>
            </w:r>
            <w:proofErr w:type="spellEnd"/>
            <w:r w:rsidRPr="007C510E">
              <w:rPr>
                <w:rFonts w:ascii="Calibri" w:eastAsia="Times New Roman" w:hAnsi="Calibri" w:cs="Calibri"/>
                <w:lang w:val="en-US" w:eastAsia="en-US"/>
              </w:rPr>
              <w:t xml:space="preserve"> E</w:t>
            </w:r>
          </w:p>
        </w:tc>
      </w:tr>
      <w:tr w:rsidR="001F2AA6" w:rsidRPr="007C510E" w:rsidTr="001F2AA6">
        <w:trPr>
          <w:trHeight w:val="330"/>
          <w:trPrChange w:id="121"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122"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35</w:t>
            </w:r>
          </w:p>
        </w:tc>
        <w:tc>
          <w:tcPr>
            <w:tcW w:w="5019" w:type="dxa"/>
            <w:tcBorders>
              <w:top w:val="nil"/>
              <w:left w:val="nil"/>
              <w:bottom w:val="single" w:sz="4" w:space="0" w:color="000000"/>
              <w:right w:val="single" w:sz="4" w:space="0" w:color="000000"/>
            </w:tcBorders>
            <w:shd w:val="clear" w:color="auto" w:fill="auto"/>
            <w:hideMark/>
            <w:tcPrChange w:id="123"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Layout </w:t>
            </w:r>
            <w:proofErr w:type="spellStart"/>
            <w:r w:rsidRPr="007C510E">
              <w:rPr>
                <w:rFonts w:ascii="Calibri" w:eastAsia="Times New Roman" w:hAnsi="Calibri" w:cs="Calibri"/>
                <w:lang w:val="en-US" w:eastAsia="en-US"/>
              </w:rPr>
              <w:t>Tipe</w:t>
            </w:r>
            <w:proofErr w:type="spellEnd"/>
            <w:r w:rsidRPr="007C510E">
              <w:rPr>
                <w:rFonts w:ascii="Calibri" w:eastAsia="Times New Roman" w:hAnsi="Calibri" w:cs="Calibri"/>
                <w:lang w:val="en-US" w:eastAsia="en-US"/>
              </w:rPr>
              <w:t xml:space="preserve"> C</w:t>
            </w:r>
          </w:p>
        </w:tc>
      </w:tr>
      <w:tr w:rsidR="001F2AA6" w:rsidRPr="007C510E" w:rsidTr="001F2AA6">
        <w:trPr>
          <w:trHeight w:val="330"/>
          <w:trPrChange w:id="124"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125" w:author="ROHAYATI" w:date="2024-06-11T12:26:00Z">
              <w:tcPr>
                <w:tcW w:w="325"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36</w:t>
            </w:r>
          </w:p>
        </w:tc>
        <w:tc>
          <w:tcPr>
            <w:tcW w:w="5019" w:type="dxa"/>
            <w:tcBorders>
              <w:top w:val="nil"/>
              <w:left w:val="nil"/>
              <w:bottom w:val="single" w:sz="4" w:space="0" w:color="000000"/>
              <w:right w:val="single" w:sz="4" w:space="0" w:color="000000"/>
            </w:tcBorders>
            <w:shd w:val="clear" w:color="auto" w:fill="auto"/>
            <w:hideMark/>
            <w:tcPrChange w:id="126" w:author="ROHAYATI" w:date="2024-06-11T12:26:00Z">
              <w:tcPr>
                <w:tcW w:w="5180"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Layout </w:t>
            </w:r>
            <w:proofErr w:type="spellStart"/>
            <w:r w:rsidRPr="007C510E">
              <w:rPr>
                <w:rFonts w:ascii="Calibri" w:eastAsia="Times New Roman" w:hAnsi="Calibri" w:cs="Calibri"/>
                <w:lang w:val="en-US" w:eastAsia="en-US"/>
              </w:rPr>
              <w:t>Tipe</w:t>
            </w:r>
            <w:proofErr w:type="spellEnd"/>
            <w:r w:rsidRPr="007C510E">
              <w:rPr>
                <w:rFonts w:ascii="Calibri" w:eastAsia="Times New Roman" w:hAnsi="Calibri" w:cs="Calibri"/>
                <w:lang w:val="en-US" w:eastAsia="en-US"/>
              </w:rPr>
              <w:t xml:space="preserve"> A</w:t>
            </w:r>
          </w:p>
        </w:tc>
      </w:tr>
      <w:tr w:rsidR="001F2AA6" w:rsidRPr="007C510E" w:rsidTr="001F2AA6">
        <w:trPr>
          <w:trHeight w:val="330"/>
          <w:trPrChange w:id="127"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128" w:author="ROHAYATI" w:date="2024-06-11T12:26:00Z">
              <w:tcPr>
                <w:tcW w:w="538"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lastRenderedPageBreak/>
              <w:t>37</w:t>
            </w:r>
          </w:p>
        </w:tc>
        <w:tc>
          <w:tcPr>
            <w:tcW w:w="5019" w:type="dxa"/>
            <w:tcBorders>
              <w:top w:val="nil"/>
              <w:left w:val="nil"/>
              <w:bottom w:val="single" w:sz="4" w:space="0" w:color="000000"/>
              <w:right w:val="single" w:sz="4" w:space="0" w:color="000000"/>
            </w:tcBorders>
            <w:shd w:val="clear" w:color="auto" w:fill="auto"/>
            <w:hideMark/>
            <w:tcPrChange w:id="129" w:author="ROHAYATI" w:date="2024-06-11T12:26:00Z">
              <w:tcPr>
                <w:tcW w:w="5019"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Stempel</w:t>
            </w:r>
            <w:proofErr w:type="spellEnd"/>
            <w:r w:rsidRPr="007C510E">
              <w:rPr>
                <w:rFonts w:ascii="Calibri" w:eastAsia="Times New Roman" w:hAnsi="Calibri" w:cs="Calibri"/>
                <w:lang w:val="en-US" w:eastAsia="en-US"/>
              </w:rPr>
              <w:t xml:space="preserve"> S82D ( Control Copy Kecil)</w:t>
            </w:r>
          </w:p>
        </w:tc>
      </w:tr>
      <w:tr w:rsidR="001F2AA6" w:rsidRPr="007C510E" w:rsidTr="001F2AA6">
        <w:trPr>
          <w:trHeight w:val="330"/>
          <w:trPrChange w:id="130"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131" w:author="ROHAYATI" w:date="2024-06-11T12:26:00Z">
              <w:tcPr>
                <w:tcW w:w="538"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38</w:t>
            </w:r>
          </w:p>
        </w:tc>
        <w:tc>
          <w:tcPr>
            <w:tcW w:w="5019" w:type="dxa"/>
            <w:tcBorders>
              <w:top w:val="nil"/>
              <w:left w:val="nil"/>
              <w:bottom w:val="single" w:sz="4" w:space="0" w:color="000000"/>
              <w:right w:val="single" w:sz="4" w:space="0" w:color="000000"/>
            </w:tcBorders>
            <w:shd w:val="clear" w:color="auto" w:fill="auto"/>
            <w:hideMark/>
            <w:tcPrChange w:id="132" w:author="ROHAYATI" w:date="2024-06-11T12:26:00Z">
              <w:tcPr>
                <w:tcW w:w="5019"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Stempel</w:t>
            </w:r>
            <w:proofErr w:type="spellEnd"/>
            <w:r w:rsidRPr="007C510E">
              <w:rPr>
                <w:rFonts w:ascii="Calibri" w:eastAsia="Times New Roman" w:hAnsi="Calibri" w:cs="Calibri"/>
                <w:lang w:val="en-US" w:eastAsia="en-US"/>
              </w:rPr>
              <w:t xml:space="preserve"> ( Control Copy </w:t>
            </w:r>
            <w:proofErr w:type="spellStart"/>
            <w:r w:rsidRPr="007C510E">
              <w:rPr>
                <w:rFonts w:ascii="Calibri" w:eastAsia="Times New Roman" w:hAnsi="Calibri" w:cs="Calibri"/>
                <w:lang w:val="en-US" w:eastAsia="en-US"/>
              </w:rPr>
              <w:t>Besar</w:t>
            </w:r>
            <w:proofErr w:type="spellEnd"/>
            <w:r w:rsidRPr="007C510E">
              <w:rPr>
                <w:rFonts w:ascii="Calibri" w:eastAsia="Times New Roman" w:hAnsi="Calibri" w:cs="Calibri"/>
                <w:lang w:val="en-US" w:eastAsia="en-US"/>
              </w:rPr>
              <w:t>)</w:t>
            </w:r>
          </w:p>
        </w:tc>
      </w:tr>
      <w:tr w:rsidR="001F2AA6" w:rsidRPr="007C510E" w:rsidTr="001F2AA6">
        <w:trPr>
          <w:trHeight w:val="330"/>
          <w:trPrChange w:id="133"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134" w:author="ROHAYATI" w:date="2024-06-11T12:26:00Z">
              <w:tcPr>
                <w:tcW w:w="538"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39</w:t>
            </w:r>
          </w:p>
        </w:tc>
        <w:tc>
          <w:tcPr>
            <w:tcW w:w="5019" w:type="dxa"/>
            <w:tcBorders>
              <w:top w:val="nil"/>
              <w:left w:val="nil"/>
              <w:bottom w:val="single" w:sz="4" w:space="0" w:color="000000"/>
              <w:right w:val="single" w:sz="4" w:space="0" w:color="000000"/>
            </w:tcBorders>
            <w:shd w:val="clear" w:color="auto" w:fill="auto"/>
            <w:hideMark/>
            <w:tcPrChange w:id="135" w:author="ROHAYATI" w:date="2024-06-11T12:26:00Z">
              <w:tcPr>
                <w:tcW w:w="5019"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Stempel</w:t>
            </w:r>
            <w:proofErr w:type="spellEnd"/>
            <w:r w:rsidRPr="007C510E">
              <w:rPr>
                <w:rFonts w:ascii="Calibri" w:eastAsia="Times New Roman" w:hAnsi="Calibri" w:cs="Calibri"/>
                <w:lang w:val="en-US" w:eastAsia="en-US"/>
              </w:rPr>
              <w:t xml:space="preserve"> Confidential</w:t>
            </w:r>
          </w:p>
        </w:tc>
      </w:tr>
      <w:tr w:rsidR="001F2AA6" w:rsidRPr="007C510E" w:rsidTr="001F2AA6">
        <w:trPr>
          <w:trHeight w:val="330"/>
          <w:trPrChange w:id="136"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137" w:author="ROHAYATI" w:date="2024-06-11T12:26:00Z">
              <w:tcPr>
                <w:tcW w:w="538"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40</w:t>
            </w:r>
          </w:p>
        </w:tc>
        <w:tc>
          <w:tcPr>
            <w:tcW w:w="5019" w:type="dxa"/>
            <w:tcBorders>
              <w:top w:val="nil"/>
              <w:left w:val="nil"/>
              <w:bottom w:val="single" w:sz="4" w:space="0" w:color="000000"/>
              <w:right w:val="single" w:sz="4" w:space="0" w:color="000000"/>
            </w:tcBorders>
            <w:shd w:val="clear" w:color="auto" w:fill="auto"/>
            <w:hideMark/>
            <w:tcPrChange w:id="138" w:author="ROHAYATI" w:date="2024-06-11T12:26:00Z">
              <w:tcPr>
                <w:tcW w:w="5019"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Kertas</w:t>
            </w:r>
            <w:proofErr w:type="spellEnd"/>
            <w:r w:rsidRPr="007C510E">
              <w:rPr>
                <w:rFonts w:ascii="Calibri" w:eastAsia="Times New Roman" w:hAnsi="Calibri" w:cs="Calibri"/>
                <w:lang w:val="en-US" w:eastAsia="en-US"/>
              </w:rPr>
              <w:t xml:space="preserve"> BC </w:t>
            </w:r>
            <w:proofErr w:type="spellStart"/>
            <w:r w:rsidRPr="007C510E">
              <w:rPr>
                <w:rFonts w:ascii="Calibri" w:eastAsia="Times New Roman" w:hAnsi="Calibri" w:cs="Calibri"/>
                <w:lang w:val="en-US" w:eastAsia="en-US"/>
              </w:rPr>
              <w:t>Putih</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uk</w:t>
            </w:r>
            <w:proofErr w:type="spellEnd"/>
            <w:r w:rsidRPr="007C510E">
              <w:rPr>
                <w:rFonts w:ascii="Calibri" w:eastAsia="Times New Roman" w:hAnsi="Calibri" w:cs="Calibri"/>
                <w:lang w:val="en-US" w:eastAsia="en-US"/>
              </w:rPr>
              <w:t xml:space="preserve">. A5, </w:t>
            </w:r>
            <w:proofErr w:type="spellStart"/>
            <w:r w:rsidRPr="007C510E">
              <w:rPr>
                <w:rFonts w:ascii="Calibri" w:eastAsia="Times New Roman" w:hAnsi="Calibri" w:cs="Calibri"/>
                <w:lang w:val="en-US" w:eastAsia="en-US"/>
              </w:rPr>
              <w:t>Berlubang</w:t>
            </w:r>
            <w:proofErr w:type="spellEnd"/>
          </w:p>
        </w:tc>
      </w:tr>
      <w:tr w:rsidR="001F2AA6" w:rsidRPr="007C510E" w:rsidTr="001F2AA6">
        <w:trPr>
          <w:trHeight w:val="330"/>
          <w:trPrChange w:id="139"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140" w:author="ROHAYATI" w:date="2024-06-11T12:26:00Z">
              <w:tcPr>
                <w:tcW w:w="538"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41</w:t>
            </w:r>
          </w:p>
        </w:tc>
        <w:tc>
          <w:tcPr>
            <w:tcW w:w="5019" w:type="dxa"/>
            <w:tcBorders>
              <w:top w:val="nil"/>
              <w:left w:val="nil"/>
              <w:bottom w:val="single" w:sz="4" w:space="0" w:color="000000"/>
              <w:right w:val="single" w:sz="4" w:space="0" w:color="000000"/>
            </w:tcBorders>
            <w:shd w:val="clear" w:color="auto" w:fill="auto"/>
            <w:hideMark/>
            <w:tcPrChange w:id="141" w:author="ROHAYATI" w:date="2024-06-11T12:26:00Z">
              <w:tcPr>
                <w:tcW w:w="5019"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HVS 70 gram </w:t>
            </w:r>
            <w:proofErr w:type="spellStart"/>
            <w:r w:rsidRPr="007C510E">
              <w:rPr>
                <w:rFonts w:ascii="Calibri" w:eastAsia="Times New Roman" w:hAnsi="Calibri" w:cs="Calibri"/>
                <w:lang w:val="en-US" w:eastAsia="en-US"/>
              </w:rPr>
              <w:t>uk</w:t>
            </w:r>
            <w:proofErr w:type="spellEnd"/>
            <w:r w:rsidRPr="007C510E">
              <w:rPr>
                <w:rFonts w:ascii="Calibri" w:eastAsia="Times New Roman" w:hAnsi="Calibri" w:cs="Calibri"/>
                <w:lang w:val="en-US" w:eastAsia="en-US"/>
              </w:rPr>
              <w:t>. A5</w:t>
            </w:r>
          </w:p>
        </w:tc>
      </w:tr>
      <w:tr w:rsidR="001F2AA6" w:rsidRPr="007C510E" w:rsidTr="001F2AA6">
        <w:trPr>
          <w:trHeight w:val="330"/>
          <w:trPrChange w:id="142"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143" w:author="ROHAYATI" w:date="2024-06-11T12:26:00Z">
              <w:tcPr>
                <w:tcW w:w="538"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42</w:t>
            </w:r>
          </w:p>
        </w:tc>
        <w:tc>
          <w:tcPr>
            <w:tcW w:w="5019" w:type="dxa"/>
            <w:tcBorders>
              <w:top w:val="nil"/>
              <w:left w:val="nil"/>
              <w:bottom w:val="single" w:sz="4" w:space="0" w:color="000000"/>
              <w:right w:val="single" w:sz="4" w:space="0" w:color="000000"/>
            </w:tcBorders>
            <w:shd w:val="clear" w:color="auto" w:fill="auto"/>
            <w:hideMark/>
            <w:tcPrChange w:id="144" w:author="ROHAYATI" w:date="2024-06-11T12:26:00Z">
              <w:tcPr>
                <w:tcW w:w="5019"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Stempel</w:t>
            </w:r>
            <w:proofErr w:type="spellEnd"/>
            <w:r w:rsidRPr="007C510E">
              <w:rPr>
                <w:rFonts w:ascii="Calibri" w:eastAsia="Times New Roman" w:hAnsi="Calibri" w:cs="Calibri"/>
                <w:lang w:val="en-US" w:eastAsia="en-US"/>
              </w:rPr>
              <w:t xml:space="preserve"> S82D</w:t>
            </w:r>
          </w:p>
        </w:tc>
      </w:tr>
      <w:tr w:rsidR="001F2AA6" w:rsidRPr="007C510E" w:rsidTr="001F2AA6">
        <w:trPr>
          <w:trHeight w:val="330"/>
          <w:trPrChange w:id="145"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146" w:author="ROHAYATI" w:date="2024-06-11T12:26:00Z">
              <w:tcPr>
                <w:tcW w:w="538"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43</w:t>
            </w:r>
          </w:p>
        </w:tc>
        <w:tc>
          <w:tcPr>
            <w:tcW w:w="5019" w:type="dxa"/>
            <w:tcBorders>
              <w:top w:val="nil"/>
              <w:left w:val="nil"/>
              <w:bottom w:val="single" w:sz="4" w:space="0" w:color="000000"/>
              <w:right w:val="single" w:sz="4" w:space="0" w:color="000000"/>
            </w:tcBorders>
            <w:shd w:val="clear" w:color="auto" w:fill="auto"/>
            <w:hideMark/>
            <w:tcPrChange w:id="147" w:author="ROHAYATI" w:date="2024-06-11T12:26:00Z">
              <w:tcPr>
                <w:tcW w:w="5019"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Bantalan</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Stempel</w:t>
            </w:r>
            <w:proofErr w:type="spellEnd"/>
            <w:r w:rsidRPr="007C510E">
              <w:rPr>
                <w:rFonts w:ascii="Calibri" w:eastAsia="Times New Roman" w:hAnsi="Calibri" w:cs="Calibri"/>
                <w:lang w:val="en-US" w:eastAsia="en-US"/>
              </w:rPr>
              <w:t xml:space="preserve"> S82D</w:t>
            </w:r>
          </w:p>
        </w:tc>
      </w:tr>
      <w:tr w:rsidR="001F2AA6" w:rsidRPr="007C510E" w:rsidTr="001F2AA6">
        <w:trPr>
          <w:trHeight w:val="330"/>
          <w:trPrChange w:id="148" w:author="ROHAYATI" w:date="2024-06-11T12:26:00Z">
            <w:trPr>
              <w:trHeight w:val="330"/>
            </w:trPr>
          </w:trPrChange>
        </w:trPr>
        <w:tc>
          <w:tcPr>
            <w:tcW w:w="538" w:type="dxa"/>
            <w:tcBorders>
              <w:top w:val="nil"/>
              <w:left w:val="single" w:sz="4" w:space="0" w:color="000000"/>
              <w:bottom w:val="single" w:sz="4" w:space="0" w:color="000000"/>
              <w:right w:val="single" w:sz="4" w:space="0" w:color="000000"/>
            </w:tcBorders>
            <w:shd w:val="clear" w:color="auto" w:fill="auto"/>
            <w:noWrap/>
            <w:hideMark/>
            <w:tcPrChange w:id="149" w:author="ROHAYATI" w:date="2024-06-11T12:26:00Z">
              <w:tcPr>
                <w:tcW w:w="538" w:type="dxa"/>
                <w:tcBorders>
                  <w:top w:val="nil"/>
                  <w:left w:val="single" w:sz="4" w:space="0" w:color="000000"/>
                  <w:bottom w:val="single" w:sz="4" w:space="0" w:color="000000"/>
                  <w:right w:val="single" w:sz="4" w:space="0" w:color="000000"/>
                </w:tcBorders>
                <w:shd w:val="clear" w:color="auto" w:fill="auto"/>
                <w:noWrap/>
                <w:hideMark/>
              </w:tcPr>
            </w:tcPrChange>
          </w:tcPr>
          <w:p w:rsidR="001F2AA6" w:rsidRPr="007C510E" w:rsidRDefault="001F2AA6"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44</w:t>
            </w:r>
          </w:p>
        </w:tc>
        <w:tc>
          <w:tcPr>
            <w:tcW w:w="5019" w:type="dxa"/>
            <w:tcBorders>
              <w:top w:val="nil"/>
              <w:left w:val="nil"/>
              <w:bottom w:val="single" w:sz="4" w:space="0" w:color="000000"/>
              <w:right w:val="single" w:sz="4" w:space="0" w:color="000000"/>
            </w:tcBorders>
            <w:shd w:val="clear" w:color="auto" w:fill="auto"/>
            <w:hideMark/>
            <w:tcPrChange w:id="150" w:author="ROHAYATI" w:date="2024-06-11T12:26:00Z">
              <w:tcPr>
                <w:tcW w:w="5019" w:type="dxa"/>
                <w:tcBorders>
                  <w:top w:val="nil"/>
                  <w:left w:val="nil"/>
                  <w:bottom w:val="single" w:sz="4" w:space="0" w:color="000000"/>
                  <w:right w:val="single" w:sz="4" w:space="0" w:color="000000"/>
                </w:tcBorders>
                <w:shd w:val="clear" w:color="auto" w:fill="auto"/>
                <w:hideMark/>
              </w:tcPr>
            </w:tcPrChange>
          </w:tcPr>
          <w:p w:rsidR="001F2AA6" w:rsidRPr="007C510E" w:rsidRDefault="001F2AA6"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Sticker Defective Tag</w:t>
            </w:r>
          </w:p>
        </w:tc>
      </w:tr>
    </w:tbl>
    <w:p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Pr>
          <w:b/>
          <w:color w:val="000000" w:themeColor="text1"/>
          <w:lang w:val="en-US"/>
        </w:rPr>
        <w:t xml:space="preserve"> </w:t>
      </w:r>
      <w:proofErr w:type="spellStart"/>
      <w:r w:rsidR="00A67E4C" w:rsidRPr="00FB5AE6">
        <w:rPr>
          <w:lang w:val="en-US"/>
        </w:rPr>
        <w:t>dan</w:t>
      </w:r>
      <w:proofErr w:type="spellEnd"/>
      <w:r w:rsidR="00A67E4C" w:rsidRPr="00FB5AE6">
        <w:rPr>
          <w:lang w:val="en-US"/>
        </w:rPr>
        <w:t xml:space="preserve"> </w:t>
      </w:r>
      <w:proofErr w:type="spellStart"/>
      <w:r w:rsidR="00A67E4C" w:rsidRPr="00FB5AE6">
        <w:rPr>
          <w:lang w:val="en-US"/>
        </w:rPr>
        <w:t>untuk</w:t>
      </w:r>
      <w:proofErr w:type="spellEnd"/>
      <w:r w:rsidR="00A67E4C" w:rsidRPr="00FB5AE6">
        <w:rPr>
          <w:lang w:val="en-US"/>
        </w:rPr>
        <w:t xml:space="preserve"> </w:t>
      </w:r>
      <w:proofErr w:type="spellStart"/>
      <w:r w:rsidR="00A67E4C" w:rsidRPr="00FB5AE6">
        <w:rPr>
          <w:lang w:val="en-US"/>
        </w:rPr>
        <w:t>produk</w:t>
      </w:r>
      <w:proofErr w:type="spellEnd"/>
      <w:r w:rsidR="00A67E4C" w:rsidRPr="00FB5AE6">
        <w:rPr>
          <w:lang w:val="en-US"/>
        </w:rPr>
        <w:t xml:space="preserve"> yang </w:t>
      </w:r>
      <w:proofErr w:type="spellStart"/>
      <w:r w:rsidR="00A67E4C" w:rsidRPr="00FB5AE6">
        <w:rPr>
          <w:lang w:val="en-US"/>
        </w:rPr>
        <w:t>tidak</w:t>
      </w:r>
      <w:proofErr w:type="spellEnd"/>
      <w:r w:rsidR="00A67E4C" w:rsidRPr="00FB5AE6">
        <w:rPr>
          <w:lang w:val="en-US"/>
        </w:rPr>
        <w:t xml:space="preserve"> </w:t>
      </w:r>
      <w:proofErr w:type="spellStart"/>
      <w:r w:rsidR="00A67E4C" w:rsidRPr="00FB5AE6">
        <w:rPr>
          <w:lang w:val="en-US"/>
        </w:rPr>
        <w:t>disebutkan</w:t>
      </w:r>
      <w:proofErr w:type="spellEnd"/>
      <w:r w:rsidR="00A67E4C" w:rsidRPr="00FB5AE6">
        <w:rPr>
          <w:lang w:val="en-US"/>
        </w:rPr>
        <w:t xml:space="preserve"> </w:t>
      </w:r>
      <w:proofErr w:type="spellStart"/>
      <w:r w:rsidR="00A67E4C" w:rsidRPr="00FB5AE6">
        <w:rPr>
          <w:lang w:val="en-US"/>
        </w:rPr>
        <w:t>pada</w:t>
      </w:r>
      <w:proofErr w:type="spellEnd"/>
      <w:r w:rsidR="00A67E4C" w:rsidRPr="00FB5AE6">
        <w:rPr>
          <w:lang w:val="en-US"/>
        </w:rPr>
        <w:t xml:space="preserve"> </w:t>
      </w:r>
      <w:proofErr w:type="spellStart"/>
      <w:r w:rsidR="00A67E4C" w:rsidRPr="00FB5AE6">
        <w:rPr>
          <w:lang w:val="en-US"/>
        </w:rPr>
        <w:t>ayat</w:t>
      </w:r>
      <w:proofErr w:type="spellEnd"/>
      <w:r w:rsidR="00A67E4C" w:rsidRPr="00FB5AE6">
        <w:rPr>
          <w:lang w:val="en-US"/>
        </w:rPr>
        <w:t xml:space="preserve"> 1 </w:t>
      </w:r>
      <w:proofErr w:type="spellStart"/>
      <w:r w:rsidR="00A67E4C" w:rsidRPr="00FB5AE6">
        <w:rPr>
          <w:lang w:val="en-US"/>
        </w:rPr>
        <w:t>diatas</w:t>
      </w:r>
      <w:proofErr w:type="spellEnd"/>
      <w:r w:rsidR="00A67E4C" w:rsidRPr="00FB5AE6">
        <w:rPr>
          <w:lang w:val="en-US"/>
        </w:rPr>
        <w:t xml:space="preserve">, </w:t>
      </w:r>
      <w:proofErr w:type="spellStart"/>
      <w:r w:rsidR="00A67E4C" w:rsidRPr="00FB5AE6">
        <w:rPr>
          <w:lang w:val="en-US"/>
        </w:rPr>
        <w:t>harus</w:t>
      </w:r>
      <w:proofErr w:type="spellEnd"/>
      <w:r w:rsidR="00A67E4C" w:rsidRPr="00FB5AE6">
        <w:rPr>
          <w:lang w:val="en-US"/>
        </w:rPr>
        <w:t xml:space="preserve"> </w:t>
      </w:r>
      <w:proofErr w:type="spellStart"/>
      <w:r w:rsidR="00A67E4C" w:rsidRPr="00FB5AE6">
        <w:rPr>
          <w:lang w:val="en-US"/>
        </w:rPr>
        <w:t>berdasarkan</w:t>
      </w:r>
      <w:proofErr w:type="spellEnd"/>
      <w:r w:rsidR="00A67E4C" w:rsidRPr="00FB5AE6">
        <w:rPr>
          <w:lang w:val="en-US"/>
        </w:rPr>
        <w:t xml:space="preserve"> Surat </w:t>
      </w:r>
      <w:proofErr w:type="spellStart"/>
      <w:r w:rsidR="00A67E4C" w:rsidRPr="00FB5AE6">
        <w:rPr>
          <w:lang w:val="en-US"/>
        </w:rPr>
        <w:t>Penawaran</w:t>
      </w:r>
      <w:proofErr w:type="spellEnd"/>
      <w:r w:rsidR="00A67E4C" w:rsidRPr="00FB5AE6">
        <w:rPr>
          <w:lang w:val="en-US"/>
        </w:rPr>
        <w:t xml:space="preserve"> yang </w:t>
      </w:r>
      <w:proofErr w:type="spellStart"/>
      <w:r w:rsidR="00A67E4C" w:rsidRPr="00FB5AE6">
        <w:rPr>
          <w:lang w:val="en-US"/>
        </w:rPr>
        <w:t>disetujui</w:t>
      </w:r>
      <w:proofErr w:type="spellEnd"/>
      <w:r w:rsidR="00A67E4C" w:rsidRPr="00FB5AE6">
        <w:rPr>
          <w:lang w:val="en-US"/>
        </w:rPr>
        <w:t xml:space="preserve"> </w:t>
      </w:r>
      <w:r w:rsidR="00A67E4C" w:rsidRPr="00FB5AE6">
        <w:rPr>
          <w:b/>
          <w:lang w:val="en-US"/>
        </w:rPr>
        <w:t>Para</w:t>
      </w:r>
      <w:r w:rsidR="00A67E4C" w:rsidRPr="00FB5AE6">
        <w:rPr>
          <w:lang w:val="en-US"/>
        </w:rPr>
        <w:t xml:space="preserve"> </w:t>
      </w:r>
      <w:proofErr w:type="spellStart"/>
      <w:r w:rsidR="00A67E4C" w:rsidRPr="00FB5AE6">
        <w:rPr>
          <w:b/>
          <w:lang w:val="en-US"/>
        </w:rPr>
        <w:t>Pihak</w:t>
      </w:r>
      <w:proofErr w:type="spellEnd"/>
      <w:r w:rsidR="00A67E4C" w:rsidRPr="00FB5AE6">
        <w:rPr>
          <w:b/>
        </w:rPr>
        <w:t>.</w:t>
      </w:r>
    </w:p>
    <w:p w:rsidR="007D7353" w:rsidRPr="004F2AF7" w:rsidDel="001F2AA6" w:rsidRDefault="006921BD" w:rsidP="004F2AF7">
      <w:pPr>
        <w:pStyle w:val="Default"/>
        <w:numPr>
          <w:ilvl w:val="0"/>
          <w:numId w:val="22"/>
        </w:numPr>
        <w:spacing w:line="276" w:lineRule="auto"/>
        <w:ind w:left="567" w:hanging="567"/>
        <w:jc w:val="both"/>
        <w:rPr>
          <w:del w:id="151" w:author="ROHAYATI" w:date="2024-06-11T12:27:00Z"/>
          <w:color w:val="000000" w:themeColor="text1"/>
        </w:rPr>
      </w:pPr>
      <w:del w:id="152" w:author="ROHAYATI" w:date="2024-06-11T12:27:00Z">
        <w:r w:rsidRPr="004F2AF7" w:rsidDel="001F2AA6">
          <w:rPr>
            <w:color w:val="000000" w:themeColor="text1"/>
          </w:rPr>
          <w:delText>Harga dalam a</w:delText>
        </w:r>
        <w:r w:rsidR="000A4DEB" w:rsidRPr="004F2AF7" w:rsidDel="001F2AA6">
          <w:rPr>
            <w:color w:val="000000" w:themeColor="text1"/>
          </w:rPr>
          <w:delText>yat</w:delText>
        </w:r>
        <w:r w:rsidRPr="004F2AF7" w:rsidDel="001F2AA6">
          <w:rPr>
            <w:color w:val="000000" w:themeColor="text1"/>
          </w:rPr>
          <w:delText xml:space="preserve"> </w:delText>
        </w:r>
        <w:r w:rsidR="006257F5" w:rsidRPr="004F2AF7" w:rsidDel="001F2AA6">
          <w:rPr>
            <w:color w:val="000000" w:themeColor="text1"/>
          </w:rPr>
          <w:delText>(1)</w:delText>
        </w:r>
        <w:r w:rsidR="000A4DEB" w:rsidRPr="004F2AF7" w:rsidDel="001F2AA6">
          <w:rPr>
            <w:color w:val="000000" w:themeColor="text1"/>
          </w:rPr>
          <w:delText xml:space="preserve"> </w:delText>
        </w:r>
        <w:r w:rsidRPr="004F2AF7" w:rsidDel="001F2AA6">
          <w:rPr>
            <w:color w:val="000000" w:themeColor="text1"/>
          </w:rPr>
          <w:delText>di</w:delText>
        </w:r>
        <w:r w:rsidR="006257F5" w:rsidRPr="004F2AF7" w:rsidDel="001F2AA6">
          <w:rPr>
            <w:color w:val="000000" w:themeColor="text1"/>
          </w:rPr>
          <w:delText xml:space="preserve"> </w:delText>
        </w:r>
        <w:r w:rsidRPr="004F2AF7" w:rsidDel="001F2AA6">
          <w:rPr>
            <w:color w:val="000000" w:themeColor="text1"/>
          </w:rPr>
          <w:delText>atas</w:delText>
        </w:r>
        <w:r w:rsidR="0008012D" w:rsidRPr="004F2AF7" w:rsidDel="001F2AA6">
          <w:rPr>
            <w:color w:val="000000" w:themeColor="text1"/>
          </w:rPr>
          <w:delText xml:space="preserve"> </w:delText>
        </w:r>
        <w:r w:rsidR="000A4DEB" w:rsidRPr="004F2AF7" w:rsidDel="001F2AA6">
          <w:rPr>
            <w:color w:val="000000" w:themeColor="text1"/>
          </w:rPr>
          <w:delText>belum</w:delText>
        </w:r>
        <w:r w:rsidRPr="004F2AF7" w:rsidDel="001F2AA6">
          <w:rPr>
            <w:color w:val="000000" w:themeColor="text1"/>
          </w:rPr>
          <w:delText xml:space="preserve"> termasuk pajak</w:delText>
        </w:r>
        <w:r w:rsidR="00C419A0" w:rsidRPr="004F2AF7" w:rsidDel="001F2AA6">
          <w:rPr>
            <w:color w:val="000000" w:themeColor="text1"/>
          </w:rPr>
          <w:delText xml:space="preserve"> (PPN), PPN ditanggung </w:delText>
        </w:r>
        <w:r w:rsidR="00C419A0" w:rsidRPr="004F2AF7" w:rsidDel="001F2AA6">
          <w:rPr>
            <w:b/>
            <w:color w:val="000000" w:themeColor="text1"/>
          </w:rPr>
          <w:delText>Pihak Kedua</w:delText>
        </w:r>
        <w:r w:rsidR="007D7353" w:rsidRPr="004F2AF7" w:rsidDel="001F2AA6">
          <w:rPr>
            <w:b/>
            <w:color w:val="000000" w:themeColor="text1"/>
          </w:rPr>
          <w:delText>.</w:delText>
        </w:r>
      </w:del>
    </w:p>
    <w:p w:rsidR="006257F5" w:rsidRPr="008E7BD2" w:rsidDel="001F2AA6" w:rsidRDefault="006257F5" w:rsidP="004F2AF7">
      <w:pPr>
        <w:pStyle w:val="Default"/>
        <w:numPr>
          <w:ilvl w:val="0"/>
          <w:numId w:val="22"/>
        </w:numPr>
        <w:spacing w:line="276" w:lineRule="auto"/>
        <w:ind w:left="567" w:hanging="567"/>
        <w:jc w:val="both"/>
        <w:rPr>
          <w:del w:id="153" w:author="ROHAYATI" w:date="2024-06-11T12:27:00Z"/>
          <w:color w:val="000000" w:themeColor="text1"/>
        </w:rPr>
      </w:pPr>
      <w:del w:id="154" w:author="ROHAYATI" w:date="2024-06-11T12:27:00Z">
        <w:r w:rsidRPr="004F2AF7" w:rsidDel="001F2AA6">
          <w:rPr>
            <w:color w:val="000000" w:themeColor="text1"/>
          </w:rPr>
          <w:delText>Harga dalam ayat (1) di atas berlaku selama waktu perjanjian.</w:delText>
        </w:r>
      </w:del>
    </w:p>
    <w:p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Semua lampiran maupun surat penawaran yang muncul selama periode perjanjian merupakan bagian yang tidak terpisahkan dari surat perjanjian in</w:t>
      </w:r>
      <w:r w:rsidRPr="008E7BD2">
        <w:rPr>
          <w:color w:val="000000" w:themeColor="text1"/>
          <w:lang w:val="en-US"/>
        </w:rPr>
        <w:t>i.</w:t>
      </w:r>
    </w:p>
    <w:p w:rsidR="00D826E6" w:rsidRPr="004F2AF7" w:rsidRDefault="00D826E6" w:rsidP="004F2AF7">
      <w:pPr>
        <w:pStyle w:val="Default"/>
        <w:spacing w:line="276" w:lineRule="auto"/>
        <w:rPr>
          <w:b/>
          <w:bCs/>
          <w:color w:val="000000" w:themeColor="text1"/>
        </w:rPr>
      </w:pP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rsidR="00414AE8" w:rsidRPr="004F2AF7" w:rsidRDefault="00414AE8" w:rsidP="004F2AF7">
      <w:pPr>
        <w:pStyle w:val="Default"/>
        <w:spacing w:line="276" w:lineRule="auto"/>
        <w:jc w:val="center"/>
        <w:rPr>
          <w:b/>
          <w:bCs/>
          <w:color w:val="000000" w:themeColor="text1"/>
        </w:rPr>
      </w:pP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lastRenderedPageBreak/>
        <w:t>Pihak Pertama</w:t>
      </w:r>
      <w:r w:rsidRPr="004F2AF7">
        <w:rPr>
          <w:bCs/>
          <w:color w:val="000000" w:themeColor="text1"/>
        </w:rPr>
        <w:t xml:space="preserve"> menjamin bahwa semua produk </w:t>
      </w:r>
      <w:proofErr w:type="spellStart"/>
      <w:r w:rsidR="00FC0358">
        <w:rPr>
          <w:bCs/>
          <w:color w:val="000000" w:themeColor="text1"/>
          <w:lang w:val="en-US"/>
        </w:rPr>
        <w:t>termasuk</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pengemasan</w:t>
      </w:r>
      <w:proofErr w:type="spellEnd"/>
      <w:r w:rsidR="00E930F0">
        <w:rPr>
          <w:bCs/>
          <w:color w:val="000000" w:themeColor="text1"/>
          <w:lang w:val="en-US"/>
        </w:rPr>
        <w:t xml:space="preserve"> </w:t>
      </w:r>
      <w:proofErr w:type="spellStart"/>
      <w:r w:rsidR="00E930F0">
        <w:rPr>
          <w:bCs/>
          <w:color w:val="000000" w:themeColor="text1"/>
          <w:lang w:val="en-US"/>
        </w:rPr>
        <w:t>atau</w:t>
      </w:r>
      <w:proofErr w:type="spellEnd"/>
      <w:r w:rsidR="00E930F0">
        <w:rPr>
          <w:bCs/>
          <w:color w:val="000000" w:themeColor="text1"/>
          <w:lang w:val="en-US"/>
        </w:rPr>
        <w:t xml:space="preserve"> packing</w:t>
      </w:r>
      <w:r w:rsidR="00FC0358">
        <w:rPr>
          <w:bCs/>
          <w:color w:val="000000" w:themeColor="text1"/>
          <w:lang w:val="en-US"/>
        </w:rPr>
        <w:t xml:space="preserve"> </w:t>
      </w:r>
      <w:proofErr w:type="spellStart"/>
      <w:r w:rsidR="00FC0358">
        <w:rPr>
          <w:bCs/>
          <w:color w:val="000000" w:themeColor="text1"/>
          <w:lang w:val="en-US"/>
        </w:rPr>
        <w:t>dan</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pelindung</w:t>
      </w:r>
      <w:proofErr w:type="spellEnd"/>
      <w:r w:rsidR="00FC0358">
        <w:rPr>
          <w:bCs/>
          <w:color w:val="000000" w:themeColor="text1"/>
          <w:lang w:val="en-US"/>
        </w:rPr>
        <w:t xml:space="preserve">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w:t>
      </w:r>
      <w:proofErr w:type="spellStart"/>
      <w:r w:rsidR="00FC0358">
        <w:rPr>
          <w:bCs/>
          <w:color w:val="000000" w:themeColor="text1"/>
          <w:lang w:val="en-US"/>
        </w:rPr>
        <w:t>lebih</w:t>
      </w:r>
      <w:proofErr w:type="spellEnd"/>
      <w:r w:rsidR="00FC0358">
        <w:rPr>
          <w:bCs/>
          <w:color w:val="000000" w:themeColor="text1"/>
          <w:lang w:val="en-US"/>
        </w:rPr>
        <w:t xml:space="preserve"> </w:t>
      </w:r>
      <w:proofErr w:type="spellStart"/>
      <w:r w:rsidR="00FC0358">
        <w:rPr>
          <w:bCs/>
          <w:color w:val="000000" w:themeColor="text1"/>
          <w:lang w:val="en-US"/>
        </w:rPr>
        <w:t>lengkap</w:t>
      </w:r>
      <w:proofErr w:type="spellEnd"/>
      <w:r w:rsidR="00FC0358">
        <w:rPr>
          <w:bCs/>
          <w:color w:val="000000" w:themeColor="text1"/>
          <w:lang w:val="en-US"/>
        </w:rPr>
        <w:t xml:space="preserve"> </w:t>
      </w:r>
      <w:proofErr w:type="spellStart"/>
      <w:r w:rsidR="00FC0358">
        <w:rPr>
          <w:bCs/>
          <w:color w:val="000000" w:themeColor="text1"/>
          <w:lang w:val="en-US"/>
        </w:rPr>
        <w:t>terkait</w:t>
      </w:r>
      <w:proofErr w:type="spellEnd"/>
      <w:r w:rsidR="00FC0358">
        <w:rPr>
          <w:bCs/>
          <w:color w:val="000000" w:themeColor="text1"/>
          <w:lang w:val="en-US"/>
        </w:rPr>
        <w:t xml:space="preserve"> list GADSL </w:t>
      </w:r>
      <w:proofErr w:type="spellStart"/>
      <w:r w:rsidR="00FC0358">
        <w:rPr>
          <w:bCs/>
          <w:color w:val="000000" w:themeColor="text1"/>
          <w:lang w:val="en-US"/>
        </w:rPr>
        <w:t>dapat</w:t>
      </w:r>
      <w:proofErr w:type="spellEnd"/>
      <w:r w:rsidR="00FC0358">
        <w:rPr>
          <w:bCs/>
          <w:color w:val="000000" w:themeColor="text1"/>
          <w:lang w:val="en-US"/>
        </w:rPr>
        <w:t xml:space="preserve"> </w:t>
      </w:r>
      <w:proofErr w:type="spellStart"/>
      <w:r w:rsidR="00FC0358">
        <w:rPr>
          <w:bCs/>
          <w:color w:val="000000" w:themeColor="text1"/>
          <w:lang w:val="en-US"/>
        </w:rPr>
        <w:t>mengakses</w:t>
      </w:r>
      <w:proofErr w:type="spellEnd"/>
      <w:r w:rsidR="00FC0358">
        <w:rPr>
          <w:bCs/>
          <w:color w:val="000000" w:themeColor="text1"/>
          <w:lang w:val="en-US"/>
        </w:rPr>
        <w:t xml:space="preserve"> link </w:t>
      </w:r>
      <w:proofErr w:type="spellStart"/>
      <w:r w:rsidR="00FC0358">
        <w:rPr>
          <w:bCs/>
          <w:color w:val="000000" w:themeColor="text1"/>
          <w:lang w:val="en-US"/>
        </w:rPr>
        <w:t>berikut</w:t>
      </w:r>
      <w:proofErr w:type="spellEnd"/>
      <w:r w:rsidR="00FC0358">
        <w:rPr>
          <w:bCs/>
          <w:color w:val="000000" w:themeColor="text1"/>
          <w:lang w:val="en-US"/>
        </w:rPr>
        <w:t xml:space="preserve">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proofErr w:type="spellStart"/>
      <w:r>
        <w:rPr>
          <w:bCs/>
          <w:color w:val="000000" w:themeColor="text1"/>
          <w:lang w:val="en-US"/>
        </w:rPr>
        <w:t>dan</w:t>
      </w:r>
      <w:proofErr w:type="spellEnd"/>
      <w:r w:rsidRPr="001E6F70">
        <w:rPr>
          <w:bCs/>
          <w:color w:val="000000" w:themeColor="text1"/>
        </w:rPr>
        <w:t xml:space="preserve"> juga harus menyertakan </w:t>
      </w:r>
      <w:r>
        <w:rPr>
          <w:bCs/>
          <w:color w:val="000000" w:themeColor="text1"/>
          <w:lang w:val="en-US"/>
        </w:rPr>
        <w:t xml:space="preserve">data </w:t>
      </w:r>
      <w:proofErr w:type="spellStart"/>
      <w:r>
        <w:rPr>
          <w:bCs/>
          <w:color w:val="000000" w:themeColor="text1"/>
          <w:lang w:val="en-US"/>
        </w:rPr>
        <w:t>informasi</w:t>
      </w:r>
      <w:proofErr w:type="spellEnd"/>
      <w:r>
        <w:rPr>
          <w:bCs/>
          <w:color w:val="000000" w:themeColor="text1"/>
          <w:lang w:val="en-US"/>
        </w:rPr>
        <w:t xml:space="preserve"> </w:t>
      </w:r>
      <w:r w:rsidRPr="001B511F">
        <w:t>International Material Data System (IMDS) dan Safety Data Sheet (SDS) terkait dengan zat kandungan yang dibuat berdasarkan Global Harmony System (GHS)</w:t>
      </w:r>
      <w:r>
        <w:rPr>
          <w:lang w:val="en-US"/>
        </w:rPr>
        <w:t>.</w:t>
      </w:r>
    </w:p>
    <w:p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rsidR="00E16BCC" w:rsidRPr="004F2AF7" w:rsidRDefault="00E16BCC" w:rsidP="004F2AF7">
      <w:pPr>
        <w:pStyle w:val="Default"/>
        <w:spacing w:line="276" w:lineRule="auto"/>
        <w:jc w:val="center"/>
        <w:rPr>
          <w:b/>
          <w:bCs/>
          <w:color w:val="000000" w:themeColor="text1"/>
        </w:rPr>
      </w:pP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rsidR="00A87434" w:rsidRPr="004F2AF7" w:rsidRDefault="00A87434" w:rsidP="004F2AF7">
      <w:pPr>
        <w:pStyle w:val="Default"/>
        <w:spacing w:line="276" w:lineRule="auto"/>
        <w:jc w:val="center"/>
        <w:rPr>
          <w:bCs/>
          <w:color w:val="000000" w:themeColor="text1"/>
        </w:rPr>
      </w:pPr>
    </w:p>
    <w:p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rsidR="00A812BE" w:rsidRPr="007C510E" w:rsidRDefault="00A812BE" w:rsidP="00135B4E">
      <w:pPr>
        <w:pStyle w:val="Default"/>
        <w:numPr>
          <w:ilvl w:val="0"/>
          <w:numId w:val="11"/>
        </w:numPr>
        <w:spacing w:line="276" w:lineRule="auto"/>
        <w:ind w:left="567" w:hanging="567"/>
        <w:jc w:val="both"/>
        <w:rPr>
          <w:bCs/>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rsidR="001F2AA6" w:rsidRDefault="001F2AA6" w:rsidP="004F2AF7">
      <w:pPr>
        <w:pStyle w:val="Default"/>
        <w:spacing w:line="276" w:lineRule="auto"/>
        <w:jc w:val="center"/>
        <w:rPr>
          <w:ins w:id="155" w:author="ROHAYATI" w:date="2024-06-11T12:27:00Z"/>
          <w:b/>
          <w:bCs/>
          <w:color w:val="auto"/>
        </w:rPr>
      </w:pPr>
    </w:p>
    <w:p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rsidR="00A812BE" w:rsidRPr="004F2AF7" w:rsidRDefault="00A812BE" w:rsidP="004F2AF7">
      <w:pPr>
        <w:pStyle w:val="Default"/>
        <w:spacing w:line="276" w:lineRule="auto"/>
        <w:jc w:val="center"/>
        <w:rPr>
          <w:b/>
          <w:bCs/>
          <w:color w:val="auto"/>
        </w:rPr>
      </w:pPr>
      <w:r w:rsidRPr="004F2AF7">
        <w:rPr>
          <w:b/>
          <w:bCs/>
          <w:color w:val="auto"/>
        </w:rPr>
        <w:t>Tata Cara Pembayaran</w:t>
      </w:r>
    </w:p>
    <w:p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lastRenderedPageBreak/>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005874F8">
        <w:rPr>
          <w:color w:val="000000" w:themeColor="text1"/>
          <w:lang w:val="en-US"/>
        </w:rPr>
        <w:t>136-00-1653275-3</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5874F8">
        <w:rPr>
          <w:color w:val="000000" w:themeColor="text1"/>
          <w:lang w:val="en-US"/>
        </w:rPr>
        <w:t xml:space="preserve">CV. </w:t>
      </w:r>
      <w:proofErr w:type="spellStart"/>
      <w:r w:rsidR="005874F8">
        <w:rPr>
          <w:color w:val="000000" w:themeColor="text1"/>
          <w:lang w:val="en-US"/>
        </w:rPr>
        <w:t>Prema</w:t>
      </w:r>
      <w:proofErr w:type="spellEnd"/>
      <w:r w:rsidR="005874F8">
        <w:rPr>
          <w:color w:val="000000" w:themeColor="text1"/>
          <w:lang w:val="en-US"/>
        </w:rPr>
        <w:t xml:space="preserve"> Jaya</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5874F8">
        <w:rPr>
          <w:color w:val="000000" w:themeColor="text1"/>
          <w:lang w:val="en-US"/>
        </w:rPr>
        <w:t>Bank Mandiri</w:t>
      </w:r>
    </w:p>
    <w:p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sidR="00AD3B24" w:rsidRPr="004F2AF7">
        <w:rPr>
          <w:color w:val="000000" w:themeColor="text1"/>
        </w:rPr>
        <w:t xml:space="preserve"> </w:t>
      </w:r>
      <w:r w:rsidR="005874F8">
        <w:rPr>
          <w:color w:val="000000" w:themeColor="text1"/>
          <w:lang w:val="en-US"/>
        </w:rPr>
        <w:t xml:space="preserve">KCP. Semarang </w:t>
      </w:r>
      <w:proofErr w:type="spellStart"/>
      <w:r w:rsidR="005874F8">
        <w:rPr>
          <w:color w:val="000000" w:themeColor="text1"/>
          <w:lang w:val="en-US"/>
        </w:rPr>
        <w:t>Kedungmundu</w:t>
      </w:r>
      <w:proofErr w:type="spellEnd"/>
    </w:p>
    <w:p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rsidR="00E16BCC" w:rsidRPr="004F2AF7" w:rsidRDefault="00E16BCC"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rsidR="00116A55"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9F4368">
        <w:rPr>
          <w:rFonts w:eastAsiaTheme="minorEastAsia" w:cs="Times New Roman"/>
          <w:color w:val="000000"/>
          <w:kern w:val="0"/>
          <w:lang w:val="en-US" w:eastAsia="id-ID" w:bidi="ar-SA"/>
        </w:rPr>
        <w:t xml:space="preserve">01 </w:t>
      </w:r>
      <w:proofErr w:type="spellStart"/>
      <w:r w:rsidR="009F4368">
        <w:rPr>
          <w:rFonts w:eastAsiaTheme="minorEastAsia" w:cs="Times New Roman"/>
          <w:color w:val="000000"/>
          <w:kern w:val="0"/>
          <w:lang w:val="en-US" w:eastAsia="id-ID" w:bidi="ar-SA"/>
        </w:rPr>
        <w:t>Juli</w:t>
      </w:r>
      <w:proofErr w:type="spellEnd"/>
      <w:r w:rsidR="009F4368">
        <w:rPr>
          <w:rFonts w:eastAsiaTheme="minorEastAsia" w:cs="Times New Roman"/>
          <w:color w:val="000000"/>
          <w:kern w:val="0"/>
          <w:lang w:val="en-US" w:eastAsia="id-ID" w:bidi="ar-SA"/>
        </w:rPr>
        <w:t xml:space="preserve"> 202</w:t>
      </w:r>
      <w:ins w:id="156" w:author="ROHAYATI" w:date="2024-06-11T12:38:00Z">
        <w:r w:rsidR="00472F76">
          <w:rPr>
            <w:rFonts w:eastAsiaTheme="minorEastAsia" w:cs="Times New Roman"/>
            <w:color w:val="000000"/>
            <w:kern w:val="0"/>
            <w:lang w:val="en-US" w:eastAsia="id-ID" w:bidi="ar-SA"/>
          </w:rPr>
          <w:t>4</w:t>
        </w:r>
      </w:ins>
      <w:del w:id="157" w:author="ROHAYATI" w:date="2024-06-11T12:38:00Z">
        <w:r w:rsidR="007C510E" w:rsidDel="00472F76">
          <w:rPr>
            <w:rFonts w:eastAsiaTheme="minorEastAsia" w:cs="Times New Roman"/>
            <w:color w:val="000000"/>
            <w:kern w:val="0"/>
            <w:lang w:val="en-US" w:eastAsia="id-ID" w:bidi="ar-SA"/>
          </w:rPr>
          <w:delText>3</w:delText>
        </w:r>
      </w:del>
      <w:r w:rsidR="009F4368">
        <w:rPr>
          <w:rFonts w:eastAsiaTheme="minorEastAsia" w:cs="Times New Roman"/>
          <w:color w:val="000000"/>
          <w:kern w:val="0"/>
          <w:lang w:val="en-US" w:eastAsia="id-ID" w:bidi="ar-SA"/>
        </w:rPr>
        <w:t xml:space="preserve"> </w:t>
      </w:r>
      <w:r w:rsidR="00E16BCC" w:rsidRPr="004F2AF7">
        <w:rPr>
          <w:rFonts w:eastAsiaTheme="minorEastAsia" w:cs="Times New Roman"/>
          <w:color w:val="000000"/>
          <w:kern w:val="0"/>
          <w:lang w:val="id-ID" w:eastAsia="id-ID" w:bidi="ar-SA"/>
        </w:rPr>
        <w:t xml:space="preserve">sampai dengan tanggal </w:t>
      </w:r>
      <w:r w:rsidR="009F4368">
        <w:rPr>
          <w:rFonts w:eastAsiaTheme="minorEastAsia" w:cs="Times New Roman"/>
          <w:color w:val="000000"/>
          <w:kern w:val="0"/>
          <w:lang w:val="en-US" w:eastAsia="id-ID" w:bidi="ar-SA"/>
        </w:rPr>
        <w:t xml:space="preserve">30 </w:t>
      </w:r>
      <w:proofErr w:type="spellStart"/>
      <w:r w:rsidR="009F4368">
        <w:rPr>
          <w:rFonts w:eastAsiaTheme="minorEastAsia" w:cs="Times New Roman"/>
          <w:color w:val="000000"/>
          <w:kern w:val="0"/>
          <w:lang w:val="en-US" w:eastAsia="id-ID" w:bidi="ar-SA"/>
        </w:rPr>
        <w:t>Juni</w:t>
      </w:r>
      <w:proofErr w:type="spellEnd"/>
      <w:r w:rsidR="009F4368">
        <w:rPr>
          <w:rFonts w:eastAsiaTheme="minorEastAsia" w:cs="Times New Roman"/>
          <w:color w:val="000000"/>
          <w:kern w:val="0"/>
          <w:lang w:val="en-US" w:eastAsia="id-ID" w:bidi="ar-SA"/>
        </w:rPr>
        <w:t xml:space="preserve"> 202</w:t>
      </w:r>
      <w:ins w:id="158" w:author="ROHAYATI" w:date="2024-06-11T12:38:00Z">
        <w:r w:rsidR="00472F76">
          <w:rPr>
            <w:rFonts w:eastAsiaTheme="minorEastAsia" w:cs="Times New Roman"/>
            <w:color w:val="000000"/>
            <w:kern w:val="0"/>
            <w:lang w:val="en-US" w:eastAsia="id-ID" w:bidi="ar-SA"/>
          </w:rPr>
          <w:t>5</w:t>
        </w:r>
      </w:ins>
      <w:del w:id="159" w:author="ROHAYATI" w:date="2024-06-11T12:38:00Z">
        <w:r w:rsidR="007C510E" w:rsidDel="00472F76">
          <w:rPr>
            <w:rFonts w:eastAsiaTheme="minorEastAsia" w:cs="Times New Roman"/>
            <w:color w:val="000000"/>
            <w:kern w:val="0"/>
            <w:lang w:val="en-US" w:eastAsia="id-ID" w:bidi="ar-SA"/>
          </w:rPr>
          <w:delText>4</w:delText>
        </w:r>
      </w:del>
      <w:r w:rsidR="009F4368">
        <w:rPr>
          <w:rFonts w:eastAsiaTheme="minorEastAsia" w:cs="Times New Roman"/>
          <w:color w:val="000000"/>
          <w:kern w:val="0"/>
          <w:lang w:val="en-US" w:eastAsia="id-ID" w:bidi="ar-SA"/>
        </w:rPr>
        <w:t>.</w:t>
      </w:r>
    </w:p>
    <w:p w:rsidR="001F2AA6" w:rsidRPr="00FA3690" w:rsidRDefault="001F2AA6" w:rsidP="001F2AA6">
      <w:pPr>
        <w:pStyle w:val="ListParagraph"/>
        <w:numPr>
          <w:ilvl w:val="0"/>
          <w:numId w:val="23"/>
        </w:numPr>
        <w:spacing w:line="276" w:lineRule="auto"/>
        <w:ind w:left="567" w:hanging="567"/>
        <w:jc w:val="both"/>
        <w:rPr>
          <w:ins w:id="160" w:author="ROHAYATI" w:date="2024-06-11T12:28:00Z"/>
          <w:rFonts w:cs="Times New Roman"/>
          <w:color w:val="000000"/>
          <w:lang w:val="id-ID" w:eastAsia="id-ID" w:bidi="ar-SA"/>
        </w:rPr>
      </w:pPr>
      <w:ins w:id="161" w:author="ROHAYATI" w:date="2024-06-11T12:28:00Z">
        <w:r w:rsidRPr="00FA3690">
          <w:rPr>
            <w:rFonts w:cs="Times New Roman"/>
            <w:color w:val="000000"/>
            <w:lang w:val="id-ID" w:eastAsia="id-ID" w:bidi="ar-SA"/>
          </w:rPr>
          <w:t>Perjanjian ini dapat diperpanjang secara otomatis untuk satu (1) tahun berikutnya kecuali ada pemberitahuan dari salah satu pihak secara tertulis untuk mengakhiri atau merubah perjanjian  ini 3 (tiga) bulan sebelum berakhirnya masa 1 (satu) tahun Perjanjian ini atau masa perpanjangannya.</w:t>
        </w:r>
      </w:ins>
    </w:p>
    <w:p w:rsidR="00AC58E9" w:rsidRPr="004F2AF7" w:rsidDel="001F2AA6" w:rsidRDefault="00116A55" w:rsidP="004F2AF7">
      <w:pPr>
        <w:pStyle w:val="ListParagraph"/>
        <w:numPr>
          <w:ilvl w:val="0"/>
          <w:numId w:val="23"/>
        </w:numPr>
        <w:spacing w:line="276" w:lineRule="auto"/>
        <w:ind w:left="567" w:hanging="567"/>
        <w:jc w:val="both"/>
        <w:rPr>
          <w:del w:id="162" w:author="ROHAYATI" w:date="2024-06-11T12:28:00Z"/>
          <w:rFonts w:eastAsiaTheme="minorEastAsia" w:cs="Times New Roman"/>
          <w:color w:val="000000"/>
          <w:kern w:val="0"/>
          <w:lang w:val="id-ID" w:eastAsia="id-ID" w:bidi="ar-SA"/>
        </w:rPr>
      </w:pPr>
      <w:del w:id="163" w:author="ROHAYATI" w:date="2024-06-11T12:28:00Z">
        <w:r w:rsidRPr="004F2AF7" w:rsidDel="001F2AA6">
          <w:rPr>
            <w:rFonts w:eastAsiaTheme="minorEastAsia" w:cs="Times New Roman"/>
            <w:color w:val="000000"/>
            <w:kern w:val="0"/>
            <w:lang w:val="id-ID" w:eastAsia="id-ID" w:bidi="ar-SA"/>
          </w:rPr>
          <w:delText xml:space="preserve">Perjanjian ini dapat </w:delText>
        </w:r>
        <w:r w:rsidR="00E16BCC" w:rsidRPr="004F2AF7" w:rsidDel="001F2AA6">
          <w:rPr>
            <w:rFonts w:eastAsiaTheme="minorEastAsia" w:cs="Times New Roman"/>
            <w:color w:val="000000"/>
            <w:kern w:val="0"/>
            <w:lang w:val="id-ID" w:eastAsia="id-ID" w:bidi="ar-SA"/>
          </w:rPr>
          <w:delText xml:space="preserve">diperpanjang berdasarkan kesepakatan </w:delText>
        </w:r>
        <w:r w:rsidR="00E16BCC" w:rsidRPr="004F2AF7" w:rsidDel="001F2AA6">
          <w:rPr>
            <w:rFonts w:eastAsiaTheme="minorEastAsia" w:cs="Times New Roman"/>
            <w:b/>
            <w:color w:val="000000"/>
            <w:kern w:val="0"/>
            <w:lang w:val="id-ID" w:eastAsia="id-ID" w:bidi="ar-SA"/>
          </w:rPr>
          <w:delText>Para Pihak</w:delText>
        </w:r>
        <w:r w:rsidR="00E16BCC" w:rsidRPr="004F2AF7" w:rsidDel="001F2AA6">
          <w:rPr>
            <w:rFonts w:eastAsiaTheme="minorEastAsia" w:cs="Times New Roman"/>
            <w:color w:val="000000"/>
            <w:kern w:val="0"/>
            <w:lang w:val="id-ID" w:eastAsia="id-ID" w:bidi="ar-SA"/>
          </w:rPr>
          <w:delText xml:space="preserve"> dengan pemberitahuan tertulis 3 (tiga) bulan sebelum berakhirnya perjanjian</w:delText>
        </w:r>
        <w:r w:rsidR="0084356D" w:rsidRPr="004F2AF7" w:rsidDel="001F2AA6">
          <w:rPr>
            <w:rFonts w:eastAsiaTheme="minorEastAsia" w:cs="Times New Roman"/>
            <w:color w:val="000000"/>
            <w:kern w:val="0"/>
            <w:lang w:val="id-ID" w:eastAsia="id-ID" w:bidi="ar-SA"/>
          </w:rPr>
          <w:delText>.</w:delText>
        </w:r>
      </w:del>
    </w:p>
    <w:p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r w:rsidRPr="004F2AF7">
        <w:t>force majeure</w:t>
      </w:r>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oleh</w:t>
      </w:r>
      <w:proofErr w:type="spellEnd"/>
      <w:r w:rsidRPr="004F2AF7">
        <w:rPr>
          <w:lang w:val="en-US"/>
        </w:rPr>
        <w:t xml:space="preserve"> </w:t>
      </w:r>
      <w:r w:rsidR="0084356D"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0084356D" w:rsidRPr="004F2AF7">
        <w:t>p</w:t>
      </w:r>
      <w:proofErr w:type="spellStart"/>
      <w:r w:rsidR="0084356D" w:rsidRPr="004F2AF7">
        <w:rPr>
          <w:lang w:val="en-US"/>
        </w:rPr>
        <w:t>erang</w:t>
      </w:r>
      <w:proofErr w:type="spellEnd"/>
      <w:r w:rsidR="0084356D" w:rsidRPr="004F2AF7">
        <w:rPr>
          <w:lang w:val="en-US"/>
        </w:rPr>
        <w:t xml:space="preserve">, </w:t>
      </w:r>
      <w:proofErr w:type="spellStart"/>
      <w:r w:rsidR="0084356D" w:rsidRPr="004F2AF7">
        <w:rPr>
          <w:lang w:val="en-US"/>
        </w:rPr>
        <w:t>huru</w:t>
      </w:r>
      <w:proofErr w:type="spellEnd"/>
      <w:r w:rsidR="0084356D" w:rsidRPr="004F2AF7">
        <w:rPr>
          <w:lang w:val="en-US"/>
        </w:rPr>
        <w:t xml:space="preserve">-hara, </w:t>
      </w:r>
      <w:proofErr w:type="spellStart"/>
      <w:r w:rsidR="0084356D" w:rsidRPr="004F2AF7">
        <w:rPr>
          <w:lang w:val="en-US"/>
        </w:rPr>
        <w:t>sabotase</w:t>
      </w:r>
      <w:proofErr w:type="spellEnd"/>
      <w:r w:rsidR="0084356D"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0084356D"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0084356D" w:rsidRPr="004F2AF7">
        <w:t>keadaan</w:t>
      </w:r>
      <w:r w:rsidRPr="004F2AF7">
        <w:rPr>
          <w:lang w:val="en-US"/>
        </w:rPr>
        <w:t xml:space="preserve"> </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proofErr w:type="spellStart"/>
      <w:r w:rsidRPr="004F2AF7">
        <w:rPr>
          <w:lang w:val="en-US"/>
        </w:rPr>
        <w:t>dan</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w:t>
      </w:r>
      <w:proofErr w:type="spellEnd"/>
      <w:r w:rsidRPr="004F2AF7">
        <w:t xml:space="preserve"> </w:t>
      </w:r>
      <w:proofErr w:type="spellStart"/>
      <w:r w:rsidRPr="004F2AF7">
        <w:rPr>
          <w:lang w:val="en-US"/>
        </w:rPr>
        <w:t>telah</w:t>
      </w:r>
      <w:proofErr w:type="spellEnd"/>
      <w:r w:rsidRPr="004F2AF7">
        <w:rPr>
          <w:lang w:val="en-US"/>
        </w:rPr>
        <w:t xml:space="preserve"> </w:t>
      </w:r>
      <w:proofErr w:type="spellStart"/>
      <w:r w:rsidRPr="004F2AF7">
        <w:rPr>
          <w:lang w:val="en-US"/>
        </w:rPr>
        <w:t>menerima</w:t>
      </w:r>
      <w:proofErr w:type="spellEnd"/>
      <w:proofErr w:type="gramStart"/>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009B5971"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r w:rsidRPr="004F2AF7">
        <w:rPr>
          <w:rFonts w:cs="Times New Roman"/>
          <w:color w:val="000000"/>
        </w:rPr>
        <w:t xml:space="preserve"> </w:t>
      </w:r>
    </w:p>
    <w:p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proofErr w:type="spellStart"/>
      <w:r w:rsidRPr="004F2AF7">
        <w:rPr>
          <w:rFonts w:cs="Times New Roman"/>
          <w:bCs/>
          <w:color w:val="000000" w:themeColor="text1"/>
        </w:rPr>
        <w:t>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00AB39AE"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proofErr w:type="spellStart"/>
      <w:r w:rsidR="0095718C" w:rsidRPr="004F2AF7">
        <w:rPr>
          <w:rFonts w:cs="Times New Roman"/>
          <w:bCs/>
          <w:color w:val="000000" w:themeColor="text1"/>
          <w:lang w:val="en-US"/>
        </w:rPr>
        <w:t>pelanggaran</w:t>
      </w:r>
      <w:proofErr w:type="spellEnd"/>
      <w:r w:rsidR="0095718C" w:rsidRPr="004F2AF7">
        <w:rPr>
          <w:rFonts w:cs="Times New Roman"/>
          <w:bCs/>
          <w:color w:val="000000" w:themeColor="text1"/>
          <w:lang w:val="en-US"/>
        </w:rPr>
        <w:t xml:space="preserve"> </w:t>
      </w:r>
      <w:r w:rsidR="0095718C"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sidRPr="004F2AF7">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proofErr w:type="spellStart"/>
      <w:r w:rsidR="0046058D" w:rsidRPr="004F2AF7">
        <w:rPr>
          <w:rFonts w:cs="Times New Roman"/>
          <w:bCs/>
          <w:color w:val="000000" w:themeColor="text1"/>
        </w:rPr>
        <w:t>maka</w:t>
      </w:r>
      <w:proofErr w:type="spellEnd"/>
      <w:r w:rsidR="0046058D" w:rsidRPr="004F2AF7">
        <w:rPr>
          <w:rFonts w:cs="Times New Roman"/>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Pasal</w:t>
      </w:r>
      <w:proofErr w:type="spellEnd"/>
      <w:r w:rsidRPr="004F2AF7">
        <w:rPr>
          <w:rFonts w:cs="Times New Roman"/>
          <w:b/>
          <w:color w:val="000000" w:themeColor="text1"/>
        </w:rPr>
        <w:t xml:space="preserve"> 1</w:t>
      </w:r>
      <w:r w:rsidR="00D124E1" w:rsidRPr="004F2AF7">
        <w:rPr>
          <w:rFonts w:cs="Times New Roman"/>
          <w:b/>
          <w:color w:val="000000" w:themeColor="text1"/>
          <w:lang w:val="id-ID"/>
        </w:rPr>
        <w:t>1</w:t>
      </w:r>
    </w:p>
    <w:p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w:t>
      </w:r>
      <w:proofErr w:type="spellStart"/>
      <w:r w:rsidRPr="004F2AF7">
        <w:rPr>
          <w:rFonts w:cs="Times New Roman"/>
          <w:b/>
          <w:color w:val="000000" w:themeColor="text1"/>
        </w:rPr>
        <w:t>Hadiah</w:t>
      </w:r>
      <w:proofErr w:type="spellEnd"/>
      <w:r w:rsidR="00745D12" w:rsidRPr="004F2AF7">
        <w:rPr>
          <w:rFonts w:cs="Times New Roman"/>
          <w:b/>
          <w:color w:val="000000" w:themeColor="text1"/>
          <w:lang w:val="id-ID"/>
        </w:rPr>
        <w:t xml:space="preserve"> atau Janji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361FDF" w:rsidRPr="004F2AF7" w:rsidRDefault="00361FDF"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rsidR="0084356D" w:rsidRPr="004F2AF7" w:rsidRDefault="0084356D" w:rsidP="004F2AF7">
      <w:pPr>
        <w:spacing w:after="0"/>
        <w:rPr>
          <w:rFonts w:ascii="Times New Roman" w:hAnsi="Times New Roman" w:cs="Times New Roman"/>
          <w:sz w:val="24"/>
          <w:szCs w:val="24"/>
        </w:rPr>
      </w:pPr>
    </w:p>
    <w:p w:rsidR="0084356D" w:rsidRPr="004F2AF7" w:rsidRDefault="0084356D" w:rsidP="004F2AF7">
      <w:pPr>
        <w:spacing w:after="0"/>
        <w:jc w:val="center"/>
        <w:rPr>
          <w:rFonts w:ascii="Times New Roman" w:hAnsi="Times New Roman" w:cs="Times New Roman"/>
          <w:b/>
          <w:sz w:val="24"/>
          <w:szCs w:val="24"/>
        </w:rPr>
      </w:pPr>
      <w:proofErr w:type="spellStart"/>
      <w:r w:rsidRPr="004F2AF7">
        <w:rPr>
          <w:rFonts w:ascii="Times New Roman" w:hAnsi="Times New Roman" w:cs="Times New Roman"/>
          <w:b/>
          <w:sz w:val="24"/>
          <w:szCs w:val="24"/>
          <w:lang w:val="en-US"/>
        </w:rPr>
        <w:t>Pasal</w:t>
      </w:r>
      <w:proofErr w:type="spellEnd"/>
      <w:r w:rsidRPr="004F2AF7">
        <w:rPr>
          <w:rFonts w:ascii="Times New Roman" w:hAnsi="Times New Roman" w:cs="Times New Roman"/>
          <w:b/>
          <w:sz w:val="24"/>
          <w:szCs w:val="24"/>
          <w:lang w:val="en-US"/>
        </w:rPr>
        <w:t xml:space="preserve"> 1</w:t>
      </w:r>
      <w:r w:rsidR="004F2AF7" w:rsidRPr="004F2AF7">
        <w:rPr>
          <w:rFonts w:ascii="Times New Roman" w:hAnsi="Times New Roman" w:cs="Times New Roman"/>
          <w:b/>
          <w:sz w:val="24"/>
          <w:szCs w:val="24"/>
        </w:rPr>
        <w:t>4</w:t>
      </w:r>
    </w:p>
    <w:p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w:t>
      </w:r>
      <w:proofErr w:type="spellStart"/>
      <w:r w:rsidRPr="004F2AF7">
        <w:rPr>
          <w:rFonts w:cs="Times New Roman"/>
        </w:rPr>
        <w:t>masing-masing</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rsidR="006329EC" w:rsidRDefault="0084356D" w:rsidP="00601394">
      <w:pPr>
        <w:pStyle w:val="ListParagraph"/>
        <w:numPr>
          <w:ilvl w:val="0"/>
          <w:numId w:val="33"/>
        </w:numPr>
        <w:suppressAutoHyphens w:val="0"/>
        <w:spacing w:line="276" w:lineRule="auto"/>
        <w:ind w:left="567" w:hanging="567"/>
        <w:jc w:val="both"/>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w:t>
      </w:r>
      <w:proofErr w:type="spellStart"/>
      <w:r w:rsidRPr="004F2AF7">
        <w:rPr>
          <w:rFonts w:cs="Times New Roman"/>
        </w:rPr>
        <w:t>oleh</w:t>
      </w:r>
      <w:proofErr w:type="spellEnd"/>
      <w:r w:rsidRPr="004F2AF7">
        <w:rPr>
          <w:rFonts w:cs="Times New Roman"/>
        </w:rPr>
        <w:t xml:space="preserve"> </w:t>
      </w:r>
      <w:proofErr w:type="spellStart"/>
      <w:r w:rsidRPr="004F2AF7">
        <w:rPr>
          <w:rFonts w:cs="Times New Roman"/>
        </w:rPr>
        <w:t>salah</w:t>
      </w:r>
      <w:proofErr w:type="spellEnd"/>
      <w:r w:rsidRPr="004F2AF7">
        <w:rPr>
          <w:rFonts w:cs="Times New Roman"/>
        </w:rPr>
        <w:t xml:space="preserve">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rsidR="006329EC" w:rsidRDefault="006329EC" w:rsidP="004F2AF7">
      <w:pPr>
        <w:spacing w:after="0"/>
        <w:jc w:val="center"/>
        <w:rPr>
          <w:rFonts w:ascii="Times New Roman" w:hAnsi="Times New Roman" w:cs="Times New Roman"/>
          <w:b/>
          <w:color w:val="000000" w:themeColor="text1"/>
          <w:sz w:val="24"/>
          <w:szCs w:val="24"/>
          <w:lang w:val="en-US"/>
        </w:rPr>
      </w:pPr>
    </w:p>
    <w:p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001B567F" w:rsidRPr="004F2AF7">
        <w:rPr>
          <w:rFonts w:cs="Times New Roman"/>
          <w:color w:val="000000" w:themeColor="text1"/>
        </w:rPr>
        <w:t>dalam</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perjanji</w:t>
      </w:r>
      <w:proofErr w:type="spellEnd"/>
      <w:r w:rsidR="001B567F" w:rsidRPr="004F2AF7">
        <w:rPr>
          <w:rFonts w:cs="Times New Roman"/>
          <w:color w:val="000000" w:themeColor="text1"/>
          <w:lang w:val="id-ID"/>
        </w:rPr>
        <w:t>an</w:t>
      </w:r>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w:t>
      </w:r>
      <w:proofErr w:type="spellEnd"/>
      <w:r w:rsidR="00EF15BE" w:rsidRPr="004F2AF7">
        <w:rPr>
          <w:rFonts w:cs="Times New Roman"/>
          <w:b/>
          <w:color w:val="000000" w:themeColor="text1"/>
          <w:lang w:val="id-ID"/>
        </w:rPr>
        <w:t>ak</w:t>
      </w:r>
      <w:r w:rsidR="00EF15BE" w:rsidRPr="004F2AF7">
        <w:rPr>
          <w:rFonts w:cs="Times New Roman"/>
          <w:color w:val="000000" w:themeColor="text1"/>
        </w:rPr>
        <w:t>.</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w:t>
      </w:r>
      <w:r w:rsidR="001B567F" w:rsidRPr="004F2AF7">
        <w:rPr>
          <w:rFonts w:cs="Times New Roman"/>
          <w:color w:val="000000" w:themeColor="text1"/>
        </w:rPr>
        <w:t>egala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perubahan</w:t>
      </w:r>
      <w:proofErr w:type="spellEnd"/>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w:t>
      </w:r>
      <w:proofErr w:type="spellStart"/>
      <w:r w:rsidR="001B567F" w:rsidRPr="004F2AF7">
        <w:rPr>
          <w:rFonts w:cs="Times New Roman"/>
          <w:color w:val="000000" w:themeColor="text1"/>
        </w:rPr>
        <w:t>penambahan</w:t>
      </w:r>
      <w:proofErr w:type="spellEnd"/>
      <w:r w:rsidR="001B567F" w:rsidRPr="004F2AF7">
        <w:rPr>
          <w:rFonts w:cs="Times New Roman"/>
          <w:color w:val="000000" w:themeColor="text1"/>
        </w:rPr>
        <w:t xml:space="preserve"> </w:t>
      </w:r>
      <w:r w:rsidR="001B567F"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w:t>
      </w:r>
      <w:r w:rsidR="001B567F" w:rsidRPr="004F2AF7">
        <w:rPr>
          <w:rFonts w:cs="Times New Roman"/>
          <w:color w:val="000000" w:themeColor="text1"/>
        </w:rPr>
        <w:t>erjanjian</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tidak</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w:t>
      </w:r>
      <w:r w:rsidR="001B567F" w:rsidRPr="004F2AF7">
        <w:rPr>
          <w:rFonts w:cs="Times New Roman"/>
          <w:color w:val="000000" w:themeColor="text1"/>
        </w:rPr>
        <w: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disepakati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secara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tertulis</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oleh</w:t>
      </w:r>
      <w:proofErr w:type="spellEnd"/>
      <w:r w:rsidR="001B567F"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 xml:space="preserve">yang </w:t>
      </w:r>
      <w:proofErr w:type="spellStart"/>
      <w:r w:rsidR="00EF15BE" w:rsidRPr="004F2AF7">
        <w:rPr>
          <w:rFonts w:cs="Times New Roman"/>
          <w:color w:val="000000" w:themeColor="text1"/>
        </w:rPr>
        <w:t>tidak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proofErr w:type="spellStart"/>
      <w:r w:rsidRPr="004F2AF7">
        <w:rPr>
          <w:rFonts w:cs="Times New Roman"/>
          <w:color w:val="000000" w:themeColor="text1"/>
        </w:rPr>
        <w:t>pisahkan</w:t>
      </w:r>
      <w:proofErr w:type="spellEnd"/>
      <w:r w:rsidRPr="004F2AF7">
        <w:rPr>
          <w:rFonts w:cs="Times New Roman"/>
          <w:color w:val="000000" w:themeColor="text1"/>
        </w:rPr>
        <w:t>.</w:t>
      </w:r>
    </w:p>
    <w:p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rsidR="0084356D" w:rsidRPr="00E93390" w:rsidRDefault="001B567F">
      <w:pPr>
        <w:pStyle w:val="ListParagraph"/>
        <w:suppressAutoHyphens w:val="0"/>
        <w:spacing w:line="276" w:lineRule="auto"/>
        <w:ind w:left="567"/>
        <w:contextualSpacing/>
        <w:jc w:val="both"/>
        <w:rPr>
          <w:lang w:val="id-ID"/>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proofErr w:type="gramStart"/>
      <w:r w:rsidR="001E0CD7" w:rsidRPr="004F2AF7">
        <w:rPr>
          <w:rFonts w:cs="Times New Roman"/>
          <w:color w:val="000000" w:themeColor="text1"/>
        </w:rPr>
        <w:t>akan</w:t>
      </w:r>
      <w:proofErr w:type="spellEnd"/>
      <w:proofErr w:type="gramEnd"/>
      <w:r w:rsidR="001E0CD7" w:rsidRPr="004F2AF7">
        <w:rPr>
          <w:rFonts w:cs="Times New Roman"/>
          <w:color w:val="000000" w:themeColor="text1"/>
        </w:rPr>
        <w:t xml:space="preserve"> </w:t>
      </w:r>
      <w:proofErr w:type="spellStart"/>
      <w:r w:rsidR="001E0CD7" w:rsidRPr="004F2AF7">
        <w:rPr>
          <w:rFonts w:cs="Times New Roman"/>
          <w:color w:val="000000" w:themeColor="text1"/>
        </w:rPr>
        <w:t>disampaikan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melalui</w:t>
      </w:r>
      <w:proofErr w:type="spellEnd"/>
      <w:r w:rsidR="001E0CD7"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w:t>
      </w:r>
      <w:r w:rsidR="001E0CD7" w:rsidRPr="004F2AF7">
        <w:rPr>
          <w:rFonts w:cs="Times New Roman"/>
          <w:color w:val="000000" w:themeColor="text1"/>
        </w:rPr>
        <w:t xml:space="preserve"> </w:t>
      </w:r>
      <w:proofErr w:type="spellStart"/>
      <w:r w:rsidR="001E0CD7" w:rsidRPr="004F2AF7">
        <w:rPr>
          <w:rFonts w:cs="Times New Roman"/>
          <w:color w:val="000000" w:themeColor="text1"/>
        </w:rPr>
        <w:t>surat</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elektronik</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atau</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diserahkan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langsung</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dialamatkan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ke</w:t>
      </w:r>
      <w:proofErr w:type="spellEnd"/>
      <w:r w:rsidR="001E0CD7" w:rsidRPr="004F2AF7">
        <w:rPr>
          <w:rFonts w:cs="Times New Roman"/>
          <w:color w:val="000000" w:themeColor="text1"/>
        </w:rPr>
        <w:t>:</w:t>
      </w:r>
    </w:p>
    <w:p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b/>
        </w:rPr>
        <w:t>Pihak</w:t>
      </w:r>
      <w:proofErr w:type="spellEnd"/>
      <w:r w:rsidRPr="004F2AF7">
        <w:rPr>
          <w:rFonts w:cs="Times New Roman"/>
          <w:b/>
        </w:rPr>
        <w:t xml:space="preserve"> </w:t>
      </w:r>
      <w:proofErr w:type="spellStart"/>
      <w:r w:rsidRPr="004F2AF7">
        <w:rPr>
          <w:rFonts w:cs="Times New Roman"/>
          <w:b/>
        </w:rPr>
        <w:t>Pertama</w:t>
      </w:r>
      <w:proofErr w:type="spellEnd"/>
      <w:r w:rsidRPr="004F2AF7">
        <w:rPr>
          <w:rFonts w:cs="Times New Roman"/>
        </w:rPr>
        <w:tab/>
        <w:t>:</w:t>
      </w:r>
      <w:r w:rsidR="00AB39AE" w:rsidRPr="004F2AF7">
        <w:rPr>
          <w:rFonts w:cs="Times New Roman"/>
          <w:lang w:val="id-ID"/>
        </w:rPr>
        <w:t xml:space="preserve"> </w:t>
      </w:r>
      <w:r w:rsidR="0073737F">
        <w:rPr>
          <w:rFonts w:cs="Times New Roman"/>
          <w:color w:val="000000" w:themeColor="text1"/>
          <w:lang w:val="en-US"/>
        </w:rPr>
        <w:t xml:space="preserve">CV. </w:t>
      </w:r>
      <w:proofErr w:type="spellStart"/>
      <w:r w:rsidR="0073737F">
        <w:rPr>
          <w:rFonts w:cs="Times New Roman"/>
          <w:color w:val="000000" w:themeColor="text1"/>
          <w:lang w:val="en-US"/>
        </w:rPr>
        <w:t>Prema</w:t>
      </w:r>
      <w:proofErr w:type="spellEnd"/>
      <w:r w:rsidR="0073737F">
        <w:rPr>
          <w:rFonts w:cs="Times New Roman"/>
          <w:color w:val="000000" w:themeColor="text1"/>
          <w:lang w:val="en-US"/>
        </w:rPr>
        <w:t xml:space="preserve"> Jaya</w:t>
      </w:r>
    </w:p>
    <w:p w:rsidR="0073737F" w:rsidRDefault="00EF15BE" w:rsidP="004F2AF7">
      <w:pPr>
        <w:pStyle w:val="ListParagraph"/>
        <w:spacing w:line="276" w:lineRule="auto"/>
        <w:ind w:left="567"/>
        <w:jc w:val="both"/>
        <w:rPr>
          <w:rFonts w:cs="Times New Roman"/>
          <w:color w:val="000000" w:themeColor="text1"/>
          <w:lang w:val="en-US"/>
        </w:rPr>
      </w:pPr>
      <w:proofErr w:type="spellStart"/>
      <w:r w:rsidRPr="004F2AF7">
        <w:rPr>
          <w:rFonts w:cs="Times New Roman"/>
        </w:rPr>
        <w:t>Alamat</w:t>
      </w:r>
      <w:proofErr w:type="spellEnd"/>
      <w:r w:rsidRPr="004F2AF7">
        <w:rPr>
          <w:rFonts w:cs="Times New Roman"/>
        </w:rPr>
        <w:t xml:space="preserve"> </w:t>
      </w:r>
      <w:r w:rsidRPr="004F2AF7">
        <w:rPr>
          <w:rFonts w:cs="Times New Roman"/>
        </w:rPr>
        <w:tab/>
      </w:r>
      <w:r w:rsidRPr="004F2AF7">
        <w:rPr>
          <w:rFonts w:cs="Times New Roman"/>
        </w:rPr>
        <w:tab/>
        <w:t xml:space="preserve">: </w:t>
      </w:r>
      <w:r w:rsidR="0073737F">
        <w:rPr>
          <w:rFonts w:cs="Times New Roman"/>
          <w:color w:val="000000" w:themeColor="text1"/>
          <w:lang w:val="en-US"/>
        </w:rPr>
        <w:t xml:space="preserve">Jl. </w:t>
      </w:r>
      <w:proofErr w:type="spellStart"/>
      <w:r w:rsidR="0073737F">
        <w:rPr>
          <w:rFonts w:cs="Times New Roman"/>
          <w:color w:val="000000" w:themeColor="text1"/>
          <w:lang w:val="en-US"/>
        </w:rPr>
        <w:t>Gemah</w:t>
      </w:r>
      <w:proofErr w:type="spellEnd"/>
      <w:r w:rsidR="0073737F">
        <w:rPr>
          <w:rFonts w:cs="Times New Roman"/>
          <w:color w:val="000000" w:themeColor="text1"/>
          <w:lang w:val="en-US"/>
        </w:rPr>
        <w:t xml:space="preserve"> </w:t>
      </w:r>
      <w:proofErr w:type="spellStart"/>
      <w:r w:rsidR="0073737F">
        <w:rPr>
          <w:rFonts w:cs="Times New Roman"/>
          <w:color w:val="000000" w:themeColor="text1"/>
          <w:lang w:val="en-US"/>
        </w:rPr>
        <w:t>Permai</w:t>
      </w:r>
      <w:proofErr w:type="spellEnd"/>
      <w:r w:rsidR="0073737F">
        <w:rPr>
          <w:rFonts w:cs="Times New Roman"/>
          <w:color w:val="000000" w:themeColor="text1"/>
          <w:lang w:val="en-US"/>
        </w:rPr>
        <w:t xml:space="preserve"> / F-12A RT 009 RW 008 </w:t>
      </w:r>
      <w:proofErr w:type="spellStart"/>
      <w:r w:rsidR="0073737F">
        <w:rPr>
          <w:rFonts w:cs="Times New Roman"/>
          <w:color w:val="000000" w:themeColor="text1"/>
          <w:lang w:val="en-US"/>
        </w:rPr>
        <w:t>Kel</w:t>
      </w:r>
      <w:proofErr w:type="spellEnd"/>
      <w:r w:rsidR="0073737F">
        <w:rPr>
          <w:rFonts w:cs="Times New Roman"/>
          <w:color w:val="000000" w:themeColor="text1"/>
          <w:lang w:val="en-US"/>
        </w:rPr>
        <w:t xml:space="preserve">. </w:t>
      </w:r>
      <w:proofErr w:type="spellStart"/>
      <w:r w:rsidR="0073737F">
        <w:rPr>
          <w:rFonts w:cs="Times New Roman"/>
          <w:color w:val="000000" w:themeColor="text1"/>
          <w:lang w:val="en-US"/>
        </w:rPr>
        <w:t>Sendangguwo</w:t>
      </w:r>
      <w:proofErr w:type="spellEnd"/>
      <w:r w:rsidR="0073737F">
        <w:rPr>
          <w:rFonts w:cs="Times New Roman"/>
          <w:color w:val="000000" w:themeColor="text1"/>
          <w:lang w:val="en-US"/>
        </w:rPr>
        <w:t xml:space="preserve"> </w:t>
      </w:r>
      <w:proofErr w:type="spellStart"/>
      <w:r w:rsidR="0073737F">
        <w:rPr>
          <w:rFonts w:cs="Times New Roman"/>
          <w:color w:val="000000" w:themeColor="text1"/>
          <w:lang w:val="en-US"/>
        </w:rPr>
        <w:t>Kec</w:t>
      </w:r>
      <w:proofErr w:type="spellEnd"/>
      <w:r w:rsidR="0073737F">
        <w:rPr>
          <w:rFonts w:cs="Times New Roman"/>
          <w:color w:val="000000" w:themeColor="text1"/>
          <w:lang w:val="en-US"/>
        </w:rPr>
        <w:t xml:space="preserve">. </w:t>
      </w:r>
    </w:p>
    <w:p w:rsidR="00AB39AE" w:rsidRPr="004F2AF7" w:rsidRDefault="0073737F" w:rsidP="0073737F">
      <w:pPr>
        <w:pStyle w:val="ListParagraph"/>
        <w:spacing w:line="276" w:lineRule="auto"/>
        <w:ind w:left="2007" w:firstLine="153"/>
        <w:jc w:val="both"/>
        <w:rPr>
          <w:rFonts w:cs="Times New Roman"/>
          <w:lang w:val="id-ID"/>
        </w:rPr>
      </w:pPr>
      <w:r>
        <w:rPr>
          <w:rFonts w:cs="Times New Roman"/>
          <w:color w:val="000000" w:themeColor="text1"/>
          <w:lang w:val="en-US"/>
        </w:rPr>
        <w:t xml:space="preserve">  </w:t>
      </w:r>
      <w:proofErr w:type="spellStart"/>
      <w:r>
        <w:rPr>
          <w:rFonts w:cs="Times New Roman"/>
          <w:color w:val="000000" w:themeColor="text1"/>
          <w:lang w:val="en-US"/>
        </w:rPr>
        <w:t>Tembalang</w:t>
      </w:r>
      <w:proofErr w:type="spellEnd"/>
      <w:r>
        <w:rPr>
          <w:rFonts w:cs="Times New Roman"/>
          <w:color w:val="000000" w:themeColor="text1"/>
          <w:lang w:val="en-US"/>
        </w:rPr>
        <w:t xml:space="preserve"> Kota Semarang</w:t>
      </w:r>
    </w:p>
    <w:p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sidR="0073737F">
        <w:rPr>
          <w:rFonts w:cs="Times New Roman"/>
          <w:color w:val="000000" w:themeColor="text1"/>
          <w:lang w:val="en-US"/>
        </w:rPr>
        <w:t>081 64 888 581</w:t>
      </w:r>
    </w:p>
    <w:p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73737F">
        <w:rPr>
          <w:rFonts w:cs="Times New Roman"/>
          <w:color w:val="000000" w:themeColor="text1"/>
          <w:lang w:val="en-US"/>
        </w:rPr>
        <w:t>premajaya99@gmail.com</w:t>
      </w:r>
    </w:p>
    <w:p w:rsidR="00EF15BE" w:rsidRPr="004F2AF7" w:rsidRDefault="00EF15BE" w:rsidP="004F2AF7">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r w:rsidR="0073737F">
        <w:rPr>
          <w:rFonts w:cs="Times New Roman"/>
          <w:color w:val="000000" w:themeColor="text1"/>
          <w:lang w:val="en-US"/>
        </w:rPr>
        <w:t xml:space="preserve">Budi </w:t>
      </w:r>
      <w:proofErr w:type="gramStart"/>
      <w:r w:rsidR="0073737F">
        <w:rPr>
          <w:rFonts w:cs="Times New Roman"/>
          <w:color w:val="000000" w:themeColor="text1"/>
          <w:lang w:val="en-US"/>
        </w:rPr>
        <w:t>Dwi</w:t>
      </w:r>
      <w:proofErr w:type="gramEnd"/>
      <w:r w:rsidR="0073737F">
        <w:rPr>
          <w:rFonts w:cs="Times New Roman"/>
          <w:color w:val="000000" w:themeColor="text1"/>
          <w:lang w:val="en-US"/>
        </w:rPr>
        <w:t xml:space="preserve"> </w:t>
      </w:r>
      <w:proofErr w:type="spellStart"/>
      <w:r w:rsidR="0073737F">
        <w:rPr>
          <w:rFonts w:cs="Times New Roman"/>
          <w:color w:val="000000" w:themeColor="text1"/>
          <w:lang w:val="en-US"/>
        </w:rPr>
        <w:t>Priyanto</w:t>
      </w:r>
      <w:proofErr w:type="spellEnd"/>
    </w:p>
    <w:p w:rsidR="00EF15BE" w:rsidRPr="004F2AF7" w:rsidRDefault="00EF15BE" w:rsidP="004F2AF7">
      <w:pPr>
        <w:pStyle w:val="ListParagraph"/>
        <w:spacing w:line="276" w:lineRule="auto"/>
        <w:ind w:left="567"/>
        <w:jc w:val="both"/>
        <w:rPr>
          <w:rFonts w:cs="Times New Roman"/>
          <w:color w:val="000000" w:themeColor="text1"/>
        </w:rPr>
      </w:pPr>
    </w:p>
    <w:p w:rsidR="001E0CD7" w:rsidRPr="004F2AF7" w:rsidRDefault="00EF15BE" w:rsidP="004F2AF7">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w:t>
      </w:r>
      <w:proofErr w:type="spellEnd"/>
      <w:r w:rsidRPr="004F2AF7">
        <w:rPr>
          <w:rFonts w:cs="Times New Roman"/>
          <w:b/>
          <w:color w:val="000000" w:themeColor="text1"/>
        </w:rPr>
        <w:t xml:space="preserve"> </w:t>
      </w:r>
      <w:proofErr w:type="spellStart"/>
      <w:r w:rsidRPr="004F2AF7">
        <w:rPr>
          <w:rFonts w:cs="Times New Roman"/>
          <w:b/>
          <w:color w:val="000000" w:themeColor="text1"/>
        </w:rPr>
        <w:t>Kedua</w:t>
      </w:r>
      <w:proofErr w:type="spellEnd"/>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rsidR="002952FC" w:rsidRDefault="001E0CD7" w:rsidP="00601394">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w:t>
      </w:r>
      <w:proofErr w:type="spellStart"/>
      <w:r w:rsidR="002952FC">
        <w:rPr>
          <w:color w:val="000000" w:themeColor="text1"/>
          <w:lang w:val="en-US"/>
        </w:rPr>
        <w:t>Jepara</w:t>
      </w:r>
      <w:proofErr w:type="spellEnd"/>
      <w:r w:rsidR="002952FC">
        <w:rPr>
          <w:color w:val="000000" w:themeColor="text1"/>
          <w:lang w:val="en-US"/>
        </w:rPr>
        <w:t xml:space="preserve"> Kudus KM 28 Ds. </w:t>
      </w:r>
      <w:proofErr w:type="spellStart"/>
      <w:r w:rsidR="002952FC">
        <w:rPr>
          <w:color w:val="000000" w:themeColor="text1"/>
          <w:lang w:val="en-US"/>
        </w:rPr>
        <w:t>Sengonbugel</w:t>
      </w:r>
      <w:proofErr w:type="spellEnd"/>
      <w:r w:rsidR="002952FC">
        <w:rPr>
          <w:color w:val="000000" w:themeColor="text1"/>
          <w:lang w:val="en-US"/>
        </w:rPr>
        <w:t xml:space="preserve">, </w:t>
      </w:r>
      <w:proofErr w:type="spellStart"/>
      <w:r w:rsidR="002952FC">
        <w:rPr>
          <w:color w:val="000000" w:themeColor="text1"/>
          <w:lang w:val="en-US"/>
        </w:rPr>
        <w:t>Kec</w:t>
      </w:r>
      <w:proofErr w:type="spellEnd"/>
      <w:r w:rsidR="002952FC">
        <w:rPr>
          <w:color w:val="000000" w:themeColor="text1"/>
          <w:lang w:val="en-US"/>
        </w:rPr>
        <w:t xml:space="preserve">. </w:t>
      </w:r>
      <w:proofErr w:type="spellStart"/>
      <w:r w:rsidR="002952FC">
        <w:rPr>
          <w:color w:val="000000" w:themeColor="text1"/>
          <w:lang w:val="en-US"/>
        </w:rPr>
        <w:t>Mayong</w:t>
      </w:r>
      <w:proofErr w:type="spellEnd"/>
      <w:r w:rsidR="002952FC">
        <w:rPr>
          <w:color w:val="000000" w:themeColor="text1"/>
          <w:lang w:val="en-US"/>
        </w:rPr>
        <w:t xml:space="preserve"> </w:t>
      </w:r>
    </w:p>
    <w:p w:rsidR="001E0CD7" w:rsidRPr="00601394" w:rsidRDefault="002952FC" w:rsidP="00601394">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1E0CD7" w:rsidRPr="004F2AF7" w:rsidRDefault="001E0CD7" w:rsidP="004F2AF7">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sidR="009F4368">
        <w:rPr>
          <w:rFonts w:cs="Times New Roman"/>
          <w:color w:val="000000" w:themeColor="text1"/>
        </w:rPr>
        <w:t>0291-7512101</w:t>
      </w:r>
    </w:p>
    <w:p w:rsidR="00EF15BE" w:rsidRPr="00601394"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hyperlink r:id="rId9" w:history="1">
        <w:r w:rsidR="00A219EA" w:rsidRPr="00F5213C">
          <w:rPr>
            <w:rStyle w:val="Hyperlink"/>
            <w:rFonts w:cs="Times New Roman"/>
            <w:lang w:val="en-US"/>
          </w:rPr>
          <w:t>ga_03@sami-jf.co.id</w:t>
        </w:r>
      </w:hyperlink>
      <w:r w:rsidR="00A219EA">
        <w:rPr>
          <w:rFonts w:cs="Times New Roman"/>
          <w:lang w:val="en-US"/>
        </w:rPr>
        <w:t>, ld_03@sami-jf.co.id</w:t>
      </w:r>
    </w:p>
    <w:p w:rsidR="00EF15BE"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proofErr w:type="spellStart"/>
      <w:r w:rsidR="009F4368">
        <w:rPr>
          <w:rFonts w:cs="Times New Roman"/>
          <w:color w:val="000000" w:themeColor="text1"/>
          <w:lang w:val="en-US"/>
        </w:rPr>
        <w:t>Ibu</w:t>
      </w:r>
      <w:proofErr w:type="spellEnd"/>
      <w:r w:rsidR="009F4368">
        <w:rPr>
          <w:rFonts w:cs="Times New Roman"/>
          <w:color w:val="000000" w:themeColor="text1"/>
          <w:lang w:val="en-US"/>
        </w:rPr>
        <w:t xml:space="preserve"> </w:t>
      </w:r>
      <w:proofErr w:type="spellStart"/>
      <w:r w:rsidR="009F4368">
        <w:rPr>
          <w:rFonts w:cs="Times New Roman"/>
          <w:color w:val="000000" w:themeColor="text1"/>
          <w:lang w:val="en-US"/>
        </w:rPr>
        <w:t>Aya</w:t>
      </w:r>
      <w:proofErr w:type="spellEnd"/>
      <w:r w:rsidR="00A219EA">
        <w:rPr>
          <w:rFonts w:cs="Times New Roman"/>
          <w:color w:val="000000" w:themeColor="text1"/>
          <w:lang w:val="en-US"/>
        </w:rPr>
        <w:t xml:space="preserve">, Pak </w:t>
      </w:r>
      <w:proofErr w:type="spellStart"/>
      <w:r w:rsidR="00A219EA">
        <w:rPr>
          <w:rFonts w:cs="Times New Roman"/>
          <w:color w:val="000000" w:themeColor="text1"/>
          <w:lang w:val="en-US"/>
        </w:rPr>
        <w:t>Munawir</w:t>
      </w:r>
      <w:proofErr w:type="spellEnd"/>
    </w:p>
    <w:p w:rsidR="00601394" w:rsidRPr="00601394" w:rsidRDefault="00601394" w:rsidP="004F2AF7">
      <w:pPr>
        <w:pStyle w:val="ListParagraph"/>
        <w:spacing w:line="276" w:lineRule="auto"/>
        <w:ind w:left="567"/>
        <w:jc w:val="both"/>
        <w:rPr>
          <w:rFonts w:cs="Times New Roman"/>
          <w:color w:val="000000" w:themeColor="text1"/>
          <w:lang w:val="en-US"/>
        </w:rPr>
      </w:pPr>
    </w:p>
    <w:p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rsidR="00C5376B" w:rsidRDefault="004D7437" w:rsidP="004F2AF7">
      <w:pPr>
        <w:pStyle w:val="ListParagraph"/>
        <w:spacing w:line="276" w:lineRule="auto"/>
        <w:ind w:left="567"/>
        <w:jc w:val="both"/>
        <w:rPr>
          <w:rFonts w:cs="Times New Roman"/>
          <w:color w:val="000000" w:themeColor="text1"/>
          <w:lang w:val="en-US"/>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001E0CD7" w:rsidRPr="004F2AF7">
        <w:rPr>
          <w:rFonts w:cs="Times New Roman"/>
          <w:color w:val="000000" w:themeColor="text1"/>
        </w:rPr>
        <w:t xml:space="preserve"> </w:t>
      </w:r>
      <w:proofErr w:type="spellStart"/>
      <w:r w:rsidR="001E0CD7" w:rsidRPr="004F2AF7">
        <w:rPr>
          <w:rFonts w:cs="Times New Roman"/>
          <w:color w:val="000000" w:themeColor="text1"/>
        </w:rPr>
        <w:t>pembatalan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terhadap</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perjanjian</w:t>
      </w:r>
      <w:proofErr w:type="spellEnd"/>
      <w:r w:rsidR="003213F6"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EF15BE" w:rsidRPr="004F2AF7">
        <w:rPr>
          <w:rFonts w:cs="Times New Roman"/>
          <w:color w:val="000000" w:themeColor="text1"/>
        </w:rPr>
        <w:t xml:space="preserve"> </w:t>
      </w:r>
      <w:proofErr w:type="spellStart"/>
      <w:r w:rsidR="003213F6" w:rsidRPr="004F2AF7">
        <w:rPr>
          <w:rFonts w:cs="Times New Roman"/>
          <w:color w:val="000000" w:themeColor="text1"/>
        </w:rPr>
        <w:t>sepakat</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mengabai</w:t>
      </w:r>
      <w:r w:rsidR="003213F6" w:rsidRPr="004F2AF7">
        <w:rPr>
          <w:rFonts w:cs="Times New Roman"/>
          <w:color w:val="000000" w:themeColor="text1"/>
        </w:rPr>
        <w:t>kan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berlakunya</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pasal</w:t>
      </w:r>
      <w:proofErr w:type="spellEnd"/>
      <w:r w:rsidR="001E0CD7" w:rsidRPr="004F2AF7">
        <w:rPr>
          <w:rFonts w:cs="Times New Roman"/>
          <w:color w:val="000000" w:themeColor="text1"/>
        </w:rPr>
        <w:t xml:space="preserve"> 1266 </w:t>
      </w:r>
      <w:proofErr w:type="spellStart"/>
      <w:r w:rsidR="001E0CD7" w:rsidRPr="004F2AF7">
        <w:rPr>
          <w:rFonts w:cs="Times New Roman"/>
          <w:color w:val="000000" w:themeColor="text1"/>
        </w:rPr>
        <w:t>Kitab</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Undang</w:t>
      </w:r>
      <w:r w:rsidR="003213F6" w:rsidRPr="004F2AF7">
        <w:rPr>
          <w:rFonts w:cs="Times New Roman"/>
          <w:color w:val="000000" w:themeColor="text1"/>
        </w:rPr>
        <w:t>-Undang</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Hukum</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Perdata</w:t>
      </w:r>
      <w:proofErr w:type="spellEnd"/>
      <w:r w:rsidR="003213F6" w:rsidRPr="004F2AF7">
        <w:rPr>
          <w:rFonts w:cs="Times New Roman"/>
          <w:color w:val="000000" w:themeColor="text1"/>
        </w:rPr>
        <w:t xml:space="preserve"> Indonesia</w:t>
      </w:r>
      <w:r w:rsidR="003213F6" w:rsidRPr="004F2AF7">
        <w:rPr>
          <w:rFonts w:cs="Times New Roman"/>
          <w:color w:val="000000" w:themeColor="text1"/>
          <w:lang w:val="id-ID"/>
        </w:rPr>
        <w:t>.</w:t>
      </w:r>
    </w:p>
    <w:p w:rsidR="00FA09C0" w:rsidRPr="00B1283C" w:rsidRDefault="00FA09C0" w:rsidP="00FA09C0">
      <w:pPr>
        <w:pStyle w:val="ListParagraph"/>
        <w:numPr>
          <w:ilvl w:val="0"/>
          <w:numId w:val="36"/>
        </w:numPr>
        <w:suppressAutoHyphens w:val="0"/>
        <w:spacing w:line="276" w:lineRule="auto"/>
        <w:ind w:left="540" w:hanging="567"/>
        <w:contextualSpacing/>
        <w:jc w:val="both"/>
        <w:rPr>
          <w:rFonts w:cs="Times New Roman"/>
          <w:color w:val="000000" w:themeColor="text1"/>
        </w:rPr>
      </w:pPr>
      <w:r w:rsidRPr="00B1283C">
        <w:rPr>
          <w:rFonts w:cs="Times New Roman"/>
          <w:color w:val="000000" w:themeColor="text1"/>
          <w:lang w:val="id-ID"/>
        </w:rPr>
        <w:t>Audit.</w:t>
      </w:r>
    </w:p>
    <w:p w:rsidR="00FA09C0" w:rsidRPr="00135B4E" w:rsidRDefault="00FA09C0" w:rsidP="00135B4E">
      <w:pPr>
        <w:pStyle w:val="ListParagraph"/>
        <w:suppressAutoHyphens w:val="0"/>
        <w:spacing w:line="276" w:lineRule="auto"/>
        <w:ind w:left="540"/>
        <w:contextualSpacing/>
        <w:jc w:val="both"/>
        <w:rPr>
          <w:rFonts w:cs="Times New Roman"/>
          <w:color w:val="000000" w:themeColor="text1"/>
          <w:lang w:val="en-US"/>
        </w:rPr>
      </w:pPr>
      <w:r w:rsidRPr="00B1283C">
        <w:rPr>
          <w:rFonts w:cs="Times New Roman"/>
          <w:color w:val="000000"/>
          <w:lang w:val="id-ID"/>
        </w:rPr>
        <w:t>Para</w:t>
      </w:r>
      <w:r w:rsidRPr="00B1283C">
        <w:rPr>
          <w:rFonts w:cs="Times New Roman"/>
          <w:lang w:val="id-ID"/>
        </w:rPr>
        <w:t xml:space="preserve"> </w:t>
      </w:r>
      <w:r w:rsidRPr="00B1283C">
        <w:rPr>
          <w:rFonts w:cs="Times New Roman"/>
          <w:color w:val="000000"/>
          <w:lang w:val="id-ID"/>
        </w:rPr>
        <w:t>Pihak</w:t>
      </w:r>
      <w:r w:rsidRPr="00B1283C">
        <w:rPr>
          <w:rFonts w:cs="Times New Roman"/>
          <w:lang w:val="id-ID"/>
        </w:rPr>
        <w:t xml:space="preserve"> </w:t>
      </w:r>
      <w:r w:rsidRPr="00B1283C">
        <w:rPr>
          <w:rFonts w:cs="Times New Roman"/>
          <w:color w:val="000000"/>
          <w:lang w:val="id-ID"/>
        </w:rPr>
        <w:t>berhak</w:t>
      </w:r>
      <w:r w:rsidRPr="00B1283C">
        <w:rPr>
          <w:rFonts w:cs="Times New Roman"/>
          <w:lang w:val="id-ID"/>
        </w:rPr>
        <w:t xml:space="preserve"> </w:t>
      </w:r>
      <w:r w:rsidRPr="00B1283C">
        <w:rPr>
          <w:rFonts w:cs="Times New Roman"/>
          <w:color w:val="000000"/>
          <w:lang w:val="id-ID"/>
        </w:rPr>
        <w:t>melakukan</w:t>
      </w:r>
      <w:r w:rsidRPr="00B1283C">
        <w:rPr>
          <w:rFonts w:cs="Times New Roman"/>
          <w:lang w:val="id-ID"/>
        </w:rPr>
        <w:t xml:space="preserve"> </w:t>
      </w:r>
      <w:r w:rsidRPr="00B1283C">
        <w:rPr>
          <w:rFonts w:cs="Times New Roman"/>
          <w:color w:val="000000"/>
          <w:lang w:val="id-ID"/>
        </w:rPr>
        <w:t>audit</w:t>
      </w:r>
      <w:r w:rsidRPr="00B1283C">
        <w:rPr>
          <w:rFonts w:cs="Times New Roman"/>
          <w:lang w:val="id-ID"/>
        </w:rPr>
        <w:t xml:space="preserve"> </w:t>
      </w:r>
      <w:r w:rsidRPr="00B1283C">
        <w:rPr>
          <w:rFonts w:cs="Times New Roman"/>
          <w:color w:val="000000"/>
          <w:lang w:val="id-ID"/>
        </w:rPr>
        <w:t>terhadap</w:t>
      </w:r>
      <w:r w:rsidRPr="00B1283C">
        <w:rPr>
          <w:rFonts w:cs="Times New Roman"/>
          <w:lang w:val="id-ID"/>
        </w:rPr>
        <w:t xml:space="preserve"> pelaksanaan </w:t>
      </w:r>
      <w:r w:rsidRPr="00B1283C">
        <w:rPr>
          <w:rFonts w:cs="Times New Roman"/>
          <w:color w:val="000000"/>
          <w:lang w:val="id-ID"/>
        </w:rPr>
        <w:t>perjanjian</w:t>
      </w:r>
      <w:r w:rsidRPr="00B1283C">
        <w:rPr>
          <w:rFonts w:cs="Times New Roman"/>
          <w:lang w:val="id-ID"/>
        </w:rPr>
        <w:t xml:space="preserve"> </w:t>
      </w:r>
      <w:r w:rsidRPr="00B1283C">
        <w:rPr>
          <w:rFonts w:cs="Times New Roman"/>
          <w:color w:val="000000"/>
          <w:lang w:val="id-ID"/>
        </w:rPr>
        <w:t>ini.</w:t>
      </w:r>
    </w:p>
    <w:p w:rsidR="001E0CD7" w:rsidRPr="00135B4E" w:rsidRDefault="001E0CD7" w:rsidP="00135B4E">
      <w:pPr>
        <w:pStyle w:val="ListParagraph"/>
        <w:numPr>
          <w:ilvl w:val="0"/>
          <w:numId w:val="36"/>
        </w:numPr>
        <w:ind w:left="540" w:hanging="540"/>
        <w:contextualSpacing/>
        <w:jc w:val="both"/>
        <w:rPr>
          <w:rFonts w:cs="Times New Roman"/>
          <w:color w:val="000000" w:themeColor="text1"/>
        </w:rPr>
      </w:pPr>
      <w:proofErr w:type="spellStart"/>
      <w:r w:rsidRPr="00135B4E">
        <w:rPr>
          <w:rFonts w:cs="Times New Roman"/>
          <w:color w:val="000000" w:themeColor="text1"/>
        </w:rPr>
        <w:t>Hukum</w:t>
      </w:r>
      <w:proofErr w:type="spellEnd"/>
      <w:r w:rsidRPr="00135B4E">
        <w:rPr>
          <w:rFonts w:cs="Times New Roman"/>
          <w:color w:val="000000" w:themeColor="text1"/>
        </w:rPr>
        <w:t xml:space="preserve"> yang </w:t>
      </w:r>
      <w:proofErr w:type="spellStart"/>
      <w:r w:rsidRPr="00135B4E">
        <w:rPr>
          <w:rFonts w:cs="Times New Roman"/>
          <w:color w:val="000000" w:themeColor="text1"/>
        </w:rPr>
        <w:t>berlaku</w:t>
      </w:r>
      <w:proofErr w:type="spellEnd"/>
    </w:p>
    <w:p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00F00A90" w:rsidRPr="004F2AF7">
        <w:rPr>
          <w:rFonts w:cs="Times New Roman"/>
          <w:color w:val="000000" w:themeColor="text1"/>
          <w:lang w:val="id-ID"/>
        </w:rPr>
        <w:t xml:space="preserve"> </w:t>
      </w:r>
      <w:proofErr w:type="spellStart"/>
      <w:r w:rsidR="003213F6" w:rsidRPr="004F2AF7">
        <w:rPr>
          <w:rFonts w:cs="Times New Roman"/>
          <w:color w:val="000000" w:themeColor="text1"/>
        </w:rPr>
        <w:t>ini</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dan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pelaksanaan</w:t>
      </w:r>
      <w:r w:rsidRPr="004F2AF7">
        <w:rPr>
          <w:rFonts w:cs="Times New Roman"/>
          <w:color w:val="000000" w:themeColor="text1"/>
        </w:rPr>
        <w:t>nya</w:t>
      </w:r>
      <w:proofErr w:type="spellEnd"/>
      <w:r w:rsidRPr="004F2AF7">
        <w:rPr>
          <w:rFonts w:cs="Times New Roman"/>
          <w:color w:val="000000" w:themeColor="text1"/>
        </w:rPr>
        <w:t xml:space="preserve">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proofErr w:type="gramStart"/>
      <w:r w:rsidRPr="004F2AF7">
        <w:rPr>
          <w:rFonts w:cs="Times New Roman"/>
          <w:color w:val="000000"/>
        </w:rPr>
        <w:t>akan</w:t>
      </w:r>
      <w:proofErr w:type="spellEnd"/>
      <w:proofErr w:type="gram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w:t>
      </w:r>
      <w:proofErr w:type="spellStart"/>
      <w:r w:rsidRPr="004F2AF7">
        <w:rPr>
          <w:rFonts w:cs="Times New Roman"/>
          <w:color w:val="000000"/>
        </w:rPr>
        <w:t>oleh</w:t>
      </w:r>
      <w:proofErr w:type="spellEnd"/>
      <w:r w:rsidRPr="004F2AF7">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rsidR="0084356D" w:rsidRPr="004F2AF7" w:rsidRDefault="0084356D" w:rsidP="004F2AF7">
      <w:pPr>
        <w:spacing w:after="0"/>
        <w:jc w:val="both"/>
        <w:rPr>
          <w:rFonts w:ascii="Times New Roman" w:hAnsi="Times New Roman" w:cs="Times New Roman"/>
          <w:color w:val="000000" w:themeColor="text1"/>
          <w:sz w:val="24"/>
          <w:szCs w:val="24"/>
        </w:rPr>
      </w:pPr>
    </w:p>
    <w:p w:rsidR="00361E7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rsidR="00361E7F" w:rsidRDefault="00361E7F" w:rsidP="004F2AF7">
      <w:pPr>
        <w:spacing w:after="0"/>
        <w:jc w:val="both"/>
        <w:rPr>
          <w:rFonts w:ascii="Times New Roman" w:hAnsi="Times New Roman" w:cs="Times New Roman"/>
          <w:color w:val="000000" w:themeColor="text1"/>
          <w:sz w:val="24"/>
          <w:szCs w:val="24"/>
        </w:rPr>
      </w:pPr>
    </w:p>
    <w:p w:rsidR="00361E7F" w:rsidRDefault="00361E7F" w:rsidP="004F2AF7">
      <w:pPr>
        <w:spacing w:after="0"/>
        <w:jc w:val="both"/>
        <w:rPr>
          <w:rFonts w:ascii="Times New Roman" w:hAnsi="Times New Roman" w:cs="Times New Roman"/>
          <w:color w:val="000000" w:themeColor="text1"/>
          <w:sz w:val="24"/>
          <w:szCs w:val="24"/>
        </w:rPr>
      </w:pPr>
    </w:p>
    <w:p w:rsidR="00361E7F" w:rsidRPr="004F2AF7" w:rsidRDefault="00361E7F"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rsidTr="00C20180">
        <w:trPr>
          <w:trHeight w:val="1483"/>
        </w:trPr>
        <w:tc>
          <w:tcPr>
            <w:tcW w:w="2400" w:type="pct"/>
            <w:vAlign w:val="bottom"/>
          </w:tcPr>
          <w:p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rsidR="007749D3" w:rsidRPr="00135B4E" w:rsidRDefault="005874F8" w:rsidP="004F2AF7">
            <w:pPr>
              <w:widowControl w:val="0"/>
              <w:autoSpaceDE w:val="0"/>
              <w:autoSpaceDN w:val="0"/>
              <w:adjustRightInd w:val="0"/>
              <w:spacing w:after="0"/>
              <w:ind w:right="105"/>
              <w:jc w:val="center"/>
              <w:rPr>
                <w:rFonts w:ascii="Times New Roman" w:hAnsi="Times New Roman" w:cs="Times New Roman"/>
                <w:b/>
                <w:i/>
                <w:color w:val="000000" w:themeColor="text1"/>
                <w:sz w:val="24"/>
                <w:szCs w:val="24"/>
              </w:rPr>
            </w:pPr>
            <w:r w:rsidRPr="00135B4E">
              <w:rPr>
                <w:rFonts w:ascii="Times New Roman" w:hAnsi="Times New Roman" w:cs="Times New Roman"/>
                <w:b/>
                <w:color w:val="000000" w:themeColor="text1"/>
                <w:sz w:val="24"/>
                <w:szCs w:val="24"/>
                <w:lang w:val="en-US"/>
              </w:rPr>
              <w:t xml:space="preserve">CV. </w:t>
            </w:r>
            <w:r w:rsidR="00E21882" w:rsidRPr="00135B4E">
              <w:rPr>
                <w:rFonts w:ascii="Times New Roman" w:hAnsi="Times New Roman" w:cs="Times New Roman"/>
                <w:b/>
                <w:color w:val="000000" w:themeColor="text1"/>
                <w:sz w:val="24"/>
                <w:szCs w:val="24"/>
                <w:lang w:val="en-US"/>
              </w:rPr>
              <w:t>PREMA JAYA</w:t>
            </w:r>
          </w:p>
          <w:p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rsidR="00F33B45" w:rsidRPr="005874F8" w:rsidRDefault="005874F8"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lang w:val="en-US"/>
              </w:rPr>
            </w:pPr>
            <w:r>
              <w:rPr>
                <w:rFonts w:ascii="Times New Roman" w:hAnsi="Times New Roman" w:cs="Times New Roman"/>
                <w:b/>
                <w:bCs/>
                <w:color w:val="000000" w:themeColor="text1"/>
                <w:sz w:val="24"/>
                <w:szCs w:val="24"/>
                <w:u w:val="single"/>
                <w:lang w:val="en-US"/>
              </w:rPr>
              <w:t xml:space="preserve">Budi Dwi </w:t>
            </w:r>
            <w:proofErr w:type="spellStart"/>
            <w:r>
              <w:rPr>
                <w:rFonts w:ascii="Times New Roman" w:hAnsi="Times New Roman" w:cs="Times New Roman"/>
                <w:b/>
                <w:bCs/>
                <w:color w:val="000000" w:themeColor="text1"/>
                <w:sz w:val="24"/>
                <w:szCs w:val="24"/>
                <w:u w:val="single"/>
                <w:lang w:val="en-US"/>
              </w:rPr>
              <w:t>Priyanto</w:t>
            </w:r>
            <w:proofErr w:type="spellEnd"/>
          </w:p>
          <w:p w:rsidR="007749D3" w:rsidRPr="004F2AF7" w:rsidRDefault="005874F8" w:rsidP="004F2AF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proofErr w:type="spellStart"/>
            <w:r>
              <w:rPr>
                <w:rFonts w:ascii="Times New Roman" w:hAnsi="Times New Roman" w:cs="Times New Roman"/>
                <w:color w:val="000000" w:themeColor="text1"/>
                <w:sz w:val="24"/>
                <w:szCs w:val="24"/>
                <w:lang w:val="en-US"/>
              </w:rPr>
              <w:t>Direktur</w:t>
            </w:r>
            <w:proofErr w:type="spellEnd"/>
          </w:p>
        </w:tc>
        <w:tc>
          <w:tcPr>
            <w:tcW w:w="2600" w:type="pct"/>
            <w:vAlign w:val="bottom"/>
          </w:tcPr>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135B4E" w:rsidRDefault="00361E7F"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 xml:space="preserve">Kawasaki </w:t>
            </w:r>
            <w:proofErr w:type="spellStart"/>
            <w:r>
              <w:rPr>
                <w:rFonts w:ascii="Times New Roman" w:hAnsi="Times New Roman" w:cs="Times New Roman"/>
                <w:b/>
                <w:color w:val="000000" w:themeColor="text1"/>
                <w:sz w:val="24"/>
                <w:szCs w:val="24"/>
                <w:u w:val="single"/>
                <w:lang w:val="en-US"/>
              </w:rPr>
              <w:t>Nozomi</w:t>
            </w:r>
            <w:proofErr w:type="spellEnd"/>
          </w:p>
          <w:p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rsidR="000250C0" w:rsidRPr="004F2AF7" w:rsidRDefault="000250C0" w:rsidP="004F2AF7">
      <w:pPr>
        <w:pStyle w:val="Default"/>
        <w:tabs>
          <w:tab w:val="center" w:pos="7560"/>
        </w:tabs>
        <w:spacing w:line="276" w:lineRule="auto"/>
        <w:jc w:val="both"/>
        <w:rPr>
          <w:b/>
          <w:bCs/>
          <w:color w:val="000000" w:themeColor="text1"/>
        </w:rPr>
      </w:pPr>
    </w:p>
    <w:p w:rsidR="0094347D" w:rsidRPr="004F2AF7" w:rsidRDefault="0094347D" w:rsidP="004F2AF7">
      <w:pPr>
        <w:pStyle w:val="Default"/>
        <w:tabs>
          <w:tab w:val="center" w:pos="7560"/>
        </w:tabs>
        <w:spacing w:line="276" w:lineRule="auto"/>
        <w:jc w:val="both"/>
        <w:rPr>
          <w:bCs/>
          <w:color w:val="000000" w:themeColor="text1"/>
        </w:rPr>
      </w:pPr>
      <w:bookmarkStart w:id="164" w:name="_GoBack"/>
      <w:bookmarkEnd w:id="164"/>
    </w:p>
    <w:sectPr w:rsidR="0094347D" w:rsidRPr="004F2AF7" w:rsidSect="00041EE8">
      <w:footerReference w:type="default" r:id="rId10"/>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29EC" w:rsidRDefault="006329EC" w:rsidP="001A0EC8">
      <w:pPr>
        <w:spacing w:after="0" w:line="240" w:lineRule="auto"/>
      </w:pPr>
      <w:r>
        <w:separator/>
      </w:r>
    </w:p>
  </w:endnote>
  <w:endnote w:type="continuationSeparator" w:id="0">
    <w:p w:rsidR="006329EC" w:rsidRDefault="006329EC"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variable"/>
    <w:sig w:usb0="800000AF" w:usb1="1001ECEA"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6329EC" w:rsidRPr="001A1104" w:rsidTr="007D7353">
      <w:trPr>
        <w:trHeight w:val="710"/>
      </w:trPr>
      <w:tc>
        <w:tcPr>
          <w:tcW w:w="850" w:type="dxa"/>
        </w:tcPr>
        <w:p w:rsidR="006329EC" w:rsidRPr="001A1104" w:rsidRDefault="006329E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rsidR="006329EC" w:rsidRPr="001A1104" w:rsidRDefault="006329EC" w:rsidP="00F31FB4">
          <w:pPr>
            <w:pStyle w:val="Footer"/>
            <w:rPr>
              <w:rFonts w:ascii="Times New Roman" w:hAnsi="Times New Roman" w:cs="Times New Roman"/>
              <w:sz w:val="16"/>
              <w:szCs w:val="16"/>
            </w:rPr>
          </w:pPr>
        </w:p>
        <w:p w:rsidR="006329EC" w:rsidRPr="001A1104" w:rsidRDefault="006329EC" w:rsidP="00F31FB4">
          <w:pPr>
            <w:pStyle w:val="Footer"/>
            <w:jc w:val="center"/>
            <w:rPr>
              <w:rFonts w:ascii="Times New Roman" w:hAnsi="Times New Roman" w:cs="Times New Roman"/>
              <w:sz w:val="16"/>
              <w:szCs w:val="16"/>
            </w:rPr>
          </w:pPr>
        </w:p>
        <w:p w:rsidR="006329EC" w:rsidRPr="001A1104" w:rsidRDefault="006329EC" w:rsidP="00F31FB4">
          <w:pPr>
            <w:pStyle w:val="Footer"/>
            <w:jc w:val="center"/>
            <w:rPr>
              <w:rFonts w:ascii="Times New Roman" w:hAnsi="Times New Roman" w:cs="Times New Roman"/>
              <w:sz w:val="16"/>
              <w:szCs w:val="16"/>
            </w:rPr>
          </w:pPr>
        </w:p>
      </w:tc>
      <w:tc>
        <w:tcPr>
          <w:tcW w:w="851" w:type="dxa"/>
        </w:tcPr>
        <w:p w:rsidR="006329EC" w:rsidRPr="001A1104" w:rsidRDefault="006329E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rsidR="006329EC" w:rsidRPr="001A1104" w:rsidRDefault="006329E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rsidR="006329EC" w:rsidRPr="001A1104" w:rsidRDefault="006329E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rsidR="006329EC" w:rsidRPr="001A1104" w:rsidRDefault="006329EC">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190D88">
      <w:rPr>
        <w:rFonts w:ascii="Times New Roman" w:hAnsi="Times New Roman" w:cs="Times New Roman"/>
        <w:b/>
        <w:noProof/>
        <w:sz w:val="16"/>
        <w:szCs w:val="16"/>
      </w:rPr>
      <w:t>8</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190D88">
      <w:rPr>
        <w:rFonts w:ascii="Times New Roman" w:hAnsi="Times New Roman" w:cs="Times New Roman"/>
        <w:b/>
        <w:noProof/>
        <w:sz w:val="16"/>
        <w:szCs w:val="16"/>
      </w:rPr>
      <w:t>8</w:t>
    </w:r>
    <w:r w:rsidRPr="001A1104">
      <w:rPr>
        <w:rFonts w:ascii="Times New Roman" w:hAnsi="Times New Roman" w:cs="Times New Roman"/>
        <w:b/>
        <w:sz w:val="16"/>
        <w:szCs w:val="16"/>
      </w:rPr>
      <w:fldChar w:fldCharType="end"/>
    </w:r>
  </w:p>
  <w:p w:rsidR="00190D88" w:rsidRDefault="00190D88" w:rsidP="00F33B45">
    <w:pPr>
      <w:pStyle w:val="Default"/>
      <w:spacing w:line="276" w:lineRule="auto"/>
      <w:rPr>
        <w:ins w:id="165" w:author="ROHAYATI" w:date="2024-06-13T13:57:00Z"/>
        <w:color w:val="000000" w:themeColor="text1"/>
        <w:sz w:val="16"/>
        <w:szCs w:val="16"/>
      </w:rPr>
    </w:pPr>
    <w:ins w:id="166" w:author="ROHAYATI" w:date="2024-06-13T13:57:00Z">
      <w:r w:rsidRPr="00190D88">
        <w:rPr>
          <w:color w:val="000000" w:themeColor="text1"/>
          <w:sz w:val="16"/>
          <w:szCs w:val="16"/>
        </w:rPr>
        <w:t>SAMIJF/LKM-LA/06-2024/087</w:t>
      </w:r>
    </w:ins>
  </w:p>
  <w:p w:rsidR="00E93390" w:rsidRPr="001F2AA6" w:rsidDel="00190D88" w:rsidRDefault="00E93390" w:rsidP="00E93390">
    <w:pPr>
      <w:pStyle w:val="Footer"/>
      <w:rPr>
        <w:del w:id="167" w:author="ROHAYATI" w:date="2024-06-13T13:57:00Z"/>
        <w:rFonts w:ascii="Times New Roman" w:hAnsi="Times New Roman" w:cs="Times New Roman"/>
        <w:color w:val="000000" w:themeColor="text1"/>
        <w:sz w:val="16"/>
        <w:szCs w:val="16"/>
        <w:lang w:val="en-US"/>
        <w:rPrChange w:id="168" w:author="ROHAYATI" w:date="2024-06-11T12:25:00Z">
          <w:rPr>
            <w:del w:id="169" w:author="ROHAYATI" w:date="2024-06-13T13:57:00Z"/>
            <w:rFonts w:ascii="Times New Roman" w:hAnsi="Times New Roman" w:cs="Times New Roman"/>
            <w:color w:val="000000" w:themeColor="text1"/>
            <w:sz w:val="16"/>
            <w:szCs w:val="16"/>
          </w:rPr>
        </w:rPrChange>
      </w:rPr>
    </w:pPr>
    <w:del w:id="170" w:author="ROHAYATI" w:date="2024-06-11T12:25:00Z">
      <w:r w:rsidRPr="00E93390" w:rsidDel="001F2AA6">
        <w:rPr>
          <w:rFonts w:ascii="Times New Roman" w:hAnsi="Times New Roman" w:cs="Times New Roman"/>
          <w:color w:val="000000" w:themeColor="text1"/>
          <w:sz w:val="16"/>
          <w:szCs w:val="16"/>
        </w:rPr>
        <w:delText>SAMIJF/LKM-LA/05-2023/052</w:delText>
      </w:r>
    </w:del>
  </w:p>
  <w:p w:rsidR="006329EC" w:rsidRPr="001A1104" w:rsidRDefault="006329EC" w:rsidP="00F33B45">
    <w:pPr>
      <w:pStyle w:val="Default"/>
      <w:spacing w:line="276" w:lineRule="auto"/>
      <w:rPr>
        <w:color w:val="000000" w:themeColor="text1"/>
        <w:sz w:val="16"/>
        <w:szCs w:val="16"/>
      </w:rPr>
    </w:pPr>
    <w:r>
      <w:rPr>
        <w:color w:val="000000" w:themeColor="text1"/>
        <w:sz w:val="16"/>
        <w:szCs w:val="16"/>
        <w:lang w:val="en-US"/>
      </w:rPr>
      <w:t>CV. PREMA JAYA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29EC" w:rsidRDefault="006329EC" w:rsidP="001A0EC8">
      <w:pPr>
        <w:spacing w:after="0" w:line="240" w:lineRule="auto"/>
      </w:pPr>
      <w:r>
        <w:separator/>
      </w:r>
    </w:p>
  </w:footnote>
  <w:footnote w:type="continuationSeparator" w:id="0">
    <w:p w:rsidR="006329EC" w:rsidRDefault="006329EC"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8" w15:restartNumberingAfterBreak="0">
    <w:nsid w:val="7B4D00F2"/>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 w:numId="36">
    <w:abstractNumId w:val="38"/>
  </w:num>
  <w:numIdMacAtCleanup w:val="1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HAYATI">
    <w15:presenceInfo w15:providerId="AD" w15:userId="S-1-5-21-1426287905-1730833988-3196665247-46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comments="0" w:insDel="0" w:formatting="0"/>
  <w:trackRevisions/>
  <w:defaultTabStop w:val="720"/>
  <w:drawingGridHorizontalSpacing w:val="110"/>
  <w:displayHorizontalDrawingGridEvery w:val="2"/>
  <w:characterSpacingControl w:val="doNotCompress"/>
  <w:hdrShapeDefaults>
    <o:shapedefaults v:ext="edit" spidmax="2252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6C54"/>
    <w:rsid w:val="000E732D"/>
    <w:rsid w:val="000F0BD6"/>
    <w:rsid w:val="000F0D8E"/>
    <w:rsid w:val="000F27F8"/>
    <w:rsid w:val="000F7A42"/>
    <w:rsid w:val="00105D1D"/>
    <w:rsid w:val="00116A55"/>
    <w:rsid w:val="00135B4E"/>
    <w:rsid w:val="001368C2"/>
    <w:rsid w:val="00147AB0"/>
    <w:rsid w:val="00163EC8"/>
    <w:rsid w:val="00163EF0"/>
    <w:rsid w:val="001703D8"/>
    <w:rsid w:val="00176442"/>
    <w:rsid w:val="00190D88"/>
    <w:rsid w:val="0019486C"/>
    <w:rsid w:val="001A0EC8"/>
    <w:rsid w:val="001A1104"/>
    <w:rsid w:val="001A5DFD"/>
    <w:rsid w:val="001B567F"/>
    <w:rsid w:val="001E0CD7"/>
    <w:rsid w:val="001E5A94"/>
    <w:rsid w:val="001E5DF7"/>
    <w:rsid w:val="001E6F70"/>
    <w:rsid w:val="001E7C01"/>
    <w:rsid w:val="001F2AA6"/>
    <w:rsid w:val="001F4635"/>
    <w:rsid w:val="00200A76"/>
    <w:rsid w:val="00213EEA"/>
    <w:rsid w:val="00223ABB"/>
    <w:rsid w:val="00225337"/>
    <w:rsid w:val="00225CB8"/>
    <w:rsid w:val="00227C20"/>
    <w:rsid w:val="0024559D"/>
    <w:rsid w:val="00245D5B"/>
    <w:rsid w:val="00247A39"/>
    <w:rsid w:val="002615DC"/>
    <w:rsid w:val="002644FA"/>
    <w:rsid w:val="00265BEC"/>
    <w:rsid w:val="00280AF6"/>
    <w:rsid w:val="002842D6"/>
    <w:rsid w:val="0028476B"/>
    <w:rsid w:val="002915F4"/>
    <w:rsid w:val="0029213C"/>
    <w:rsid w:val="002952FC"/>
    <w:rsid w:val="002A0524"/>
    <w:rsid w:val="002A201A"/>
    <w:rsid w:val="002A4C5C"/>
    <w:rsid w:val="002C62A1"/>
    <w:rsid w:val="002D032E"/>
    <w:rsid w:val="002E36F1"/>
    <w:rsid w:val="002E3882"/>
    <w:rsid w:val="002E3D4A"/>
    <w:rsid w:val="002E634B"/>
    <w:rsid w:val="002F2DE3"/>
    <w:rsid w:val="002F2FBD"/>
    <w:rsid w:val="00313CF4"/>
    <w:rsid w:val="003213F6"/>
    <w:rsid w:val="003505BA"/>
    <w:rsid w:val="003567B4"/>
    <w:rsid w:val="0035701F"/>
    <w:rsid w:val="00361E7F"/>
    <w:rsid w:val="00361FDF"/>
    <w:rsid w:val="00364052"/>
    <w:rsid w:val="003646D6"/>
    <w:rsid w:val="00364ECB"/>
    <w:rsid w:val="003671DA"/>
    <w:rsid w:val="00370997"/>
    <w:rsid w:val="00374E42"/>
    <w:rsid w:val="003750C5"/>
    <w:rsid w:val="00392558"/>
    <w:rsid w:val="003C5922"/>
    <w:rsid w:val="003E63D8"/>
    <w:rsid w:val="003F0264"/>
    <w:rsid w:val="003F2EAE"/>
    <w:rsid w:val="003F4FD7"/>
    <w:rsid w:val="003F5ED0"/>
    <w:rsid w:val="003F74DB"/>
    <w:rsid w:val="004112A0"/>
    <w:rsid w:val="00414AE8"/>
    <w:rsid w:val="00415D5A"/>
    <w:rsid w:val="004166BB"/>
    <w:rsid w:val="00424E0D"/>
    <w:rsid w:val="00451346"/>
    <w:rsid w:val="0046058D"/>
    <w:rsid w:val="00465955"/>
    <w:rsid w:val="00472F76"/>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5435"/>
    <w:rsid w:val="005874F8"/>
    <w:rsid w:val="005A6D39"/>
    <w:rsid w:val="005B05C3"/>
    <w:rsid w:val="005B2481"/>
    <w:rsid w:val="005C1299"/>
    <w:rsid w:val="005C1806"/>
    <w:rsid w:val="005D74EB"/>
    <w:rsid w:val="005F72BA"/>
    <w:rsid w:val="006007C3"/>
    <w:rsid w:val="00601394"/>
    <w:rsid w:val="0060474E"/>
    <w:rsid w:val="006257F5"/>
    <w:rsid w:val="006329EC"/>
    <w:rsid w:val="00637F9E"/>
    <w:rsid w:val="00652BDB"/>
    <w:rsid w:val="006578F3"/>
    <w:rsid w:val="006643C9"/>
    <w:rsid w:val="00676F2D"/>
    <w:rsid w:val="00681E76"/>
    <w:rsid w:val="00682701"/>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29D7"/>
    <w:rsid w:val="00723AC8"/>
    <w:rsid w:val="00725D8B"/>
    <w:rsid w:val="007314BB"/>
    <w:rsid w:val="007347F0"/>
    <w:rsid w:val="00734C31"/>
    <w:rsid w:val="0073737F"/>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C1728"/>
    <w:rsid w:val="007C1C86"/>
    <w:rsid w:val="007C510E"/>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9F4368"/>
    <w:rsid w:val="00A119D8"/>
    <w:rsid w:val="00A12E59"/>
    <w:rsid w:val="00A17C10"/>
    <w:rsid w:val="00A219EA"/>
    <w:rsid w:val="00A3233A"/>
    <w:rsid w:val="00A40055"/>
    <w:rsid w:val="00A43BE8"/>
    <w:rsid w:val="00A43CD8"/>
    <w:rsid w:val="00A475D7"/>
    <w:rsid w:val="00A53C6B"/>
    <w:rsid w:val="00A62477"/>
    <w:rsid w:val="00A6360C"/>
    <w:rsid w:val="00A64D10"/>
    <w:rsid w:val="00A655A1"/>
    <w:rsid w:val="00A67E4C"/>
    <w:rsid w:val="00A701BC"/>
    <w:rsid w:val="00A80544"/>
    <w:rsid w:val="00A812BE"/>
    <w:rsid w:val="00A81572"/>
    <w:rsid w:val="00A87434"/>
    <w:rsid w:val="00A935F8"/>
    <w:rsid w:val="00A96AB1"/>
    <w:rsid w:val="00AB39AE"/>
    <w:rsid w:val="00AB77A2"/>
    <w:rsid w:val="00AC58E9"/>
    <w:rsid w:val="00AD185B"/>
    <w:rsid w:val="00AD3B24"/>
    <w:rsid w:val="00AD7185"/>
    <w:rsid w:val="00AF2584"/>
    <w:rsid w:val="00B02046"/>
    <w:rsid w:val="00B02DA1"/>
    <w:rsid w:val="00B04A0F"/>
    <w:rsid w:val="00B0726F"/>
    <w:rsid w:val="00B33166"/>
    <w:rsid w:val="00B41120"/>
    <w:rsid w:val="00B42BD1"/>
    <w:rsid w:val="00B44053"/>
    <w:rsid w:val="00B674C0"/>
    <w:rsid w:val="00B752B9"/>
    <w:rsid w:val="00B8566F"/>
    <w:rsid w:val="00B907C6"/>
    <w:rsid w:val="00B97F45"/>
    <w:rsid w:val="00BA5E6B"/>
    <w:rsid w:val="00BB1696"/>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D73"/>
    <w:rsid w:val="00C91D9A"/>
    <w:rsid w:val="00CA42F7"/>
    <w:rsid w:val="00CC0247"/>
    <w:rsid w:val="00CD3FD1"/>
    <w:rsid w:val="00CD4D92"/>
    <w:rsid w:val="00CE1E7C"/>
    <w:rsid w:val="00D026D9"/>
    <w:rsid w:val="00D124E1"/>
    <w:rsid w:val="00D218EE"/>
    <w:rsid w:val="00D21C54"/>
    <w:rsid w:val="00D23420"/>
    <w:rsid w:val="00D239B5"/>
    <w:rsid w:val="00D367A7"/>
    <w:rsid w:val="00D46468"/>
    <w:rsid w:val="00D473A8"/>
    <w:rsid w:val="00D55BD3"/>
    <w:rsid w:val="00D60591"/>
    <w:rsid w:val="00D74CF8"/>
    <w:rsid w:val="00D826E6"/>
    <w:rsid w:val="00D85BAD"/>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16BCC"/>
    <w:rsid w:val="00E20609"/>
    <w:rsid w:val="00E21882"/>
    <w:rsid w:val="00E236C0"/>
    <w:rsid w:val="00E353B1"/>
    <w:rsid w:val="00E46359"/>
    <w:rsid w:val="00E47D9D"/>
    <w:rsid w:val="00E930F0"/>
    <w:rsid w:val="00E93390"/>
    <w:rsid w:val="00E94CFB"/>
    <w:rsid w:val="00EA31F6"/>
    <w:rsid w:val="00EA7074"/>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09C0"/>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5:docId w15:val="{B60B0BB1-512F-4662-9C2E-7EB3DC907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30846">
      <w:bodyDiv w:val="1"/>
      <w:marLeft w:val="0"/>
      <w:marRight w:val="0"/>
      <w:marTop w:val="0"/>
      <w:marBottom w:val="0"/>
      <w:divBdr>
        <w:top w:val="none" w:sz="0" w:space="0" w:color="auto"/>
        <w:left w:val="none" w:sz="0" w:space="0" w:color="auto"/>
        <w:bottom w:val="none" w:sz="0" w:space="0" w:color="auto"/>
        <w:right w:val="none" w:sz="0" w:space="0" w:color="auto"/>
      </w:divBdr>
    </w:div>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598375501">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ga_03@sami-jf.c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1B34DA-3A2B-4D13-B3E1-988521EF3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2404</Words>
  <Characters>13707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16079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12</cp:revision>
  <cp:lastPrinted>2023-06-05T02:34:00Z</cp:lastPrinted>
  <dcterms:created xsi:type="dcterms:W3CDTF">2022-06-06T02:23:00Z</dcterms:created>
  <dcterms:modified xsi:type="dcterms:W3CDTF">2024-06-13T06:58:00Z</dcterms:modified>
</cp:coreProperties>
</file>