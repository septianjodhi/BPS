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61F8EC" w14:textId="77777777" w:rsidR="00632A85" w:rsidRPr="00533BC6" w:rsidRDefault="00632A85" w:rsidP="00632A85">
      <w:pPr>
        <w:jc w:val="center"/>
        <w:rPr>
          <w:rFonts w:ascii="Times" w:hAnsi="Times" w:cs="Times"/>
          <w:b/>
          <w:lang w:val="es-US"/>
        </w:rPr>
      </w:pPr>
      <w:bookmarkStart w:id="0" w:name="_GoBack"/>
      <w:bookmarkEnd w:id="0"/>
      <w:r w:rsidRPr="00533BC6">
        <w:rPr>
          <w:rFonts w:ascii="Times" w:hAnsi="Times" w:cs="Times"/>
          <w:b/>
          <w:lang w:val="es-US"/>
        </w:rPr>
        <w:t>PERJANJIAN KERJA SAMA PENGADAAN AIR MINERAL</w:t>
      </w:r>
    </w:p>
    <w:p w14:paraId="359751E6" w14:textId="532A7D3B" w:rsidR="00632A85" w:rsidRDefault="0037686B" w:rsidP="00632A85">
      <w:pPr>
        <w:jc w:val="center"/>
        <w:rPr>
          <w:rFonts w:ascii="Times" w:hAnsi="Times" w:cs="Times"/>
          <w:b/>
          <w:sz w:val="24"/>
          <w:szCs w:val="28"/>
        </w:rPr>
      </w:pPr>
      <w:commentRangeStart w:id="1"/>
      <w:r>
        <w:rPr>
          <w:rFonts w:ascii="Times" w:hAnsi="Times" w:cs="Times"/>
          <w:b/>
          <w:sz w:val="24"/>
          <w:szCs w:val="28"/>
        </w:rPr>
        <w:t xml:space="preserve">No.  </w:t>
      </w:r>
      <w:del w:id="2" w:author="ROHAYATI" w:date="2023-06-17T11:27:00Z">
        <w:r w:rsidR="00080EF2" w:rsidDel="000D700A">
          <w:rPr>
            <w:rFonts w:ascii="Times" w:hAnsi="Times" w:cs="Times"/>
            <w:b/>
            <w:sz w:val="24"/>
            <w:szCs w:val="28"/>
          </w:rPr>
          <w:delText>035</w:delText>
        </w:r>
        <w:r w:rsidR="0056209C" w:rsidDel="000D700A">
          <w:rPr>
            <w:rFonts w:ascii="Times" w:hAnsi="Times" w:cs="Times"/>
            <w:b/>
            <w:sz w:val="24"/>
            <w:szCs w:val="28"/>
          </w:rPr>
          <w:delText>/SPK/HOD/TSP/SMG/VI/2022</w:delText>
        </w:r>
      </w:del>
      <w:ins w:id="3" w:author="ROHAYATI" w:date="2023-06-17T11:27:00Z">
        <w:r w:rsidR="000D700A">
          <w:rPr>
            <w:rFonts w:ascii="Times" w:hAnsi="Times" w:cs="Times"/>
            <w:b/>
            <w:sz w:val="24"/>
            <w:szCs w:val="28"/>
          </w:rPr>
          <w:t>…………………………………</w:t>
        </w:r>
      </w:ins>
      <w:commentRangeEnd w:id="1"/>
      <w:ins w:id="4" w:author="ROHAYATI" w:date="2023-06-17T11:36:00Z">
        <w:r w:rsidR="00A24418">
          <w:rPr>
            <w:rStyle w:val="CommentReference"/>
          </w:rPr>
          <w:commentReference w:id="1"/>
        </w:r>
      </w:ins>
    </w:p>
    <w:p w14:paraId="3A51D8B6" w14:textId="5D8D13F2" w:rsidR="00D62A00" w:rsidRPr="00533BC6" w:rsidRDefault="00D62A00" w:rsidP="00632A85">
      <w:pPr>
        <w:jc w:val="center"/>
        <w:rPr>
          <w:rFonts w:ascii="Times" w:hAnsi="Times" w:cs="Times"/>
          <w:b/>
          <w:sz w:val="24"/>
          <w:szCs w:val="28"/>
        </w:rPr>
      </w:pPr>
      <w:r>
        <w:rPr>
          <w:rFonts w:ascii="Times" w:hAnsi="Times" w:cs="Times"/>
          <w:b/>
          <w:sz w:val="24"/>
          <w:szCs w:val="28"/>
        </w:rPr>
        <w:t xml:space="preserve">SAMI No. </w:t>
      </w:r>
      <w:del w:id="5" w:author="ROHAYATI" w:date="2023-06-17T11:27:00Z">
        <w:r w:rsidRPr="00D62A00" w:rsidDel="000D700A">
          <w:rPr>
            <w:rFonts w:ascii="Times" w:hAnsi="Times" w:cs="Times"/>
            <w:b/>
            <w:sz w:val="24"/>
            <w:szCs w:val="28"/>
          </w:rPr>
          <w:delText>SAMIJF/LKM-LA/06-2022/082</w:delText>
        </w:r>
      </w:del>
      <w:ins w:id="6" w:author="ROHAYATI" w:date="2023-06-17T11:27:00Z">
        <w:r w:rsidR="000D700A">
          <w:rPr>
            <w:rFonts w:ascii="Times" w:hAnsi="Times" w:cs="Times"/>
            <w:b/>
            <w:sz w:val="24"/>
            <w:szCs w:val="28"/>
          </w:rPr>
          <w:t>…………………………….</w:t>
        </w:r>
      </w:ins>
    </w:p>
    <w:p w14:paraId="092DA812" w14:textId="77777777" w:rsidR="00632A85" w:rsidRPr="00533BC6" w:rsidRDefault="00632A85" w:rsidP="00632A85">
      <w:pPr>
        <w:jc w:val="center"/>
        <w:rPr>
          <w:rFonts w:ascii="Times" w:hAnsi="Times" w:cs="Times"/>
          <w:b/>
          <w:lang w:val="es-US"/>
        </w:rPr>
      </w:pPr>
      <w:r w:rsidRPr="00533BC6">
        <w:rPr>
          <w:rFonts w:ascii="Times" w:hAnsi="Times" w:cs="Times"/>
          <w:b/>
          <w:lang w:val="es-US"/>
        </w:rPr>
        <w:t>PT Tirta Sukses Perkasa</w:t>
      </w:r>
    </w:p>
    <w:p w14:paraId="133A7F27" w14:textId="67E8D401" w:rsidR="00340D7F" w:rsidRDefault="00632A85" w:rsidP="00AB3858">
      <w:pPr>
        <w:jc w:val="center"/>
        <w:rPr>
          <w:rFonts w:ascii="Times" w:hAnsi="Times" w:cs="Times"/>
          <w:b/>
          <w:lang w:val="pt-BR"/>
        </w:rPr>
      </w:pPr>
      <w:r w:rsidRPr="00533BC6">
        <w:rPr>
          <w:rFonts w:ascii="Times" w:hAnsi="Times" w:cs="Times"/>
          <w:b/>
          <w:lang w:val="pt-BR"/>
        </w:rPr>
        <w:t>DENGAN</w:t>
      </w:r>
    </w:p>
    <w:p w14:paraId="0644EC5B" w14:textId="1EE018F6" w:rsidR="00AB3858" w:rsidRPr="00BB46AA" w:rsidRDefault="00BB46AA" w:rsidP="00AB3858">
      <w:pPr>
        <w:jc w:val="center"/>
        <w:rPr>
          <w:rFonts w:ascii="Times" w:hAnsi="Times" w:cs="Times"/>
          <w:b/>
        </w:rPr>
      </w:pPr>
      <w:r w:rsidRPr="00BB46AA">
        <w:rPr>
          <w:rFonts w:ascii="Times" w:hAnsi="Times" w:cs="Times"/>
          <w:b/>
        </w:rPr>
        <w:t>P</w:t>
      </w:r>
      <w:r w:rsidR="00080EF2">
        <w:rPr>
          <w:rFonts w:ascii="Times" w:hAnsi="Times" w:cs="Times"/>
          <w:b/>
        </w:rPr>
        <w:t>T. Semarang Autocomp Manufacturing Indonesia (SAMI)</w:t>
      </w:r>
    </w:p>
    <w:p w14:paraId="67AD2D33" w14:textId="77777777" w:rsidR="00BB46AA" w:rsidRPr="00BB46AA" w:rsidRDefault="00BB46AA" w:rsidP="00AB3858">
      <w:pPr>
        <w:jc w:val="center"/>
        <w:rPr>
          <w:rFonts w:ascii="Times" w:hAnsi="Times" w:cs="Times"/>
          <w:b/>
          <w:lang w:val="pt-BR"/>
        </w:rPr>
      </w:pPr>
    </w:p>
    <w:p w14:paraId="462CAE58" w14:textId="77777777" w:rsidR="004F3961" w:rsidRPr="00533BC6" w:rsidRDefault="004F3961" w:rsidP="005E66D8">
      <w:pPr>
        <w:jc w:val="both"/>
        <w:rPr>
          <w:rFonts w:ascii="Times" w:hAnsi="Times" w:cs="Times"/>
        </w:rPr>
      </w:pPr>
      <w:r w:rsidRPr="00533BC6">
        <w:rPr>
          <w:rFonts w:ascii="Times" w:hAnsi="Times" w:cs="Times"/>
        </w:rPr>
        <w:t>Yang bertanda tangan dibawah ini :</w:t>
      </w:r>
    </w:p>
    <w:p w14:paraId="3B294222" w14:textId="18C37E2F" w:rsidR="004F3961" w:rsidRPr="00533BC6" w:rsidRDefault="004F3961" w:rsidP="005E66D8">
      <w:pPr>
        <w:jc w:val="both"/>
        <w:rPr>
          <w:rFonts w:ascii="Times" w:hAnsi="Times" w:cs="Times"/>
        </w:rPr>
      </w:pPr>
      <w:r w:rsidRPr="00533BC6">
        <w:rPr>
          <w:rFonts w:ascii="Times" w:hAnsi="Times" w:cs="Times"/>
        </w:rPr>
        <w:tab/>
        <w:t>Nama</w:t>
      </w:r>
      <w:r w:rsidRPr="00533BC6">
        <w:rPr>
          <w:rFonts w:ascii="Times" w:hAnsi="Times" w:cs="Times"/>
        </w:rPr>
        <w:tab/>
      </w:r>
      <w:r w:rsidRPr="00533BC6">
        <w:rPr>
          <w:rFonts w:ascii="Times" w:hAnsi="Times" w:cs="Times"/>
        </w:rPr>
        <w:tab/>
        <w:t>:</w:t>
      </w:r>
      <w:r w:rsidR="00F86F83" w:rsidRPr="00533BC6">
        <w:rPr>
          <w:rFonts w:ascii="Times" w:hAnsi="Times" w:cs="Times"/>
        </w:rPr>
        <w:t xml:space="preserve"> </w:t>
      </w:r>
      <w:ins w:id="7" w:author="Lilik Aprilian Maharyanto" w:date="2023-06-27T09:44:00Z">
        <w:r w:rsidR="003B04D2">
          <w:rPr>
            <w:rFonts w:ascii="Times" w:hAnsi="Times" w:cs="Times"/>
          </w:rPr>
          <w:t>Joedi</w:t>
        </w:r>
        <w:r w:rsidR="000B3696" w:rsidRPr="000B3696">
          <w:rPr>
            <w:rFonts w:ascii="Times" w:hAnsi="Times" w:cs="Times"/>
          </w:rPr>
          <w:t>anto Soejonopoetro</w:t>
        </w:r>
        <w:r w:rsidR="000B3696" w:rsidRPr="000B3696" w:rsidDel="000B3696">
          <w:rPr>
            <w:rFonts w:ascii="Times" w:hAnsi="Times" w:cs="Times"/>
          </w:rPr>
          <w:t xml:space="preserve"> </w:t>
        </w:r>
      </w:ins>
      <w:del w:id="8" w:author="Lilik Aprilian Maharyanto" w:date="2023-06-27T09:44:00Z">
        <w:r w:rsidR="00F86F83" w:rsidRPr="00533BC6" w:rsidDel="000B3696">
          <w:rPr>
            <w:rFonts w:ascii="Times" w:hAnsi="Times" w:cs="Times"/>
          </w:rPr>
          <w:delText>Willyarto Sentoso</w:delText>
        </w:r>
      </w:del>
    </w:p>
    <w:p w14:paraId="45B7BCE2" w14:textId="04BCAEF7" w:rsidR="000B3696" w:rsidRDefault="004F3961" w:rsidP="005E66D8">
      <w:pPr>
        <w:jc w:val="both"/>
        <w:rPr>
          <w:ins w:id="9" w:author="Lilik Aprilian Maharyanto" w:date="2023-06-27T09:45:00Z"/>
          <w:rFonts w:ascii="Times" w:hAnsi="Times" w:cs="Times"/>
        </w:rPr>
      </w:pPr>
      <w:r w:rsidRPr="00533BC6">
        <w:rPr>
          <w:rFonts w:ascii="Times" w:hAnsi="Times" w:cs="Times"/>
        </w:rPr>
        <w:tab/>
      </w:r>
      <w:ins w:id="10" w:author="Lilik Aprilian Maharyanto" w:date="2023-06-27T09:45:00Z">
        <w:r w:rsidR="000B3696">
          <w:rPr>
            <w:rFonts w:ascii="Times" w:hAnsi="Times" w:cs="Times"/>
          </w:rPr>
          <w:t>Jabatan</w:t>
        </w:r>
      </w:ins>
      <w:del w:id="11" w:author="Lilik Aprilian Maharyanto" w:date="2023-06-27T09:45:00Z">
        <w:r w:rsidRPr="00533BC6" w:rsidDel="000B3696">
          <w:rPr>
            <w:rFonts w:ascii="Times" w:hAnsi="Times" w:cs="Times"/>
          </w:rPr>
          <w:delText>Ala</w:delText>
        </w:r>
      </w:del>
      <w:del w:id="12" w:author="Lilik Aprilian Maharyanto" w:date="2023-06-27T09:44:00Z">
        <w:r w:rsidRPr="00533BC6" w:rsidDel="000B3696">
          <w:rPr>
            <w:rFonts w:ascii="Times" w:hAnsi="Times" w:cs="Times"/>
          </w:rPr>
          <w:delText>mat</w:delText>
        </w:r>
      </w:del>
      <w:r w:rsidRPr="00533BC6">
        <w:rPr>
          <w:rFonts w:ascii="Times" w:hAnsi="Times" w:cs="Times"/>
        </w:rPr>
        <w:tab/>
      </w:r>
      <w:r w:rsidRPr="00533BC6">
        <w:rPr>
          <w:rFonts w:ascii="Times" w:hAnsi="Times" w:cs="Times"/>
        </w:rPr>
        <w:tab/>
        <w:t>:</w:t>
      </w:r>
      <w:r w:rsidR="00F86F83" w:rsidRPr="00533BC6">
        <w:rPr>
          <w:rFonts w:ascii="Times" w:hAnsi="Times" w:cs="Times"/>
        </w:rPr>
        <w:t xml:space="preserve"> </w:t>
      </w:r>
      <w:ins w:id="13" w:author="Lilik Aprilian Maharyanto" w:date="2023-06-27T09:45:00Z">
        <w:r w:rsidR="000B3696">
          <w:rPr>
            <w:rFonts w:ascii="Times" w:hAnsi="Times" w:cs="Times"/>
          </w:rPr>
          <w:t>Direktur Utama</w:t>
        </w:r>
      </w:ins>
    </w:p>
    <w:p w14:paraId="07840D55" w14:textId="4E9BD912" w:rsidR="000B3696" w:rsidRPr="00533BC6" w:rsidRDefault="000B3696">
      <w:pPr>
        <w:ind w:firstLine="720"/>
        <w:jc w:val="both"/>
        <w:rPr>
          <w:ins w:id="14" w:author="Lilik Aprilian Maharyanto" w:date="2023-06-27T09:45:00Z"/>
          <w:rFonts w:ascii="Times" w:hAnsi="Times" w:cs="Times"/>
        </w:rPr>
        <w:pPrChange w:id="15" w:author="Lilik Aprilian Maharyanto" w:date="2023-06-27T09:45:00Z">
          <w:pPr>
            <w:jc w:val="both"/>
          </w:pPr>
        </w:pPrChange>
      </w:pPr>
      <w:ins w:id="16" w:author="Lilik Aprilian Maharyanto" w:date="2023-06-27T09:45:00Z">
        <w:r w:rsidRPr="00533BC6">
          <w:rPr>
            <w:rFonts w:ascii="Times" w:hAnsi="Times" w:cs="Times"/>
          </w:rPr>
          <w:t>Nama</w:t>
        </w:r>
        <w:r w:rsidRPr="00533BC6">
          <w:rPr>
            <w:rFonts w:ascii="Times" w:hAnsi="Times" w:cs="Times"/>
          </w:rPr>
          <w:tab/>
        </w:r>
        <w:r w:rsidRPr="00533BC6">
          <w:rPr>
            <w:rFonts w:ascii="Times" w:hAnsi="Times" w:cs="Times"/>
          </w:rPr>
          <w:tab/>
          <w:t xml:space="preserve">: </w:t>
        </w:r>
        <w:r w:rsidRPr="000B3696">
          <w:rPr>
            <w:rFonts w:ascii="Times" w:hAnsi="Times" w:cs="Times"/>
          </w:rPr>
          <w:t>Peter Kradolfer</w:t>
        </w:r>
      </w:ins>
    </w:p>
    <w:p w14:paraId="70001BCA" w14:textId="5590FCA4" w:rsidR="000B3696" w:rsidRDefault="000B3696" w:rsidP="000B3696">
      <w:pPr>
        <w:jc w:val="both"/>
        <w:rPr>
          <w:ins w:id="17" w:author="Lilik Aprilian Maharyanto" w:date="2023-06-27T09:45:00Z"/>
          <w:rFonts w:ascii="Times" w:hAnsi="Times" w:cs="Times"/>
        </w:rPr>
      </w:pPr>
      <w:ins w:id="18" w:author="Lilik Aprilian Maharyanto" w:date="2023-06-27T09:45:00Z">
        <w:r w:rsidRPr="00533BC6">
          <w:rPr>
            <w:rFonts w:ascii="Times" w:hAnsi="Times" w:cs="Times"/>
          </w:rPr>
          <w:tab/>
        </w:r>
        <w:r>
          <w:rPr>
            <w:rFonts w:ascii="Times" w:hAnsi="Times" w:cs="Times"/>
          </w:rPr>
          <w:t>Jabatan</w:t>
        </w:r>
        <w:r w:rsidRPr="00533BC6">
          <w:rPr>
            <w:rFonts w:ascii="Times" w:hAnsi="Times" w:cs="Times"/>
          </w:rPr>
          <w:tab/>
        </w:r>
        <w:r w:rsidRPr="00533BC6">
          <w:rPr>
            <w:rFonts w:ascii="Times" w:hAnsi="Times" w:cs="Times"/>
          </w:rPr>
          <w:tab/>
          <w:t xml:space="preserve">: </w:t>
        </w:r>
        <w:r>
          <w:rPr>
            <w:rFonts w:ascii="Times" w:hAnsi="Times" w:cs="Times"/>
          </w:rPr>
          <w:t>Direktur</w:t>
        </w:r>
      </w:ins>
    </w:p>
    <w:p w14:paraId="4F371123" w14:textId="6EF33ECA" w:rsidR="000B3696" w:rsidRPr="00533BC6" w:rsidRDefault="000B3696">
      <w:pPr>
        <w:ind w:firstLine="720"/>
        <w:jc w:val="both"/>
        <w:rPr>
          <w:ins w:id="19" w:author="Lilik Aprilian Maharyanto" w:date="2023-06-27T09:45:00Z"/>
          <w:rFonts w:ascii="Times" w:hAnsi="Times" w:cs="Times"/>
        </w:rPr>
        <w:pPrChange w:id="20" w:author="Lilik Aprilian Maharyanto" w:date="2023-06-27T09:45:00Z">
          <w:pPr>
            <w:jc w:val="both"/>
          </w:pPr>
        </w:pPrChange>
      </w:pPr>
      <w:ins w:id="21" w:author="Lilik Aprilian Maharyanto" w:date="2023-06-27T09:45:00Z">
        <w:r w:rsidRPr="00533BC6">
          <w:rPr>
            <w:rFonts w:ascii="Times" w:hAnsi="Times" w:cs="Times"/>
          </w:rPr>
          <w:t>Nama</w:t>
        </w:r>
        <w:r w:rsidRPr="00533BC6">
          <w:rPr>
            <w:rFonts w:ascii="Times" w:hAnsi="Times" w:cs="Times"/>
          </w:rPr>
          <w:tab/>
        </w:r>
        <w:r w:rsidRPr="00533BC6">
          <w:rPr>
            <w:rFonts w:ascii="Times" w:hAnsi="Times" w:cs="Times"/>
          </w:rPr>
          <w:tab/>
          <w:t xml:space="preserve">: </w:t>
        </w:r>
        <w:r w:rsidRPr="000B3696">
          <w:rPr>
            <w:rFonts w:ascii="Times" w:hAnsi="Times" w:cs="Times"/>
          </w:rPr>
          <w:t>Herlina Dihardjo</w:t>
        </w:r>
      </w:ins>
    </w:p>
    <w:p w14:paraId="0E995631" w14:textId="36390149" w:rsidR="000B3696" w:rsidRDefault="000B3696" w:rsidP="000B3696">
      <w:pPr>
        <w:jc w:val="both"/>
        <w:rPr>
          <w:ins w:id="22" w:author="Lilik Aprilian Maharyanto" w:date="2023-06-27T09:45:00Z"/>
          <w:rFonts w:ascii="Times" w:hAnsi="Times" w:cs="Times"/>
        </w:rPr>
      </w:pPr>
      <w:ins w:id="23" w:author="Lilik Aprilian Maharyanto" w:date="2023-06-27T09:45:00Z">
        <w:r w:rsidRPr="00533BC6">
          <w:rPr>
            <w:rFonts w:ascii="Times" w:hAnsi="Times" w:cs="Times"/>
          </w:rPr>
          <w:tab/>
        </w:r>
        <w:r>
          <w:rPr>
            <w:rFonts w:ascii="Times" w:hAnsi="Times" w:cs="Times"/>
          </w:rPr>
          <w:t>Jabatan</w:t>
        </w:r>
        <w:r w:rsidRPr="00533BC6">
          <w:rPr>
            <w:rFonts w:ascii="Times" w:hAnsi="Times" w:cs="Times"/>
          </w:rPr>
          <w:tab/>
        </w:r>
        <w:r w:rsidRPr="00533BC6">
          <w:rPr>
            <w:rFonts w:ascii="Times" w:hAnsi="Times" w:cs="Times"/>
          </w:rPr>
          <w:tab/>
          <w:t xml:space="preserve">: </w:t>
        </w:r>
        <w:r>
          <w:rPr>
            <w:rFonts w:ascii="Times" w:hAnsi="Times" w:cs="Times"/>
          </w:rPr>
          <w:t>Direktur</w:t>
        </w:r>
      </w:ins>
    </w:p>
    <w:p w14:paraId="2935900D" w14:textId="77777777" w:rsidR="000B3696" w:rsidRDefault="00F86F83" w:rsidP="000B3696">
      <w:pPr>
        <w:ind w:firstLine="720"/>
        <w:jc w:val="both"/>
        <w:rPr>
          <w:ins w:id="24" w:author="Lilik Aprilian Maharyanto" w:date="2023-06-27T09:46:00Z"/>
          <w:rFonts w:ascii="Times" w:hAnsi="Times" w:cs="Times"/>
        </w:rPr>
      </w:pPr>
      <w:del w:id="25" w:author="Lilik Aprilian Maharyanto" w:date="2023-06-27T09:45:00Z">
        <w:r w:rsidRPr="00533BC6" w:rsidDel="000B3696">
          <w:rPr>
            <w:rFonts w:ascii="Times" w:hAnsi="Times" w:cs="Times"/>
          </w:rPr>
          <w:delText>Kawasan Industri Ca</w:delText>
        </w:r>
      </w:del>
      <w:ins w:id="26" w:author="Lilik Aprilian Maharyanto" w:date="2023-06-27T09:46:00Z">
        <w:r w:rsidR="000B3696">
          <w:rPr>
            <w:rFonts w:ascii="Times" w:hAnsi="Times" w:cs="Times"/>
          </w:rPr>
          <w:t>Alamat</w:t>
        </w:r>
        <w:r w:rsidR="000B3696">
          <w:rPr>
            <w:rFonts w:ascii="Times" w:hAnsi="Times" w:cs="Times"/>
          </w:rPr>
          <w:tab/>
        </w:r>
        <w:r w:rsidR="000B3696">
          <w:rPr>
            <w:rFonts w:ascii="Times" w:hAnsi="Times" w:cs="Times"/>
          </w:rPr>
          <w:tab/>
          <w:t xml:space="preserve">: </w:t>
        </w:r>
        <w:r w:rsidR="000B3696" w:rsidRPr="000B3696">
          <w:rPr>
            <w:rFonts w:ascii="Times" w:hAnsi="Times" w:cs="Times"/>
          </w:rPr>
          <w:t xml:space="preserve">Chase Plaza Lantai 11, Jalan Jenderal Sudirman Kav, 21, Kelurahan Karet </w:t>
        </w:r>
      </w:ins>
    </w:p>
    <w:p w14:paraId="5012DA80" w14:textId="767F251F" w:rsidR="000B3696" w:rsidRDefault="000B3696">
      <w:pPr>
        <w:ind w:left="1440" w:firstLine="720"/>
        <w:jc w:val="both"/>
        <w:rPr>
          <w:ins w:id="27" w:author="Lilik Aprilian Maharyanto" w:date="2023-06-27T09:46:00Z"/>
          <w:rFonts w:ascii="Times" w:hAnsi="Times" w:cs="Times"/>
        </w:rPr>
        <w:pPrChange w:id="28" w:author="Lilik Aprilian Maharyanto" w:date="2023-06-27T09:46:00Z">
          <w:pPr>
            <w:ind w:firstLine="720"/>
            <w:jc w:val="both"/>
          </w:pPr>
        </w:pPrChange>
      </w:pPr>
      <w:ins w:id="29" w:author="Lilik Aprilian Maharyanto" w:date="2023-06-27T09:46:00Z">
        <w:r>
          <w:rPr>
            <w:rFonts w:ascii="Times" w:hAnsi="Times" w:cs="Times"/>
          </w:rPr>
          <w:t xml:space="preserve">  </w:t>
        </w:r>
        <w:r w:rsidRPr="000B3696">
          <w:rPr>
            <w:rFonts w:ascii="Times" w:hAnsi="Times" w:cs="Times"/>
          </w:rPr>
          <w:t>Kuningan, Kecamatan Setiabudi 12920</w:t>
        </w:r>
      </w:ins>
    </w:p>
    <w:p w14:paraId="38DAD5DD" w14:textId="7E554B45" w:rsidR="004F3961" w:rsidRPr="00533BC6" w:rsidDel="000B3696" w:rsidRDefault="00F86F83">
      <w:pPr>
        <w:jc w:val="both"/>
        <w:rPr>
          <w:del w:id="30" w:author="Lilik Aprilian Maharyanto" w:date="2023-06-27T09:46:00Z"/>
          <w:rFonts w:ascii="Times" w:hAnsi="Times" w:cs="Times"/>
        </w:rPr>
      </w:pPr>
      <w:del w:id="31" w:author="Lilik Aprilian Maharyanto" w:date="2023-06-27T09:45:00Z">
        <w:r w:rsidRPr="00533BC6" w:rsidDel="000B3696">
          <w:rPr>
            <w:rFonts w:ascii="Times" w:hAnsi="Times" w:cs="Times"/>
          </w:rPr>
          <w:delText>ndi</w:delText>
        </w:r>
      </w:del>
    </w:p>
    <w:p w14:paraId="73846826" w14:textId="456BB998" w:rsidR="00F86F83" w:rsidRPr="00533BC6" w:rsidDel="000B3696" w:rsidRDefault="00F86F83">
      <w:pPr>
        <w:jc w:val="both"/>
        <w:rPr>
          <w:del w:id="32" w:author="Lilik Aprilian Maharyanto" w:date="2023-06-27T09:46:00Z"/>
          <w:rFonts w:ascii="Times" w:hAnsi="Times" w:cs="Times"/>
        </w:rPr>
      </w:pPr>
      <w:del w:id="33" w:author="Lilik Aprilian Maharyanto" w:date="2023-06-27T09:46:00Z">
        <w:r w:rsidRPr="00533BC6" w:rsidDel="000B3696">
          <w:rPr>
            <w:rFonts w:ascii="Times" w:hAnsi="Times" w:cs="Times"/>
          </w:rPr>
          <w:tab/>
        </w:r>
        <w:r w:rsidRPr="00533BC6" w:rsidDel="000B3696">
          <w:rPr>
            <w:rFonts w:ascii="Times" w:hAnsi="Times" w:cs="Times"/>
          </w:rPr>
          <w:tab/>
        </w:r>
        <w:r w:rsidRPr="00533BC6" w:rsidDel="000B3696">
          <w:rPr>
            <w:rFonts w:ascii="Times" w:hAnsi="Times" w:cs="Times"/>
          </w:rPr>
          <w:tab/>
          <w:delText xml:space="preserve">  Jl. Gatot Subroto Blok 10 No. 2-3, Ngaliyan, Semarang</w:delText>
        </w:r>
      </w:del>
    </w:p>
    <w:p w14:paraId="3E4B4C03" w14:textId="59A397FB" w:rsidR="004F3961" w:rsidRPr="00533BC6" w:rsidDel="000B3696" w:rsidRDefault="004F3961">
      <w:pPr>
        <w:jc w:val="both"/>
        <w:rPr>
          <w:del w:id="34" w:author="Lilik Aprilian Maharyanto" w:date="2023-06-27T09:46:00Z"/>
          <w:rFonts w:ascii="Times" w:hAnsi="Times" w:cs="Times"/>
        </w:rPr>
        <w:pPrChange w:id="35" w:author="Lilik Aprilian Maharyanto" w:date="2023-06-27T09:46:00Z">
          <w:pPr>
            <w:ind w:firstLine="720"/>
            <w:jc w:val="both"/>
          </w:pPr>
        </w:pPrChange>
      </w:pPr>
      <w:del w:id="36" w:author="Lilik Aprilian Maharyanto" w:date="2023-06-27T09:46:00Z">
        <w:r w:rsidRPr="00533BC6" w:rsidDel="000B3696">
          <w:rPr>
            <w:rFonts w:ascii="Times" w:hAnsi="Times" w:cs="Times"/>
          </w:rPr>
          <w:tab/>
          <w:delText>Jabatan</w:delText>
        </w:r>
        <w:r w:rsidRPr="00533BC6" w:rsidDel="000B3696">
          <w:rPr>
            <w:rFonts w:ascii="Times" w:hAnsi="Times" w:cs="Times"/>
          </w:rPr>
          <w:tab/>
        </w:r>
        <w:r w:rsidRPr="00533BC6" w:rsidDel="000B3696">
          <w:rPr>
            <w:rFonts w:ascii="Times" w:hAnsi="Times" w:cs="Times"/>
          </w:rPr>
          <w:tab/>
          <w:delText>:</w:delText>
        </w:r>
        <w:r w:rsidR="00F86F83" w:rsidRPr="00533BC6" w:rsidDel="000B3696">
          <w:rPr>
            <w:rFonts w:ascii="Times" w:hAnsi="Times" w:cs="Times"/>
          </w:rPr>
          <w:delText xml:space="preserve"> Sales Manager</w:delText>
        </w:r>
      </w:del>
    </w:p>
    <w:p w14:paraId="69AFE8ED" w14:textId="2CA0F3A2" w:rsidR="004F3961" w:rsidRPr="00533BC6" w:rsidRDefault="004F3961">
      <w:pPr>
        <w:jc w:val="both"/>
        <w:rPr>
          <w:rFonts w:ascii="Times" w:hAnsi="Times" w:cs="Times"/>
        </w:rPr>
        <w:pPrChange w:id="37" w:author="Lilik Aprilian Maharyanto" w:date="2023-06-27T09:46:00Z">
          <w:pPr>
            <w:ind w:firstLine="720"/>
            <w:jc w:val="both"/>
          </w:pPr>
        </w:pPrChange>
      </w:pPr>
      <w:r w:rsidRPr="00533BC6">
        <w:rPr>
          <w:rFonts w:ascii="Times" w:hAnsi="Times" w:cs="Times"/>
        </w:rPr>
        <w:t xml:space="preserve">Dalam hal ini bertindak untuk dan atas nama PT TIRTA SUKSES PERKASA, selanjutnya disebut </w:t>
      </w:r>
      <w:r w:rsidRPr="00533BC6">
        <w:rPr>
          <w:rFonts w:ascii="Times" w:hAnsi="Times" w:cs="Times"/>
          <w:b/>
        </w:rPr>
        <w:t>PIHAK I</w:t>
      </w:r>
      <w:r w:rsidR="0009012E">
        <w:rPr>
          <w:rFonts w:ascii="Times" w:hAnsi="Times" w:cs="Times"/>
          <w:b/>
        </w:rPr>
        <w:t xml:space="preserve"> </w:t>
      </w:r>
      <w:r w:rsidR="0009012E" w:rsidRPr="00A84031">
        <w:rPr>
          <w:rFonts w:ascii="Times" w:hAnsi="Times" w:cs="Times"/>
          <w:bCs/>
        </w:rPr>
        <w:t>atau</w:t>
      </w:r>
      <w:r w:rsidR="0009012E" w:rsidRPr="0009012E">
        <w:rPr>
          <w:rFonts w:ascii="Times" w:hAnsi="Times" w:cs="Times"/>
          <w:b/>
        </w:rPr>
        <w:t xml:space="preserve"> Pertama</w:t>
      </w:r>
      <w:r w:rsidR="006A33C5" w:rsidRPr="00533BC6">
        <w:rPr>
          <w:rFonts w:ascii="Times" w:hAnsi="Times" w:cs="Times"/>
          <w:b/>
        </w:rPr>
        <w:t>.</w:t>
      </w:r>
    </w:p>
    <w:p w14:paraId="5A793C21" w14:textId="77777777" w:rsidR="0009012E" w:rsidRPr="0009012E" w:rsidRDefault="004F3961" w:rsidP="0009012E">
      <w:pPr>
        <w:jc w:val="both"/>
        <w:rPr>
          <w:rFonts w:ascii="Times" w:hAnsi="Times" w:cs="Times"/>
        </w:rPr>
      </w:pPr>
      <w:r w:rsidRPr="00533BC6">
        <w:rPr>
          <w:rFonts w:ascii="Times" w:hAnsi="Times" w:cs="Times"/>
        </w:rPr>
        <w:tab/>
        <w:t>Nama</w:t>
      </w:r>
      <w:r w:rsidRPr="00533BC6">
        <w:rPr>
          <w:rFonts w:ascii="Times" w:hAnsi="Times" w:cs="Times"/>
        </w:rPr>
        <w:tab/>
      </w:r>
      <w:r w:rsidRPr="00533BC6">
        <w:rPr>
          <w:rFonts w:ascii="Times" w:hAnsi="Times" w:cs="Times"/>
        </w:rPr>
        <w:tab/>
        <w:t>:</w:t>
      </w:r>
      <w:r w:rsidR="009115A7">
        <w:rPr>
          <w:rFonts w:ascii="Times" w:hAnsi="Times" w:cs="Times"/>
        </w:rPr>
        <w:t xml:space="preserve"> </w:t>
      </w:r>
      <w:r w:rsidR="0009012E" w:rsidRPr="0009012E">
        <w:rPr>
          <w:rFonts w:ascii="Times" w:hAnsi="Times" w:cs="Times"/>
        </w:rPr>
        <w:t>Kawasaki Nozomi</w:t>
      </w:r>
    </w:p>
    <w:p w14:paraId="7804AE01" w14:textId="77777777" w:rsidR="0009012E" w:rsidRPr="0009012E" w:rsidRDefault="0009012E" w:rsidP="0009012E">
      <w:pPr>
        <w:jc w:val="both"/>
        <w:rPr>
          <w:rFonts w:ascii="Times" w:hAnsi="Times" w:cs="Times"/>
        </w:rPr>
      </w:pPr>
      <w:r w:rsidRPr="0009012E">
        <w:rPr>
          <w:rFonts w:ascii="Times" w:hAnsi="Times" w:cs="Times"/>
        </w:rPr>
        <w:tab/>
        <w:t>Alamat</w:t>
      </w:r>
      <w:r w:rsidRPr="0009012E">
        <w:rPr>
          <w:rFonts w:ascii="Times" w:hAnsi="Times" w:cs="Times"/>
        </w:rPr>
        <w:tab/>
      </w:r>
      <w:r w:rsidRPr="0009012E">
        <w:rPr>
          <w:rFonts w:ascii="Times" w:hAnsi="Times" w:cs="Times"/>
        </w:rPr>
        <w:tab/>
        <w:t>: Head Office Jl. Walisongo Km. 9,8 Tugurejo, Tugu, Semarang, Jawa Tengah</w:t>
      </w:r>
    </w:p>
    <w:p w14:paraId="66944B68" w14:textId="77777777" w:rsidR="0009012E" w:rsidRPr="0009012E" w:rsidRDefault="0009012E" w:rsidP="0009012E">
      <w:pPr>
        <w:jc w:val="both"/>
        <w:rPr>
          <w:rFonts w:ascii="Times" w:hAnsi="Times" w:cs="Times"/>
        </w:rPr>
      </w:pPr>
      <w:r w:rsidRPr="0009012E">
        <w:rPr>
          <w:rFonts w:ascii="Times" w:hAnsi="Times" w:cs="Times"/>
        </w:rPr>
        <w:tab/>
      </w:r>
      <w:r w:rsidRPr="0009012E">
        <w:rPr>
          <w:rFonts w:ascii="Times" w:hAnsi="Times" w:cs="Times"/>
        </w:rPr>
        <w:tab/>
        <w:t xml:space="preserve">               Branch Office Jl. Raya Jepara Kudus KM 28 Ds. Sengonbugel, Kec. Mayong </w:t>
      </w:r>
    </w:p>
    <w:p w14:paraId="621DB61D" w14:textId="77777777" w:rsidR="0009012E" w:rsidRPr="0009012E" w:rsidRDefault="0009012E" w:rsidP="0009012E">
      <w:pPr>
        <w:jc w:val="both"/>
        <w:rPr>
          <w:rFonts w:ascii="Times" w:hAnsi="Times" w:cs="Times"/>
        </w:rPr>
      </w:pPr>
      <w:r w:rsidRPr="0009012E">
        <w:rPr>
          <w:rFonts w:ascii="Times" w:hAnsi="Times" w:cs="Times"/>
        </w:rPr>
        <w:tab/>
      </w:r>
      <w:r w:rsidRPr="0009012E">
        <w:rPr>
          <w:rFonts w:ascii="Times" w:hAnsi="Times" w:cs="Times"/>
        </w:rPr>
        <w:tab/>
        <w:t xml:space="preserve">               Kab. Jepara</w:t>
      </w:r>
    </w:p>
    <w:p w14:paraId="28E04E81" w14:textId="0701FAD4" w:rsidR="0009012E" w:rsidRPr="0009012E" w:rsidRDefault="0009012E" w:rsidP="0009012E">
      <w:pPr>
        <w:jc w:val="both"/>
        <w:rPr>
          <w:rFonts w:ascii="Times" w:hAnsi="Times" w:cs="Times"/>
        </w:rPr>
      </w:pPr>
      <w:r w:rsidRPr="0009012E">
        <w:rPr>
          <w:rFonts w:ascii="Times" w:hAnsi="Times" w:cs="Times"/>
        </w:rPr>
        <w:tab/>
        <w:t>Jabatan</w:t>
      </w:r>
      <w:r w:rsidRPr="0009012E">
        <w:rPr>
          <w:rFonts w:ascii="Times" w:hAnsi="Times" w:cs="Times"/>
        </w:rPr>
        <w:tab/>
      </w:r>
      <w:r w:rsidRPr="0009012E">
        <w:rPr>
          <w:rFonts w:ascii="Times" w:hAnsi="Times" w:cs="Times"/>
        </w:rPr>
        <w:tab/>
        <w:t xml:space="preserve">: Presiden Direktur </w:t>
      </w:r>
    </w:p>
    <w:p w14:paraId="693EA757" w14:textId="73B8CC11" w:rsidR="0009012E" w:rsidRDefault="0009012E" w:rsidP="0009012E">
      <w:pPr>
        <w:jc w:val="both"/>
        <w:rPr>
          <w:rFonts w:ascii="Times" w:hAnsi="Times" w:cs="Times"/>
        </w:rPr>
      </w:pPr>
      <w:r w:rsidRPr="0009012E">
        <w:rPr>
          <w:rFonts w:ascii="Times" w:hAnsi="Times" w:cs="Times"/>
        </w:rPr>
        <w:t xml:space="preserve">Dalam hal ini bertindak untuk dan atas PT. SEMARANG AUTOCOMP MANUFACTURING INDONESIA (SAMI), selanjutnya disebut </w:t>
      </w:r>
      <w:r w:rsidRPr="00A84031">
        <w:rPr>
          <w:rFonts w:ascii="Times" w:hAnsi="Times" w:cs="Times"/>
          <w:b/>
          <w:bCs/>
        </w:rPr>
        <w:t>PIHAK II</w:t>
      </w:r>
      <w:r w:rsidRPr="0009012E">
        <w:rPr>
          <w:rFonts w:ascii="Times" w:hAnsi="Times" w:cs="Times"/>
        </w:rPr>
        <w:t xml:space="preserve"> atau </w:t>
      </w:r>
      <w:r w:rsidRPr="00A84031">
        <w:rPr>
          <w:rFonts w:ascii="Times" w:hAnsi="Times" w:cs="Times"/>
          <w:b/>
          <w:bCs/>
        </w:rPr>
        <w:t>Kedua</w:t>
      </w:r>
      <w:r w:rsidRPr="0009012E">
        <w:rPr>
          <w:rFonts w:ascii="Times" w:hAnsi="Times" w:cs="Times"/>
        </w:rPr>
        <w:t>.</w:t>
      </w:r>
    </w:p>
    <w:p w14:paraId="5B30735A" w14:textId="77777777" w:rsidR="0009012E" w:rsidRPr="006834F2" w:rsidRDefault="0009012E" w:rsidP="0009012E">
      <w:pPr>
        <w:pStyle w:val="Default"/>
        <w:spacing w:line="276" w:lineRule="auto"/>
        <w:jc w:val="both"/>
        <w:rPr>
          <w:color w:val="000000" w:themeColor="text1"/>
          <w:sz w:val="22"/>
          <w:szCs w:val="22"/>
        </w:rPr>
      </w:pPr>
      <w:r w:rsidRPr="006834F2">
        <w:rPr>
          <w:b/>
          <w:color w:val="000000" w:themeColor="text1"/>
          <w:sz w:val="22"/>
          <w:szCs w:val="22"/>
        </w:rPr>
        <w:t xml:space="preserve">Pihak </w:t>
      </w:r>
      <w:r w:rsidRPr="006834F2">
        <w:rPr>
          <w:b/>
          <w:color w:val="000000" w:themeColor="text1"/>
          <w:sz w:val="22"/>
          <w:szCs w:val="22"/>
          <w:lang w:val="en-US"/>
        </w:rPr>
        <w:t xml:space="preserve">I </w:t>
      </w:r>
      <w:r w:rsidRPr="006834F2">
        <w:rPr>
          <w:bCs/>
          <w:color w:val="000000" w:themeColor="text1"/>
          <w:sz w:val="22"/>
          <w:szCs w:val="22"/>
          <w:lang w:val="en-US"/>
        </w:rPr>
        <w:t>atau</w:t>
      </w:r>
      <w:r w:rsidRPr="006834F2">
        <w:rPr>
          <w:b/>
          <w:color w:val="000000" w:themeColor="text1"/>
          <w:sz w:val="22"/>
          <w:szCs w:val="22"/>
          <w:lang w:val="en-US"/>
        </w:rPr>
        <w:t xml:space="preserve"> </w:t>
      </w:r>
      <w:r w:rsidRPr="006834F2">
        <w:rPr>
          <w:b/>
          <w:color w:val="000000" w:themeColor="text1"/>
          <w:sz w:val="22"/>
          <w:szCs w:val="22"/>
        </w:rPr>
        <w:t>Pertama</w:t>
      </w:r>
      <w:r w:rsidRPr="006834F2">
        <w:rPr>
          <w:color w:val="000000" w:themeColor="text1"/>
          <w:sz w:val="22"/>
          <w:szCs w:val="22"/>
        </w:rPr>
        <w:t xml:space="preserve"> dan </w:t>
      </w:r>
      <w:r w:rsidRPr="006834F2">
        <w:rPr>
          <w:b/>
          <w:color w:val="000000" w:themeColor="text1"/>
          <w:sz w:val="22"/>
          <w:szCs w:val="22"/>
        </w:rPr>
        <w:t xml:space="preserve">Pihak </w:t>
      </w:r>
      <w:r w:rsidRPr="006834F2">
        <w:rPr>
          <w:b/>
          <w:color w:val="000000" w:themeColor="text1"/>
          <w:sz w:val="22"/>
          <w:szCs w:val="22"/>
          <w:lang w:val="en-US"/>
        </w:rPr>
        <w:t xml:space="preserve">II </w:t>
      </w:r>
      <w:r w:rsidRPr="006834F2">
        <w:rPr>
          <w:bCs/>
          <w:color w:val="000000" w:themeColor="text1"/>
          <w:sz w:val="22"/>
          <w:szCs w:val="22"/>
          <w:lang w:val="en-US"/>
        </w:rPr>
        <w:t>atau</w:t>
      </w:r>
      <w:r w:rsidRPr="006834F2">
        <w:rPr>
          <w:b/>
          <w:color w:val="000000" w:themeColor="text1"/>
          <w:sz w:val="22"/>
          <w:szCs w:val="22"/>
          <w:lang w:val="en-US"/>
        </w:rPr>
        <w:t xml:space="preserve"> </w:t>
      </w:r>
      <w:r w:rsidRPr="006834F2">
        <w:rPr>
          <w:b/>
          <w:color w:val="000000" w:themeColor="text1"/>
          <w:sz w:val="22"/>
          <w:szCs w:val="22"/>
        </w:rPr>
        <w:t>Kedua</w:t>
      </w:r>
      <w:r w:rsidRPr="006834F2">
        <w:rPr>
          <w:color w:val="000000" w:themeColor="text1"/>
          <w:sz w:val="22"/>
          <w:szCs w:val="22"/>
        </w:rPr>
        <w:t xml:space="preserve"> masing - masing disebut </w:t>
      </w:r>
      <w:r w:rsidRPr="006834F2">
        <w:rPr>
          <w:b/>
          <w:color w:val="000000" w:themeColor="text1"/>
          <w:sz w:val="22"/>
          <w:szCs w:val="22"/>
        </w:rPr>
        <w:t>Pihak</w:t>
      </w:r>
      <w:r w:rsidRPr="006834F2">
        <w:rPr>
          <w:color w:val="000000" w:themeColor="text1"/>
          <w:sz w:val="22"/>
          <w:szCs w:val="22"/>
        </w:rPr>
        <w:t xml:space="preserve"> dan secara bersama - sama disebut </w:t>
      </w:r>
      <w:r w:rsidRPr="006834F2">
        <w:rPr>
          <w:b/>
          <w:color w:val="000000" w:themeColor="text1"/>
          <w:sz w:val="22"/>
          <w:szCs w:val="22"/>
        </w:rPr>
        <w:t>Para Pihak</w:t>
      </w:r>
      <w:r>
        <w:rPr>
          <w:b/>
          <w:color w:val="000000" w:themeColor="text1"/>
          <w:sz w:val="22"/>
          <w:szCs w:val="22"/>
          <w:lang w:val="en-US"/>
        </w:rPr>
        <w:t xml:space="preserve"> </w:t>
      </w:r>
      <w:r>
        <w:rPr>
          <w:bCs/>
          <w:color w:val="000000" w:themeColor="text1"/>
          <w:sz w:val="22"/>
          <w:szCs w:val="22"/>
          <w:lang w:val="en-US"/>
        </w:rPr>
        <w:t xml:space="preserve">atau </w:t>
      </w:r>
      <w:r w:rsidRPr="00622723">
        <w:rPr>
          <w:rFonts w:ascii="Times" w:hAnsi="Times" w:cs="Times"/>
          <w:b/>
          <w:bCs/>
        </w:rPr>
        <w:t>Kedua belah pihak</w:t>
      </w:r>
      <w:r w:rsidRPr="006834F2">
        <w:rPr>
          <w:color w:val="000000" w:themeColor="text1"/>
          <w:sz w:val="22"/>
          <w:szCs w:val="22"/>
        </w:rPr>
        <w:t>.</w:t>
      </w:r>
    </w:p>
    <w:p w14:paraId="6CC61990" w14:textId="77777777" w:rsidR="0009012E" w:rsidRPr="006834F2" w:rsidRDefault="0009012E" w:rsidP="0009012E">
      <w:pPr>
        <w:pStyle w:val="Default"/>
        <w:spacing w:line="276" w:lineRule="auto"/>
        <w:jc w:val="both"/>
        <w:rPr>
          <w:color w:val="000000" w:themeColor="text1"/>
          <w:sz w:val="22"/>
          <w:szCs w:val="22"/>
        </w:rPr>
      </w:pPr>
    </w:p>
    <w:p w14:paraId="06CF894D" w14:textId="77777777" w:rsidR="0009012E" w:rsidRPr="006834F2" w:rsidRDefault="0009012E" w:rsidP="0009012E">
      <w:pPr>
        <w:pStyle w:val="Default"/>
        <w:spacing w:line="276" w:lineRule="auto"/>
        <w:jc w:val="both"/>
        <w:rPr>
          <w:color w:val="000000" w:themeColor="text1"/>
          <w:sz w:val="22"/>
          <w:szCs w:val="22"/>
        </w:rPr>
      </w:pPr>
      <w:r w:rsidRPr="006834F2">
        <w:rPr>
          <w:b/>
          <w:color w:val="000000" w:themeColor="text1"/>
          <w:sz w:val="22"/>
          <w:szCs w:val="22"/>
        </w:rPr>
        <w:t>Para Pihak</w:t>
      </w:r>
      <w:r w:rsidRPr="006834F2">
        <w:rPr>
          <w:color w:val="000000" w:themeColor="text1"/>
          <w:sz w:val="22"/>
          <w:szCs w:val="22"/>
        </w:rPr>
        <w:t xml:space="preserve"> dengan ini menerangkan terlebih dahulu: </w:t>
      </w:r>
    </w:p>
    <w:p w14:paraId="62D2F64F" w14:textId="4907D3F8" w:rsidR="0009012E" w:rsidRPr="006834F2" w:rsidRDefault="0009012E" w:rsidP="0009012E">
      <w:pPr>
        <w:pStyle w:val="Default"/>
        <w:numPr>
          <w:ilvl w:val="0"/>
          <w:numId w:val="19"/>
        </w:numPr>
        <w:spacing w:line="276" w:lineRule="auto"/>
        <w:ind w:left="567" w:hanging="567"/>
        <w:jc w:val="both"/>
        <w:rPr>
          <w:color w:val="000000" w:themeColor="text1"/>
          <w:sz w:val="22"/>
          <w:szCs w:val="22"/>
        </w:rPr>
      </w:pPr>
      <w:r w:rsidRPr="006834F2">
        <w:rPr>
          <w:b/>
          <w:bCs/>
          <w:color w:val="000000" w:themeColor="text1"/>
          <w:sz w:val="22"/>
          <w:szCs w:val="22"/>
        </w:rPr>
        <w:t>Pihak Pertama</w:t>
      </w:r>
      <w:r w:rsidRPr="006834F2">
        <w:rPr>
          <w:bCs/>
          <w:color w:val="000000" w:themeColor="text1"/>
          <w:sz w:val="22"/>
          <w:szCs w:val="22"/>
        </w:rPr>
        <w:t xml:space="preserve"> adalah </w:t>
      </w:r>
      <w:r w:rsidRPr="006834F2">
        <w:rPr>
          <w:color w:val="000000" w:themeColor="text1"/>
          <w:sz w:val="22"/>
          <w:szCs w:val="22"/>
        </w:rPr>
        <w:t xml:space="preserve">perusahaan </w:t>
      </w:r>
      <w:r w:rsidR="006356E2">
        <w:rPr>
          <w:color w:val="000000" w:themeColor="text1"/>
          <w:sz w:val="22"/>
          <w:szCs w:val="22"/>
          <w:lang w:val="en-US"/>
        </w:rPr>
        <w:t>Industri Air Minum dan Air Mineral</w:t>
      </w:r>
      <w:r w:rsidRPr="006834F2">
        <w:rPr>
          <w:i/>
          <w:color w:val="000000" w:themeColor="text1"/>
          <w:sz w:val="22"/>
          <w:szCs w:val="22"/>
        </w:rPr>
        <w:t xml:space="preserve"> </w:t>
      </w:r>
      <w:r w:rsidRPr="006834F2">
        <w:rPr>
          <w:color w:val="000000" w:themeColor="text1"/>
          <w:sz w:val="22"/>
          <w:szCs w:val="22"/>
        </w:rPr>
        <w:t>sesuai Akta No</w:t>
      </w:r>
      <w:r w:rsidR="006356E2">
        <w:rPr>
          <w:color w:val="000000" w:themeColor="text1"/>
          <w:sz w:val="22"/>
          <w:szCs w:val="22"/>
          <w:lang w:val="en-US"/>
        </w:rPr>
        <w:t xml:space="preserve">. </w:t>
      </w:r>
      <w:ins w:id="38" w:author="Lilik Aprilian Maharyanto" w:date="2023-06-27T09:51:00Z">
        <w:r w:rsidR="000B3696">
          <w:rPr>
            <w:color w:val="000000" w:themeColor="text1"/>
            <w:sz w:val="22"/>
            <w:szCs w:val="22"/>
            <w:lang w:val="en-US"/>
          </w:rPr>
          <w:t>21</w:t>
        </w:r>
      </w:ins>
      <w:del w:id="39" w:author="Lilik Aprilian Maharyanto" w:date="2023-06-27T09:51:00Z">
        <w:r w:rsidR="006356E2" w:rsidDel="000B3696">
          <w:rPr>
            <w:color w:val="000000" w:themeColor="text1"/>
            <w:sz w:val="22"/>
            <w:szCs w:val="22"/>
            <w:lang w:val="en-US"/>
          </w:rPr>
          <w:delText>97</w:delText>
        </w:r>
      </w:del>
      <w:r w:rsidR="006356E2">
        <w:rPr>
          <w:color w:val="000000" w:themeColor="text1"/>
          <w:sz w:val="22"/>
          <w:szCs w:val="22"/>
          <w:lang w:val="en-US"/>
        </w:rPr>
        <w:t xml:space="preserve"> </w:t>
      </w:r>
      <w:r w:rsidRPr="006834F2">
        <w:rPr>
          <w:color w:val="000000" w:themeColor="text1"/>
          <w:sz w:val="22"/>
          <w:szCs w:val="22"/>
        </w:rPr>
        <w:t xml:space="preserve">tanggal </w:t>
      </w:r>
      <w:ins w:id="40" w:author="Lilik Aprilian Maharyanto" w:date="2023-06-27T09:51:00Z">
        <w:r w:rsidR="000B3696">
          <w:rPr>
            <w:color w:val="000000" w:themeColor="text1"/>
            <w:sz w:val="22"/>
            <w:szCs w:val="22"/>
            <w:lang w:val="en-US"/>
          </w:rPr>
          <w:t>18</w:t>
        </w:r>
      </w:ins>
      <w:del w:id="41" w:author="Lilik Aprilian Maharyanto" w:date="2023-06-27T09:51:00Z">
        <w:r w:rsidR="006356E2" w:rsidDel="000B3696">
          <w:rPr>
            <w:color w:val="000000" w:themeColor="text1"/>
            <w:sz w:val="22"/>
            <w:szCs w:val="22"/>
            <w:lang w:val="en-US"/>
          </w:rPr>
          <w:delText>26</w:delText>
        </w:r>
      </w:del>
      <w:ins w:id="42" w:author="Lilik Aprilian Maharyanto" w:date="2023-06-27T09:52:00Z">
        <w:r w:rsidR="000B3696">
          <w:rPr>
            <w:color w:val="000000" w:themeColor="text1"/>
            <w:sz w:val="22"/>
            <w:szCs w:val="22"/>
            <w:lang w:val="en-US"/>
          </w:rPr>
          <w:t xml:space="preserve"> Januari</w:t>
        </w:r>
      </w:ins>
      <w:del w:id="43" w:author="Lilik Aprilian Maharyanto" w:date="2023-06-27T09:52:00Z">
        <w:r w:rsidR="006356E2" w:rsidDel="000B3696">
          <w:rPr>
            <w:color w:val="000000" w:themeColor="text1"/>
            <w:sz w:val="22"/>
            <w:szCs w:val="22"/>
            <w:lang w:val="en-US"/>
          </w:rPr>
          <w:delText xml:space="preserve"> November</w:delText>
        </w:r>
      </w:del>
      <w:ins w:id="44" w:author="Lilik Aprilian Maharyanto" w:date="2023-06-27T09:52:00Z">
        <w:r w:rsidR="000B3696">
          <w:rPr>
            <w:color w:val="000000" w:themeColor="text1"/>
            <w:sz w:val="22"/>
            <w:szCs w:val="22"/>
            <w:lang w:val="en-US"/>
          </w:rPr>
          <w:t xml:space="preserve"> 2021</w:t>
        </w:r>
      </w:ins>
      <w:del w:id="45" w:author="Lilik Aprilian Maharyanto" w:date="2023-06-27T09:52:00Z">
        <w:r w:rsidR="006356E2" w:rsidDel="000B3696">
          <w:rPr>
            <w:color w:val="000000" w:themeColor="text1"/>
            <w:sz w:val="22"/>
            <w:szCs w:val="22"/>
            <w:lang w:val="en-US"/>
          </w:rPr>
          <w:delText xml:space="preserve"> 1999</w:delText>
        </w:r>
      </w:del>
      <w:r w:rsidR="006356E2">
        <w:rPr>
          <w:color w:val="000000" w:themeColor="text1"/>
          <w:sz w:val="22"/>
          <w:szCs w:val="22"/>
          <w:lang w:val="en-US"/>
        </w:rPr>
        <w:t xml:space="preserve"> </w:t>
      </w:r>
      <w:r w:rsidRPr="006834F2">
        <w:rPr>
          <w:color w:val="000000" w:themeColor="text1"/>
          <w:sz w:val="22"/>
          <w:szCs w:val="22"/>
        </w:rPr>
        <w:t>yang dibuat dihadapan</w:t>
      </w:r>
      <w:r w:rsidR="006356E2">
        <w:rPr>
          <w:i/>
          <w:color w:val="000000" w:themeColor="text1"/>
          <w:sz w:val="22"/>
          <w:szCs w:val="22"/>
          <w:lang w:val="en-US"/>
        </w:rPr>
        <w:t xml:space="preserve"> Tn. Herdimansyah Chaidirsyah, S.H. </w:t>
      </w:r>
      <w:r w:rsidRPr="006834F2">
        <w:rPr>
          <w:color w:val="000000" w:themeColor="text1"/>
          <w:sz w:val="22"/>
          <w:szCs w:val="22"/>
        </w:rPr>
        <w:t xml:space="preserve">, Notaris di </w:t>
      </w:r>
      <w:r w:rsidR="006356E2">
        <w:rPr>
          <w:color w:val="000000" w:themeColor="text1"/>
          <w:sz w:val="22"/>
          <w:szCs w:val="22"/>
          <w:lang w:val="en-US"/>
        </w:rPr>
        <w:t>Jl. Pelapah Elok I Blok QA 2 No. 12, Kelapa Gading – Jakarta Utara</w:t>
      </w:r>
      <w:r w:rsidRPr="006834F2">
        <w:rPr>
          <w:color w:val="000000" w:themeColor="text1"/>
          <w:sz w:val="22"/>
          <w:szCs w:val="22"/>
        </w:rPr>
        <w:t xml:space="preserve"> dan telah memperoleh persetujuan dan pengesahan dari Menteri Kehakiman Republik Indonesia No.</w:t>
      </w:r>
      <w:r w:rsidR="006356E2">
        <w:rPr>
          <w:i/>
          <w:color w:val="000000" w:themeColor="text1"/>
          <w:sz w:val="22"/>
          <w:szCs w:val="22"/>
          <w:lang w:val="en-US"/>
        </w:rPr>
        <w:t xml:space="preserve"> C-1900.HT.03.02 – Th. 1999 </w:t>
      </w:r>
      <w:r w:rsidRPr="006834F2">
        <w:rPr>
          <w:i/>
          <w:color w:val="000000" w:themeColor="text1"/>
          <w:sz w:val="22"/>
          <w:szCs w:val="22"/>
          <w:lang w:val="en-US"/>
        </w:rPr>
        <w:t xml:space="preserve"> </w:t>
      </w:r>
      <w:r w:rsidRPr="006834F2">
        <w:rPr>
          <w:color w:val="000000" w:themeColor="text1"/>
          <w:sz w:val="22"/>
          <w:szCs w:val="22"/>
        </w:rPr>
        <w:t xml:space="preserve">tanggal </w:t>
      </w:r>
      <w:r w:rsidR="006356E2">
        <w:rPr>
          <w:color w:val="000000" w:themeColor="text1"/>
          <w:sz w:val="22"/>
          <w:szCs w:val="22"/>
          <w:lang w:val="en-US"/>
        </w:rPr>
        <w:t>22 November 1999</w:t>
      </w:r>
      <w:r w:rsidRPr="006834F2">
        <w:rPr>
          <w:i/>
          <w:color w:val="000000" w:themeColor="text1"/>
          <w:sz w:val="22"/>
          <w:szCs w:val="22"/>
          <w:lang w:val="en-US"/>
        </w:rPr>
        <w:t xml:space="preserve"> </w:t>
      </w:r>
      <w:r w:rsidRPr="006834F2">
        <w:rPr>
          <w:color w:val="000000" w:themeColor="text1"/>
          <w:sz w:val="22"/>
          <w:szCs w:val="22"/>
        </w:rPr>
        <w:t xml:space="preserve">yang </w:t>
      </w:r>
      <w:r w:rsidRPr="006834F2">
        <w:rPr>
          <w:bCs/>
          <w:iCs/>
          <w:color w:val="000000" w:themeColor="text1"/>
          <w:sz w:val="22"/>
          <w:szCs w:val="22"/>
        </w:rPr>
        <w:t>dalam perjanjian ini disebut sebagai PENJUAL</w:t>
      </w:r>
      <w:r w:rsidRPr="006834F2">
        <w:rPr>
          <w:bCs/>
          <w:color w:val="000000" w:themeColor="text1"/>
          <w:sz w:val="22"/>
          <w:szCs w:val="22"/>
        </w:rPr>
        <w:t>.</w:t>
      </w:r>
    </w:p>
    <w:p w14:paraId="52401C66" w14:textId="77777777" w:rsidR="0009012E" w:rsidRPr="006834F2" w:rsidRDefault="0009012E" w:rsidP="0009012E">
      <w:pPr>
        <w:pStyle w:val="Default"/>
        <w:numPr>
          <w:ilvl w:val="0"/>
          <w:numId w:val="19"/>
        </w:numPr>
        <w:spacing w:line="276" w:lineRule="auto"/>
        <w:ind w:left="567" w:hanging="567"/>
        <w:jc w:val="both"/>
        <w:rPr>
          <w:color w:val="000000" w:themeColor="text1"/>
          <w:sz w:val="22"/>
          <w:szCs w:val="22"/>
        </w:rPr>
      </w:pPr>
      <w:r w:rsidRPr="006834F2">
        <w:rPr>
          <w:b/>
          <w:bCs/>
          <w:color w:val="000000" w:themeColor="text1"/>
          <w:sz w:val="22"/>
          <w:szCs w:val="22"/>
        </w:rPr>
        <w:t>Pihak Kedua</w:t>
      </w:r>
      <w:r w:rsidRPr="006834F2">
        <w:rPr>
          <w:bCs/>
          <w:color w:val="000000" w:themeColor="text1"/>
          <w:sz w:val="22"/>
          <w:szCs w:val="22"/>
        </w:rPr>
        <w:t xml:space="preserve"> </w:t>
      </w:r>
      <w:r w:rsidRPr="006834F2">
        <w:rPr>
          <w:color w:val="000000" w:themeColor="text1"/>
          <w:sz w:val="22"/>
          <w:szCs w:val="22"/>
        </w:rPr>
        <w:t xml:space="preserve">adalah perusahaan yang bergerak di bidang manufacturing perakitan kabel kendaraan roda empat atau lebih sesuai Akta pendirian No. 2 Tanggal 7 Januari 2002 yang dibuat </w:t>
      </w:r>
      <w:r w:rsidRPr="006834F2">
        <w:rPr>
          <w:color w:val="000000" w:themeColor="text1"/>
          <w:sz w:val="22"/>
          <w:szCs w:val="22"/>
        </w:rPr>
        <w:lastRenderedPageBreak/>
        <w:t>dihadapan Ny. Rukmasanti Hardjasatya, Sarjana Hukum, Notaris di Jakarta dan telah memperoleh persetujuan dan pengesahan dari Menteri Kehakiman Republik Indonesia No. C.03916 HT.01.01.TH.2002 tanggal 11 Maret 2002 yang dalam perjanjian ini disebut sebagai PEMBELI</w:t>
      </w:r>
      <w:r w:rsidRPr="006834F2">
        <w:rPr>
          <w:bCs/>
          <w:color w:val="000000" w:themeColor="text1"/>
          <w:sz w:val="22"/>
          <w:szCs w:val="22"/>
        </w:rPr>
        <w:t>.</w:t>
      </w:r>
    </w:p>
    <w:p w14:paraId="10141700" w14:textId="77777777" w:rsidR="0009012E" w:rsidRPr="00533BC6" w:rsidRDefault="0009012E" w:rsidP="0009012E">
      <w:pPr>
        <w:jc w:val="both"/>
        <w:rPr>
          <w:rFonts w:ascii="Times" w:hAnsi="Times" w:cs="Times"/>
        </w:rPr>
      </w:pPr>
    </w:p>
    <w:p w14:paraId="16EB075C" w14:textId="7BF0EF1A" w:rsidR="004F3961" w:rsidRPr="00533BC6" w:rsidRDefault="0007636A" w:rsidP="0009012E">
      <w:pPr>
        <w:jc w:val="both"/>
        <w:rPr>
          <w:rFonts w:ascii="Times" w:hAnsi="Times" w:cs="Times"/>
        </w:rPr>
      </w:pPr>
      <w:r w:rsidRPr="00533BC6">
        <w:rPr>
          <w:rFonts w:ascii="Times" w:hAnsi="Times" w:cs="Times"/>
        </w:rPr>
        <w:t>Kedua</w:t>
      </w:r>
      <w:r w:rsidR="004F3961" w:rsidRPr="00533BC6">
        <w:rPr>
          <w:rFonts w:ascii="Times" w:hAnsi="Times" w:cs="Times"/>
        </w:rPr>
        <w:t xml:space="preserve"> belah pihak telah sepakat untuk mengadakan ikatan kerjasama seperti apa yg diteran</w:t>
      </w:r>
      <w:r w:rsidR="00704DDC" w:rsidRPr="00533BC6">
        <w:rPr>
          <w:rFonts w:ascii="Times" w:hAnsi="Times" w:cs="Times"/>
        </w:rPr>
        <w:t>g</w:t>
      </w:r>
      <w:r w:rsidR="004F3961" w:rsidRPr="00533BC6">
        <w:rPr>
          <w:rFonts w:ascii="Times" w:hAnsi="Times" w:cs="Times"/>
        </w:rPr>
        <w:t>kan dalam Surat Perjanjian Kerjasam</w:t>
      </w:r>
      <w:r w:rsidR="00F9799D" w:rsidRPr="00533BC6">
        <w:rPr>
          <w:rFonts w:ascii="Times" w:hAnsi="Times" w:cs="Times"/>
        </w:rPr>
        <w:t>a</w:t>
      </w:r>
      <w:r w:rsidR="004F3961" w:rsidRPr="00533BC6">
        <w:rPr>
          <w:rFonts w:ascii="Times" w:hAnsi="Times" w:cs="Times"/>
        </w:rPr>
        <w:t xml:space="preserve"> ini.</w:t>
      </w:r>
      <w:r w:rsidR="00F443DA" w:rsidRPr="00533BC6">
        <w:rPr>
          <w:rFonts w:ascii="Times" w:hAnsi="Times" w:cs="Times"/>
        </w:rPr>
        <w:t xml:space="preserve"> </w:t>
      </w:r>
      <w:r w:rsidR="004F3961" w:rsidRPr="00533BC6">
        <w:rPr>
          <w:rFonts w:ascii="Times" w:hAnsi="Times" w:cs="Times"/>
        </w:rPr>
        <w:t xml:space="preserve">Bahwa kerjasama ini dibuat atas dasar saling menguntungkan </w:t>
      </w:r>
      <w:r w:rsidRPr="00533BC6">
        <w:rPr>
          <w:rFonts w:ascii="Times" w:hAnsi="Times" w:cs="Times"/>
        </w:rPr>
        <w:t xml:space="preserve">kedua </w:t>
      </w:r>
      <w:r w:rsidR="004F3961" w:rsidRPr="00533BC6">
        <w:rPr>
          <w:rFonts w:ascii="Times" w:hAnsi="Times" w:cs="Times"/>
        </w:rPr>
        <w:t>belah pihak berdasarkan kesepakatan.</w:t>
      </w:r>
    </w:p>
    <w:p w14:paraId="223F624F" w14:textId="32F65BF3" w:rsidR="004F3961" w:rsidRPr="00533BC6" w:rsidRDefault="004F3961" w:rsidP="005E66D8">
      <w:pPr>
        <w:jc w:val="both"/>
        <w:rPr>
          <w:rFonts w:ascii="Times" w:hAnsi="Times" w:cs="Times"/>
        </w:rPr>
      </w:pPr>
      <w:r w:rsidRPr="00533BC6">
        <w:rPr>
          <w:rFonts w:ascii="Times" w:hAnsi="Times" w:cs="Times"/>
        </w:rPr>
        <w:t xml:space="preserve">Selanjutnya </w:t>
      </w:r>
      <w:r w:rsidR="0007636A" w:rsidRPr="00533BC6">
        <w:rPr>
          <w:rFonts w:ascii="Times" w:hAnsi="Times" w:cs="Times"/>
        </w:rPr>
        <w:t>kedua</w:t>
      </w:r>
      <w:r w:rsidRPr="00533BC6">
        <w:rPr>
          <w:rFonts w:ascii="Times" w:hAnsi="Times" w:cs="Times"/>
        </w:rPr>
        <w:t xml:space="preserve"> belah pihak menerangkan bahwa perjanjian kerjasam</w:t>
      </w:r>
      <w:r w:rsidR="00704DDC" w:rsidRPr="00533BC6">
        <w:rPr>
          <w:rFonts w:ascii="Times" w:hAnsi="Times" w:cs="Times"/>
        </w:rPr>
        <w:t>a</w:t>
      </w:r>
      <w:r w:rsidRPr="00533BC6">
        <w:rPr>
          <w:rFonts w:ascii="Times" w:hAnsi="Times" w:cs="Times"/>
        </w:rPr>
        <w:t xml:space="preserve"> ini disetujui dan diterima oleh semua pihak d</w:t>
      </w:r>
      <w:r w:rsidR="00704DDC" w:rsidRPr="00533BC6">
        <w:rPr>
          <w:rFonts w:ascii="Times" w:hAnsi="Times" w:cs="Times"/>
        </w:rPr>
        <w:t>engan ketentuan sebagai berikut:</w:t>
      </w:r>
    </w:p>
    <w:p w14:paraId="74AB3841" w14:textId="686D32F9" w:rsidR="004F3961" w:rsidRDefault="00A3736C" w:rsidP="00A84031">
      <w:pPr>
        <w:spacing w:after="0"/>
        <w:jc w:val="center"/>
        <w:rPr>
          <w:rFonts w:ascii="Times" w:hAnsi="Times" w:cs="Times"/>
          <w:b/>
        </w:rPr>
      </w:pPr>
      <w:r w:rsidRPr="00533BC6">
        <w:rPr>
          <w:rFonts w:ascii="Times" w:hAnsi="Times" w:cs="Times"/>
          <w:b/>
        </w:rPr>
        <w:t>PASAL 1</w:t>
      </w:r>
    </w:p>
    <w:p w14:paraId="5FD3FEC3" w14:textId="77777777" w:rsidR="0009012E" w:rsidRDefault="0009012E" w:rsidP="00A84031">
      <w:pPr>
        <w:spacing w:after="0"/>
        <w:jc w:val="center"/>
        <w:rPr>
          <w:rFonts w:ascii="Times" w:hAnsi="Times" w:cs="Times"/>
          <w:b/>
        </w:rPr>
      </w:pPr>
      <w:r>
        <w:rPr>
          <w:rFonts w:ascii="Times" w:hAnsi="Times" w:cs="Times"/>
          <w:b/>
        </w:rPr>
        <w:t>Objek dan Masa Berlaku</w:t>
      </w:r>
    </w:p>
    <w:p w14:paraId="62E16138" w14:textId="77777777" w:rsidR="0009012E" w:rsidRPr="00622723" w:rsidRDefault="0009012E" w:rsidP="0009012E">
      <w:pPr>
        <w:pStyle w:val="ListParagraph"/>
        <w:numPr>
          <w:ilvl w:val="0"/>
          <w:numId w:val="20"/>
        </w:numPr>
        <w:ind w:left="540" w:hanging="540"/>
        <w:jc w:val="both"/>
        <w:rPr>
          <w:rFonts w:ascii="Times" w:hAnsi="Times" w:cs="Times"/>
          <w:b/>
          <w:lang w:val="pt-BR"/>
        </w:rPr>
      </w:pPr>
      <w:r w:rsidRPr="00622723">
        <w:rPr>
          <w:rFonts w:ascii="Times" w:hAnsi="Times" w:cs="Times"/>
          <w:bCs/>
        </w:rPr>
        <w:t xml:space="preserve">Objek perjanjian ini adalah pembelian atau pengadaan air minum atau air mineral dengan merek dagang Club di </w:t>
      </w:r>
      <w:r w:rsidRPr="00622723">
        <w:rPr>
          <w:rFonts w:ascii="Times" w:hAnsi="Times" w:cs="Times"/>
        </w:rPr>
        <w:t>PT. Semarang Autocomp Manufacturing Indonesia beralamat Jl. Raya Jepara Kudus KM 28 Ds. Sengonbugel, Kec. Mayong Kab. Jepara</w:t>
      </w:r>
      <w:r w:rsidRPr="00622723">
        <w:rPr>
          <w:rFonts w:ascii="Times" w:hAnsi="Times" w:cs="Times"/>
          <w:bCs/>
        </w:rPr>
        <w:t>.</w:t>
      </w:r>
    </w:p>
    <w:p w14:paraId="7B5B8E23" w14:textId="4858EFA9" w:rsidR="0009012E" w:rsidRPr="00A84031" w:rsidRDefault="0009012E" w:rsidP="0009012E">
      <w:pPr>
        <w:pStyle w:val="ListParagraph"/>
        <w:numPr>
          <w:ilvl w:val="0"/>
          <w:numId w:val="20"/>
        </w:numPr>
        <w:ind w:left="540" w:hanging="540"/>
        <w:jc w:val="both"/>
        <w:rPr>
          <w:rFonts w:ascii="Times" w:hAnsi="Times" w:cs="Times"/>
          <w:b/>
          <w:lang w:val="pt-BR"/>
        </w:rPr>
      </w:pPr>
      <w:r w:rsidRPr="00622723">
        <w:rPr>
          <w:rFonts w:ascii="Times" w:hAnsi="Times" w:cs="Times"/>
        </w:rPr>
        <w:t>Perjanjian kerjasama ini dilakukan dan diterima untuk jangka waktu 1 (satu) tahun, berlaku untuk PT. Semarang Autocomp Manufacturing Indonesia (SAMI) mulai tanggal 1 Ju</w:t>
      </w:r>
      <w:ins w:id="46" w:author="ROHAYATI" w:date="2022-06-17T11:27:00Z">
        <w:r w:rsidR="00903347">
          <w:rPr>
            <w:rFonts w:ascii="Times" w:hAnsi="Times" w:cs="Times"/>
          </w:rPr>
          <w:t>l</w:t>
        </w:r>
      </w:ins>
      <w:del w:id="47" w:author="ROHAYATI" w:date="2022-06-17T11:27:00Z">
        <w:r w:rsidRPr="00622723" w:rsidDel="00903347">
          <w:rPr>
            <w:rFonts w:ascii="Times" w:hAnsi="Times" w:cs="Times"/>
          </w:rPr>
          <w:delText>n</w:delText>
        </w:r>
      </w:del>
      <w:r w:rsidRPr="00622723">
        <w:rPr>
          <w:rFonts w:ascii="Times" w:hAnsi="Times" w:cs="Times"/>
        </w:rPr>
        <w:t xml:space="preserve">i </w:t>
      </w:r>
      <w:del w:id="48" w:author="ROHAYATI" w:date="2023-06-17T11:28:00Z">
        <w:r w:rsidRPr="00622723" w:rsidDel="000D700A">
          <w:rPr>
            <w:rFonts w:ascii="Times" w:hAnsi="Times" w:cs="Times"/>
          </w:rPr>
          <w:delText xml:space="preserve">2022 </w:delText>
        </w:r>
      </w:del>
      <w:ins w:id="49" w:author="ROHAYATI" w:date="2023-06-17T11:28:00Z">
        <w:r w:rsidR="000D700A" w:rsidRPr="00622723">
          <w:rPr>
            <w:rFonts w:ascii="Times" w:hAnsi="Times" w:cs="Times"/>
          </w:rPr>
          <w:t>202</w:t>
        </w:r>
        <w:r w:rsidR="000D700A">
          <w:rPr>
            <w:rFonts w:ascii="Times" w:hAnsi="Times" w:cs="Times"/>
          </w:rPr>
          <w:t>3</w:t>
        </w:r>
        <w:r w:rsidR="000D700A" w:rsidRPr="00622723">
          <w:rPr>
            <w:rFonts w:ascii="Times" w:hAnsi="Times" w:cs="Times"/>
          </w:rPr>
          <w:t xml:space="preserve"> </w:t>
        </w:r>
      </w:ins>
      <w:r w:rsidRPr="00622723">
        <w:rPr>
          <w:rFonts w:ascii="Times" w:hAnsi="Times" w:cs="Times"/>
        </w:rPr>
        <w:t>sampai dengan 3</w:t>
      </w:r>
      <w:ins w:id="50" w:author="ROHAYATI" w:date="2023-06-17T11:28:00Z">
        <w:r w:rsidR="000D700A">
          <w:rPr>
            <w:rFonts w:ascii="Times" w:hAnsi="Times" w:cs="Times"/>
          </w:rPr>
          <w:t>0</w:t>
        </w:r>
      </w:ins>
      <w:del w:id="51" w:author="ROHAYATI" w:date="2023-06-17T11:28:00Z">
        <w:r w:rsidRPr="00622723" w:rsidDel="000D700A">
          <w:rPr>
            <w:rFonts w:ascii="Times" w:hAnsi="Times" w:cs="Times"/>
          </w:rPr>
          <w:delText>1</w:delText>
        </w:r>
      </w:del>
      <w:r w:rsidRPr="00622723">
        <w:rPr>
          <w:rFonts w:ascii="Times" w:hAnsi="Times" w:cs="Times"/>
        </w:rPr>
        <w:t xml:space="preserve"> </w:t>
      </w:r>
      <w:del w:id="52" w:author="ROHAYATI" w:date="2022-06-17T11:27:00Z">
        <w:r w:rsidRPr="00622723" w:rsidDel="00903347">
          <w:rPr>
            <w:rFonts w:ascii="Times" w:hAnsi="Times" w:cs="Times"/>
          </w:rPr>
          <w:delText xml:space="preserve">Mei </w:delText>
        </w:r>
      </w:del>
      <w:ins w:id="53" w:author="ROHAYATI" w:date="2022-06-17T11:27:00Z">
        <w:r w:rsidR="00903347">
          <w:rPr>
            <w:rFonts w:ascii="Times" w:hAnsi="Times" w:cs="Times"/>
          </w:rPr>
          <w:t>Juni</w:t>
        </w:r>
        <w:r w:rsidR="00903347" w:rsidRPr="00622723">
          <w:rPr>
            <w:rFonts w:ascii="Times" w:hAnsi="Times" w:cs="Times"/>
          </w:rPr>
          <w:t xml:space="preserve"> </w:t>
        </w:r>
      </w:ins>
      <w:r w:rsidRPr="00622723">
        <w:rPr>
          <w:rFonts w:ascii="Times" w:hAnsi="Times" w:cs="Times"/>
        </w:rPr>
        <w:t>202</w:t>
      </w:r>
      <w:ins w:id="54" w:author="ROHAYATI" w:date="2023-06-17T11:28:00Z">
        <w:r w:rsidR="000D700A">
          <w:rPr>
            <w:rFonts w:ascii="Times" w:hAnsi="Times" w:cs="Times"/>
          </w:rPr>
          <w:t>4</w:t>
        </w:r>
      </w:ins>
      <w:del w:id="55" w:author="ROHAYATI" w:date="2023-06-17T11:28:00Z">
        <w:r w:rsidRPr="00622723" w:rsidDel="000D700A">
          <w:rPr>
            <w:rFonts w:ascii="Times" w:hAnsi="Times" w:cs="Times"/>
          </w:rPr>
          <w:delText>3</w:delText>
        </w:r>
      </w:del>
      <w:r w:rsidRPr="00622723">
        <w:rPr>
          <w:rFonts w:ascii="Times" w:hAnsi="Times" w:cs="Times"/>
        </w:rPr>
        <w:t>.</w:t>
      </w:r>
    </w:p>
    <w:p w14:paraId="7DE7BB11" w14:textId="77777777" w:rsidR="00BA633C" w:rsidRPr="00622723" w:rsidRDefault="00BA633C" w:rsidP="00A84031">
      <w:pPr>
        <w:pStyle w:val="ListParagraph"/>
        <w:ind w:left="540"/>
        <w:jc w:val="both"/>
        <w:rPr>
          <w:rFonts w:ascii="Times" w:hAnsi="Times" w:cs="Times"/>
          <w:b/>
          <w:lang w:val="pt-BR"/>
        </w:rPr>
      </w:pPr>
    </w:p>
    <w:p w14:paraId="1A33080E" w14:textId="77777777" w:rsidR="004F3961" w:rsidRPr="00533BC6" w:rsidRDefault="00A3736C" w:rsidP="00A84031">
      <w:pPr>
        <w:spacing w:after="0"/>
        <w:jc w:val="center"/>
        <w:rPr>
          <w:rFonts w:ascii="Times" w:hAnsi="Times" w:cs="Times"/>
          <w:b/>
        </w:rPr>
      </w:pPr>
      <w:r w:rsidRPr="00533BC6">
        <w:rPr>
          <w:rFonts w:ascii="Times" w:hAnsi="Times" w:cs="Times"/>
          <w:b/>
        </w:rPr>
        <w:t>PASAL 2</w:t>
      </w:r>
    </w:p>
    <w:p w14:paraId="5A31BB89" w14:textId="77777777" w:rsidR="0009012E" w:rsidRPr="00533BC6" w:rsidRDefault="0009012E" w:rsidP="00A84031">
      <w:pPr>
        <w:spacing w:after="0"/>
        <w:jc w:val="center"/>
        <w:rPr>
          <w:rFonts w:ascii="Times" w:hAnsi="Times" w:cs="Times"/>
          <w:b/>
        </w:rPr>
      </w:pPr>
      <w:r>
        <w:rPr>
          <w:rFonts w:ascii="Times" w:hAnsi="Times" w:cs="Times"/>
          <w:b/>
        </w:rPr>
        <w:t>Harga</w:t>
      </w:r>
    </w:p>
    <w:p w14:paraId="40F4636A" w14:textId="77777777" w:rsidR="0009012E" w:rsidRPr="00533BC6" w:rsidRDefault="0009012E" w:rsidP="0009012E">
      <w:pPr>
        <w:jc w:val="both"/>
        <w:rPr>
          <w:rFonts w:ascii="Times" w:hAnsi="Times" w:cs="Times"/>
        </w:rPr>
      </w:pPr>
      <w:r w:rsidRPr="00533BC6">
        <w:rPr>
          <w:rFonts w:ascii="Times" w:hAnsi="Times" w:cs="Times"/>
          <w:b/>
        </w:rPr>
        <w:t>PIHAK I</w:t>
      </w:r>
      <w:r w:rsidRPr="00533BC6">
        <w:rPr>
          <w:rFonts w:ascii="Times" w:hAnsi="Times" w:cs="Times"/>
        </w:rPr>
        <w:t xml:space="preserve"> memberikan harga khusus kepada </w:t>
      </w:r>
      <w:r w:rsidRPr="00533BC6">
        <w:rPr>
          <w:rFonts w:ascii="Times" w:hAnsi="Times" w:cs="Times"/>
          <w:b/>
        </w:rPr>
        <w:t>PIHAK II</w:t>
      </w:r>
      <w:r w:rsidRPr="00533BC6">
        <w:rPr>
          <w:rFonts w:ascii="Times" w:hAnsi="Times" w:cs="Times"/>
        </w:rPr>
        <w:t xml:space="preserve"> sebagai berikut :</w:t>
      </w:r>
    </w:p>
    <w:tbl>
      <w:tblPr>
        <w:tblStyle w:val="TableGrid"/>
        <w:tblW w:w="0" w:type="auto"/>
        <w:tblInd w:w="1165" w:type="dxa"/>
        <w:tblLook w:val="04A0" w:firstRow="1" w:lastRow="0" w:firstColumn="1" w:lastColumn="0" w:noHBand="0" w:noVBand="1"/>
      </w:tblPr>
      <w:tblGrid>
        <w:gridCol w:w="485"/>
        <w:gridCol w:w="1710"/>
        <w:gridCol w:w="1670"/>
        <w:gridCol w:w="1660"/>
      </w:tblGrid>
      <w:tr w:rsidR="0009012E" w:rsidRPr="00533BC6" w14:paraId="4D08BF18" w14:textId="77777777" w:rsidTr="00F72A27">
        <w:tc>
          <w:tcPr>
            <w:tcW w:w="450" w:type="dxa"/>
          </w:tcPr>
          <w:p w14:paraId="7A96C1E1" w14:textId="77777777" w:rsidR="0009012E" w:rsidRPr="00533BC6" w:rsidRDefault="0009012E" w:rsidP="00F72A27">
            <w:pPr>
              <w:jc w:val="center"/>
              <w:rPr>
                <w:rFonts w:ascii="Times" w:hAnsi="Times" w:cs="Times"/>
              </w:rPr>
            </w:pPr>
            <w:r>
              <w:rPr>
                <w:rFonts w:ascii="Times" w:hAnsi="Times" w:cs="Times"/>
              </w:rPr>
              <w:t>No</w:t>
            </w:r>
          </w:p>
        </w:tc>
        <w:tc>
          <w:tcPr>
            <w:tcW w:w="1710" w:type="dxa"/>
          </w:tcPr>
          <w:p w14:paraId="0498D5EB" w14:textId="77777777" w:rsidR="0009012E" w:rsidRPr="00533BC6" w:rsidRDefault="0009012E" w:rsidP="00F72A27">
            <w:pPr>
              <w:jc w:val="center"/>
              <w:rPr>
                <w:rFonts w:ascii="Times" w:hAnsi="Times" w:cs="Times"/>
              </w:rPr>
            </w:pPr>
            <w:r w:rsidRPr="00533BC6">
              <w:rPr>
                <w:rFonts w:ascii="Times" w:hAnsi="Times" w:cs="Times"/>
              </w:rPr>
              <w:t>Jenis</w:t>
            </w:r>
            <w:r>
              <w:rPr>
                <w:rFonts w:ascii="Times" w:hAnsi="Times" w:cs="Times"/>
              </w:rPr>
              <w:t>/Ukuran</w:t>
            </w:r>
          </w:p>
        </w:tc>
        <w:tc>
          <w:tcPr>
            <w:tcW w:w="1670" w:type="dxa"/>
          </w:tcPr>
          <w:p w14:paraId="7653518A" w14:textId="77777777" w:rsidR="0009012E" w:rsidRPr="00533BC6" w:rsidRDefault="0009012E" w:rsidP="00F72A27">
            <w:pPr>
              <w:jc w:val="center"/>
              <w:rPr>
                <w:rFonts w:ascii="Times" w:hAnsi="Times" w:cs="Times"/>
              </w:rPr>
            </w:pPr>
            <w:r w:rsidRPr="00533BC6">
              <w:rPr>
                <w:rFonts w:ascii="Times" w:hAnsi="Times" w:cs="Times"/>
              </w:rPr>
              <w:t>Kemasan</w:t>
            </w:r>
          </w:p>
        </w:tc>
        <w:tc>
          <w:tcPr>
            <w:tcW w:w="1660" w:type="dxa"/>
          </w:tcPr>
          <w:p w14:paraId="756C0BAC" w14:textId="77777777" w:rsidR="0009012E" w:rsidRPr="00533BC6" w:rsidRDefault="0009012E" w:rsidP="00F72A27">
            <w:pPr>
              <w:jc w:val="center"/>
              <w:rPr>
                <w:rFonts w:ascii="Times" w:hAnsi="Times" w:cs="Times"/>
              </w:rPr>
            </w:pPr>
            <w:r w:rsidRPr="00533BC6">
              <w:rPr>
                <w:rFonts w:ascii="Times" w:hAnsi="Times" w:cs="Times"/>
              </w:rPr>
              <w:t>Price List</w:t>
            </w:r>
          </w:p>
        </w:tc>
      </w:tr>
      <w:tr w:rsidR="0009012E" w:rsidRPr="00533BC6" w14:paraId="50C2108B" w14:textId="77777777" w:rsidTr="00F72A27">
        <w:trPr>
          <w:trHeight w:val="242"/>
        </w:trPr>
        <w:tc>
          <w:tcPr>
            <w:tcW w:w="450" w:type="dxa"/>
          </w:tcPr>
          <w:p w14:paraId="6397CE10" w14:textId="77777777" w:rsidR="0009012E" w:rsidRDefault="0009012E" w:rsidP="00F72A27">
            <w:pPr>
              <w:jc w:val="center"/>
              <w:rPr>
                <w:rFonts w:ascii="Times" w:hAnsi="Times" w:cs="Times"/>
              </w:rPr>
            </w:pPr>
            <w:r>
              <w:rPr>
                <w:rFonts w:ascii="Times" w:hAnsi="Times" w:cs="Times"/>
              </w:rPr>
              <w:t>1</w:t>
            </w:r>
          </w:p>
        </w:tc>
        <w:tc>
          <w:tcPr>
            <w:tcW w:w="1710" w:type="dxa"/>
          </w:tcPr>
          <w:p w14:paraId="51C92D8E" w14:textId="77777777" w:rsidR="0009012E" w:rsidRDefault="0009012E" w:rsidP="00F72A27">
            <w:pPr>
              <w:jc w:val="center"/>
              <w:rPr>
                <w:rFonts w:ascii="Times" w:hAnsi="Times" w:cs="Times"/>
              </w:rPr>
            </w:pPr>
            <w:r>
              <w:rPr>
                <w:rFonts w:ascii="Times" w:hAnsi="Times" w:cs="Times"/>
              </w:rPr>
              <w:t>19 lt</w:t>
            </w:r>
          </w:p>
        </w:tc>
        <w:tc>
          <w:tcPr>
            <w:tcW w:w="1670" w:type="dxa"/>
          </w:tcPr>
          <w:p w14:paraId="2DE57016" w14:textId="77777777" w:rsidR="0009012E" w:rsidRDefault="0009012E" w:rsidP="00F72A27">
            <w:pPr>
              <w:jc w:val="center"/>
              <w:rPr>
                <w:rFonts w:ascii="Times" w:hAnsi="Times" w:cs="Times"/>
              </w:rPr>
            </w:pPr>
            <w:r>
              <w:rPr>
                <w:rFonts w:ascii="Times" w:hAnsi="Times" w:cs="Times"/>
              </w:rPr>
              <w:t>galon</w:t>
            </w:r>
          </w:p>
        </w:tc>
        <w:tc>
          <w:tcPr>
            <w:tcW w:w="1660" w:type="dxa"/>
          </w:tcPr>
          <w:p w14:paraId="5609CB1E" w14:textId="1F4AA3DA" w:rsidR="0009012E" w:rsidRPr="00533BC6" w:rsidRDefault="0009012E" w:rsidP="00550CD4">
            <w:pPr>
              <w:jc w:val="center"/>
              <w:rPr>
                <w:rFonts w:ascii="Times" w:hAnsi="Times" w:cs="Times"/>
              </w:rPr>
            </w:pPr>
            <w:r>
              <w:rPr>
                <w:rFonts w:ascii="Times" w:hAnsi="Times" w:cs="Times"/>
              </w:rPr>
              <w:t>Rp. 9.</w:t>
            </w:r>
            <w:del w:id="56" w:author="ROHAYATI" w:date="2023-06-17T11:27:00Z">
              <w:r w:rsidDel="000D700A">
                <w:rPr>
                  <w:rFonts w:ascii="Times" w:hAnsi="Times" w:cs="Times"/>
                </w:rPr>
                <w:delText>500</w:delText>
              </w:r>
            </w:del>
            <w:ins w:id="57" w:author="ROHAYATI" w:date="2023-06-17T11:27:00Z">
              <w:r w:rsidR="000D700A">
                <w:rPr>
                  <w:rFonts w:ascii="Times" w:hAnsi="Times" w:cs="Times"/>
                </w:rPr>
                <w:t>750</w:t>
              </w:r>
            </w:ins>
            <w:r>
              <w:rPr>
                <w:rFonts w:ascii="Times" w:hAnsi="Times" w:cs="Times"/>
              </w:rPr>
              <w:t>,-</w:t>
            </w:r>
          </w:p>
        </w:tc>
      </w:tr>
    </w:tbl>
    <w:p w14:paraId="40018BBF" w14:textId="77777777" w:rsidR="0009012E" w:rsidRPr="00533BC6" w:rsidRDefault="0009012E" w:rsidP="0009012E">
      <w:pPr>
        <w:jc w:val="both"/>
        <w:rPr>
          <w:rFonts w:ascii="Times" w:hAnsi="Times" w:cs="Times"/>
        </w:rPr>
      </w:pPr>
      <w:r w:rsidRPr="00533BC6">
        <w:rPr>
          <w:rFonts w:ascii="Times" w:hAnsi="Times" w:cs="Times"/>
        </w:rPr>
        <w:t>Keterangan :</w:t>
      </w:r>
    </w:p>
    <w:p w14:paraId="165B03C4" w14:textId="77777777" w:rsidR="0009012E" w:rsidRPr="00533BC6" w:rsidRDefault="0009012E" w:rsidP="0009012E">
      <w:pPr>
        <w:pStyle w:val="ListParagraph"/>
        <w:numPr>
          <w:ilvl w:val="0"/>
          <w:numId w:val="2"/>
        </w:numPr>
        <w:jc w:val="both"/>
        <w:rPr>
          <w:rFonts w:ascii="Times" w:hAnsi="Times" w:cs="Times"/>
        </w:rPr>
      </w:pPr>
      <w:r w:rsidRPr="00533BC6">
        <w:rPr>
          <w:rFonts w:ascii="Times" w:hAnsi="Times" w:cs="Times"/>
        </w:rPr>
        <w:t xml:space="preserve">Harga tidak mengikat selama masa kontrak berlaku, jika terjadi kenaikan harga bahan baku, tenaga kerja,dan lain-lain yang menyebabkan inflasi sehingga terjadi kenaikan harga barang, maka akan diberitahukan </w:t>
      </w:r>
      <w:r>
        <w:rPr>
          <w:rFonts w:ascii="Times" w:hAnsi="Times" w:cs="Times"/>
        </w:rPr>
        <w:t>satu bulan</w:t>
      </w:r>
      <w:r w:rsidRPr="00533BC6">
        <w:rPr>
          <w:rFonts w:ascii="Times" w:hAnsi="Times" w:cs="Times"/>
        </w:rPr>
        <w:t xml:space="preserve"> sebelum kenaikan harga tersebut.</w:t>
      </w:r>
    </w:p>
    <w:p w14:paraId="3CAC46D4" w14:textId="77777777" w:rsidR="0009012E" w:rsidRPr="00533BC6" w:rsidRDefault="0009012E" w:rsidP="0009012E">
      <w:pPr>
        <w:pStyle w:val="ListParagraph"/>
        <w:numPr>
          <w:ilvl w:val="0"/>
          <w:numId w:val="2"/>
        </w:numPr>
        <w:jc w:val="both"/>
        <w:rPr>
          <w:rFonts w:ascii="Times" w:hAnsi="Times" w:cs="Times"/>
        </w:rPr>
      </w:pPr>
      <w:r w:rsidRPr="00533BC6">
        <w:rPr>
          <w:rFonts w:ascii="Times" w:hAnsi="Times" w:cs="Times"/>
        </w:rPr>
        <w:t>Saat terjadi kenaikan harga, maka semua isi dalam perjanjian ini masih dianggap valid kecuali masalah harga.</w:t>
      </w:r>
    </w:p>
    <w:p w14:paraId="3825F793" w14:textId="77777777" w:rsidR="0009012E" w:rsidRPr="00533BC6" w:rsidRDefault="0009012E" w:rsidP="0009012E">
      <w:pPr>
        <w:pStyle w:val="ListParagraph"/>
        <w:numPr>
          <w:ilvl w:val="0"/>
          <w:numId w:val="2"/>
        </w:numPr>
        <w:jc w:val="both"/>
        <w:rPr>
          <w:rFonts w:ascii="Times" w:hAnsi="Times" w:cs="Times"/>
        </w:rPr>
      </w:pPr>
      <w:r>
        <w:rPr>
          <w:rFonts w:ascii="Times" w:hAnsi="Times" w:cs="Times"/>
        </w:rPr>
        <w:t>Harga sudah termasuk PPN 11</w:t>
      </w:r>
      <w:r w:rsidRPr="00533BC6">
        <w:rPr>
          <w:rFonts w:ascii="Times" w:hAnsi="Times" w:cs="Times"/>
        </w:rPr>
        <w:t>%.</w:t>
      </w:r>
    </w:p>
    <w:p w14:paraId="56F68BD8" w14:textId="77777777" w:rsidR="00BA633C" w:rsidRPr="00533BC6" w:rsidRDefault="00BA633C" w:rsidP="00A84031">
      <w:pPr>
        <w:spacing w:after="0"/>
        <w:jc w:val="both"/>
        <w:rPr>
          <w:rFonts w:ascii="Times" w:hAnsi="Times" w:cs="Times"/>
        </w:rPr>
      </w:pPr>
    </w:p>
    <w:p w14:paraId="1130C35C" w14:textId="5E640A6F" w:rsidR="00682267" w:rsidRDefault="00A3736C" w:rsidP="00A84031">
      <w:pPr>
        <w:spacing w:after="0"/>
        <w:jc w:val="center"/>
        <w:rPr>
          <w:rFonts w:ascii="Times" w:hAnsi="Times" w:cs="Times"/>
          <w:b/>
        </w:rPr>
      </w:pPr>
      <w:r w:rsidRPr="00533BC6">
        <w:rPr>
          <w:rFonts w:ascii="Times" w:hAnsi="Times" w:cs="Times"/>
          <w:b/>
        </w:rPr>
        <w:t>PASAL 3</w:t>
      </w:r>
    </w:p>
    <w:p w14:paraId="3EF135EA" w14:textId="06AFBF04" w:rsidR="006C6B70" w:rsidRPr="00533BC6" w:rsidRDefault="006C6B70" w:rsidP="00A84031">
      <w:pPr>
        <w:spacing w:after="0"/>
        <w:jc w:val="center"/>
        <w:rPr>
          <w:rFonts w:ascii="Times" w:hAnsi="Times" w:cs="Times"/>
          <w:b/>
        </w:rPr>
      </w:pPr>
      <w:r>
        <w:rPr>
          <w:rFonts w:ascii="Times" w:hAnsi="Times" w:cs="Times"/>
          <w:b/>
        </w:rPr>
        <w:t>Pengiriman</w:t>
      </w:r>
    </w:p>
    <w:p w14:paraId="16C3673C" w14:textId="093F92DB" w:rsidR="00682267" w:rsidRDefault="00682267" w:rsidP="0009012E">
      <w:pPr>
        <w:pStyle w:val="ListParagraph"/>
        <w:numPr>
          <w:ilvl w:val="0"/>
          <w:numId w:val="21"/>
        </w:numPr>
        <w:ind w:left="540" w:hanging="540"/>
        <w:jc w:val="both"/>
        <w:rPr>
          <w:rFonts w:ascii="Times" w:hAnsi="Times" w:cs="Times"/>
        </w:rPr>
      </w:pPr>
      <w:r w:rsidRPr="00A84031">
        <w:rPr>
          <w:rFonts w:ascii="Times" w:hAnsi="Times" w:cs="Times"/>
        </w:rPr>
        <w:t>Mekanisme pengantaran barang dan pemfakturan akan dilakukan oleh distributor tu</w:t>
      </w:r>
      <w:r w:rsidR="00704DDC" w:rsidRPr="00A84031">
        <w:rPr>
          <w:rFonts w:ascii="Times" w:hAnsi="Times" w:cs="Times"/>
        </w:rPr>
        <w:t>n</w:t>
      </w:r>
      <w:r w:rsidRPr="00A84031">
        <w:rPr>
          <w:rFonts w:ascii="Times" w:hAnsi="Times" w:cs="Times"/>
        </w:rPr>
        <w:t xml:space="preserve">ggal yang sudah ditunjuk oleh </w:t>
      </w:r>
      <w:r w:rsidR="005359A1" w:rsidRPr="00A84031">
        <w:rPr>
          <w:rFonts w:ascii="Times" w:hAnsi="Times" w:cs="Times"/>
          <w:b/>
        </w:rPr>
        <w:t>PIHAK I</w:t>
      </w:r>
      <w:r w:rsidR="006F368A" w:rsidRPr="00A84031">
        <w:rPr>
          <w:rFonts w:ascii="Times" w:hAnsi="Times" w:cs="Times"/>
        </w:rPr>
        <w:t>, yaitu PT Indomarco Adi Prima</w:t>
      </w:r>
      <w:r w:rsidR="00704DDC" w:rsidRPr="00A84031">
        <w:rPr>
          <w:rFonts w:ascii="Times" w:hAnsi="Times" w:cs="Times"/>
        </w:rPr>
        <w:t>.</w:t>
      </w:r>
    </w:p>
    <w:p w14:paraId="5AF4E9C3" w14:textId="77777777" w:rsidR="00B2029C" w:rsidRPr="00075143" w:rsidRDefault="00B2029C" w:rsidP="00A84031">
      <w:pPr>
        <w:pStyle w:val="Default"/>
        <w:numPr>
          <w:ilvl w:val="0"/>
          <w:numId w:val="21"/>
        </w:numPr>
        <w:spacing w:line="276" w:lineRule="auto"/>
        <w:ind w:left="540" w:hanging="540"/>
        <w:jc w:val="both"/>
        <w:rPr>
          <w:bCs/>
          <w:color w:val="000000" w:themeColor="text1"/>
          <w:sz w:val="22"/>
          <w:szCs w:val="22"/>
        </w:rPr>
      </w:pPr>
      <w:r w:rsidRPr="00075143">
        <w:rPr>
          <w:bCs/>
          <w:color w:val="000000" w:themeColor="text1"/>
          <w:sz w:val="22"/>
          <w:szCs w:val="22"/>
        </w:rPr>
        <w:t xml:space="preserve">Biaya transportasi yang timbul dari tempat </w:t>
      </w:r>
      <w:r w:rsidRPr="00075143">
        <w:rPr>
          <w:b/>
          <w:bCs/>
          <w:color w:val="000000" w:themeColor="text1"/>
          <w:sz w:val="22"/>
          <w:szCs w:val="22"/>
        </w:rPr>
        <w:t>Pihak Pertama</w:t>
      </w:r>
      <w:r w:rsidRPr="00075143">
        <w:rPr>
          <w:bCs/>
          <w:color w:val="000000" w:themeColor="text1"/>
          <w:sz w:val="22"/>
          <w:szCs w:val="22"/>
        </w:rPr>
        <w:t xml:space="preserve"> ke tempat </w:t>
      </w:r>
      <w:r w:rsidRPr="00075143">
        <w:rPr>
          <w:b/>
          <w:bCs/>
          <w:color w:val="000000" w:themeColor="text1"/>
          <w:sz w:val="22"/>
          <w:szCs w:val="22"/>
        </w:rPr>
        <w:t>Pihak Kedua</w:t>
      </w:r>
      <w:r w:rsidRPr="00075143">
        <w:rPr>
          <w:bCs/>
          <w:color w:val="000000" w:themeColor="text1"/>
          <w:sz w:val="22"/>
          <w:szCs w:val="22"/>
        </w:rPr>
        <w:t xml:space="preserve"> sepenuhnya menjadi tanggung jawab </w:t>
      </w:r>
      <w:r w:rsidRPr="00075143">
        <w:rPr>
          <w:b/>
          <w:bCs/>
          <w:color w:val="000000" w:themeColor="text1"/>
          <w:sz w:val="22"/>
          <w:szCs w:val="22"/>
        </w:rPr>
        <w:t>Pihak Pertama</w:t>
      </w:r>
      <w:r w:rsidRPr="00075143">
        <w:rPr>
          <w:bCs/>
          <w:color w:val="000000" w:themeColor="text1"/>
          <w:sz w:val="22"/>
          <w:szCs w:val="22"/>
        </w:rPr>
        <w:t>.</w:t>
      </w:r>
    </w:p>
    <w:p w14:paraId="00B8B357" w14:textId="77777777" w:rsidR="00B2029C" w:rsidRPr="00075143" w:rsidRDefault="00B2029C" w:rsidP="00A84031">
      <w:pPr>
        <w:pStyle w:val="Default"/>
        <w:numPr>
          <w:ilvl w:val="0"/>
          <w:numId w:val="21"/>
        </w:numPr>
        <w:spacing w:line="276" w:lineRule="auto"/>
        <w:ind w:left="540" w:hanging="540"/>
        <w:jc w:val="both"/>
        <w:rPr>
          <w:bCs/>
          <w:color w:val="000000" w:themeColor="text1"/>
          <w:sz w:val="22"/>
          <w:szCs w:val="22"/>
        </w:rPr>
      </w:pPr>
      <w:r w:rsidRPr="00075143">
        <w:rPr>
          <w:bCs/>
          <w:color w:val="000000" w:themeColor="text1"/>
          <w:sz w:val="22"/>
          <w:szCs w:val="22"/>
        </w:rPr>
        <w:t xml:space="preserve">Resiko kerusakan akibat proses pengiriman menjadi tanggung jawab </w:t>
      </w:r>
      <w:r w:rsidRPr="00075143">
        <w:rPr>
          <w:b/>
          <w:bCs/>
          <w:color w:val="000000" w:themeColor="text1"/>
          <w:sz w:val="22"/>
          <w:szCs w:val="22"/>
        </w:rPr>
        <w:t>Pihak Pertama</w:t>
      </w:r>
      <w:r w:rsidRPr="00075143">
        <w:rPr>
          <w:bCs/>
          <w:color w:val="000000" w:themeColor="text1"/>
          <w:sz w:val="22"/>
          <w:szCs w:val="22"/>
        </w:rPr>
        <w:t>.</w:t>
      </w:r>
    </w:p>
    <w:p w14:paraId="48C4BE63" w14:textId="77777777" w:rsidR="00B2029C" w:rsidRPr="00075143" w:rsidRDefault="00B2029C" w:rsidP="00A84031">
      <w:pPr>
        <w:pStyle w:val="Default"/>
        <w:numPr>
          <w:ilvl w:val="0"/>
          <w:numId w:val="21"/>
        </w:numPr>
        <w:spacing w:line="276" w:lineRule="auto"/>
        <w:ind w:left="540" w:hanging="540"/>
        <w:jc w:val="both"/>
        <w:rPr>
          <w:bCs/>
          <w:color w:val="000000" w:themeColor="text1"/>
          <w:sz w:val="22"/>
          <w:szCs w:val="22"/>
        </w:rPr>
      </w:pPr>
      <w:r w:rsidRPr="00075143">
        <w:rPr>
          <w:bCs/>
          <w:color w:val="000000" w:themeColor="text1"/>
          <w:sz w:val="22"/>
          <w:szCs w:val="22"/>
        </w:rPr>
        <w:t xml:space="preserve">Jumlah produk dan waktu pengiriman harus sesuai dengan yang sudah ditetapkan di </w:t>
      </w:r>
      <w:r w:rsidRPr="00075143">
        <w:rPr>
          <w:bCs/>
          <w:i/>
          <w:color w:val="000000" w:themeColor="text1"/>
          <w:sz w:val="22"/>
          <w:szCs w:val="22"/>
        </w:rPr>
        <w:t>Purchase Order</w:t>
      </w:r>
      <w:r w:rsidRPr="00075143">
        <w:rPr>
          <w:bCs/>
          <w:color w:val="000000" w:themeColor="text1"/>
          <w:sz w:val="22"/>
          <w:szCs w:val="22"/>
        </w:rPr>
        <w:t xml:space="preserve"> yang diterbitkan oleh </w:t>
      </w:r>
      <w:r w:rsidRPr="00075143">
        <w:rPr>
          <w:b/>
          <w:bCs/>
          <w:color w:val="000000" w:themeColor="text1"/>
          <w:sz w:val="22"/>
          <w:szCs w:val="22"/>
        </w:rPr>
        <w:t>Pihak Kedua</w:t>
      </w:r>
      <w:r w:rsidRPr="00075143">
        <w:rPr>
          <w:bCs/>
          <w:color w:val="000000" w:themeColor="text1"/>
          <w:sz w:val="22"/>
          <w:szCs w:val="22"/>
        </w:rPr>
        <w:t>.</w:t>
      </w:r>
    </w:p>
    <w:p w14:paraId="3EC8B522" w14:textId="77777777" w:rsidR="00B2029C" w:rsidRPr="00075143" w:rsidRDefault="00B2029C" w:rsidP="00A84031">
      <w:pPr>
        <w:pStyle w:val="Default"/>
        <w:numPr>
          <w:ilvl w:val="0"/>
          <w:numId w:val="21"/>
        </w:numPr>
        <w:spacing w:line="276" w:lineRule="auto"/>
        <w:ind w:left="540" w:hanging="540"/>
        <w:jc w:val="both"/>
        <w:rPr>
          <w:bCs/>
          <w:color w:val="000000" w:themeColor="text1"/>
          <w:sz w:val="22"/>
          <w:szCs w:val="22"/>
        </w:rPr>
      </w:pPr>
      <w:r w:rsidRPr="00075143">
        <w:rPr>
          <w:bCs/>
          <w:color w:val="000000" w:themeColor="text1"/>
          <w:sz w:val="22"/>
          <w:szCs w:val="22"/>
        </w:rPr>
        <w:t xml:space="preserve">Apabila </w:t>
      </w:r>
      <w:r w:rsidRPr="00075143">
        <w:rPr>
          <w:b/>
          <w:bCs/>
          <w:color w:val="000000" w:themeColor="text1"/>
          <w:sz w:val="22"/>
          <w:szCs w:val="22"/>
        </w:rPr>
        <w:t>Pihak Pertama</w:t>
      </w:r>
      <w:r w:rsidRPr="00075143">
        <w:rPr>
          <w:bCs/>
          <w:color w:val="000000" w:themeColor="text1"/>
          <w:sz w:val="22"/>
          <w:szCs w:val="22"/>
        </w:rPr>
        <w:t xml:space="preserve"> akan melakukan pengiriman produk kepada </w:t>
      </w:r>
      <w:r w:rsidRPr="00075143">
        <w:rPr>
          <w:b/>
          <w:bCs/>
          <w:color w:val="000000" w:themeColor="text1"/>
          <w:sz w:val="22"/>
          <w:szCs w:val="22"/>
        </w:rPr>
        <w:t>Pihak Kedua</w:t>
      </w:r>
      <w:r w:rsidRPr="00075143">
        <w:rPr>
          <w:bCs/>
          <w:color w:val="000000" w:themeColor="text1"/>
          <w:sz w:val="22"/>
          <w:szCs w:val="22"/>
        </w:rPr>
        <w:t xml:space="preserve"> melebihi waktu atau tidak pada hari kerja yang telah ditentukan maka </w:t>
      </w:r>
      <w:r w:rsidRPr="00075143">
        <w:rPr>
          <w:b/>
          <w:bCs/>
          <w:color w:val="000000" w:themeColor="text1"/>
          <w:sz w:val="22"/>
          <w:szCs w:val="22"/>
        </w:rPr>
        <w:t>Pihak Pertama</w:t>
      </w:r>
      <w:r w:rsidRPr="00075143">
        <w:rPr>
          <w:bCs/>
          <w:color w:val="000000" w:themeColor="text1"/>
          <w:sz w:val="22"/>
          <w:szCs w:val="22"/>
        </w:rPr>
        <w:t xml:space="preserve"> harus menginformasikan kepada</w:t>
      </w:r>
      <w:r w:rsidRPr="00075143">
        <w:rPr>
          <w:b/>
          <w:bCs/>
          <w:color w:val="000000" w:themeColor="text1"/>
          <w:sz w:val="22"/>
          <w:szCs w:val="22"/>
        </w:rPr>
        <w:t xml:space="preserve"> Pihak Kedua </w:t>
      </w:r>
      <w:r w:rsidRPr="00075143">
        <w:rPr>
          <w:bCs/>
          <w:color w:val="000000" w:themeColor="text1"/>
          <w:sz w:val="22"/>
          <w:szCs w:val="22"/>
        </w:rPr>
        <w:t>terlebih dahulu.</w:t>
      </w:r>
    </w:p>
    <w:p w14:paraId="34D99E23" w14:textId="77777777" w:rsidR="00B2029C" w:rsidRPr="00075143" w:rsidRDefault="00B2029C" w:rsidP="00A84031">
      <w:pPr>
        <w:pStyle w:val="Default"/>
        <w:numPr>
          <w:ilvl w:val="0"/>
          <w:numId w:val="21"/>
        </w:numPr>
        <w:spacing w:line="276" w:lineRule="auto"/>
        <w:ind w:left="540" w:hanging="540"/>
        <w:jc w:val="both"/>
        <w:rPr>
          <w:bCs/>
          <w:color w:val="000000" w:themeColor="text1"/>
          <w:sz w:val="22"/>
          <w:szCs w:val="22"/>
        </w:rPr>
      </w:pPr>
      <w:r w:rsidRPr="00075143">
        <w:rPr>
          <w:bCs/>
          <w:color w:val="000000" w:themeColor="text1"/>
          <w:sz w:val="22"/>
          <w:szCs w:val="22"/>
        </w:rPr>
        <w:t xml:space="preserve">Batas waktu pengiriman produk sesuai dengan jadwal yang sudah disetujui </w:t>
      </w:r>
      <w:r w:rsidRPr="00075143">
        <w:rPr>
          <w:b/>
          <w:bCs/>
          <w:color w:val="000000" w:themeColor="text1"/>
          <w:sz w:val="22"/>
          <w:szCs w:val="22"/>
        </w:rPr>
        <w:t>Para Pihak</w:t>
      </w:r>
      <w:r w:rsidRPr="00075143">
        <w:rPr>
          <w:bCs/>
          <w:color w:val="000000" w:themeColor="text1"/>
          <w:sz w:val="22"/>
          <w:szCs w:val="22"/>
        </w:rPr>
        <w:t>.</w:t>
      </w:r>
    </w:p>
    <w:p w14:paraId="1B9474D1" w14:textId="77777777" w:rsidR="00B2029C" w:rsidRPr="00075143" w:rsidRDefault="00B2029C" w:rsidP="00A84031">
      <w:pPr>
        <w:pStyle w:val="Default"/>
        <w:numPr>
          <w:ilvl w:val="0"/>
          <w:numId w:val="21"/>
        </w:numPr>
        <w:spacing w:line="276" w:lineRule="auto"/>
        <w:ind w:left="540" w:hanging="540"/>
        <w:jc w:val="both"/>
        <w:rPr>
          <w:bCs/>
          <w:color w:val="000000" w:themeColor="text1"/>
          <w:sz w:val="22"/>
          <w:szCs w:val="22"/>
        </w:rPr>
      </w:pPr>
      <w:commentRangeStart w:id="58"/>
      <w:r w:rsidRPr="00075143">
        <w:rPr>
          <w:bCs/>
          <w:color w:val="000000" w:themeColor="text1"/>
          <w:sz w:val="22"/>
          <w:szCs w:val="22"/>
        </w:rPr>
        <w:lastRenderedPageBreak/>
        <w:t xml:space="preserve">Apabila terjadi keterlambatan dalam pengiriman maka </w:t>
      </w:r>
      <w:r w:rsidRPr="00075143">
        <w:rPr>
          <w:b/>
          <w:bCs/>
          <w:color w:val="000000" w:themeColor="text1"/>
          <w:sz w:val="22"/>
          <w:szCs w:val="22"/>
        </w:rPr>
        <w:t>Pihak Pertama</w:t>
      </w:r>
      <w:r w:rsidRPr="00075143">
        <w:rPr>
          <w:bCs/>
          <w:color w:val="000000" w:themeColor="text1"/>
          <w:sz w:val="22"/>
          <w:szCs w:val="22"/>
        </w:rPr>
        <w:t xml:space="preserve"> wajib membayar biaya keterlambatan </w:t>
      </w:r>
      <w:r w:rsidRPr="00075143">
        <w:rPr>
          <w:sz w:val="22"/>
          <w:szCs w:val="22"/>
        </w:rPr>
        <w:t xml:space="preserve">5 (Lima persen) </w:t>
      </w:r>
      <w:r w:rsidRPr="00075143">
        <w:rPr>
          <w:bCs/>
          <w:color w:val="000000" w:themeColor="text1"/>
          <w:sz w:val="22"/>
          <w:szCs w:val="22"/>
        </w:rPr>
        <w:t xml:space="preserve">per hari keterlambatan dari total harga produk yang dipesan </w:t>
      </w:r>
      <w:r w:rsidRPr="00075143">
        <w:rPr>
          <w:b/>
          <w:bCs/>
          <w:color w:val="000000" w:themeColor="text1"/>
          <w:sz w:val="22"/>
          <w:szCs w:val="22"/>
        </w:rPr>
        <w:t>Pihak Kedua</w:t>
      </w:r>
      <w:r w:rsidRPr="00075143">
        <w:rPr>
          <w:bCs/>
          <w:color w:val="000000" w:themeColor="text1"/>
          <w:sz w:val="22"/>
          <w:szCs w:val="22"/>
        </w:rPr>
        <w:t>.</w:t>
      </w:r>
      <w:commentRangeEnd w:id="58"/>
      <w:r w:rsidRPr="00075143">
        <w:rPr>
          <w:rStyle w:val="CommentReference"/>
          <w:rFonts w:eastAsiaTheme="minorHAnsi"/>
          <w:color w:val="auto"/>
          <w:sz w:val="22"/>
          <w:szCs w:val="22"/>
          <w:lang w:val="en-US" w:eastAsia="en-US"/>
        </w:rPr>
        <w:commentReference w:id="58"/>
      </w:r>
    </w:p>
    <w:p w14:paraId="29523012" w14:textId="77777777" w:rsidR="00B2029C" w:rsidRPr="00075143" w:rsidRDefault="00B2029C" w:rsidP="00A84031">
      <w:pPr>
        <w:pStyle w:val="Default"/>
        <w:numPr>
          <w:ilvl w:val="0"/>
          <w:numId w:val="21"/>
        </w:numPr>
        <w:spacing w:line="276" w:lineRule="auto"/>
        <w:ind w:left="540" w:hanging="540"/>
        <w:jc w:val="both"/>
        <w:rPr>
          <w:bCs/>
          <w:color w:val="000000" w:themeColor="text1"/>
          <w:sz w:val="22"/>
          <w:szCs w:val="22"/>
        </w:rPr>
      </w:pPr>
      <w:r w:rsidRPr="00075143">
        <w:rPr>
          <w:bCs/>
          <w:color w:val="000000" w:themeColor="text1"/>
          <w:sz w:val="22"/>
          <w:szCs w:val="22"/>
        </w:rPr>
        <w:t>Pembayaran ayat (</w:t>
      </w:r>
      <w:r>
        <w:rPr>
          <w:bCs/>
          <w:color w:val="000000" w:themeColor="text1"/>
          <w:sz w:val="22"/>
          <w:szCs w:val="22"/>
          <w:lang w:val="en-US"/>
        </w:rPr>
        <w:t>3.7</w:t>
      </w:r>
      <w:r w:rsidRPr="00075143">
        <w:rPr>
          <w:bCs/>
          <w:color w:val="000000" w:themeColor="text1"/>
          <w:sz w:val="22"/>
          <w:szCs w:val="22"/>
        </w:rPr>
        <w:t xml:space="preserve">) paling lambat 15 (lima belas) hari setelah tagihan klaim diterima </w:t>
      </w:r>
      <w:r w:rsidRPr="00075143">
        <w:rPr>
          <w:b/>
          <w:bCs/>
          <w:color w:val="000000" w:themeColor="text1"/>
          <w:sz w:val="22"/>
          <w:szCs w:val="22"/>
        </w:rPr>
        <w:t>Pihak Pertama</w:t>
      </w:r>
      <w:r w:rsidRPr="00075143">
        <w:rPr>
          <w:bCs/>
          <w:color w:val="000000" w:themeColor="text1"/>
          <w:sz w:val="22"/>
          <w:szCs w:val="22"/>
        </w:rPr>
        <w:t>.</w:t>
      </w:r>
    </w:p>
    <w:p w14:paraId="66F19314" w14:textId="608D26C8" w:rsidR="0009012E" w:rsidRPr="00A84031" w:rsidRDefault="00B2029C" w:rsidP="00A84031">
      <w:pPr>
        <w:pStyle w:val="ListParagraph"/>
        <w:numPr>
          <w:ilvl w:val="0"/>
          <w:numId w:val="21"/>
        </w:numPr>
        <w:ind w:left="540" w:hanging="540"/>
        <w:jc w:val="both"/>
        <w:rPr>
          <w:rFonts w:ascii="Times New Roman" w:hAnsi="Times New Roman" w:cs="Times New Roman"/>
        </w:rPr>
      </w:pPr>
      <w:r w:rsidRPr="00075143">
        <w:rPr>
          <w:rFonts w:ascii="Times New Roman" w:hAnsi="Times New Roman" w:cs="Times New Roman"/>
          <w:b/>
          <w:bCs/>
          <w:color w:val="000000" w:themeColor="text1"/>
        </w:rPr>
        <w:t>Para Pihak</w:t>
      </w:r>
      <w:r w:rsidRPr="00075143">
        <w:rPr>
          <w:rFonts w:ascii="Times New Roman" w:hAnsi="Times New Roman" w:cs="Times New Roman"/>
          <w:bCs/>
          <w:color w:val="000000" w:themeColor="text1"/>
        </w:rPr>
        <w:t xml:space="preserve"> sepakat sebelum dilakukan penyerahan produk dari </w:t>
      </w:r>
      <w:r w:rsidRPr="00075143">
        <w:rPr>
          <w:rFonts w:ascii="Times New Roman" w:hAnsi="Times New Roman" w:cs="Times New Roman"/>
          <w:b/>
          <w:bCs/>
          <w:color w:val="000000" w:themeColor="text1"/>
        </w:rPr>
        <w:t>Pihak Pertama</w:t>
      </w:r>
      <w:r w:rsidRPr="00075143">
        <w:rPr>
          <w:rFonts w:ascii="Times New Roman" w:hAnsi="Times New Roman" w:cs="Times New Roman"/>
          <w:bCs/>
          <w:color w:val="000000" w:themeColor="text1"/>
        </w:rPr>
        <w:t xml:space="preserve"> kepada </w:t>
      </w:r>
      <w:r w:rsidRPr="00075143">
        <w:rPr>
          <w:rFonts w:ascii="Times New Roman" w:hAnsi="Times New Roman" w:cs="Times New Roman"/>
          <w:b/>
          <w:bCs/>
          <w:color w:val="000000" w:themeColor="text1"/>
        </w:rPr>
        <w:t>Pihak Kedua</w:t>
      </w:r>
      <w:r w:rsidRPr="00075143">
        <w:rPr>
          <w:rFonts w:ascii="Times New Roman" w:hAnsi="Times New Roman" w:cs="Times New Roman"/>
          <w:bCs/>
          <w:color w:val="000000" w:themeColor="text1"/>
        </w:rPr>
        <w:t xml:space="preserve">, dilakukan pengecekan produk (jumlah, kualitas, dll) antara </w:t>
      </w:r>
      <w:r w:rsidRPr="00075143">
        <w:rPr>
          <w:rFonts w:ascii="Times New Roman" w:hAnsi="Times New Roman" w:cs="Times New Roman"/>
          <w:b/>
          <w:bCs/>
          <w:color w:val="000000" w:themeColor="text1"/>
        </w:rPr>
        <w:t>Pihak Pertama</w:t>
      </w:r>
      <w:r w:rsidRPr="00075143">
        <w:rPr>
          <w:rFonts w:ascii="Times New Roman" w:hAnsi="Times New Roman" w:cs="Times New Roman"/>
          <w:bCs/>
          <w:color w:val="000000" w:themeColor="text1"/>
        </w:rPr>
        <w:t xml:space="preserve"> dan </w:t>
      </w:r>
      <w:r w:rsidRPr="00075143">
        <w:rPr>
          <w:rFonts w:ascii="Times New Roman" w:hAnsi="Times New Roman" w:cs="Times New Roman"/>
          <w:b/>
          <w:bCs/>
          <w:color w:val="000000" w:themeColor="text1"/>
        </w:rPr>
        <w:t>Pihak Kedua</w:t>
      </w:r>
      <w:r w:rsidRPr="00075143">
        <w:rPr>
          <w:rFonts w:ascii="Times New Roman" w:hAnsi="Times New Roman" w:cs="Times New Roman"/>
          <w:bCs/>
          <w:color w:val="000000" w:themeColor="text1"/>
        </w:rPr>
        <w:t>.</w:t>
      </w:r>
    </w:p>
    <w:p w14:paraId="5849DE8B" w14:textId="77777777" w:rsidR="00BA633C" w:rsidRDefault="00BA633C" w:rsidP="00A84031">
      <w:pPr>
        <w:spacing w:after="0"/>
        <w:jc w:val="center"/>
        <w:rPr>
          <w:rFonts w:ascii="Times" w:hAnsi="Times" w:cs="Times"/>
          <w:b/>
        </w:rPr>
      </w:pPr>
    </w:p>
    <w:p w14:paraId="615C25DD" w14:textId="35027F8E" w:rsidR="00682267" w:rsidRDefault="00A3736C" w:rsidP="00A84031">
      <w:pPr>
        <w:spacing w:after="0"/>
        <w:jc w:val="center"/>
        <w:rPr>
          <w:rFonts w:ascii="Times" w:hAnsi="Times" w:cs="Times"/>
          <w:b/>
        </w:rPr>
      </w:pPr>
      <w:r w:rsidRPr="00533BC6">
        <w:rPr>
          <w:rFonts w:ascii="Times" w:hAnsi="Times" w:cs="Times"/>
          <w:b/>
        </w:rPr>
        <w:t>PASAL 4</w:t>
      </w:r>
    </w:p>
    <w:p w14:paraId="3BE44B65" w14:textId="68D013A7" w:rsidR="00B2029C" w:rsidRPr="00533BC6" w:rsidRDefault="00B2029C" w:rsidP="00A84031">
      <w:pPr>
        <w:spacing w:after="0"/>
        <w:jc w:val="center"/>
        <w:rPr>
          <w:rFonts w:ascii="Times" w:hAnsi="Times" w:cs="Times"/>
          <w:b/>
        </w:rPr>
      </w:pPr>
      <w:r w:rsidRPr="00B2029C">
        <w:rPr>
          <w:rFonts w:ascii="Times" w:hAnsi="Times" w:cs="Times"/>
          <w:b/>
        </w:rPr>
        <w:t>Order</w:t>
      </w:r>
    </w:p>
    <w:p w14:paraId="27256A8D" w14:textId="1CBD5A66" w:rsidR="00682267" w:rsidRPr="00533BC6" w:rsidRDefault="00682267" w:rsidP="005E66D8">
      <w:pPr>
        <w:jc w:val="both"/>
        <w:rPr>
          <w:rFonts w:ascii="Times" w:hAnsi="Times" w:cs="Times"/>
        </w:rPr>
      </w:pPr>
      <w:r w:rsidRPr="00533BC6">
        <w:rPr>
          <w:rFonts w:ascii="Times" w:hAnsi="Times" w:cs="Times"/>
        </w:rPr>
        <w:t xml:space="preserve">Selama masa perjanjian berlangsung </w:t>
      </w:r>
      <w:r w:rsidRPr="00533BC6">
        <w:rPr>
          <w:rFonts w:ascii="Times" w:hAnsi="Times" w:cs="Times"/>
          <w:b/>
        </w:rPr>
        <w:t>PIHAK II</w:t>
      </w:r>
      <w:r w:rsidRPr="00533BC6">
        <w:rPr>
          <w:rFonts w:ascii="Times" w:hAnsi="Times" w:cs="Times"/>
        </w:rPr>
        <w:t xml:space="preserve"> bersedia membeli d</w:t>
      </w:r>
      <w:r w:rsidR="00F45A92" w:rsidRPr="00533BC6">
        <w:rPr>
          <w:rFonts w:ascii="Times" w:hAnsi="Times" w:cs="Times"/>
        </w:rPr>
        <w:t>an menggunakan Air Minum Dalam K</w:t>
      </w:r>
      <w:r w:rsidRPr="00533BC6">
        <w:rPr>
          <w:rFonts w:ascii="Times" w:hAnsi="Times" w:cs="Times"/>
        </w:rPr>
        <w:t xml:space="preserve">emasan yang diproduksi oleh </w:t>
      </w:r>
      <w:r w:rsidRPr="00533BC6">
        <w:rPr>
          <w:rFonts w:ascii="Times" w:hAnsi="Times" w:cs="Times"/>
          <w:b/>
        </w:rPr>
        <w:t>PIHAK I</w:t>
      </w:r>
      <w:r w:rsidRPr="00533BC6">
        <w:rPr>
          <w:rFonts w:ascii="Times" w:hAnsi="Times" w:cs="Times"/>
        </w:rPr>
        <w:t xml:space="preserve"> dengan merk “Club”</w:t>
      </w:r>
      <w:r w:rsidR="00B2029C">
        <w:rPr>
          <w:rFonts w:ascii="Times" w:hAnsi="Times" w:cs="Times"/>
        </w:rPr>
        <w:t xml:space="preserve"> sesuai dengan Pasal atau poin 3.4</w:t>
      </w:r>
      <w:r w:rsidR="00B2029C" w:rsidRPr="00533BC6">
        <w:rPr>
          <w:rFonts w:ascii="Times" w:hAnsi="Times" w:cs="Times"/>
        </w:rPr>
        <w:t>.</w:t>
      </w:r>
      <w:r w:rsidR="006A33C5" w:rsidRPr="00533BC6">
        <w:rPr>
          <w:rFonts w:ascii="Times" w:hAnsi="Times" w:cs="Times"/>
        </w:rPr>
        <w:t>.</w:t>
      </w:r>
    </w:p>
    <w:p w14:paraId="033A6A7D" w14:textId="77777777" w:rsidR="00BA633C" w:rsidRDefault="00BA633C" w:rsidP="00A84031">
      <w:pPr>
        <w:spacing w:after="0"/>
        <w:jc w:val="center"/>
        <w:rPr>
          <w:rFonts w:ascii="Times" w:hAnsi="Times" w:cs="Times"/>
          <w:b/>
        </w:rPr>
      </w:pPr>
    </w:p>
    <w:p w14:paraId="61755FD7" w14:textId="587C57D9" w:rsidR="00A3736C" w:rsidRDefault="00A3736C" w:rsidP="00A84031">
      <w:pPr>
        <w:spacing w:after="0"/>
        <w:jc w:val="center"/>
        <w:rPr>
          <w:rFonts w:ascii="Times" w:hAnsi="Times" w:cs="Times"/>
          <w:b/>
        </w:rPr>
      </w:pPr>
      <w:r w:rsidRPr="00533BC6">
        <w:rPr>
          <w:rFonts w:ascii="Times" w:hAnsi="Times" w:cs="Times"/>
          <w:b/>
        </w:rPr>
        <w:t xml:space="preserve">PASAL </w:t>
      </w:r>
      <w:r w:rsidR="00E64E70" w:rsidRPr="00533BC6">
        <w:rPr>
          <w:rFonts w:ascii="Times" w:hAnsi="Times" w:cs="Times"/>
          <w:b/>
        </w:rPr>
        <w:t>5</w:t>
      </w:r>
    </w:p>
    <w:p w14:paraId="3543085C" w14:textId="72DB3A54" w:rsidR="00B2029C" w:rsidRPr="00533BC6" w:rsidRDefault="00B2029C" w:rsidP="00A84031">
      <w:pPr>
        <w:spacing w:after="0"/>
        <w:jc w:val="center"/>
        <w:rPr>
          <w:rFonts w:ascii="Times" w:hAnsi="Times" w:cs="Times"/>
        </w:rPr>
      </w:pPr>
      <w:r>
        <w:rPr>
          <w:rFonts w:ascii="Times" w:hAnsi="Times" w:cs="Times"/>
          <w:b/>
        </w:rPr>
        <w:t>Jaminan, Fasilitas serta Hak dan Kewajiban Para Pihak</w:t>
      </w:r>
    </w:p>
    <w:p w14:paraId="07C47AE3" w14:textId="77777777" w:rsidR="00B2029C" w:rsidRPr="00B2029C" w:rsidRDefault="00B2029C" w:rsidP="00A84031">
      <w:pPr>
        <w:pStyle w:val="ListParagraph"/>
        <w:numPr>
          <w:ilvl w:val="0"/>
          <w:numId w:val="14"/>
        </w:numPr>
        <w:spacing w:after="0"/>
        <w:ind w:left="540" w:hanging="540"/>
        <w:rPr>
          <w:rFonts w:ascii="Times" w:hAnsi="Times" w:cs="Times"/>
        </w:rPr>
      </w:pPr>
      <w:r w:rsidRPr="00A84031">
        <w:rPr>
          <w:rFonts w:ascii="Times" w:hAnsi="Times" w:cs="Times"/>
          <w:b/>
          <w:bCs/>
        </w:rPr>
        <w:t>Pihak Pertama</w:t>
      </w:r>
      <w:r w:rsidRPr="00B2029C">
        <w:rPr>
          <w:rFonts w:ascii="Times" w:hAnsi="Times" w:cs="Times"/>
        </w:rPr>
        <w:t xml:space="preserve"> menjamin seluruh produk yang dikirim kepada </w:t>
      </w:r>
      <w:r w:rsidRPr="00A84031">
        <w:rPr>
          <w:rFonts w:ascii="Times" w:hAnsi="Times" w:cs="Times"/>
          <w:b/>
          <w:bCs/>
        </w:rPr>
        <w:t>Pihak Kedua</w:t>
      </w:r>
      <w:r w:rsidRPr="00B2029C">
        <w:rPr>
          <w:rFonts w:ascii="Times" w:hAnsi="Times" w:cs="Times"/>
        </w:rPr>
        <w:t xml:space="preserve"> sesuai dengan spesifikasi yang telah disepakati oleh </w:t>
      </w:r>
      <w:r w:rsidRPr="00A84031">
        <w:rPr>
          <w:rFonts w:ascii="Times" w:hAnsi="Times" w:cs="Times"/>
          <w:b/>
          <w:bCs/>
        </w:rPr>
        <w:t>Para Pihak</w:t>
      </w:r>
      <w:r w:rsidRPr="00B2029C">
        <w:rPr>
          <w:rFonts w:ascii="Times" w:hAnsi="Times" w:cs="Times"/>
        </w:rPr>
        <w:t>.</w:t>
      </w:r>
    </w:p>
    <w:p w14:paraId="6357B994" w14:textId="180968D5" w:rsidR="00B2029C" w:rsidRPr="004F2AF7" w:rsidRDefault="00B2029C" w:rsidP="00A84031">
      <w:pPr>
        <w:pStyle w:val="Default"/>
        <w:numPr>
          <w:ilvl w:val="0"/>
          <w:numId w:val="14"/>
        </w:numPr>
        <w:spacing w:line="276" w:lineRule="auto"/>
        <w:ind w:left="540" w:hanging="540"/>
        <w:jc w:val="both"/>
        <w:rPr>
          <w:bCs/>
          <w:color w:val="000000" w:themeColor="text1"/>
        </w:rPr>
      </w:pPr>
      <w:r w:rsidRPr="004F2AF7">
        <w:rPr>
          <w:b/>
          <w:bCs/>
          <w:color w:val="000000" w:themeColor="text1"/>
        </w:rPr>
        <w:t xml:space="preserve">Pihak Pertama </w:t>
      </w:r>
      <w:r w:rsidRPr="004F2AF7">
        <w:rPr>
          <w:bCs/>
          <w:color w:val="000000" w:themeColor="text1"/>
        </w:rPr>
        <w:t xml:space="preserve">menjamin seluruh produk yang dikirim kepada </w:t>
      </w:r>
      <w:r w:rsidRPr="004F2AF7">
        <w:rPr>
          <w:b/>
          <w:bCs/>
          <w:color w:val="000000" w:themeColor="text1"/>
        </w:rPr>
        <w:t>Pihak Kedua</w:t>
      </w:r>
      <w:r w:rsidRPr="004F2AF7">
        <w:rPr>
          <w:bCs/>
          <w:color w:val="000000" w:themeColor="text1"/>
        </w:rPr>
        <w:t xml:space="preserve"> sesuai dengan standar produk yang baik</w:t>
      </w:r>
      <w:r>
        <w:rPr>
          <w:bCs/>
          <w:color w:val="000000" w:themeColor="text1"/>
          <w:lang w:val="en-US"/>
        </w:rPr>
        <w:t>(sudah sesuai dengan standar air mineral atau air minum dalam kemasan yang ditetapkan pemerintah</w:t>
      </w:r>
      <w:r w:rsidR="00D44233">
        <w:rPr>
          <w:bCs/>
          <w:color w:val="000000" w:themeColor="text1"/>
          <w:lang w:val="en-US"/>
        </w:rPr>
        <w:t xml:space="preserve"> atau dinas terkait) dan telah lulus uji sesuai regulasi atau peraturan perundang-undangan yang berlaku</w:t>
      </w:r>
      <w:r w:rsidRPr="004F2AF7">
        <w:rPr>
          <w:bCs/>
          <w:color w:val="000000" w:themeColor="text1"/>
        </w:rPr>
        <w:t>.</w:t>
      </w:r>
    </w:p>
    <w:p w14:paraId="23143197" w14:textId="63035CBE" w:rsidR="00B2029C" w:rsidRPr="00A84031" w:rsidRDefault="00D44233" w:rsidP="00B2029C">
      <w:pPr>
        <w:pStyle w:val="ListParagraph"/>
        <w:numPr>
          <w:ilvl w:val="0"/>
          <w:numId w:val="14"/>
        </w:numPr>
        <w:tabs>
          <w:tab w:val="left" w:pos="540"/>
        </w:tabs>
        <w:suppressAutoHyphens/>
        <w:spacing w:after="0" w:line="240" w:lineRule="auto"/>
        <w:ind w:left="540" w:hanging="540"/>
        <w:jc w:val="both"/>
        <w:rPr>
          <w:rFonts w:ascii="Times New Roman" w:hAnsi="Times New Roman" w:cs="Times New Roman"/>
        </w:rPr>
      </w:pPr>
      <w:r w:rsidRPr="00A84031">
        <w:rPr>
          <w:rFonts w:ascii="Times New Roman" w:hAnsi="Times New Roman" w:cs="Times New Roman"/>
          <w:b/>
          <w:bCs/>
          <w:color w:val="000000" w:themeColor="text1"/>
        </w:rPr>
        <w:t xml:space="preserve">Pihak Pertama </w:t>
      </w:r>
      <w:r w:rsidRPr="00A84031">
        <w:rPr>
          <w:rFonts w:ascii="Times New Roman" w:hAnsi="Times New Roman" w:cs="Times New Roman"/>
          <w:bCs/>
          <w:color w:val="000000" w:themeColor="text1"/>
        </w:rPr>
        <w:t xml:space="preserve">bersedia mengganti sebagian dan/atau seluruhnya atas produk yang telah dikirim apabila diketahui ada produk cacat atau tidak sesuai sebagaimana dalam </w:t>
      </w:r>
      <w:r>
        <w:rPr>
          <w:rFonts w:ascii="Times New Roman" w:hAnsi="Times New Roman" w:cs="Times New Roman"/>
          <w:bCs/>
          <w:color w:val="000000" w:themeColor="text1"/>
        </w:rPr>
        <w:t>Pasal 5.</w:t>
      </w:r>
      <w:r w:rsidRPr="00A84031">
        <w:rPr>
          <w:rFonts w:ascii="Times New Roman" w:hAnsi="Times New Roman" w:cs="Times New Roman"/>
          <w:bCs/>
          <w:color w:val="000000" w:themeColor="text1"/>
        </w:rPr>
        <w:t xml:space="preserve">1 dan </w:t>
      </w:r>
      <w:r>
        <w:rPr>
          <w:rFonts w:ascii="Times New Roman" w:hAnsi="Times New Roman" w:cs="Times New Roman"/>
          <w:bCs/>
          <w:color w:val="000000" w:themeColor="text1"/>
        </w:rPr>
        <w:t>5.</w:t>
      </w:r>
      <w:r w:rsidRPr="00A84031">
        <w:rPr>
          <w:rFonts w:ascii="Times New Roman" w:hAnsi="Times New Roman" w:cs="Times New Roman"/>
          <w:bCs/>
          <w:color w:val="000000" w:themeColor="text1"/>
        </w:rPr>
        <w:t>2.</w:t>
      </w:r>
    </w:p>
    <w:p w14:paraId="1309BE0B" w14:textId="051BEDB6" w:rsidR="00D44233" w:rsidRPr="00A84031" w:rsidRDefault="00D44233">
      <w:pPr>
        <w:pStyle w:val="ListParagraph"/>
        <w:numPr>
          <w:ilvl w:val="0"/>
          <w:numId w:val="14"/>
        </w:numPr>
        <w:tabs>
          <w:tab w:val="left" w:pos="540"/>
        </w:tabs>
        <w:suppressAutoHyphens/>
        <w:spacing w:after="0" w:line="240" w:lineRule="auto"/>
        <w:ind w:left="540" w:hanging="540"/>
        <w:jc w:val="both"/>
        <w:rPr>
          <w:rFonts w:ascii="Times New Roman" w:hAnsi="Times New Roman" w:cs="Times New Roman"/>
        </w:rPr>
      </w:pPr>
      <w:r>
        <w:rPr>
          <w:rFonts w:ascii="Times New Roman" w:hAnsi="Times New Roman" w:cs="Times New Roman"/>
          <w:color w:val="000000" w:themeColor="text1"/>
        </w:rPr>
        <w:t xml:space="preserve">Apabila </w:t>
      </w:r>
      <w:r w:rsidRPr="00F72A27">
        <w:rPr>
          <w:rFonts w:ascii="Times New Roman" w:hAnsi="Times New Roman" w:cs="Times New Roman"/>
          <w:bCs/>
          <w:color w:val="000000" w:themeColor="text1"/>
        </w:rPr>
        <w:t>produk cacat atau tidak sesuai</w:t>
      </w:r>
      <w:r>
        <w:rPr>
          <w:rFonts w:ascii="Times New Roman" w:hAnsi="Times New Roman" w:cs="Times New Roman"/>
          <w:bCs/>
          <w:color w:val="000000" w:themeColor="text1"/>
        </w:rPr>
        <w:t xml:space="preserve">(Pasal 5.3) mengakibatkan kerugian pada </w:t>
      </w:r>
      <w:r>
        <w:rPr>
          <w:rFonts w:ascii="Times New Roman" w:hAnsi="Times New Roman" w:cs="Times New Roman"/>
          <w:b/>
          <w:color w:val="000000" w:themeColor="text1"/>
        </w:rPr>
        <w:t xml:space="preserve">Pihak Kedua </w:t>
      </w:r>
      <w:r>
        <w:rPr>
          <w:rFonts w:ascii="Times New Roman" w:hAnsi="Times New Roman" w:cs="Times New Roman"/>
          <w:bCs/>
          <w:color w:val="000000" w:themeColor="text1"/>
        </w:rPr>
        <w:t xml:space="preserve">atau karyawan atau pekerja </w:t>
      </w:r>
      <w:r>
        <w:rPr>
          <w:rFonts w:ascii="Times New Roman" w:hAnsi="Times New Roman" w:cs="Times New Roman"/>
          <w:b/>
          <w:color w:val="000000" w:themeColor="text1"/>
        </w:rPr>
        <w:t>Pihak Kedua</w:t>
      </w:r>
      <w:r w:rsidR="00D82421">
        <w:rPr>
          <w:rFonts w:ascii="Times New Roman" w:hAnsi="Times New Roman" w:cs="Times New Roman"/>
          <w:b/>
          <w:color w:val="000000" w:themeColor="text1"/>
        </w:rPr>
        <w:t xml:space="preserve"> </w:t>
      </w:r>
      <w:r w:rsidR="00D82421">
        <w:rPr>
          <w:rFonts w:ascii="Times New Roman" w:hAnsi="Times New Roman" w:cs="Times New Roman"/>
          <w:bCs/>
          <w:color w:val="000000" w:themeColor="text1"/>
        </w:rPr>
        <w:t xml:space="preserve"> maka diupayakan penyelesaian antara </w:t>
      </w:r>
      <w:r w:rsidR="00D82421">
        <w:rPr>
          <w:rFonts w:ascii="Times New Roman" w:hAnsi="Times New Roman" w:cs="Times New Roman"/>
          <w:b/>
          <w:color w:val="000000" w:themeColor="text1"/>
        </w:rPr>
        <w:t>Para Pihak</w:t>
      </w:r>
      <w:r>
        <w:rPr>
          <w:rFonts w:ascii="Times New Roman" w:hAnsi="Times New Roman" w:cs="Times New Roman"/>
          <w:b/>
          <w:color w:val="000000" w:themeColor="text1"/>
        </w:rPr>
        <w:t xml:space="preserve">, </w:t>
      </w:r>
      <w:r w:rsidR="00D82421">
        <w:rPr>
          <w:rFonts w:ascii="Times New Roman" w:hAnsi="Times New Roman" w:cs="Times New Roman"/>
          <w:bCs/>
          <w:color w:val="000000" w:themeColor="text1"/>
        </w:rPr>
        <w:t xml:space="preserve">apabila upaya penyelesaian tidak menemukan penyelesaian, </w:t>
      </w:r>
      <w:r>
        <w:rPr>
          <w:rFonts w:ascii="Times New Roman" w:hAnsi="Times New Roman" w:cs="Times New Roman"/>
          <w:bCs/>
          <w:color w:val="000000" w:themeColor="text1"/>
        </w:rPr>
        <w:t xml:space="preserve">maka </w:t>
      </w:r>
      <w:r>
        <w:rPr>
          <w:rFonts w:ascii="Times New Roman" w:hAnsi="Times New Roman" w:cs="Times New Roman"/>
          <w:b/>
          <w:color w:val="000000" w:themeColor="text1"/>
        </w:rPr>
        <w:t xml:space="preserve">Para Pihak </w:t>
      </w:r>
      <w:r>
        <w:rPr>
          <w:rFonts w:ascii="Times New Roman" w:hAnsi="Times New Roman" w:cs="Times New Roman"/>
          <w:bCs/>
          <w:color w:val="000000" w:themeColor="text1"/>
        </w:rPr>
        <w:t xml:space="preserve">sepakat melibatkan Pihak Terkait atau Dinas Terkait sesuai </w:t>
      </w:r>
      <w:r w:rsidR="00D82421">
        <w:rPr>
          <w:rFonts w:ascii="Times New Roman" w:hAnsi="Times New Roman" w:cs="Times New Roman"/>
          <w:bCs/>
          <w:color w:val="000000" w:themeColor="text1"/>
        </w:rPr>
        <w:t>tugas pokok dan fungsi</w:t>
      </w:r>
      <w:r>
        <w:rPr>
          <w:rFonts w:ascii="Times New Roman" w:hAnsi="Times New Roman" w:cs="Times New Roman"/>
          <w:bCs/>
          <w:color w:val="000000" w:themeColor="text1"/>
        </w:rPr>
        <w:t>nya</w:t>
      </w:r>
      <w:r w:rsidR="004F7CAC">
        <w:rPr>
          <w:rFonts w:ascii="Times New Roman" w:hAnsi="Times New Roman" w:cs="Times New Roman"/>
          <w:bCs/>
          <w:color w:val="000000" w:themeColor="text1"/>
        </w:rPr>
        <w:t xml:space="preserve"> untuk membantu </w:t>
      </w:r>
      <w:r w:rsidR="00D82421">
        <w:rPr>
          <w:rFonts w:ascii="Times New Roman" w:hAnsi="Times New Roman" w:cs="Times New Roman"/>
          <w:bCs/>
          <w:color w:val="000000" w:themeColor="text1"/>
        </w:rPr>
        <w:t>m</w:t>
      </w:r>
      <w:r w:rsidR="004F7CAC">
        <w:rPr>
          <w:rFonts w:ascii="Times New Roman" w:hAnsi="Times New Roman" w:cs="Times New Roman"/>
          <w:bCs/>
          <w:color w:val="000000" w:themeColor="text1"/>
        </w:rPr>
        <w:t>enyelesai</w:t>
      </w:r>
      <w:r w:rsidR="00D82421">
        <w:rPr>
          <w:rFonts w:ascii="Times New Roman" w:hAnsi="Times New Roman" w:cs="Times New Roman"/>
          <w:bCs/>
          <w:color w:val="000000" w:themeColor="text1"/>
        </w:rPr>
        <w:t>kan</w:t>
      </w:r>
      <w:r w:rsidR="004F7CAC">
        <w:rPr>
          <w:rFonts w:ascii="Times New Roman" w:hAnsi="Times New Roman" w:cs="Times New Roman"/>
          <w:bCs/>
          <w:color w:val="000000" w:themeColor="text1"/>
        </w:rPr>
        <w:t xml:space="preserve">, dan </w:t>
      </w:r>
      <w:r w:rsidR="004F7CAC">
        <w:rPr>
          <w:rFonts w:ascii="Times New Roman" w:hAnsi="Times New Roman" w:cs="Times New Roman"/>
          <w:b/>
          <w:color w:val="000000" w:themeColor="text1"/>
        </w:rPr>
        <w:t xml:space="preserve">Pihak Pertama </w:t>
      </w:r>
      <w:r w:rsidR="004F7CAC">
        <w:rPr>
          <w:rFonts w:ascii="Times New Roman" w:hAnsi="Times New Roman" w:cs="Times New Roman"/>
          <w:bCs/>
          <w:color w:val="000000" w:themeColor="text1"/>
        </w:rPr>
        <w:t>bersedia bertanggung jawa</w:t>
      </w:r>
      <w:r w:rsidR="00D82421">
        <w:rPr>
          <w:rFonts w:ascii="Times New Roman" w:hAnsi="Times New Roman" w:cs="Times New Roman"/>
          <w:bCs/>
          <w:color w:val="000000" w:themeColor="text1"/>
        </w:rPr>
        <w:t>b atas kerugian tersebut.</w:t>
      </w:r>
    </w:p>
    <w:p w14:paraId="1B9EEA6A" w14:textId="3809506E" w:rsidR="00D82421" w:rsidRPr="004F2AF7" w:rsidRDefault="00D82421" w:rsidP="00A84031">
      <w:pPr>
        <w:pStyle w:val="Default"/>
        <w:numPr>
          <w:ilvl w:val="0"/>
          <w:numId w:val="14"/>
        </w:numPr>
        <w:spacing w:line="276" w:lineRule="auto"/>
        <w:ind w:left="540" w:hanging="540"/>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w:t>
      </w:r>
      <w:r>
        <w:rPr>
          <w:color w:val="000000" w:themeColor="text1"/>
          <w:lang w:val="en-US"/>
        </w:rPr>
        <w:t xml:space="preserve">atau objek perjanjian ini </w:t>
      </w:r>
      <w:r w:rsidRPr="004F2AF7">
        <w:rPr>
          <w:color w:val="000000" w:themeColor="text1"/>
        </w:rPr>
        <w:t xml:space="preserve">kepada pihak lain tanpa sepengetahuan dan atau persetujuan tertulis dari </w:t>
      </w:r>
      <w:r w:rsidRPr="004F2AF7">
        <w:rPr>
          <w:b/>
          <w:bCs/>
          <w:color w:val="000000" w:themeColor="text1"/>
        </w:rPr>
        <w:t>Pihak Kedua</w:t>
      </w:r>
      <w:r w:rsidRPr="004F2AF7">
        <w:rPr>
          <w:color w:val="000000" w:themeColor="text1"/>
        </w:rPr>
        <w:t>.</w:t>
      </w:r>
    </w:p>
    <w:p w14:paraId="38133D14" w14:textId="0D3771C4" w:rsidR="00F43DF3" w:rsidRPr="00533BC6" w:rsidRDefault="00F60201" w:rsidP="00A84031">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b/>
        </w:rPr>
        <w:t xml:space="preserve">PIHAK </w:t>
      </w:r>
      <w:r w:rsidR="0007636A" w:rsidRPr="00533BC6">
        <w:rPr>
          <w:rFonts w:ascii="Times" w:hAnsi="Times" w:cs="Times"/>
          <w:b/>
        </w:rPr>
        <w:t>I</w:t>
      </w:r>
      <w:r w:rsidR="00F43DF3" w:rsidRPr="00533BC6">
        <w:rPr>
          <w:rFonts w:ascii="Times" w:hAnsi="Times" w:cs="Times"/>
        </w:rPr>
        <w:t xml:space="preserve"> akan meminjamka</w:t>
      </w:r>
      <w:r w:rsidR="00A3736C" w:rsidRPr="00533BC6">
        <w:rPr>
          <w:rFonts w:ascii="Times" w:hAnsi="Times" w:cs="Times"/>
        </w:rPr>
        <w:t>n</w:t>
      </w:r>
      <w:r w:rsidR="00F11953" w:rsidRPr="00533BC6">
        <w:rPr>
          <w:rFonts w:ascii="Times" w:hAnsi="Times" w:cs="Times"/>
        </w:rPr>
        <w:t>/menyewakan</w:t>
      </w:r>
      <w:r w:rsidR="00A3736C" w:rsidRPr="00533BC6">
        <w:rPr>
          <w:rFonts w:ascii="Times" w:hAnsi="Times" w:cs="Times"/>
        </w:rPr>
        <w:t xml:space="preserve"> tanpa jaminan kepada</w:t>
      </w:r>
      <w:r w:rsidR="0007636A" w:rsidRPr="00533BC6">
        <w:rPr>
          <w:rFonts w:ascii="Times" w:hAnsi="Times" w:cs="Times"/>
        </w:rPr>
        <w:t xml:space="preserve"> </w:t>
      </w:r>
      <w:r w:rsidR="0007636A" w:rsidRPr="00533BC6">
        <w:rPr>
          <w:rFonts w:ascii="Times" w:hAnsi="Times" w:cs="Times"/>
          <w:b/>
        </w:rPr>
        <w:t>PIHAK II</w:t>
      </w:r>
      <w:r w:rsidR="00A3736C" w:rsidRPr="00533BC6">
        <w:rPr>
          <w:rFonts w:ascii="Times" w:hAnsi="Times" w:cs="Times"/>
        </w:rPr>
        <w:t xml:space="preserve"> alat pendukung b</w:t>
      </w:r>
      <w:r w:rsidR="003B13DA">
        <w:rPr>
          <w:rFonts w:ascii="Times" w:hAnsi="Times" w:cs="Times"/>
        </w:rPr>
        <w:t xml:space="preserve">erupa dispenser </w:t>
      </w:r>
      <w:r w:rsidR="00C05BEE">
        <w:rPr>
          <w:rFonts w:ascii="Times" w:hAnsi="Times" w:cs="Times"/>
        </w:rPr>
        <w:t>sejumlah 4 (empat</w:t>
      </w:r>
      <w:r w:rsidR="003B13DA">
        <w:rPr>
          <w:rFonts w:ascii="Times" w:hAnsi="Times" w:cs="Times"/>
        </w:rPr>
        <w:t>)</w:t>
      </w:r>
      <w:r w:rsidR="00802F1A">
        <w:rPr>
          <w:rFonts w:ascii="Times" w:hAnsi="Times" w:cs="Times"/>
        </w:rPr>
        <w:t xml:space="preserve"> </w:t>
      </w:r>
      <w:r w:rsidR="00C31A13">
        <w:rPr>
          <w:rFonts w:ascii="Times" w:hAnsi="Times" w:cs="Times"/>
        </w:rPr>
        <w:t>unit</w:t>
      </w:r>
      <w:r w:rsidR="00E22679" w:rsidRPr="00533BC6">
        <w:rPr>
          <w:rFonts w:ascii="Times" w:hAnsi="Times" w:cs="Times"/>
        </w:rPr>
        <w:t>, dengan kesepakatan untuk</w:t>
      </w:r>
      <w:r w:rsidR="00F43DF3" w:rsidRPr="00533BC6">
        <w:rPr>
          <w:rFonts w:ascii="Times" w:hAnsi="Times" w:cs="Times"/>
        </w:rPr>
        <w:t xml:space="preserve"> </w:t>
      </w:r>
      <w:r w:rsidR="00E22679" w:rsidRPr="00533BC6">
        <w:rPr>
          <w:rFonts w:ascii="Times" w:hAnsi="Times" w:cs="Times"/>
        </w:rPr>
        <w:t>pen</w:t>
      </w:r>
      <w:r w:rsidR="00C05BEE">
        <w:rPr>
          <w:rFonts w:ascii="Times" w:hAnsi="Times" w:cs="Times"/>
        </w:rPr>
        <w:t>gambilan sebanyak minimum 140 (seratus empat puluh</w:t>
      </w:r>
      <w:r w:rsidR="003B13DA">
        <w:rPr>
          <w:rFonts w:ascii="Times" w:hAnsi="Times" w:cs="Times"/>
        </w:rPr>
        <w:t>)</w:t>
      </w:r>
      <w:r w:rsidR="00E22679" w:rsidRPr="00533BC6">
        <w:rPr>
          <w:rFonts w:ascii="Times" w:hAnsi="Times" w:cs="Times"/>
        </w:rPr>
        <w:t xml:space="preserve"> galon per bulan.</w:t>
      </w:r>
      <w:r w:rsidR="00F43DF3" w:rsidRPr="00533BC6">
        <w:rPr>
          <w:rFonts w:ascii="Times" w:hAnsi="Times" w:cs="Times"/>
        </w:rPr>
        <w:t xml:space="preserve"> Jika pengambilan kurang dari jumlah minimum maka </w:t>
      </w:r>
      <w:r w:rsidR="00F43DF3" w:rsidRPr="00533BC6">
        <w:rPr>
          <w:rFonts w:ascii="Times" w:hAnsi="Times" w:cs="Times"/>
          <w:b/>
        </w:rPr>
        <w:t>PIHAK II</w:t>
      </w:r>
      <w:r w:rsidR="00F43DF3" w:rsidRPr="00533BC6">
        <w:rPr>
          <w:rFonts w:ascii="Times" w:hAnsi="Times" w:cs="Times"/>
        </w:rPr>
        <w:t xml:space="preserve"> setuju untuk melakukan penyewaan dispenser atau mengembalikan dispenser dalam kondisi baik ke </w:t>
      </w:r>
      <w:r w:rsidR="00F43DF3" w:rsidRPr="00533BC6">
        <w:rPr>
          <w:rFonts w:ascii="Times" w:hAnsi="Times" w:cs="Times"/>
          <w:b/>
        </w:rPr>
        <w:t>PIHAK I.</w:t>
      </w:r>
    </w:p>
    <w:p w14:paraId="078B9EBA" w14:textId="3A13DC22" w:rsidR="00E64E70" w:rsidRPr="00533BC6" w:rsidRDefault="00B43E93" w:rsidP="00A84031">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b/>
        </w:rPr>
        <w:t xml:space="preserve">PIHAK I </w:t>
      </w:r>
      <w:r w:rsidRPr="00533BC6">
        <w:rPr>
          <w:rFonts w:ascii="Times" w:hAnsi="Times" w:cs="Times"/>
        </w:rPr>
        <w:t xml:space="preserve">akan menyewakan dispenser dengan </w:t>
      </w:r>
      <w:r w:rsidR="003B13DA">
        <w:rPr>
          <w:rFonts w:ascii="Times" w:hAnsi="Times" w:cs="Times"/>
        </w:rPr>
        <w:t>harga Rp.36,630</w:t>
      </w:r>
      <w:r w:rsidRPr="00533BC6">
        <w:rPr>
          <w:rFonts w:ascii="Times" w:hAnsi="Times" w:cs="Times"/>
        </w:rPr>
        <w:t xml:space="preserve"> per unit/bulan</w:t>
      </w:r>
      <w:r w:rsidR="00C05BEE">
        <w:rPr>
          <w:rFonts w:ascii="Times" w:hAnsi="Times" w:cs="Times"/>
        </w:rPr>
        <w:t xml:space="preserve"> (include PPN 11%)</w:t>
      </w:r>
      <w:r w:rsidR="006F368A" w:rsidRPr="00533BC6">
        <w:rPr>
          <w:rFonts w:ascii="Times" w:hAnsi="Times" w:cs="Times"/>
        </w:rPr>
        <w:t>.</w:t>
      </w:r>
    </w:p>
    <w:p w14:paraId="60E8D2C5" w14:textId="1ABA9396" w:rsidR="00E64E70" w:rsidRPr="00533BC6" w:rsidRDefault="00F60201" w:rsidP="00A84031">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b/>
        </w:rPr>
        <w:t xml:space="preserve">PIHAK </w:t>
      </w:r>
      <w:r w:rsidR="00F43DF3" w:rsidRPr="00533BC6">
        <w:rPr>
          <w:rFonts w:ascii="Times" w:hAnsi="Times" w:cs="Times"/>
          <w:b/>
        </w:rPr>
        <w:t>I</w:t>
      </w:r>
      <w:r w:rsidR="0007636A" w:rsidRPr="00533BC6">
        <w:rPr>
          <w:rFonts w:ascii="Times" w:hAnsi="Times" w:cs="Times"/>
          <w:b/>
        </w:rPr>
        <w:t>I</w:t>
      </w:r>
      <w:r w:rsidR="00A3736C" w:rsidRPr="00533BC6">
        <w:rPr>
          <w:rFonts w:ascii="Times" w:hAnsi="Times" w:cs="Times"/>
        </w:rPr>
        <w:t xml:space="preserve"> memberikan </w:t>
      </w:r>
      <w:r w:rsidR="00F43DF3" w:rsidRPr="00533BC6">
        <w:rPr>
          <w:rFonts w:ascii="Times" w:hAnsi="Times" w:cs="Times"/>
        </w:rPr>
        <w:t xml:space="preserve">ijin </w:t>
      </w:r>
      <w:r w:rsidR="00496758">
        <w:rPr>
          <w:rFonts w:ascii="Times" w:hAnsi="Times" w:cs="Times"/>
        </w:rPr>
        <w:t>atas pemberitahuan dari</w:t>
      </w:r>
      <w:r w:rsidR="00496758" w:rsidRPr="00533BC6">
        <w:rPr>
          <w:rFonts w:ascii="Times" w:hAnsi="Times" w:cs="Times"/>
        </w:rPr>
        <w:t xml:space="preserve"> </w:t>
      </w:r>
      <w:r w:rsidR="00F43DF3" w:rsidRPr="00533BC6">
        <w:rPr>
          <w:rFonts w:ascii="Times" w:hAnsi="Times" w:cs="Times"/>
          <w:b/>
        </w:rPr>
        <w:t>PIHAK I</w:t>
      </w:r>
      <w:r w:rsidR="00F43DF3" w:rsidRPr="00533BC6">
        <w:rPr>
          <w:rFonts w:ascii="Times" w:hAnsi="Times" w:cs="Times"/>
        </w:rPr>
        <w:t xml:space="preserve"> </w:t>
      </w:r>
      <w:r w:rsidR="00496758">
        <w:rPr>
          <w:rFonts w:ascii="Times" w:hAnsi="Times" w:cs="Times"/>
        </w:rPr>
        <w:t xml:space="preserve">untuk melakukan </w:t>
      </w:r>
      <w:r w:rsidR="00F43DF3" w:rsidRPr="00533BC6">
        <w:rPr>
          <w:rFonts w:ascii="Times" w:hAnsi="Times" w:cs="Times"/>
        </w:rPr>
        <w:t>perawatan/pengecekan Dispenser setiap saat</w:t>
      </w:r>
      <w:r w:rsidR="00496758">
        <w:rPr>
          <w:rFonts w:ascii="Times" w:hAnsi="Times" w:cs="Times"/>
        </w:rPr>
        <w:t xml:space="preserve"> pada jam kerja</w:t>
      </w:r>
      <w:r w:rsidR="00A3736C" w:rsidRPr="00533BC6">
        <w:rPr>
          <w:rFonts w:ascii="Times" w:hAnsi="Times" w:cs="Times"/>
        </w:rPr>
        <w:t xml:space="preserve">, serta penggantian </w:t>
      </w:r>
      <w:r w:rsidR="00A3736C" w:rsidRPr="00533BC6">
        <w:rPr>
          <w:rFonts w:ascii="Times" w:hAnsi="Times" w:cs="Times"/>
          <w:i/>
        </w:rPr>
        <w:t>spare part</w:t>
      </w:r>
      <w:r w:rsidR="00A3736C" w:rsidRPr="00533BC6">
        <w:rPr>
          <w:rFonts w:ascii="Times" w:hAnsi="Times" w:cs="Times"/>
        </w:rPr>
        <w:t xml:space="preserve"> setiap saat </w:t>
      </w:r>
      <w:r w:rsidR="00496758">
        <w:rPr>
          <w:rFonts w:ascii="Times" w:hAnsi="Times" w:cs="Times"/>
        </w:rPr>
        <w:t xml:space="preserve">Ketika </w:t>
      </w:r>
      <w:r w:rsidR="00A3736C" w:rsidRPr="00533BC6">
        <w:rPr>
          <w:rFonts w:ascii="Times" w:hAnsi="Times" w:cs="Times"/>
        </w:rPr>
        <w:t>diperlukan secara cuma-</w:t>
      </w:r>
      <w:r w:rsidR="00A3736C" w:rsidRPr="00533BC6">
        <w:rPr>
          <w:rFonts w:ascii="Times" w:hAnsi="Times" w:cs="Times"/>
          <w:lang w:val="id-ID"/>
        </w:rPr>
        <w:t>cuma dalam jumlah yang wajar</w:t>
      </w:r>
      <w:r w:rsidR="00496758">
        <w:rPr>
          <w:rFonts w:ascii="Times" w:hAnsi="Times" w:cs="Times"/>
        </w:rPr>
        <w:t xml:space="preserve"> dengan tetap mematuhi peraturan yang berlaku di area </w:t>
      </w:r>
      <w:r w:rsidR="00496758" w:rsidRPr="00533BC6">
        <w:rPr>
          <w:rFonts w:ascii="Times" w:hAnsi="Times" w:cs="Times"/>
          <w:b/>
        </w:rPr>
        <w:t>PIHAK II</w:t>
      </w:r>
      <w:r w:rsidR="00A3736C" w:rsidRPr="00533BC6">
        <w:rPr>
          <w:rFonts w:ascii="Times" w:hAnsi="Times" w:cs="Times"/>
        </w:rPr>
        <w:t>.</w:t>
      </w:r>
      <w:r w:rsidR="00A3736C" w:rsidRPr="00533BC6">
        <w:rPr>
          <w:rFonts w:ascii="Times" w:hAnsi="Times" w:cs="Times"/>
        </w:rPr>
        <w:tab/>
      </w:r>
    </w:p>
    <w:p w14:paraId="6FE4193D" w14:textId="70098981" w:rsidR="00A3736C" w:rsidRPr="00533BC6" w:rsidRDefault="00F60201" w:rsidP="00A84031">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b/>
        </w:rPr>
        <w:t xml:space="preserve">PIHAK </w:t>
      </w:r>
      <w:r w:rsidR="0007636A" w:rsidRPr="00533BC6">
        <w:rPr>
          <w:rFonts w:ascii="Times" w:hAnsi="Times" w:cs="Times"/>
          <w:b/>
        </w:rPr>
        <w:t>I</w:t>
      </w:r>
      <w:r w:rsidR="00A3736C" w:rsidRPr="00533BC6">
        <w:rPr>
          <w:rFonts w:ascii="Times" w:hAnsi="Times" w:cs="Times"/>
        </w:rPr>
        <w:t xml:space="preserve"> akan meminjamkan tanpa jaminan kepada </w:t>
      </w:r>
      <w:r w:rsidR="0007636A" w:rsidRPr="00533BC6">
        <w:rPr>
          <w:rFonts w:ascii="Times" w:hAnsi="Times" w:cs="Times"/>
          <w:b/>
        </w:rPr>
        <w:t>PIHAK II</w:t>
      </w:r>
      <w:r w:rsidR="0007636A" w:rsidRPr="00533BC6">
        <w:rPr>
          <w:rFonts w:ascii="Times" w:hAnsi="Times" w:cs="Times"/>
        </w:rPr>
        <w:t xml:space="preserve"> </w:t>
      </w:r>
      <w:r w:rsidR="00A3736C" w:rsidRPr="00533BC6">
        <w:rPr>
          <w:rFonts w:ascii="Times" w:hAnsi="Times" w:cs="Times"/>
        </w:rPr>
        <w:t xml:space="preserve">alat pendukung berupa Galon Kosong </w:t>
      </w:r>
      <w:r w:rsidR="006A33C5" w:rsidRPr="00533BC6">
        <w:rPr>
          <w:rFonts w:ascii="Times" w:hAnsi="Times" w:cs="Times"/>
        </w:rPr>
        <w:t>.</w:t>
      </w:r>
    </w:p>
    <w:p w14:paraId="1FDFDB01" w14:textId="3A2F47C8" w:rsidR="00E64E70" w:rsidRPr="00533BC6" w:rsidRDefault="0007636A" w:rsidP="00A84031">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b/>
        </w:rPr>
        <w:t>PIHAK II</w:t>
      </w:r>
      <w:r w:rsidR="00A3736C" w:rsidRPr="00533BC6">
        <w:rPr>
          <w:rFonts w:ascii="Times" w:hAnsi="Times" w:cs="Times"/>
        </w:rPr>
        <w:t xml:space="preserve"> berkewajiban memelihara dan menjaga semua alat-alat pendukung penjualan agar selalu berada dalam keadaan baik, bersih dan tera</w:t>
      </w:r>
      <w:r w:rsidRPr="00533BC6">
        <w:rPr>
          <w:rFonts w:ascii="Times" w:hAnsi="Times" w:cs="Times"/>
        </w:rPr>
        <w:t>wat. Pada akhir Perjanjian ini</w:t>
      </w:r>
      <w:r w:rsidR="00E22679" w:rsidRPr="00533BC6">
        <w:rPr>
          <w:rFonts w:ascii="Times" w:hAnsi="Times" w:cs="Times"/>
        </w:rPr>
        <w:t xml:space="preserve"> atau jumlah pengambilan yang disepakati tidak tercapai, </w:t>
      </w:r>
      <w:r w:rsidRPr="00533BC6">
        <w:rPr>
          <w:rFonts w:ascii="Times" w:hAnsi="Times" w:cs="Times"/>
        </w:rPr>
        <w:t xml:space="preserve"> </w:t>
      </w:r>
      <w:r w:rsidRPr="00533BC6">
        <w:rPr>
          <w:rFonts w:ascii="Times" w:hAnsi="Times" w:cs="Times"/>
          <w:b/>
        </w:rPr>
        <w:t>PIHAK II</w:t>
      </w:r>
      <w:r w:rsidR="00A3736C" w:rsidRPr="00533BC6">
        <w:rPr>
          <w:rFonts w:ascii="Times" w:hAnsi="Times" w:cs="Times"/>
        </w:rPr>
        <w:t xml:space="preserve"> wajib mengembalikan seluruhnya kepada </w:t>
      </w:r>
      <w:r w:rsidR="00F60201" w:rsidRPr="00533BC6">
        <w:rPr>
          <w:rFonts w:ascii="Times" w:hAnsi="Times" w:cs="Times"/>
          <w:b/>
        </w:rPr>
        <w:t xml:space="preserve">PIHAK </w:t>
      </w:r>
      <w:r w:rsidRPr="00533BC6">
        <w:rPr>
          <w:rFonts w:ascii="Times" w:hAnsi="Times" w:cs="Times"/>
          <w:b/>
        </w:rPr>
        <w:t>I</w:t>
      </w:r>
      <w:r w:rsidR="00A3736C" w:rsidRPr="00533BC6">
        <w:rPr>
          <w:rFonts w:ascii="Times" w:hAnsi="Times" w:cs="Times"/>
        </w:rPr>
        <w:t xml:space="preserve"> satu dan lain dalam keadaan baik, bersih dan terawat.</w:t>
      </w:r>
    </w:p>
    <w:p w14:paraId="0A291321" w14:textId="6EEFA830" w:rsidR="00E64E70" w:rsidRPr="00533BC6" w:rsidRDefault="00A3736C" w:rsidP="00A84031">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rPr>
        <w:t xml:space="preserve">Bila ada dispenser yang rusak dan tidak dapat diperbaiki maka </w:t>
      </w:r>
      <w:r w:rsidR="00F60201" w:rsidRPr="00533BC6">
        <w:rPr>
          <w:rFonts w:ascii="Times" w:hAnsi="Times" w:cs="Times"/>
          <w:b/>
        </w:rPr>
        <w:t xml:space="preserve">PIHAK </w:t>
      </w:r>
      <w:r w:rsidR="0007636A" w:rsidRPr="00533BC6">
        <w:rPr>
          <w:rFonts w:ascii="Times" w:hAnsi="Times" w:cs="Times"/>
          <w:b/>
        </w:rPr>
        <w:t>I</w:t>
      </w:r>
      <w:r w:rsidRPr="00533BC6">
        <w:rPr>
          <w:rFonts w:ascii="Times" w:hAnsi="Times" w:cs="Times"/>
        </w:rPr>
        <w:t xml:space="preserve"> akan mengusahakan untuk segera mengganti Dispenser tersebut dengan Dispenser lain yang memiliki kondisi baik.</w:t>
      </w:r>
    </w:p>
    <w:p w14:paraId="0C577FDC" w14:textId="2FDCFDF9" w:rsidR="00E64E70" w:rsidRPr="00533BC6" w:rsidRDefault="0007636A" w:rsidP="00A84031">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b/>
        </w:rPr>
        <w:lastRenderedPageBreak/>
        <w:t>PIHAK II</w:t>
      </w:r>
      <w:r w:rsidR="00A3736C" w:rsidRPr="00533BC6">
        <w:rPr>
          <w:rFonts w:ascii="Times" w:hAnsi="Times" w:cs="Times"/>
        </w:rPr>
        <w:t xml:space="preserve"> wajib mengganti biaya penggantian spare part yang rusak akibat pemakaian di luar kewajaran atau akibat kelalaian pemakaian Dispenser.</w:t>
      </w:r>
    </w:p>
    <w:p w14:paraId="13D0C9AE" w14:textId="5322B6F4" w:rsidR="00A3736C" w:rsidRDefault="00A3736C">
      <w:pPr>
        <w:pStyle w:val="ListParagraph"/>
        <w:numPr>
          <w:ilvl w:val="0"/>
          <w:numId w:val="14"/>
        </w:numPr>
        <w:tabs>
          <w:tab w:val="left" w:pos="540"/>
        </w:tabs>
        <w:suppressAutoHyphens/>
        <w:spacing w:after="0" w:line="240" w:lineRule="auto"/>
        <w:ind w:left="540" w:hanging="540"/>
        <w:jc w:val="both"/>
        <w:rPr>
          <w:rFonts w:ascii="Times" w:hAnsi="Times" w:cs="Times"/>
        </w:rPr>
      </w:pPr>
      <w:r w:rsidRPr="00533BC6">
        <w:rPr>
          <w:rFonts w:ascii="Times" w:hAnsi="Times" w:cs="Times"/>
        </w:rPr>
        <w:t xml:space="preserve">Kehilangan dan kerusakan </w:t>
      </w:r>
      <w:r w:rsidR="00E64E70" w:rsidRPr="00533BC6">
        <w:rPr>
          <w:rFonts w:ascii="Times" w:hAnsi="Times" w:cs="Times"/>
        </w:rPr>
        <w:t>Galon/Dispenser</w:t>
      </w:r>
      <w:r w:rsidRPr="00533BC6">
        <w:rPr>
          <w:rFonts w:ascii="Times" w:hAnsi="Times" w:cs="Times"/>
        </w:rPr>
        <w:t xml:space="preserve"> harus menjadi tanggung jawab </w:t>
      </w:r>
      <w:r w:rsidR="0007636A" w:rsidRPr="00533BC6">
        <w:rPr>
          <w:rFonts w:ascii="Times" w:hAnsi="Times" w:cs="Times"/>
          <w:b/>
        </w:rPr>
        <w:t>PIHAK II</w:t>
      </w:r>
      <w:r w:rsidRPr="00533BC6">
        <w:rPr>
          <w:rFonts w:ascii="Times" w:hAnsi="Times" w:cs="Times"/>
        </w:rPr>
        <w:t xml:space="preserve"> dan biaya penggantian atas kehilangan tersebut akan diatur sebagai berikut:</w:t>
      </w:r>
    </w:p>
    <w:p w14:paraId="05C5874D" w14:textId="77777777" w:rsidR="008E4B2A" w:rsidRPr="008E4B2A" w:rsidRDefault="008E4B2A" w:rsidP="008E4B2A">
      <w:pPr>
        <w:pStyle w:val="ListParagraph"/>
        <w:tabs>
          <w:tab w:val="left" w:pos="540"/>
        </w:tabs>
        <w:suppressAutoHyphens/>
        <w:spacing w:after="0" w:line="240" w:lineRule="auto"/>
        <w:ind w:left="540"/>
        <w:jc w:val="both"/>
        <w:rPr>
          <w:rFonts w:ascii="Times" w:hAnsi="Times" w:cs="Times"/>
        </w:rPr>
      </w:pPr>
      <w:r w:rsidRPr="008E4B2A">
        <w:rPr>
          <w:rFonts w:ascii="Times" w:hAnsi="Times" w:cs="Times"/>
        </w:rPr>
        <w:t>Gallon</w:t>
      </w:r>
      <w:r w:rsidRPr="008E4B2A">
        <w:rPr>
          <w:rFonts w:ascii="Times" w:hAnsi="Times" w:cs="Times"/>
        </w:rPr>
        <w:tab/>
      </w:r>
      <w:r w:rsidRPr="008E4B2A">
        <w:rPr>
          <w:rFonts w:ascii="Times" w:hAnsi="Times" w:cs="Times"/>
        </w:rPr>
        <w:tab/>
        <w:t>: Rp. 30,000,-/unit</w:t>
      </w:r>
    </w:p>
    <w:p w14:paraId="05E43D37" w14:textId="2C5E3E64" w:rsidR="008E4B2A" w:rsidRPr="008E4B2A" w:rsidRDefault="008E4B2A" w:rsidP="008E4B2A">
      <w:pPr>
        <w:pStyle w:val="ListParagraph"/>
        <w:tabs>
          <w:tab w:val="left" w:pos="540"/>
        </w:tabs>
        <w:suppressAutoHyphens/>
        <w:spacing w:after="0" w:line="240" w:lineRule="auto"/>
        <w:ind w:left="540"/>
        <w:jc w:val="both"/>
        <w:rPr>
          <w:rFonts w:ascii="Times" w:hAnsi="Times" w:cs="Times"/>
        </w:rPr>
      </w:pPr>
      <w:r w:rsidRPr="008E4B2A">
        <w:rPr>
          <w:rFonts w:ascii="Times" w:hAnsi="Times" w:cs="Times"/>
        </w:rPr>
        <w:t>Dispenser</w:t>
      </w:r>
      <w:r w:rsidRPr="008E4B2A">
        <w:rPr>
          <w:rFonts w:ascii="Times" w:hAnsi="Times" w:cs="Times"/>
        </w:rPr>
        <w:tab/>
      </w:r>
      <w:r w:rsidRPr="008E4B2A">
        <w:rPr>
          <w:rFonts w:ascii="Times" w:hAnsi="Times" w:cs="Times"/>
        </w:rPr>
        <w:tab/>
        <w:t>: Rp. 1,500,000,-/unit</w:t>
      </w:r>
    </w:p>
    <w:p w14:paraId="75D18C00" w14:textId="368C4A2F" w:rsidR="008E4B2A" w:rsidRDefault="008E4B2A" w:rsidP="00A84031">
      <w:pPr>
        <w:pStyle w:val="ListParagraph"/>
        <w:tabs>
          <w:tab w:val="left" w:pos="540"/>
        </w:tabs>
        <w:suppressAutoHyphens/>
        <w:spacing w:after="0" w:line="240" w:lineRule="auto"/>
        <w:ind w:left="540"/>
        <w:jc w:val="both"/>
        <w:rPr>
          <w:rFonts w:ascii="Times" w:hAnsi="Times" w:cs="Times"/>
        </w:rPr>
      </w:pPr>
      <w:r w:rsidRPr="008E4B2A">
        <w:rPr>
          <w:rFonts w:ascii="Times" w:hAnsi="Times" w:cs="Times"/>
        </w:rPr>
        <w:t>Spare Part</w:t>
      </w:r>
      <w:r w:rsidRPr="008E4B2A">
        <w:rPr>
          <w:rFonts w:ascii="Times" w:hAnsi="Times" w:cs="Times"/>
        </w:rPr>
        <w:tab/>
        <w:t>: Sesuai dengan harga spare part</w:t>
      </w:r>
    </w:p>
    <w:p w14:paraId="3ED918EB" w14:textId="2C4E061F" w:rsidR="008E4B2A" w:rsidRPr="006C6B70" w:rsidRDefault="008E4B2A" w:rsidP="00A84031">
      <w:pPr>
        <w:pStyle w:val="ListParagraph"/>
        <w:numPr>
          <w:ilvl w:val="0"/>
          <w:numId w:val="14"/>
        </w:numPr>
        <w:tabs>
          <w:tab w:val="left" w:pos="720"/>
        </w:tabs>
        <w:suppressAutoHyphens/>
        <w:spacing w:after="0" w:line="240" w:lineRule="auto"/>
        <w:ind w:left="630" w:hanging="630"/>
        <w:jc w:val="both"/>
        <w:rPr>
          <w:rFonts w:ascii="Times" w:hAnsi="Times" w:cs="Times"/>
          <w:lang w:val="es-US"/>
        </w:rPr>
      </w:pPr>
      <w:r w:rsidRPr="00E112AC">
        <w:rPr>
          <w:rFonts w:ascii="Times" w:hAnsi="Times" w:cs="Times"/>
          <w:b/>
          <w:lang w:val="es-US"/>
        </w:rPr>
        <w:t>PIHAK I</w:t>
      </w:r>
      <w:r w:rsidRPr="006C6B70">
        <w:rPr>
          <w:rFonts w:ascii="Times" w:hAnsi="Times" w:cs="Times"/>
          <w:lang w:val="es-US"/>
        </w:rPr>
        <w:t xml:space="preserve"> akan memberikan Support FOC AMDK </w:t>
      </w:r>
      <w:commentRangeStart w:id="59"/>
      <w:r w:rsidRPr="006C6B70">
        <w:rPr>
          <w:rFonts w:ascii="Times" w:hAnsi="Times" w:cs="Times"/>
          <w:lang w:val="es-US"/>
        </w:rPr>
        <w:t>Club 2</w:t>
      </w:r>
      <w:ins w:id="60" w:author="Lilik Aprilian Maharyanto" w:date="2023-06-27T10:42:00Z">
        <w:r w:rsidR="0021440B">
          <w:rPr>
            <w:rFonts w:ascii="Times" w:hAnsi="Times" w:cs="Times"/>
            <w:lang w:val="es-US"/>
          </w:rPr>
          <w:t>2</w:t>
        </w:r>
      </w:ins>
      <w:ins w:id="61" w:author="ROHAYATI" w:date="2023-06-17T11:33:00Z">
        <w:del w:id="62" w:author="Lilik Aprilian Maharyanto" w:date="2023-06-27T10:42:00Z">
          <w:r w:rsidR="00550CD4" w:rsidDel="0021440B">
            <w:rPr>
              <w:rFonts w:ascii="Times" w:hAnsi="Times" w:cs="Times"/>
              <w:lang w:val="es-US"/>
            </w:rPr>
            <w:delText>5</w:delText>
          </w:r>
        </w:del>
      </w:ins>
      <w:del w:id="63" w:author="ROHAYATI" w:date="2023-06-17T11:33:00Z">
        <w:r w:rsidRPr="006C6B70" w:rsidDel="00550CD4">
          <w:rPr>
            <w:rFonts w:ascii="Times" w:hAnsi="Times" w:cs="Times"/>
            <w:lang w:val="es-US"/>
          </w:rPr>
          <w:delText>2</w:delText>
        </w:r>
      </w:del>
      <w:r w:rsidRPr="006C6B70">
        <w:rPr>
          <w:rFonts w:ascii="Times" w:hAnsi="Times" w:cs="Times"/>
          <w:lang w:val="es-US"/>
        </w:rPr>
        <w:t>0</w:t>
      </w:r>
      <w:r w:rsidRPr="008E4B2A">
        <w:rPr>
          <w:rFonts w:ascii="Times" w:hAnsi="Times" w:cs="Times"/>
          <w:lang w:val="es-US"/>
        </w:rPr>
        <w:t xml:space="preserve">ml sebanyak </w:t>
      </w:r>
      <w:ins w:id="64" w:author="Lilik Aprilian Maharyanto" w:date="2023-06-27T10:42:00Z">
        <w:r w:rsidR="0021440B">
          <w:rPr>
            <w:rFonts w:ascii="Times" w:hAnsi="Times" w:cs="Times"/>
            <w:lang w:val="es-US"/>
          </w:rPr>
          <w:t>35</w:t>
        </w:r>
      </w:ins>
      <w:del w:id="65" w:author="Lilik Aprilian Maharyanto" w:date="2023-06-27T10:42:00Z">
        <w:r w:rsidRPr="008E4B2A" w:rsidDel="0021440B">
          <w:rPr>
            <w:rFonts w:ascii="Times" w:hAnsi="Times" w:cs="Times"/>
            <w:lang w:val="es-US"/>
          </w:rPr>
          <w:delText>20</w:delText>
        </w:r>
      </w:del>
      <w:r w:rsidRPr="008E4B2A">
        <w:rPr>
          <w:rFonts w:ascii="Times" w:hAnsi="Times" w:cs="Times"/>
          <w:lang w:val="es-US"/>
        </w:rPr>
        <w:t xml:space="preserve"> </w:t>
      </w:r>
      <w:commentRangeEnd w:id="59"/>
      <w:r w:rsidR="00550CD4">
        <w:rPr>
          <w:rStyle w:val="CommentReference"/>
        </w:rPr>
        <w:commentReference w:id="59"/>
      </w:r>
      <w:r w:rsidRPr="008E4B2A">
        <w:rPr>
          <w:rFonts w:ascii="Times" w:hAnsi="Times" w:cs="Times"/>
          <w:lang w:val="es-US"/>
        </w:rPr>
        <w:t xml:space="preserve">karton kepada </w:t>
      </w:r>
      <w:r w:rsidRPr="008E4B2A">
        <w:rPr>
          <w:rFonts w:ascii="Times" w:hAnsi="Times" w:cs="Times"/>
          <w:b/>
          <w:lang w:val="es-US"/>
        </w:rPr>
        <w:t xml:space="preserve">PIHAK II </w:t>
      </w:r>
      <w:r w:rsidRPr="008E4B2A">
        <w:rPr>
          <w:rFonts w:ascii="Times" w:hAnsi="Times" w:cs="Times"/>
          <w:lang w:val="es-US"/>
        </w:rPr>
        <w:t xml:space="preserve">yang akan dikeluarkan pada bulan </w:t>
      </w:r>
      <w:del w:id="66" w:author="ROHAYATI" w:date="2023-06-17T11:32:00Z">
        <w:r w:rsidRPr="008E4B2A" w:rsidDel="00550CD4">
          <w:rPr>
            <w:rFonts w:ascii="Times" w:hAnsi="Times" w:cs="Times"/>
            <w:lang w:val="es-US"/>
          </w:rPr>
          <w:delText xml:space="preserve">April </w:delText>
        </w:r>
      </w:del>
      <w:ins w:id="67" w:author="ROHAYATI" w:date="2023-06-17T11:32:00Z">
        <w:r w:rsidR="00550CD4">
          <w:rPr>
            <w:rFonts w:ascii="Times" w:hAnsi="Times" w:cs="Times"/>
            <w:lang w:val="es-US"/>
          </w:rPr>
          <w:t>November</w:t>
        </w:r>
        <w:r w:rsidR="00550CD4" w:rsidRPr="008E4B2A">
          <w:rPr>
            <w:rFonts w:ascii="Times" w:hAnsi="Times" w:cs="Times"/>
            <w:lang w:val="es-US"/>
          </w:rPr>
          <w:t xml:space="preserve"> </w:t>
        </w:r>
      </w:ins>
      <w:r w:rsidRPr="008E4B2A">
        <w:rPr>
          <w:rFonts w:ascii="Times" w:hAnsi="Times" w:cs="Times"/>
          <w:lang w:val="es-US"/>
        </w:rPr>
        <w:t>2023 (</w:t>
      </w:r>
      <w:del w:id="68" w:author="ROHAYATI" w:date="2023-06-17T11:33:00Z">
        <w:r w:rsidRPr="008E4B2A" w:rsidDel="00550CD4">
          <w:rPr>
            <w:rFonts w:ascii="Times" w:hAnsi="Times" w:cs="Times"/>
            <w:lang w:val="es-US"/>
          </w:rPr>
          <w:delText xml:space="preserve">HUT </w:delText>
        </w:r>
      </w:del>
      <w:ins w:id="69" w:author="ROHAYATI" w:date="2023-06-17T11:33:00Z">
        <w:r w:rsidR="00550CD4">
          <w:rPr>
            <w:rFonts w:ascii="Times" w:hAnsi="Times" w:cs="Times"/>
            <w:lang w:val="es-US"/>
          </w:rPr>
          <w:t>Family Gathering</w:t>
        </w:r>
        <w:r w:rsidR="00550CD4" w:rsidRPr="008E4B2A">
          <w:rPr>
            <w:rFonts w:ascii="Times" w:hAnsi="Times" w:cs="Times"/>
            <w:lang w:val="es-US"/>
          </w:rPr>
          <w:t xml:space="preserve"> </w:t>
        </w:r>
      </w:ins>
      <w:r w:rsidRPr="008E4B2A">
        <w:rPr>
          <w:rFonts w:ascii="Times" w:hAnsi="Times" w:cs="Times"/>
          <w:lang w:val="es-US"/>
        </w:rPr>
        <w:t>PT. Semarang</w:t>
      </w:r>
      <w:r>
        <w:rPr>
          <w:rFonts w:ascii="Times" w:hAnsi="Times" w:cs="Times"/>
          <w:lang w:val="es-US"/>
        </w:rPr>
        <w:t xml:space="preserve"> </w:t>
      </w:r>
      <w:r w:rsidRPr="00E112AC">
        <w:rPr>
          <w:rFonts w:ascii="Times" w:hAnsi="Times" w:cs="Times"/>
          <w:lang w:val="es-US"/>
        </w:rPr>
        <w:t>Autocomp Manufacturing Indonesia)</w:t>
      </w:r>
    </w:p>
    <w:p w14:paraId="06D4DD6C" w14:textId="77777777" w:rsidR="00067E54" w:rsidRPr="00533BC6" w:rsidRDefault="00067E54" w:rsidP="00A84031">
      <w:pPr>
        <w:tabs>
          <w:tab w:val="left" w:pos="540"/>
        </w:tabs>
        <w:suppressAutoHyphens/>
        <w:spacing w:after="0" w:line="240" w:lineRule="auto"/>
        <w:ind w:left="540" w:hanging="540"/>
        <w:jc w:val="both"/>
        <w:rPr>
          <w:rFonts w:ascii="Times" w:hAnsi="Times" w:cs="Times"/>
          <w:lang w:val="es-US"/>
        </w:rPr>
      </w:pPr>
    </w:p>
    <w:p w14:paraId="2F21D521" w14:textId="7C306156" w:rsidR="00682267" w:rsidRDefault="0076589A" w:rsidP="00A84031">
      <w:pPr>
        <w:spacing w:after="0"/>
        <w:jc w:val="center"/>
        <w:rPr>
          <w:rFonts w:ascii="Times" w:hAnsi="Times" w:cs="Times"/>
          <w:b/>
        </w:rPr>
      </w:pPr>
      <w:r w:rsidRPr="00533BC6">
        <w:rPr>
          <w:rFonts w:ascii="Times" w:hAnsi="Times" w:cs="Times"/>
          <w:b/>
        </w:rPr>
        <w:t>PASAL 6</w:t>
      </w:r>
    </w:p>
    <w:p w14:paraId="671315E1" w14:textId="70723712" w:rsidR="009033F5" w:rsidRPr="006C6B70" w:rsidRDefault="009033F5" w:rsidP="00A84031">
      <w:pPr>
        <w:spacing w:after="0"/>
        <w:jc w:val="center"/>
        <w:rPr>
          <w:rFonts w:ascii="Times" w:hAnsi="Times" w:cs="Times"/>
          <w:b/>
        </w:rPr>
      </w:pPr>
      <w:r w:rsidRPr="00A84031">
        <w:rPr>
          <w:rFonts w:ascii="Times" w:hAnsi="Times" w:cs="Times"/>
          <w:b/>
        </w:rPr>
        <w:t>Sistem Pembayaran</w:t>
      </w:r>
    </w:p>
    <w:p w14:paraId="3FFA0E42" w14:textId="77777777" w:rsidR="00682267" w:rsidRPr="00533BC6" w:rsidRDefault="00682267" w:rsidP="005E66D8">
      <w:pPr>
        <w:jc w:val="both"/>
        <w:rPr>
          <w:rFonts w:ascii="Times" w:hAnsi="Times" w:cs="Times"/>
        </w:rPr>
      </w:pPr>
      <w:r w:rsidRPr="00533BC6">
        <w:rPr>
          <w:rFonts w:ascii="Times" w:hAnsi="Times" w:cs="Times"/>
        </w:rPr>
        <w:t xml:space="preserve">Selama </w:t>
      </w:r>
      <w:r w:rsidR="00F45A92" w:rsidRPr="00533BC6">
        <w:rPr>
          <w:rFonts w:ascii="Times" w:hAnsi="Times" w:cs="Times"/>
        </w:rPr>
        <w:t>m</w:t>
      </w:r>
      <w:r w:rsidRPr="00533BC6">
        <w:rPr>
          <w:rFonts w:ascii="Times" w:hAnsi="Times" w:cs="Times"/>
        </w:rPr>
        <w:t xml:space="preserve">asa perjanjian jangka waktu pembayaran yang disetujui oleh </w:t>
      </w:r>
      <w:r w:rsidR="0007636A" w:rsidRPr="00533BC6">
        <w:rPr>
          <w:rFonts w:ascii="Times" w:hAnsi="Times" w:cs="Times"/>
        </w:rPr>
        <w:t>kedua</w:t>
      </w:r>
      <w:r w:rsidRPr="00533BC6">
        <w:rPr>
          <w:rFonts w:ascii="Times" w:hAnsi="Times" w:cs="Times"/>
        </w:rPr>
        <w:t xml:space="preserve"> belah pihak adalah sebag</w:t>
      </w:r>
      <w:r w:rsidR="00F45A92" w:rsidRPr="00533BC6">
        <w:rPr>
          <w:rFonts w:ascii="Times" w:hAnsi="Times" w:cs="Times"/>
        </w:rPr>
        <w:t>a</w:t>
      </w:r>
      <w:r w:rsidRPr="00533BC6">
        <w:rPr>
          <w:rFonts w:ascii="Times" w:hAnsi="Times" w:cs="Times"/>
        </w:rPr>
        <w:t>i berikut :</w:t>
      </w:r>
    </w:p>
    <w:p w14:paraId="7701C773" w14:textId="3530930D" w:rsidR="00E22679" w:rsidRPr="00533BC6" w:rsidRDefault="00E22679" w:rsidP="00A84031">
      <w:pPr>
        <w:numPr>
          <w:ilvl w:val="0"/>
          <w:numId w:val="16"/>
        </w:numPr>
        <w:tabs>
          <w:tab w:val="left" w:pos="720"/>
        </w:tabs>
        <w:suppressAutoHyphens/>
        <w:spacing w:after="0" w:line="240" w:lineRule="auto"/>
        <w:ind w:left="630" w:hanging="630"/>
        <w:jc w:val="both"/>
        <w:rPr>
          <w:rFonts w:ascii="Times" w:hAnsi="Times" w:cs="Times"/>
        </w:rPr>
      </w:pPr>
      <w:r w:rsidRPr="00533BC6">
        <w:rPr>
          <w:rFonts w:ascii="Times" w:hAnsi="Times" w:cs="Times"/>
        </w:rPr>
        <w:t>Penerbitan invoice akan dila</w:t>
      </w:r>
      <w:r w:rsidR="006F368A" w:rsidRPr="00533BC6">
        <w:rPr>
          <w:rFonts w:ascii="Times" w:hAnsi="Times" w:cs="Times"/>
        </w:rPr>
        <w:t xml:space="preserve">kukan oleh PT Indomarco Adi Prima </w:t>
      </w:r>
      <w:r w:rsidRPr="00533BC6">
        <w:rPr>
          <w:rFonts w:ascii="Times" w:hAnsi="Times" w:cs="Times"/>
        </w:rPr>
        <w:t xml:space="preserve">sebagai distributor yang di tunjuk, sedangkan untuk biaya penyewaan dispenser akan diterbitkan invoice oleh </w:t>
      </w:r>
      <w:r w:rsidR="005359A1" w:rsidRPr="00533BC6">
        <w:rPr>
          <w:rFonts w:ascii="Times" w:hAnsi="Times" w:cs="Times"/>
          <w:b/>
        </w:rPr>
        <w:t>PIHAK I</w:t>
      </w:r>
      <w:r w:rsidRPr="00533BC6">
        <w:rPr>
          <w:rFonts w:ascii="Times" w:hAnsi="Times" w:cs="Times"/>
        </w:rPr>
        <w:t>.</w:t>
      </w:r>
    </w:p>
    <w:p w14:paraId="2A31E917" w14:textId="52683282" w:rsidR="0076589A" w:rsidRPr="00533BC6" w:rsidRDefault="00682267" w:rsidP="00A84031">
      <w:pPr>
        <w:numPr>
          <w:ilvl w:val="0"/>
          <w:numId w:val="16"/>
        </w:numPr>
        <w:tabs>
          <w:tab w:val="left" w:pos="720"/>
        </w:tabs>
        <w:suppressAutoHyphens/>
        <w:spacing w:after="0" w:line="240" w:lineRule="auto"/>
        <w:ind w:left="630" w:hanging="630"/>
        <w:jc w:val="both"/>
        <w:rPr>
          <w:rFonts w:ascii="Times" w:hAnsi="Times" w:cs="Times"/>
        </w:rPr>
      </w:pPr>
      <w:r w:rsidRPr="00533BC6">
        <w:rPr>
          <w:rFonts w:ascii="Times" w:hAnsi="Times" w:cs="Times"/>
        </w:rPr>
        <w:t xml:space="preserve">Pengajuan invoice (tukar faktur) setiap 2 minggu dengan proses pembayaran paling lambat </w:t>
      </w:r>
      <w:r w:rsidR="00A84031">
        <w:rPr>
          <w:rFonts w:ascii="Times" w:hAnsi="Times" w:cs="Times"/>
        </w:rPr>
        <w:t>30 hari</w:t>
      </w:r>
      <w:r w:rsidRPr="00533BC6">
        <w:rPr>
          <w:rFonts w:ascii="Times" w:hAnsi="Times" w:cs="Times"/>
        </w:rPr>
        <w:t xml:space="preserve"> setelah pengajuan invoice.</w:t>
      </w:r>
    </w:p>
    <w:p w14:paraId="440BBA22" w14:textId="47DBE573" w:rsidR="00455660" w:rsidRDefault="00682267" w:rsidP="00A84031">
      <w:pPr>
        <w:numPr>
          <w:ilvl w:val="0"/>
          <w:numId w:val="16"/>
        </w:numPr>
        <w:tabs>
          <w:tab w:val="left" w:pos="720"/>
        </w:tabs>
        <w:suppressAutoHyphens/>
        <w:spacing w:after="0" w:line="240" w:lineRule="auto"/>
        <w:ind w:left="630" w:hanging="630"/>
        <w:jc w:val="both"/>
        <w:rPr>
          <w:rFonts w:ascii="Times" w:hAnsi="Times" w:cs="Times"/>
        </w:rPr>
      </w:pPr>
      <w:r w:rsidRPr="00533BC6">
        <w:rPr>
          <w:rFonts w:ascii="Times" w:hAnsi="Times" w:cs="Times"/>
        </w:rPr>
        <w:t>Pengiriman barang akan di hold jika terjadi keterlambatan pembayaran</w:t>
      </w:r>
      <w:r w:rsidR="006A33C5" w:rsidRPr="00533BC6">
        <w:rPr>
          <w:rFonts w:ascii="Times" w:hAnsi="Times" w:cs="Times"/>
        </w:rPr>
        <w:t>.</w:t>
      </w:r>
    </w:p>
    <w:p w14:paraId="4A0215EA" w14:textId="6A3D8453" w:rsidR="008E4B2A" w:rsidRPr="008E4B2A" w:rsidRDefault="008E4B2A" w:rsidP="00A84031">
      <w:pPr>
        <w:numPr>
          <w:ilvl w:val="0"/>
          <w:numId w:val="16"/>
        </w:numPr>
        <w:tabs>
          <w:tab w:val="left" w:pos="720"/>
        </w:tabs>
        <w:suppressAutoHyphens/>
        <w:spacing w:after="0" w:line="240" w:lineRule="auto"/>
        <w:ind w:left="630" w:hanging="630"/>
        <w:jc w:val="both"/>
        <w:rPr>
          <w:rFonts w:ascii="Times" w:hAnsi="Times" w:cs="Times"/>
          <w:lang w:val="id-ID"/>
        </w:rPr>
      </w:pPr>
      <w:r w:rsidRPr="008E4B2A">
        <w:rPr>
          <w:rFonts w:ascii="Times" w:hAnsi="Times" w:cs="Times"/>
          <w:lang w:val="id-ID"/>
        </w:rPr>
        <w:t xml:space="preserve">Pembayaran </w:t>
      </w:r>
      <w:r w:rsidRPr="008E4B2A">
        <w:rPr>
          <w:rFonts w:ascii="Times" w:hAnsi="Times" w:cs="Times"/>
          <w:b/>
          <w:lang w:val="id-ID"/>
        </w:rPr>
        <w:t>Pihak Kedua</w:t>
      </w:r>
      <w:r w:rsidRPr="008E4B2A">
        <w:rPr>
          <w:rFonts w:ascii="Times" w:hAnsi="Times" w:cs="Times"/>
          <w:lang w:val="id-ID"/>
        </w:rPr>
        <w:t xml:space="preserve"> dilakukan dengan cara transfer bank ke nomor rekening:</w:t>
      </w:r>
    </w:p>
    <w:p w14:paraId="73F57144" w14:textId="1EDBBCEF" w:rsidR="008E4B2A" w:rsidRDefault="008E4B2A" w:rsidP="00A84031">
      <w:pPr>
        <w:tabs>
          <w:tab w:val="left" w:pos="720"/>
        </w:tabs>
        <w:suppressAutoHyphens/>
        <w:spacing w:after="0" w:line="240" w:lineRule="auto"/>
        <w:ind w:left="1260" w:hanging="630"/>
        <w:jc w:val="both"/>
        <w:rPr>
          <w:rFonts w:ascii="Times" w:hAnsi="Times" w:cs="Times"/>
        </w:rPr>
      </w:pPr>
      <w:r w:rsidRPr="00533BC6">
        <w:rPr>
          <w:rFonts w:ascii="Times" w:hAnsi="Times" w:cs="Times"/>
        </w:rPr>
        <w:t>PT Indomarco Adi Prima</w:t>
      </w:r>
      <w:r>
        <w:rPr>
          <w:rFonts w:ascii="Times" w:hAnsi="Times" w:cs="Times"/>
        </w:rPr>
        <w:t>:</w:t>
      </w:r>
    </w:p>
    <w:p w14:paraId="67A5736D" w14:textId="034875F3" w:rsidR="008E4B2A" w:rsidRPr="008E4B2A" w:rsidRDefault="008E4B2A" w:rsidP="00A84031">
      <w:pPr>
        <w:tabs>
          <w:tab w:val="left" w:pos="720"/>
        </w:tabs>
        <w:suppressAutoHyphens/>
        <w:spacing w:after="0" w:line="240" w:lineRule="auto"/>
        <w:ind w:left="1260" w:hanging="630"/>
        <w:jc w:val="both"/>
        <w:rPr>
          <w:rFonts w:ascii="Times" w:hAnsi="Times" w:cs="Times"/>
          <w:lang w:val="id-ID"/>
        </w:rPr>
      </w:pPr>
      <w:r w:rsidRPr="008E4B2A">
        <w:rPr>
          <w:rFonts w:ascii="Times" w:hAnsi="Times" w:cs="Times"/>
          <w:lang w:val="id-ID"/>
        </w:rPr>
        <w:t>Nomor rekening</w:t>
      </w:r>
      <w:r w:rsidRPr="008E4B2A">
        <w:rPr>
          <w:rFonts w:ascii="Times" w:hAnsi="Times" w:cs="Times"/>
          <w:lang w:val="id-ID"/>
        </w:rPr>
        <w:tab/>
      </w:r>
      <w:r w:rsidR="00E112AC">
        <w:rPr>
          <w:rFonts w:ascii="Times" w:hAnsi="Times" w:cs="Times"/>
        </w:rPr>
        <w:t xml:space="preserve"> </w:t>
      </w:r>
      <w:r w:rsidR="00E112AC">
        <w:rPr>
          <w:rFonts w:ascii="Times" w:hAnsi="Times" w:cs="Times"/>
        </w:rPr>
        <w:tab/>
      </w:r>
      <w:r w:rsidRPr="008E4B2A">
        <w:rPr>
          <w:rFonts w:ascii="Times" w:hAnsi="Times" w:cs="Times"/>
          <w:lang w:val="id-ID"/>
        </w:rPr>
        <w:t xml:space="preserve">: </w:t>
      </w:r>
      <w:r w:rsidR="00D041E1">
        <w:rPr>
          <w:rFonts w:ascii="Times" w:hAnsi="Times" w:cs="Times"/>
        </w:rPr>
        <w:t>319-306-5399</w:t>
      </w:r>
    </w:p>
    <w:p w14:paraId="5149F935" w14:textId="22523246" w:rsidR="008E4B2A" w:rsidRPr="008E4B2A" w:rsidRDefault="008E4B2A" w:rsidP="00A84031">
      <w:pPr>
        <w:tabs>
          <w:tab w:val="left" w:pos="720"/>
        </w:tabs>
        <w:suppressAutoHyphens/>
        <w:spacing w:after="0" w:line="240" w:lineRule="auto"/>
        <w:ind w:left="1260" w:hanging="630"/>
        <w:jc w:val="both"/>
        <w:rPr>
          <w:rFonts w:ascii="Times" w:hAnsi="Times" w:cs="Times"/>
          <w:lang w:val="id-ID"/>
        </w:rPr>
      </w:pPr>
      <w:r w:rsidRPr="008E4B2A">
        <w:rPr>
          <w:rFonts w:ascii="Times" w:hAnsi="Times" w:cs="Times"/>
          <w:lang w:val="id-ID"/>
        </w:rPr>
        <w:t>Atas nama</w:t>
      </w:r>
      <w:r w:rsidRPr="008E4B2A">
        <w:rPr>
          <w:rFonts w:ascii="Times" w:hAnsi="Times" w:cs="Times"/>
          <w:lang w:val="id-ID"/>
        </w:rPr>
        <w:tab/>
      </w:r>
      <w:r w:rsidRPr="008E4B2A">
        <w:rPr>
          <w:rFonts w:ascii="Times" w:hAnsi="Times" w:cs="Times"/>
          <w:lang w:val="id-ID"/>
        </w:rPr>
        <w:tab/>
        <w:t xml:space="preserve">: </w:t>
      </w:r>
      <w:r w:rsidR="00D041E1">
        <w:rPr>
          <w:rFonts w:ascii="Times" w:hAnsi="Times" w:cs="Times"/>
        </w:rPr>
        <w:t>PT. Indomarco Adi Prima</w:t>
      </w:r>
    </w:p>
    <w:p w14:paraId="1DEA5394" w14:textId="56BE7EF5" w:rsidR="008E4B2A" w:rsidRPr="008E4B2A" w:rsidRDefault="008E4B2A" w:rsidP="00A84031">
      <w:pPr>
        <w:tabs>
          <w:tab w:val="left" w:pos="720"/>
        </w:tabs>
        <w:suppressAutoHyphens/>
        <w:spacing w:after="0" w:line="240" w:lineRule="auto"/>
        <w:ind w:left="1260" w:hanging="630"/>
        <w:jc w:val="both"/>
        <w:rPr>
          <w:rFonts w:ascii="Times" w:hAnsi="Times" w:cs="Times"/>
          <w:lang w:val="id-ID"/>
        </w:rPr>
      </w:pPr>
      <w:r w:rsidRPr="008E4B2A">
        <w:rPr>
          <w:rFonts w:ascii="Times" w:hAnsi="Times" w:cs="Times"/>
          <w:lang w:val="id-ID"/>
        </w:rPr>
        <w:t>Nama Bank</w:t>
      </w:r>
      <w:r w:rsidRPr="008E4B2A">
        <w:rPr>
          <w:rFonts w:ascii="Times" w:hAnsi="Times" w:cs="Times"/>
          <w:lang w:val="id-ID"/>
        </w:rPr>
        <w:tab/>
      </w:r>
      <w:r w:rsidRPr="008E4B2A">
        <w:rPr>
          <w:rFonts w:ascii="Times" w:hAnsi="Times" w:cs="Times"/>
          <w:lang w:val="id-ID"/>
        </w:rPr>
        <w:tab/>
        <w:t xml:space="preserve">: </w:t>
      </w:r>
      <w:r w:rsidR="00D041E1">
        <w:rPr>
          <w:rFonts w:ascii="Times" w:hAnsi="Times" w:cs="Times"/>
        </w:rPr>
        <w:t>Bank Central Asia (BCA)</w:t>
      </w:r>
    </w:p>
    <w:p w14:paraId="6EEBE8A6" w14:textId="17C69269" w:rsidR="008E4B2A" w:rsidRPr="00A84031" w:rsidRDefault="008E4B2A" w:rsidP="00A84031">
      <w:pPr>
        <w:tabs>
          <w:tab w:val="left" w:pos="720"/>
        </w:tabs>
        <w:suppressAutoHyphens/>
        <w:spacing w:after="0" w:line="240" w:lineRule="auto"/>
        <w:ind w:left="1260" w:hanging="630"/>
        <w:jc w:val="both"/>
        <w:rPr>
          <w:rFonts w:ascii="Times" w:hAnsi="Times" w:cs="Times"/>
          <w:b/>
          <w:lang w:val="id-ID"/>
        </w:rPr>
      </w:pPr>
      <w:r w:rsidRPr="008E4B2A">
        <w:rPr>
          <w:rFonts w:ascii="Times" w:hAnsi="Times" w:cs="Times"/>
          <w:lang w:val="id-ID"/>
        </w:rPr>
        <w:t>Alamat bank</w:t>
      </w:r>
      <w:r w:rsidRPr="008E4B2A">
        <w:rPr>
          <w:rFonts w:ascii="Times" w:hAnsi="Times" w:cs="Times"/>
          <w:lang w:val="id-ID"/>
        </w:rPr>
        <w:tab/>
      </w:r>
      <w:r w:rsidR="00E112AC">
        <w:rPr>
          <w:rFonts w:ascii="Times" w:hAnsi="Times" w:cs="Times"/>
          <w:lang w:val="id-ID"/>
        </w:rPr>
        <w:tab/>
      </w:r>
      <w:r w:rsidRPr="008E4B2A">
        <w:rPr>
          <w:rFonts w:ascii="Times" w:hAnsi="Times" w:cs="Times"/>
          <w:lang w:val="id-ID"/>
        </w:rPr>
        <w:t xml:space="preserve">: </w:t>
      </w:r>
      <w:r w:rsidR="00D041E1">
        <w:rPr>
          <w:rFonts w:ascii="Times" w:hAnsi="Times" w:cs="Times"/>
        </w:rPr>
        <w:t>BCA Cabang Patimura, Semarang</w:t>
      </w:r>
      <w:r w:rsidR="00D041E1" w:rsidRPr="008E4B2A" w:rsidDel="00D041E1">
        <w:rPr>
          <w:rFonts w:ascii="Times" w:hAnsi="Times" w:cs="Times"/>
        </w:rPr>
        <w:t xml:space="preserve"> </w:t>
      </w:r>
    </w:p>
    <w:p w14:paraId="17BAAD32" w14:textId="4C0B98E5" w:rsidR="008E4B2A" w:rsidRPr="008E4B2A" w:rsidRDefault="008E4B2A" w:rsidP="00A84031">
      <w:pPr>
        <w:numPr>
          <w:ilvl w:val="0"/>
          <w:numId w:val="16"/>
        </w:numPr>
        <w:tabs>
          <w:tab w:val="left" w:pos="720"/>
        </w:tabs>
        <w:suppressAutoHyphens/>
        <w:spacing w:after="0" w:line="240" w:lineRule="auto"/>
        <w:ind w:left="630" w:hanging="630"/>
        <w:jc w:val="both"/>
        <w:rPr>
          <w:rFonts w:ascii="Times" w:hAnsi="Times" w:cs="Times"/>
          <w:b/>
          <w:lang w:val="id-ID"/>
        </w:rPr>
      </w:pPr>
      <w:r w:rsidRPr="008E4B2A">
        <w:rPr>
          <w:rFonts w:ascii="Times" w:hAnsi="Times" w:cs="Times"/>
          <w:lang w:val="id-ID"/>
        </w:rPr>
        <w:t xml:space="preserve">Pembayaran dilakukan 30 (tiga puluh) hari setelah diterimanya Invoice yang dilampirkan dengan bukti nota pengiriman barang dari </w:t>
      </w:r>
      <w:r w:rsidRPr="008E4B2A">
        <w:rPr>
          <w:rFonts w:ascii="Times" w:hAnsi="Times" w:cs="Times"/>
          <w:b/>
          <w:lang w:val="id-ID"/>
        </w:rPr>
        <w:t>Pihak Pertama</w:t>
      </w:r>
      <w:r w:rsidRPr="008E4B2A">
        <w:rPr>
          <w:rFonts w:ascii="Times" w:hAnsi="Times" w:cs="Times"/>
          <w:lang w:val="id-ID"/>
        </w:rPr>
        <w:t xml:space="preserve"> kepada </w:t>
      </w:r>
      <w:r w:rsidRPr="008E4B2A">
        <w:rPr>
          <w:rFonts w:ascii="Times" w:hAnsi="Times" w:cs="Times"/>
          <w:b/>
          <w:lang w:val="id-ID"/>
        </w:rPr>
        <w:t>Pihak Kedua</w:t>
      </w:r>
      <w:r w:rsidRPr="008E4B2A">
        <w:rPr>
          <w:rFonts w:ascii="Times" w:hAnsi="Times" w:cs="Times"/>
          <w:bCs/>
          <w:iCs/>
          <w:lang w:val="id-ID"/>
        </w:rPr>
        <w:t>.</w:t>
      </w:r>
    </w:p>
    <w:p w14:paraId="6F932623" w14:textId="77777777" w:rsidR="008E4B2A" w:rsidRPr="008E4B2A" w:rsidRDefault="008E4B2A" w:rsidP="00A84031">
      <w:pPr>
        <w:numPr>
          <w:ilvl w:val="0"/>
          <w:numId w:val="16"/>
        </w:numPr>
        <w:tabs>
          <w:tab w:val="left" w:pos="720"/>
        </w:tabs>
        <w:suppressAutoHyphens/>
        <w:spacing w:after="0" w:line="240" w:lineRule="auto"/>
        <w:ind w:left="630" w:hanging="630"/>
        <w:jc w:val="both"/>
        <w:rPr>
          <w:rFonts w:ascii="Times" w:hAnsi="Times" w:cs="Times"/>
          <w:b/>
          <w:lang w:val="id-ID"/>
        </w:rPr>
      </w:pPr>
      <w:r w:rsidRPr="008E4B2A">
        <w:rPr>
          <w:rFonts w:ascii="Times" w:hAnsi="Times" w:cs="Times"/>
          <w:bCs/>
          <w:iCs/>
          <w:lang w:val="id-ID"/>
        </w:rPr>
        <w:t xml:space="preserve">Invoice diterima </w:t>
      </w:r>
      <w:r w:rsidRPr="008E4B2A">
        <w:rPr>
          <w:rFonts w:ascii="Times" w:hAnsi="Times" w:cs="Times"/>
          <w:b/>
          <w:bCs/>
          <w:iCs/>
          <w:lang w:val="id-ID"/>
        </w:rPr>
        <w:t>Pihak Kedua</w:t>
      </w:r>
      <w:r w:rsidRPr="008E4B2A">
        <w:rPr>
          <w:rFonts w:ascii="Times" w:hAnsi="Times" w:cs="Times"/>
          <w:bCs/>
          <w:iCs/>
          <w:lang w:val="id-ID"/>
        </w:rPr>
        <w:t xml:space="preserve"> dari </w:t>
      </w:r>
      <w:r w:rsidRPr="008E4B2A">
        <w:rPr>
          <w:rFonts w:ascii="Times" w:hAnsi="Times" w:cs="Times"/>
          <w:b/>
          <w:bCs/>
          <w:iCs/>
          <w:lang w:val="id-ID"/>
        </w:rPr>
        <w:t>Pihak Pertama</w:t>
      </w:r>
      <w:r w:rsidRPr="008E4B2A">
        <w:rPr>
          <w:rFonts w:ascii="Times" w:hAnsi="Times" w:cs="Times"/>
          <w:bCs/>
          <w:iCs/>
          <w:lang w:val="id-ID"/>
        </w:rPr>
        <w:t xml:space="preserve"> bersamaan dengan kedatangan barang.</w:t>
      </w:r>
    </w:p>
    <w:p w14:paraId="59FE487D" w14:textId="77777777" w:rsidR="008E4B2A" w:rsidRPr="00533BC6" w:rsidRDefault="008E4B2A" w:rsidP="00A84031">
      <w:pPr>
        <w:tabs>
          <w:tab w:val="left" w:pos="540"/>
        </w:tabs>
        <w:suppressAutoHyphens/>
        <w:spacing w:after="0" w:line="240" w:lineRule="auto"/>
        <w:ind w:left="360"/>
        <w:jc w:val="both"/>
        <w:rPr>
          <w:rFonts w:ascii="Times" w:hAnsi="Times" w:cs="Times"/>
        </w:rPr>
      </w:pPr>
    </w:p>
    <w:p w14:paraId="10F0858B" w14:textId="68B7AD4A" w:rsidR="00682267" w:rsidRDefault="00682267" w:rsidP="00A84031">
      <w:pPr>
        <w:spacing w:after="0"/>
        <w:jc w:val="center"/>
        <w:rPr>
          <w:rFonts w:ascii="Times" w:hAnsi="Times" w:cs="Times"/>
          <w:b/>
        </w:rPr>
      </w:pPr>
      <w:r w:rsidRPr="00533BC6">
        <w:rPr>
          <w:rFonts w:ascii="Times" w:hAnsi="Times" w:cs="Times"/>
          <w:b/>
        </w:rPr>
        <w:t>P</w:t>
      </w:r>
      <w:r w:rsidR="0076589A" w:rsidRPr="00533BC6">
        <w:rPr>
          <w:rFonts w:ascii="Times" w:hAnsi="Times" w:cs="Times"/>
          <w:b/>
        </w:rPr>
        <w:t>ASAL 7</w:t>
      </w:r>
    </w:p>
    <w:p w14:paraId="697FE48B" w14:textId="14CB5DAD" w:rsidR="009033F5" w:rsidRPr="00533BC6" w:rsidRDefault="009033F5" w:rsidP="00A84031">
      <w:pPr>
        <w:spacing w:after="0"/>
        <w:jc w:val="center"/>
        <w:rPr>
          <w:rFonts w:ascii="Times" w:hAnsi="Times" w:cs="Times"/>
          <w:b/>
        </w:rPr>
      </w:pPr>
      <w:r>
        <w:rPr>
          <w:rFonts w:ascii="Times" w:hAnsi="Times" w:cs="Times"/>
          <w:b/>
        </w:rPr>
        <w:t>Pengakhiran</w:t>
      </w:r>
    </w:p>
    <w:p w14:paraId="0CD645DB" w14:textId="37EB8E14" w:rsidR="00D062CA" w:rsidRDefault="00682267" w:rsidP="00A84031">
      <w:pPr>
        <w:pStyle w:val="ListParagraph"/>
        <w:numPr>
          <w:ilvl w:val="0"/>
          <w:numId w:val="31"/>
        </w:numPr>
        <w:ind w:left="630" w:hanging="630"/>
        <w:jc w:val="both"/>
        <w:rPr>
          <w:rFonts w:ascii="Times" w:hAnsi="Times" w:cs="Times"/>
        </w:rPr>
      </w:pPr>
      <w:r w:rsidRPr="00A84031">
        <w:rPr>
          <w:rFonts w:ascii="Times" w:hAnsi="Times" w:cs="Times"/>
        </w:rPr>
        <w:t xml:space="preserve">Perjanjian ini </w:t>
      </w:r>
      <w:r w:rsidR="00D062CA">
        <w:rPr>
          <w:rFonts w:ascii="Times" w:hAnsi="Times" w:cs="Times"/>
        </w:rPr>
        <w:t xml:space="preserve">berakhir atau </w:t>
      </w:r>
      <w:r w:rsidRPr="00A84031">
        <w:rPr>
          <w:rFonts w:ascii="Times" w:hAnsi="Times" w:cs="Times"/>
        </w:rPr>
        <w:t>menjadi batal</w:t>
      </w:r>
      <w:r w:rsidR="00D062CA">
        <w:rPr>
          <w:rFonts w:ascii="Times" w:hAnsi="Times" w:cs="Times"/>
        </w:rPr>
        <w:t xml:space="preserve"> apabila:</w:t>
      </w:r>
    </w:p>
    <w:p w14:paraId="0C5651F5" w14:textId="77777777" w:rsidR="00E112AC" w:rsidRPr="00E112AC" w:rsidRDefault="00E112AC" w:rsidP="00E112AC">
      <w:pPr>
        <w:pStyle w:val="ListParagraph"/>
        <w:numPr>
          <w:ilvl w:val="0"/>
          <w:numId w:val="32"/>
        </w:numPr>
        <w:tabs>
          <w:tab w:val="left" w:pos="1350"/>
        </w:tabs>
        <w:jc w:val="both"/>
        <w:rPr>
          <w:rFonts w:ascii="Times" w:hAnsi="Times" w:cs="Times"/>
          <w:vanish/>
        </w:rPr>
      </w:pPr>
    </w:p>
    <w:p w14:paraId="2C8C2266" w14:textId="77777777" w:rsidR="00E112AC" w:rsidRPr="00E112AC" w:rsidRDefault="00E112AC" w:rsidP="00E112AC">
      <w:pPr>
        <w:pStyle w:val="ListParagraph"/>
        <w:numPr>
          <w:ilvl w:val="0"/>
          <w:numId w:val="32"/>
        </w:numPr>
        <w:tabs>
          <w:tab w:val="left" w:pos="1350"/>
        </w:tabs>
        <w:jc w:val="both"/>
        <w:rPr>
          <w:rFonts w:ascii="Times" w:hAnsi="Times" w:cs="Times"/>
          <w:vanish/>
        </w:rPr>
      </w:pPr>
    </w:p>
    <w:p w14:paraId="6A4D0022" w14:textId="77777777" w:rsidR="00E112AC" w:rsidRPr="00E112AC" w:rsidRDefault="00E112AC" w:rsidP="00E112AC">
      <w:pPr>
        <w:pStyle w:val="ListParagraph"/>
        <w:numPr>
          <w:ilvl w:val="0"/>
          <w:numId w:val="32"/>
        </w:numPr>
        <w:tabs>
          <w:tab w:val="left" w:pos="1350"/>
        </w:tabs>
        <w:jc w:val="both"/>
        <w:rPr>
          <w:rFonts w:ascii="Times" w:hAnsi="Times" w:cs="Times"/>
          <w:vanish/>
        </w:rPr>
      </w:pPr>
    </w:p>
    <w:p w14:paraId="6F3E36D1" w14:textId="77777777" w:rsidR="00E112AC" w:rsidRPr="00E112AC" w:rsidRDefault="00E112AC" w:rsidP="00E112AC">
      <w:pPr>
        <w:pStyle w:val="ListParagraph"/>
        <w:numPr>
          <w:ilvl w:val="0"/>
          <w:numId w:val="32"/>
        </w:numPr>
        <w:tabs>
          <w:tab w:val="left" w:pos="1350"/>
        </w:tabs>
        <w:jc w:val="both"/>
        <w:rPr>
          <w:rFonts w:ascii="Times" w:hAnsi="Times" w:cs="Times"/>
          <w:vanish/>
        </w:rPr>
      </w:pPr>
    </w:p>
    <w:p w14:paraId="1BCC2DCF" w14:textId="77777777" w:rsidR="00E112AC" w:rsidRPr="00E112AC" w:rsidRDefault="00E112AC" w:rsidP="00E112AC">
      <w:pPr>
        <w:pStyle w:val="ListParagraph"/>
        <w:numPr>
          <w:ilvl w:val="0"/>
          <w:numId w:val="32"/>
        </w:numPr>
        <w:tabs>
          <w:tab w:val="left" w:pos="1350"/>
        </w:tabs>
        <w:jc w:val="both"/>
        <w:rPr>
          <w:rFonts w:ascii="Times" w:hAnsi="Times" w:cs="Times"/>
          <w:vanish/>
        </w:rPr>
      </w:pPr>
    </w:p>
    <w:p w14:paraId="1A8D8F46" w14:textId="77777777" w:rsidR="00E112AC" w:rsidRPr="00E112AC" w:rsidRDefault="00E112AC" w:rsidP="00E112AC">
      <w:pPr>
        <w:pStyle w:val="ListParagraph"/>
        <w:numPr>
          <w:ilvl w:val="0"/>
          <w:numId w:val="32"/>
        </w:numPr>
        <w:tabs>
          <w:tab w:val="left" w:pos="1350"/>
        </w:tabs>
        <w:jc w:val="both"/>
        <w:rPr>
          <w:rFonts w:ascii="Times" w:hAnsi="Times" w:cs="Times"/>
          <w:vanish/>
        </w:rPr>
      </w:pPr>
    </w:p>
    <w:p w14:paraId="710CBD19" w14:textId="77777777" w:rsidR="00E112AC" w:rsidRPr="00E112AC" w:rsidRDefault="00E112AC" w:rsidP="00E112AC">
      <w:pPr>
        <w:pStyle w:val="ListParagraph"/>
        <w:numPr>
          <w:ilvl w:val="0"/>
          <w:numId w:val="32"/>
        </w:numPr>
        <w:tabs>
          <w:tab w:val="left" w:pos="1350"/>
        </w:tabs>
        <w:jc w:val="both"/>
        <w:rPr>
          <w:rFonts w:ascii="Times" w:hAnsi="Times" w:cs="Times"/>
          <w:vanish/>
        </w:rPr>
      </w:pPr>
    </w:p>
    <w:p w14:paraId="1A66C664" w14:textId="77777777" w:rsidR="00E112AC" w:rsidRPr="00E112AC" w:rsidRDefault="00E112AC" w:rsidP="00E112AC">
      <w:pPr>
        <w:pStyle w:val="ListParagraph"/>
        <w:numPr>
          <w:ilvl w:val="1"/>
          <w:numId w:val="32"/>
        </w:numPr>
        <w:tabs>
          <w:tab w:val="left" w:pos="1350"/>
        </w:tabs>
        <w:jc w:val="both"/>
        <w:rPr>
          <w:rFonts w:ascii="Times" w:hAnsi="Times" w:cs="Times"/>
          <w:vanish/>
        </w:rPr>
      </w:pPr>
    </w:p>
    <w:p w14:paraId="04D0BF50" w14:textId="62B65720" w:rsidR="00E112AC" w:rsidRDefault="00682267" w:rsidP="00A84031">
      <w:pPr>
        <w:pStyle w:val="ListParagraph"/>
        <w:numPr>
          <w:ilvl w:val="2"/>
          <w:numId w:val="32"/>
        </w:numPr>
        <w:tabs>
          <w:tab w:val="left" w:pos="1350"/>
        </w:tabs>
        <w:ind w:hanging="594"/>
        <w:jc w:val="both"/>
        <w:rPr>
          <w:rFonts w:ascii="Times" w:hAnsi="Times" w:cs="Times"/>
        </w:rPr>
      </w:pPr>
      <w:r w:rsidRPr="00A84031">
        <w:rPr>
          <w:rFonts w:ascii="Times" w:hAnsi="Times" w:cs="Times"/>
        </w:rPr>
        <w:t xml:space="preserve">jika terbukti bahwa salah satu atau </w:t>
      </w:r>
      <w:r w:rsidR="0007636A" w:rsidRPr="00A84031">
        <w:rPr>
          <w:rFonts w:ascii="Times" w:hAnsi="Times" w:cs="Times"/>
        </w:rPr>
        <w:t>kedua</w:t>
      </w:r>
      <w:r w:rsidRPr="00A84031">
        <w:rPr>
          <w:rFonts w:ascii="Times" w:hAnsi="Times" w:cs="Times"/>
        </w:rPr>
        <w:t xml:space="preserve"> belah pihak tidak memenuhi kewajibannya </w:t>
      </w:r>
      <w:r w:rsidR="00E112AC">
        <w:rPr>
          <w:rFonts w:ascii="Times" w:hAnsi="Times" w:cs="Times"/>
        </w:rPr>
        <w:t xml:space="preserve">atau </w:t>
      </w:r>
      <w:r w:rsidR="00E112AC" w:rsidRPr="00D062CA">
        <w:rPr>
          <w:rFonts w:ascii="Times New Roman" w:eastAsia="Arial Unicode MS" w:hAnsi="Times New Roman" w:cs="Times New Roman"/>
          <w:color w:val="000000"/>
          <w:kern w:val="1"/>
          <w:sz w:val="24"/>
          <w:szCs w:val="24"/>
          <w:lang w:val="id-ID" w:eastAsia="hi-IN" w:bidi="hi-IN"/>
        </w:rPr>
        <w:t>cidera janji</w:t>
      </w:r>
      <w:r w:rsidR="00E112AC" w:rsidRPr="00E112AC">
        <w:rPr>
          <w:rFonts w:ascii="Times" w:hAnsi="Times" w:cs="Times"/>
        </w:rPr>
        <w:t xml:space="preserve"> </w:t>
      </w:r>
      <w:r w:rsidRPr="00A84031">
        <w:rPr>
          <w:rFonts w:ascii="Times" w:hAnsi="Times" w:cs="Times"/>
        </w:rPr>
        <w:t>seperti yang tercantum dalam perjanjian ini</w:t>
      </w:r>
      <w:r w:rsidR="00E112AC">
        <w:rPr>
          <w:rFonts w:ascii="Times" w:hAnsi="Times" w:cs="Times"/>
        </w:rPr>
        <w:t>.</w:t>
      </w:r>
    </w:p>
    <w:p w14:paraId="46D1C9F3" w14:textId="083959DE" w:rsidR="00E16465" w:rsidRDefault="00682267" w:rsidP="00A84031">
      <w:pPr>
        <w:pStyle w:val="ListParagraph"/>
        <w:numPr>
          <w:ilvl w:val="2"/>
          <w:numId w:val="32"/>
        </w:numPr>
        <w:tabs>
          <w:tab w:val="left" w:pos="1350"/>
        </w:tabs>
        <w:ind w:hanging="594"/>
        <w:jc w:val="both"/>
        <w:rPr>
          <w:rFonts w:ascii="Times" w:hAnsi="Times" w:cs="Times"/>
        </w:rPr>
      </w:pPr>
      <w:r w:rsidRPr="00A84031">
        <w:rPr>
          <w:rFonts w:ascii="Times" w:hAnsi="Times" w:cs="Times"/>
        </w:rPr>
        <w:t>menjadi kadaluwarsa</w:t>
      </w:r>
      <w:r w:rsidR="00E112AC">
        <w:rPr>
          <w:rFonts w:ascii="Times" w:hAnsi="Times" w:cs="Times"/>
        </w:rPr>
        <w:t xml:space="preserve"> atau p</w:t>
      </w:r>
      <w:r w:rsidR="00E112AC" w:rsidRPr="00E112AC">
        <w:rPr>
          <w:rFonts w:ascii="Times" w:hAnsi="Times" w:cs="Times"/>
        </w:rPr>
        <w:t>eriode perjanjian telah berakhir.</w:t>
      </w:r>
      <w:r w:rsidR="006A33C5" w:rsidRPr="00A84031">
        <w:rPr>
          <w:rFonts w:ascii="Times" w:hAnsi="Times" w:cs="Times"/>
        </w:rPr>
        <w:t>.</w:t>
      </w:r>
    </w:p>
    <w:p w14:paraId="09572882" w14:textId="77777777" w:rsidR="00E112AC" w:rsidRPr="00E112AC" w:rsidRDefault="00E112AC" w:rsidP="00A84031">
      <w:pPr>
        <w:pStyle w:val="ListParagraph"/>
        <w:numPr>
          <w:ilvl w:val="2"/>
          <w:numId w:val="32"/>
        </w:numPr>
        <w:ind w:hanging="594"/>
        <w:rPr>
          <w:rFonts w:ascii="Times" w:hAnsi="Times" w:cs="Times"/>
        </w:rPr>
      </w:pPr>
      <w:r w:rsidRPr="00A84031">
        <w:rPr>
          <w:rFonts w:ascii="Times" w:hAnsi="Times" w:cs="Times"/>
          <w:b/>
          <w:bCs/>
        </w:rPr>
        <w:t>Para Pihak</w:t>
      </w:r>
      <w:r w:rsidRPr="00E112AC">
        <w:rPr>
          <w:rFonts w:ascii="Times" w:hAnsi="Times" w:cs="Times"/>
        </w:rPr>
        <w:t xml:space="preserve"> sepakat untuk mengakhiri.</w:t>
      </w:r>
    </w:p>
    <w:p w14:paraId="0F573D0D" w14:textId="77777777" w:rsidR="00E112AC" w:rsidRPr="00E112AC" w:rsidRDefault="00E112AC" w:rsidP="00A84031">
      <w:pPr>
        <w:pStyle w:val="ListParagraph"/>
        <w:numPr>
          <w:ilvl w:val="2"/>
          <w:numId w:val="32"/>
        </w:numPr>
        <w:ind w:hanging="594"/>
        <w:rPr>
          <w:rFonts w:ascii="Times" w:hAnsi="Times" w:cs="Times"/>
        </w:rPr>
      </w:pPr>
      <w:r w:rsidRPr="00E112AC">
        <w:rPr>
          <w:rFonts w:ascii="Times" w:hAnsi="Times" w:cs="Times"/>
        </w:rPr>
        <w:t>Dengan putusan pengadilan.</w:t>
      </w:r>
    </w:p>
    <w:p w14:paraId="606A917D" w14:textId="77777777" w:rsidR="00E112AC" w:rsidRPr="00E112AC" w:rsidRDefault="00E112AC" w:rsidP="00A84031">
      <w:pPr>
        <w:pStyle w:val="ListParagraph"/>
        <w:numPr>
          <w:ilvl w:val="2"/>
          <w:numId w:val="32"/>
        </w:numPr>
        <w:ind w:hanging="594"/>
        <w:rPr>
          <w:rFonts w:ascii="Times" w:hAnsi="Times" w:cs="Times"/>
        </w:rPr>
      </w:pPr>
      <w:r w:rsidRPr="00E112AC">
        <w:rPr>
          <w:rFonts w:ascii="Times" w:hAnsi="Times" w:cs="Times"/>
        </w:rPr>
        <w:t>Salah satu Pihak dinyatakan bangkrut/pailit.</w:t>
      </w:r>
    </w:p>
    <w:p w14:paraId="7BF00F89" w14:textId="55F38EEE" w:rsidR="00D062CA" w:rsidRPr="00A84031" w:rsidRDefault="00E112AC" w:rsidP="00A84031">
      <w:pPr>
        <w:pStyle w:val="ListParagraph"/>
        <w:numPr>
          <w:ilvl w:val="0"/>
          <w:numId w:val="31"/>
        </w:numPr>
        <w:spacing w:after="0"/>
        <w:ind w:left="630" w:hanging="630"/>
        <w:jc w:val="both"/>
        <w:rPr>
          <w:rFonts w:ascii="Times" w:hAnsi="Times" w:cs="Times"/>
        </w:rPr>
      </w:pPr>
      <w:r w:rsidRPr="00E112AC">
        <w:rPr>
          <w:rFonts w:ascii="Times" w:hAnsi="Times" w:cs="Times"/>
        </w:rPr>
        <w:t xml:space="preserve">Pengakhiran perjanjian dalam </w:t>
      </w:r>
      <w:r>
        <w:rPr>
          <w:rFonts w:ascii="Times" w:hAnsi="Times" w:cs="Times"/>
        </w:rPr>
        <w:t xml:space="preserve">Pasal 7.1 diatas </w:t>
      </w:r>
      <w:r w:rsidRPr="00E112AC">
        <w:rPr>
          <w:rFonts w:ascii="Times" w:hAnsi="Times" w:cs="Times"/>
        </w:rPr>
        <w:t xml:space="preserve">harus dengan memberitahu/diberitahu terlebih dahulu kepada </w:t>
      </w:r>
      <w:r w:rsidRPr="00A84031">
        <w:rPr>
          <w:rFonts w:ascii="Times" w:hAnsi="Times" w:cs="Times"/>
          <w:b/>
          <w:bCs/>
        </w:rPr>
        <w:t>Para Pihak</w:t>
      </w:r>
      <w:r w:rsidRPr="00E112AC">
        <w:rPr>
          <w:rFonts w:ascii="Times" w:hAnsi="Times" w:cs="Times"/>
        </w:rPr>
        <w:t xml:space="preserve"> selambat-lambatnya 15 (lima belas) hari sebelum pelaksanaan.</w:t>
      </w:r>
    </w:p>
    <w:p w14:paraId="6A0957EF" w14:textId="77777777" w:rsidR="00BA633C" w:rsidRDefault="00BA633C" w:rsidP="00A84031">
      <w:pPr>
        <w:spacing w:after="0"/>
        <w:jc w:val="both"/>
        <w:rPr>
          <w:rFonts w:ascii="Times" w:hAnsi="Times" w:cs="Times"/>
        </w:rPr>
      </w:pPr>
    </w:p>
    <w:p w14:paraId="0AC6F662" w14:textId="58D56115" w:rsidR="00682267" w:rsidRDefault="0076589A" w:rsidP="00A84031">
      <w:pPr>
        <w:spacing w:after="0"/>
        <w:jc w:val="center"/>
        <w:rPr>
          <w:rFonts w:ascii="Times" w:hAnsi="Times" w:cs="Times"/>
          <w:b/>
        </w:rPr>
      </w:pPr>
      <w:r w:rsidRPr="00533BC6">
        <w:rPr>
          <w:rFonts w:ascii="Times" w:hAnsi="Times" w:cs="Times"/>
          <w:b/>
        </w:rPr>
        <w:t>PASAL 8</w:t>
      </w:r>
    </w:p>
    <w:p w14:paraId="0CFA350E" w14:textId="3A90B847" w:rsidR="009033F5" w:rsidRPr="00533BC6" w:rsidRDefault="009033F5" w:rsidP="00A84031">
      <w:pPr>
        <w:spacing w:after="0"/>
        <w:jc w:val="center"/>
        <w:rPr>
          <w:rFonts w:ascii="Times" w:hAnsi="Times" w:cs="Times"/>
          <w:b/>
        </w:rPr>
      </w:pPr>
      <w:r>
        <w:rPr>
          <w:rFonts w:ascii="Times" w:hAnsi="Times" w:cs="Times"/>
          <w:b/>
        </w:rPr>
        <w:t>Perpanjangan</w:t>
      </w:r>
    </w:p>
    <w:p w14:paraId="0DE6BC49" w14:textId="12D93B70" w:rsidR="00682267" w:rsidRPr="00533BC6" w:rsidRDefault="00682267" w:rsidP="0076589A">
      <w:pPr>
        <w:pStyle w:val="ListParagraph"/>
        <w:numPr>
          <w:ilvl w:val="0"/>
          <w:numId w:val="17"/>
        </w:numPr>
        <w:jc w:val="both"/>
        <w:rPr>
          <w:rFonts w:ascii="Times" w:hAnsi="Times" w:cs="Times"/>
        </w:rPr>
      </w:pPr>
      <w:r w:rsidRPr="00533BC6">
        <w:rPr>
          <w:rFonts w:ascii="Times" w:hAnsi="Times" w:cs="Times"/>
          <w:b/>
        </w:rPr>
        <w:t>PIHAK II</w:t>
      </w:r>
      <w:r w:rsidRPr="00533BC6">
        <w:rPr>
          <w:rFonts w:ascii="Times" w:hAnsi="Times" w:cs="Times"/>
        </w:rPr>
        <w:t xml:space="preserve"> akan memberikan kesempatan kepada </w:t>
      </w:r>
      <w:r w:rsidRPr="00533BC6">
        <w:rPr>
          <w:rFonts w:ascii="Times" w:hAnsi="Times" w:cs="Times"/>
          <w:b/>
        </w:rPr>
        <w:t>PIHAK I</w:t>
      </w:r>
      <w:r w:rsidRPr="00533BC6">
        <w:rPr>
          <w:rFonts w:ascii="Times" w:hAnsi="Times" w:cs="Times"/>
        </w:rPr>
        <w:t xml:space="preserve"> untuk memperpanjang kontrak kerjasama yang berakhir dengan syarat dan kondisi yang akan dibicarakan oleh </w:t>
      </w:r>
      <w:r w:rsidR="0007636A" w:rsidRPr="00533BC6">
        <w:rPr>
          <w:rFonts w:ascii="Times" w:hAnsi="Times" w:cs="Times"/>
        </w:rPr>
        <w:t>kedua</w:t>
      </w:r>
      <w:r w:rsidRPr="00533BC6">
        <w:rPr>
          <w:rFonts w:ascii="Times" w:hAnsi="Times" w:cs="Times"/>
        </w:rPr>
        <w:t xml:space="preserve"> belah pihak</w:t>
      </w:r>
      <w:r w:rsidR="006A33C5" w:rsidRPr="00533BC6">
        <w:rPr>
          <w:rFonts w:ascii="Times" w:hAnsi="Times" w:cs="Times"/>
        </w:rPr>
        <w:t>.</w:t>
      </w:r>
    </w:p>
    <w:p w14:paraId="67D1F636" w14:textId="32C9F91A" w:rsidR="00682267" w:rsidRPr="00533BC6" w:rsidRDefault="00682267" w:rsidP="0076589A">
      <w:pPr>
        <w:pStyle w:val="ListParagraph"/>
        <w:numPr>
          <w:ilvl w:val="0"/>
          <w:numId w:val="17"/>
        </w:numPr>
        <w:jc w:val="both"/>
        <w:rPr>
          <w:rFonts w:ascii="Times" w:hAnsi="Times" w:cs="Times"/>
        </w:rPr>
      </w:pPr>
      <w:r w:rsidRPr="00533BC6">
        <w:rPr>
          <w:rFonts w:ascii="Times" w:hAnsi="Times" w:cs="Times"/>
        </w:rPr>
        <w:t>Selambat-lambatnya 2 (dua) bulan sebelum perjanjian kerjasam</w:t>
      </w:r>
      <w:r w:rsidR="00F45A92" w:rsidRPr="00533BC6">
        <w:rPr>
          <w:rFonts w:ascii="Times" w:hAnsi="Times" w:cs="Times"/>
        </w:rPr>
        <w:t>a</w:t>
      </w:r>
      <w:r w:rsidRPr="00533BC6">
        <w:rPr>
          <w:rFonts w:ascii="Times" w:hAnsi="Times" w:cs="Times"/>
        </w:rPr>
        <w:t xml:space="preserve"> ini berakhir, maka </w:t>
      </w:r>
      <w:r w:rsidRPr="00533BC6">
        <w:rPr>
          <w:rFonts w:ascii="Times" w:hAnsi="Times" w:cs="Times"/>
          <w:b/>
        </w:rPr>
        <w:t>PIHAK II</w:t>
      </w:r>
      <w:r w:rsidRPr="00533BC6">
        <w:rPr>
          <w:rFonts w:ascii="Times" w:hAnsi="Times" w:cs="Times"/>
        </w:rPr>
        <w:t xml:space="preserve"> diwajibkan memberitahukan kepada </w:t>
      </w:r>
      <w:r w:rsidRPr="00533BC6">
        <w:rPr>
          <w:rFonts w:ascii="Times" w:hAnsi="Times" w:cs="Times"/>
          <w:b/>
        </w:rPr>
        <w:t>PIHAK I</w:t>
      </w:r>
      <w:r w:rsidRPr="00533BC6">
        <w:rPr>
          <w:rFonts w:ascii="Times" w:hAnsi="Times" w:cs="Times"/>
        </w:rPr>
        <w:t xml:space="preserve"> apakah perjanjian kerjasama ini akan diperpanjang atau tidak</w:t>
      </w:r>
      <w:r w:rsidR="006A33C5" w:rsidRPr="00533BC6">
        <w:rPr>
          <w:rFonts w:ascii="Times" w:hAnsi="Times" w:cs="Times"/>
        </w:rPr>
        <w:t>.</w:t>
      </w:r>
    </w:p>
    <w:p w14:paraId="5CCC57E3" w14:textId="1B395B10" w:rsidR="00E16465" w:rsidRPr="00A84031" w:rsidRDefault="00682267" w:rsidP="00A84031">
      <w:pPr>
        <w:pStyle w:val="ListParagraph"/>
        <w:numPr>
          <w:ilvl w:val="0"/>
          <w:numId w:val="17"/>
        </w:numPr>
        <w:jc w:val="both"/>
        <w:rPr>
          <w:rFonts w:ascii="Times" w:hAnsi="Times" w:cs="Times"/>
        </w:rPr>
      </w:pPr>
      <w:r w:rsidRPr="00533BC6">
        <w:rPr>
          <w:rFonts w:ascii="Times" w:hAnsi="Times" w:cs="Times"/>
        </w:rPr>
        <w:t>Untuk perpanjangan kerjasam</w:t>
      </w:r>
      <w:r w:rsidR="00F45A92" w:rsidRPr="00533BC6">
        <w:rPr>
          <w:rFonts w:ascii="Times" w:hAnsi="Times" w:cs="Times"/>
        </w:rPr>
        <w:t>a</w:t>
      </w:r>
      <w:r w:rsidRPr="00533BC6">
        <w:rPr>
          <w:rFonts w:ascii="Times" w:hAnsi="Times" w:cs="Times"/>
        </w:rPr>
        <w:t xml:space="preserve"> tersebut akan dibuat perjanjian baru menurut situasi dan kondisi waktu itu dan atas persetujuan bersama </w:t>
      </w:r>
      <w:r w:rsidR="0007636A" w:rsidRPr="00533BC6">
        <w:rPr>
          <w:rFonts w:ascii="Times" w:hAnsi="Times" w:cs="Times"/>
        </w:rPr>
        <w:t>kedua</w:t>
      </w:r>
      <w:r w:rsidRPr="00533BC6">
        <w:rPr>
          <w:rFonts w:ascii="Times" w:hAnsi="Times" w:cs="Times"/>
        </w:rPr>
        <w:t xml:space="preserve"> belah pihak</w:t>
      </w:r>
      <w:r w:rsidR="006A33C5" w:rsidRPr="00533BC6">
        <w:rPr>
          <w:rFonts w:ascii="Times" w:hAnsi="Times" w:cs="Times"/>
        </w:rPr>
        <w:t>.</w:t>
      </w:r>
    </w:p>
    <w:p w14:paraId="5ED8C466" w14:textId="77777777" w:rsidR="00BA633C" w:rsidRDefault="00BA633C" w:rsidP="00A84031">
      <w:pPr>
        <w:spacing w:after="0"/>
        <w:jc w:val="center"/>
        <w:rPr>
          <w:rFonts w:ascii="Times" w:hAnsi="Times" w:cs="Times"/>
          <w:b/>
        </w:rPr>
      </w:pPr>
    </w:p>
    <w:p w14:paraId="22EE9404" w14:textId="5CFA5A6D" w:rsidR="00682267" w:rsidRDefault="0076589A" w:rsidP="00A84031">
      <w:pPr>
        <w:spacing w:after="0"/>
        <w:jc w:val="center"/>
        <w:rPr>
          <w:rFonts w:ascii="Times" w:hAnsi="Times" w:cs="Times"/>
          <w:b/>
        </w:rPr>
      </w:pPr>
      <w:r w:rsidRPr="00533BC6">
        <w:rPr>
          <w:rFonts w:ascii="Times" w:hAnsi="Times" w:cs="Times"/>
          <w:b/>
        </w:rPr>
        <w:t>PASAL 9</w:t>
      </w:r>
    </w:p>
    <w:p w14:paraId="0B6BF140" w14:textId="4ED3BC0F" w:rsidR="009033F5" w:rsidRPr="00533BC6" w:rsidRDefault="009033F5" w:rsidP="00A84031">
      <w:pPr>
        <w:spacing w:after="0"/>
        <w:jc w:val="center"/>
        <w:rPr>
          <w:rFonts w:ascii="Times" w:hAnsi="Times" w:cs="Times"/>
          <w:b/>
        </w:rPr>
      </w:pPr>
      <w:r>
        <w:rPr>
          <w:rFonts w:ascii="Times" w:hAnsi="Times" w:cs="Times"/>
          <w:b/>
        </w:rPr>
        <w:t>Perseli</w:t>
      </w:r>
      <w:r w:rsidR="005B43AA">
        <w:rPr>
          <w:rFonts w:ascii="Times" w:hAnsi="Times" w:cs="Times"/>
          <w:b/>
        </w:rPr>
        <w:t>s</w:t>
      </w:r>
      <w:r>
        <w:rPr>
          <w:rFonts w:ascii="Times" w:hAnsi="Times" w:cs="Times"/>
          <w:b/>
        </w:rPr>
        <w:t>ihan</w:t>
      </w:r>
    </w:p>
    <w:p w14:paraId="35B12469" w14:textId="77777777" w:rsidR="00682267" w:rsidRPr="00533BC6" w:rsidRDefault="00682267" w:rsidP="0076589A">
      <w:pPr>
        <w:pStyle w:val="ListParagraph"/>
        <w:numPr>
          <w:ilvl w:val="0"/>
          <w:numId w:val="18"/>
        </w:numPr>
        <w:jc w:val="both"/>
        <w:rPr>
          <w:rFonts w:ascii="Times" w:hAnsi="Times" w:cs="Times"/>
        </w:rPr>
      </w:pPr>
      <w:r w:rsidRPr="00533BC6">
        <w:rPr>
          <w:rFonts w:ascii="Times" w:hAnsi="Times" w:cs="Times"/>
        </w:rPr>
        <w:t xml:space="preserve">Apabila diantara </w:t>
      </w:r>
      <w:r w:rsidR="0007636A" w:rsidRPr="00533BC6">
        <w:rPr>
          <w:rFonts w:ascii="Times" w:hAnsi="Times" w:cs="Times"/>
        </w:rPr>
        <w:t>kedua</w:t>
      </w:r>
      <w:r w:rsidRPr="00533BC6">
        <w:rPr>
          <w:rFonts w:ascii="Times" w:hAnsi="Times" w:cs="Times"/>
        </w:rPr>
        <w:t xml:space="preserve"> belah pihak timbul perselisihan mengenai perjanjian ini, maka akan diselesaikan secara musyawarah dan mufakat, jika jalan musyawarah tidak dapat ditempuh maka </w:t>
      </w:r>
      <w:r w:rsidR="00F43DF3" w:rsidRPr="00533BC6">
        <w:rPr>
          <w:rFonts w:ascii="Times" w:hAnsi="Times" w:cs="Times"/>
        </w:rPr>
        <w:t xml:space="preserve">kedua </w:t>
      </w:r>
      <w:r w:rsidRPr="00533BC6">
        <w:rPr>
          <w:rFonts w:ascii="Times" w:hAnsi="Times" w:cs="Times"/>
        </w:rPr>
        <w:t xml:space="preserve">belah pihak akan menyelesaikan lewat jalur </w:t>
      </w:r>
      <w:r w:rsidR="00F45A92" w:rsidRPr="00533BC6">
        <w:rPr>
          <w:rFonts w:ascii="Times" w:hAnsi="Times" w:cs="Times"/>
        </w:rPr>
        <w:t>hu</w:t>
      </w:r>
      <w:r w:rsidRPr="00533BC6">
        <w:rPr>
          <w:rFonts w:ascii="Times" w:hAnsi="Times" w:cs="Times"/>
        </w:rPr>
        <w:t>kum</w:t>
      </w:r>
      <w:r w:rsidR="00F45A92" w:rsidRPr="00533BC6">
        <w:rPr>
          <w:rFonts w:ascii="Times" w:hAnsi="Times" w:cs="Times"/>
        </w:rPr>
        <w:t>.</w:t>
      </w:r>
    </w:p>
    <w:p w14:paraId="67CEAA82" w14:textId="02673E3F" w:rsidR="00682267" w:rsidRPr="00533BC6" w:rsidRDefault="00682267" w:rsidP="0076589A">
      <w:pPr>
        <w:pStyle w:val="ListParagraph"/>
        <w:numPr>
          <w:ilvl w:val="0"/>
          <w:numId w:val="18"/>
        </w:numPr>
        <w:jc w:val="both"/>
        <w:rPr>
          <w:rFonts w:ascii="Times" w:hAnsi="Times" w:cs="Times"/>
        </w:rPr>
      </w:pPr>
      <w:r w:rsidRPr="00533BC6">
        <w:rPr>
          <w:rFonts w:ascii="Times" w:hAnsi="Times" w:cs="Times"/>
        </w:rPr>
        <w:t xml:space="preserve">Untuk menjalankan perjanjian ini dengan segala akibatnya </w:t>
      </w:r>
      <w:r w:rsidR="0007636A" w:rsidRPr="00533BC6">
        <w:rPr>
          <w:rFonts w:ascii="Times" w:hAnsi="Times" w:cs="Times"/>
        </w:rPr>
        <w:t>kedua</w:t>
      </w:r>
      <w:r w:rsidRPr="00533BC6">
        <w:rPr>
          <w:rFonts w:ascii="Times" w:hAnsi="Times" w:cs="Times"/>
        </w:rPr>
        <w:t xml:space="preserve"> belah pihak </w:t>
      </w:r>
      <w:r w:rsidR="005E66D8" w:rsidRPr="00533BC6">
        <w:rPr>
          <w:rFonts w:ascii="Times" w:hAnsi="Times" w:cs="Times"/>
        </w:rPr>
        <w:t xml:space="preserve">telah memilih domisili hukum umum dan tetap di kantor Pengadilan Negeri </w:t>
      </w:r>
      <w:r w:rsidR="00E112AC">
        <w:rPr>
          <w:rFonts w:ascii="Times" w:hAnsi="Times" w:cs="Times"/>
        </w:rPr>
        <w:t>Semarang</w:t>
      </w:r>
      <w:r w:rsidR="006A33C5" w:rsidRPr="00533BC6">
        <w:rPr>
          <w:rFonts w:ascii="Times" w:hAnsi="Times" w:cs="Times"/>
        </w:rPr>
        <w:t>.</w:t>
      </w:r>
    </w:p>
    <w:p w14:paraId="57BC9709" w14:textId="2DF2AB0C" w:rsidR="009033F5" w:rsidRPr="00A84031" w:rsidRDefault="009033F5" w:rsidP="009033F5">
      <w:pPr>
        <w:pStyle w:val="Default"/>
        <w:spacing w:line="276" w:lineRule="auto"/>
        <w:jc w:val="center"/>
        <w:rPr>
          <w:color w:val="000000" w:themeColor="text1"/>
          <w:sz w:val="22"/>
          <w:szCs w:val="22"/>
          <w:lang w:val="en-US"/>
        </w:rPr>
      </w:pPr>
      <w:r w:rsidRPr="00A84031">
        <w:rPr>
          <w:b/>
          <w:bCs/>
          <w:color w:val="000000" w:themeColor="text1"/>
          <w:sz w:val="22"/>
          <w:szCs w:val="22"/>
        </w:rPr>
        <w:t xml:space="preserve">PASAL </w:t>
      </w:r>
      <w:r w:rsidRPr="00A84031">
        <w:rPr>
          <w:b/>
          <w:bCs/>
          <w:color w:val="000000" w:themeColor="text1"/>
          <w:sz w:val="22"/>
          <w:szCs w:val="22"/>
          <w:lang w:val="en-US"/>
        </w:rPr>
        <w:t>10</w:t>
      </w:r>
    </w:p>
    <w:p w14:paraId="78FB1034" w14:textId="77777777" w:rsidR="009033F5" w:rsidRPr="00A84031" w:rsidRDefault="009033F5" w:rsidP="009033F5">
      <w:pPr>
        <w:pStyle w:val="Default"/>
        <w:spacing w:line="276" w:lineRule="auto"/>
        <w:jc w:val="center"/>
        <w:rPr>
          <w:color w:val="000000" w:themeColor="text1"/>
          <w:sz w:val="22"/>
          <w:szCs w:val="22"/>
        </w:rPr>
      </w:pPr>
      <w:r w:rsidRPr="00A84031">
        <w:rPr>
          <w:b/>
          <w:bCs/>
          <w:color w:val="000000" w:themeColor="text1"/>
          <w:sz w:val="22"/>
          <w:szCs w:val="22"/>
        </w:rPr>
        <w:t>Force Majeure</w:t>
      </w:r>
    </w:p>
    <w:p w14:paraId="52A99639" w14:textId="77777777" w:rsidR="009033F5" w:rsidRPr="00A84031" w:rsidRDefault="009033F5" w:rsidP="009033F5">
      <w:pPr>
        <w:pStyle w:val="NormalWeb"/>
        <w:numPr>
          <w:ilvl w:val="0"/>
          <w:numId w:val="36"/>
        </w:numPr>
        <w:spacing w:before="0" w:after="0" w:line="276" w:lineRule="auto"/>
        <w:ind w:left="567" w:hanging="567"/>
        <w:jc w:val="both"/>
        <w:rPr>
          <w:sz w:val="22"/>
          <w:szCs w:val="22"/>
          <w:lang w:val="en-US"/>
        </w:rPr>
      </w:pPr>
      <w:r w:rsidRPr="00A84031">
        <w:rPr>
          <w:b/>
          <w:bCs/>
          <w:color w:val="000000" w:themeColor="text1"/>
          <w:sz w:val="22"/>
          <w:szCs w:val="22"/>
        </w:rPr>
        <w:t>Para Pihak</w:t>
      </w:r>
      <w:r w:rsidRPr="00A84031">
        <w:rPr>
          <w:bCs/>
          <w:color w:val="000000" w:themeColor="text1"/>
          <w:sz w:val="22"/>
          <w:szCs w:val="22"/>
        </w:rPr>
        <w:t xml:space="preserve"> </w:t>
      </w:r>
      <w:r w:rsidRPr="00A84031">
        <w:rPr>
          <w:sz w:val="22"/>
          <w:szCs w:val="22"/>
          <w:lang w:val="en-US"/>
        </w:rPr>
        <w:t xml:space="preserve">tidak bertanggung jawab atas segala kerugian yang timbul diakibatkan oleh </w:t>
      </w:r>
      <w:r w:rsidRPr="00A84031">
        <w:rPr>
          <w:sz w:val="22"/>
          <w:szCs w:val="22"/>
        </w:rPr>
        <w:t>force majeure</w:t>
      </w:r>
      <w:r w:rsidRPr="00A84031">
        <w:rPr>
          <w:sz w:val="22"/>
          <w:szCs w:val="22"/>
          <w:lang w:val="en-US"/>
        </w:rPr>
        <w:t>.</w:t>
      </w:r>
    </w:p>
    <w:p w14:paraId="4EF4E1F2" w14:textId="77777777" w:rsidR="009033F5" w:rsidRPr="00A84031" w:rsidRDefault="009033F5" w:rsidP="009033F5">
      <w:pPr>
        <w:pStyle w:val="NormalWeb"/>
        <w:numPr>
          <w:ilvl w:val="0"/>
          <w:numId w:val="36"/>
        </w:numPr>
        <w:spacing w:before="0" w:after="0" w:line="276" w:lineRule="auto"/>
        <w:ind w:left="567" w:hanging="567"/>
        <w:jc w:val="both"/>
        <w:rPr>
          <w:sz w:val="22"/>
          <w:szCs w:val="22"/>
          <w:lang w:val="en-US"/>
        </w:rPr>
      </w:pPr>
      <w:r w:rsidRPr="00A84031">
        <w:rPr>
          <w:sz w:val="22"/>
          <w:szCs w:val="22"/>
          <w:lang w:val="en-US"/>
        </w:rPr>
        <w:t xml:space="preserve">Kondisi yang dapat diterima sebagai </w:t>
      </w:r>
      <w:r w:rsidRPr="00A84031">
        <w:rPr>
          <w:sz w:val="22"/>
          <w:szCs w:val="22"/>
        </w:rPr>
        <w:t>force majeure</w:t>
      </w:r>
      <w:r w:rsidRPr="00A84031">
        <w:rPr>
          <w:sz w:val="22"/>
          <w:szCs w:val="22"/>
          <w:lang w:val="en-US"/>
        </w:rPr>
        <w:t xml:space="preserve"> oleh </w:t>
      </w:r>
      <w:r w:rsidRPr="00A84031">
        <w:rPr>
          <w:b/>
          <w:sz w:val="22"/>
          <w:szCs w:val="22"/>
        </w:rPr>
        <w:t>Para Pihak</w:t>
      </w:r>
      <w:r w:rsidRPr="00A84031">
        <w:rPr>
          <w:sz w:val="22"/>
          <w:szCs w:val="22"/>
          <w:lang w:val="en-US"/>
        </w:rPr>
        <w:t xml:space="preserve"> adalah </w:t>
      </w:r>
      <w:r w:rsidRPr="00A84031">
        <w:rPr>
          <w:sz w:val="22"/>
          <w:szCs w:val="22"/>
        </w:rPr>
        <w:t>p</w:t>
      </w:r>
      <w:r w:rsidRPr="00A84031">
        <w:rPr>
          <w:sz w:val="22"/>
          <w:szCs w:val="22"/>
          <w:lang w:val="en-US"/>
        </w:rPr>
        <w:t>erang, huru-hara, sabotase, terorisme, penutupan oleh pemerintah, bencana alam yang dikatagorikan sebagai b</w:t>
      </w:r>
      <w:r w:rsidRPr="00A84031">
        <w:rPr>
          <w:sz w:val="22"/>
          <w:szCs w:val="22"/>
        </w:rPr>
        <w:t>en</w:t>
      </w:r>
      <w:r w:rsidRPr="00A84031">
        <w:rPr>
          <w:sz w:val="22"/>
          <w:szCs w:val="22"/>
          <w:lang w:val="en-US"/>
        </w:rPr>
        <w:t>cana nasional yang dibuktikan dengan ditetapkan oleh pemerintah.</w:t>
      </w:r>
    </w:p>
    <w:p w14:paraId="2127CE96" w14:textId="77777777" w:rsidR="009033F5" w:rsidRPr="00A84031" w:rsidRDefault="009033F5" w:rsidP="009033F5">
      <w:pPr>
        <w:pStyle w:val="NormalWeb"/>
        <w:numPr>
          <w:ilvl w:val="0"/>
          <w:numId w:val="36"/>
        </w:numPr>
        <w:spacing w:before="0" w:after="0" w:line="276" w:lineRule="auto"/>
        <w:ind w:left="567" w:hanging="567"/>
        <w:jc w:val="both"/>
        <w:rPr>
          <w:sz w:val="22"/>
          <w:szCs w:val="22"/>
        </w:rPr>
      </w:pPr>
      <w:r w:rsidRPr="00A84031">
        <w:rPr>
          <w:sz w:val="22"/>
          <w:szCs w:val="22"/>
          <w:lang w:val="en-US"/>
        </w:rPr>
        <w:t xml:space="preserve">Pemberitahuan </w:t>
      </w:r>
      <w:r w:rsidRPr="00A84031">
        <w:rPr>
          <w:sz w:val="22"/>
          <w:szCs w:val="22"/>
        </w:rPr>
        <w:t>keadaan</w:t>
      </w:r>
      <w:r w:rsidRPr="00A84031">
        <w:rPr>
          <w:sz w:val="22"/>
          <w:szCs w:val="22"/>
          <w:lang w:val="en-US"/>
        </w:rPr>
        <w:t xml:space="preserve"> </w:t>
      </w:r>
      <w:r w:rsidRPr="00A84031">
        <w:rPr>
          <w:sz w:val="22"/>
          <w:szCs w:val="22"/>
        </w:rPr>
        <w:t>force majeure</w:t>
      </w:r>
      <w:r w:rsidRPr="00A84031">
        <w:rPr>
          <w:sz w:val="22"/>
          <w:szCs w:val="22"/>
          <w:lang w:val="en-US"/>
        </w:rPr>
        <w:t xml:space="preserve"> dibuat secara tertulis maksimal dalam waktu 7 (tujuh) hari dari tanggal kejadian didukung dengan bukti.</w:t>
      </w:r>
    </w:p>
    <w:p w14:paraId="4857DAFD" w14:textId="0F2D2790" w:rsidR="009033F5" w:rsidRPr="00A84031" w:rsidRDefault="009033F5" w:rsidP="00A84031">
      <w:pPr>
        <w:pStyle w:val="NormalWeb"/>
        <w:numPr>
          <w:ilvl w:val="0"/>
          <w:numId w:val="36"/>
        </w:numPr>
        <w:spacing w:before="0" w:after="0" w:line="276" w:lineRule="auto"/>
        <w:ind w:left="567" w:hanging="567"/>
        <w:jc w:val="both"/>
      </w:pPr>
      <w:r w:rsidRPr="00A84031">
        <w:rPr>
          <w:sz w:val="22"/>
          <w:szCs w:val="22"/>
          <w:lang w:val="en-US"/>
        </w:rPr>
        <w:t xml:space="preserve">Pemberitahuan kejadian </w:t>
      </w:r>
      <w:r w:rsidRPr="00A84031">
        <w:rPr>
          <w:sz w:val="22"/>
          <w:szCs w:val="22"/>
        </w:rPr>
        <w:t>force majeure</w:t>
      </w:r>
      <w:r w:rsidRPr="00A84031">
        <w:rPr>
          <w:sz w:val="22"/>
          <w:szCs w:val="22"/>
          <w:lang w:val="en-US"/>
        </w:rPr>
        <w:t xml:space="preserve"> diterima </w:t>
      </w:r>
      <w:r w:rsidRPr="00A84031">
        <w:rPr>
          <w:b/>
          <w:color w:val="000000" w:themeColor="text1"/>
          <w:sz w:val="22"/>
          <w:szCs w:val="22"/>
          <w:lang w:eastAsia="en-US"/>
        </w:rPr>
        <w:t xml:space="preserve">Pihak Pertama </w:t>
      </w:r>
      <w:r w:rsidRPr="00A84031">
        <w:rPr>
          <w:sz w:val="22"/>
          <w:szCs w:val="22"/>
        </w:rPr>
        <w:t xml:space="preserve">atau </w:t>
      </w:r>
      <w:r w:rsidRPr="00A84031">
        <w:rPr>
          <w:b/>
          <w:color w:val="000000" w:themeColor="text1"/>
          <w:sz w:val="22"/>
          <w:szCs w:val="22"/>
          <w:lang w:eastAsia="en-US"/>
        </w:rPr>
        <w:t>Pihak Kedua</w:t>
      </w:r>
      <w:r w:rsidRPr="00A84031">
        <w:rPr>
          <w:color w:val="000000" w:themeColor="text1"/>
          <w:sz w:val="22"/>
          <w:szCs w:val="22"/>
          <w:lang w:eastAsia="en-US"/>
        </w:rPr>
        <w:t xml:space="preserve"> </w:t>
      </w:r>
      <w:r w:rsidRPr="00A84031">
        <w:rPr>
          <w:sz w:val="22"/>
          <w:szCs w:val="22"/>
          <w:lang w:val="en-US"/>
        </w:rPr>
        <w:t xml:space="preserve">dan ditanggapi dalam waktu 3 (tiga) hari dari tanggal penerimaan pemberitahuan </w:t>
      </w:r>
      <w:r w:rsidRPr="00A84031">
        <w:rPr>
          <w:sz w:val="22"/>
          <w:szCs w:val="22"/>
        </w:rPr>
        <w:t>force majeure</w:t>
      </w:r>
      <w:r w:rsidRPr="00A84031">
        <w:rPr>
          <w:sz w:val="22"/>
          <w:szCs w:val="22"/>
          <w:lang w:val="en-US"/>
        </w:rPr>
        <w:t>. Apabila pemberitahuan tersebut tidak ditanggapi maka dianggap</w:t>
      </w:r>
      <w:r w:rsidRPr="00A84031">
        <w:rPr>
          <w:sz w:val="22"/>
          <w:szCs w:val="22"/>
        </w:rPr>
        <w:t xml:space="preserve"> </w:t>
      </w:r>
      <w:r w:rsidRPr="00A84031">
        <w:rPr>
          <w:sz w:val="22"/>
          <w:szCs w:val="22"/>
          <w:lang w:val="en-US"/>
        </w:rPr>
        <w:t xml:space="preserve">telah menerima  kejadian </w:t>
      </w:r>
      <w:r w:rsidRPr="00A84031">
        <w:rPr>
          <w:sz w:val="22"/>
          <w:szCs w:val="22"/>
        </w:rPr>
        <w:t>force majeure</w:t>
      </w:r>
      <w:r w:rsidRPr="00A84031">
        <w:rPr>
          <w:sz w:val="22"/>
          <w:szCs w:val="22"/>
          <w:lang w:val="en-US"/>
        </w:rPr>
        <w:t xml:space="preserve"> tersebut</w:t>
      </w:r>
      <w:r>
        <w:rPr>
          <w:sz w:val="22"/>
          <w:szCs w:val="22"/>
          <w:lang w:val="en-US"/>
        </w:rPr>
        <w:t>.</w:t>
      </w:r>
    </w:p>
    <w:p w14:paraId="3A7888AC" w14:textId="32931EED" w:rsidR="009033F5" w:rsidRPr="00A84031" w:rsidRDefault="009033F5" w:rsidP="009033F5">
      <w:pPr>
        <w:widowControl w:val="0"/>
        <w:spacing w:after="0"/>
        <w:jc w:val="center"/>
        <w:rPr>
          <w:rFonts w:ascii="Times New Roman" w:hAnsi="Times New Roman" w:cs="Times New Roman"/>
          <w:b/>
          <w:bCs/>
          <w:color w:val="000000" w:themeColor="text1"/>
        </w:rPr>
      </w:pPr>
      <w:r w:rsidRPr="006C6B70">
        <w:rPr>
          <w:rFonts w:ascii="Times New Roman" w:hAnsi="Times New Roman" w:cs="Times New Roman"/>
          <w:b/>
          <w:bCs/>
          <w:color w:val="000000" w:themeColor="text1"/>
        </w:rPr>
        <w:t xml:space="preserve">PASAL </w:t>
      </w:r>
      <w:r>
        <w:rPr>
          <w:rFonts w:ascii="Times New Roman" w:hAnsi="Times New Roman" w:cs="Times New Roman"/>
          <w:b/>
          <w:bCs/>
          <w:color w:val="000000" w:themeColor="text1"/>
        </w:rPr>
        <w:t>11</w:t>
      </w:r>
    </w:p>
    <w:p w14:paraId="3D201211" w14:textId="77777777" w:rsidR="009033F5" w:rsidRPr="00A84031" w:rsidRDefault="009033F5" w:rsidP="009033F5">
      <w:pPr>
        <w:widowControl w:val="0"/>
        <w:spacing w:after="0"/>
        <w:jc w:val="center"/>
        <w:rPr>
          <w:rFonts w:ascii="Times New Roman" w:hAnsi="Times New Roman" w:cs="Times New Roman"/>
          <w:b/>
          <w:bCs/>
          <w:color w:val="000000" w:themeColor="text1"/>
        </w:rPr>
      </w:pPr>
      <w:r w:rsidRPr="00A84031">
        <w:rPr>
          <w:rFonts w:ascii="Times New Roman" w:hAnsi="Times New Roman" w:cs="Times New Roman"/>
          <w:b/>
          <w:bCs/>
          <w:color w:val="000000" w:themeColor="text1"/>
        </w:rPr>
        <w:t>Sistem Keamanan Informasi</w:t>
      </w:r>
    </w:p>
    <w:p w14:paraId="1261D904" w14:textId="77777777" w:rsidR="009033F5" w:rsidRPr="00A84031" w:rsidRDefault="009033F5" w:rsidP="009033F5">
      <w:pPr>
        <w:pStyle w:val="ListParagraph"/>
        <w:numPr>
          <w:ilvl w:val="0"/>
          <w:numId w:val="37"/>
        </w:numPr>
        <w:spacing w:after="0" w:line="276" w:lineRule="auto"/>
        <w:ind w:left="567" w:hanging="567"/>
        <w:jc w:val="both"/>
        <w:rPr>
          <w:rFonts w:ascii="Times New Roman" w:hAnsi="Times New Roman" w:cs="Times New Roman"/>
          <w:bCs/>
          <w:color w:val="000000" w:themeColor="text1"/>
          <w:lang w:val="id-ID"/>
        </w:rPr>
      </w:pPr>
      <w:r w:rsidRPr="00A84031">
        <w:rPr>
          <w:rFonts w:ascii="Times New Roman" w:hAnsi="Times New Roman" w:cs="Times New Roman"/>
          <w:b/>
          <w:bCs/>
          <w:color w:val="000000" w:themeColor="text1"/>
          <w:lang w:val="id-ID"/>
        </w:rPr>
        <w:t>Para Pihak</w:t>
      </w:r>
      <w:r w:rsidRPr="00A84031">
        <w:rPr>
          <w:rFonts w:ascii="Times New Roman" w:hAnsi="Times New Roman"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4ECF22D4" w14:textId="77777777" w:rsidR="009033F5" w:rsidRPr="00A84031" w:rsidRDefault="009033F5" w:rsidP="009033F5">
      <w:pPr>
        <w:pStyle w:val="ListParagraph"/>
        <w:numPr>
          <w:ilvl w:val="0"/>
          <w:numId w:val="37"/>
        </w:numPr>
        <w:spacing w:after="0" w:line="276" w:lineRule="auto"/>
        <w:ind w:left="567" w:hanging="567"/>
        <w:jc w:val="both"/>
        <w:rPr>
          <w:rFonts w:ascii="Times New Roman" w:hAnsi="Times New Roman" w:cs="Times New Roman"/>
          <w:bCs/>
          <w:color w:val="000000" w:themeColor="text1"/>
          <w:lang w:val="id-ID"/>
        </w:rPr>
      </w:pPr>
      <w:r w:rsidRPr="00A84031">
        <w:rPr>
          <w:rFonts w:ascii="Times New Roman" w:hAnsi="Times New Roman" w:cs="Times New Roman"/>
          <w:b/>
          <w:bCs/>
          <w:color w:val="000000" w:themeColor="text1"/>
        </w:rPr>
        <w:t>Para Pihak</w:t>
      </w:r>
      <w:r w:rsidRPr="00A84031">
        <w:rPr>
          <w:rFonts w:ascii="Times New Roman" w:hAnsi="Times New Roman" w:cs="Times New Roman"/>
          <w:bCs/>
          <w:color w:val="000000" w:themeColor="text1"/>
        </w:rPr>
        <w:t xml:space="preserve"> tidak akan membuka kerahasiaan </w:t>
      </w:r>
      <w:r w:rsidRPr="00A84031">
        <w:rPr>
          <w:rFonts w:ascii="Times New Roman" w:hAnsi="Times New Roman" w:cs="Times New Roman"/>
          <w:bCs/>
          <w:color w:val="000000" w:themeColor="text1"/>
          <w:lang w:val="id-ID"/>
        </w:rPr>
        <w:t>informasi perusahaan</w:t>
      </w:r>
      <w:r w:rsidRPr="00A84031">
        <w:rPr>
          <w:rFonts w:ascii="Times New Roman" w:hAnsi="Times New Roman" w:cs="Times New Roman"/>
          <w:bCs/>
          <w:color w:val="000000" w:themeColor="text1"/>
        </w:rPr>
        <w:t xml:space="preserve"> kepada </w:t>
      </w:r>
      <w:r w:rsidRPr="00A84031">
        <w:rPr>
          <w:rFonts w:ascii="Times New Roman" w:hAnsi="Times New Roman" w:cs="Times New Roman"/>
          <w:bCs/>
          <w:color w:val="000000" w:themeColor="text1"/>
          <w:lang w:val="id-ID"/>
        </w:rPr>
        <w:t>Pihak Ketiga</w:t>
      </w:r>
      <w:r w:rsidRPr="00A84031">
        <w:rPr>
          <w:rFonts w:ascii="Times New Roman" w:hAnsi="Times New Roman" w:cs="Times New Roman"/>
          <w:bCs/>
          <w:color w:val="000000" w:themeColor="text1"/>
        </w:rPr>
        <w:t xml:space="preserve"> tanpa persetujuan tertulis </w:t>
      </w:r>
      <w:r w:rsidRPr="00A84031">
        <w:rPr>
          <w:rFonts w:ascii="Times New Roman" w:hAnsi="Times New Roman" w:cs="Times New Roman"/>
          <w:bCs/>
          <w:color w:val="000000" w:themeColor="text1"/>
          <w:lang w:val="id-ID"/>
        </w:rPr>
        <w:t xml:space="preserve">yang ditandatangani atasan tertinggi dari masing-masing </w:t>
      </w:r>
      <w:r w:rsidRPr="00A84031">
        <w:rPr>
          <w:rFonts w:ascii="Times New Roman" w:hAnsi="Times New Roman" w:cs="Times New Roman"/>
          <w:b/>
          <w:bCs/>
          <w:color w:val="000000" w:themeColor="text1"/>
          <w:lang w:val="id-ID"/>
        </w:rPr>
        <w:t>Pihak</w:t>
      </w:r>
      <w:r w:rsidRPr="00A84031">
        <w:rPr>
          <w:rFonts w:ascii="Times New Roman" w:hAnsi="Times New Roman" w:cs="Times New Roman"/>
          <w:bCs/>
          <w:color w:val="000000" w:themeColor="text1"/>
          <w:lang w:val="id-ID"/>
        </w:rPr>
        <w:t xml:space="preserve">. </w:t>
      </w:r>
      <w:r w:rsidRPr="00A84031">
        <w:rPr>
          <w:rFonts w:ascii="Times New Roman" w:eastAsiaTheme="minorEastAsia" w:hAnsi="Times New Roman" w:cs="Times New Roman"/>
          <w:color w:val="000000" w:themeColor="text1"/>
          <w:lang w:val="id-ID"/>
        </w:rPr>
        <w:t>(Seperti upload gambar/ video ke media sosial, dll).</w:t>
      </w:r>
    </w:p>
    <w:p w14:paraId="7B77F794" w14:textId="77777777" w:rsidR="009033F5" w:rsidRPr="00A84031" w:rsidRDefault="009033F5" w:rsidP="009033F5">
      <w:pPr>
        <w:pStyle w:val="ListParagraph"/>
        <w:numPr>
          <w:ilvl w:val="0"/>
          <w:numId w:val="37"/>
        </w:numPr>
        <w:spacing w:after="0" w:line="276" w:lineRule="auto"/>
        <w:ind w:left="567" w:hanging="567"/>
        <w:jc w:val="both"/>
        <w:rPr>
          <w:rFonts w:ascii="Times New Roman" w:hAnsi="Times New Roman" w:cs="Times New Roman"/>
          <w:bCs/>
          <w:color w:val="000000" w:themeColor="text1"/>
          <w:lang w:val="id-ID"/>
        </w:rPr>
      </w:pPr>
      <w:r w:rsidRPr="00A84031">
        <w:rPr>
          <w:rFonts w:ascii="Times New Roman" w:eastAsiaTheme="minorEastAsia" w:hAnsi="Times New Roman" w:cs="Times New Roman"/>
          <w:color w:val="000000" w:themeColor="text1"/>
          <w:lang w:val="id-ID"/>
        </w:rPr>
        <w:t>Apabila</w:t>
      </w:r>
      <w:r w:rsidRPr="00A84031">
        <w:rPr>
          <w:rFonts w:ascii="Times New Roman" w:eastAsiaTheme="minorEastAsia" w:hAnsi="Times New Roman" w:cs="Times New Roman"/>
          <w:b/>
          <w:color w:val="000000" w:themeColor="text1"/>
          <w:lang w:val="id-ID"/>
        </w:rPr>
        <w:t xml:space="preserve"> Pihak Pertama </w:t>
      </w:r>
      <w:r w:rsidRPr="00A84031">
        <w:rPr>
          <w:rFonts w:ascii="Times New Roman" w:eastAsiaTheme="minorEastAsia" w:hAnsi="Times New Roman" w:cs="Times New Roman"/>
          <w:color w:val="000000" w:themeColor="text1"/>
          <w:lang w:val="id-ID"/>
        </w:rPr>
        <w:t xml:space="preserve">membocorkan dan/atau menyebarluaskan kerahasiaan informasi perusahaan </w:t>
      </w:r>
      <w:r w:rsidRPr="00A84031">
        <w:rPr>
          <w:rFonts w:ascii="Times New Roman" w:eastAsiaTheme="minorEastAsia" w:hAnsi="Times New Roman" w:cs="Times New Roman"/>
          <w:b/>
          <w:color w:val="000000" w:themeColor="text1"/>
          <w:lang w:val="id-ID"/>
        </w:rPr>
        <w:t>Pihak Kedua</w:t>
      </w:r>
      <w:r w:rsidRPr="00A84031">
        <w:rPr>
          <w:rFonts w:ascii="Times New Roman" w:eastAsiaTheme="minorEastAsia" w:hAnsi="Times New Roman" w:cs="Times New Roman"/>
          <w:color w:val="000000" w:themeColor="text1"/>
          <w:lang w:val="id-ID"/>
        </w:rPr>
        <w:t xml:space="preserve"> dan mengakibatkan kerugian </w:t>
      </w:r>
      <w:r w:rsidRPr="00A84031">
        <w:rPr>
          <w:rFonts w:ascii="Times New Roman" w:eastAsiaTheme="minorEastAsia" w:hAnsi="Times New Roman" w:cs="Times New Roman"/>
          <w:b/>
          <w:color w:val="000000" w:themeColor="text1"/>
          <w:lang w:val="id-ID"/>
        </w:rPr>
        <w:t>Pihak Kedua</w:t>
      </w:r>
      <w:r w:rsidRPr="00A84031">
        <w:rPr>
          <w:rFonts w:ascii="Times New Roman" w:eastAsiaTheme="minorEastAsia" w:hAnsi="Times New Roman" w:cs="Times New Roman"/>
          <w:color w:val="000000" w:themeColor="text1"/>
          <w:lang w:val="id-ID"/>
        </w:rPr>
        <w:t xml:space="preserve"> maka </w:t>
      </w:r>
      <w:r w:rsidRPr="00A84031">
        <w:rPr>
          <w:rFonts w:ascii="Times New Roman" w:eastAsiaTheme="minorEastAsia" w:hAnsi="Times New Roman" w:cs="Times New Roman"/>
          <w:b/>
          <w:color w:val="000000" w:themeColor="text1"/>
          <w:lang w:val="id-ID"/>
        </w:rPr>
        <w:t>Pihak Pertama</w:t>
      </w:r>
      <w:r w:rsidRPr="00A84031">
        <w:rPr>
          <w:rFonts w:ascii="Times New Roman" w:eastAsiaTheme="minorEastAsia" w:hAnsi="Times New Roman" w:cs="Times New Roman"/>
          <w:color w:val="000000" w:themeColor="text1"/>
          <w:lang w:val="id-ID"/>
        </w:rPr>
        <w:t xml:space="preserve"> wajib membayar seluruh kerugian yang diderita oleh </w:t>
      </w:r>
      <w:r w:rsidRPr="00A84031">
        <w:rPr>
          <w:rFonts w:ascii="Times New Roman" w:eastAsiaTheme="minorEastAsia" w:hAnsi="Times New Roman" w:cs="Times New Roman"/>
          <w:b/>
          <w:color w:val="000000" w:themeColor="text1"/>
          <w:lang w:val="id-ID"/>
        </w:rPr>
        <w:t>Pihak Kedua</w:t>
      </w:r>
      <w:r w:rsidRPr="00A84031">
        <w:rPr>
          <w:rFonts w:ascii="Times New Roman" w:eastAsiaTheme="minorEastAsia" w:hAnsi="Times New Roman" w:cs="Times New Roman"/>
          <w:color w:val="000000" w:themeColor="text1"/>
          <w:lang w:val="id-ID"/>
        </w:rPr>
        <w:t>.</w:t>
      </w:r>
    </w:p>
    <w:p w14:paraId="4461DD6E" w14:textId="77777777" w:rsidR="009033F5" w:rsidRPr="00A84031" w:rsidRDefault="009033F5" w:rsidP="009033F5">
      <w:pPr>
        <w:pStyle w:val="ListParagraph"/>
        <w:numPr>
          <w:ilvl w:val="0"/>
          <w:numId w:val="37"/>
        </w:numPr>
        <w:spacing w:after="0" w:line="276" w:lineRule="auto"/>
        <w:ind w:left="567" w:hanging="567"/>
        <w:jc w:val="both"/>
        <w:rPr>
          <w:rFonts w:ascii="Times New Roman" w:hAnsi="Times New Roman" w:cs="Times New Roman"/>
          <w:bCs/>
          <w:color w:val="000000" w:themeColor="text1"/>
        </w:rPr>
      </w:pPr>
      <w:r w:rsidRPr="00A84031">
        <w:rPr>
          <w:rFonts w:ascii="Times New Roman" w:hAnsi="Times New Roman" w:cs="Times New Roman"/>
          <w:b/>
          <w:bCs/>
          <w:color w:val="000000" w:themeColor="text1"/>
          <w:lang w:val="id-ID"/>
        </w:rPr>
        <w:t>Pihak Pertama</w:t>
      </w:r>
      <w:r w:rsidRPr="00A84031">
        <w:rPr>
          <w:rFonts w:ascii="Times New Roman" w:hAnsi="Times New Roman" w:cs="Times New Roman"/>
          <w:bCs/>
          <w:color w:val="000000" w:themeColor="text1"/>
        </w:rPr>
        <w:t xml:space="preserve"> berperan serta menjaga aset </w:t>
      </w:r>
      <w:r w:rsidRPr="00A84031">
        <w:rPr>
          <w:rFonts w:ascii="Times New Roman" w:hAnsi="Times New Roman" w:cs="Times New Roman"/>
          <w:b/>
          <w:bCs/>
          <w:color w:val="000000" w:themeColor="text1"/>
        </w:rPr>
        <w:t xml:space="preserve">Pihak </w:t>
      </w:r>
      <w:r w:rsidRPr="00A84031">
        <w:rPr>
          <w:rFonts w:ascii="Times New Roman" w:hAnsi="Times New Roman" w:cs="Times New Roman"/>
          <w:b/>
          <w:bCs/>
          <w:color w:val="000000" w:themeColor="text1"/>
          <w:lang w:val="id-ID"/>
        </w:rPr>
        <w:t>Kedua</w:t>
      </w:r>
      <w:r w:rsidRPr="00A84031">
        <w:rPr>
          <w:rFonts w:ascii="Times New Roman" w:hAnsi="Times New Roman" w:cs="Times New Roman"/>
          <w:bCs/>
          <w:color w:val="000000" w:themeColor="text1"/>
          <w:lang w:val="id-ID"/>
        </w:rPr>
        <w:t>.</w:t>
      </w:r>
    </w:p>
    <w:p w14:paraId="797897C1" w14:textId="77777777" w:rsidR="009033F5" w:rsidRPr="00A84031" w:rsidRDefault="009033F5" w:rsidP="009033F5">
      <w:pPr>
        <w:pStyle w:val="ListParagraph"/>
        <w:numPr>
          <w:ilvl w:val="0"/>
          <w:numId w:val="37"/>
        </w:numPr>
        <w:spacing w:after="0" w:line="276" w:lineRule="auto"/>
        <w:ind w:left="567" w:hanging="567"/>
        <w:jc w:val="both"/>
        <w:rPr>
          <w:rFonts w:ascii="Times New Roman" w:hAnsi="Times New Roman" w:cs="Times New Roman"/>
          <w:bCs/>
          <w:color w:val="000000" w:themeColor="text1"/>
        </w:rPr>
      </w:pPr>
      <w:r w:rsidRPr="00A84031">
        <w:rPr>
          <w:rFonts w:ascii="Times New Roman" w:hAnsi="Times New Roman" w:cs="Times New Roman"/>
          <w:b/>
          <w:bCs/>
          <w:color w:val="000000" w:themeColor="text1"/>
        </w:rPr>
        <w:t xml:space="preserve">Pihak </w:t>
      </w:r>
      <w:r w:rsidRPr="00A84031">
        <w:rPr>
          <w:rFonts w:ascii="Times New Roman" w:hAnsi="Times New Roman" w:cs="Times New Roman"/>
          <w:b/>
          <w:bCs/>
          <w:color w:val="000000" w:themeColor="text1"/>
          <w:lang w:val="id-ID"/>
        </w:rPr>
        <w:t>Pertama</w:t>
      </w:r>
      <w:r w:rsidRPr="00A84031">
        <w:rPr>
          <w:rFonts w:ascii="Times New Roman" w:hAnsi="Times New Roman" w:cs="Times New Roman"/>
          <w:bCs/>
          <w:color w:val="000000" w:themeColor="text1"/>
        </w:rPr>
        <w:t xml:space="preserve"> dilarang mengambil gambar/ video dalam bentuk apapun selain </w:t>
      </w:r>
      <w:r w:rsidRPr="00A84031">
        <w:rPr>
          <w:rFonts w:ascii="Times New Roman" w:hAnsi="Times New Roman" w:cs="Times New Roman"/>
          <w:bCs/>
          <w:color w:val="000000" w:themeColor="text1"/>
          <w:lang w:val="id-ID"/>
        </w:rPr>
        <w:t xml:space="preserve">untuk </w:t>
      </w:r>
      <w:r w:rsidRPr="00A84031">
        <w:rPr>
          <w:rFonts w:ascii="Times New Roman" w:hAnsi="Times New Roman" w:cs="Times New Roman"/>
          <w:bCs/>
          <w:color w:val="000000" w:themeColor="text1"/>
        </w:rPr>
        <w:t xml:space="preserve">kepentingan </w:t>
      </w:r>
      <w:r w:rsidRPr="00A84031">
        <w:rPr>
          <w:rFonts w:ascii="Times New Roman" w:hAnsi="Times New Roman" w:cs="Times New Roman"/>
          <w:b/>
          <w:bCs/>
          <w:color w:val="000000" w:themeColor="text1"/>
        </w:rPr>
        <w:t xml:space="preserve">Pihak </w:t>
      </w:r>
      <w:r w:rsidRPr="00A84031">
        <w:rPr>
          <w:rFonts w:ascii="Times New Roman" w:hAnsi="Times New Roman" w:cs="Times New Roman"/>
          <w:b/>
          <w:bCs/>
          <w:color w:val="000000" w:themeColor="text1"/>
          <w:lang w:val="id-ID"/>
        </w:rPr>
        <w:t>Kedua</w:t>
      </w:r>
      <w:r w:rsidRPr="00A84031">
        <w:rPr>
          <w:rFonts w:ascii="Times New Roman" w:hAnsi="Times New Roman" w:cs="Times New Roman"/>
          <w:bCs/>
          <w:color w:val="000000" w:themeColor="text1"/>
          <w:lang w:val="id-ID"/>
        </w:rPr>
        <w:t>.</w:t>
      </w:r>
    </w:p>
    <w:p w14:paraId="2262BC4E" w14:textId="77777777" w:rsidR="009033F5" w:rsidRPr="00A84031" w:rsidRDefault="009033F5" w:rsidP="009033F5">
      <w:pPr>
        <w:pStyle w:val="ListParagraph"/>
        <w:numPr>
          <w:ilvl w:val="0"/>
          <w:numId w:val="37"/>
        </w:numPr>
        <w:spacing w:after="0" w:line="276" w:lineRule="auto"/>
        <w:ind w:left="567" w:hanging="567"/>
        <w:jc w:val="both"/>
        <w:rPr>
          <w:rFonts w:ascii="Times New Roman" w:hAnsi="Times New Roman" w:cs="Times New Roman"/>
          <w:bCs/>
          <w:color w:val="000000" w:themeColor="text1"/>
        </w:rPr>
      </w:pPr>
      <w:r w:rsidRPr="00A84031">
        <w:rPr>
          <w:rFonts w:ascii="Times New Roman" w:hAnsi="Times New Roman" w:cs="Times New Roman"/>
          <w:b/>
          <w:bCs/>
          <w:color w:val="000000" w:themeColor="text1"/>
        </w:rPr>
        <w:t xml:space="preserve">Pihak </w:t>
      </w:r>
      <w:r w:rsidRPr="00A84031">
        <w:rPr>
          <w:rFonts w:ascii="Times New Roman" w:hAnsi="Times New Roman" w:cs="Times New Roman"/>
          <w:b/>
          <w:bCs/>
          <w:color w:val="000000" w:themeColor="text1"/>
          <w:lang w:val="id-ID"/>
        </w:rPr>
        <w:t>Pertama</w:t>
      </w:r>
      <w:r w:rsidRPr="00A84031">
        <w:rPr>
          <w:rFonts w:ascii="Times New Roman" w:hAnsi="Times New Roman" w:cs="Times New Roman"/>
          <w:bCs/>
          <w:color w:val="000000" w:themeColor="text1"/>
        </w:rPr>
        <w:t xml:space="preserve"> dilarang memasuki area </w:t>
      </w:r>
      <w:r w:rsidRPr="00A84031">
        <w:rPr>
          <w:rFonts w:ascii="Times New Roman" w:hAnsi="Times New Roman" w:cs="Times New Roman"/>
          <w:bCs/>
          <w:color w:val="000000" w:themeColor="text1"/>
          <w:lang w:val="id-ID"/>
        </w:rPr>
        <w:t xml:space="preserve">yang bukan area kerjanya </w:t>
      </w:r>
      <w:r w:rsidRPr="00A84031">
        <w:rPr>
          <w:rFonts w:ascii="Times New Roman" w:hAnsi="Times New Roman" w:cs="Times New Roman"/>
          <w:bCs/>
          <w:color w:val="000000" w:themeColor="text1"/>
        </w:rPr>
        <w:t xml:space="preserve">dan mengakses system informasi tanpa seijin </w:t>
      </w:r>
      <w:r w:rsidRPr="00A84031">
        <w:rPr>
          <w:rFonts w:ascii="Times New Roman" w:hAnsi="Times New Roman" w:cs="Times New Roman"/>
          <w:b/>
          <w:bCs/>
          <w:color w:val="000000" w:themeColor="text1"/>
        </w:rPr>
        <w:t xml:space="preserve">Pihak </w:t>
      </w:r>
      <w:r w:rsidRPr="00A84031">
        <w:rPr>
          <w:rFonts w:ascii="Times New Roman" w:hAnsi="Times New Roman" w:cs="Times New Roman"/>
          <w:b/>
          <w:bCs/>
          <w:color w:val="000000" w:themeColor="text1"/>
          <w:lang w:val="id-ID"/>
        </w:rPr>
        <w:t>Kedua</w:t>
      </w:r>
      <w:r w:rsidRPr="00A84031">
        <w:rPr>
          <w:rFonts w:ascii="Times New Roman" w:hAnsi="Times New Roman" w:cs="Times New Roman"/>
          <w:bCs/>
          <w:color w:val="000000" w:themeColor="text1"/>
          <w:lang w:val="id-ID"/>
        </w:rPr>
        <w:t>.</w:t>
      </w:r>
    </w:p>
    <w:p w14:paraId="40DEB31C" w14:textId="77777777" w:rsidR="009033F5" w:rsidRPr="00A84031" w:rsidRDefault="009033F5" w:rsidP="009033F5">
      <w:pPr>
        <w:pStyle w:val="ListParagraph"/>
        <w:numPr>
          <w:ilvl w:val="0"/>
          <w:numId w:val="37"/>
        </w:numPr>
        <w:spacing w:after="0" w:line="276" w:lineRule="auto"/>
        <w:ind w:left="567" w:hanging="567"/>
        <w:jc w:val="both"/>
        <w:rPr>
          <w:rFonts w:ascii="Times New Roman" w:hAnsi="Times New Roman" w:cs="Times New Roman"/>
          <w:b/>
        </w:rPr>
      </w:pPr>
      <w:r w:rsidRPr="00A84031">
        <w:rPr>
          <w:rFonts w:ascii="Times New Roman" w:hAnsi="Times New Roman" w:cs="Times New Roman"/>
          <w:b/>
          <w:bCs/>
          <w:color w:val="000000" w:themeColor="text1"/>
        </w:rPr>
        <w:t xml:space="preserve">Pihak </w:t>
      </w:r>
      <w:r w:rsidRPr="00A84031">
        <w:rPr>
          <w:rFonts w:ascii="Times New Roman" w:hAnsi="Times New Roman" w:cs="Times New Roman"/>
          <w:b/>
          <w:bCs/>
          <w:color w:val="000000" w:themeColor="text1"/>
          <w:lang w:val="id-ID"/>
        </w:rPr>
        <w:t>Pertama</w:t>
      </w:r>
      <w:r w:rsidRPr="00A84031">
        <w:rPr>
          <w:rFonts w:ascii="Times New Roman" w:hAnsi="Times New Roman" w:cs="Times New Roman"/>
          <w:bCs/>
          <w:color w:val="000000" w:themeColor="text1"/>
        </w:rPr>
        <w:t xml:space="preserve"> wajib menyampaikan semua ketentuan ini kepada semua karyawan yang berkaitan dengan perjanjian ini.</w:t>
      </w:r>
      <w:r w:rsidRPr="00A84031">
        <w:rPr>
          <w:rFonts w:ascii="Times New Roman" w:hAnsi="Times New Roman" w:cs="Times New Roman"/>
          <w:color w:val="000000"/>
        </w:rPr>
        <w:t xml:space="preserve"> </w:t>
      </w:r>
    </w:p>
    <w:p w14:paraId="1A2159C9" w14:textId="1FB93BD4" w:rsidR="009033F5" w:rsidRPr="00A84031" w:rsidRDefault="009033F5" w:rsidP="009033F5">
      <w:pPr>
        <w:widowControl w:val="0"/>
        <w:spacing w:after="0"/>
        <w:jc w:val="center"/>
        <w:rPr>
          <w:rFonts w:ascii="Times New Roman" w:hAnsi="Times New Roman" w:cs="Times New Roman"/>
          <w:b/>
          <w:bCs/>
          <w:color w:val="000000" w:themeColor="text1"/>
        </w:rPr>
      </w:pPr>
      <w:r w:rsidRPr="006C6B70">
        <w:rPr>
          <w:rFonts w:ascii="Times New Roman" w:hAnsi="Times New Roman" w:cs="Times New Roman"/>
          <w:b/>
          <w:bCs/>
          <w:color w:val="000000" w:themeColor="text1"/>
        </w:rPr>
        <w:t>PASAL  1</w:t>
      </w:r>
      <w:r>
        <w:rPr>
          <w:rFonts w:ascii="Times New Roman" w:hAnsi="Times New Roman" w:cs="Times New Roman"/>
          <w:b/>
          <w:bCs/>
          <w:color w:val="000000" w:themeColor="text1"/>
        </w:rPr>
        <w:t>2</w:t>
      </w:r>
    </w:p>
    <w:p w14:paraId="0C7E37D5" w14:textId="77777777" w:rsidR="009033F5" w:rsidRPr="00A84031" w:rsidRDefault="009033F5" w:rsidP="009033F5">
      <w:pPr>
        <w:widowControl w:val="0"/>
        <w:spacing w:after="0"/>
        <w:jc w:val="center"/>
        <w:rPr>
          <w:rFonts w:ascii="Times New Roman" w:hAnsi="Times New Roman" w:cs="Times New Roman"/>
          <w:b/>
          <w:bCs/>
          <w:color w:val="000000" w:themeColor="text1"/>
        </w:rPr>
      </w:pPr>
      <w:r w:rsidRPr="00A84031">
        <w:rPr>
          <w:rFonts w:ascii="Times New Roman" w:hAnsi="Times New Roman" w:cs="Times New Roman"/>
          <w:b/>
          <w:bCs/>
          <w:color w:val="000000" w:themeColor="text1"/>
        </w:rPr>
        <w:t>Keselamatan, Kesehatan Kerja (K3) dan Dampak Lingkungan</w:t>
      </w:r>
    </w:p>
    <w:p w14:paraId="6130A89D" w14:textId="77777777" w:rsidR="009033F5" w:rsidRPr="00A84031" w:rsidRDefault="009033F5" w:rsidP="009033F5">
      <w:pPr>
        <w:pStyle w:val="ListParagraph"/>
        <w:widowControl w:val="0"/>
        <w:numPr>
          <w:ilvl w:val="0"/>
          <w:numId w:val="27"/>
        </w:numPr>
        <w:tabs>
          <w:tab w:val="clear" w:pos="0"/>
        </w:tabs>
        <w:suppressAutoHyphens/>
        <w:spacing w:after="0" w:line="276" w:lineRule="auto"/>
        <w:ind w:left="567" w:hanging="567"/>
        <w:contextualSpacing w:val="0"/>
        <w:jc w:val="both"/>
        <w:rPr>
          <w:rFonts w:ascii="Times New Roman" w:hAnsi="Times New Roman" w:cs="Times New Roman"/>
          <w:bCs/>
          <w:color w:val="000000" w:themeColor="text1"/>
        </w:rPr>
      </w:pPr>
      <w:r w:rsidRPr="00A84031">
        <w:rPr>
          <w:rFonts w:ascii="Times New Roman" w:hAnsi="Times New Roman" w:cs="Times New Roman"/>
          <w:b/>
          <w:bCs/>
          <w:color w:val="000000" w:themeColor="text1"/>
        </w:rPr>
        <w:t>Pihak Pertama</w:t>
      </w:r>
      <w:r w:rsidRPr="00A84031">
        <w:rPr>
          <w:rFonts w:ascii="Times New Roman" w:hAnsi="Times New Roman" w:cs="Times New Roman"/>
          <w:bCs/>
          <w:color w:val="000000" w:themeColor="text1"/>
          <w:lang w:val="id-ID"/>
        </w:rPr>
        <w:t xml:space="preserve"> wajib</w:t>
      </w:r>
      <w:r w:rsidRPr="00A84031">
        <w:rPr>
          <w:rFonts w:ascii="Times New Roman" w:hAnsi="Times New Roman" w:cs="Times New Roman"/>
          <w:bCs/>
          <w:color w:val="000000" w:themeColor="text1"/>
        </w:rPr>
        <w:t xml:space="preserve"> mematuhi </w:t>
      </w:r>
      <w:r w:rsidRPr="00A84031">
        <w:rPr>
          <w:rFonts w:ascii="Times New Roman" w:hAnsi="Times New Roman" w:cs="Times New Roman"/>
          <w:bCs/>
          <w:color w:val="000000" w:themeColor="text1"/>
          <w:lang w:val="id-ID"/>
        </w:rPr>
        <w:t>peraturan K</w:t>
      </w:r>
      <w:r w:rsidRPr="00A84031">
        <w:rPr>
          <w:rFonts w:ascii="Times New Roman" w:hAnsi="Times New Roman" w:cs="Times New Roman"/>
          <w:bCs/>
          <w:color w:val="000000" w:themeColor="text1"/>
        </w:rPr>
        <w:t xml:space="preserve">3 </w:t>
      </w:r>
      <w:r w:rsidRPr="00A84031">
        <w:rPr>
          <w:rFonts w:ascii="Times New Roman" w:hAnsi="Times New Roman" w:cs="Times New Roman"/>
          <w:bCs/>
          <w:color w:val="000000" w:themeColor="text1"/>
          <w:lang w:val="id-ID"/>
        </w:rPr>
        <w:t xml:space="preserve">di lokasi kerja </w:t>
      </w:r>
      <w:r w:rsidRPr="00A84031">
        <w:rPr>
          <w:rFonts w:ascii="Times New Roman" w:hAnsi="Times New Roman" w:cs="Times New Roman"/>
          <w:b/>
          <w:bCs/>
          <w:color w:val="000000" w:themeColor="text1"/>
          <w:lang w:val="id-ID"/>
        </w:rPr>
        <w:t>P</w:t>
      </w:r>
      <w:r w:rsidRPr="00A84031">
        <w:rPr>
          <w:rFonts w:ascii="Times New Roman" w:hAnsi="Times New Roman" w:cs="Times New Roman"/>
          <w:b/>
          <w:bCs/>
          <w:color w:val="000000" w:themeColor="text1"/>
        </w:rPr>
        <w:t xml:space="preserve">ihak </w:t>
      </w:r>
      <w:r w:rsidRPr="00A84031">
        <w:rPr>
          <w:rFonts w:ascii="Times New Roman" w:hAnsi="Times New Roman" w:cs="Times New Roman"/>
          <w:b/>
          <w:bCs/>
          <w:color w:val="000000" w:themeColor="text1"/>
          <w:lang w:val="id-ID"/>
        </w:rPr>
        <w:t>K</w:t>
      </w:r>
      <w:r w:rsidRPr="00A84031">
        <w:rPr>
          <w:rFonts w:ascii="Times New Roman" w:hAnsi="Times New Roman" w:cs="Times New Roman"/>
          <w:b/>
          <w:bCs/>
          <w:color w:val="000000" w:themeColor="text1"/>
        </w:rPr>
        <w:t>edu</w:t>
      </w:r>
      <w:r w:rsidRPr="00A84031">
        <w:rPr>
          <w:rFonts w:ascii="Times New Roman" w:hAnsi="Times New Roman" w:cs="Times New Roman"/>
          <w:b/>
          <w:bCs/>
          <w:color w:val="000000" w:themeColor="text1"/>
          <w:lang w:val="id-ID"/>
        </w:rPr>
        <w:t>a</w:t>
      </w:r>
      <w:r w:rsidRPr="00A84031">
        <w:rPr>
          <w:rFonts w:ascii="Times New Roman" w:hAnsi="Times New Roman" w:cs="Times New Roman"/>
          <w:bCs/>
          <w:color w:val="000000" w:themeColor="text1"/>
          <w:lang w:val="id-ID"/>
        </w:rPr>
        <w:t>.</w:t>
      </w:r>
    </w:p>
    <w:p w14:paraId="22C17EC1" w14:textId="77777777" w:rsidR="009033F5" w:rsidRPr="00A84031" w:rsidRDefault="009033F5" w:rsidP="009033F5">
      <w:pPr>
        <w:pStyle w:val="ListParagraph"/>
        <w:widowControl w:val="0"/>
        <w:numPr>
          <w:ilvl w:val="0"/>
          <w:numId w:val="27"/>
        </w:numPr>
        <w:tabs>
          <w:tab w:val="clear" w:pos="0"/>
        </w:tabs>
        <w:suppressAutoHyphens/>
        <w:spacing w:after="0" w:line="276" w:lineRule="auto"/>
        <w:ind w:left="567" w:hanging="567"/>
        <w:contextualSpacing w:val="0"/>
        <w:jc w:val="both"/>
        <w:rPr>
          <w:rFonts w:ascii="Times New Roman" w:hAnsi="Times New Roman" w:cs="Times New Roman"/>
          <w:bCs/>
          <w:color w:val="000000" w:themeColor="text1"/>
        </w:rPr>
      </w:pPr>
      <w:r w:rsidRPr="00A84031">
        <w:rPr>
          <w:rFonts w:ascii="Times New Roman" w:hAnsi="Times New Roman" w:cs="Times New Roman"/>
          <w:b/>
          <w:bCs/>
          <w:color w:val="000000" w:themeColor="text1"/>
        </w:rPr>
        <w:t>Pihak Pertama</w:t>
      </w:r>
      <w:r w:rsidRPr="00A84031">
        <w:rPr>
          <w:rFonts w:ascii="Times New Roman" w:hAnsi="Times New Roman" w:cs="Times New Roman"/>
          <w:bCs/>
          <w:color w:val="000000" w:themeColor="text1"/>
        </w:rPr>
        <w:t xml:space="preserve"> bertanggung jawab atas kecelakaan kerja </w:t>
      </w:r>
      <w:r w:rsidRPr="00A84031">
        <w:rPr>
          <w:rFonts w:ascii="Times New Roman" w:hAnsi="Times New Roman" w:cs="Times New Roman"/>
          <w:bCs/>
          <w:color w:val="000000" w:themeColor="text1"/>
          <w:lang w:val="id-ID"/>
        </w:rPr>
        <w:t xml:space="preserve">di lokasi kerja yang diakibatkan dari kelalaian pekerja </w:t>
      </w:r>
      <w:r w:rsidRPr="00A84031">
        <w:rPr>
          <w:rFonts w:ascii="Times New Roman" w:hAnsi="Times New Roman" w:cs="Times New Roman"/>
          <w:b/>
          <w:bCs/>
          <w:color w:val="000000" w:themeColor="text1"/>
          <w:lang w:val="id-ID"/>
        </w:rPr>
        <w:t>Pihak Pertama</w:t>
      </w:r>
      <w:r w:rsidRPr="00A84031">
        <w:rPr>
          <w:rFonts w:ascii="Times New Roman" w:hAnsi="Times New Roman" w:cs="Times New Roman"/>
          <w:bCs/>
          <w:color w:val="000000" w:themeColor="text1"/>
          <w:lang w:val="id-ID"/>
        </w:rPr>
        <w:t xml:space="preserve"> </w:t>
      </w:r>
      <w:r w:rsidRPr="00A84031">
        <w:rPr>
          <w:rFonts w:ascii="Times New Roman" w:hAnsi="Times New Roman" w:cs="Times New Roman"/>
          <w:bCs/>
          <w:color w:val="000000" w:themeColor="text1"/>
        </w:rPr>
        <w:t>pada saat proses pekerjaan.</w:t>
      </w:r>
    </w:p>
    <w:p w14:paraId="74288548" w14:textId="77777777" w:rsidR="009033F5" w:rsidRPr="00A84031" w:rsidRDefault="009033F5" w:rsidP="009033F5">
      <w:pPr>
        <w:pStyle w:val="ListParagraph"/>
        <w:widowControl w:val="0"/>
        <w:numPr>
          <w:ilvl w:val="0"/>
          <w:numId w:val="27"/>
        </w:numPr>
        <w:tabs>
          <w:tab w:val="clear" w:pos="0"/>
        </w:tabs>
        <w:suppressAutoHyphens/>
        <w:spacing w:after="0" w:line="276" w:lineRule="auto"/>
        <w:ind w:left="567" w:hanging="567"/>
        <w:contextualSpacing w:val="0"/>
        <w:jc w:val="both"/>
        <w:rPr>
          <w:rFonts w:ascii="Times New Roman" w:hAnsi="Times New Roman" w:cs="Times New Roman"/>
          <w:bCs/>
          <w:color w:val="000000" w:themeColor="text1"/>
        </w:rPr>
      </w:pPr>
      <w:r w:rsidRPr="00A84031">
        <w:rPr>
          <w:rFonts w:ascii="Times New Roman" w:hAnsi="Times New Roman" w:cs="Times New Roman"/>
          <w:b/>
          <w:bCs/>
          <w:color w:val="000000" w:themeColor="text1"/>
        </w:rPr>
        <w:t>Pihak Pertama</w:t>
      </w:r>
      <w:r w:rsidRPr="00A84031">
        <w:rPr>
          <w:rFonts w:ascii="Times New Roman" w:hAnsi="Times New Roman" w:cs="Times New Roman"/>
          <w:bCs/>
          <w:color w:val="000000" w:themeColor="text1"/>
        </w:rPr>
        <w:t xml:space="preserve"> akan selalu menjaga kebersihan dan kerapihan disekitar area tempat pekerjaan.</w:t>
      </w:r>
    </w:p>
    <w:p w14:paraId="518E0CD2" w14:textId="6B330B50" w:rsidR="009033F5" w:rsidRDefault="009033F5" w:rsidP="009033F5">
      <w:pPr>
        <w:pStyle w:val="ListParagraph"/>
        <w:widowControl w:val="0"/>
        <w:numPr>
          <w:ilvl w:val="0"/>
          <w:numId w:val="27"/>
        </w:numPr>
        <w:tabs>
          <w:tab w:val="clear" w:pos="0"/>
        </w:tabs>
        <w:suppressAutoHyphens/>
        <w:spacing w:after="0" w:line="276" w:lineRule="auto"/>
        <w:ind w:left="567" w:hanging="567"/>
        <w:contextualSpacing w:val="0"/>
        <w:jc w:val="both"/>
        <w:rPr>
          <w:rFonts w:ascii="Times New Roman" w:hAnsi="Times New Roman" w:cs="Times New Roman"/>
          <w:bCs/>
          <w:color w:val="000000" w:themeColor="text1"/>
          <w:lang w:val="id-ID"/>
        </w:rPr>
      </w:pPr>
      <w:r w:rsidRPr="00A84031">
        <w:rPr>
          <w:rFonts w:ascii="Times New Roman" w:hAnsi="Times New Roman" w:cs="Times New Roman"/>
          <w:bCs/>
          <w:color w:val="000000" w:themeColor="text1"/>
        </w:rPr>
        <w:t xml:space="preserve">Apabila </w:t>
      </w:r>
      <w:r w:rsidRPr="00A84031">
        <w:rPr>
          <w:rFonts w:ascii="Times New Roman" w:hAnsi="Times New Roman" w:cs="Times New Roman"/>
          <w:b/>
          <w:color w:val="000000"/>
        </w:rPr>
        <w:t>Pihak Pertama</w:t>
      </w:r>
      <w:r w:rsidRPr="00A84031">
        <w:rPr>
          <w:rFonts w:ascii="Times New Roman" w:hAnsi="Times New Roman" w:cs="Times New Roman"/>
          <w:color w:val="000000"/>
          <w:lang w:val="id-ID"/>
        </w:rPr>
        <w:t xml:space="preserve"> </w:t>
      </w:r>
      <w:r w:rsidRPr="00A84031">
        <w:rPr>
          <w:rFonts w:ascii="Times New Roman" w:hAnsi="Times New Roman" w:cs="Times New Roman"/>
          <w:bCs/>
          <w:color w:val="000000" w:themeColor="text1"/>
        </w:rPr>
        <w:t xml:space="preserve">mendapat teguran tertulis lebih </w:t>
      </w:r>
      <w:r w:rsidRPr="00A84031">
        <w:rPr>
          <w:rFonts w:ascii="Times New Roman" w:hAnsi="Times New Roman" w:cs="Times New Roman"/>
          <w:bCs/>
          <w:color w:val="000000" w:themeColor="text1"/>
          <w:lang w:val="id-ID"/>
        </w:rPr>
        <w:t xml:space="preserve">dari </w:t>
      </w:r>
      <w:r w:rsidRPr="00A84031">
        <w:rPr>
          <w:rFonts w:ascii="Times New Roman" w:hAnsi="Times New Roman" w:cs="Times New Roman"/>
          <w:bCs/>
          <w:color w:val="000000" w:themeColor="text1"/>
        </w:rPr>
        <w:t xml:space="preserve">2 (dua) kali </w:t>
      </w:r>
      <w:r w:rsidRPr="00A84031">
        <w:rPr>
          <w:rFonts w:ascii="Times New Roman" w:hAnsi="Times New Roman" w:cs="Times New Roman"/>
          <w:bCs/>
          <w:color w:val="000000" w:themeColor="text1"/>
          <w:lang w:val="id-ID"/>
        </w:rPr>
        <w:t xml:space="preserve">dari </w:t>
      </w:r>
      <w:r w:rsidRPr="00A84031">
        <w:rPr>
          <w:rFonts w:ascii="Times New Roman" w:hAnsi="Times New Roman" w:cs="Times New Roman"/>
          <w:b/>
          <w:bCs/>
          <w:color w:val="000000" w:themeColor="text1"/>
        </w:rPr>
        <w:t>P</w:t>
      </w:r>
      <w:r w:rsidRPr="00A84031">
        <w:rPr>
          <w:rFonts w:ascii="Times New Roman" w:hAnsi="Times New Roman" w:cs="Times New Roman"/>
          <w:b/>
          <w:bCs/>
          <w:color w:val="000000" w:themeColor="text1"/>
          <w:lang w:val="id-ID"/>
        </w:rPr>
        <w:t xml:space="preserve">ihak </w:t>
      </w:r>
      <w:r w:rsidRPr="00A84031">
        <w:rPr>
          <w:rFonts w:ascii="Times New Roman" w:hAnsi="Times New Roman" w:cs="Times New Roman"/>
          <w:b/>
          <w:bCs/>
          <w:color w:val="000000" w:themeColor="text1"/>
        </w:rPr>
        <w:t>K</w:t>
      </w:r>
      <w:r w:rsidRPr="00A84031">
        <w:rPr>
          <w:rFonts w:ascii="Times New Roman" w:hAnsi="Times New Roman" w:cs="Times New Roman"/>
          <w:b/>
          <w:bCs/>
          <w:color w:val="000000" w:themeColor="text1"/>
          <w:lang w:val="id-ID"/>
        </w:rPr>
        <w:t>edua</w:t>
      </w:r>
      <w:r w:rsidRPr="00A84031">
        <w:rPr>
          <w:rFonts w:ascii="Times New Roman" w:hAnsi="Times New Roman" w:cs="Times New Roman"/>
          <w:bCs/>
          <w:color w:val="000000" w:themeColor="text1"/>
          <w:lang w:val="id-ID"/>
        </w:rPr>
        <w:t xml:space="preserve"> yang </w:t>
      </w:r>
      <w:r w:rsidRPr="00A84031">
        <w:rPr>
          <w:rFonts w:ascii="Times New Roman" w:hAnsi="Times New Roman" w:cs="Times New Roman"/>
          <w:bCs/>
          <w:color w:val="000000" w:themeColor="text1"/>
          <w:lang w:val="id-ID"/>
        </w:rPr>
        <w:lastRenderedPageBreak/>
        <w:t xml:space="preserve">dikarenakan </w:t>
      </w:r>
      <w:r w:rsidRPr="00A84031">
        <w:rPr>
          <w:rFonts w:ascii="Times New Roman" w:hAnsi="Times New Roman" w:cs="Times New Roman"/>
          <w:bCs/>
          <w:color w:val="000000" w:themeColor="text1"/>
        </w:rPr>
        <w:t xml:space="preserve">pelanggaran </w:t>
      </w:r>
      <w:r w:rsidRPr="00A84031">
        <w:rPr>
          <w:rFonts w:ascii="Times New Roman" w:hAnsi="Times New Roman" w:cs="Times New Roman"/>
          <w:bCs/>
          <w:color w:val="000000" w:themeColor="text1"/>
          <w:lang w:val="id-ID"/>
        </w:rPr>
        <w:t>K</w:t>
      </w:r>
      <w:r w:rsidRPr="00A84031">
        <w:rPr>
          <w:rFonts w:ascii="Times New Roman" w:hAnsi="Times New Roman" w:cs="Times New Roman"/>
          <w:bCs/>
          <w:color w:val="000000" w:themeColor="text1"/>
        </w:rPr>
        <w:t xml:space="preserve">3 oleh </w:t>
      </w:r>
      <w:r w:rsidRPr="00A84031">
        <w:rPr>
          <w:rFonts w:ascii="Times New Roman" w:hAnsi="Times New Roman" w:cs="Times New Roman"/>
          <w:b/>
          <w:bCs/>
          <w:color w:val="000000" w:themeColor="text1"/>
        </w:rPr>
        <w:t>Pihak Pertama</w:t>
      </w:r>
      <w:r w:rsidRPr="00A84031">
        <w:rPr>
          <w:rFonts w:ascii="Times New Roman" w:hAnsi="Times New Roman" w:cs="Times New Roman"/>
          <w:bCs/>
          <w:color w:val="000000" w:themeColor="text1"/>
        </w:rPr>
        <w:t xml:space="preserve"> atau pekerjanya pada saat b</w:t>
      </w:r>
      <w:r w:rsidRPr="00A84031">
        <w:rPr>
          <w:rFonts w:ascii="Times New Roman" w:hAnsi="Times New Roman" w:cs="Times New Roman"/>
          <w:bCs/>
          <w:color w:val="000000" w:themeColor="text1"/>
          <w:lang w:val="id-ID"/>
        </w:rPr>
        <w:t xml:space="preserve">ekerja </w:t>
      </w:r>
      <w:r w:rsidRPr="00A84031">
        <w:rPr>
          <w:rFonts w:ascii="Times New Roman" w:hAnsi="Times New Roman" w:cs="Times New Roman"/>
          <w:bCs/>
          <w:color w:val="000000" w:themeColor="text1"/>
        </w:rPr>
        <w:t xml:space="preserve">maka </w:t>
      </w:r>
      <w:r w:rsidRPr="00A84031">
        <w:rPr>
          <w:rFonts w:ascii="Times New Roman" w:hAnsi="Times New Roman" w:cs="Times New Roman"/>
          <w:b/>
          <w:bCs/>
          <w:color w:val="000000" w:themeColor="text1"/>
          <w:lang w:val="id-ID"/>
        </w:rPr>
        <w:t>P</w:t>
      </w:r>
      <w:r w:rsidRPr="00A84031">
        <w:rPr>
          <w:rFonts w:ascii="Times New Roman" w:hAnsi="Times New Roman" w:cs="Times New Roman"/>
          <w:b/>
          <w:bCs/>
          <w:color w:val="000000" w:themeColor="text1"/>
        </w:rPr>
        <w:t xml:space="preserve">ihak </w:t>
      </w:r>
      <w:r w:rsidRPr="00A84031">
        <w:rPr>
          <w:rFonts w:ascii="Times New Roman" w:hAnsi="Times New Roman" w:cs="Times New Roman"/>
          <w:b/>
          <w:bCs/>
          <w:color w:val="000000" w:themeColor="text1"/>
          <w:lang w:val="id-ID"/>
        </w:rPr>
        <w:t>P</w:t>
      </w:r>
      <w:r w:rsidRPr="00A84031">
        <w:rPr>
          <w:rFonts w:ascii="Times New Roman" w:hAnsi="Times New Roman" w:cs="Times New Roman"/>
          <w:b/>
          <w:bCs/>
          <w:color w:val="000000" w:themeColor="text1"/>
        </w:rPr>
        <w:t>ertama</w:t>
      </w:r>
      <w:r w:rsidRPr="00A84031">
        <w:rPr>
          <w:rFonts w:ascii="Times New Roman" w:hAnsi="Times New Roman" w:cs="Times New Roman"/>
          <w:bCs/>
          <w:color w:val="000000" w:themeColor="text1"/>
        </w:rPr>
        <w:t xml:space="preserve">  bersedia untuk </w:t>
      </w:r>
      <w:r w:rsidRPr="00A84031">
        <w:rPr>
          <w:rFonts w:ascii="Times New Roman" w:hAnsi="Times New Roman" w:cs="Times New Roman"/>
          <w:bCs/>
          <w:color w:val="000000" w:themeColor="text1"/>
          <w:lang w:val="id-ID"/>
        </w:rPr>
        <w:t>dikenakan</w:t>
      </w:r>
      <w:r w:rsidRPr="00A84031">
        <w:rPr>
          <w:rFonts w:ascii="Times New Roman" w:hAnsi="Times New Roman" w:cs="Times New Roman"/>
          <w:bCs/>
          <w:color w:val="000000" w:themeColor="text1"/>
        </w:rPr>
        <w:t xml:space="preserve"> sanksi denda sebesar Rp 5.000.000 (lima juta rupiah) </w:t>
      </w:r>
      <w:r w:rsidRPr="00A84031">
        <w:rPr>
          <w:rFonts w:ascii="Times New Roman" w:hAnsi="Times New Roman" w:cs="Times New Roman"/>
          <w:bCs/>
          <w:color w:val="000000" w:themeColor="text1"/>
          <w:lang w:val="id-ID"/>
        </w:rPr>
        <w:t xml:space="preserve">yang </w:t>
      </w:r>
      <w:r w:rsidRPr="00A84031">
        <w:rPr>
          <w:rFonts w:ascii="Times New Roman" w:hAnsi="Times New Roman" w:cs="Times New Roman"/>
          <w:bCs/>
          <w:color w:val="000000" w:themeColor="text1"/>
        </w:rPr>
        <w:t xml:space="preserve">dapat </w:t>
      </w:r>
      <w:r w:rsidRPr="00A84031">
        <w:rPr>
          <w:rFonts w:ascii="Times New Roman" w:hAnsi="Times New Roman" w:cs="Times New Roman"/>
          <w:bCs/>
          <w:color w:val="000000" w:themeColor="text1"/>
          <w:lang w:val="id-ID"/>
        </w:rPr>
        <w:t xml:space="preserve">dipotongkan dari sisa pembayaran yang ada. </w:t>
      </w:r>
    </w:p>
    <w:p w14:paraId="2E0CB334" w14:textId="77777777" w:rsidR="00BA633C" w:rsidRDefault="00BA633C" w:rsidP="00A84031">
      <w:pPr>
        <w:pStyle w:val="ListParagraph"/>
        <w:tabs>
          <w:tab w:val="left" w:pos="8460"/>
        </w:tabs>
        <w:spacing w:line="276" w:lineRule="auto"/>
        <w:ind w:left="0" w:right="27"/>
        <w:jc w:val="center"/>
        <w:rPr>
          <w:ins w:id="70" w:author="ROHAYATI" w:date="2022-06-17T08:24:00Z"/>
          <w:rFonts w:ascii="Times New Roman" w:hAnsi="Times New Roman" w:cs="Times New Roman"/>
          <w:b/>
          <w:color w:val="000000" w:themeColor="text1"/>
        </w:rPr>
      </w:pPr>
    </w:p>
    <w:p w14:paraId="77C10024" w14:textId="77777777" w:rsidR="00A84031" w:rsidRDefault="00A84031" w:rsidP="00A84031">
      <w:pPr>
        <w:pStyle w:val="ListParagraph"/>
        <w:tabs>
          <w:tab w:val="left" w:pos="8460"/>
        </w:tabs>
        <w:spacing w:line="276" w:lineRule="auto"/>
        <w:ind w:left="0" w:right="27"/>
        <w:jc w:val="center"/>
        <w:rPr>
          <w:rFonts w:ascii="Times New Roman" w:hAnsi="Times New Roman" w:cs="Times New Roman"/>
          <w:b/>
          <w:color w:val="000000" w:themeColor="text1"/>
        </w:rPr>
      </w:pPr>
    </w:p>
    <w:p w14:paraId="23C57900" w14:textId="3BFD5E67" w:rsidR="00FA6E6E" w:rsidRPr="00A84031" w:rsidRDefault="00FA6E6E" w:rsidP="00A84031">
      <w:pPr>
        <w:pStyle w:val="ListParagraph"/>
        <w:tabs>
          <w:tab w:val="left" w:pos="8460"/>
        </w:tabs>
        <w:spacing w:line="276" w:lineRule="auto"/>
        <w:ind w:left="0" w:right="27"/>
        <w:jc w:val="center"/>
        <w:rPr>
          <w:rFonts w:ascii="Times New Roman" w:hAnsi="Times New Roman" w:cs="Times New Roman"/>
          <w:b/>
          <w:color w:val="000000" w:themeColor="text1"/>
        </w:rPr>
      </w:pPr>
      <w:r w:rsidRPr="006C6B70">
        <w:rPr>
          <w:rFonts w:ascii="Times New Roman" w:hAnsi="Times New Roman" w:cs="Times New Roman"/>
          <w:b/>
          <w:color w:val="000000" w:themeColor="text1"/>
        </w:rPr>
        <w:t>PASAL 1</w:t>
      </w:r>
      <w:r>
        <w:rPr>
          <w:rFonts w:ascii="Times New Roman" w:hAnsi="Times New Roman" w:cs="Times New Roman"/>
          <w:b/>
          <w:color w:val="000000" w:themeColor="text1"/>
        </w:rPr>
        <w:t>3</w:t>
      </w:r>
    </w:p>
    <w:p w14:paraId="69BFACD2" w14:textId="77777777" w:rsidR="00FA6E6E" w:rsidRPr="00A84031" w:rsidRDefault="00FA6E6E" w:rsidP="00FA6E6E">
      <w:pPr>
        <w:pStyle w:val="ListParagraph"/>
        <w:spacing w:line="276" w:lineRule="auto"/>
        <w:ind w:left="0" w:right="270"/>
        <w:jc w:val="center"/>
        <w:rPr>
          <w:rFonts w:ascii="Times New Roman" w:hAnsi="Times New Roman" w:cs="Times New Roman"/>
          <w:b/>
          <w:color w:val="000000" w:themeColor="text1"/>
          <w:lang w:val="id-ID"/>
        </w:rPr>
      </w:pPr>
      <w:r w:rsidRPr="00A84031">
        <w:rPr>
          <w:rFonts w:ascii="Times New Roman" w:hAnsi="Times New Roman" w:cs="Times New Roman"/>
          <w:b/>
          <w:color w:val="000000" w:themeColor="text1"/>
        </w:rPr>
        <w:t>Pemberian Hadiah</w:t>
      </w:r>
      <w:r w:rsidRPr="00A84031">
        <w:rPr>
          <w:rFonts w:ascii="Times New Roman" w:hAnsi="Times New Roman" w:cs="Times New Roman"/>
          <w:b/>
          <w:color w:val="000000" w:themeColor="text1"/>
          <w:lang w:val="id-ID"/>
        </w:rPr>
        <w:t xml:space="preserve"> atau Janji</w:t>
      </w:r>
    </w:p>
    <w:p w14:paraId="7955DA7D" w14:textId="77777777" w:rsidR="00FA6E6E" w:rsidRPr="00A84031" w:rsidRDefault="00FA6E6E" w:rsidP="00FA6E6E">
      <w:pPr>
        <w:pStyle w:val="ListParagraph"/>
        <w:numPr>
          <w:ilvl w:val="0"/>
          <w:numId w:val="38"/>
        </w:numPr>
        <w:spacing w:after="0" w:line="276" w:lineRule="auto"/>
        <w:ind w:left="567" w:right="270" w:hanging="567"/>
        <w:jc w:val="both"/>
        <w:rPr>
          <w:rFonts w:ascii="Times New Roman" w:hAnsi="Times New Roman" w:cs="Times New Roman"/>
          <w:color w:val="000000" w:themeColor="text1"/>
        </w:rPr>
      </w:pPr>
      <w:r w:rsidRPr="00A84031">
        <w:rPr>
          <w:rFonts w:ascii="Times New Roman" w:hAnsi="Times New Roman" w:cs="Times New Roman"/>
          <w:b/>
          <w:color w:val="000000" w:themeColor="text1"/>
        </w:rPr>
        <w:t>P</w:t>
      </w:r>
      <w:r w:rsidRPr="00A84031">
        <w:rPr>
          <w:rFonts w:ascii="Times New Roman" w:hAnsi="Times New Roman" w:cs="Times New Roman"/>
          <w:b/>
          <w:color w:val="000000" w:themeColor="text1"/>
          <w:lang w:val="id-ID"/>
        </w:rPr>
        <w:t>ihak Pertama</w:t>
      </w:r>
      <w:r w:rsidRPr="00A84031">
        <w:rPr>
          <w:rFonts w:ascii="Times New Roman" w:hAnsi="Times New Roman" w:cs="Times New Roman"/>
          <w:color w:val="000000" w:themeColor="text1"/>
          <w:lang w:val="id-ID"/>
        </w:rPr>
        <w:t xml:space="preserve"> dilarang </w:t>
      </w:r>
      <w:r w:rsidRPr="00A84031">
        <w:rPr>
          <w:rFonts w:ascii="Times New Roman" w:hAnsi="Times New Roman" w:cs="Times New Roman"/>
          <w:color w:val="000000" w:themeColor="text1"/>
        </w:rPr>
        <w:t>untuk memberikan hadiah</w:t>
      </w:r>
      <w:r w:rsidRPr="00A84031">
        <w:rPr>
          <w:rFonts w:ascii="Times New Roman" w:hAnsi="Times New Roman" w:cs="Times New Roman"/>
          <w:color w:val="000000" w:themeColor="text1"/>
          <w:lang w:val="id-ID"/>
        </w:rPr>
        <w:t xml:space="preserve"> dalam bentuk apapun baik </w:t>
      </w:r>
      <w:r w:rsidRPr="00A84031">
        <w:rPr>
          <w:rFonts w:ascii="Times New Roman" w:hAnsi="Times New Roman" w:cs="Times New Roman"/>
          <w:color w:val="000000" w:themeColor="text1"/>
        </w:rPr>
        <w:t xml:space="preserve">berupa </w:t>
      </w:r>
      <w:r w:rsidRPr="00A84031">
        <w:rPr>
          <w:rFonts w:ascii="Times New Roman" w:hAnsi="Times New Roman" w:cs="Times New Roman"/>
          <w:color w:val="000000" w:themeColor="text1"/>
          <w:lang w:val="id-ID"/>
        </w:rPr>
        <w:t xml:space="preserve">uang, </w:t>
      </w:r>
      <w:r w:rsidRPr="00A84031">
        <w:rPr>
          <w:rFonts w:ascii="Times New Roman" w:hAnsi="Times New Roman" w:cs="Times New Roman"/>
          <w:color w:val="000000" w:themeColor="text1"/>
        </w:rPr>
        <w:t xml:space="preserve">barang atau bentuk </w:t>
      </w:r>
      <w:r w:rsidRPr="00A84031">
        <w:rPr>
          <w:rFonts w:ascii="Times New Roman" w:hAnsi="Times New Roman" w:cs="Times New Roman"/>
          <w:color w:val="000000" w:themeColor="text1"/>
          <w:lang w:val="id-ID"/>
        </w:rPr>
        <w:t xml:space="preserve">lainnya yang bernilai uang dan </w:t>
      </w:r>
      <w:r w:rsidRPr="00A84031">
        <w:rPr>
          <w:rFonts w:ascii="Times New Roman" w:hAnsi="Times New Roman" w:cs="Times New Roman"/>
          <w:color w:val="000000" w:themeColor="text1"/>
        </w:rPr>
        <w:t xml:space="preserve">bersifat pribadi kepada </w:t>
      </w:r>
      <w:r w:rsidRPr="00A84031">
        <w:rPr>
          <w:rFonts w:ascii="Times New Roman" w:hAnsi="Times New Roman" w:cs="Times New Roman"/>
          <w:color w:val="000000" w:themeColor="text1"/>
          <w:lang w:val="id-ID"/>
        </w:rPr>
        <w:t xml:space="preserve">staff atau karyawan </w:t>
      </w:r>
      <w:r w:rsidRPr="00A84031">
        <w:rPr>
          <w:rFonts w:ascii="Times New Roman" w:hAnsi="Times New Roman" w:cs="Times New Roman"/>
          <w:b/>
          <w:color w:val="000000" w:themeColor="text1"/>
          <w:lang w:val="id-ID"/>
        </w:rPr>
        <w:t>Pihak Kedua</w:t>
      </w:r>
      <w:r w:rsidRPr="00A84031">
        <w:rPr>
          <w:rFonts w:ascii="Times New Roman" w:hAnsi="Times New Roman" w:cs="Times New Roman"/>
          <w:color w:val="000000" w:themeColor="text1"/>
          <w:lang w:val="id-ID"/>
        </w:rPr>
        <w:t xml:space="preserve"> terkait perjanjian ini.</w:t>
      </w:r>
    </w:p>
    <w:p w14:paraId="6DABE452" w14:textId="77777777" w:rsidR="00FA6E6E" w:rsidRPr="00A84031" w:rsidRDefault="00FA6E6E" w:rsidP="00FA6E6E">
      <w:pPr>
        <w:pStyle w:val="ListParagraph"/>
        <w:numPr>
          <w:ilvl w:val="0"/>
          <w:numId w:val="38"/>
        </w:numPr>
        <w:spacing w:after="0" w:line="276" w:lineRule="auto"/>
        <w:ind w:left="567" w:right="270" w:hanging="567"/>
        <w:jc w:val="both"/>
        <w:rPr>
          <w:rFonts w:ascii="Times New Roman" w:hAnsi="Times New Roman" w:cs="Times New Roman"/>
          <w:color w:val="000000" w:themeColor="text1"/>
        </w:rPr>
      </w:pPr>
      <w:r w:rsidRPr="00A84031">
        <w:rPr>
          <w:rFonts w:ascii="Times New Roman" w:hAnsi="Times New Roman" w:cs="Times New Roman"/>
          <w:color w:val="000000" w:themeColor="text1"/>
          <w:lang w:val="id-ID"/>
        </w:rPr>
        <w:t xml:space="preserve">Sanksi atas pelanggaran ayat 1 (satu) pasal ini kepada </w:t>
      </w:r>
      <w:r w:rsidRPr="00A84031">
        <w:rPr>
          <w:rFonts w:ascii="Times New Roman" w:hAnsi="Times New Roman" w:cs="Times New Roman"/>
          <w:b/>
          <w:color w:val="000000" w:themeColor="text1"/>
          <w:lang w:val="id-ID"/>
        </w:rPr>
        <w:t>Pihak Pertama</w:t>
      </w:r>
      <w:r w:rsidRPr="00A84031">
        <w:rPr>
          <w:rFonts w:ascii="Times New Roman" w:hAnsi="Times New Roman" w:cs="Times New Roman"/>
          <w:color w:val="000000" w:themeColor="text1"/>
          <w:lang w:val="id-ID"/>
        </w:rPr>
        <w:t xml:space="preserve"> adalah:</w:t>
      </w:r>
    </w:p>
    <w:p w14:paraId="08C4870C"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47EDF4CE"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2903B986"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50C1DB75"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65317C04"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716FCF84"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5DE9A613"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5C91D071"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66C84878"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57143AE9"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26D1FE62"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0E45A5F6"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12D46438" w14:textId="77777777" w:rsidR="00FA6E6E" w:rsidRPr="00FA6E6E" w:rsidRDefault="00FA6E6E" w:rsidP="00FA6E6E">
      <w:pPr>
        <w:pStyle w:val="ListParagraph"/>
        <w:numPr>
          <w:ilvl w:val="0"/>
          <w:numId w:val="39"/>
        </w:numPr>
        <w:spacing w:after="0" w:line="276" w:lineRule="auto"/>
        <w:ind w:right="270"/>
        <w:jc w:val="both"/>
        <w:rPr>
          <w:rFonts w:ascii="Times New Roman" w:hAnsi="Times New Roman" w:cs="Times New Roman"/>
          <w:vanish/>
          <w:color w:val="000000" w:themeColor="text1"/>
          <w:lang w:val="id-ID"/>
        </w:rPr>
      </w:pPr>
    </w:p>
    <w:p w14:paraId="492622CF" w14:textId="77777777" w:rsidR="00FA6E6E" w:rsidRPr="00FA6E6E" w:rsidRDefault="00FA6E6E" w:rsidP="00FA6E6E">
      <w:pPr>
        <w:pStyle w:val="ListParagraph"/>
        <w:numPr>
          <w:ilvl w:val="1"/>
          <w:numId w:val="39"/>
        </w:numPr>
        <w:spacing w:after="0" w:line="276" w:lineRule="auto"/>
        <w:ind w:right="270"/>
        <w:jc w:val="both"/>
        <w:rPr>
          <w:rFonts w:ascii="Times New Roman" w:hAnsi="Times New Roman" w:cs="Times New Roman"/>
          <w:vanish/>
          <w:color w:val="000000" w:themeColor="text1"/>
          <w:lang w:val="id-ID"/>
        </w:rPr>
      </w:pPr>
    </w:p>
    <w:p w14:paraId="72DDB263" w14:textId="77777777" w:rsidR="00FA6E6E" w:rsidRPr="00FA6E6E" w:rsidRDefault="00FA6E6E" w:rsidP="00FA6E6E">
      <w:pPr>
        <w:pStyle w:val="ListParagraph"/>
        <w:numPr>
          <w:ilvl w:val="1"/>
          <w:numId w:val="39"/>
        </w:numPr>
        <w:spacing w:after="0" w:line="276" w:lineRule="auto"/>
        <w:ind w:right="270"/>
        <w:jc w:val="both"/>
        <w:rPr>
          <w:rFonts w:ascii="Times New Roman" w:hAnsi="Times New Roman" w:cs="Times New Roman"/>
          <w:vanish/>
          <w:color w:val="000000" w:themeColor="text1"/>
          <w:lang w:val="id-ID"/>
        </w:rPr>
      </w:pPr>
    </w:p>
    <w:p w14:paraId="766301D1" w14:textId="42EF543C" w:rsidR="00FA6E6E" w:rsidRPr="00A84031" w:rsidRDefault="00FA6E6E" w:rsidP="00A84031">
      <w:pPr>
        <w:pStyle w:val="ListParagraph"/>
        <w:numPr>
          <w:ilvl w:val="2"/>
          <w:numId w:val="39"/>
        </w:numPr>
        <w:spacing w:after="0" w:line="276" w:lineRule="auto"/>
        <w:ind w:left="1350" w:right="270" w:hanging="810"/>
        <w:jc w:val="both"/>
        <w:rPr>
          <w:rFonts w:ascii="Times New Roman" w:hAnsi="Times New Roman" w:cs="Times New Roman"/>
          <w:color w:val="000000" w:themeColor="text1"/>
        </w:rPr>
      </w:pPr>
      <w:r w:rsidRPr="00A84031">
        <w:rPr>
          <w:rFonts w:ascii="Times New Roman" w:hAnsi="Times New Roman" w:cs="Times New Roman"/>
          <w:color w:val="000000" w:themeColor="text1"/>
          <w:lang w:val="id-ID"/>
        </w:rPr>
        <w:t xml:space="preserve">Pemutusan perjanjian secara sepihak oleh </w:t>
      </w:r>
      <w:r w:rsidRPr="00A84031">
        <w:rPr>
          <w:rFonts w:ascii="Times New Roman" w:hAnsi="Times New Roman" w:cs="Times New Roman"/>
          <w:b/>
          <w:color w:val="000000" w:themeColor="text1"/>
          <w:lang w:val="id-ID"/>
        </w:rPr>
        <w:t>Pihak Kedua</w:t>
      </w:r>
      <w:r w:rsidRPr="00A84031">
        <w:rPr>
          <w:rFonts w:ascii="Times New Roman" w:hAnsi="Times New Roman" w:cs="Times New Roman"/>
          <w:color w:val="000000" w:themeColor="text1"/>
          <w:lang w:val="id-ID"/>
        </w:rPr>
        <w:t>.</w:t>
      </w:r>
    </w:p>
    <w:p w14:paraId="4F499BA5" w14:textId="77777777" w:rsidR="00FA6E6E" w:rsidRPr="00A84031" w:rsidRDefault="00FA6E6E" w:rsidP="00A84031">
      <w:pPr>
        <w:pStyle w:val="ListParagraph"/>
        <w:numPr>
          <w:ilvl w:val="2"/>
          <w:numId w:val="39"/>
        </w:numPr>
        <w:spacing w:after="0" w:line="276" w:lineRule="auto"/>
        <w:ind w:left="1350" w:right="270" w:hanging="810"/>
        <w:jc w:val="both"/>
        <w:rPr>
          <w:rFonts w:ascii="Times New Roman" w:hAnsi="Times New Roman" w:cs="Times New Roman"/>
          <w:color w:val="000000" w:themeColor="text1"/>
        </w:rPr>
      </w:pPr>
      <w:r w:rsidRPr="00A84031">
        <w:rPr>
          <w:rFonts w:ascii="Times New Roman" w:hAnsi="Times New Roman" w:cs="Times New Roman"/>
          <w:color w:val="000000" w:themeColor="text1"/>
          <w:lang w:val="id-ID"/>
        </w:rPr>
        <w:t xml:space="preserve">Karyawan </w:t>
      </w:r>
      <w:r w:rsidRPr="00A84031">
        <w:rPr>
          <w:rFonts w:ascii="Times New Roman" w:hAnsi="Times New Roman" w:cs="Times New Roman"/>
          <w:b/>
          <w:color w:val="000000" w:themeColor="text1"/>
          <w:lang w:val="id-ID"/>
        </w:rPr>
        <w:t>Pihak Pertama</w:t>
      </w:r>
      <w:r w:rsidRPr="00A84031">
        <w:rPr>
          <w:rFonts w:ascii="Times New Roman" w:hAnsi="Times New Roman" w:cs="Times New Roman"/>
          <w:color w:val="000000" w:themeColor="text1"/>
          <w:lang w:val="id-ID"/>
        </w:rPr>
        <w:t xml:space="preserve"> yang terlibat dalam pemberian hadiah akan dikeluarkan dari perusahaan </w:t>
      </w:r>
      <w:r w:rsidRPr="00A84031">
        <w:rPr>
          <w:rFonts w:ascii="Times New Roman" w:hAnsi="Times New Roman" w:cs="Times New Roman"/>
          <w:b/>
          <w:color w:val="000000" w:themeColor="text1"/>
          <w:lang w:val="id-ID"/>
        </w:rPr>
        <w:t>Pihak Pertama</w:t>
      </w:r>
      <w:r w:rsidRPr="00A84031">
        <w:rPr>
          <w:rFonts w:ascii="Times New Roman" w:hAnsi="Times New Roman" w:cs="Times New Roman"/>
          <w:color w:val="000000" w:themeColor="text1"/>
          <w:lang w:val="id-ID"/>
        </w:rPr>
        <w:t>.</w:t>
      </w:r>
    </w:p>
    <w:p w14:paraId="55E4F85C" w14:textId="77777777" w:rsidR="00FA6E6E" w:rsidRPr="00A84031" w:rsidRDefault="00FA6E6E" w:rsidP="00A84031">
      <w:pPr>
        <w:pStyle w:val="ListParagraph"/>
        <w:numPr>
          <w:ilvl w:val="2"/>
          <w:numId w:val="39"/>
        </w:numPr>
        <w:spacing w:after="0" w:line="276" w:lineRule="auto"/>
        <w:ind w:left="1350" w:right="270" w:hanging="810"/>
        <w:jc w:val="both"/>
        <w:rPr>
          <w:rFonts w:ascii="Times New Roman" w:hAnsi="Times New Roman" w:cs="Times New Roman"/>
          <w:color w:val="000000" w:themeColor="text1"/>
        </w:rPr>
      </w:pPr>
      <w:r w:rsidRPr="00A84031">
        <w:rPr>
          <w:rFonts w:ascii="Times New Roman" w:hAnsi="Times New Roman" w:cs="Times New Roman"/>
          <w:color w:val="000000" w:themeColor="text1"/>
          <w:lang w:val="id-ID"/>
        </w:rPr>
        <w:t xml:space="preserve">Karyawan </w:t>
      </w:r>
      <w:r w:rsidRPr="00A84031">
        <w:rPr>
          <w:rFonts w:ascii="Times New Roman" w:hAnsi="Times New Roman" w:cs="Times New Roman"/>
          <w:b/>
          <w:color w:val="000000" w:themeColor="text1"/>
          <w:lang w:val="id-ID"/>
        </w:rPr>
        <w:t>Pihak Kedua</w:t>
      </w:r>
      <w:r w:rsidRPr="00A84031">
        <w:rPr>
          <w:rFonts w:ascii="Times New Roman" w:hAnsi="Times New Roman" w:cs="Times New Roman"/>
          <w:color w:val="000000" w:themeColor="text1"/>
          <w:lang w:val="id-ID"/>
        </w:rPr>
        <w:t xml:space="preserve"> yang terlibat dalam penerimaan hadiah akan diproses sesuai PKB (Peraturan Kerja Bersama) yang berlaku di tempat </w:t>
      </w:r>
      <w:r w:rsidRPr="00A84031">
        <w:rPr>
          <w:rFonts w:ascii="Times New Roman" w:hAnsi="Times New Roman" w:cs="Times New Roman"/>
          <w:b/>
          <w:color w:val="000000" w:themeColor="text1"/>
          <w:lang w:val="id-ID"/>
        </w:rPr>
        <w:t>Pihak Kedua</w:t>
      </w:r>
      <w:r w:rsidRPr="00A84031">
        <w:rPr>
          <w:rFonts w:ascii="Times New Roman" w:hAnsi="Times New Roman" w:cs="Times New Roman"/>
          <w:color w:val="000000" w:themeColor="text1"/>
          <w:lang w:val="id-ID"/>
        </w:rPr>
        <w:t>.</w:t>
      </w:r>
    </w:p>
    <w:p w14:paraId="4C18BF15" w14:textId="77777777" w:rsidR="00FA6E6E" w:rsidRPr="00A84031" w:rsidRDefault="00FA6E6E" w:rsidP="00A84031">
      <w:pPr>
        <w:pStyle w:val="ListParagraph"/>
        <w:numPr>
          <w:ilvl w:val="2"/>
          <w:numId w:val="39"/>
        </w:numPr>
        <w:spacing w:after="0" w:line="276" w:lineRule="auto"/>
        <w:ind w:left="1350" w:right="270" w:hanging="810"/>
        <w:jc w:val="both"/>
        <w:rPr>
          <w:rFonts w:ascii="Times New Roman" w:hAnsi="Times New Roman" w:cs="Times New Roman"/>
          <w:color w:val="000000" w:themeColor="text1"/>
        </w:rPr>
      </w:pPr>
      <w:r w:rsidRPr="00A84031">
        <w:rPr>
          <w:rFonts w:ascii="Times New Roman" w:hAnsi="Times New Roman" w:cs="Times New Roman"/>
          <w:b/>
          <w:color w:val="000000" w:themeColor="text1"/>
          <w:lang w:val="id-ID"/>
        </w:rPr>
        <w:t xml:space="preserve">Pihak Pertama </w:t>
      </w:r>
      <w:r w:rsidRPr="00A84031">
        <w:rPr>
          <w:rFonts w:ascii="Times New Roman" w:hAnsi="Times New Roman" w:cs="Times New Roman"/>
          <w:color w:val="000000" w:themeColor="text1"/>
          <w:lang w:val="id-ID"/>
        </w:rPr>
        <w:t xml:space="preserve">mengembalikan semua pembayaran yang telah diberikan oleh </w:t>
      </w:r>
      <w:r w:rsidRPr="00A84031">
        <w:rPr>
          <w:rFonts w:ascii="Times New Roman" w:hAnsi="Times New Roman" w:cs="Times New Roman"/>
          <w:b/>
          <w:color w:val="000000" w:themeColor="text1"/>
          <w:lang w:val="id-ID"/>
        </w:rPr>
        <w:t>Pihak Kedua</w:t>
      </w:r>
      <w:r w:rsidRPr="00A84031">
        <w:rPr>
          <w:rFonts w:ascii="Times New Roman" w:hAnsi="Times New Roman" w:cs="Times New Roman"/>
          <w:color w:val="000000" w:themeColor="text1"/>
          <w:lang w:val="id-ID"/>
        </w:rPr>
        <w:t>.</w:t>
      </w:r>
    </w:p>
    <w:p w14:paraId="6C67646A" w14:textId="77777777" w:rsidR="00FA6E6E" w:rsidRPr="00A84031" w:rsidRDefault="00FA6E6E" w:rsidP="00A84031">
      <w:pPr>
        <w:pStyle w:val="ListParagraph"/>
        <w:numPr>
          <w:ilvl w:val="2"/>
          <w:numId w:val="39"/>
        </w:numPr>
        <w:spacing w:after="0" w:line="276" w:lineRule="auto"/>
        <w:ind w:left="1350" w:right="270" w:hanging="810"/>
        <w:jc w:val="both"/>
        <w:rPr>
          <w:rFonts w:ascii="Times New Roman" w:hAnsi="Times New Roman" w:cs="Times New Roman"/>
          <w:color w:val="000000" w:themeColor="text1"/>
        </w:rPr>
      </w:pPr>
      <w:r w:rsidRPr="00A84031">
        <w:rPr>
          <w:rFonts w:ascii="Times New Roman" w:hAnsi="Times New Roman" w:cs="Times New Roman"/>
          <w:b/>
          <w:color w:val="000000" w:themeColor="text1"/>
          <w:lang w:val="id-ID"/>
        </w:rPr>
        <w:t>Pihak Kedua</w:t>
      </w:r>
      <w:r w:rsidRPr="00A84031">
        <w:rPr>
          <w:rFonts w:ascii="Times New Roman" w:hAnsi="Times New Roman" w:cs="Times New Roman"/>
          <w:color w:val="000000" w:themeColor="text1"/>
          <w:lang w:val="id-ID"/>
        </w:rPr>
        <w:t xml:space="preserve"> berhak melaporkan kepada pihak yang berwajib. </w:t>
      </w:r>
    </w:p>
    <w:p w14:paraId="2045E411" w14:textId="77777777" w:rsidR="00FA6E6E" w:rsidRPr="00A84031" w:rsidRDefault="00FA6E6E" w:rsidP="00A84031">
      <w:pPr>
        <w:widowControl w:val="0"/>
        <w:suppressAutoHyphens/>
        <w:spacing w:after="0" w:line="276" w:lineRule="auto"/>
        <w:jc w:val="both"/>
        <w:rPr>
          <w:rFonts w:ascii="Times New Roman" w:hAnsi="Times New Roman" w:cs="Times New Roman"/>
          <w:bCs/>
          <w:color w:val="000000" w:themeColor="text1"/>
          <w:lang w:val="id-ID"/>
        </w:rPr>
      </w:pPr>
    </w:p>
    <w:p w14:paraId="7834729A" w14:textId="0FC9A9C4" w:rsidR="00FA6E6E" w:rsidRPr="00A84031" w:rsidRDefault="00FA6E6E" w:rsidP="00FA6E6E">
      <w:pPr>
        <w:spacing w:after="0"/>
        <w:jc w:val="center"/>
        <w:rPr>
          <w:rFonts w:ascii="Times New Roman" w:hAnsi="Times New Roman" w:cs="Times New Roman"/>
          <w:b/>
        </w:rPr>
      </w:pPr>
      <w:r w:rsidRPr="006C6B70">
        <w:rPr>
          <w:rFonts w:ascii="Times New Roman" w:hAnsi="Times New Roman" w:cs="Times New Roman"/>
          <w:b/>
        </w:rPr>
        <w:t>PASAL 14</w:t>
      </w:r>
    </w:p>
    <w:p w14:paraId="0F1D8545" w14:textId="77777777" w:rsidR="00FA6E6E" w:rsidRPr="00A84031" w:rsidRDefault="00FA6E6E" w:rsidP="00FA6E6E">
      <w:pPr>
        <w:pStyle w:val="Heading1"/>
        <w:spacing w:after="0" w:line="276" w:lineRule="auto"/>
        <w:ind w:right="271"/>
        <w:rPr>
          <w:color w:val="auto"/>
          <w:sz w:val="22"/>
          <w:lang w:val="id-ID"/>
        </w:rPr>
      </w:pPr>
      <w:r w:rsidRPr="00A84031">
        <w:rPr>
          <w:color w:val="auto"/>
          <w:sz w:val="22"/>
          <w:lang w:val="id-ID"/>
        </w:rPr>
        <w:t>Pernyataan Dan Jaminan Kepatuhan Regulasi</w:t>
      </w:r>
    </w:p>
    <w:p w14:paraId="7A8E5D56" w14:textId="77777777" w:rsidR="00FA6E6E" w:rsidRPr="00A84031" w:rsidRDefault="00FA6E6E" w:rsidP="00FA6E6E">
      <w:pPr>
        <w:spacing w:after="0"/>
        <w:jc w:val="both"/>
        <w:rPr>
          <w:rFonts w:ascii="Times New Roman" w:hAnsi="Times New Roman" w:cs="Times New Roman"/>
        </w:rPr>
      </w:pPr>
      <w:r w:rsidRPr="00A84031">
        <w:rPr>
          <w:rFonts w:ascii="Times New Roman" w:hAnsi="Times New Roman" w:cs="Times New Roman"/>
          <w:b/>
        </w:rPr>
        <w:t>Para Pihak</w:t>
      </w:r>
      <w:r w:rsidRPr="00A84031">
        <w:rPr>
          <w:rFonts w:ascii="Times New Roman" w:hAnsi="Times New Roman" w:cs="Times New Roman"/>
        </w:rPr>
        <w:t xml:space="preserve"> menjamin dan menyatakan bahwa:</w:t>
      </w:r>
    </w:p>
    <w:p w14:paraId="429FB210" w14:textId="77777777" w:rsidR="00FA6E6E" w:rsidRPr="00A84031" w:rsidRDefault="00FA6E6E" w:rsidP="00FA6E6E">
      <w:pPr>
        <w:pStyle w:val="ListParagraph"/>
        <w:numPr>
          <w:ilvl w:val="0"/>
          <w:numId w:val="41"/>
        </w:numPr>
        <w:spacing w:after="0" w:line="276" w:lineRule="auto"/>
        <w:ind w:left="567" w:hanging="567"/>
        <w:contextualSpacing w:val="0"/>
        <w:jc w:val="both"/>
        <w:rPr>
          <w:rFonts w:ascii="Times New Roman" w:hAnsi="Times New Roman" w:cs="Times New Roman"/>
        </w:rPr>
      </w:pPr>
      <w:r w:rsidRPr="00A84031">
        <w:rPr>
          <w:rFonts w:ascii="Times New Roman" w:hAnsi="Times New Roman" w:cs="Times New Roman"/>
        </w:rPr>
        <w:t>Dalam pelaksanaan perjanjian ini mentaati peraturan perundang-undangan yang berlaku.</w:t>
      </w:r>
    </w:p>
    <w:p w14:paraId="037EF98A" w14:textId="77777777" w:rsidR="00FA6E6E" w:rsidRPr="00A84031" w:rsidRDefault="00FA6E6E" w:rsidP="00FA6E6E">
      <w:pPr>
        <w:pStyle w:val="ListParagraph"/>
        <w:numPr>
          <w:ilvl w:val="0"/>
          <w:numId w:val="41"/>
        </w:numPr>
        <w:spacing w:after="0" w:line="276" w:lineRule="auto"/>
        <w:ind w:left="567" w:hanging="567"/>
        <w:contextualSpacing w:val="0"/>
        <w:jc w:val="both"/>
        <w:rPr>
          <w:rFonts w:ascii="Times New Roman" w:hAnsi="Times New Roman" w:cs="Times New Roman"/>
        </w:rPr>
      </w:pPr>
      <w:r w:rsidRPr="00A84031">
        <w:rPr>
          <w:rFonts w:ascii="Times New Roman" w:hAnsi="Times New Roman" w:cs="Times New Roman"/>
        </w:rPr>
        <w:t>Usia Pekerja yang dipekerjakan di perusahaan masing-masing Pihak tidak bertentangan dengan ketentuan dalam Undang-undang Ketenagakerjaan.</w:t>
      </w:r>
    </w:p>
    <w:p w14:paraId="3937E1EC" w14:textId="77777777" w:rsidR="00FA6E6E" w:rsidRPr="00A84031" w:rsidRDefault="00FA6E6E" w:rsidP="00FA6E6E">
      <w:pPr>
        <w:pStyle w:val="ListParagraph"/>
        <w:numPr>
          <w:ilvl w:val="0"/>
          <w:numId w:val="41"/>
        </w:numPr>
        <w:spacing w:after="0" w:line="276" w:lineRule="auto"/>
        <w:ind w:left="567" w:hanging="567"/>
        <w:contextualSpacing w:val="0"/>
        <w:jc w:val="both"/>
        <w:rPr>
          <w:rFonts w:ascii="Times New Roman" w:hAnsi="Times New Roman" w:cs="Times New Roman"/>
        </w:rPr>
      </w:pPr>
      <w:r w:rsidRPr="00A84031">
        <w:rPr>
          <w:rFonts w:ascii="Times New Roman" w:hAnsi="Times New Roman" w:cs="Times New Roman"/>
        </w:rPr>
        <w:t>Dalam hal terdapat pelanggaran peraturan yang dilakukan oleh salah satu Pihak, maka Para Pihak sepakat untuk tidak melibatkan Pihak yang lain dalam kasus pelanggaran peraturan tersebut.</w:t>
      </w:r>
    </w:p>
    <w:p w14:paraId="553C0FA0" w14:textId="00FDBC4C" w:rsidR="009033F5" w:rsidRPr="00A84031" w:rsidRDefault="009033F5" w:rsidP="00704DDC">
      <w:pPr>
        <w:jc w:val="both"/>
        <w:rPr>
          <w:rFonts w:ascii="Times New Roman" w:hAnsi="Times New Roman" w:cs="Times New Roman"/>
        </w:rPr>
      </w:pPr>
    </w:p>
    <w:p w14:paraId="59C13737" w14:textId="77777777" w:rsidR="005B43AA" w:rsidRPr="00A84031" w:rsidRDefault="005B43AA" w:rsidP="005B43AA">
      <w:pPr>
        <w:spacing w:after="0"/>
        <w:jc w:val="center"/>
        <w:rPr>
          <w:rFonts w:ascii="Times New Roman" w:hAnsi="Times New Roman" w:cs="Times New Roman"/>
          <w:b/>
          <w:color w:val="000000" w:themeColor="text1"/>
        </w:rPr>
      </w:pPr>
      <w:r w:rsidRPr="00A84031">
        <w:rPr>
          <w:rFonts w:ascii="Times New Roman" w:hAnsi="Times New Roman" w:cs="Times New Roman"/>
          <w:b/>
          <w:color w:val="000000" w:themeColor="text1"/>
        </w:rPr>
        <w:t>Pasal 15</w:t>
      </w:r>
    </w:p>
    <w:p w14:paraId="647015BD" w14:textId="77777777" w:rsidR="005B43AA" w:rsidRPr="00A84031" w:rsidRDefault="005B43AA" w:rsidP="005B43AA">
      <w:pPr>
        <w:spacing w:after="0"/>
        <w:jc w:val="center"/>
        <w:rPr>
          <w:rFonts w:ascii="Times New Roman" w:hAnsi="Times New Roman" w:cs="Times New Roman"/>
          <w:b/>
          <w:color w:val="000000" w:themeColor="text1"/>
        </w:rPr>
      </w:pPr>
      <w:r w:rsidRPr="00A84031">
        <w:rPr>
          <w:rFonts w:ascii="Times New Roman" w:hAnsi="Times New Roman" w:cs="Times New Roman"/>
          <w:b/>
          <w:color w:val="000000" w:themeColor="text1"/>
        </w:rPr>
        <w:t>Ketentuan Lain</w:t>
      </w:r>
    </w:p>
    <w:p w14:paraId="3AFEEEEB" w14:textId="77777777" w:rsidR="005B43AA" w:rsidRPr="00A84031" w:rsidRDefault="005B43AA" w:rsidP="005B43AA">
      <w:pPr>
        <w:pStyle w:val="ListParagraph"/>
        <w:numPr>
          <w:ilvl w:val="1"/>
          <w:numId w:val="43"/>
        </w:numPr>
        <w:suppressAutoHyphens/>
        <w:spacing w:after="0" w:line="276" w:lineRule="auto"/>
        <w:ind w:left="567" w:hanging="567"/>
        <w:jc w:val="both"/>
        <w:rPr>
          <w:rFonts w:ascii="Times New Roman" w:hAnsi="Times New Roman" w:cs="Times New Roman"/>
          <w:color w:val="000000" w:themeColor="text1"/>
        </w:rPr>
      </w:pPr>
      <w:r w:rsidRPr="00A84031">
        <w:rPr>
          <w:rFonts w:ascii="Times New Roman" w:hAnsi="Times New Roman" w:cs="Times New Roman"/>
          <w:color w:val="000000" w:themeColor="text1"/>
        </w:rPr>
        <w:t>Perubahan Perjanjian</w:t>
      </w:r>
    </w:p>
    <w:p w14:paraId="61207F7E" w14:textId="77777777" w:rsidR="005B43AA" w:rsidRPr="00A84031" w:rsidRDefault="005B43AA" w:rsidP="005B43AA">
      <w:pPr>
        <w:pStyle w:val="ListParagraph"/>
        <w:numPr>
          <w:ilvl w:val="0"/>
          <w:numId w:val="47"/>
        </w:numPr>
        <w:spacing w:after="0" w:line="276" w:lineRule="auto"/>
        <w:ind w:left="993" w:hanging="426"/>
        <w:jc w:val="both"/>
        <w:rPr>
          <w:rFonts w:ascii="Times New Roman" w:hAnsi="Times New Roman" w:cs="Times New Roman"/>
          <w:color w:val="000000" w:themeColor="text1"/>
        </w:rPr>
      </w:pPr>
      <w:r w:rsidRPr="00A84031">
        <w:rPr>
          <w:rFonts w:ascii="Times New Roman" w:hAnsi="Times New Roman" w:cs="Times New Roman"/>
          <w:color w:val="000000" w:themeColor="text1"/>
        </w:rPr>
        <w:t>Setiap syarat dan ketentuan yang belum atau tidak diatur dalam perjanji</w:t>
      </w:r>
      <w:r w:rsidRPr="00A84031">
        <w:rPr>
          <w:rFonts w:ascii="Times New Roman" w:hAnsi="Times New Roman" w:cs="Times New Roman"/>
          <w:color w:val="000000" w:themeColor="text1"/>
          <w:lang w:val="id-ID"/>
        </w:rPr>
        <w:t>an</w:t>
      </w:r>
      <w:r w:rsidRPr="00A84031">
        <w:rPr>
          <w:rFonts w:ascii="Times New Roman" w:hAnsi="Times New Roman" w:cs="Times New Roman"/>
          <w:color w:val="000000" w:themeColor="text1"/>
        </w:rPr>
        <w:t xml:space="preserve"> akan dibicarakan, dinegosiasikan dan ditambahkan berdasarkan kesepakatan </w:t>
      </w:r>
      <w:r w:rsidRPr="00A84031">
        <w:rPr>
          <w:rFonts w:ascii="Times New Roman" w:hAnsi="Times New Roman" w:cs="Times New Roman"/>
          <w:b/>
          <w:color w:val="000000" w:themeColor="text1"/>
        </w:rPr>
        <w:t>Para Pih</w:t>
      </w:r>
      <w:r w:rsidRPr="00A84031">
        <w:rPr>
          <w:rFonts w:ascii="Times New Roman" w:hAnsi="Times New Roman" w:cs="Times New Roman"/>
          <w:b/>
          <w:color w:val="000000" w:themeColor="text1"/>
          <w:lang w:val="id-ID"/>
        </w:rPr>
        <w:t>ak</w:t>
      </w:r>
      <w:r w:rsidRPr="00A84031">
        <w:rPr>
          <w:rFonts w:ascii="Times New Roman" w:hAnsi="Times New Roman" w:cs="Times New Roman"/>
          <w:color w:val="000000" w:themeColor="text1"/>
        </w:rPr>
        <w:t>.</w:t>
      </w:r>
    </w:p>
    <w:p w14:paraId="36C7E19C" w14:textId="77777777" w:rsidR="005B43AA" w:rsidRPr="00A84031" w:rsidRDefault="005B43AA" w:rsidP="005B43AA">
      <w:pPr>
        <w:pStyle w:val="ListParagraph"/>
        <w:numPr>
          <w:ilvl w:val="0"/>
          <w:numId w:val="47"/>
        </w:numPr>
        <w:spacing w:after="0" w:line="276" w:lineRule="auto"/>
        <w:ind w:left="993" w:hanging="426"/>
        <w:jc w:val="both"/>
        <w:rPr>
          <w:rFonts w:ascii="Times New Roman" w:hAnsi="Times New Roman" w:cs="Times New Roman"/>
          <w:color w:val="000000" w:themeColor="text1"/>
        </w:rPr>
      </w:pPr>
      <w:r w:rsidRPr="00A84031">
        <w:rPr>
          <w:rFonts w:ascii="Times New Roman" w:hAnsi="Times New Roman" w:cs="Times New Roman"/>
          <w:color w:val="000000" w:themeColor="text1"/>
        </w:rPr>
        <w:t>Segala perubahan</w:t>
      </w:r>
      <w:r w:rsidRPr="00A84031">
        <w:rPr>
          <w:rFonts w:ascii="Times New Roman" w:hAnsi="Times New Roman" w:cs="Times New Roman"/>
          <w:color w:val="000000" w:themeColor="text1"/>
          <w:lang w:val="id-ID"/>
        </w:rPr>
        <w:t xml:space="preserve"> dan atau</w:t>
      </w:r>
      <w:r w:rsidRPr="00A84031">
        <w:rPr>
          <w:rFonts w:ascii="Times New Roman" w:hAnsi="Times New Roman" w:cs="Times New Roman"/>
          <w:color w:val="000000" w:themeColor="text1"/>
        </w:rPr>
        <w:t xml:space="preserve"> penambahan </w:t>
      </w:r>
      <w:r w:rsidRPr="00A84031">
        <w:rPr>
          <w:rFonts w:ascii="Times New Roman" w:hAnsi="Times New Roman" w:cs="Times New Roman"/>
          <w:color w:val="000000" w:themeColor="text1"/>
          <w:lang w:val="id-ID"/>
        </w:rPr>
        <w:t>isi</w:t>
      </w:r>
      <w:r w:rsidRPr="00A84031">
        <w:rPr>
          <w:rFonts w:ascii="Times New Roman" w:hAnsi="Times New Roman" w:cs="Times New Roman"/>
          <w:color w:val="000000" w:themeColor="text1"/>
        </w:rPr>
        <w:t xml:space="preserve"> perjanjian tidak berlaku kecuali disepakati secara tertulis oleh </w:t>
      </w:r>
      <w:r w:rsidRPr="00A84031">
        <w:rPr>
          <w:rFonts w:ascii="Times New Roman" w:hAnsi="Times New Roman" w:cs="Times New Roman"/>
          <w:b/>
          <w:color w:val="000000" w:themeColor="text1"/>
        </w:rPr>
        <w:t>Para Pihak</w:t>
      </w:r>
      <w:r w:rsidRPr="00A84031">
        <w:rPr>
          <w:rFonts w:ascii="Times New Roman" w:hAnsi="Times New Roman" w:cs="Times New Roman"/>
          <w:color w:val="000000" w:themeColor="text1"/>
          <w:lang w:val="id-ID"/>
        </w:rPr>
        <w:t xml:space="preserve"> sebagai bagian </w:t>
      </w:r>
      <w:r w:rsidRPr="00A84031">
        <w:rPr>
          <w:rFonts w:ascii="Times New Roman" w:hAnsi="Times New Roman" w:cs="Times New Roman"/>
          <w:color w:val="000000" w:themeColor="text1"/>
        </w:rPr>
        <w:t>yang tidak</w:t>
      </w:r>
      <w:r w:rsidRPr="00A84031">
        <w:rPr>
          <w:rFonts w:ascii="Times New Roman" w:hAnsi="Times New Roman" w:cs="Times New Roman"/>
          <w:color w:val="000000" w:themeColor="text1"/>
          <w:lang w:val="id-ID"/>
        </w:rPr>
        <w:t xml:space="preserve"> ter</w:t>
      </w:r>
      <w:r w:rsidRPr="00A84031">
        <w:rPr>
          <w:rFonts w:ascii="Times New Roman" w:hAnsi="Times New Roman" w:cs="Times New Roman"/>
          <w:color w:val="000000" w:themeColor="text1"/>
        </w:rPr>
        <w:t>pisahkan.</w:t>
      </w:r>
    </w:p>
    <w:p w14:paraId="0401A659" w14:textId="77777777" w:rsidR="005B43AA" w:rsidRPr="005B43AA" w:rsidRDefault="005B43AA" w:rsidP="005B43AA">
      <w:pPr>
        <w:pStyle w:val="ListParagraph"/>
        <w:numPr>
          <w:ilvl w:val="0"/>
          <w:numId w:val="44"/>
        </w:numPr>
        <w:spacing w:after="0" w:line="276" w:lineRule="auto"/>
        <w:ind w:left="567" w:hanging="567"/>
        <w:jc w:val="both"/>
        <w:rPr>
          <w:rFonts w:ascii="Times New Roman" w:hAnsi="Times New Roman" w:cs="Times New Roman"/>
          <w:vanish/>
          <w:color w:val="000000" w:themeColor="text1"/>
        </w:rPr>
      </w:pPr>
    </w:p>
    <w:p w14:paraId="2D26F989" w14:textId="651F7CBF" w:rsidR="005B43AA" w:rsidRPr="00A84031" w:rsidRDefault="005B43AA" w:rsidP="005B43AA">
      <w:pPr>
        <w:pStyle w:val="ListParagraph"/>
        <w:numPr>
          <w:ilvl w:val="0"/>
          <w:numId w:val="44"/>
        </w:numPr>
        <w:spacing w:after="0" w:line="276" w:lineRule="auto"/>
        <w:ind w:left="567" w:hanging="567"/>
        <w:jc w:val="both"/>
        <w:rPr>
          <w:rFonts w:ascii="Times New Roman" w:hAnsi="Times New Roman" w:cs="Times New Roman"/>
          <w:color w:val="000000" w:themeColor="text1"/>
        </w:rPr>
      </w:pPr>
      <w:r w:rsidRPr="00A84031">
        <w:rPr>
          <w:rFonts w:ascii="Times New Roman" w:hAnsi="Times New Roman" w:cs="Times New Roman"/>
          <w:color w:val="000000" w:themeColor="text1"/>
        </w:rPr>
        <w:t>Korespondensi atau pemberitahuan</w:t>
      </w:r>
    </w:p>
    <w:p w14:paraId="4B3FCAC5" w14:textId="77777777" w:rsidR="005B43AA" w:rsidRPr="00A84031" w:rsidRDefault="005B43AA" w:rsidP="005B43AA">
      <w:pPr>
        <w:pStyle w:val="ListParagraph"/>
        <w:spacing w:line="276" w:lineRule="auto"/>
        <w:ind w:left="567"/>
        <w:jc w:val="both"/>
        <w:rPr>
          <w:rFonts w:ascii="Times New Roman" w:hAnsi="Times New Roman" w:cs="Times New Roman"/>
          <w:color w:val="000000" w:themeColor="text1"/>
          <w:lang w:val="id-ID"/>
        </w:rPr>
      </w:pPr>
      <w:r w:rsidRPr="00A84031">
        <w:rPr>
          <w:rFonts w:ascii="Times New Roman" w:hAnsi="Times New Roman" w:cs="Times New Roman"/>
          <w:color w:val="000000" w:themeColor="text1"/>
        </w:rPr>
        <w:t>Setiap korespondensi akan disampaikan melalui pos tercatat, jasa kurir, surat elektronik atau diserahkan langsung dan dialamatkan ke:</w:t>
      </w:r>
    </w:p>
    <w:p w14:paraId="0D18C992" w14:textId="77777777" w:rsidR="005B43AA" w:rsidRDefault="005B43AA" w:rsidP="005B43AA">
      <w:pPr>
        <w:pStyle w:val="ListParagraph"/>
        <w:spacing w:line="276" w:lineRule="auto"/>
        <w:ind w:left="567"/>
        <w:jc w:val="both"/>
        <w:rPr>
          <w:rFonts w:ascii="Times New Roman" w:hAnsi="Times New Roman" w:cs="Times New Roman"/>
        </w:rPr>
      </w:pPr>
      <w:r w:rsidRPr="00A84031">
        <w:rPr>
          <w:rFonts w:ascii="Times New Roman" w:hAnsi="Times New Roman" w:cs="Times New Roman"/>
          <w:b/>
        </w:rPr>
        <w:t>Pihak Pertama</w:t>
      </w:r>
      <w:r w:rsidRPr="00A84031">
        <w:rPr>
          <w:rFonts w:ascii="Times New Roman" w:hAnsi="Times New Roman" w:cs="Times New Roman"/>
        </w:rPr>
        <w:tab/>
      </w:r>
    </w:p>
    <w:p w14:paraId="70421DB7" w14:textId="77777777" w:rsidR="005B43AA" w:rsidRDefault="005B43AA" w:rsidP="005B43AA">
      <w:pPr>
        <w:pStyle w:val="ListParagraph"/>
        <w:spacing w:line="276" w:lineRule="auto"/>
        <w:ind w:left="567"/>
        <w:jc w:val="both"/>
        <w:rPr>
          <w:rFonts w:ascii="Times New Roman" w:hAnsi="Times New Roman" w:cs="Times New Roman"/>
        </w:rPr>
      </w:pPr>
      <w:r w:rsidRPr="005B43AA">
        <w:rPr>
          <w:rFonts w:ascii="Times New Roman" w:hAnsi="Times New Roman" w:cs="Times New Roman"/>
        </w:rPr>
        <w:t>PT Tirta Sukses Perkasa</w:t>
      </w:r>
    </w:p>
    <w:p w14:paraId="3A7DDB03" w14:textId="195F02F2" w:rsidR="00914499" w:rsidRDefault="005B43AA">
      <w:pPr>
        <w:pStyle w:val="ListParagraph"/>
        <w:spacing w:line="276" w:lineRule="auto"/>
        <w:ind w:left="567"/>
        <w:jc w:val="both"/>
        <w:rPr>
          <w:rFonts w:ascii="Times New Roman" w:hAnsi="Times New Roman" w:cs="Times New Roman"/>
          <w:color w:val="000000" w:themeColor="text1"/>
        </w:rPr>
      </w:pPr>
      <w:r w:rsidRPr="00A84031">
        <w:rPr>
          <w:rFonts w:ascii="Times New Roman" w:hAnsi="Times New Roman" w:cs="Times New Roman"/>
        </w:rPr>
        <w:t xml:space="preserve">Alamat </w:t>
      </w:r>
      <w:r w:rsidRPr="00A84031">
        <w:rPr>
          <w:rFonts w:ascii="Times New Roman" w:hAnsi="Times New Roman" w:cs="Times New Roman"/>
        </w:rPr>
        <w:tab/>
      </w:r>
      <w:r w:rsidRPr="00A84031">
        <w:rPr>
          <w:rFonts w:ascii="Times New Roman" w:hAnsi="Times New Roman" w:cs="Times New Roman"/>
        </w:rPr>
        <w:tab/>
        <w:t xml:space="preserve">: </w:t>
      </w:r>
      <w:r w:rsidR="00914499">
        <w:rPr>
          <w:rFonts w:ascii="Times New Roman" w:hAnsi="Times New Roman" w:cs="Times New Roman"/>
          <w:color w:val="000000" w:themeColor="text1"/>
        </w:rPr>
        <w:t>Kawasan Industri Candi Blok 10 Ruko No. 2 – 3, Kel. Bambankerep,</w:t>
      </w:r>
    </w:p>
    <w:p w14:paraId="5790CC9C" w14:textId="5F8F5F50" w:rsidR="005B43AA" w:rsidRPr="00A84031" w:rsidRDefault="00914499" w:rsidP="00A84031">
      <w:pPr>
        <w:pStyle w:val="ListParagraph"/>
        <w:spacing w:line="276" w:lineRule="auto"/>
        <w:ind w:left="2160"/>
        <w:jc w:val="both"/>
        <w:rPr>
          <w:rFonts w:ascii="Times New Roman" w:hAnsi="Times New Roman" w:cs="Times New Roman"/>
          <w:color w:val="000000" w:themeColor="text1"/>
        </w:rPr>
      </w:pPr>
      <w:r>
        <w:rPr>
          <w:rFonts w:ascii="Times New Roman" w:hAnsi="Times New Roman" w:cs="Times New Roman"/>
          <w:color w:val="000000" w:themeColor="text1"/>
        </w:rPr>
        <w:t xml:space="preserve">  Kec. </w:t>
      </w:r>
      <w:r w:rsidRPr="00A84031">
        <w:rPr>
          <w:rFonts w:ascii="Times New Roman" w:hAnsi="Times New Roman" w:cs="Times New Roman"/>
          <w:color w:val="000000" w:themeColor="text1"/>
        </w:rPr>
        <w:t>Ngaliyan</w:t>
      </w:r>
      <w:r>
        <w:rPr>
          <w:rFonts w:ascii="Times New Roman" w:hAnsi="Times New Roman" w:cs="Times New Roman"/>
          <w:color w:val="000000" w:themeColor="text1"/>
        </w:rPr>
        <w:t>, Kota Semarang, Jawa Tengah (50184)</w:t>
      </w:r>
    </w:p>
    <w:p w14:paraId="69065BC1" w14:textId="203A299C" w:rsidR="005B43AA" w:rsidRPr="00A84031" w:rsidRDefault="005B43AA" w:rsidP="005B43AA">
      <w:pPr>
        <w:pStyle w:val="ListParagraph"/>
        <w:spacing w:line="276" w:lineRule="auto"/>
        <w:ind w:left="567"/>
        <w:jc w:val="both"/>
        <w:rPr>
          <w:rFonts w:ascii="Times New Roman" w:hAnsi="Times New Roman" w:cs="Times New Roman"/>
          <w:lang w:val="id-ID"/>
        </w:rPr>
      </w:pPr>
      <w:r w:rsidRPr="00A84031">
        <w:rPr>
          <w:rFonts w:ascii="Times New Roman" w:hAnsi="Times New Roman" w:cs="Times New Roman"/>
        </w:rPr>
        <w:t>Telepon</w:t>
      </w:r>
      <w:r w:rsidRPr="00A84031">
        <w:rPr>
          <w:rFonts w:ascii="Times New Roman" w:hAnsi="Times New Roman" w:cs="Times New Roman"/>
        </w:rPr>
        <w:tab/>
      </w:r>
      <w:r w:rsidRPr="00A84031">
        <w:rPr>
          <w:rFonts w:ascii="Times New Roman" w:hAnsi="Times New Roman" w:cs="Times New Roman"/>
        </w:rPr>
        <w:tab/>
        <w:t xml:space="preserve">: </w:t>
      </w:r>
      <w:r w:rsidR="00914499">
        <w:rPr>
          <w:rFonts w:ascii="Times New Roman" w:hAnsi="Times New Roman" w:cs="Times New Roman"/>
          <w:color w:val="000000" w:themeColor="text1"/>
        </w:rPr>
        <w:t>(024) 7604764</w:t>
      </w:r>
    </w:p>
    <w:p w14:paraId="33FAE836" w14:textId="22271ABB" w:rsidR="005B43AA" w:rsidRPr="00A84031" w:rsidRDefault="005B43AA" w:rsidP="005B43AA">
      <w:pPr>
        <w:pStyle w:val="ListParagraph"/>
        <w:spacing w:line="276" w:lineRule="auto"/>
        <w:ind w:left="567"/>
        <w:jc w:val="both"/>
        <w:rPr>
          <w:rFonts w:ascii="Times New Roman" w:hAnsi="Times New Roman" w:cs="Times New Roman"/>
          <w:lang w:val="id-ID"/>
        </w:rPr>
      </w:pPr>
      <w:r w:rsidRPr="00A84031">
        <w:rPr>
          <w:rFonts w:ascii="Times New Roman" w:hAnsi="Times New Roman" w:cs="Times New Roman"/>
        </w:rPr>
        <w:t>Email</w:t>
      </w:r>
      <w:r w:rsidRPr="00A84031">
        <w:rPr>
          <w:rFonts w:ascii="Times New Roman" w:hAnsi="Times New Roman" w:cs="Times New Roman"/>
        </w:rPr>
        <w:tab/>
      </w:r>
      <w:r w:rsidRPr="00A84031">
        <w:rPr>
          <w:rFonts w:ascii="Times New Roman" w:hAnsi="Times New Roman" w:cs="Times New Roman"/>
        </w:rPr>
        <w:tab/>
        <w:t xml:space="preserve">: </w:t>
      </w:r>
      <w:r w:rsidR="00183345" w:rsidRPr="00183345">
        <w:rPr>
          <w:rPrChange w:id="71" w:author="Lilik Aprilian Maharyanto" w:date="2023-06-27T10:43:00Z">
            <w:rPr>
              <w:rStyle w:val="Hyperlink"/>
              <w:rFonts w:ascii="Times New Roman" w:hAnsi="Times New Roman" w:cs="Times New Roman"/>
            </w:rPr>
          </w:rPrChange>
        </w:rPr>
        <w:t>Willyarto.Sentoso@club.co.id</w:t>
      </w:r>
      <w:ins w:id="72" w:author="Lilik Aprilian Maharyanto" w:date="2023-06-27T10:43:00Z">
        <w:r w:rsidR="00183345">
          <w:rPr>
            <w:rFonts w:ascii="Times New Roman" w:hAnsi="Times New Roman" w:cs="Times New Roman"/>
          </w:rPr>
          <w:t xml:space="preserve">, </w:t>
        </w:r>
        <w:r w:rsidR="00183345" w:rsidRPr="00183345">
          <w:rPr>
            <w:rFonts w:ascii="Times New Roman" w:hAnsi="Times New Roman" w:cs="Times New Roman"/>
          </w:rPr>
          <w:t>jumalimohammadjumali@gmail.com</w:t>
        </w:r>
      </w:ins>
      <w:del w:id="73" w:author="Lilik Aprilian Maharyanto" w:date="2023-06-27T10:42:00Z">
        <w:r w:rsidR="00DA43DB" w:rsidDel="00183345">
          <w:rPr>
            <w:rFonts w:ascii="Times New Roman" w:hAnsi="Times New Roman" w:cs="Times New Roman"/>
            <w:color w:val="000000" w:themeColor="text1"/>
          </w:rPr>
          <w:delText xml:space="preserve"> Finance.tmpsmg@club.co.id</w:delText>
        </w:r>
      </w:del>
    </w:p>
    <w:p w14:paraId="3BAB2514" w14:textId="606F753C" w:rsidR="005B43AA" w:rsidRPr="00A84031" w:rsidRDefault="005B43AA" w:rsidP="005B43AA">
      <w:pPr>
        <w:pStyle w:val="ListParagraph"/>
        <w:spacing w:line="276" w:lineRule="auto"/>
        <w:ind w:left="567"/>
        <w:jc w:val="both"/>
        <w:rPr>
          <w:rFonts w:ascii="Times New Roman" w:hAnsi="Times New Roman" w:cs="Times New Roman"/>
          <w:lang w:val="id-ID"/>
        </w:rPr>
      </w:pPr>
      <w:r w:rsidRPr="00A84031">
        <w:rPr>
          <w:rFonts w:ascii="Times New Roman" w:hAnsi="Times New Roman" w:cs="Times New Roman"/>
        </w:rPr>
        <w:t>Up</w:t>
      </w:r>
      <w:r w:rsidRPr="00A84031">
        <w:rPr>
          <w:rFonts w:ascii="Times New Roman" w:hAnsi="Times New Roman" w:cs="Times New Roman"/>
        </w:rPr>
        <w:tab/>
      </w:r>
      <w:r w:rsidRPr="00A84031">
        <w:rPr>
          <w:rFonts w:ascii="Times New Roman" w:hAnsi="Times New Roman" w:cs="Times New Roman"/>
        </w:rPr>
        <w:tab/>
        <w:t>:</w:t>
      </w:r>
      <w:r w:rsidRPr="00A84031">
        <w:rPr>
          <w:rFonts w:ascii="Times New Roman" w:hAnsi="Times New Roman" w:cs="Times New Roman"/>
          <w:lang w:val="id-ID"/>
        </w:rPr>
        <w:t xml:space="preserve"> </w:t>
      </w:r>
      <w:r w:rsidR="00914499">
        <w:rPr>
          <w:rFonts w:ascii="Times New Roman" w:hAnsi="Times New Roman" w:cs="Times New Roman"/>
          <w:color w:val="000000" w:themeColor="text1"/>
        </w:rPr>
        <w:t>Willyarto Sentoso</w:t>
      </w:r>
      <w:ins w:id="74" w:author="Lilik Aprilian Maharyanto" w:date="2023-06-27T10:43:00Z">
        <w:r w:rsidR="00183345">
          <w:rPr>
            <w:rFonts w:ascii="Times New Roman" w:hAnsi="Times New Roman" w:cs="Times New Roman"/>
            <w:color w:val="000000" w:themeColor="text1"/>
          </w:rPr>
          <w:t>, Mohammad Jumali</w:t>
        </w:r>
      </w:ins>
      <w:del w:id="75" w:author="Lilik Aprilian Maharyanto" w:date="2023-06-27T10:42:00Z">
        <w:r w:rsidR="00DA43DB" w:rsidDel="00183345">
          <w:rPr>
            <w:rFonts w:ascii="Times New Roman" w:hAnsi="Times New Roman" w:cs="Times New Roman"/>
            <w:color w:val="000000" w:themeColor="text1"/>
          </w:rPr>
          <w:delText xml:space="preserve"> , Arvinda Agustin</w:delText>
        </w:r>
      </w:del>
    </w:p>
    <w:p w14:paraId="105CCCD8" w14:textId="532B2BC5" w:rsidR="005B43AA" w:rsidRDefault="005B43AA" w:rsidP="005B43AA">
      <w:pPr>
        <w:pStyle w:val="ListParagraph"/>
        <w:spacing w:line="276" w:lineRule="auto"/>
        <w:ind w:left="567"/>
        <w:jc w:val="both"/>
        <w:rPr>
          <w:rFonts w:ascii="Times New Roman" w:hAnsi="Times New Roman" w:cs="Times New Roman"/>
          <w:b/>
        </w:rPr>
      </w:pPr>
      <w:r w:rsidRPr="00F72A27">
        <w:rPr>
          <w:rFonts w:ascii="Times" w:hAnsi="Times" w:cs="Times"/>
        </w:rPr>
        <w:t>PT Indomarco Adi Prima</w:t>
      </w:r>
    </w:p>
    <w:p w14:paraId="1A5C0AC3" w14:textId="0CB07A4D" w:rsidR="005B43AA" w:rsidRPr="00F72A27" w:rsidRDefault="005B43AA" w:rsidP="005B43AA">
      <w:pPr>
        <w:pStyle w:val="ListParagraph"/>
        <w:spacing w:line="276" w:lineRule="auto"/>
        <w:ind w:left="567"/>
        <w:jc w:val="both"/>
        <w:rPr>
          <w:rFonts w:ascii="Times New Roman" w:hAnsi="Times New Roman" w:cs="Times New Roman"/>
          <w:lang w:val="id-ID"/>
        </w:rPr>
      </w:pPr>
      <w:r w:rsidRPr="00F72A27">
        <w:rPr>
          <w:rFonts w:ascii="Times New Roman" w:hAnsi="Times New Roman" w:cs="Times New Roman"/>
        </w:rPr>
        <w:lastRenderedPageBreak/>
        <w:t xml:space="preserve">Alamat </w:t>
      </w:r>
      <w:r w:rsidRPr="00F72A27">
        <w:rPr>
          <w:rFonts w:ascii="Times New Roman" w:hAnsi="Times New Roman" w:cs="Times New Roman"/>
        </w:rPr>
        <w:tab/>
      </w:r>
      <w:r w:rsidRPr="00F72A27">
        <w:rPr>
          <w:rFonts w:ascii="Times New Roman" w:hAnsi="Times New Roman" w:cs="Times New Roman"/>
        </w:rPr>
        <w:tab/>
        <w:t xml:space="preserve">: </w:t>
      </w:r>
      <w:r w:rsidR="00825152">
        <w:rPr>
          <w:rFonts w:ascii="Times New Roman" w:hAnsi="Times New Roman" w:cs="Times New Roman"/>
          <w:color w:val="000000" w:themeColor="text1"/>
        </w:rPr>
        <w:t>Kawasan Industri Candi, Tahap V, Blok F No.10, Ngaliyan, Kota Semarang</w:t>
      </w:r>
    </w:p>
    <w:p w14:paraId="581597D5" w14:textId="51B04B0E" w:rsidR="005B43AA" w:rsidRPr="00F72A27" w:rsidRDefault="005B43AA" w:rsidP="005B43AA">
      <w:pPr>
        <w:pStyle w:val="ListParagraph"/>
        <w:spacing w:line="276" w:lineRule="auto"/>
        <w:ind w:left="567"/>
        <w:jc w:val="both"/>
        <w:rPr>
          <w:rFonts w:ascii="Times New Roman" w:hAnsi="Times New Roman" w:cs="Times New Roman"/>
          <w:lang w:val="id-ID"/>
        </w:rPr>
      </w:pPr>
      <w:r w:rsidRPr="00F72A27">
        <w:rPr>
          <w:rFonts w:ascii="Times New Roman" w:hAnsi="Times New Roman" w:cs="Times New Roman"/>
        </w:rPr>
        <w:t>Telepon</w:t>
      </w:r>
      <w:r w:rsidRPr="00F72A27">
        <w:rPr>
          <w:rFonts w:ascii="Times New Roman" w:hAnsi="Times New Roman" w:cs="Times New Roman"/>
        </w:rPr>
        <w:tab/>
      </w:r>
      <w:r w:rsidRPr="00F72A27">
        <w:rPr>
          <w:rFonts w:ascii="Times New Roman" w:hAnsi="Times New Roman" w:cs="Times New Roman"/>
        </w:rPr>
        <w:tab/>
        <w:t xml:space="preserve">: </w:t>
      </w:r>
      <w:r w:rsidR="00825152">
        <w:rPr>
          <w:rFonts w:ascii="Times New Roman" w:hAnsi="Times New Roman" w:cs="Times New Roman"/>
        </w:rPr>
        <w:t>0811-2517-953</w:t>
      </w:r>
    </w:p>
    <w:p w14:paraId="4F6E9AAC" w14:textId="5338DE4D" w:rsidR="005B43AA" w:rsidRPr="00F72A27" w:rsidRDefault="005B43AA" w:rsidP="005B43AA">
      <w:pPr>
        <w:pStyle w:val="ListParagraph"/>
        <w:spacing w:line="276" w:lineRule="auto"/>
        <w:ind w:left="567"/>
        <w:jc w:val="both"/>
        <w:rPr>
          <w:rFonts w:ascii="Times New Roman" w:hAnsi="Times New Roman" w:cs="Times New Roman"/>
          <w:lang w:val="id-ID"/>
        </w:rPr>
      </w:pPr>
      <w:r w:rsidRPr="00F72A27">
        <w:rPr>
          <w:rFonts w:ascii="Times New Roman" w:hAnsi="Times New Roman" w:cs="Times New Roman"/>
        </w:rPr>
        <w:t>Email</w:t>
      </w:r>
      <w:r w:rsidRPr="00F72A27">
        <w:rPr>
          <w:rFonts w:ascii="Times New Roman" w:hAnsi="Times New Roman" w:cs="Times New Roman"/>
        </w:rPr>
        <w:tab/>
      </w:r>
      <w:r w:rsidRPr="00F72A27">
        <w:rPr>
          <w:rFonts w:ascii="Times New Roman" w:hAnsi="Times New Roman" w:cs="Times New Roman"/>
        </w:rPr>
        <w:tab/>
        <w:t xml:space="preserve">: </w:t>
      </w:r>
      <w:r w:rsidR="00825152" w:rsidRPr="00183345">
        <w:rPr>
          <w:rPrChange w:id="76" w:author="Lilik Aprilian Maharyanto" w:date="2023-06-27T10:42:00Z">
            <w:rPr>
              <w:rStyle w:val="Hyperlink"/>
              <w:rFonts w:ascii="Times New Roman" w:hAnsi="Times New Roman" w:cs="Times New Roman"/>
            </w:rPr>
          </w:rPrChange>
        </w:rPr>
        <w:t>smsmg-pti@indomarco.co.id</w:t>
      </w:r>
      <w:r w:rsidR="00825152">
        <w:rPr>
          <w:rFonts w:ascii="Times New Roman" w:hAnsi="Times New Roman" w:cs="Times New Roman"/>
          <w:color w:val="000000" w:themeColor="text1"/>
        </w:rPr>
        <w:t xml:space="preserve"> </w:t>
      </w:r>
      <w:r w:rsidR="00825152" w:rsidRPr="00183345">
        <w:rPr>
          <w:rPrChange w:id="77" w:author="Lilik Aprilian Maharyanto" w:date="2023-06-27T10:42:00Z">
            <w:rPr>
              <w:rStyle w:val="Hyperlink"/>
              <w:rFonts w:ascii="Times New Roman" w:hAnsi="Times New Roman" w:cs="Times New Roman"/>
            </w:rPr>
          </w:rPrChange>
        </w:rPr>
        <w:t>salesadm-pti@indomarco.co.id</w:t>
      </w:r>
      <w:del w:id="78" w:author="Lilik Aprilian Maharyanto" w:date="2023-06-27T10:42:00Z">
        <w:r w:rsidR="00825152" w:rsidDel="00183345">
          <w:rPr>
            <w:rFonts w:ascii="Times New Roman" w:hAnsi="Times New Roman" w:cs="Times New Roman"/>
            <w:color w:val="000000" w:themeColor="text1"/>
          </w:rPr>
          <w:delText xml:space="preserve">  </w:delText>
        </w:r>
      </w:del>
    </w:p>
    <w:p w14:paraId="61309F96" w14:textId="08B787E3" w:rsidR="005B43AA" w:rsidRPr="00F72A27" w:rsidRDefault="005B43AA" w:rsidP="005B43AA">
      <w:pPr>
        <w:pStyle w:val="ListParagraph"/>
        <w:spacing w:line="276" w:lineRule="auto"/>
        <w:ind w:left="567"/>
        <w:jc w:val="both"/>
        <w:rPr>
          <w:rFonts w:ascii="Times New Roman" w:hAnsi="Times New Roman" w:cs="Times New Roman"/>
          <w:lang w:val="id-ID"/>
        </w:rPr>
      </w:pPr>
      <w:r w:rsidRPr="00F72A27">
        <w:rPr>
          <w:rFonts w:ascii="Times New Roman" w:hAnsi="Times New Roman" w:cs="Times New Roman"/>
        </w:rPr>
        <w:t>Up</w:t>
      </w:r>
      <w:r w:rsidRPr="00F72A27">
        <w:rPr>
          <w:rFonts w:ascii="Times New Roman" w:hAnsi="Times New Roman" w:cs="Times New Roman"/>
        </w:rPr>
        <w:tab/>
      </w:r>
      <w:r w:rsidRPr="00F72A27">
        <w:rPr>
          <w:rFonts w:ascii="Times New Roman" w:hAnsi="Times New Roman" w:cs="Times New Roman"/>
        </w:rPr>
        <w:tab/>
        <w:t>:</w:t>
      </w:r>
      <w:r w:rsidRPr="00F72A27">
        <w:rPr>
          <w:rFonts w:ascii="Times New Roman" w:hAnsi="Times New Roman" w:cs="Times New Roman"/>
          <w:lang w:val="id-ID"/>
        </w:rPr>
        <w:t xml:space="preserve"> </w:t>
      </w:r>
      <w:r w:rsidR="0076052E">
        <w:rPr>
          <w:rFonts w:ascii="Times New Roman" w:hAnsi="Times New Roman" w:cs="Times New Roman"/>
        </w:rPr>
        <w:t xml:space="preserve">Deny Bramanto Yudiasmoro, </w:t>
      </w:r>
      <w:r w:rsidR="00825152">
        <w:rPr>
          <w:rFonts w:ascii="Times New Roman" w:hAnsi="Times New Roman" w:cs="Times New Roman"/>
          <w:color w:val="000000" w:themeColor="text1"/>
        </w:rPr>
        <w:t>Bp.Suyoko</w:t>
      </w:r>
    </w:p>
    <w:p w14:paraId="2FBA325B" w14:textId="77777777" w:rsidR="005B43AA" w:rsidRPr="00A84031" w:rsidRDefault="005B43AA" w:rsidP="005B43AA">
      <w:pPr>
        <w:pStyle w:val="ListParagraph"/>
        <w:spacing w:line="276" w:lineRule="auto"/>
        <w:ind w:left="567"/>
        <w:jc w:val="both"/>
        <w:rPr>
          <w:rFonts w:ascii="Times New Roman" w:hAnsi="Times New Roman" w:cs="Times New Roman"/>
          <w:color w:val="000000" w:themeColor="text1"/>
        </w:rPr>
      </w:pPr>
    </w:p>
    <w:p w14:paraId="152A887B" w14:textId="77777777" w:rsidR="005B43AA" w:rsidRPr="00A84031" w:rsidRDefault="005B43AA" w:rsidP="005B43AA">
      <w:pPr>
        <w:pStyle w:val="ListParagraph"/>
        <w:spacing w:line="276" w:lineRule="auto"/>
        <w:ind w:left="567"/>
        <w:jc w:val="both"/>
        <w:rPr>
          <w:rFonts w:ascii="Times New Roman" w:hAnsi="Times New Roman" w:cs="Times New Roman"/>
          <w:color w:val="000000" w:themeColor="text1"/>
          <w:lang w:val="id-ID"/>
        </w:rPr>
      </w:pPr>
      <w:r w:rsidRPr="00A84031">
        <w:rPr>
          <w:rFonts w:ascii="Times New Roman" w:hAnsi="Times New Roman" w:cs="Times New Roman"/>
          <w:b/>
          <w:color w:val="000000" w:themeColor="text1"/>
        </w:rPr>
        <w:t>Pihak Kedua</w:t>
      </w:r>
      <w:r w:rsidRPr="00A84031">
        <w:rPr>
          <w:rFonts w:ascii="Times New Roman" w:hAnsi="Times New Roman" w:cs="Times New Roman"/>
          <w:color w:val="000000" w:themeColor="text1"/>
        </w:rPr>
        <w:tab/>
        <w:t xml:space="preserve">: </w:t>
      </w:r>
      <w:r w:rsidRPr="00A84031">
        <w:rPr>
          <w:rFonts w:ascii="Times New Roman" w:hAnsi="Times New Roman" w:cs="Times New Roman"/>
          <w:color w:val="000000" w:themeColor="text1"/>
          <w:lang w:val="id-ID"/>
        </w:rPr>
        <w:t>PT. Semarang Autocomp Manufacturing Indonesia</w:t>
      </w:r>
    </w:p>
    <w:p w14:paraId="1BC28BBC" w14:textId="77777777" w:rsidR="005B43AA" w:rsidRPr="00A84031" w:rsidRDefault="005B43AA" w:rsidP="005B43AA">
      <w:pPr>
        <w:pStyle w:val="Default"/>
        <w:spacing w:line="276" w:lineRule="auto"/>
        <w:ind w:left="540"/>
        <w:jc w:val="both"/>
        <w:rPr>
          <w:color w:val="000000" w:themeColor="text1"/>
          <w:sz w:val="22"/>
          <w:szCs w:val="22"/>
          <w:lang w:val="en-US"/>
        </w:rPr>
      </w:pPr>
      <w:r w:rsidRPr="00A84031">
        <w:rPr>
          <w:color w:val="000000" w:themeColor="text1"/>
          <w:sz w:val="22"/>
          <w:szCs w:val="22"/>
        </w:rPr>
        <w:t xml:space="preserve">Alamat </w:t>
      </w:r>
      <w:r w:rsidRPr="00A84031">
        <w:rPr>
          <w:color w:val="000000" w:themeColor="text1"/>
          <w:sz w:val="22"/>
          <w:szCs w:val="22"/>
        </w:rPr>
        <w:tab/>
      </w:r>
      <w:r w:rsidRPr="00A84031">
        <w:rPr>
          <w:color w:val="000000" w:themeColor="text1"/>
          <w:sz w:val="22"/>
          <w:szCs w:val="22"/>
        </w:rPr>
        <w:tab/>
        <w:t>:  Jl.</w:t>
      </w:r>
      <w:r w:rsidRPr="00A84031">
        <w:rPr>
          <w:color w:val="000000" w:themeColor="text1"/>
          <w:sz w:val="22"/>
          <w:szCs w:val="22"/>
          <w:lang w:val="en-US"/>
        </w:rPr>
        <w:t xml:space="preserve"> Raya Jepara Kudus KM 28 Ds. Sengonbugel, Kec. Mayong </w:t>
      </w:r>
    </w:p>
    <w:p w14:paraId="117775DB" w14:textId="77777777" w:rsidR="005B43AA" w:rsidRPr="00A84031" w:rsidRDefault="005B43AA" w:rsidP="005B43AA">
      <w:pPr>
        <w:pStyle w:val="Default"/>
        <w:spacing w:line="276" w:lineRule="auto"/>
        <w:jc w:val="both"/>
        <w:rPr>
          <w:color w:val="000000" w:themeColor="text1"/>
          <w:sz w:val="22"/>
          <w:szCs w:val="22"/>
          <w:lang w:val="en-US"/>
        </w:rPr>
      </w:pPr>
      <w:r w:rsidRPr="00A84031">
        <w:rPr>
          <w:color w:val="000000" w:themeColor="text1"/>
          <w:sz w:val="22"/>
          <w:szCs w:val="22"/>
          <w:lang w:val="en-US"/>
        </w:rPr>
        <w:tab/>
      </w:r>
      <w:r w:rsidRPr="00A84031">
        <w:rPr>
          <w:color w:val="000000" w:themeColor="text1"/>
          <w:sz w:val="22"/>
          <w:szCs w:val="22"/>
          <w:lang w:val="en-US"/>
        </w:rPr>
        <w:tab/>
        <w:t xml:space="preserve">  </w:t>
      </w:r>
      <w:r w:rsidRPr="00A84031">
        <w:rPr>
          <w:color w:val="000000" w:themeColor="text1"/>
          <w:sz w:val="22"/>
          <w:szCs w:val="22"/>
          <w:lang w:val="en-US"/>
        </w:rPr>
        <w:tab/>
        <w:t xml:space="preserve">   Kab. Jepara</w:t>
      </w:r>
    </w:p>
    <w:p w14:paraId="2EF0FBC5" w14:textId="3CF369B4" w:rsidR="005B43AA" w:rsidRPr="00A84031" w:rsidRDefault="005B43AA" w:rsidP="005B43AA">
      <w:pPr>
        <w:pStyle w:val="ListParagraph"/>
        <w:spacing w:line="276" w:lineRule="auto"/>
        <w:ind w:left="567"/>
        <w:jc w:val="both"/>
        <w:rPr>
          <w:rFonts w:ascii="Times New Roman" w:hAnsi="Times New Roman" w:cs="Times New Roman"/>
          <w:color w:val="000000" w:themeColor="text1"/>
        </w:rPr>
      </w:pPr>
      <w:r w:rsidRPr="00A84031">
        <w:rPr>
          <w:rFonts w:ascii="Times New Roman" w:hAnsi="Times New Roman" w:cs="Times New Roman"/>
          <w:color w:val="000000" w:themeColor="text1"/>
        </w:rPr>
        <w:t>Telepon</w:t>
      </w:r>
      <w:r w:rsidRPr="00A84031">
        <w:rPr>
          <w:rFonts w:ascii="Times New Roman" w:hAnsi="Times New Roman" w:cs="Times New Roman"/>
          <w:color w:val="000000" w:themeColor="text1"/>
        </w:rPr>
        <w:tab/>
      </w:r>
      <w:r w:rsidRPr="00A84031">
        <w:rPr>
          <w:rFonts w:ascii="Times New Roman" w:hAnsi="Times New Roman" w:cs="Times New Roman"/>
          <w:color w:val="000000" w:themeColor="text1"/>
        </w:rPr>
        <w:tab/>
        <w:t xml:space="preserve">: </w:t>
      </w:r>
      <w:r w:rsidR="00BA633C">
        <w:rPr>
          <w:rFonts w:ascii="Times New Roman" w:hAnsi="Times New Roman" w:cs="Times New Roman"/>
          <w:color w:val="000000" w:themeColor="text1"/>
        </w:rPr>
        <w:t>0291-7512101</w:t>
      </w:r>
    </w:p>
    <w:p w14:paraId="6DF78AA8" w14:textId="084BD678" w:rsidR="005B43AA" w:rsidRPr="00A84031" w:rsidRDefault="005B43AA" w:rsidP="005B43AA">
      <w:pPr>
        <w:pStyle w:val="ListParagraph"/>
        <w:spacing w:line="276" w:lineRule="auto"/>
        <w:ind w:left="567"/>
        <w:jc w:val="both"/>
        <w:rPr>
          <w:rFonts w:ascii="Times New Roman" w:hAnsi="Times New Roman" w:cs="Times New Roman"/>
          <w:color w:val="000000" w:themeColor="text1"/>
        </w:rPr>
      </w:pPr>
      <w:r w:rsidRPr="00A84031">
        <w:rPr>
          <w:rFonts w:ascii="Times New Roman" w:hAnsi="Times New Roman" w:cs="Times New Roman"/>
          <w:color w:val="000000" w:themeColor="text1"/>
        </w:rPr>
        <w:t>Email</w:t>
      </w:r>
      <w:r w:rsidRPr="00A84031">
        <w:rPr>
          <w:rFonts w:ascii="Times New Roman" w:hAnsi="Times New Roman" w:cs="Times New Roman"/>
          <w:color w:val="000000" w:themeColor="text1"/>
        </w:rPr>
        <w:tab/>
      </w:r>
      <w:r w:rsidRPr="00A84031">
        <w:rPr>
          <w:rFonts w:ascii="Times New Roman" w:hAnsi="Times New Roman" w:cs="Times New Roman"/>
          <w:color w:val="000000" w:themeColor="text1"/>
        </w:rPr>
        <w:tab/>
        <w:t xml:space="preserve">: </w:t>
      </w:r>
      <w:r w:rsidR="00BA633C" w:rsidRPr="00183345">
        <w:rPr>
          <w:rPrChange w:id="79" w:author="Lilik Aprilian Maharyanto" w:date="2023-06-27T10:43:00Z">
            <w:rPr>
              <w:rStyle w:val="Hyperlink"/>
              <w:rFonts w:ascii="Times New Roman" w:hAnsi="Times New Roman" w:cs="Times New Roman"/>
            </w:rPr>
          </w:rPrChange>
        </w:rPr>
        <w:t>ga_03@sami-jf.co.id</w:t>
      </w:r>
      <w:r w:rsidR="00BA633C">
        <w:rPr>
          <w:rFonts w:ascii="Times New Roman" w:hAnsi="Times New Roman" w:cs="Times New Roman"/>
        </w:rPr>
        <w:t>, prisca_a@sami-jf.co.id</w:t>
      </w:r>
    </w:p>
    <w:p w14:paraId="4C8F43EB" w14:textId="79E3AB8C" w:rsidR="005B43AA" w:rsidRPr="00A84031" w:rsidRDefault="005B43AA" w:rsidP="005B43AA">
      <w:pPr>
        <w:pStyle w:val="ListParagraph"/>
        <w:spacing w:line="276" w:lineRule="auto"/>
        <w:ind w:left="567"/>
        <w:jc w:val="both"/>
        <w:rPr>
          <w:rFonts w:ascii="Times New Roman" w:hAnsi="Times New Roman" w:cs="Times New Roman"/>
          <w:color w:val="000000" w:themeColor="text1"/>
        </w:rPr>
      </w:pPr>
      <w:r w:rsidRPr="00A84031">
        <w:rPr>
          <w:rFonts w:ascii="Times New Roman" w:hAnsi="Times New Roman" w:cs="Times New Roman"/>
          <w:color w:val="000000" w:themeColor="text1"/>
        </w:rPr>
        <w:t>Up</w:t>
      </w:r>
      <w:r w:rsidRPr="00A84031">
        <w:rPr>
          <w:rFonts w:ascii="Times New Roman" w:hAnsi="Times New Roman" w:cs="Times New Roman"/>
          <w:color w:val="000000" w:themeColor="text1"/>
        </w:rPr>
        <w:tab/>
      </w:r>
      <w:r w:rsidRPr="00A84031">
        <w:rPr>
          <w:rFonts w:ascii="Times New Roman" w:hAnsi="Times New Roman" w:cs="Times New Roman"/>
          <w:color w:val="000000" w:themeColor="text1"/>
        </w:rPr>
        <w:tab/>
        <w:t xml:space="preserve">: </w:t>
      </w:r>
      <w:r w:rsidR="00BA633C">
        <w:rPr>
          <w:rFonts w:ascii="Times New Roman" w:hAnsi="Times New Roman" w:cs="Times New Roman"/>
          <w:color w:val="000000" w:themeColor="text1"/>
        </w:rPr>
        <w:t>Bu Aya, Pak Adit</w:t>
      </w:r>
    </w:p>
    <w:p w14:paraId="2F2D7600" w14:textId="77777777" w:rsidR="005B43AA" w:rsidRPr="00A84031" w:rsidRDefault="005B43AA" w:rsidP="005B43AA">
      <w:pPr>
        <w:pStyle w:val="ListParagraph"/>
        <w:spacing w:line="276" w:lineRule="auto"/>
        <w:ind w:left="567"/>
        <w:jc w:val="both"/>
        <w:rPr>
          <w:rFonts w:ascii="Times New Roman" w:hAnsi="Times New Roman" w:cs="Times New Roman"/>
          <w:color w:val="000000" w:themeColor="text1"/>
          <w:lang w:val="id-ID"/>
        </w:rPr>
      </w:pPr>
      <w:r w:rsidRPr="00A84031">
        <w:rPr>
          <w:rFonts w:ascii="Times New Roman" w:hAnsi="Times New Roman"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373C4477" w14:textId="77777777" w:rsidR="005B43AA" w:rsidRPr="005B43AA" w:rsidRDefault="005B43AA" w:rsidP="005B43AA">
      <w:pPr>
        <w:pStyle w:val="ListParagraph"/>
        <w:numPr>
          <w:ilvl w:val="0"/>
          <w:numId w:val="45"/>
        </w:numPr>
        <w:suppressAutoHyphens/>
        <w:spacing w:after="0" w:line="276" w:lineRule="auto"/>
        <w:ind w:left="567" w:hanging="567"/>
        <w:jc w:val="both"/>
        <w:rPr>
          <w:rFonts w:ascii="Times New Roman" w:hAnsi="Times New Roman" w:cs="Times New Roman"/>
          <w:vanish/>
          <w:color w:val="000000" w:themeColor="text1"/>
        </w:rPr>
      </w:pPr>
    </w:p>
    <w:p w14:paraId="18BABD7C" w14:textId="77777777" w:rsidR="005B43AA" w:rsidRPr="005B43AA" w:rsidRDefault="005B43AA" w:rsidP="005B43AA">
      <w:pPr>
        <w:pStyle w:val="ListParagraph"/>
        <w:numPr>
          <w:ilvl w:val="0"/>
          <w:numId w:val="45"/>
        </w:numPr>
        <w:suppressAutoHyphens/>
        <w:spacing w:after="0" w:line="276" w:lineRule="auto"/>
        <w:ind w:left="567" w:hanging="567"/>
        <w:jc w:val="both"/>
        <w:rPr>
          <w:rFonts w:ascii="Times New Roman" w:hAnsi="Times New Roman" w:cs="Times New Roman"/>
          <w:vanish/>
          <w:color w:val="000000" w:themeColor="text1"/>
        </w:rPr>
      </w:pPr>
    </w:p>
    <w:p w14:paraId="06D61A0B" w14:textId="1E1B4F37" w:rsidR="005B43AA" w:rsidRPr="00A84031" w:rsidRDefault="005B43AA" w:rsidP="005B43AA">
      <w:pPr>
        <w:pStyle w:val="ListParagraph"/>
        <w:numPr>
          <w:ilvl w:val="0"/>
          <w:numId w:val="45"/>
        </w:numPr>
        <w:suppressAutoHyphens/>
        <w:spacing w:after="0" w:line="276" w:lineRule="auto"/>
        <w:ind w:left="567" w:hanging="567"/>
        <w:jc w:val="both"/>
        <w:rPr>
          <w:rFonts w:ascii="Times New Roman" w:hAnsi="Times New Roman" w:cs="Times New Roman"/>
          <w:color w:val="000000" w:themeColor="text1"/>
        </w:rPr>
      </w:pPr>
      <w:r w:rsidRPr="00A84031">
        <w:rPr>
          <w:rFonts w:ascii="Times New Roman" w:hAnsi="Times New Roman" w:cs="Times New Roman"/>
          <w:color w:val="000000" w:themeColor="text1"/>
        </w:rPr>
        <w:t>Pen</w:t>
      </w:r>
      <w:r w:rsidRPr="00A84031">
        <w:rPr>
          <w:rFonts w:ascii="Times New Roman" w:hAnsi="Times New Roman" w:cs="Times New Roman"/>
          <w:color w:val="000000" w:themeColor="text1"/>
          <w:lang w:val="id-ID"/>
        </w:rPr>
        <w:t>gecualian</w:t>
      </w:r>
    </w:p>
    <w:p w14:paraId="5EB1C89F" w14:textId="77777777" w:rsidR="005B43AA" w:rsidRPr="00A84031" w:rsidRDefault="005B43AA" w:rsidP="005B43AA">
      <w:pPr>
        <w:pStyle w:val="ListParagraph"/>
        <w:spacing w:line="276" w:lineRule="auto"/>
        <w:ind w:left="567"/>
        <w:jc w:val="both"/>
        <w:rPr>
          <w:rFonts w:ascii="Times New Roman" w:hAnsi="Times New Roman" w:cs="Times New Roman"/>
          <w:color w:val="000000" w:themeColor="text1"/>
          <w:lang w:val="id-ID"/>
        </w:rPr>
      </w:pPr>
      <w:r w:rsidRPr="00A84031">
        <w:rPr>
          <w:rFonts w:ascii="Times New Roman" w:hAnsi="Times New Roman" w:cs="Times New Roman"/>
          <w:color w:val="000000" w:themeColor="text1"/>
        </w:rPr>
        <w:t>Apabila terjadi pemutusan</w:t>
      </w:r>
      <w:r w:rsidRPr="00A84031">
        <w:rPr>
          <w:rFonts w:ascii="Times New Roman" w:hAnsi="Times New Roman" w:cs="Times New Roman"/>
          <w:color w:val="000000" w:themeColor="text1"/>
          <w:lang w:val="id-ID"/>
        </w:rPr>
        <w:t xml:space="preserve"> atau</w:t>
      </w:r>
      <w:r w:rsidRPr="00A84031">
        <w:rPr>
          <w:rFonts w:ascii="Times New Roman" w:hAnsi="Times New Roman" w:cs="Times New Roman"/>
          <w:color w:val="000000" w:themeColor="text1"/>
        </w:rPr>
        <w:t xml:space="preserve"> pembatalan terhadap perjanjian, </w:t>
      </w:r>
      <w:r w:rsidRPr="00A84031">
        <w:rPr>
          <w:rFonts w:ascii="Times New Roman" w:hAnsi="Times New Roman" w:cs="Times New Roman"/>
          <w:b/>
          <w:color w:val="000000" w:themeColor="text1"/>
        </w:rPr>
        <w:t>Para Pihak</w:t>
      </w:r>
      <w:r w:rsidRPr="00A84031">
        <w:rPr>
          <w:rFonts w:ascii="Times New Roman" w:hAnsi="Times New Roman" w:cs="Times New Roman"/>
          <w:color w:val="000000" w:themeColor="text1"/>
        </w:rPr>
        <w:t xml:space="preserve"> sepakat mengabaikan berlakunya pasal 1266 Kitab Undang-Undang Hukum Perdata Indonesia</w:t>
      </w:r>
      <w:r w:rsidRPr="00A84031">
        <w:rPr>
          <w:rFonts w:ascii="Times New Roman" w:hAnsi="Times New Roman" w:cs="Times New Roman"/>
          <w:color w:val="000000" w:themeColor="text1"/>
          <w:lang w:val="id-ID"/>
        </w:rPr>
        <w:t>.</w:t>
      </w:r>
    </w:p>
    <w:p w14:paraId="656A778B" w14:textId="77777777" w:rsidR="005B43AA" w:rsidRPr="00A84031" w:rsidRDefault="005B43AA" w:rsidP="00A84031">
      <w:pPr>
        <w:pStyle w:val="ListParagraph"/>
        <w:numPr>
          <w:ilvl w:val="0"/>
          <w:numId w:val="45"/>
        </w:numPr>
        <w:spacing w:after="0" w:line="276" w:lineRule="auto"/>
        <w:ind w:left="540" w:hanging="540"/>
        <w:jc w:val="both"/>
        <w:rPr>
          <w:rFonts w:ascii="Times New Roman" w:hAnsi="Times New Roman" w:cs="Times New Roman"/>
          <w:color w:val="000000" w:themeColor="text1"/>
        </w:rPr>
      </w:pPr>
      <w:r w:rsidRPr="00A84031">
        <w:rPr>
          <w:rFonts w:ascii="Times New Roman" w:hAnsi="Times New Roman" w:cs="Times New Roman"/>
          <w:color w:val="000000" w:themeColor="text1"/>
        </w:rPr>
        <w:t>Hukum yang berlaku</w:t>
      </w:r>
    </w:p>
    <w:p w14:paraId="6048AF6A"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0D0CEB9E"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7C769877"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3697E06B"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58223C35"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463AB664"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59B34697"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3D7FC75F"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10935575"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287B028B"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0C0D8A5E"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5A24E031"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121D865B"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5C2E0675"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4D54453A" w14:textId="77777777" w:rsidR="005B43AA" w:rsidRPr="005B43AA" w:rsidRDefault="005B43AA" w:rsidP="005B43AA">
      <w:pPr>
        <w:pStyle w:val="ListParagraph"/>
        <w:numPr>
          <w:ilvl w:val="0"/>
          <w:numId w:val="48"/>
        </w:numPr>
        <w:spacing w:after="0" w:line="276" w:lineRule="auto"/>
        <w:jc w:val="both"/>
        <w:rPr>
          <w:rFonts w:ascii="Times New Roman" w:hAnsi="Times New Roman" w:cs="Times New Roman"/>
          <w:vanish/>
          <w:color w:val="000000" w:themeColor="text1"/>
        </w:rPr>
      </w:pPr>
    </w:p>
    <w:p w14:paraId="0BC2A088" w14:textId="77777777" w:rsidR="005B43AA" w:rsidRPr="005B43AA" w:rsidRDefault="005B43AA" w:rsidP="005B43AA">
      <w:pPr>
        <w:pStyle w:val="ListParagraph"/>
        <w:numPr>
          <w:ilvl w:val="1"/>
          <w:numId w:val="48"/>
        </w:numPr>
        <w:spacing w:after="0" w:line="276" w:lineRule="auto"/>
        <w:jc w:val="both"/>
        <w:rPr>
          <w:rFonts w:ascii="Times New Roman" w:hAnsi="Times New Roman" w:cs="Times New Roman"/>
          <w:vanish/>
          <w:color w:val="000000" w:themeColor="text1"/>
        </w:rPr>
      </w:pPr>
    </w:p>
    <w:p w14:paraId="28D5EDE6" w14:textId="77777777" w:rsidR="005B43AA" w:rsidRPr="005B43AA" w:rsidRDefault="005B43AA" w:rsidP="005B43AA">
      <w:pPr>
        <w:pStyle w:val="ListParagraph"/>
        <w:numPr>
          <w:ilvl w:val="1"/>
          <w:numId w:val="48"/>
        </w:numPr>
        <w:spacing w:after="0" w:line="276" w:lineRule="auto"/>
        <w:jc w:val="both"/>
        <w:rPr>
          <w:rFonts w:ascii="Times New Roman" w:hAnsi="Times New Roman" w:cs="Times New Roman"/>
          <w:vanish/>
          <w:color w:val="000000" w:themeColor="text1"/>
        </w:rPr>
      </w:pPr>
    </w:p>
    <w:p w14:paraId="52768B0E" w14:textId="77777777" w:rsidR="005B43AA" w:rsidRPr="005B43AA" w:rsidRDefault="005B43AA" w:rsidP="005B43AA">
      <w:pPr>
        <w:pStyle w:val="ListParagraph"/>
        <w:numPr>
          <w:ilvl w:val="1"/>
          <w:numId w:val="48"/>
        </w:numPr>
        <w:spacing w:after="0" w:line="276" w:lineRule="auto"/>
        <w:jc w:val="both"/>
        <w:rPr>
          <w:rFonts w:ascii="Times New Roman" w:hAnsi="Times New Roman" w:cs="Times New Roman"/>
          <w:vanish/>
          <w:color w:val="000000" w:themeColor="text1"/>
        </w:rPr>
      </w:pPr>
    </w:p>
    <w:p w14:paraId="213F1722" w14:textId="77777777" w:rsidR="005B43AA" w:rsidRPr="005B43AA" w:rsidRDefault="005B43AA" w:rsidP="005B43AA">
      <w:pPr>
        <w:pStyle w:val="ListParagraph"/>
        <w:numPr>
          <w:ilvl w:val="1"/>
          <w:numId w:val="48"/>
        </w:numPr>
        <w:spacing w:after="0" w:line="276" w:lineRule="auto"/>
        <w:jc w:val="both"/>
        <w:rPr>
          <w:rFonts w:ascii="Times New Roman" w:hAnsi="Times New Roman" w:cs="Times New Roman"/>
          <w:vanish/>
          <w:color w:val="000000" w:themeColor="text1"/>
        </w:rPr>
      </w:pPr>
    </w:p>
    <w:p w14:paraId="0840C3AD" w14:textId="77777777" w:rsidR="005B43AA" w:rsidRDefault="005B43AA" w:rsidP="005B43AA">
      <w:pPr>
        <w:pStyle w:val="ListParagraph"/>
        <w:numPr>
          <w:ilvl w:val="2"/>
          <w:numId w:val="48"/>
        </w:numPr>
        <w:spacing w:after="0" w:line="276" w:lineRule="auto"/>
        <w:ind w:left="1260" w:hanging="774"/>
        <w:jc w:val="both"/>
        <w:rPr>
          <w:rFonts w:ascii="Times New Roman" w:hAnsi="Times New Roman" w:cs="Times New Roman"/>
          <w:color w:val="000000" w:themeColor="text1"/>
        </w:rPr>
      </w:pPr>
      <w:r w:rsidRPr="00A84031">
        <w:rPr>
          <w:rFonts w:ascii="Times New Roman" w:hAnsi="Times New Roman" w:cs="Times New Roman"/>
          <w:color w:val="000000" w:themeColor="text1"/>
        </w:rPr>
        <w:t>Perjanjian</w:t>
      </w:r>
      <w:r w:rsidRPr="00A84031">
        <w:rPr>
          <w:rFonts w:ascii="Times New Roman" w:hAnsi="Times New Roman" w:cs="Times New Roman"/>
          <w:color w:val="000000" w:themeColor="text1"/>
          <w:lang w:val="id-ID"/>
        </w:rPr>
        <w:t xml:space="preserve"> </w:t>
      </w:r>
      <w:r w:rsidRPr="00A84031">
        <w:rPr>
          <w:rFonts w:ascii="Times New Roman" w:hAnsi="Times New Roman" w:cs="Times New Roman"/>
          <w:color w:val="000000" w:themeColor="text1"/>
        </w:rPr>
        <w:t xml:space="preserve">ini dan pelaksanaannya </w:t>
      </w:r>
      <w:r w:rsidRPr="00A84031">
        <w:rPr>
          <w:rFonts w:ascii="Times New Roman" w:hAnsi="Times New Roman" w:cs="Times New Roman"/>
          <w:color w:val="000000" w:themeColor="text1"/>
          <w:lang w:val="id-ID"/>
        </w:rPr>
        <w:t xml:space="preserve">tunduk dan patuh pada ketentuan/peraturan hukum yang berlaku di </w:t>
      </w:r>
      <w:r w:rsidRPr="00A84031">
        <w:rPr>
          <w:rFonts w:ascii="Times New Roman" w:hAnsi="Times New Roman" w:cs="Times New Roman"/>
          <w:color w:val="000000" w:themeColor="text1"/>
        </w:rPr>
        <w:t>Indonesia.</w:t>
      </w:r>
    </w:p>
    <w:p w14:paraId="212D4DF5" w14:textId="59D2D4F6" w:rsidR="009033F5" w:rsidRPr="00A84031" w:rsidRDefault="005B43AA" w:rsidP="00A84031">
      <w:pPr>
        <w:pStyle w:val="ListParagraph"/>
        <w:numPr>
          <w:ilvl w:val="2"/>
          <w:numId w:val="48"/>
        </w:numPr>
        <w:spacing w:after="0" w:line="276" w:lineRule="auto"/>
        <w:ind w:left="1260" w:hanging="774"/>
        <w:jc w:val="both"/>
        <w:rPr>
          <w:rFonts w:ascii="Times New Roman" w:hAnsi="Times New Roman" w:cs="Times New Roman"/>
          <w:color w:val="000000" w:themeColor="text1"/>
        </w:rPr>
      </w:pPr>
      <w:r w:rsidRPr="00A84031">
        <w:rPr>
          <w:rFonts w:ascii="Times New Roman" w:hAnsi="Times New Roman" w:cs="Times New Roman"/>
          <w:color w:val="000000"/>
        </w:rPr>
        <w:t xml:space="preserve">Apabila </w:t>
      </w:r>
      <w:r w:rsidRPr="00A84031">
        <w:rPr>
          <w:rFonts w:ascii="Times New Roman" w:hAnsi="Times New Roman" w:cs="Times New Roman"/>
          <w:color w:val="000000"/>
          <w:lang w:val="id-ID"/>
        </w:rPr>
        <w:t>di</w:t>
      </w:r>
      <w:r w:rsidRPr="00A84031">
        <w:rPr>
          <w:rFonts w:ascii="Times New Roman" w:hAnsi="Times New Roman" w:cs="Times New Roman"/>
          <w:color w:val="000000"/>
        </w:rPr>
        <w:t xml:space="preserve">kemudian hari terbit perundangan baru, </w:t>
      </w:r>
      <w:r w:rsidRPr="00A84031">
        <w:rPr>
          <w:rFonts w:ascii="Times New Roman" w:hAnsi="Times New Roman" w:cs="Times New Roman"/>
          <w:color w:val="000000"/>
          <w:lang w:val="id-ID"/>
        </w:rPr>
        <w:t>agar</w:t>
      </w:r>
      <w:r w:rsidRPr="00A84031">
        <w:rPr>
          <w:rFonts w:ascii="Times New Roman" w:hAnsi="Times New Roman" w:cs="Times New Roman"/>
          <w:color w:val="000000"/>
        </w:rPr>
        <w:t xml:space="preserve"> pasal-pasal </w:t>
      </w:r>
      <w:r w:rsidRPr="00A84031">
        <w:rPr>
          <w:rFonts w:ascii="Times New Roman" w:hAnsi="Times New Roman" w:cs="Times New Roman"/>
          <w:color w:val="000000"/>
          <w:lang w:val="id-ID"/>
        </w:rPr>
        <w:t xml:space="preserve">dalam </w:t>
      </w:r>
      <w:r w:rsidRPr="00A84031">
        <w:rPr>
          <w:rFonts w:ascii="Times New Roman" w:hAnsi="Times New Roman" w:cs="Times New Roman"/>
          <w:color w:val="000000"/>
        </w:rPr>
        <w:t xml:space="preserve">perjanjian ini </w:t>
      </w:r>
      <w:r w:rsidRPr="00A84031">
        <w:rPr>
          <w:rFonts w:ascii="Times New Roman" w:hAnsi="Times New Roman" w:cs="Times New Roman"/>
          <w:color w:val="000000"/>
          <w:lang w:val="id-ID"/>
        </w:rPr>
        <w:t>tidak</w:t>
      </w:r>
      <w:r w:rsidRPr="00A84031">
        <w:rPr>
          <w:rFonts w:ascii="Times New Roman" w:hAnsi="Times New Roman" w:cs="Times New Roman"/>
          <w:color w:val="000000"/>
        </w:rPr>
        <w:t xml:space="preserve"> bertentangan dengan perundangan baru tersebut</w:t>
      </w:r>
      <w:r w:rsidRPr="00A84031">
        <w:rPr>
          <w:rFonts w:ascii="Times New Roman" w:hAnsi="Times New Roman" w:cs="Times New Roman"/>
          <w:color w:val="000000"/>
          <w:lang w:val="id-ID"/>
        </w:rPr>
        <w:t>, maka</w:t>
      </w:r>
      <w:r w:rsidRPr="00A84031">
        <w:rPr>
          <w:rFonts w:ascii="Times New Roman" w:hAnsi="Times New Roman" w:cs="Times New Roman"/>
          <w:color w:val="000000"/>
        </w:rPr>
        <w:t xml:space="preserve"> akan dimusyawarahkan kembali oleh </w:t>
      </w:r>
      <w:r w:rsidRPr="00A84031">
        <w:rPr>
          <w:rFonts w:ascii="Times New Roman" w:hAnsi="Times New Roman" w:cs="Times New Roman"/>
          <w:b/>
          <w:color w:val="000000"/>
        </w:rPr>
        <w:t>Para Pihak</w:t>
      </w:r>
      <w:r w:rsidRPr="00A84031">
        <w:rPr>
          <w:rFonts w:ascii="Times New Roman" w:hAnsi="Times New Roman" w:cs="Times New Roman"/>
          <w:color w:val="000000"/>
        </w:rPr>
        <w:t xml:space="preserve"> dengan tidak membatalkan perjanjian ini.</w:t>
      </w:r>
    </w:p>
    <w:p w14:paraId="2D87F4F8" w14:textId="6D78FAD8" w:rsidR="00704DDC" w:rsidRPr="00533BC6" w:rsidRDefault="00704DDC" w:rsidP="00704DDC">
      <w:pPr>
        <w:jc w:val="both"/>
        <w:rPr>
          <w:rFonts w:ascii="Times" w:hAnsi="Times" w:cs="Times"/>
        </w:rPr>
      </w:pPr>
      <w:r w:rsidRPr="00533BC6">
        <w:rPr>
          <w:rFonts w:ascii="Times" w:hAnsi="Times" w:cs="Times"/>
        </w:rPr>
        <w:t>Demikian perjanjian kerjasam</w:t>
      </w:r>
      <w:r w:rsidR="00C31A13">
        <w:rPr>
          <w:rFonts w:ascii="Times" w:hAnsi="Times" w:cs="Times"/>
        </w:rPr>
        <w:t>a</w:t>
      </w:r>
      <w:r w:rsidRPr="00533BC6">
        <w:rPr>
          <w:rFonts w:ascii="Times" w:hAnsi="Times" w:cs="Times"/>
        </w:rPr>
        <w:t xml:space="preserve"> ini dibuat rangkap dua bermeterai cukup serta ditandatangani </w:t>
      </w:r>
      <w:r w:rsidR="00F45A92" w:rsidRPr="00533BC6">
        <w:rPr>
          <w:rFonts w:ascii="Times" w:hAnsi="Times" w:cs="Times"/>
        </w:rPr>
        <w:t>o</w:t>
      </w:r>
      <w:r w:rsidRPr="00533BC6">
        <w:rPr>
          <w:rFonts w:ascii="Times" w:hAnsi="Times" w:cs="Times"/>
        </w:rPr>
        <w:t xml:space="preserve">leh </w:t>
      </w:r>
      <w:r w:rsidR="0007636A" w:rsidRPr="00533BC6">
        <w:rPr>
          <w:rFonts w:ascii="Times" w:hAnsi="Times" w:cs="Times"/>
        </w:rPr>
        <w:t>kedua</w:t>
      </w:r>
      <w:r w:rsidRPr="00533BC6">
        <w:rPr>
          <w:rFonts w:ascii="Times" w:hAnsi="Times" w:cs="Times"/>
        </w:rPr>
        <w:t xml:space="preserve"> belah pihak dan memiliki kekuatan </w:t>
      </w:r>
      <w:r w:rsidR="00F45A92" w:rsidRPr="00533BC6">
        <w:rPr>
          <w:rFonts w:ascii="Times" w:hAnsi="Times" w:cs="Times"/>
        </w:rPr>
        <w:t>hu</w:t>
      </w:r>
      <w:r w:rsidRPr="00533BC6">
        <w:rPr>
          <w:rFonts w:ascii="Times" w:hAnsi="Times" w:cs="Times"/>
        </w:rPr>
        <w:t>kum yang sama.</w:t>
      </w:r>
    </w:p>
    <w:p w14:paraId="12575D05" w14:textId="77777777" w:rsidR="004A26BA" w:rsidRPr="00533BC6" w:rsidRDefault="004A26BA" w:rsidP="00A46630">
      <w:pPr>
        <w:spacing w:after="0"/>
        <w:rPr>
          <w:rFonts w:ascii="Times" w:hAnsi="Times" w:cs="Times"/>
        </w:rPr>
      </w:pPr>
    </w:p>
    <w:p w14:paraId="3C9837A6" w14:textId="2E391711" w:rsidR="00704DDC" w:rsidRDefault="00C040F1" w:rsidP="00A46630">
      <w:pPr>
        <w:spacing w:after="0"/>
        <w:jc w:val="both"/>
        <w:rPr>
          <w:rFonts w:ascii="Times" w:hAnsi="Times" w:cs="Times"/>
        </w:rPr>
      </w:pPr>
      <w:r>
        <w:rPr>
          <w:rFonts w:ascii="Times" w:hAnsi="Times" w:cs="Times"/>
        </w:rPr>
        <w:t>Kota Semarang</w:t>
      </w:r>
      <w:r w:rsidR="00A46630">
        <w:rPr>
          <w:rFonts w:ascii="Times" w:hAnsi="Times" w:cs="Times"/>
        </w:rPr>
        <w:t xml:space="preserve">, </w:t>
      </w:r>
      <w:r w:rsidR="00DA43DB">
        <w:rPr>
          <w:rFonts w:ascii="Times" w:hAnsi="Times" w:cs="Times"/>
        </w:rPr>
        <w:t>14</w:t>
      </w:r>
      <w:r w:rsidR="003B13DA">
        <w:rPr>
          <w:rFonts w:ascii="Times" w:hAnsi="Times" w:cs="Times"/>
        </w:rPr>
        <w:t xml:space="preserve"> Juni 2022</w:t>
      </w:r>
    </w:p>
    <w:p w14:paraId="6CF1610E" w14:textId="77777777" w:rsidR="00A46630" w:rsidRPr="00533BC6" w:rsidRDefault="00A46630" w:rsidP="00A46630">
      <w:pPr>
        <w:spacing w:after="0"/>
        <w:jc w:val="both"/>
        <w:rPr>
          <w:rFonts w:ascii="Times" w:hAnsi="Times" w:cs="Times"/>
        </w:rPr>
      </w:pPr>
    </w:p>
    <w:p w14:paraId="369BA2F0" w14:textId="7088B4DC" w:rsidR="00704DDC" w:rsidRPr="00533BC6" w:rsidRDefault="00512BA4" w:rsidP="00A46630">
      <w:pPr>
        <w:spacing w:after="0"/>
        <w:jc w:val="both"/>
        <w:rPr>
          <w:rFonts w:ascii="Times" w:hAnsi="Times" w:cs="Times"/>
        </w:rPr>
      </w:pPr>
      <w:r>
        <w:rPr>
          <w:rFonts w:ascii="Times" w:hAnsi="Times" w:cs="Times"/>
        </w:rPr>
        <w:t>PIHAK I</w:t>
      </w:r>
      <w:r>
        <w:rPr>
          <w:rFonts w:ascii="Times" w:hAnsi="Times" w:cs="Times"/>
        </w:rPr>
        <w:tab/>
      </w:r>
      <w:r>
        <w:rPr>
          <w:rFonts w:ascii="Times" w:hAnsi="Times" w:cs="Times"/>
        </w:rPr>
        <w:tab/>
      </w:r>
      <w:r>
        <w:rPr>
          <w:rFonts w:ascii="Times" w:hAnsi="Times" w:cs="Times"/>
        </w:rPr>
        <w:tab/>
      </w:r>
      <w:r>
        <w:rPr>
          <w:rFonts w:ascii="Times" w:hAnsi="Times" w:cs="Times"/>
        </w:rPr>
        <w:tab/>
        <w:t xml:space="preserve">                      </w:t>
      </w:r>
      <w:r w:rsidR="00704DDC" w:rsidRPr="00533BC6">
        <w:rPr>
          <w:rFonts w:ascii="Times" w:hAnsi="Times" w:cs="Times"/>
        </w:rPr>
        <w:t>PIHAK II</w:t>
      </w:r>
    </w:p>
    <w:p w14:paraId="798D08DF" w14:textId="77777777" w:rsidR="00A46630" w:rsidRDefault="00512BA4" w:rsidP="00A46630">
      <w:pPr>
        <w:spacing w:after="0"/>
        <w:ind w:left="4320" w:hanging="4320"/>
        <w:jc w:val="both"/>
        <w:rPr>
          <w:rFonts w:ascii="Times" w:hAnsi="Times" w:cs="Times"/>
        </w:rPr>
      </w:pPr>
      <w:r>
        <w:rPr>
          <w:rFonts w:ascii="Times" w:hAnsi="Times" w:cs="Times"/>
        </w:rPr>
        <w:t>PT</w:t>
      </w:r>
      <w:r w:rsidR="00A46630">
        <w:rPr>
          <w:rFonts w:ascii="Times" w:hAnsi="Times" w:cs="Times"/>
        </w:rPr>
        <w:t xml:space="preserve"> TIRTA SUKSES PERKASA </w:t>
      </w:r>
      <w:r w:rsidR="00A46630">
        <w:rPr>
          <w:rFonts w:ascii="Times" w:hAnsi="Times" w:cs="Times"/>
        </w:rPr>
        <w:tab/>
        <w:t xml:space="preserve">         PT. Semarang Autocomp Manufacturing</w:t>
      </w:r>
    </w:p>
    <w:p w14:paraId="7364F404" w14:textId="28A45069" w:rsidR="00D06571" w:rsidRPr="00533BC6" w:rsidRDefault="00A46630" w:rsidP="00A46630">
      <w:pPr>
        <w:spacing w:after="0"/>
        <w:ind w:left="4320"/>
        <w:jc w:val="both"/>
        <w:rPr>
          <w:rFonts w:ascii="Times" w:hAnsi="Times" w:cs="Times"/>
        </w:rPr>
      </w:pPr>
      <w:r>
        <w:rPr>
          <w:rFonts w:ascii="Times" w:hAnsi="Times" w:cs="Times"/>
        </w:rPr>
        <w:t xml:space="preserve">         Indonesia (SAMI)</w:t>
      </w:r>
    </w:p>
    <w:p w14:paraId="0DC9C3B8" w14:textId="6031E6AC" w:rsidR="001E51A8" w:rsidRDefault="001E51A8">
      <w:pPr>
        <w:tabs>
          <w:tab w:val="left" w:pos="4770"/>
        </w:tabs>
        <w:rPr>
          <w:ins w:id="80" w:author="Lilik Aprilian Maharyanto" w:date="2023-06-27T10:47:00Z"/>
          <w:rFonts w:ascii="Times" w:hAnsi="Times" w:cs="Times"/>
        </w:rPr>
        <w:pPrChange w:id="81" w:author="Lilik Aprilian Maharyanto" w:date="2023-06-27T10:46:00Z">
          <w:pPr>
            <w:spacing w:after="0"/>
            <w:jc w:val="both"/>
          </w:pPr>
        </w:pPrChange>
      </w:pPr>
      <w:ins w:id="82" w:author="Lilik Aprilian Maharyanto" w:date="2023-06-27T10:46:00Z">
        <w:r>
          <w:rPr>
            <w:rFonts w:ascii="Times" w:hAnsi="Times" w:cs="Times"/>
          </w:rPr>
          <w:tab/>
        </w:r>
      </w:ins>
    </w:p>
    <w:p w14:paraId="6DCDB04D" w14:textId="77777777" w:rsidR="00B0771C" w:rsidRPr="001E51A8" w:rsidRDefault="00B0771C">
      <w:pPr>
        <w:tabs>
          <w:tab w:val="left" w:pos="4770"/>
        </w:tabs>
        <w:rPr>
          <w:rFonts w:ascii="Times" w:hAnsi="Times" w:cs="Times"/>
          <w:u w:val="single"/>
          <w:rPrChange w:id="83" w:author="Lilik Aprilian Maharyanto" w:date="2023-06-27T10:47:00Z">
            <w:rPr>
              <w:rFonts w:ascii="Times" w:hAnsi="Times" w:cs="Times"/>
            </w:rPr>
          </w:rPrChange>
        </w:rPr>
        <w:pPrChange w:id="84" w:author="Lilik Aprilian Maharyanto" w:date="2023-06-27T10:46:00Z">
          <w:pPr>
            <w:spacing w:after="0"/>
            <w:jc w:val="both"/>
          </w:pPr>
        </w:pPrChange>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85" w:author="Lilik Aprilian Maharyanto" w:date="2023-06-27T10:44: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4654"/>
        <w:tblGridChange w:id="86">
          <w:tblGrid>
            <w:gridCol w:w="4654"/>
          </w:tblGrid>
        </w:tblGridChange>
      </w:tblGrid>
      <w:tr w:rsidR="001E51A8" w:rsidRPr="00DA30CC" w14:paraId="7D4B35ED" w14:textId="77777777" w:rsidTr="001E51A8">
        <w:trPr>
          <w:ins w:id="87" w:author="Lilik Aprilian Maharyanto" w:date="2023-06-27T10:44:00Z"/>
        </w:trPr>
        <w:tc>
          <w:tcPr>
            <w:tcW w:w="4654" w:type="dxa"/>
            <w:tcPrChange w:id="88" w:author="Lilik Aprilian Maharyanto" w:date="2023-06-27T10:44:00Z">
              <w:tcPr>
                <w:tcW w:w="4654" w:type="dxa"/>
              </w:tcPr>
            </w:tcPrChange>
          </w:tcPr>
          <w:p w14:paraId="69BD8FC7" w14:textId="77777777" w:rsidR="001E51A8" w:rsidRDefault="001E51A8">
            <w:pPr>
              <w:jc w:val="both"/>
              <w:rPr>
                <w:ins w:id="89" w:author="Lilik Aprilian Maharyanto" w:date="2023-06-27T10:44:00Z"/>
              </w:rPr>
            </w:pPr>
            <w:ins w:id="90" w:author="Lilik Aprilian Maharyanto" w:date="2023-06-27T10:44:00Z">
              <w:r>
                <w:t>Joedianto Soejonopoetro</w:t>
              </w:r>
            </w:ins>
          </w:p>
          <w:p w14:paraId="2841BF0E" w14:textId="77777777" w:rsidR="001E51A8" w:rsidRPr="00DA30CC" w:rsidRDefault="001E51A8">
            <w:pPr>
              <w:jc w:val="both"/>
              <w:rPr>
                <w:ins w:id="91" w:author="Lilik Aprilian Maharyanto" w:date="2023-06-27T10:44:00Z"/>
                <w:b/>
              </w:rPr>
            </w:pPr>
            <w:ins w:id="92" w:author="Lilik Aprilian Maharyanto" w:date="2023-06-27T10:44:00Z">
              <w:r>
                <w:t>Direktur Utama</w:t>
              </w:r>
            </w:ins>
          </w:p>
        </w:tc>
      </w:tr>
      <w:tr w:rsidR="001E51A8" w:rsidRPr="00DA30CC" w14:paraId="35723AF5" w14:textId="77777777" w:rsidTr="001E51A8">
        <w:trPr>
          <w:ins w:id="93" w:author="Lilik Aprilian Maharyanto" w:date="2023-06-27T10:44:00Z"/>
        </w:trPr>
        <w:tc>
          <w:tcPr>
            <w:tcW w:w="4654" w:type="dxa"/>
            <w:tcPrChange w:id="94" w:author="Lilik Aprilian Maharyanto" w:date="2023-06-27T10:44:00Z">
              <w:tcPr>
                <w:tcW w:w="4654" w:type="dxa"/>
              </w:tcPr>
            </w:tcPrChange>
          </w:tcPr>
          <w:p w14:paraId="4960CDFE" w14:textId="77777777" w:rsidR="001E51A8" w:rsidRDefault="001E51A8">
            <w:pPr>
              <w:jc w:val="both"/>
              <w:rPr>
                <w:ins w:id="95" w:author="Lilik Aprilian Maharyanto" w:date="2023-06-27T10:44:00Z"/>
                <w:b/>
              </w:rPr>
            </w:pPr>
          </w:p>
          <w:p w14:paraId="21CB5DB8" w14:textId="77777777" w:rsidR="001E51A8" w:rsidRDefault="001E51A8">
            <w:pPr>
              <w:jc w:val="both"/>
              <w:rPr>
                <w:ins w:id="96" w:author="Lilik Aprilian Maharyanto" w:date="2023-06-27T10:44:00Z"/>
                <w:b/>
              </w:rPr>
            </w:pPr>
          </w:p>
          <w:p w14:paraId="11D72A86" w14:textId="77777777" w:rsidR="001E51A8" w:rsidRDefault="001E51A8">
            <w:pPr>
              <w:jc w:val="both"/>
              <w:rPr>
                <w:ins w:id="97" w:author="Lilik Aprilian Maharyanto" w:date="2023-06-27T10:44:00Z"/>
                <w:b/>
              </w:rPr>
            </w:pPr>
          </w:p>
          <w:p w14:paraId="04054492" w14:textId="77777777" w:rsidR="001E51A8" w:rsidRDefault="001E51A8">
            <w:pPr>
              <w:jc w:val="both"/>
              <w:rPr>
                <w:ins w:id="98" w:author="Lilik Aprilian Maharyanto" w:date="2023-06-27T10:44:00Z"/>
                <w:b/>
              </w:rPr>
            </w:pPr>
          </w:p>
          <w:p w14:paraId="592451CE" w14:textId="77777777" w:rsidR="001E51A8" w:rsidRDefault="001E51A8">
            <w:pPr>
              <w:jc w:val="both"/>
              <w:rPr>
                <w:ins w:id="99" w:author="Lilik Aprilian Maharyanto" w:date="2023-06-27T10:44:00Z"/>
              </w:rPr>
            </w:pPr>
            <w:ins w:id="100" w:author="Lilik Aprilian Maharyanto" w:date="2023-06-27T10:44:00Z">
              <w:r w:rsidRPr="00DA30CC">
                <w:t>Peter Kradolfer</w:t>
              </w:r>
            </w:ins>
          </w:p>
          <w:p w14:paraId="61633196" w14:textId="77777777" w:rsidR="001E51A8" w:rsidRPr="00DA30CC" w:rsidRDefault="001E51A8">
            <w:pPr>
              <w:jc w:val="both"/>
              <w:rPr>
                <w:ins w:id="101" w:author="Lilik Aprilian Maharyanto" w:date="2023-06-27T10:44:00Z"/>
              </w:rPr>
            </w:pPr>
            <w:ins w:id="102" w:author="Lilik Aprilian Maharyanto" w:date="2023-06-27T10:44:00Z">
              <w:r>
                <w:t>Direktur</w:t>
              </w:r>
            </w:ins>
          </w:p>
        </w:tc>
      </w:tr>
      <w:tr w:rsidR="001E51A8" w14:paraId="0CFFB4A6" w14:textId="77777777" w:rsidTr="001E51A8">
        <w:trPr>
          <w:ins w:id="103" w:author="Lilik Aprilian Maharyanto" w:date="2023-06-27T10:44:00Z"/>
        </w:trPr>
        <w:tc>
          <w:tcPr>
            <w:tcW w:w="4654" w:type="dxa"/>
            <w:tcPrChange w:id="104" w:author="Lilik Aprilian Maharyanto" w:date="2023-06-27T10:44:00Z">
              <w:tcPr>
                <w:tcW w:w="4654" w:type="dxa"/>
              </w:tcPr>
            </w:tcPrChange>
          </w:tcPr>
          <w:p w14:paraId="7A4C9F51" w14:textId="77777777" w:rsidR="001E51A8" w:rsidRDefault="001E51A8">
            <w:pPr>
              <w:jc w:val="both"/>
              <w:rPr>
                <w:ins w:id="105" w:author="Lilik Aprilian Maharyanto" w:date="2023-06-27T10:44:00Z"/>
                <w:b/>
              </w:rPr>
            </w:pPr>
          </w:p>
          <w:p w14:paraId="6888F037" w14:textId="77777777" w:rsidR="001E51A8" w:rsidRDefault="001E51A8">
            <w:pPr>
              <w:jc w:val="both"/>
              <w:rPr>
                <w:ins w:id="106" w:author="Lilik Aprilian Maharyanto" w:date="2023-06-27T10:44:00Z"/>
                <w:b/>
              </w:rPr>
            </w:pPr>
          </w:p>
          <w:p w14:paraId="68746FAE" w14:textId="77777777" w:rsidR="001E51A8" w:rsidRDefault="001E51A8">
            <w:pPr>
              <w:jc w:val="both"/>
              <w:rPr>
                <w:ins w:id="107" w:author="Lilik Aprilian Maharyanto" w:date="2023-06-27T10:44:00Z"/>
                <w:b/>
              </w:rPr>
            </w:pPr>
          </w:p>
          <w:p w14:paraId="0C290898" w14:textId="77777777" w:rsidR="001E51A8" w:rsidRDefault="001E51A8">
            <w:pPr>
              <w:jc w:val="both"/>
              <w:rPr>
                <w:ins w:id="108" w:author="Lilik Aprilian Maharyanto" w:date="2023-06-27T10:44:00Z"/>
                <w:b/>
              </w:rPr>
            </w:pPr>
          </w:p>
          <w:p w14:paraId="1D3B5E93" w14:textId="77777777" w:rsidR="001E51A8" w:rsidRPr="00DA30CC" w:rsidRDefault="001E51A8">
            <w:pPr>
              <w:jc w:val="both"/>
              <w:rPr>
                <w:ins w:id="109" w:author="Lilik Aprilian Maharyanto" w:date="2023-06-27T10:44:00Z"/>
              </w:rPr>
            </w:pPr>
            <w:ins w:id="110" w:author="Lilik Aprilian Maharyanto" w:date="2023-06-27T10:44:00Z">
              <w:r w:rsidRPr="00DA30CC">
                <w:t>Herlina Dihardjo</w:t>
              </w:r>
            </w:ins>
          </w:p>
          <w:p w14:paraId="09A7FF74" w14:textId="77777777" w:rsidR="001E51A8" w:rsidRDefault="001E51A8">
            <w:pPr>
              <w:jc w:val="both"/>
              <w:rPr>
                <w:ins w:id="111" w:author="Lilik Aprilian Maharyanto" w:date="2023-06-27T10:44:00Z"/>
                <w:b/>
              </w:rPr>
            </w:pPr>
            <w:ins w:id="112" w:author="Lilik Aprilian Maharyanto" w:date="2023-06-27T10:44:00Z">
              <w:r w:rsidRPr="00DA30CC">
                <w:t>Direktur</w:t>
              </w:r>
            </w:ins>
          </w:p>
        </w:tc>
      </w:tr>
    </w:tbl>
    <w:p w14:paraId="653907CE" w14:textId="38F8C789" w:rsidR="00A46630" w:rsidDel="00B0771C" w:rsidRDefault="00B0771C">
      <w:pPr>
        <w:spacing w:after="0"/>
        <w:jc w:val="both"/>
        <w:rPr>
          <w:del w:id="113" w:author="Lilik Aprilian Maharyanto" w:date="2023-06-27T10:48:00Z"/>
          <w:rFonts w:ascii="Times" w:hAnsi="Times" w:cs="Times"/>
          <w:u w:val="single"/>
        </w:rPr>
        <w:pPrChange w:id="114" w:author="Lilik Aprilian Maharyanto" w:date="2023-06-27T10:48:00Z">
          <w:pPr>
            <w:jc w:val="both"/>
          </w:pPr>
        </w:pPrChange>
      </w:pPr>
      <w:ins w:id="115" w:author="Lilik Aprilian Maharyanto" w:date="2023-06-27T10:48:00Z">
        <w:r w:rsidRPr="00B0771C">
          <w:rPr>
            <w:rFonts w:ascii="Times" w:hAnsi="Times" w:cs="Times"/>
            <w:u w:val="single"/>
            <w:rPrChange w:id="116" w:author="Lilik Aprilian Maharyanto" w:date="2023-06-27T10:48:00Z">
              <w:rPr>
                <w:rFonts w:ascii="Times" w:hAnsi="Times" w:cs="Times"/>
              </w:rPr>
            </w:rPrChange>
          </w:rPr>
          <w:t>Kawasaki Nozomi</w:t>
        </w:r>
      </w:ins>
    </w:p>
    <w:p w14:paraId="3B0B9289" w14:textId="77777777" w:rsidR="00B0771C" w:rsidRDefault="00B0771C" w:rsidP="00A46630">
      <w:pPr>
        <w:spacing w:after="0"/>
        <w:jc w:val="both"/>
        <w:rPr>
          <w:ins w:id="117" w:author="Lilik Aprilian Maharyanto" w:date="2023-06-27T10:48:00Z"/>
          <w:rFonts w:ascii="Times" w:hAnsi="Times" w:cs="Times"/>
          <w:u w:val="single"/>
        </w:rPr>
      </w:pPr>
    </w:p>
    <w:p w14:paraId="46015B59" w14:textId="3D1A4D68" w:rsidR="00B0771C" w:rsidRPr="00B0771C" w:rsidRDefault="00B0771C" w:rsidP="00A46630">
      <w:pPr>
        <w:spacing w:after="0"/>
        <w:jc w:val="both"/>
        <w:rPr>
          <w:ins w:id="118" w:author="Lilik Aprilian Maharyanto" w:date="2023-06-27T10:48:00Z"/>
          <w:rFonts w:ascii="Times" w:hAnsi="Times" w:cs="Times"/>
        </w:rPr>
      </w:pPr>
      <w:ins w:id="119" w:author="Lilik Aprilian Maharyanto" w:date="2023-06-27T10:48:00Z">
        <w:r w:rsidRPr="00B0771C">
          <w:rPr>
            <w:rFonts w:ascii="Times" w:hAnsi="Times" w:cs="Times"/>
            <w:rPrChange w:id="120" w:author="Lilik Aprilian Maharyanto" w:date="2023-06-27T10:49:00Z">
              <w:rPr>
                <w:rFonts w:ascii="Times" w:hAnsi="Times" w:cs="Times"/>
                <w:u w:val="single"/>
              </w:rPr>
            </w:rPrChange>
          </w:rPr>
          <w:t>Presiden Direktur</w:t>
        </w:r>
      </w:ins>
    </w:p>
    <w:p w14:paraId="57ED5761" w14:textId="77777777" w:rsidR="00A46630" w:rsidRPr="00B0771C" w:rsidDel="001E51A8" w:rsidRDefault="00A46630" w:rsidP="00A46630">
      <w:pPr>
        <w:spacing w:after="0"/>
        <w:jc w:val="both"/>
        <w:rPr>
          <w:del w:id="121" w:author="Lilik Aprilian Maharyanto" w:date="2023-06-27T10:48:00Z"/>
          <w:rFonts w:ascii="Times" w:hAnsi="Times" w:cs="Times"/>
          <w:u w:val="single"/>
          <w:rPrChange w:id="122" w:author="Lilik Aprilian Maharyanto" w:date="2023-06-27T10:48:00Z">
            <w:rPr>
              <w:del w:id="123" w:author="Lilik Aprilian Maharyanto" w:date="2023-06-27T10:48:00Z"/>
              <w:rFonts w:ascii="Times" w:hAnsi="Times" w:cs="Times"/>
            </w:rPr>
          </w:rPrChange>
        </w:rPr>
      </w:pPr>
    </w:p>
    <w:p w14:paraId="473E1382" w14:textId="77777777" w:rsidR="00A46630" w:rsidRPr="00B0771C" w:rsidDel="001E51A8" w:rsidRDefault="00A46630" w:rsidP="00A46630">
      <w:pPr>
        <w:spacing w:after="0"/>
        <w:jc w:val="both"/>
        <w:rPr>
          <w:del w:id="124" w:author="Lilik Aprilian Maharyanto" w:date="2023-06-27T10:48:00Z"/>
          <w:rFonts w:ascii="Times" w:hAnsi="Times" w:cs="Times"/>
          <w:u w:val="single"/>
          <w:rPrChange w:id="125" w:author="Lilik Aprilian Maharyanto" w:date="2023-06-27T10:48:00Z">
            <w:rPr>
              <w:del w:id="126" w:author="Lilik Aprilian Maharyanto" w:date="2023-06-27T10:48:00Z"/>
              <w:rFonts w:ascii="Times" w:hAnsi="Times" w:cs="Times"/>
            </w:rPr>
          </w:rPrChange>
        </w:rPr>
      </w:pPr>
    </w:p>
    <w:p w14:paraId="337F31F4" w14:textId="77777777" w:rsidR="00A46630" w:rsidRPr="00B0771C" w:rsidDel="001E51A8" w:rsidRDefault="00A46630" w:rsidP="00A46630">
      <w:pPr>
        <w:spacing w:after="0"/>
        <w:jc w:val="both"/>
        <w:rPr>
          <w:del w:id="127" w:author="Lilik Aprilian Maharyanto" w:date="2023-06-27T10:48:00Z"/>
          <w:rFonts w:ascii="Times" w:hAnsi="Times" w:cs="Times"/>
          <w:u w:val="single"/>
          <w:rPrChange w:id="128" w:author="Lilik Aprilian Maharyanto" w:date="2023-06-27T10:48:00Z">
            <w:rPr>
              <w:del w:id="129" w:author="Lilik Aprilian Maharyanto" w:date="2023-06-27T10:48:00Z"/>
              <w:rFonts w:ascii="Times" w:hAnsi="Times" w:cs="Times"/>
            </w:rPr>
          </w:rPrChange>
        </w:rPr>
      </w:pPr>
    </w:p>
    <w:p w14:paraId="3FC8A63D" w14:textId="77777777" w:rsidR="00704DDC" w:rsidRPr="00B0771C" w:rsidDel="001E51A8" w:rsidRDefault="00704DDC" w:rsidP="00A46630">
      <w:pPr>
        <w:spacing w:after="0"/>
        <w:jc w:val="both"/>
        <w:rPr>
          <w:del w:id="130" w:author="Lilik Aprilian Maharyanto" w:date="2023-06-27T10:45:00Z"/>
          <w:rFonts w:ascii="Times" w:hAnsi="Times" w:cs="Times"/>
          <w:u w:val="single"/>
          <w:rPrChange w:id="131" w:author="Lilik Aprilian Maharyanto" w:date="2023-06-27T10:48:00Z">
            <w:rPr>
              <w:del w:id="132" w:author="Lilik Aprilian Maharyanto" w:date="2023-06-27T10:45:00Z"/>
              <w:rFonts w:ascii="Times" w:hAnsi="Times" w:cs="Times"/>
            </w:rPr>
          </w:rPrChange>
        </w:rPr>
      </w:pPr>
    </w:p>
    <w:p w14:paraId="357529F2" w14:textId="438E6695" w:rsidR="00512BA4" w:rsidRPr="00B0771C" w:rsidDel="001E51A8" w:rsidRDefault="00512BA4" w:rsidP="00A46630">
      <w:pPr>
        <w:spacing w:after="0"/>
        <w:jc w:val="both"/>
        <w:rPr>
          <w:del w:id="133" w:author="Lilik Aprilian Maharyanto" w:date="2023-06-27T10:45:00Z"/>
          <w:rFonts w:ascii="Times" w:hAnsi="Times" w:cs="Times"/>
          <w:u w:val="single"/>
        </w:rPr>
      </w:pPr>
      <w:del w:id="134" w:author="Lilik Aprilian Maharyanto" w:date="2023-06-27T10:45:00Z">
        <w:r w:rsidRPr="00B0771C" w:rsidDel="001E51A8">
          <w:rPr>
            <w:rFonts w:ascii="Times" w:hAnsi="Times" w:cs="Times"/>
            <w:u w:val="single"/>
          </w:rPr>
          <w:delText>Willyarto Sentoso</w:delText>
        </w:r>
        <w:r w:rsidR="00A46630" w:rsidRPr="00B0771C" w:rsidDel="001E51A8">
          <w:rPr>
            <w:rFonts w:ascii="Times" w:hAnsi="Times" w:cs="Times"/>
            <w:u w:val="single"/>
            <w:rPrChange w:id="135" w:author="Lilik Aprilian Maharyanto" w:date="2023-06-27T10:48:00Z">
              <w:rPr>
                <w:rFonts w:ascii="Times" w:hAnsi="Times" w:cs="Times"/>
              </w:rPr>
            </w:rPrChange>
          </w:rPr>
          <w:tab/>
        </w:r>
        <w:r w:rsidR="00A46630" w:rsidRPr="00B0771C" w:rsidDel="001E51A8">
          <w:rPr>
            <w:rFonts w:ascii="Times" w:hAnsi="Times" w:cs="Times"/>
            <w:u w:val="single"/>
            <w:rPrChange w:id="136" w:author="Lilik Aprilian Maharyanto" w:date="2023-06-27T10:48:00Z">
              <w:rPr>
                <w:rFonts w:ascii="Times" w:hAnsi="Times" w:cs="Times"/>
              </w:rPr>
            </w:rPrChange>
          </w:rPr>
          <w:tab/>
        </w:r>
        <w:r w:rsidR="00A46630" w:rsidRPr="00B0771C" w:rsidDel="001E51A8">
          <w:rPr>
            <w:rFonts w:ascii="Times" w:hAnsi="Times" w:cs="Times"/>
            <w:u w:val="single"/>
            <w:rPrChange w:id="137" w:author="Lilik Aprilian Maharyanto" w:date="2023-06-27T10:48:00Z">
              <w:rPr>
                <w:rFonts w:ascii="Times" w:hAnsi="Times" w:cs="Times"/>
              </w:rPr>
            </w:rPrChange>
          </w:rPr>
          <w:tab/>
        </w:r>
        <w:r w:rsidR="00A46630" w:rsidRPr="00B0771C" w:rsidDel="001E51A8">
          <w:rPr>
            <w:rFonts w:ascii="Times" w:hAnsi="Times" w:cs="Times"/>
            <w:u w:val="single"/>
            <w:rPrChange w:id="138" w:author="Lilik Aprilian Maharyanto" w:date="2023-06-27T10:48:00Z">
              <w:rPr>
                <w:rFonts w:ascii="Times" w:hAnsi="Times" w:cs="Times"/>
              </w:rPr>
            </w:rPrChange>
          </w:rPr>
          <w:tab/>
          <w:delText xml:space="preserve">         </w:delText>
        </w:r>
      </w:del>
      <w:del w:id="139" w:author="Lilik Aprilian Maharyanto" w:date="2023-06-27T10:48:00Z">
        <w:r w:rsidR="005B43AA" w:rsidRPr="00B0771C" w:rsidDel="001E51A8">
          <w:rPr>
            <w:rFonts w:ascii="Times" w:hAnsi="Times" w:cs="Times"/>
            <w:u w:val="single"/>
          </w:rPr>
          <w:delText xml:space="preserve">Kawasaki Nozomi </w:delText>
        </w:r>
      </w:del>
    </w:p>
    <w:p w14:paraId="6AD6E814" w14:textId="018C48FE" w:rsidR="00512BA4" w:rsidRPr="00B0771C" w:rsidDel="001E51A8" w:rsidRDefault="00512BA4" w:rsidP="00A46630">
      <w:pPr>
        <w:spacing w:after="0"/>
        <w:jc w:val="both"/>
        <w:rPr>
          <w:del w:id="140" w:author="Lilik Aprilian Maharyanto" w:date="2023-06-27T10:48:00Z"/>
          <w:rFonts w:ascii="Times" w:hAnsi="Times" w:cs="Times"/>
          <w:u w:val="single"/>
          <w:rPrChange w:id="141" w:author="Lilik Aprilian Maharyanto" w:date="2023-06-27T10:48:00Z">
            <w:rPr>
              <w:del w:id="142" w:author="Lilik Aprilian Maharyanto" w:date="2023-06-27T10:48:00Z"/>
              <w:rFonts w:ascii="Times" w:hAnsi="Times" w:cs="Times"/>
            </w:rPr>
          </w:rPrChange>
        </w:rPr>
      </w:pPr>
      <w:del w:id="143" w:author="Lilik Aprilian Maharyanto" w:date="2023-06-27T10:45:00Z">
        <w:r w:rsidRPr="00B0771C" w:rsidDel="001E51A8">
          <w:rPr>
            <w:rFonts w:ascii="Times" w:hAnsi="Times" w:cs="Times"/>
            <w:u w:val="single"/>
            <w:rPrChange w:id="144" w:author="Lilik Aprilian Maharyanto" w:date="2023-06-27T10:48:00Z">
              <w:rPr>
                <w:rFonts w:ascii="Times" w:hAnsi="Times" w:cs="Times"/>
              </w:rPr>
            </w:rPrChange>
          </w:rPr>
          <w:delText>Sales Manager</w:delText>
        </w:r>
        <w:r w:rsidRPr="00B0771C" w:rsidDel="001E51A8">
          <w:rPr>
            <w:rFonts w:ascii="Times" w:hAnsi="Times" w:cs="Times"/>
            <w:u w:val="single"/>
            <w:rPrChange w:id="145" w:author="Lilik Aprilian Maharyanto" w:date="2023-06-27T10:48:00Z">
              <w:rPr>
                <w:rFonts w:ascii="Times" w:hAnsi="Times" w:cs="Times"/>
              </w:rPr>
            </w:rPrChange>
          </w:rPr>
          <w:tab/>
        </w:r>
      </w:del>
      <w:del w:id="146" w:author="Lilik Aprilian Maharyanto" w:date="2023-06-27T10:48:00Z">
        <w:r w:rsidRPr="00B0771C" w:rsidDel="001E51A8">
          <w:rPr>
            <w:rFonts w:ascii="Times" w:hAnsi="Times" w:cs="Times"/>
            <w:u w:val="single"/>
            <w:rPrChange w:id="147" w:author="Lilik Aprilian Maharyanto" w:date="2023-06-27T10:48:00Z">
              <w:rPr>
                <w:rFonts w:ascii="Times" w:hAnsi="Times" w:cs="Times"/>
              </w:rPr>
            </w:rPrChange>
          </w:rPr>
          <w:tab/>
        </w:r>
        <w:r w:rsidRPr="00B0771C" w:rsidDel="001E51A8">
          <w:rPr>
            <w:rFonts w:ascii="Times" w:hAnsi="Times" w:cs="Times"/>
            <w:u w:val="single"/>
            <w:rPrChange w:id="148" w:author="Lilik Aprilian Maharyanto" w:date="2023-06-27T10:48:00Z">
              <w:rPr>
                <w:rFonts w:ascii="Times" w:hAnsi="Times" w:cs="Times"/>
              </w:rPr>
            </w:rPrChange>
          </w:rPr>
          <w:tab/>
        </w:r>
        <w:r w:rsidRPr="00B0771C" w:rsidDel="001E51A8">
          <w:rPr>
            <w:rFonts w:ascii="Times" w:hAnsi="Times" w:cs="Times"/>
            <w:u w:val="single"/>
            <w:rPrChange w:id="149" w:author="Lilik Aprilian Maharyanto" w:date="2023-06-27T10:48:00Z">
              <w:rPr>
                <w:rFonts w:ascii="Times" w:hAnsi="Times" w:cs="Times"/>
              </w:rPr>
            </w:rPrChange>
          </w:rPr>
          <w:tab/>
        </w:r>
        <w:r w:rsidR="003B13DA" w:rsidRPr="00B0771C" w:rsidDel="001E51A8">
          <w:rPr>
            <w:rFonts w:ascii="Times" w:hAnsi="Times" w:cs="Times"/>
            <w:u w:val="single"/>
            <w:rPrChange w:id="150" w:author="Lilik Aprilian Maharyanto" w:date="2023-06-27T10:48:00Z">
              <w:rPr>
                <w:rFonts w:ascii="Times" w:hAnsi="Times" w:cs="Times"/>
              </w:rPr>
            </w:rPrChange>
          </w:rPr>
          <w:tab/>
        </w:r>
        <w:r w:rsidR="00A46630" w:rsidRPr="00B0771C" w:rsidDel="001E51A8">
          <w:rPr>
            <w:rFonts w:ascii="Times" w:hAnsi="Times" w:cs="Times"/>
            <w:u w:val="single"/>
            <w:rPrChange w:id="151" w:author="Lilik Aprilian Maharyanto" w:date="2023-06-27T10:48:00Z">
              <w:rPr>
                <w:rFonts w:ascii="Times" w:hAnsi="Times" w:cs="Times"/>
              </w:rPr>
            </w:rPrChange>
          </w:rPr>
          <w:delText xml:space="preserve">         </w:delText>
        </w:r>
        <w:r w:rsidR="005B43AA" w:rsidRPr="00B0771C" w:rsidDel="001E51A8">
          <w:rPr>
            <w:rFonts w:ascii="Times" w:hAnsi="Times" w:cs="Times"/>
            <w:u w:val="single"/>
            <w:rPrChange w:id="152" w:author="Lilik Aprilian Maharyanto" w:date="2023-06-27T10:48:00Z">
              <w:rPr>
                <w:rFonts w:ascii="Times" w:hAnsi="Times" w:cs="Times"/>
              </w:rPr>
            </w:rPrChange>
          </w:rPr>
          <w:delText>Presiden Direktur</w:delText>
        </w:r>
      </w:del>
    </w:p>
    <w:p w14:paraId="47BC6353" w14:textId="07EF9E5F" w:rsidR="00704DDC" w:rsidRPr="00B0771C" w:rsidDel="001E51A8" w:rsidRDefault="00704DDC" w:rsidP="00A46630">
      <w:pPr>
        <w:spacing w:after="0"/>
        <w:jc w:val="both"/>
        <w:rPr>
          <w:del w:id="153" w:author="Lilik Aprilian Maharyanto" w:date="2023-06-27T10:48:00Z"/>
          <w:rFonts w:ascii="Times" w:hAnsi="Times" w:cs="Times"/>
          <w:u w:val="single"/>
          <w:rPrChange w:id="154" w:author="Lilik Aprilian Maharyanto" w:date="2023-06-27T10:48:00Z">
            <w:rPr>
              <w:del w:id="155" w:author="Lilik Aprilian Maharyanto" w:date="2023-06-27T10:48:00Z"/>
              <w:rFonts w:ascii="Times" w:hAnsi="Times" w:cs="Times"/>
            </w:rPr>
          </w:rPrChange>
        </w:rPr>
      </w:pPr>
      <w:del w:id="156" w:author="Lilik Aprilian Maharyanto" w:date="2023-06-27T10:48:00Z">
        <w:r w:rsidRPr="00B0771C" w:rsidDel="001E51A8">
          <w:rPr>
            <w:rFonts w:ascii="Times" w:hAnsi="Times" w:cs="Times"/>
            <w:u w:val="single"/>
            <w:rPrChange w:id="157" w:author="Lilik Aprilian Maharyanto" w:date="2023-06-27T10:48:00Z">
              <w:rPr>
                <w:rFonts w:ascii="Times" w:hAnsi="Times" w:cs="Times"/>
              </w:rPr>
            </w:rPrChange>
          </w:rPr>
          <w:tab/>
        </w:r>
      </w:del>
    </w:p>
    <w:p w14:paraId="688113FB" w14:textId="77777777" w:rsidR="00E357B8" w:rsidRPr="00B0771C" w:rsidRDefault="00E357B8">
      <w:pPr>
        <w:spacing w:after="0"/>
        <w:jc w:val="both"/>
        <w:rPr>
          <w:rFonts w:ascii="Times" w:hAnsi="Times" w:cs="Times"/>
          <w:u w:val="single"/>
          <w:rPrChange w:id="158" w:author="Lilik Aprilian Maharyanto" w:date="2023-06-27T10:48:00Z">
            <w:rPr>
              <w:rFonts w:ascii="Times" w:hAnsi="Times" w:cs="Times"/>
            </w:rPr>
          </w:rPrChange>
        </w:rPr>
        <w:pPrChange w:id="159" w:author="Lilik Aprilian Maharyanto" w:date="2023-06-27T10:48:00Z">
          <w:pPr>
            <w:jc w:val="both"/>
          </w:pPr>
        </w:pPrChange>
      </w:pPr>
    </w:p>
    <w:sectPr w:rsidR="00E357B8" w:rsidRPr="00B0771C" w:rsidSect="00670A8F">
      <w:footerReference w:type="default" r:id="rId10"/>
      <w:pgSz w:w="11907" w:h="16839" w:code="9"/>
      <w:pgMar w:top="1440" w:right="1440" w:bottom="1440" w:left="1440" w:header="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ROHAYATI" w:date="2023-06-17T11:36:00Z" w:initials="R">
    <w:p w14:paraId="40BAA5AD" w14:textId="0284C33D" w:rsidR="00A24418" w:rsidRDefault="00A24418">
      <w:pPr>
        <w:pStyle w:val="CommentText"/>
      </w:pPr>
      <w:r>
        <w:rPr>
          <w:rStyle w:val="CommentReference"/>
        </w:rPr>
        <w:annotationRef/>
      </w:r>
      <w:r>
        <w:t>Tolong dilengkapi</w:t>
      </w:r>
    </w:p>
  </w:comment>
  <w:comment w:id="58" w:author="Muhammad,Musthofa" w:date="2022-06-09T10:04:00Z" w:initials="M">
    <w:p w14:paraId="2D3BEA04" w14:textId="77777777" w:rsidR="00B2029C" w:rsidRDefault="00B2029C" w:rsidP="00B2029C">
      <w:pPr>
        <w:pStyle w:val="CommentText"/>
      </w:pPr>
      <w:r>
        <w:rPr>
          <w:rStyle w:val="CommentReference"/>
        </w:rPr>
        <w:annotationRef/>
      </w:r>
      <w:r>
        <w:t>Ketentuan ini silahkan disepakati, dicantumkan atau tidak.</w:t>
      </w:r>
    </w:p>
  </w:comment>
  <w:comment w:id="59" w:author="ROHAYATI" w:date="2023-06-17T11:34:00Z" w:initials="R">
    <w:p w14:paraId="4F953DE7" w14:textId="17E9531C" w:rsidR="00550CD4" w:rsidRDefault="00550CD4">
      <w:pPr>
        <w:pStyle w:val="CommentText"/>
      </w:pPr>
      <w:r>
        <w:rPr>
          <w:rStyle w:val="CommentReference"/>
        </w:rPr>
        <w:annotationRef/>
      </w:r>
      <w:r>
        <w:t xml:space="preserve">Please confirm, apakah OK jika SAMI minta support air minum kemasan 250ml sebanyak 20ctn ?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BAA5AD" w15:done="0"/>
  <w15:commentEx w15:paraId="2D3BEA04" w15:done="0"/>
  <w15:commentEx w15:paraId="4F953D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64C441F" w16cex:dateUtc="2022-06-09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D3BEA04" w16cid:durableId="264C441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79BD86" w14:textId="77777777" w:rsidR="00020D13" w:rsidRDefault="00020D13" w:rsidP="004A26BA">
      <w:pPr>
        <w:spacing w:after="0" w:line="240" w:lineRule="auto"/>
      </w:pPr>
      <w:r>
        <w:separator/>
      </w:r>
    </w:p>
  </w:endnote>
  <w:endnote w:type="continuationSeparator" w:id="0">
    <w:p w14:paraId="7060AEC2" w14:textId="77777777" w:rsidR="00020D13" w:rsidRDefault="00020D13" w:rsidP="004A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DC76A8" w14:textId="77777777" w:rsidR="00A84031" w:rsidRDefault="00A84031">
    <w:pPr>
      <w:pStyle w:val="Footer"/>
      <w:tabs>
        <w:tab w:val="clear" w:pos="4680"/>
        <w:tab w:val="clear" w:pos="9360"/>
      </w:tabs>
      <w:jc w:val="center"/>
      <w:rPr>
        <w:ins w:id="160" w:author="ROHAYATI" w:date="2022-06-17T08:24:00Z"/>
        <w:caps/>
        <w:noProof/>
        <w:color w:val="5B9BD5" w:themeColor="accent1"/>
      </w:rPr>
    </w:pPr>
    <w:ins w:id="161" w:author="ROHAYATI" w:date="2022-06-17T08:24:00Z">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ins>
    <w:r w:rsidR="00691BCB">
      <w:rPr>
        <w:caps/>
        <w:noProof/>
        <w:color w:val="5B9BD5" w:themeColor="accent1"/>
      </w:rPr>
      <w:t>1</w:t>
    </w:r>
    <w:ins w:id="162" w:author="ROHAYATI" w:date="2022-06-17T08:24:00Z">
      <w:r>
        <w:rPr>
          <w:caps/>
          <w:noProof/>
          <w:color w:val="5B9BD5" w:themeColor="accent1"/>
        </w:rPr>
        <w:fldChar w:fldCharType="end"/>
      </w:r>
    </w:ins>
  </w:p>
  <w:p w14:paraId="196ED5D3" w14:textId="77777777" w:rsidR="00A84031" w:rsidRDefault="00A840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7165B2" w14:textId="77777777" w:rsidR="00020D13" w:rsidRDefault="00020D13" w:rsidP="004A26BA">
      <w:pPr>
        <w:spacing w:after="0" w:line="240" w:lineRule="auto"/>
      </w:pPr>
      <w:r>
        <w:separator/>
      </w:r>
    </w:p>
  </w:footnote>
  <w:footnote w:type="continuationSeparator" w:id="0">
    <w:p w14:paraId="018F1D58" w14:textId="77777777" w:rsidR="00020D13" w:rsidRDefault="00020D13" w:rsidP="004A26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hybridMultilevel"/>
    <w:tmpl w:val="B8146D8A"/>
    <w:name w:val="WW8Num122"/>
    <w:lvl w:ilvl="0" w:tplc="D9B0EC04">
      <w:start w:val="2"/>
      <w:numFmt w:val="decimal"/>
      <w:lvlText w:val="%1."/>
      <w:lvlJc w:val="left"/>
      <w:pPr>
        <w:ind w:left="720" w:hanging="360"/>
      </w:pPr>
      <w:rPr>
        <w:rFonts w:hint="default"/>
      </w:rPr>
    </w:lvl>
    <w:lvl w:ilvl="1" w:tplc="19E4C8C4">
      <w:start w:val="1"/>
      <w:numFmt w:val="lowerLetter"/>
      <w:lvlText w:val="%2."/>
      <w:lvlJc w:val="left"/>
      <w:pPr>
        <w:ind w:left="1440" w:hanging="360"/>
      </w:pPr>
      <w:rPr>
        <w:rFonts w:hint="default"/>
      </w:rPr>
    </w:lvl>
    <w:lvl w:ilvl="2" w:tplc="7DD25EFA" w:tentative="1">
      <w:start w:val="1"/>
      <w:numFmt w:val="lowerRoman"/>
      <w:lvlText w:val="%3."/>
      <w:lvlJc w:val="right"/>
      <w:pPr>
        <w:ind w:left="2160" w:hanging="180"/>
      </w:pPr>
    </w:lvl>
    <w:lvl w:ilvl="3" w:tplc="14C2933A" w:tentative="1">
      <w:start w:val="1"/>
      <w:numFmt w:val="decimal"/>
      <w:lvlText w:val="%4."/>
      <w:lvlJc w:val="left"/>
      <w:pPr>
        <w:ind w:left="2880" w:hanging="360"/>
      </w:pPr>
    </w:lvl>
    <w:lvl w:ilvl="4" w:tplc="B7B4172E" w:tentative="1">
      <w:start w:val="1"/>
      <w:numFmt w:val="lowerLetter"/>
      <w:lvlText w:val="%5."/>
      <w:lvlJc w:val="left"/>
      <w:pPr>
        <w:ind w:left="3600" w:hanging="360"/>
      </w:pPr>
    </w:lvl>
    <w:lvl w:ilvl="5" w:tplc="C636AF5A" w:tentative="1">
      <w:start w:val="1"/>
      <w:numFmt w:val="lowerRoman"/>
      <w:lvlText w:val="%6."/>
      <w:lvlJc w:val="right"/>
      <w:pPr>
        <w:ind w:left="4320" w:hanging="180"/>
      </w:pPr>
    </w:lvl>
    <w:lvl w:ilvl="6" w:tplc="9F76D8FE" w:tentative="1">
      <w:start w:val="1"/>
      <w:numFmt w:val="decimal"/>
      <w:lvlText w:val="%7."/>
      <w:lvlJc w:val="left"/>
      <w:pPr>
        <w:ind w:left="5040" w:hanging="360"/>
      </w:pPr>
    </w:lvl>
    <w:lvl w:ilvl="7" w:tplc="28C211B8" w:tentative="1">
      <w:start w:val="1"/>
      <w:numFmt w:val="lowerLetter"/>
      <w:lvlText w:val="%8."/>
      <w:lvlJc w:val="left"/>
      <w:pPr>
        <w:ind w:left="5760" w:hanging="360"/>
      </w:pPr>
    </w:lvl>
    <w:lvl w:ilvl="8" w:tplc="01042DB2" w:tentative="1">
      <w:start w:val="1"/>
      <w:numFmt w:val="lowerRoman"/>
      <w:lvlText w:val="%9."/>
      <w:lvlJc w:val="right"/>
      <w:pPr>
        <w:ind w:left="6480" w:hanging="180"/>
      </w:pPr>
    </w:lvl>
  </w:abstractNum>
  <w:abstractNum w:abstractNumId="1">
    <w:nsid w:val="004A4C25"/>
    <w:multiLevelType w:val="multilevel"/>
    <w:tmpl w:val="A2DC686C"/>
    <w:numStyleLink w:val="Style1"/>
  </w:abstractNum>
  <w:abstractNum w:abstractNumId="2">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6121765"/>
    <w:multiLevelType w:val="multilevel"/>
    <w:tmpl w:val="A2DC686C"/>
    <w:numStyleLink w:val="Style1"/>
  </w:abstractNum>
  <w:abstractNum w:abstractNumId="4">
    <w:nsid w:val="06E07D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823600C"/>
    <w:multiLevelType w:val="multilevel"/>
    <w:tmpl w:val="D2DCCD86"/>
    <w:lvl w:ilvl="0">
      <w:start w:val="1"/>
      <w:numFmt w:val="decimal"/>
      <w:lvlText w:val="15.%1."/>
      <w:lvlJc w:val="left"/>
      <w:pPr>
        <w:ind w:left="360" w:hanging="360"/>
      </w:pPr>
      <w:rPr>
        <w:rFonts w:hint="default"/>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0B766500"/>
    <w:multiLevelType w:val="hybridMultilevel"/>
    <w:tmpl w:val="B3B85054"/>
    <w:lvl w:ilvl="0" w:tplc="8700B002">
      <w:start w:val="1"/>
      <w:numFmt w:val="decimal"/>
      <w:lvlText w:val="1.%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A843BE"/>
    <w:multiLevelType w:val="hybridMultilevel"/>
    <w:tmpl w:val="5866A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057E9D"/>
    <w:multiLevelType w:val="hybridMultilevel"/>
    <w:tmpl w:val="4C06DBB0"/>
    <w:lvl w:ilvl="0" w:tplc="A4AE126E">
      <w:start w:val="1"/>
      <w:numFmt w:val="decimal"/>
      <w:lvlText w:val="10.%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1635151C"/>
    <w:multiLevelType w:val="multilevel"/>
    <w:tmpl w:val="A2DC686C"/>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19A16185"/>
    <w:multiLevelType w:val="hybridMultilevel"/>
    <w:tmpl w:val="45789B9E"/>
    <w:lvl w:ilvl="0" w:tplc="4C4A05AC">
      <w:start w:val="1"/>
      <w:numFmt w:val="decimal"/>
      <w:lvlText w:val="(%1)"/>
      <w:lvlJc w:val="left"/>
      <w:pPr>
        <w:ind w:left="720" w:hanging="360"/>
      </w:pPr>
      <w:rPr>
        <w:rFonts w:hint="default"/>
      </w:rPr>
    </w:lvl>
    <w:lvl w:ilvl="1" w:tplc="70B8B4E4">
      <w:start w:val="1"/>
      <w:numFmt w:val="decimal"/>
      <w:lvlText w:val="15.%2."/>
      <w:lvlJc w:val="left"/>
      <w:pPr>
        <w:ind w:left="1440" w:hanging="360"/>
      </w:pPr>
      <w:rPr>
        <w:rFonts w:hint="default"/>
        <w:b w:val="0"/>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222D4CAD"/>
    <w:multiLevelType w:val="hybridMultilevel"/>
    <w:tmpl w:val="6DEEB406"/>
    <w:lvl w:ilvl="0" w:tplc="A7F60FB8">
      <w:start w:val="7"/>
      <w:numFmt w:val="decimal"/>
      <w:lvlText w:val="7.%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47570D"/>
    <w:multiLevelType w:val="hybridMultilevel"/>
    <w:tmpl w:val="AAE458AA"/>
    <w:lvl w:ilvl="0" w:tplc="2B0A73BE">
      <w:start w:val="1"/>
      <w:numFmt w:val="decimal"/>
      <w:lvlText w:val="11.%1."/>
      <w:lvlJc w:val="left"/>
      <w:pPr>
        <w:ind w:left="720" w:hanging="360"/>
      </w:pPr>
      <w:rPr>
        <w:rFonts w:hint="default"/>
        <w:b w:val="0"/>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A467816"/>
    <w:multiLevelType w:val="multilevel"/>
    <w:tmpl w:val="379A56CE"/>
    <w:lvl w:ilvl="0">
      <w:start w:val="1"/>
      <w:numFmt w:val="decimal"/>
      <w:lvlText w:val="12.%1."/>
      <w:lvlJc w:val="left"/>
      <w:pPr>
        <w:tabs>
          <w:tab w:val="num" w:pos="0"/>
        </w:tabs>
        <w:ind w:left="720" w:hanging="360"/>
      </w:pPr>
      <w:rPr>
        <w:rFonts w:hint="default"/>
        <w:b w:val="0"/>
        <w:bCs/>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6">
    <w:nsid w:val="2DA679EB"/>
    <w:multiLevelType w:val="hybridMultilevel"/>
    <w:tmpl w:val="E44605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A80DC9"/>
    <w:multiLevelType w:val="hybridMultilevel"/>
    <w:tmpl w:val="086A1128"/>
    <w:lvl w:ilvl="0" w:tplc="6A1C0DE4">
      <w:start w:val="1"/>
      <w:numFmt w:val="decimal"/>
      <w:lvlText w:val="9.%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3AA46E8"/>
    <w:multiLevelType w:val="multilevel"/>
    <w:tmpl w:val="FF94584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9">
    <w:nsid w:val="399D7ADC"/>
    <w:multiLevelType w:val="hybridMultilevel"/>
    <w:tmpl w:val="E2A68DF6"/>
    <w:lvl w:ilvl="0" w:tplc="4D704D4E">
      <w:start w:val="2"/>
      <w:numFmt w:val="decimal"/>
      <w:lvlText w:val="%1."/>
      <w:lvlJc w:val="left"/>
      <w:pPr>
        <w:ind w:left="360" w:hanging="360"/>
      </w:pPr>
      <w:rPr>
        <w:rFonts w:hint="default"/>
      </w:rPr>
    </w:lvl>
    <w:lvl w:ilvl="1" w:tplc="150AA4BC">
      <w:start w:val="1"/>
      <w:numFmt w:val="decimal"/>
      <w:lvlText w:val="5.%2."/>
      <w:lvlJc w:val="left"/>
      <w:pPr>
        <w:ind w:left="1080" w:hanging="360"/>
      </w:pPr>
      <w:rPr>
        <w:rFonts w:hint="default"/>
      </w:rPr>
    </w:lvl>
    <w:lvl w:ilvl="2" w:tplc="A41A14C6" w:tentative="1">
      <w:start w:val="1"/>
      <w:numFmt w:val="lowerRoman"/>
      <w:lvlText w:val="%3."/>
      <w:lvlJc w:val="right"/>
      <w:pPr>
        <w:ind w:left="1800" w:hanging="180"/>
      </w:pPr>
    </w:lvl>
    <w:lvl w:ilvl="3" w:tplc="36B06EDC" w:tentative="1">
      <w:start w:val="1"/>
      <w:numFmt w:val="decimal"/>
      <w:lvlText w:val="%4."/>
      <w:lvlJc w:val="left"/>
      <w:pPr>
        <w:ind w:left="2520" w:hanging="360"/>
      </w:pPr>
    </w:lvl>
    <w:lvl w:ilvl="4" w:tplc="8B04B088" w:tentative="1">
      <w:start w:val="1"/>
      <w:numFmt w:val="lowerLetter"/>
      <w:lvlText w:val="%5."/>
      <w:lvlJc w:val="left"/>
      <w:pPr>
        <w:ind w:left="3240" w:hanging="360"/>
      </w:pPr>
    </w:lvl>
    <w:lvl w:ilvl="5" w:tplc="E6700166" w:tentative="1">
      <w:start w:val="1"/>
      <w:numFmt w:val="lowerRoman"/>
      <w:lvlText w:val="%6."/>
      <w:lvlJc w:val="right"/>
      <w:pPr>
        <w:ind w:left="3960" w:hanging="180"/>
      </w:pPr>
    </w:lvl>
    <w:lvl w:ilvl="6" w:tplc="1930A582" w:tentative="1">
      <w:start w:val="1"/>
      <w:numFmt w:val="decimal"/>
      <w:lvlText w:val="%7."/>
      <w:lvlJc w:val="left"/>
      <w:pPr>
        <w:ind w:left="4680" w:hanging="360"/>
      </w:pPr>
    </w:lvl>
    <w:lvl w:ilvl="7" w:tplc="FF98F208" w:tentative="1">
      <w:start w:val="1"/>
      <w:numFmt w:val="lowerLetter"/>
      <w:lvlText w:val="%8."/>
      <w:lvlJc w:val="left"/>
      <w:pPr>
        <w:ind w:left="5400" w:hanging="360"/>
      </w:pPr>
    </w:lvl>
    <w:lvl w:ilvl="8" w:tplc="E52A0038" w:tentative="1">
      <w:start w:val="1"/>
      <w:numFmt w:val="lowerRoman"/>
      <w:lvlText w:val="%9."/>
      <w:lvlJc w:val="right"/>
      <w:pPr>
        <w:ind w:left="6120" w:hanging="180"/>
      </w:pPr>
    </w:lvl>
  </w:abstractNum>
  <w:abstractNum w:abstractNumId="20">
    <w:nsid w:val="3C4865FD"/>
    <w:multiLevelType w:val="hybridMultilevel"/>
    <w:tmpl w:val="E86E6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0F29EC"/>
    <w:multiLevelType w:val="hybridMultilevel"/>
    <w:tmpl w:val="E21CF3E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77720B"/>
    <w:multiLevelType w:val="hybridMultilevel"/>
    <w:tmpl w:val="B9CAE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B8F641A"/>
    <w:multiLevelType w:val="hybridMultilevel"/>
    <w:tmpl w:val="2E1A1FFE"/>
    <w:name w:val="WW8Num1222"/>
    <w:lvl w:ilvl="0" w:tplc="150AA4BC">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EA72857"/>
    <w:multiLevelType w:val="hybridMultilevel"/>
    <w:tmpl w:val="89E220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AC3B69"/>
    <w:multiLevelType w:val="hybridMultilevel"/>
    <w:tmpl w:val="6826EBB4"/>
    <w:lvl w:ilvl="0" w:tplc="F89AE50C">
      <w:start w:val="1"/>
      <w:numFmt w:val="decimal"/>
      <w:lvlText w:val="7.%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27761B4"/>
    <w:multiLevelType w:val="hybridMultilevel"/>
    <w:tmpl w:val="1CBA84F6"/>
    <w:lvl w:ilvl="0" w:tplc="0E703D36">
      <w:start w:val="1"/>
      <w:numFmt w:val="decimal"/>
      <w:lvlText w:val="3.%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CE1BD2"/>
    <w:multiLevelType w:val="hybridMultilevel"/>
    <w:tmpl w:val="D0586BB4"/>
    <w:lvl w:ilvl="0" w:tplc="162C058A">
      <w:start w:val="1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60D71A3"/>
    <w:multiLevelType w:val="hybridMultilevel"/>
    <w:tmpl w:val="854E8D9A"/>
    <w:lvl w:ilvl="0" w:tplc="0E703D36">
      <w:start w:val="1"/>
      <w:numFmt w:val="decimal"/>
      <w:lvlText w:val="3.%1."/>
      <w:lvlJc w:val="left"/>
      <w:pPr>
        <w:ind w:left="108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79064B9"/>
    <w:multiLevelType w:val="hybridMultilevel"/>
    <w:tmpl w:val="C750F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E470D7A"/>
    <w:multiLevelType w:val="hybridMultilevel"/>
    <w:tmpl w:val="4704F8E0"/>
    <w:lvl w:ilvl="0" w:tplc="70B8B4E4">
      <w:start w:val="1"/>
      <w:numFmt w:val="decimal"/>
      <w:lvlText w:val="15.%1."/>
      <w:lvlJc w:val="left"/>
      <w:pPr>
        <w:ind w:left="144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66F3413C"/>
    <w:multiLevelType w:val="hybridMultilevel"/>
    <w:tmpl w:val="75665C2C"/>
    <w:lvl w:ilvl="0" w:tplc="DD3028AA">
      <w:start w:val="1"/>
      <w:numFmt w:val="decimal"/>
      <w:lvlText w:val="13.%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689B6268"/>
    <w:multiLevelType w:val="multilevel"/>
    <w:tmpl w:val="1850F828"/>
    <w:lvl w:ilvl="0">
      <w:start w:val="1"/>
      <w:numFmt w:val="decimal"/>
      <w:lvlText w:val="%1."/>
      <w:lvlJc w:val="left"/>
      <w:pPr>
        <w:ind w:left="360" w:hanging="360"/>
      </w:pPr>
      <w:rPr>
        <w:rFonts w:hint="default"/>
      </w:rPr>
    </w:lvl>
    <w:lvl w:ilvl="1">
      <w:start w:val="1"/>
      <w:numFmt w:val="decimal"/>
      <w:lvlText w:val="7.%2.1"/>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709C5A80"/>
    <w:multiLevelType w:val="hybridMultilevel"/>
    <w:tmpl w:val="E04C5474"/>
    <w:lvl w:ilvl="0" w:tplc="6B24BF6C">
      <w:start w:val="1"/>
      <w:numFmt w:val="decimal"/>
      <w:lvlText w:val="6.%1."/>
      <w:lvlJc w:val="left"/>
      <w:pPr>
        <w:ind w:left="360" w:hanging="360"/>
      </w:pPr>
      <w:rPr>
        <w:rFonts w:hint="default"/>
        <w:b w:val="0"/>
        <w:bCs w:val="0"/>
      </w:rPr>
    </w:lvl>
    <w:lvl w:ilvl="1" w:tplc="150AA4BC">
      <w:start w:val="1"/>
      <w:numFmt w:val="decimal"/>
      <w:lvlText w:val="5.%2."/>
      <w:lvlJc w:val="left"/>
      <w:pPr>
        <w:ind w:left="1080" w:hanging="360"/>
      </w:pPr>
      <w:rPr>
        <w:rFonts w:hint="default"/>
      </w:rPr>
    </w:lvl>
    <w:lvl w:ilvl="2" w:tplc="A41A14C6" w:tentative="1">
      <w:start w:val="1"/>
      <w:numFmt w:val="lowerRoman"/>
      <w:lvlText w:val="%3."/>
      <w:lvlJc w:val="right"/>
      <w:pPr>
        <w:ind w:left="1800" w:hanging="180"/>
      </w:pPr>
    </w:lvl>
    <w:lvl w:ilvl="3" w:tplc="36B06EDC" w:tentative="1">
      <w:start w:val="1"/>
      <w:numFmt w:val="decimal"/>
      <w:lvlText w:val="%4."/>
      <w:lvlJc w:val="left"/>
      <w:pPr>
        <w:ind w:left="2520" w:hanging="360"/>
      </w:pPr>
    </w:lvl>
    <w:lvl w:ilvl="4" w:tplc="8B04B088" w:tentative="1">
      <w:start w:val="1"/>
      <w:numFmt w:val="lowerLetter"/>
      <w:lvlText w:val="%5."/>
      <w:lvlJc w:val="left"/>
      <w:pPr>
        <w:ind w:left="3240" w:hanging="360"/>
      </w:pPr>
    </w:lvl>
    <w:lvl w:ilvl="5" w:tplc="E6700166" w:tentative="1">
      <w:start w:val="1"/>
      <w:numFmt w:val="lowerRoman"/>
      <w:lvlText w:val="%6."/>
      <w:lvlJc w:val="right"/>
      <w:pPr>
        <w:ind w:left="3960" w:hanging="180"/>
      </w:pPr>
    </w:lvl>
    <w:lvl w:ilvl="6" w:tplc="1930A582" w:tentative="1">
      <w:start w:val="1"/>
      <w:numFmt w:val="decimal"/>
      <w:lvlText w:val="%7."/>
      <w:lvlJc w:val="left"/>
      <w:pPr>
        <w:ind w:left="4680" w:hanging="360"/>
      </w:pPr>
    </w:lvl>
    <w:lvl w:ilvl="7" w:tplc="FF98F208" w:tentative="1">
      <w:start w:val="1"/>
      <w:numFmt w:val="lowerLetter"/>
      <w:lvlText w:val="%8."/>
      <w:lvlJc w:val="left"/>
      <w:pPr>
        <w:ind w:left="5400" w:hanging="360"/>
      </w:pPr>
    </w:lvl>
    <w:lvl w:ilvl="8" w:tplc="E52A0038" w:tentative="1">
      <w:start w:val="1"/>
      <w:numFmt w:val="lowerRoman"/>
      <w:lvlText w:val="%9."/>
      <w:lvlJc w:val="right"/>
      <w:pPr>
        <w:ind w:left="6120" w:hanging="180"/>
      </w:pPr>
    </w:lvl>
  </w:abstractNum>
  <w:abstractNum w:abstractNumId="37">
    <w:nsid w:val="70BF1A6C"/>
    <w:multiLevelType w:val="hybridMultilevel"/>
    <w:tmpl w:val="905A6CD2"/>
    <w:lvl w:ilvl="0" w:tplc="70B8B4E4">
      <w:start w:val="1"/>
      <w:numFmt w:val="decimal"/>
      <w:lvlText w:val="15.%1."/>
      <w:lvlJc w:val="left"/>
      <w:pPr>
        <w:ind w:left="144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28D6346"/>
    <w:multiLevelType w:val="hybridMultilevel"/>
    <w:tmpl w:val="BB6A8424"/>
    <w:lvl w:ilvl="0" w:tplc="7EB437D8">
      <w:start w:val="1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29B7F58"/>
    <w:multiLevelType w:val="hybridMultilevel"/>
    <w:tmpl w:val="60E83FB8"/>
    <w:lvl w:ilvl="0" w:tplc="162C058A">
      <w:start w:val="1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nsid w:val="79741725"/>
    <w:multiLevelType w:val="hybridMultilevel"/>
    <w:tmpl w:val="4F748308"/>
    <w:lvl w:ilvl="0" w:tplc="0E703D36">
      <w:start w:val="1"/>
      <w:numFmt w:val="decimal"/>
      <w:lvlText w:val="3.%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A1D6F2D"/>
    <w:multiLevelType w:val="hybridMultilevel"/>
    <w:tmpl w:val="EAD21E02"/>
    <w:name w:val="WW8Num12222"/>
    <w:lvl w:ilvl="0" w:tplc="19566D98">
      <w:start w:val="1"/>
      <w:numFmt w:val="decimal"/>
      <w:lvlText w:val="8.%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A794A35"/>
    <w:multiLevelType w:val="hybridMultilevel"/>
    <w:tmpl w:val="31CE0196"/>
    <w:lvl w:ilvl="0" w:tplc="9B30F846">
      <w:start w:val="1"/>
      <w:numFmt w:val="decimal"/>
      <w:lvlText w:val="14.%1."/>
      <w:lvlJc w:val="left"/>
      <w:pPr>
        <w:ind w:left="720" w:hanging="360"/>
      </w:pPr>
      <w:rPr>
        <w:rFonts w:hint="default"/>
        <w:b w:val="0"/>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5">
    <w:nsid w:val="7D2B3B33"/>
    <w:multiLevelType w:val="multilevel"/>
    <w:tmpl w:val="CCFA2314"/>
    <w:lvl w:ilvl="0">
      <w:start w:val="1"/>
      <w:numFmt w:val="decimal"/>
      <w:lvlText w:val="%1."/>
      <w:lvlJc w:val="left"/>
      <w:pPr>
        <w:ind w:left="360" w:hanging="360"/>
      </w:pPr>
      <w:rPr>
        <w:rFonts w:hint="default"/>
      </w:rPr>
    </w:lvl>
    <w:lvl w:ilvl="1">
      <w:start w:val="1"/>
      <w:numFmt w:val="decimal"/>
      <w:lvlText w:val="7.%2.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8"/>
  </w:num>
  <w:num w:numId="2">
    <w:abstractNumId w:val="28"/>
  </w:num>
  <w:num w:numId="3">
    <w:abstractNumId w:val="39"/>
  </w:num>
  <w:num w:numId="4">
    <w:abstractNumId w:val="20"/>
  </w:num>
  <w:num w:numId="5">
    <w:abstractNumId w:val="16"/>
  </w:num>
  <w:num w:numId="6">
    <w:abstractNumId w:val="25"/>
  </w:num>
  <w:num w:numId="7">
    <w:abstractNumId w:val="0"/>
  </w:num>
  <w:num w:numId="8">
    <w:abstractNumId w:val="8"/>
  </w:num>
  <w:num w:numId="9">
    <w:abstractNumId w:val="18"/>
  </w:num>
  <w:num w:numId="10">
    <w:abstractNumId w:val="30"/>
  </w:num>
  <w:num w:numId="11">
    <w:abstractNumId w:val="21"/>
  </w:num>
  <w:num w:numId="12">
    <w:abstractNumId w:val="22"/>
  </w:num>
  <w:num w:numId="13">
    <w:abstractNumId w:val="0"/>
    <w:lvlOverride w:ilvl="0">
      <w:lvl w:ilvl="0" w:tplc="D9B0EC04">
        <w:start w:val="2"/>
        <w:numFmt w:val="decimal"/>
        <w:lvlText w:val="%1"/>
        <w:lvlJc w:val="left"/>
        <w:pPr>
          <w:tabs>
            <w:tab w:val="num" w:pos="360"/>
          </w:tabs>
          <w:ind w:left="360" w:hanging="360"/>
        </w:pPr>
        <w:rPr>
          <w:rFonts w:hint="default"/>
        </w:rPr>
      </w:lvl>
    </w:lvlOverride>
    <w:lvlOverride w:ilvl="1">
      <w:lvl w:ilvl="1" w:tplc="19E4C8C4">
        <w:start w:val="1"/>
        <w:numFmt w:val="decimal"/>
        <w:lvlText w:val="3.%2."/>
        <w:lvlJc w:val="left"/>
        <w:pPr>
          <w:tabs>
            <w:tab w:val="num" w:pos="360"/>
          </w:tabs>
          <w:ind w:left="360" w:hanging="360"/>
        </w:pPr>
        <w:rPr>
          <w:rFonts w:hint="default"/>
        </w:rPr>
      </w:lvl>
    </w:lvlOverride>
    <w:lvlOverride w:ilvl="2">
      <w:lvl w:ilvl="2" w:tplc="7DD25EFA">
        <w:start w:val="1"/>
        <w:numFmt w:val="decimal"/>
        <w:lvlText w:val="%1.%2.%3"/>
        <w:lvlJc w:val="left"/>
        <w:pPr>
          <w:tabs>
            <w:tab w:val="num" w:pos="720"/>
          </w:tabs>
          <w:ind w:left="720" w:hanging="720"/>
        </w:pPr>
        <w:rPr>
          <w:rFonts w:hint="default"/>
        </w:rPr>
      </w:lvl>
    </w:lvlOverride>
    <w:lvlOverride w:ilvl="3">
      <w:lvl w:ilvl="3" w:tplc="14C2933A">
        <w:start w:val="1"/>
        <w:numFmt w:val="decimal"/>
        <w:lvlText w:val="%1.%2.%3.%4"/>
        <w:lvlJc w:val="left"/>
        <w:pPr>
          <w:tabs>
            <w:tab w:val="num" w:pos="720"/>
          </w:tabs>
          <w:ind w:left="720" w:hanging="720"/>
        </w:pPr>
        <w:rPr>
          <w:rFonts w:hint="default"/>
        </w:rPr>
      </w:lvl>
    </w:lvlOverride>
    <w:lvlOverride w:ilvl="4">
      <w:lvl w:ilvl="4" w:tplc="B7B4172E">
        <w:start w:val="1"/>
        <w:numFmt w:val="decimal"/>
        <w:lvlText w:val="%1.%2.%3.%4.%5"/>
        <w:lvlJc w:val="left"/>
        <w:pPr>
          <w:tabs>
            <w:tab w:val="num" w:pos="1080"/>
          </w:tabs>
          <w:ind w:left="1080" w:hanging="1080"/>
        </w:pPr>
        <w:rPr>
          <w:rFonts w:hint="default"/>
        </w:rPr>
      </w:lvl>
    </w:lvlOverride>
    <w:lvlOverride w:ilvl="5">
      <w:lvl w:ilvl="5" w:tplc="C636AF5A">
        <w:start w:val="1"/>
        <w:numFmt w:val="decimal"/>
        <w:lvlText w:val="%1.%2.%3.%4.%5.%6"/>
        <w:lvlJc w:val="left"/>
        <w:pPr>
          <w:tabs>
            <w:tab w:val="num" w:pos="1080"/>
          </w:tabs>
          <w:ind w:left="1080" w:hanging="1080"/>
        </w:pPr>
        <w:rPr>
          <w:rFonts w:hint="default"/>
        </w:rPr>
      </w:lvl>
    </w:lvlOverride>
    <w:lvlOverride w:ilvl="6">
      <w:lvl w:ilvl="6" w:tplc="9F76D8FE">
        <w:start w:val="1"/>
        <w:numFmt w:val="decimal"/>
        <w:lvlText w:val="%1.%2.%3.%4.%5.%6.%7"/>
        <w:lvlJc w:val="left"/>
        <w:pPr>
          <w:tabs>
            <w:tab w:val="num" w:pos="1080"/>
          </w:tabs>
          <w:ind w:left="1080" w:hanging="1080"/>
        </w:pPr>
        <w:rPr>
          <w:rFonts w:hint="default"/>
        </w:rPr>
      </w:lvl>
    </w:lvlOverride>
    <w:lvlOverride w:ilvl="7">
      <w:lvl w:ilvl="7" w:tplc="28C211B8">
        <w:start w:val="1"/>
        <w:numFmt w:val="decimal"/>
        <w:lvlText w:val="%1.%2.%3.%4.%5.%6.%7.%8"/>
        <w:lvlJc w:val="left"/>
        <w:pPr>
          <w:tabs>
            <w:tab w:val="num" w:pos="1440"/>
          </w:tabs>
          <w:ind w:left="1440" w:hanging="1440"/>
        </w:pPr>
        <w:rPr>
          <w:rFonts w:hint="default"/>
        </w:rPr>
      </w:lvl>
    </w:lvlOverride>
    <w:lvlOverride w:ilvl="8">
      <w:lvl w:ilvl="8" w:tplc="01042DB2">
        <w:start w:val="1"/>
        <w:numFmt w:val="decimal"/>
        <w:lvlText w:val="%1.%2.%3.%4.%5.%6.%7.%8.%9"/>
        <w:lvlJc w:val="left"/>
        <w:pPr>
          <w:tabs>
            <w:tab w:val="num" w:pos="1440"/>
          </w:tabs>
          <w:ind w:left="1440" w:hanging="1440"/>
        </w:pPr>
        <w:rPr>
          <w:rFonts w:hint="default"/>
        </w:rPr>
      </w:lvl>
    </w:lvlOverride>
  </w:num>
  <w:num w:numId="14">
    <w:abstractNumId w:val="24"/>
  </w:num>
  <w:num w:numId="15">
    <w:abstractNumId w:val="19"/>
  </w:num>
  <w:num w:numId="16">
    <w:abstractNumId w:val="36"/>
  </w:num>
  <w:num w:numId="17">
    <w:abstractNumId w:val="43"/>
  </w:num>
  <w:num w:numId="18">
    <w:abstractNumId w:val="17"/>
  </w:num>
  <w:num w:numId="19">
    <w:abstractNumId w:val="40"/>
  </w:num>
  <w:num w:numId="20">
    <w:abstractNumId w:val="7"/>
  </w:num>
  <w:num w:numId="21">
    <w:abstractNumId w:val="27"/>
  </w:num>
  <w:num w:numId="22">
    <w:abstractNumId w:val="29"/>
  </w:num>
  <w:num w:numId="23">
    <w:abstractNumId w:val="5"/>
  </w:num>
  <w:num w:numId="24">
    <w:abstractNumId w:val="34"/>
  </w:num>
  <w:num w:numId="25">
    <w:abstractNumId w:val="41"/>
  </w:num>
  <w:num w:numId="26">
    <w:abstractNumId w:val="2"/>
  </w:num>
  <w:num w:numId="27">
    <w:abstractNumId w:val="15"/>
  </w:num>
  <w:num w:numId="28">
    <w:abstractNumId w:val="10"/>
  </w:num>
  <w:num w:numId="29">
    <w:abstractNumId w:val="42"/>
  </w:num>
  <w:num w:numId="30">
    <w:abstractNumId w:val="13"/>
  </w:num>
  <w:num w:numId="31">
    <w:abstractNumId w:val="26"/>
  </w:num>
  <w:num w:numId="32">
    <w:abstractNumId w:val="1"/>
  </w:num>
  <w:num w:numId="33">
    <w:abstractNumId w:val="33"/>
  </w:num>
  <w:num w:numId="34">
    <w:abstractNumId w:val="45"/>
  </w:num>
  <w:num w:numId="35">
    <w:abstractNumId w:val="11"/>
  </w:num>
  <w:num w:numId="36">
    <w:abstractNumId w:val="9"/>
  </w:num>
  <w:num w:numId="37">
    <w:abstractNumId w:val="14"/>
  </w:num>
  <w:num w:numId="38">
    <w:abstractNumId w:val="32"/>
  </w:num>
  <w:num w:numId="39">
    <w:abstractNumId w:val="3"/>
  </w:num>
  <w:num w:numId="40">
    <w:abstractNumId w:val="4"/>
  </w:num>
  <w:num w:numId="41">
    <w:abstractNumId w:val="44"/>
  </w:num>
  <w:num w:numId="42">
    <w:abstractNumId w:val="44"/>
  </w:num>
  <w:num w:numId="43">
    <w:abstractNumId w:val="12"/>
  </w:num>
  <w:num w:numId="44">
    <w:abstractNumId w:val="31"/>
  </w:num>
  <w:num w:numId="45">
    <w:abstractNumId w:val="37"/>
  </w:num>
  <w:num w:numId="46">
    <w:abstractNumId w:val="35"/>
  </w:num>
  <w:num w:numId="47">
    <w:abstractNumId w:val="23"/>
  </w:num>
  <w:num w:numId="4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rson w15:author="Lilik Aprilian Maharyanto">
    <w15:presenceInfo w15:providerId="AD" w15:userId="S-1-5-21-3248236758-2979595965-2324329814-112187"/>
  </w15:person>
  <w15:person w15:author="Muhammad,Musthofa">
    <w15:presenceInfo w15:providerId="None" w15:userId="Muhammad,Mustho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961"/>
    <w:rsid w:val="00012951"/>
    <w:rsid w:val="00020D13"/>
    <w:rsid w:val="0002629B"/>
    <w:rsid w:val="00067E54"/>
    <w:rsid w:val="0007636A"/>
    <w:rsid w:val="00080EF2"/>
    <w:rsid w:val="0009012E"/>
    <w:rsid w:val="000A0868"/>
    <w:rsid w:val="000A7DEE"/>
    <w:rsid w:val="000B3696"/>
    <w:rsid w:val="000B4D64"/>
    <w:rsid w:val="000D1559"/>
    <w:rsid w:val="000D700A"/>
    <w:rsid w:val="001345CC"/>
    <w:rsid w:val="0014136E"/>
    <w:rsid w:val="0014782F"/>
    <w:rsid w:val="00172774"/>
    <w:rsid w:val="00183345"/>
    <w:rsid w:val="001B5FBE"/>
    <w:rsid w:val="001D51E8"/>
    <w:rsid w:val="001E51A8"/>
    <w:rsid w:val="001E796A"/>
    <w:rsid w:val="0021440B"/>
    <w:rsid w:val="002603E2"/>
    <w:rsid w:val="002A6950"/>
    <w:rsid w:val="002A69DD"/>
    <w:rsid w:val="002F03C9"/>
    <w:rsid w:val="002F4873"/>
    <w:rsid w:val="00335BF4"/>
    <w:rsid w:val="00340D7F"/>
    <w:rsid w:val="003451F5"/>
    <w:rsid w:val="00355B20"/>
    <w:rsid w:val="0037686B"/>
    <w:rsid w:val="0039212E"/>
    <w:rsid w:val="003B04D2"/>
    <w:rsid w:val="003B13DA"/>
    <w:rsid w:val="00406493"/>
    <w:rsid w:val="00455660"/>
    <w:rsid w:val="00496758"/>
    <w:rsid w:val="004A26BA"/>
    <w:rsid w:val="004C30C9"/>
    <w:rsid w:val="004D4044"/>
    <w:rsid w:val="004D7A4B"/>
    <w:rsid w:val="004F3961"/>
    <w:rsid w:val="004F7CAC"/>
    <w:rsid w:val="005017DF"/>
    <w:rsid w:val="00512BA4"/>
    <w:rsid w:val="00533BC6"/>
    <w:rsid w:val="005359A1"/>
    <w:rsid w:val="00540319"/>
    <w:rsid w:val="00550CD4"/>
    <w:rsid w:val="0056209C"/>
    <w:rsid w:val="005B43AA"/>
    <w:rsid w:val="005D4497"/>
    <w:rsid w:val="005E66D8"/>
    <w:rsid w:val="00632A85"/>
    <w:rsid w:val="006356E2"/>
    <w:rsid w:val="00666B7E"/>
    <w:rsid w:val="00670A8F"/>
    <w:rsid w:val="006779B4"/>
    <w:rsid w:val="00682267"/>
    <w:rsid w:val="00691BCB"/>
    <w:rsid w:val="006A33C5"/>
    <w:rsid w:val="006C6B70"/>
    <w:rsid w:val="006E500A"/>
    <w:rsid w:val="006E5342"/>
    <w:rsid w:val="006F368A"/>
    <w:rsid w:val="00704DDC"/>
    <w:rsid w:val="007512C7"/>
    <w:rsid w:val="0076052E"/>
    <w:rsid w:val="0076589A"/>
    <w:rsid w:val="00775579"/>
    <w:rsid w:val="00787B27"/>
    <w:rsid w:val="00792F2D"/>
    <w:rsid w:val="00801013"/>
    <w:rsid w:val="00802F1A"/>
    <w:rsid w:val="00803FA3"/>
    <w:rsid w:val="00825152"/>
    <w:rsid w:val="00842A9E"/>
    <w:rsid w:val="00843A14"/>
    <w:rsid w:val="00862B69"/>
    <w:rsid w:val="00874313"/>
    <w:rsid w:val="00875E9A"/>
    <w:rsid w:val="008B0EBC"/>
    <w:rsid w:val="008B584E"/>
    <w:rsid w:val="008E4B2A"/>
    <w:rsid w:val="008F419D"/>
    <w:rsid w:val="00903347"/>
    <w:rsid w:val="009033F5"/>
    <w:rsid w:val="009115A7"/>
    <w:rsid w:val="00914499"/>
    <w:rsid w:val="00916A10"/>
    <w:rsid w:val="009527E3"/>
    <w:rsid w:val="009A31D6"/>
    <w:rsid w:val="009B4B08"/>
    <w:rsid w:val="009C1DB1"/>
    <w:rsid w:val="009D2A84"/>
    <w:rsid w:val="009F7005"/>
    <w:rsid w:val="00A24418"/>
    <w:rsid w:val="00A259B2"/>
    <w:rsid w:val="00A3736C"/>
    <w:rsid w:val="00A46630"/>
    <w:rsid w:val="00A74F99"/>
    <w:rsid w:val="00A84031"/>
    <w:rsid w:val="00AB3858"/>
    <w:rsid w:val="00AB402D"/>
    <w:rsid w:val="00B0771C"/>
    <w:rsid w:val="00B1380B"/>
    <w:rsid w:val="00B2029C"/>
    <w:rsid w:val="00B43E93"/>
    <w:rsid w:val="00B76B69"/>
    <w:rsid w:val="00B84F47"/>
    <w:rsid w:val="00B92412"/>
    <w:rsid w:val="00B9245C"/>
    <w:rsid w:val="00B93C7B"/>
    <w:rsid w:val="00BA633C"/>
    <w:rsid w:val="00BB46AA"/>
    <w:rsid w:val="00C040F1"/>
    <w:rsid w:val="00C05BEE"/>
    <w:rsid w:val="00C05EEF"/>
    <w:rsid w:val="00C12A94"/>
    <w:rsid w:val="00C1508A"/>
    <w:rsid w:val="00C31A13"/>
    <w:rsid w:val="00CA0C3D"/>
    <w:rsid w:val="00D041E1"/>
    <w:rsid w:val="00D062CA"/>
    <w:rsid w:val="00D06571"/>
    <w:rsid w:val="00D44233"/>
    <w:rsid w:val="00D45A2A"/>
    <w:rsid w:val="00D62A00"/>
    <w:rsid w:val="00D725C2"/>
    <w:rsid w:val="00D82421"/>
    <w:rsid w:val="00DA43DB"/>
    <w:rsid w:val="00DC38F8"/>
    <w:rsid w:val="00DC6F58"/>
    <w:rsid w:val="00DD2806"/>
    <w:rsid w:val="00E112AC"/>
    <w:rsid w:val="00E16465"/>
    <w:rsid w:val="00E22679"/>
    <w:rsid w:val="00E357B8"/>
    <w:rsid w:val="00E64E70"/>
    <w:rsid w:val="00E75A27"/>
    <w:rsid w:val="00E90EA6"/>
    <w:rsid w:val="00ED3C16"/>
    <w:rsid w:val="00EE3A39"/>
    <w:rsid w:val="00F01EB7"/>
    <w:rsid w:val="00F04AEE"/>
    <w:rsid w:val="00F11953"/>
    <w:rsid w:val="00F43DF3"/>
    <w:rsid w:val="00F443DA"/>
    <w:rsid w:val="00F45A92"/>
    <w:rsid w:val="00F60201"/>
    <w:rsid w:val="00F86F83"/>
    <w:rsid w:val="00F9799D"/>
    <w:rsid w:val="00FA6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2AF1"/>
  <w15:chartTrackingRefBased/>
  <w15:docId w15:val="{290DFD7B-4E33-4862-B43F-812EB9A93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FA6E6E"/>
    <w:pPr>
      <w:keepNext/>
      <w:keepLines/>
      <w:spacing w:after="16" w:line="256" w:lineRule="auto"/>
      <w:ind w:left="10" w:right="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39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4F3961"/>
    <w:pPr>
      <w:ind w:left="720"/>
      <w:contextualSpacing/>
    </w:pPr>
  </w:style>
  <w:style w:type="paragraph" w:styleId="Header">
    <w:name w:val="header"/>
    <w:basedOn w:val="Normal"/>
    <w:link w:val="HeaderChar"/>
    <w:uiPriority w:val="99"/>
    <w:unhideWhenUsed/>
    <w:rsid w:val="004A2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6BA"/>
  </w:style>
  <w:style w:type="paragraph" w:styleId="Footer">
    <w:name w:val="footer"/>
    <w:basedOn w:val="Normal"/>
    <w:link w:val="FooterChar"/>
    <w:uiPriority w:val="99"/>
    <w:unhideWhenUsed/>
    <w:rsid w:val="004A2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6BA"/>
  </w:style>
  <w:style w:type="paragraph" w:styleId="BalloonText">
    <w:name w:val="Balloon Text"/>
    <w:basedOn w:val="Normal"/>
    <w:link w:val="BalloonTextChar"/>
    <w:uiPriority w:val="99"/>
    <w:semiHidden/>
    <w:unhideWhenUsed/>
    <w:rsid w:val="006E53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5342"/>
    <w:rPr>
      <w:rFonts w:ascii="Segoe UI" w:hAnsi="Segoe UI" w:cs="Segoe UI"/>
      <w:sz w:val="18"/>
      <w:szCs w:val="18"/>
    </w:rPr>
  </w:style>
  <w:style w:type="paragraph" w:styleId="Revision">
    <w:name w:val="Revision"/>
    <w:hidden/>
    <w:uiPriority w:val="99"/>
    <w:semiHidden/>
    <w:rsid w:val="00F43DF3"/>
    <w:pPr>
      <w:spacing w:after="0" w:line="240" w:lineRule="auto"/>
    </w:pPr>
  </w:style>
  <w:style w:type="character" w:styleId="CommentReference">
    <w:name w:val="annotation reference"/>
    <w:basedOn w:val="DefaultParagraphFont"/>
    <w:uiPriority w:val="99"/>
    <w:semiHidden/>
    <w:unhideWhenUsed/>
    <w:rsid w:val="00F43DF3"/>
    <w:rPr>
      <w:sz w:val="16"/>
      <w:szCs w:val="16"/>
    </w:rPr>
  </w:style>
  <w:style w:type="paragraph" w:styleId="CommentText">
    <w:name w:val="annotation text"/>
    <w:basedOn w:val="Normal"/>
    <w:link w:val="CommentTextChar"/>
    <w:uiPriority w:val="99"/>
    <w:semiHidden/>
    <w:unhideWhenUsed/>
    <w:rsid w:val="00F43DF3"/>
    <w:pPr>
      <w:spacing w:line="240" w:lineRule="auto"/>
    </w:pPr>
    <w:rPr>
      <w:sz w:val="20"/>
      <w:szCs w:val="20"/>
    </w:rPr>
  </w:style>
  <w:style w:type="character" w:customStyle="1" w:styleId="CommentTextChar">
    <w:name w:val="Comment Text Char"/>
    <w:basedOn w:val="DefaultParagraphFont"/>
    <w:link w:val="CommentText"/>
    <w:uiPriority w:val="99"/>
    <w:semiHidden/>
    <w:rsid w:val="00F43DF3"/>
    <w:rPr>
      <w:sz w:val="20"/>
      <w:szCs w:val="20"/>
    </w:rPr>
  </w:style>
  <w:style w:type="paragraph" w:styleId="CommentSubject">
    <w:name w:val="annotation subject"/>
    <w:basedOn w:val="CommentText"/>
    <w:next w:val="CommentText"/>
    <w:link w:val="CommentSubjectChar"/>
    <w:uiPriority w:val="99"/>
    <w:semiHidden/>
    <w:unhideWhenUsed/>
    <w:rsid w:val="00F43DF3"/>
    <w:rPr>
      <w:b/>
      <w:bCs/>
    </w:rPr>
  </w:style>
  <w:style w:type="character" w:customStyle="1" w:styleId="CommentSubjectChar">
    <w:name w:val="Comment Subject Char"/>
    <w:basedOn w:val="CommentTextChar"/>
    <w:link w:val="CommentSubject"/>
    <w:uiPriority w:val="99"/>
    <w:semiHidden/>
    <w:rsid w:val="00F43DF3"/>
    <w:rPr>
      <w:b/>
      <w:bCs/>
      <w:sz w:val="20"/>
      <w:szCs w:val="20"/>
    </w:rPr>
  </w:style>
  <w:style w:type="paragraph" w:customStyle="1" w:styleId="Default">
    <w:name w:val="Default"/>
    <w:rsid w:val="0009012E"/>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id-ID"/>
    </w:rPr>
  </w:style>
  <w:style w:type="numbering" w:customStyle="1" w:styleId="Style1">
    <w:name w:val="Style1"/>
    <w:uiPriority w:val="99"/>
    <w:rsid w:val="00E112AC"/>
    <w:pPr>
      <w:numPr>
        <w:numId w:val="35"/>
      </w:numPr>
    </w:pPr>
  </w:style>
  <w:style w:type="paragraph" w:styleId="NormalWeb">
    <w:name w:val="Normal (Web)"/>
    <w:basedOn w:val="Normal"/>
    <w:uiPriority w:val="99"/>
    <w:unhideWhenUsed/>
    <w:rsid w:val="009033F5"/>
    <w:pPr>
      <w:spacing w:before="280" w:after="115" w:line="240" w:lineRule="auto"/>
    </w:pPr>
    <w:rPr>
      <w:rFonts w:ascii="Times New Roman" w:eastAsiaTheme="minorEastAsia" w:hAnsi="Times New Roman" w:cs="Times New Roman"/>
      <w:sz w:val="24"/>
      <w:szCs w:val="24"/>
      <w:lang w:val="id-ID" w:eastAsia="ar-SA"/>
    </w:rPr>
  </w:style>
  <w:style w:type="character" w:customStyle="1" w:styleId="ListParagraphChar">
    <w:name w:val="List Paragraph Char"/>
    <w:link w:val="ListParagraph"/>
    <w:uiPriority w:val="34"/>
    <w:locked/>
    <w:rsid w:val="009033F5"/>
  </w:style>
  <w:style w:type="character" w:customStyle="1" w:styleId="Heading1Char">
    <w:name w:val="Heading 1 Char"/>
    <w:basedOn w:val="DefaultParagraphFont"/>
    <w:link w:val="Heading1"/>
    <w:uiPriority w:val="9"/>
    <w:rsid w:val="00FA6E6E"/>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BA63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656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B24BA-2B6C-4EE8-9B25-E7235BA02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2651</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Soerjo Winarto</dc:creator>
  <cp:keywords/>
  <dc:description/>
  <cp:lastModifiedBy>Willyarto Sentoso</cp:lastModifiedBy>
  <cp:revision>2</cp:revision>
  <cp:lastPrinted>2022-06-17T04:27:00Z</cp:lastPrinted>
  <dcterms:created xsi:type="dcterms:W3CDTF">2023-06-27T06:36:00Z</dcterms:created>
  <dcterms:modified xsi:type="dcterms:W3CDTF">2023-06-27T06:36:00Z</dcterms:modified>
</cp:coreProperties>
</file>