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7B3683" w:rsidRDefault="007B3683" w:rsidP="004F2AF7">
      <w:pPr>
        <w:pStyle w:val="Default"/>
        <w:spacing w:line="276" w:lineRule="auto"/>
        <w:jc w:val="center"/>
        <w:rPr>
          <w:ins w:id="0" w:author="ROHAYATI" w:date="2022-11-17T14:56:00Z"/>
          <w:b/>
          <w:bCs/>
          <w:color w:val="000000" w:themeColor="text1"/>
        </w:rPr>
      </w:pPr>
      <w:ins w:id="1" w:author="ROHAYATI" w:date="2022-11-17T14:56:00Z">
        <w:r w:rsidRPr="007B3683">
          <w:rPr>
            <w:b/>
            <w:bCs/>
            <w:color w:val="000000" w:themeColor="text1"/>
          </w:rPr>
          <w:t>PT. PANCA USAHA JAYA (LABORATORIUM MEDIS CITO CABANG KUDUS)</w:t>
        </w:r>
      </w:ins>
    </w:p>
    <w:p w:rsidR="004047AF" w:rsidRPr="00DC2CBA" w:rsidDel="007B3683" w:rsidRDefault="004047AF" w:rsidP="004047AF">
      <w:pPr>
        <w:pStyle w:val="Default"/>
        <w:spacing w:line="276" w:lineRule="auto"/>
        <w:jc w:val="center"/>
        <w:rPr>
          <w:del w:id="2" w:author="ROHAYATI" w:date="2022-11-17T14:56:00Z"/>
          <w:color w:val="000000" w:themeColor="text1"/>
        </w:rPr>
      </w:pPr>
      <w:del w:id="3" w:author="ROHAYATI" w:date="2022-11-17T14:56:00Z">
        <w:r w:rsidDel="007B3683">
          <w:rPr>
            <w:b/>
            <w:bCs/>
            <w:color w:val="000000" w:themeColor="text1"/>
          </w:rPr>
          <w:delText>LABORATORIUM MEDIS CITO CABANG KUDUS</w:delText>
        </w:r>
      </w:del>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A57E41" w:rsidRPr="007B3683" w:rsidRDefault="00A57E41" w:rsidP="004F2AF7">
      <w:pPr>
        <w:pStyle w:val="Default"/>
        <w:spacing w:line="276" w:lineRule="auto"/>
        <w:jc w:val="center"/>
        <w:rPr>
          <w:ins w:id="4" w:author="ROHAYATI" w:date="2022-11-17T14:56:00Z"/>
          <w:color w:val="000000" w:themeColor="text1"/>
          <w:lang w:val="en-US"/>
          <w:rPrChange w:id="5" w:author="ROHAYATI" w:date="2022-11-17T14:57:00Z">
            <w:rPr>
              <w:ins w:id="6" w:author="ROHAYATI" w:date="2022-11-17T14:56:00Z"/>
              <w:b/>
              <w:color w:val="000000" w:themeColor="text1"/>
              <w:lang w:val="en-US"/>
            </w:rPr>
          </w:rPrChange>
        </w:rPr>
      </w:pPr>
      <w:r w:rsidRPr="007B3683">
        <w:rPr>
          <w:color w:val="000000" w:themeColor="text1"/>
          <w:rPrChange w:id="7" w:author="ROHAYATI" w:date="2022-11-17T14:57:00Z">
            <w:rPr>
              <w:b/>
              <w:color w:val="000000" w:themeColor="text1"/>
            </w:rPr>
          </w:rPrChange>
        </w:rPr>
        <w:t xml:space="preserve">NO : </w:t>
      </w:r>
      <w:r w:rsidRPr="007B3683">
        <w:rPr>
          <w:color w:val="000000" w:themeColor="text1"/>
          <w:lang w:val="en-US"/>
          <w:rPrChange w:id="8" w:author="ROHAYATI" w:date="2022-11-17T14:57:00Z">
            <w:rPr>
              <w:b/>
              <w:color w:val="000000" w:themeColor="text1"/>
              <w:lang w:val="en-US"/>
            </w:rPr>
          </w:rPrChange>
        </w:rPr>
        <w:t>15146/CPU012.7/KCA.X/2022</w:t>
      </w:r>
    </w:p>
    <w:p w:rsidR="007B3683" w:rsidRPr="007B3683" w:rsidRDefault="007B3683" w:rsidP="004F2AF7">
      <w:pPr>
        <w:pStyle w:val="Default"/>
        <w:spacing w:line="276" w:lineRule="auto"/>
        <w:jc w:val="center"/>
        <w:rPr>
          <w:color w:val="000000" w:themeColor="text1"/>
          <w:lang w:val="en-US"/>
          <w:rPrChange w:id="9" w:author="ROHAYATI" w:date="2022-11-17T14:57:00Z">
            <w:rPr>
              <w:b/>
              <w:color w:val="000000" w:themeColor="text1"/>
              <w:lang w:val="en-US"/>
            </w:rPr>
          </w:rPrChange>
        </w:rPr>
      </w:pPr>
      <w:ins w:id="10" w:author="ROHAYATI" w:date="2022-11-17T14:56:00Z">
        <w:r w:rsidRPr="007B3683">
          <w:rPr>
            <w:color w:val="000000" w:themeColor="text1"/>
            <w:rPrChange w:id="11" w:author="ROHAYATI" w:date="2022-11-17T14:57:00Z">
              <w:rPr>
                <w:b/>
                <w:color w:val="000000" w:themeColor="text1"/>
              </w:rPr>
            </w:rPrChange>
          </w:rPr>
          <w:t>SAMIJF/LKM-LA/11-2022/152</w:t>
        </w:r>
      </w:ins>
    </w:p>
    <w:p w:rsidR="00F33B45" w:rsidRPr="004F2AF7" w:rsidRDefault="00F33B45"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r w:rsidR="004047AF">
        <w:rPr>
          <w:color w:val="000000" w:themeColor="text1"/>
        </w:rPr>
        <w:t xml:space="preserve">Senin tanggal </w:t>
      </w:r>
      <w:r w:rsidR="00AB55DC">
        <w:rPr>
          <w:color w:val="000000" w:themeColor="text1"/>
          <w:lang w:val="en-US"/>
        </w:rPr>
        <w:t>07</w:t>
      </w:r>
      <w:r w:rsidR="004047AF">
        <w:rPr>
          <w:color w:val="000000" w:themeColor="text1"/>
        </w:rPr>
        <w:t xml:space="preserve"> </w:t>
      </w:r>
      <w:proofErr w:type="spellStart"/>
      <w:r w:rsidR="00AB55DC">
        <w:rPr>
          <w:color w:val="000000" w:themeColor="text1"/>
          <w:lang w:val="en-US"/>
        </w:rPr>
        <w:t>Novem</w:t>
      </w:r>
      <w:proofErr w:type="spellEnd"/>
      <w:r w:rsidR="004047AF">
        <w:rPr>
          <w:color w:val="000000" w:themeColor="text1"/>
        </w:rPr>
        <w:t>ber 2022</w:t>
      </w:r>
      <w:r w:rsidR="00F33B45" w:rsidRPr="004F2AF7">
        <w:rPr>
          <w:i/>
          <w:color w:val="000000" w:themeColor="text1"/>
          <w:lang w:val="en-US"/>
        </w:rPr>
        <w:t xml:space="preserve"> </w:t>
      </w:r>
      <w:r w:rsidRPr="004F2AF7">
        <w:rPr>
          <w:color w:val="000000" w:themeColor="text1"/>
        </w:rPr>
        <w:t xml:space="preserve">bertempat di </w:t>
      </w:r>
      <w:proofErr w:type="spellStart"/>
      <w:r w:rsidR="00AB55DC">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4F2AF7" w:rsidRDefault="001A1104" w:rsidP="004F2AF7">
      <w:pPr>
        <w:pStyle w:val="Default"/>
        <w:spacing w:line="276" w:lineRule="auto"/>
        <w:jc w:val="both"/>
        <w:rPr>
          <w:color w:val="000000" w:themeColor="text1"/>
        </w:rPr>
      </w:pPr>
      <w:r w:rsidRPr="004F2AF7">
        <w:rPr>
          <w:color w:val="000000" w:themeColor="text1"/>
        </w:rPr>
        <w:t>Nama</w:t>
      </w:r>
      <w:r w:rsidRPr="004F2AF7">
        <w:rPr>
          <w:color w:val="000000" w:themeColor="text1"/>
        </w:rPr>
        <w:tab/>
      </w:r>
      <w:r w:rsidRPr="004F2AF7">
        <w:rPr>
          <w:color w:val="000000" w:themeColor="text1"/>
        </w:rPr>
        <w:tab/>
        <w:t xml:space="preserve">: </w:t>
      </w:r>
      <w:r w:rsidR="004047AF">
        <w:rPr>
          <w:color w:val="000000" w:themeColor="text1"/>
        </w:rPr>
        <w:t>Dwi Astuti F, STP.MM</w:t>
      </w:r>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r w:rsidR="004047AF">
        <w:rPr>
          <w:color w:val="000000" w:themeColor="text1"/>
        </w:rPr>
        <w:t>Kepala</w:t>
      </w:r>
      <w:r w:rsidR="004047AF">
        <w:rPr>
          <w:color w:val="000000" w:themeColor="text1"/>
          <w:lang w:val="en-US"/>
        </w:rPr>
        <w:t xml:space="preserve"> </w:t>
      </w:r>
      <w:proofErr w:type="spellStart"/>
      <w:r w:rsidR="004047AF" w:rsidRPr="00DC4307">
        <w:rPr>
          <w:color w:val="000000" w:themeColor="text1"/>
          <w:lang w:val="en-US"/>
        </w:rPr>
        <w:t>Laboratorium</w:t>
      </w:r>
      <w:proofErr w:type="spellEnd"/>
      <w:r w:rsidR="004047AF" w:rsidRPr="00DC4307">
        <w:rPr>
          <w:color w:val="000000" w:themeColor="text1"/>
          <w:lang w:val="en-US"/>
        </w:rPr>
        <w:t xml:space="preserve"> </w:t>
      </w:r>
      <w:r w:rsidR="004047AF">
        <w:rPr>
          <w:color w:val="000000" w:themeColor="text1"/>
        </w:rPr>
        <w:t>Medis</w:t>
      </w:r>
      <w:r w:rsidR="004047AF" w:rsidRPr="00DC4307">
        <w:rPr>
          <w:color w:val="000000" w:themeColor="text1"/>
          <w:lang w:val="en-US"/>
        </w:rPr>
        <w:t xml:space="preserve"> </w:t>
      </w:r>
      <w:proofErr w:type="spellStart"/>
      <w:r w:rsidR="004047AF" w:rsidRPr="00DC4307">
        <w:rPr>
          <w:color w:val="000000" w:themeColor="text1"/>
          <w:lang w:val="en-US"/>
        </w:rPr>
        <w:t>Cito</w:t>
      </w:r>
      <w:proofErr w:type="spellEnd"/>
      <w:r w:rsidR="004047AF" w:rsidRPr="00DC4307">
        <w:rPr>
          <w:color w:val="000000" w:themeColor="text1"/>
          <w:lang w:val="en-US"/>
        </w:rPr>
        <w:t xml:space="preserve"> </w:t>
      </w:r>
      <w:proofErr w:type="spellStart"/>
      <w:r w:rsidR="004047AF" w:rsidRPr="00DC4307">
        <w:rPr>
          <w:color w:val="000000" w:themeColor="text1"/>
          <w:lang w:val="en-US"/>
        </w:rPr>
        <w:t>Cabang</w:t>
      </w:r>
      <w:proofErr w:type="spellEnd"/>
      <w:r w:rsidR="004047AF" w:rsidRPr="00DC4307">
        <w:rPr>
          <w:color w:val="000000" w:themeColor="text1"/>
          <w:lang w:val="en-US"/>
        </w:rPr>
        <w:t xml:space="preserve"> Kudus</w:t>
      </w:r>
    </w:p>
    <w:p w:rsidR="001A1104" w:rsidRPr="004F2AF7" w:rsidRDefault="001A1104" w:rsidP="004F2AF7">
      <w:pPr>
        <w:pStyle w:val="Default"/>
        <w:spacing w:line="276" w:lineRule="auto"/>
        <w:jc w:val="both"/>
        <w:rPr>
          <w:color w:val="000000" w:themeColor="text1"/>
        </w:rPr>
      </w:pPr>
      <w:r w:rsidRPr="004F2AF7">
        <w:rPr>
          <w:color w:val="000000" w:themeColor="text1"/>
        </w:rPr>
        <w:t>Alamat kantor</w:t>
      </w:r>
      <w:r w:rsidRPr="004F2AF7">
        <w:rPr>
          <w:color w:val="000000" w:themeColor="text1"/>
        </w:rPr>
        <w:tab/>
        <w:t xml:space="preserve">: </w:t>
      </w:r>
      <w:r w:rsidR="004047AF">
        <w:rPr>
          <w:color w:val="000000" w:themeColor="text1"/>
        </w:rPr>
        <w:t>Jl. Kudus Jepara No. 38 Purwosari Kudus</w:t>
      </w:r>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4047AF">
        <w:rPr>
          <w:color w:val="000000" w:themeColor="text1"/>
        </w:rPr>
        <w:t>Laboratorium Klinik Cito Cabang Kudus</w:t>
      </w:r>
      <w:r w:rsidR="004047AF">
        <w:rPr>
          <w:color w:val="000000" w:themeColor="text1"/>
          <w:lang w:val="en-US"/>
        </w:rPr>
        <w:t>,</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AB55DC"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857E78">
        <w:rPr>
          <w:color w:val="000000" w:themeColor="text1"/>
          <w:lang w:val="en-US"/>
        </w:rPr>
        <w:t xml:space="preserve">Kawasaki </w:t>
      </w:r>
      <w:proofErr w:type="spellStart"/>
      <w:r w:rsidR="00857E78">
        <w:rPr>
          <w:color w:val="000000" w:themeColor="text1"/>
          <w:lang w:val="en-US"/>
        </w:rPr>
        <w:t>Nozomi</w:t>
      </w:r>
      <w:proofErr w:type="spellEnd"/>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r w:rsidR="004047AF">
        <w:rPr>
          <w:color w:val="000000" w:themeColor="text1"/>
        </w:rPr>
        <w:t>yang bergerak di bidang Jasa Kesehatan</w:t>
      </w:r>
      <w:r w:rsidR="004047AF" w:rsidRPr="004F2AF7">
        <w:rPr>
          <w:i/>
          <w:color w:val="000000" w:themeColor="text1"/>
        </w:rPr>
        <w:t xml:space="preserve"> </w:t>
      </w:r>
      <w:r w:rsidR="00D21C54" w:rsidRPr="004F2AF7">
        <w:rPr>
          <w:color w:val="000000" w:themeColor="text1"/>
        </w:rPr>
        <w:t xml:space="preserve">sesuai </w:t>
      </w:r>
      <w:r w:rsidR="00052833" w:rsidRPr="004F2AF7">
        <w:rPr>
          <w:color w:val="000000" w:themeColor="text1"/>
        </w:rPr>
        <w:t xml:space="preserve">Akta No. </w:t>
      </w:r>
      <w:r w:rsidR="004047AF">
        <w:rPr>
          <w:color w:val="000000" w:themeColor="text1"/>
        </w:rPr>
        <w:t>11</w:t>
      </w:r>
      <w:r w:rsidR="004047AF" w:rsidRPr="004F2AF7">
        <w:rPr>
          <w:color w:val="000000" w:themeColor="text1"/>
        </w:rPr>
        <w:t xml:space="preserve"> tanggal </w:t>
      </w:r>
      <w:r w:rsidR="004047AF">
        <w:rPr>
          <w:color w:val="000000" w:themeColor="text1"/>
        </w:rPr>
        <w:t>30 Juli 2015</w:t>
      </w:r>
      <w:r w:rsidR="00451346" w:rsidRPr="004F2AF7">
        <w:rPr>
          <w:color w:val="000000" w:themeColor="text1"/>
        </w:rPr>
        <w:t xml:space="preserve"> yang dibuat dihadapan </w:t>
      </w:r>
      <w:r w:rsidR="004047AF">
        <w:rPr>
          <w:color w:val="000000" w:themeColor="text1"/>
        </w:rPr>
        <w:t>Catharina Mulyani Santoso, SH., MH.</w:t>
      </w:r>
      <w:r w:rsidR="00052833" w:rsidRPr="004F2AF7">
        <w:rPr>
          <w:color w:val="000000" w:themeColor="text1"/>
        </w:rPr>
        <w:t>, Notaris di</w:t>
      </w:r>
      <w:r w:rsidR="00451346" w:rsidRPr="004F2AF7">
        <w:rPr>
          <w:color w:val="000000" w:themeColor="text1"/>
        </w:rPr>
        <w:t xml:space="preserve"> </w:t>
      </w:r>
      <w:r w:rsidR="004047AF">
        <w:rPr>
          <w:color w:val="000000" w:themeColor="text1"/>
        </w:rPr>
        <w:t>Semarang</w:t>
      </w:r>
      <w:r w:rsidR="004047AF">
        <w:rPr>
          <w:color w:val="000000" w:themeColor="text1"/>
          <w:lang w:val="en-US"/>
        </w:rPr>
        <w:t xml:space="preserve"> </w:t>
      </w:r>
      <w:r w:rsidR="00052833" w:rsidRPr="004F2AF7">
        <w:rPr>
          <w:color w:val="000000" w:themeColor="text1"/>
        </w:rPr>
        <w:t xml:space="preserve">dan telah memperoleh persetujuan dan pengesahan dari Menteri Kehakiman Republik Indonesia No. </w:t>
      </w:r>
      <w:r w:rsidR="004047AF">
        <w:rPr>
          <w:color w:val="000000" w:themeColor="text1"/>
        </w:rPr>
        <w:t xml:space="preserve">AHU-74.AH02.02 – TAHUN 2010 </w:t>
      </w:r>
      <w:r w:rsidR="00052833" w:rsidRPr="004F2AF7">
        <w:rPr>
          <w:color w:val="000000" w:themeColor="text1"/>
        </w:rPr>
        <w:t xml:space="preserve">tanggal </w:t>
      </w:r>
      <w:r w:rsidR="004047AF">
        <w:rPr>
          <w:color w:val="000000" w:themeColor="text1"/>
        </w:rPr>
        <w:t xml:space="preserve">18 Oktober 2010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Del="00A52311" w:rsidRDefault="00DE3B51" w:rsidP="004F2AF7">
      <w:pPr>
        <w:pStyle w:val="Default"/>
        <w:spacing w:line="276" w:lineRule="auto"/>
        <w:jc w:val="both"/>
        <w:rPr>
          <w:del w:id="12" w:author="ROHAYATI" w:date="2022-11-17T14:57:00Z"/>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lastRenderedPageBreak/>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r w:rsidR="004047AF">
        <w:rPr>
          <w:bCs/>
          <w:iCs/>
          <w:color w:val="000000" w:themeColor="text1"/>
        </w:rPr>
        <w:t xml:space="preserve">Pemeriksaan Laboratorium </w:t>
      </w:r>
      <w:r w:rsidRPr="004F2AF7">
        <w:rPr>
          <w:bCs/>
          <w:iCs/>
          <w:color w:val="000000" w:themeColor="text1"/>
        </w:rPr>
        <w:t xml:space="preserve">di </w:t>
      </w:r>
      <w:r w:rsidRPr="004F2AF7">
        <w:rPr>
          <w:color w:val="000000" w:themeColor="text1"/>
        </w:rPr>
        <w:t xml:space="preserve">PT. Semarang Autocomp Manufacturing Indonesia </w:t>
      </w:r>
      <w:r w:rsidR="00940115">
        <w:rPr>
          <w:bCs/>
          <w:iCs/>
          <w:color w:val="000000" w:themeColor="text1"/>
        </w:rPr>
        <w:t>.</w:t>
      </w:r>
    </w:p>
    <w:p w:rsidR="00940115" w:rsidRDefault="00940115">
      <w:pPr>
        <w:pStyle w:val="Default"/>
        <w:numPr>
          <w:ilvl w:val="0"/>
          <w:numId w:val="22"/>
        </w:numPr>
        <w:spacing w:line="276" w:lineRule="auto"/>
        <w:ind w:left="567" w:hanging="567"/>
        <w:jc w:val="both"/>
        <w:rPr>
          <w:color w:val="000000" w:themeColor="text1"/>
        </w:rPr>
      </w:pPr>
      <w:r w:rsidRPr="00940115">
        <w:rPr>
          <w:color w:val="000000" w:themeColor="text1"/>
        </w:rPr>
        <w:t>Jumlah</w:t>
      </w:r>
      <w:r w:rsidRPr="00940115">
        <w:rPr>
          <w:color w:val="000000" w:themeColor="text1"/>
          <w:lang w:val="en-US"/>
        </w:rPr>
        <w:t xml:space="preserve">, </w:t>
      </w:r>
      <w:proofErr w:type="spellStart"/>
      <w:r w:rsidRPr="00940115">
        <w:rPr>
          <w:color w:val="000000" w:themeColor="text1"/>
          <w:lang w:val="en-US"/>
        </w:rPr>
        <w:t>harga</w:t>
      </w:r>
      <w:proofErr w:type="spellEnd"/>
      <w:r w:rsidRPr="00940115">
        <w:rPr>
          <w:color w:val="000000" w:themeColor="text1"/>
          <w:lang w:val="en-US"/>
        </w:rPr>
        <w:t>(</w:t>
      </w:r>
      <w:proofErr w:type="spellStart"/>
      <w:r w:rsidRPr="00940115">
        <w:rPr>
          <w:color w:val="000000" w:themeColor="text1"/>
          <w:lang w:val="en-US"/>
        </w:rPr>
        <w:t>biaya</w:t>
      </w:r>
      <w:proofErr w:type="spellEnd"/>
      <w:r w:rsidRPr="00940115">
        <w:rPr>
          <w:color w:val="000000" w:themeColor="text1"/>
          <w:lang w:val="en-US"/>
        </w:rPr>
        <w:t>)</w:t>
      </w:r>
      <w:r w:rsidRPr="00940115">
        <w:rPr>
          <w:color w:val="000000" w:themeColor="text1"/>
        </w:rPr>
        <w:t xml:space="preserve"> dan jenis produk</w:t>
      </w:r>
      <w:r w:rsidRPr="00940115" w:rsidDel="00940115">
        <w:rPr>
          <w:color w:val="000000" w:themeColor="text1"/>
        </w:rPr>
        <w:t xml:space="preserve"> </w:t>
      </w:r>
      <w:r w:rsidR="007D7353" w:rsidRPr="00940115">
        <w:rPr>
          <w:color w:val="000000" w:themeColor="text1"/>
        </w:rPr>
        <w:t>yang dipesan sesuai PO (</w:t>
      </w:r>
      <w:r w:rsidR="007D7353" w:rsidRPr="00940115">
        <w:rPr>
          <w:i/>
          <w:color w:val="000000" w:themeColor="text1"/>
        </w:rPr>
        <w:t>Purchase Order</w:t>
      </w:r>
      <w:r w:rsidR="007D7353" w:rsidRPr="00940115">
        <w:rPr>
          <w:color w:val="000000" w:themeColor="text1"/>
        </w:rPr>
        <w:t xml:space="preserve">) </w:t>
      </w:r>
      <w:r w:rsidRPr="00940115">
        <w:rPr>
          <w:color w:val="000000" w:themeColor="text1"/>
        </w:rPr>
        <w:t xml:space="preserve">atau dokumen request lainnya dari </w:t>
      </w:r>
      <w:r w:rsidR="007D7353" w:rsidRPr="00940115">
        <w:rPr>
          <w:b/>
          <w:color w:val="000000" w:themeColor="text1"/>
        </w:rPr>
        <w:t>Pihak Kedua</w:t>
      </w:r>
      <w:r w:rsidRPr="00940115">
        <w:rPr>
          <w:b/>
          <w:color w:val="000000" w:themeColor="text1"/>
        </w:rPr>
        <w:t>.</w:t>
      </w:r>
      <w:r w:rsidR="00A67E4C" w:rsidRPr="00940115">
        <w:rPr>
          <w:b/>
          <w:color w:val="000000" w:themeColor="text1"/>
          <w:lang w:val="en-US"/>
        </w:rPr>
        <w:t xml:space="preserve"> </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 xml:space="preserve">Semua lampiran maupun surat penawaran yang </w:t>
      </w:r>
      <w:proofErr w:type="spellStart"/>
      <w:r w:rsidR="00EC55B9">
        <w:rPr>
          <w:color w:val="000000" w:themeColor="text1"/>
          <w:lang w:val="en-US"/>
        </w:rPr>
        <w:t>disepakati</w:t>
      </w:r>
      <w:proofErr w:type="spellEnd"/>
      <w:r w:rsidR="00EC55B9">
        <w:rPr>
          <w:color w:val="000000" w:themeColor="text1"/>
          <w:lang w:val="en-US"/>
        </w:rPr>
        <w:t xml:space="preserve"> </w:t>
      </w:r>
      <w:proofErr w:type="spellStart"/>
      <w:r w:rsidR="00EC55B9">
        <w:rPr>
          <w:color w:val="000000" w:themeColor="text1"/>
          <w:lang w:val="en-US"/>
        </w:rPr>
        <w:t>oleh</w:t>
      </w:r>
      <w:proofErr w:type="spellEnd"/>
      <w:r w:rsidR="00EC55B9">
        <w:rPr>
          <w:color w:val="000000" w:themeColor="text1"/>
          <w:lang w:val="en-US"/>
        </w:rPr>
        <w:t xml:space="preserve"> para </w:t>
      </w:r>
      <w:proofErr w:type="spellStart"/>
      <w:r w:rsidR="00EC55B9">
        <w:rPr>
          <w:color w:val="000000" w:themeColor="text1"/>
          <w:lang w:val="en-US"/>
        </w:rPr>
        <w:t>pihak</w:t>
      </w:r>
      <w:proofErr w:type="spellEnd"/>
      <w:r w:rsidR="00EC55B9">
        <w:rPr>
          <w:color w:val="000000" w:themeColor="text1"/>
          <w:lang w:val="en-US"/>
        </w:rPr>
        <w:t xml:space="preserve"> yang </w:t>
      </w:r>
      <w:r w:rsidRPr="008E7BD2">
        <w:rPr>
          <w:color w:val="000000" w:themeColor="text1"/>
        </w:rPr>
        <w:t>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A57E41" w:rsidRPr="00335654" w:rsidRDefault="00A57E41" w:rsidP="00A57E41">
      <w:pPr>
        <w:pStyle w:val="Default"/>
        <w:spacing w:line="276" w:lineRule="auto"/>
        <w:jc w:val="center"/>
        <w:rPr>
          <w:b/>
          <w:bCs/>
          <w:color w:val="000000" w:themeColor="text1"/>
          <w:lang w:val="en-US"/>
        </w:rPr>
      </w:pPr>
      <w:proofErr w:type="spellStart"/>
      <w:r>
        <w:rPr>
          <w:b/>
          <w:bCs/>
          <w:color w:val="000000" w:themeColor="text1"/>
          <w:lang w:val="en-US"/>
        </w:rPr>
        <w:t>Ruang</w:t>
      </w:r>
      <w:proofErr w:type="spellEnd"/>
      <w:r>
        <w:rPr>
          <w:b/>
          <w:bCs/>
          <w:color w:val="000000" w:themeColor="text1"/>
          <w:lang w:val="en-US"/>
        </w:rPr>
        <w:t xml:space="preserve"> </w:t>
      </w:r>
      <w:proofErr w:type="spellStart"/>
      <w:r>
        <w:rPr>
          <w:b/>
          <w:bCs/>
          <w:color w:val="000000" w:themeColor="text1"/>
          <w:lang w:val="en-US"/>
        </w:rPr>
        <w:t>Lingkup</w:t>
      </w:r>
      <w:proofErr w:type="spellEnd"/>
    </w:p>
    <w:p w:rsidR="00A57E41" w:rsidRPr="00406BB1" w:rsidRDefault="00A57E41" w:rsidP="00A57E41">
      <w:pPr>
        <w:spacing w:after="0" w:line="240" w:lineRule="auto"/>
        <w:jc w:val="both"/>
        <w:rPr>
          <w:rFonts w:ascii="Times New Roman" w:eastAsia="Times New Roman" w:hAnsi="Times New Roman" w:cs="Times New Roman"/>
          <w:sz w:val="24"/>
          <w:szCs w:val="24"/>
          <w:lang w:val="sv-SE" w:eastAsia="en-US"/>
        </w:rPr>
      </w:pPr>
      <w:r w:rsidRPr="00406BB1">
        <w:rPr>
          <w:rFonts w:ascii="Times New Roman" w:eastAsia="Times New Roman" w:hAnsi="Times New Roman" w:cs="Times New Roman"/>
          <w:sz w:val="24"/>
          <w:szCs w:val="24"/>
          <w:lang w:val="sv-SE" w:eastAsia="en-US"/>
        </w:rPr>
        <w:t xml:space="preserve">Tahapan </w:t>
      </w:r>
      <w:r>
        <w:rPr>
          <w:rFonts w:ascii="Times New Roman" w:eastAsia="Times New Roman" w:hAnsi="Times New Roman" w:cs="Times New Roman"/>
          <w:sz w:val="24"/>
          <w:szCs w:val="24"/>
          <w:lang w:val="sv-SE" w:eastAsia="en-US"/>
        </w:rPr>
        <w:t xml:space="preserve">Pemeriksaan Laboratorium CITO untuk karyawan/pekerja </w:t>
      </w:r>
      <w:r w:rsidRPr="00406BB1">
        <w:rPr>
          <w:rFonts w:ascii="Times New Roman" w:eastAsia="Times New Roman" w:hAnsi="Times New Roman" w:cs="Times New Roman"/>
          <w:sz w:val="24"/>
          <w:szCs w:val="24"/>
          <w:lang w:val="sv-SE" w:eastAsia="en-US"/>
        </w:rPr>
        <w:t xml:space="preserve">PT.Semarang Autocomp Manufacturing Indonesia Jepara Factory meliputi : </w:t>
      </w:r>
    </w:p>
    <w:p w:rsidR="00A57E41" w:rsidRPr="00406BB1" w:rsidRDefault="00A57E41" w:rsidP="00A57E41">
      <w:pPr>
        <w:numPr>
          <w:ilvl w:val="0"/>
          <w:numId w:val="36"/>
        </w:numPr>
        <w:spacing w:after="0" w:line="240" w:lineRule="auto"/>
        <w:jc w:val="both"/>
        <w:rPr>
          <w:rFonts w:ascii="Times New Roman" w:eastAsia="Times New Roman" w:hAnsi="Times New Roman" w:cs="Times New Roman"/>
          <w:sz w:val="24"/>
          <w:szCs w:val="24"/>
          <w:lang w:val="sv-SE" w:eastAsia="en-US"/>
        </w:rPr>
      </w:pPr>
      <w:r>
        <w:rPr>
          <w:rFonts w:ascii="Times New Roman" w:eastAsia="Times New Roman" w:hAnsi="Times New Roman" w:cs="Times New Roman"/>
          <w:sz w:val="24"/>
          <w:szCs w:val="24"/>
          <w:lang w:val="sv-SE" w:eastAsia="en-US"/>
        </w:rPr>
        <w:t>Penentuan tempat &amp; hari pelaksanaan.</w:t>
      </w:r>
    </w:p>
    <w:p w:rsidR="00A57E41" w:rsidRPr="00406BB1" w:rsidRDefault="00A57E41" w:rsidP="00A57E41">
      <w:pPr>
        <w:numPr>
          <w:ilvl w:val="0"/>
          <w:numId w:val="36"/>
        </w:numPr>
        <w:spacing w:after="0" w:line="240" w:lineRule="auto"/>
        <w:jc w:val="both"/>
        <w:rPr>
          <w:rFonts w:ascii="Times New Roman" w:eastAsia="Times New Roman" w:hAnsi="Times New Roman" w:cs="Times New Roman"/>
          <w:sz w:val="24"/>
          <w:szCs w:val="24"/>
          <w:lang w:val="sv-SE" w:eastAsia="en-US"/>
        </w:rPr>
      </w:pPr>
      <w:r w:rsidRPr="00406BB1">
        <w:rPr>
          <w:rFonts w:ascii="Times New Roman" w:eastAsia="Times New Roman" w:hAnsi="Times New Roman" w:cs="Times New Roman"/>
          <w:sz w:val="24"/>
          <w:szCs w:val="24"/>
          <w:lang w:val="sv-SE" w:eastAsia="en-US"/>
        </w:rPr>
        <w:t>Pengiriman berka</w:t>
      </w:r>
      <w:r>
        <w:rPr>
          <w:rFonts w:ascii="Times New Roman" w:eastAsia="Times New Roman" w:hAnsi="Times New Roman" w:cs="Times New Roman"/>
          <w:sz w:val="24"/>
          <w:szCs w:val="24"/>
          <w:lang w:val="sv-SE" w:eastAsia="en-US"/>
        </w:rPr>
        <w:t>s peserta.</w:t>
      </w:r>
    </w:p>
    <w:p w:rsidR="00A57E41" w:rsidRPr="00406BB1" w:rsidRDefault="00A57E41" w:rsidP="00A57E41">
      <w:pPr>
        <w:numPr>
          <w:ilvl w:val="0"/>
          <w:numId w:val="36"/>
        </w:numPr>
        <w:spacing w:after="0" w:line="240" w:lineRule="auto"/>
        <w:jc w:val="both"/>
        <w:rPr>
          <w:rFonts w:ascii="Times New Roman" w:eastAsia="Times New Roman" w:hAnsi="Times New Roman" w:cs="Times New Roman"/>
          <w:sz w:val="24"/>
          <w:szCs w:val="24"/>
          <w:lang w:val="sv-SE" w:eastAsia="en-US"/>
        </w:rPr>
      </w:pPr>
      <w:r>
        <w:rPr>
          <w:rFonts w:ascii="Times New Roman" w:eastAsia="Times New Roman" w:hAnsi="Times New Roman" w:cs="Times New Roman"/>
          <w:sz w:val="24"/>
          <w:szCs w:val="24"/>
          <w:lang w:val="sv-SE" w:eastAsia="en-US"/>
        </w:rPr>
        <w:t>Survey lokasi.</w:t>
      </w:r>
    </w:p>
    <w:p w:rsidR="00A57E41" w:rsidRPr="00406BB1" w:rsidRDefault="00A57E41" w:rsidP="00A57E41">
      <w:pPr>
        <w:numPr>
          <w:ilvl w:val="0"/>
          <w:numId w:val="36"/>
        </w:numPr>
        <w:spacing w:after="0" w:line="240" w:lineRule="auto"/>
        <w:jc w:val="both"/>
        <w:rPr>
          <w:rFonts w:ascii="Times New Roman" w:eastAsia="Times New Roman" w:hAnsi="Times New Roman" w:cs="Times New Roman"/>
          <w:sz w:val="24"/>
          <w:szCs w:val="24"/>
          <w:lang w:val="sv-SE" w:eastAsia="en-US"/>
        </w:rPr>
      </w:pPr>
      <w:r w:rsidRPr="00406BB1">
        <w:rPr>
          <w:rFonts w:ascii="Times New Roman" w:eastAsia="Times New Roman" w:hAnsi="Times New Roman" w:cs="Times New Roman"/>
          <w:sz w:val="24"/>
          <w:szCs w:val="24"/>
          <w:lang w:val="sv-SE" w:eastAsia="en-US"/>
        </w:rPr>
        <w:t xml:space="preserve">Pelaksanaan </w:t>
      </w:r>
      <w:r w:rsidRPr="00DC4307">
        <w:rPr>
          <w:rFonts w:ascii="Times New Roman" w:eastAsia="Times New Roman" w:hAnsi="Times New Roman" w:cs="Times New Roman"/>
          <w:sz w:val="24"/>
          <w:szCs w:val="24"/>
          <w:lang w:val="sv-SE" w:eastAsia="en-US"/>
        </w:rPr>
        <w:t>Pemeriksaan Laboratorium</w:t>
      </w:r>
      <w:r>
        <w:rPr>
          <w:rFonts w:ascii="Times New Roman" w:eastAsia="Times New Roman" w:hAnsi="Times New Roman" w:cs="Times New Roman"/>
          <w:sz w:val="24"/>
          <w:szCs w:val="24"/>
          <w:lang w:val="sv-SE" w:eastAsia="en-US"/>
        </w:rPr>
        <w:t>.</w:t>
      </w:r>
    </w:p>
    <w:p w:rsidR="00A57E41" w:rsidRPr="00406BB1" w:rsidRDefault="00A57E41" w:rsidP="00A57E41">
      <w:pPr>
        <w:numPr>
          <w:ilvl w:val="0"/>
          <w:numId w:val="36"/>
        </w:numPr>
        <w:spacing w:after="0" w:line="240" w:lineRule="auto"/>
        <w:jc w:val="both"/>
        <w:rPr>
          <w:rFonts w:ascii="Times New Roman" w:eastAsia="Times New Roman" w:hAnsi="Times New Roman" w:cs="Times New Roman"/>
          <w:sz w:val="24"/>
          <w:szCs w:val="24"/>
          <w:lang w:val="sv-SE" w:eastAsia="en-US"/>
        </w:rPr>
      </w:pPr>
      <w:r w:rsidRPr="00406BB1">
        <w:rPr>
          <w:rFonts w:ascii="Times New Roman" w:eastAsia="Times New Roman" w:hAnsi="Times New Roman" w:cs="Times New Roman"/>
          <w:sz w:val="24"/>
          <w:szCs w:val="24"/>
          <w:lang w:val="sv-SE" w:eastAsia="en-US"/>
        </w:rPr>
        <w:t xml:space="preserve">Pemberitahuan kehadiran total peserta </w:t>
      </w:r>
    </w:p>
    <w:p w:rsidR="00A57E41" w:rsidRPr="00AB55DC" w:rsidRDefault="00A57E41" w:rsidP="00AB55DC">
      <w:pPr>
        <w:numPr>
          <w:ilvl w:val="0"/>
          <w:numId w:val="36"/>
        </w:numPr>
        <w:spacing w:after="0" w:line="240" w:lineRule="auto"/>
        <w:jc w:val="both"/>
        <w:rPr>
          <w:b/>
          <w:bCs/>
          <w:color w:val="000000" w:themeColor="text1"/>
        </w:rPr>
      </w:pPr>
      <w:r w:rsidRPr="00406BB1">
        <w:rPr>
          <w:rFonts w:ascii="Times New Roman" w:eastAsia="Times New Roman" w:hAnsi="Times New Roman" w:cs="Times New Roman"/>
          <w:sz w:val="24"/>
          <w:szCs w:val="24"/>
          <w:lang w:val="sv-SE" w:eastAsia="en-US"/>
        </w:rPr>
        <w:t xml:space="preserve">Penyerahan hasil </w:t>
      </w:r>
      <w:r w:rsidRPr="00DC4307">
        <w:rPr>
          <w:rFonts w:ascii="Times New Roman" w:eastAsia="Times New Roman" w:hAnsi="Times New Roman" w:cs="Times New Roman"/>
          <w:sz w:val="24"/>
          <w:szCs w:val="24"/>
          <w:lang w:val="sv-SE" w:eastAsia="en-US"/>
        </w:rPr>
        <w:t>Pemeriksaan Laboratorium</w:t>
      </w:r>
      <w:r>
        <w:rPr>
          <w:rFonts w:ascii="Times New Roman" w:eastAsia="Times New Roman" w:hAnsi="Times New Roman" w:cs="Times New Roman"/>
          <w:sz w:val="24"/>
          <w:szCs w:val="24"/>
          <w:lang w:val="sv-SE" w:eastAsia="en-US"/>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A57E41" w:rsidRPr="004F2AF7" w:rsidRDefault="00A57E41" w:rsidP="00A57E41">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Pr>
          <w:bCs/>
          <w:color w:val="000000" w:themeColor="text1"/>
          <w:lang w:val="en-US"/>
        </w:rPr>
        <w:t xml:space="preserve">proses </w:t>
      </w:r>
      <w:r>
        <w:rPr>
          <w:rFonts w:eastAsia="Times New Roman"/>
          <w:lang w:val="sv-SE" w:eastAsia="en-US"/>
        </w:rPr>
        <w:t xml:space="preserve">Pemeriksaan Laboratorium CITO sudah </w:t>
      </w:r>
      <w:r w:rsidRPr="004F2AF7">
        <w:rPr>
          <w:bCs/>
          <w:color w:val="000000" w:themeColor="text1"/>
        </w:rPr>
        <w:t xml:space="preserve">sesuai dengan spesifikasi </w:t>
      </w:r>
      <w:proofErr w:type="spellStart"/>
      <w:r>
        <w:rPr>
          <w:bCs/>
          <w:color w:val="000000" w:themeColor="text1"/>
          <w:lang w:val="en-US"/>
        </w:rPr>
        <w:t>dan</w:t>
      </w:r>
      <w:proofErr w:type="spellEnd"/>
      <w:r>
        <w:rPr>
          <w:bCs/>
          <w:color w:val="000000" w:themeColor="text1"/>
          <w:lang w:val="en-US"/>
        </w:rPr>
        <w:t xml:space="preserve"> </w:t>
      </w:r>
      <w:proofErr w:type="spellStart"/>
      <w:r>
        <w:rPr>
          <w:bCs/>
          <w:color w:val="000000" w:themeColor="text1"/>
          <w:lang w:val="en-US"/>
        </w:rPr>
        <w:t>standar</w:t>
      </w:r>
      <w:proofErr w:type="spellEnd"/>
      <w:r>
        <w:rPr>
          <w:bCs/>
          <w:color w:val="000000" w:themeColor="text1"/>
          <w:lang w:val="en-US"/>
        </w:rPr>
        <w:t xml:space="preserve"> Nasional yang </w:t>
      </w:r>
      <w:proofErr w:type="spellStart"/>
      <w:r>
        <w:rPr>
          <w:bCs/>
          <w:color w:val="000000" w:themeColor="text1"/>
          <w:lang w:val="en-US"/>
        </w:rPr>
        <w:t>berlaku</w:t>
      </w:r>
      <w:proofErr w:type="spellEnd"/>
      <w:r>
        <w:rPr>
          <w:bCs/>
          <w:color w:val="000000" w:themeColor="text1"/>
          <w:lang w:val="en-US"/>
        </w:rPr>
        <w:t xml:space="preserve">. </w:t>
      </w:r>
    </w:p>
    <w:p w:rsidR="00A57E41" w:rsidRPr="00335654" w:rsidRDefault="00A57E41" w:rsidP="00A57E41">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 xml:space="preserve">bersedia </w:t>
      </w:r>
      <w:proofErr w:type="spellStart"/>
      <w:r>
        <w:rPr>
          <w:bCs/>
          <w:color w:val="000000" w:themeColor="text1"/>
          <w:lang w:val="en-US"/>
        </w:rPr>
        <w:t>menanggung</w:t>
      </w:r>
      <w:proofErr w:type="spellEnd"/>
      <w:r>
        <w:rPr>
          <w:bCs/>
          <w:color w:val="000000" w:themeColor="text1"/>
          <w:lang w:val="en-US"/>
        </w:rPr>
        <w:t xml:space="preserve"> </w:t>
      </w:r>
      <w:proofErr w:type="spellStart"/>
      <w:r>
        <w:rPr>
          <w:bCs/>
          <w:color w:val="000000" w:themeColor="text1"/>
          <w:lang w:val="en-US"/>
        </w:rPr>
        <w:t>dan</w:t>
      </w:r>
      <w:proofErr w:type="spellEnd"/>
      <w:r>
        <w:rPr>
          <w:bCs/>
          <w:color w:val="000000" w:themeColor="text1"/>
          <w:lang w:val="en-US"/>
        </w:rPr>
        <w:t xml:space="preserve"> </w:t>
      </w:r>
      <w:r w:rsidRPr="004F2AF7">
        <w:rPr>
          <w:bCs/>
          <w:color w:val="000000" w:themeColor="text1"/>
        </w:rPr>
        <w:t xml:space="preserve">mengganti </w:t>
      </w:r>
      <w:proofErr w:type="spellStart"/>
      <w:r>
        <w:rPr>
          <w:bCs/>
          <w:color w:val="000000" w:themeColor="text1"/>
          <w:lang w:val="en-US"/>
        </w:rPr>
        <w:t>segala</w:t>
      </w:r>
      <w:proofErr w:type="spellEnd"/>
      <w:r>
        <w:rPr>
          <w:bCs/>
          <w:color w:val="000000" w:themeColor="text1"/>
          <w:lang w:val="en-US"/>
        </w:rPr>
        <w:t xml:space="preserve"> </w:t>
      </w:r>
      <w:proofErr w:type="spellStart"/>
      <w:r>
        <w:rPr>
          <w:bCs/>
          <w:color w:val="000000" w:themeColor="text1"/>
          <w:lang w:val="en-US"/>
        </w:rPr>
        <w:t>kerugian</w:t>
      </w:r>
      <w:proofErr w:type="spellEnd"/>
      <w:r>
        <w:rPr>
          <w:bCs/>
          <w:color w:val="000000" w:themeColor="text1"/>
          <w:lang w:val="en-US"/>
        </w:rPr>
        <w:t xml:space="preserve"> yang </w:t>
      </w:r>
      <w:proofErr w:type="spellStart"/>
      <w:r>
        <w:rPr>
          <w:bCs/>
          <w:color w:val="000000" w:themeColor="text1"/>
          <w:lang w:val="en-US"/>
        </w:rPr>
        <w:t>terjadi</w:t>
      </w:r>
      <w:proofErr w:type="spellEnd"/>
      <w:r>
        <w:rPr>
          <w:bCs/>
          <w:color w:val="000000" w:themeColor="text1"/>
          <w:lang w:val="en-US"/>
        </w:rPr>
        <w:t xml:space="preserve"> </w:t>
      </w:r>
      <w:proofErr w:type="spellStart"/>
      <w:r>
        <w:rPr>
          <w:bCs/>
          <w:color w:val="000000" w:themeColor="text1"/>
          <w:lang w:val="en-US"/>
        </w:rPr>
        <w:t>akibat</w:t>
      </w:r>
      <w:proofErr w:type="spellEnd"/>
      <w:r>
        <w:rPr>
          <w:bCs/>
          <w:color w:val="000000" w:themeColor="text1"/>
          <w:lang w:val="en-US"/>
        </w:rPr>
        <w:t xml:space="preserve"> </w:t>
      </w:r>
      <w:proofErr w:type="spellStart"/>
      <w:r>
        <w:rPr>
          <w:bCs/>
          <w:color w:val="000000" w:themeColor="text1"/>
          <w:lang w:val="en-US"/>
        </w:rPr>
        <w:t>kelalaian</w:t>
      </w:r>
      <w:proofErr w:type="spellEnd"/>
      <w:r>
        <w:rPr>
          <w:bCs/>
          <w:color w:val="000000" w:themeColor="text1"/>
          <w:lang w:val="en-US"/>
        </w:rPr>
        <w:t xml:space="preserve"> </w:t>
      </w:r>
      <w:proofErr w:type="spellStart"/>
      <w:r>
        <w:rPr>
          <w:bCs/>
          <w:color w:val="000000" w:themeColor="text1"/>
          <w:lang w:val="en-US"/>
        </w:rPr>
        <w:t>maupun</w:t>
      </w:r>
      <w:proofErr w:type="spellEnd"/>
      <w:r>
        <w:rPr>
          <w:bCs/>
          <w:color w:val="000000" w:themeColor="text1"/>
          <w:lang w:val="en-US"/>
        </w:rPr>
        <w:t xml:space="preserve"> </w:t>
      </w:r>
      <w:proofErr w:type="spellStart"/>
      <w:r>
        <w:rPr>
          <w:bCs/>
          <w:color w:val="000000" w:themeColor="text1"/>
          <w:lang w:val="en-US"/>
        </w:rPr>
        <w:t>kesengajaan</w:t>
      </w:r>
      <w:proofErr w:type="spellEnd"/>
      <w:r>
        <w:rPr>
          <w:bCs/>
          <w:color w:val="000000" w:themeColor="text1"/>
          <w:lang w:val="en-US"/>
        </w:rPr>
        <w:t xml:space="preserve"> </w:t>
      </w:r>
      <w:proofErr w:type="spellStart"/>
      <w:r>
        <w:rPr>
          <w:bCs/>
          <w:color w:val="000000" w:themeColor="text1"/>
          <w:lang w:val="en-US"/>
        </w:rPr>
        <w:t>dari</w:t>
      </w:r>
      <w:proofErr w:type="spellEnd"/>
      <w:r>
        <w:rPr>
          <w:bCs/>
          <w:color w:val="000000" w:themeColor="text1"/>
          <w:lang w:val="en-US"/>
        </w:rPr>
        <w:t xml:space="preserve"> </w:t>
      </w:r>
      <w:proofErr w:type="spellStart"/>
      <w:r>
        <w:rPr>
          <w:b/>
          <w:bCs/>
          <w:color w:val="000000" w:themeColor="text1"/>
          <w:lang w:val="en-US"/>
        </w:rPr>
        <w:t>Pihak</w:t>
      </w:r>
      <w:proofErr w:type="spellEnd"/>
      <w:r>
        <w:rPr>
          <w:b/>
          <w:bCs/>
          <w:color w:val="000000" w:themeColor="text1"/>
          <w:lang w:val="en-US"/>
        </w:rPr>
        <w:t xml:space="preserve"> </w:t>
      </w:r>
      <w:proofErr w:type="spellStart"/>
      <w:r>
        <w:rPr>
          <w:b/>
          <w:bCs/>
          <w:color w:val="000000" w:themeColor="text1"/>
          <w:lang w:val="en-US"/>
        </w:rPr>
        <w:t>Pertama</w:t>
      </w:r>
      <w:proofErr w:type="spellEnd"/>
      <w:r>
        <w:rPr>
          <w:b/>
          <w:bCs/>
          <w:color w:val="000000" w:themeColor="text1"/>
          <w:lang w:val="en-US"/>
        </w:rPr>
        <w:t xml:space="preserve">, </w:t>
      </w:r>
      <w:proofErr w:type="spellStart"/>
      <w:r>
        <w:rPr>
          <w:bCs/>
          <w:color w:val="000000" w:themeColor="text1"/>
          <w:lang w:val="en-US"/>
        </w:rPr>
        <w:t>karena</w:t>
      </w:r>
      <w:proofErr w:type="spellEnd"/>
      <w:r>
        <w:rPr>
          <w:bCs/>
          <w:color w:val="000000" w:themeColor="text1"/>
          <w:lang w:val="en-US"/>
        </w:rPr>
        <w:t xml:space="preserve"> </w:t>
      </w:r>
      <w:proofErr w:type="spellStart"/>
      <w:r>
        <w:rPr>
          <w:bCs/>
          <w:color w:val="000000" w:themeColor="text1"/>
          <w:lang w:val="en-US"/>
        </w:rPr>
        <w:t>tidak</w:t>
      </w:r>
      <w:proofErr w:type="spellEnd"/>
      <w:r>
        <w:rPr>
          <w:bCs/>
          <w:color w:val="000000" w:themeColor="text1"/>
          <w:lang w:val="en-US"/>
        </w:rPr>
        <w:t xml:space="preserve"> </w:t>
      </w:r>
      <w:proofErr w:type="spellStart"/>
      <w:r>
        <w:rPr>
          <w:bCs/>
          <w:color w:val="000000" w:themeColor="text1"/>
          <w:lang w:val="en-US"/>
        </w:rPr>
        <w:t>melaksakan</w:t>
      </w:r>
      <w:proofErr w:type="spellEnd"/>
      <w:r>
        <w:rPr>
          <w:bCs/>
          <w:color w:val="000000" w:themeColor="text1"/>
          <w:lang w:val="en-US"/>
        </w:rPr>
        <w:t xml:space="preserve"> proses </w:t>
      </w:r>
      <w:proofErr w:type="spellStart"/>
      <w:r>
        <w:rPr>
          <w:bCs/>
          <w:color w:val="000000" w:themeColor="text1"/>
          <w:lang w:val="en-US"/>
        </w:rPr>
        <w:t>atau</w:t>
      </w:r>
      <w:proofErr w:type="spellEnd"/>
      <w:r>
        <w:rPr>
          <w:bCs/>
          <w:color w:val="000000" w:themeColor="text1"/>
          <w:lang w:val="en-US"/>
        </w:rPr>
        <w:t xml:space="preserve"> </w:t>
      </w:r>
      <w:proofErr w:type="spellStart"/>
      <w:r>
        <w:rPr>
          <w:bCs/>
          <w:color w:val="000000" w:themeColor="text1"/>
          <w:lang w:val="en-US"/>
        </w:rPr>
        <w:t>tahapan</w:t>
      </w:r>
      <w:proofErr w:type="spellEnd"/>
      <w:r>
        <w:rPr>
          <w:bCs/>
          <w:color w:val="000000" w:themeColor="text1"/>
          <w:lang w:val="en-US"/>
        </w:rPr>
        <w:t xml:space="preserve"> </w:t>
      </w:r>
      <w:proofErr w:type="spellStart"/>
      <w:r>
        <w:rPr>
          <w:bCs/>
          <w:color w:val="000000" w:themeColor="text1"/>
          <w:lang w:val="en-US"/>
        </w:rPr>
        <w:t>sesuai</w:t>
      </w:r>
      <w:proofErr w:type="spellEnd"/>
      <w:r>
        <w:rPr>
          <w:bCs/>
          <w:color w:val="000000" w:themeColor="text1"/>
          <w:lang w:val="en-US"/>
        </w:rPr>
        <w:t xml:space="preserve"> </w:t>
      </w:r>
      <w:proofErr w:type="spellStart"/>
      <w:r>
        <w:rPr>
          <w:bCs/>
          <w:color w:val="000000" w:themeColor="text1"/>
          <w:lang w:val="en-US"/>
        </w:rPr>
        <w:t>dengan</w:t>
      </w:r>
      <w:proofErr w:type="spellEnd"/>
      <w:r>
        <w:rPr>
          <w:bCs/>
          <w:color w:val="000000" w:themeColor="text1"/>
          <w:lang w:val="en-US"/>
        </w:rPr>
        <w:t xml:space="preserve"> </w:t>
      </w:r>
      <w:proofErr w:type="spellStart"/>
      <w:r>
        <w:rPr>
          <w:bCs/>
          <w:color w:val="000000" w:themeColor="text1"/>
          <w:lang w:val="en-US"/>
        </w:rPr>
        <w:t>aturan</w:t>
      </w:r>
      <w:proofErr w:type="spellEnd"/>
      <w:r>
        <w:rPr>
          <w:bCs/>
          <w:color w:val="000000" w:themeColor="text1"/>
          <w:lang w:val="en-US"/>
        </w:rPr>
        <w:t xml:space="preserve"> yang </w:t>
      </w:r>
      <w:proofErr w:type="spellStart"/>
      <w:r>
        <w:rPr>
          <w:bCs/>
          <w:color w:val="000000" w:themeColor="text1"/>
          <w:lang w:val="en-US"/>
        </w:rPr>
        <w:t>berlaku</w:t>
      </w:r>
      <w:proofErr w:type="spellEnd"/>
      <w:r>
        <w:rPr>
          <w:bCs/>
          <w:color w:val="000000" w:themeColor="text1"/>
          <w:lang w:val="en-US"/>
        </w:rPr>
        <w:t xml:space="preserve">. </w:t>
      </w:r>
    </w:p>
    <w:p w:rsidR="00A57E41" w:rsidRPr="00AB55DC" w:rsidRDefault="00A57E41" w:rsidP="00AB55DC">
      <w:pPr>
        <w:pStyle w:val="Default"/>
        <w:numPr>
          <w:ilvl w:val="0"/>
          <w:numId w:val="24"/>
        </w:numPr>
        <w:spacing w:line="276" w:lineRule="auto"/>
        <w:ind w:left="567" w:hanging="567"/>
        <w:jc w:val="both"/>
        <w:rPr>
          <w:b/>
          <w:bCs/>
          <w:color w:val="000000" w:themeColor="text1"/>
        </w:rPr>
      </w:pPr>
      <w:r w:rsidRPr="004F2AF7">
        <w:rPr>
          <w:b/>
          <w:bCs/>
          <w:color w:val="000000" w:themeColor="text1"/>
        </w:rPr>
        <w:t>Pihak Pertama</w:t>
      </w:r>
      <w:r w:rsidRPr="007E25A1">
        <w:rPr>
          <w:bCs/>
          <w:color w:val="000000" w:themeColor="text1"/>
          <w:lang w:val="en-GB"/>
        </w:rPr>
        <w:t xml:space="preserve"> </w:t>
      </w:r>
      <w:proofErr w:type="spellStart"/>
      <w:r w:rsidRPr="00335654">
        <w:rPr>
          <w:bCs/>
          <w:color w:val="000000" w:themeColor="text1"/>
          <w:lang w:val="en-GB"/>
        </w:rPr>
        <w:t>berkewajiban</w:t>
      </w:r>
      <w:proofErr w:type="spellEnd"/>
      <w:r w:rsidRPr="00335654">
        <w:rPr>
          <w:bCs/>
          <w:color w:val="000000" w:themeColor="text1"/>
          <w:lang w:val="en-GB"/>
        </w:rPr>
        <w:t xml:space="preserve"> </w:t>
      </w:r>
      <w:proofErr w:type="spellStart"/>
      <w:r w:rsidRPr="00335654">
        <w:rPr>
          <w:bCs/>
          <w:color w:val="000000" w:themeColor="text1"/>
          <w:lang w:val="en-GB"/>
        </w:rPr>
        <w:t>untuk</w:t>
      </w:r>
      <w:proofErr w:type="spellEnd"/>
      <w:r w:rsidRPr="00335654">
        <w:rPr>
          <w:bCs/>
          <w:color w:val="000000" w:themeColor="text1"/>
          <w:lang w:val="en-GB"/>
        </w:rPr>
        <w:t xml:space="preserve"> </w:t>
      </w:r>
      <w:proofErr w:type="spellStart"/>
      <w:r w:rsidRPr="00335654">
        <w:rPr>
          <w:bCs/>
          <w:color w:val="000000" w:themeColor="text1"/>
          <w:lang w:val="en-GB"/>
        </w:rPr>
        <w:t>menjamin</w:t>
      </w:r>
      <w:proofErr w:type="spellEnd"/>
      <w:r w:rsidRPr="00335654">
        <w:rPr>
          <w:bCs/>
          <w:color w:val="000000" w:themeColor="text1"/>
          <w:lang w:val="en-GB"/>
        </w:rPr>
        <w:t xml:space="preserve"> </w:t>
      </w:r>
      <w:proofErr w:type="spellStart"/>
      <w:r w:rsidRPr="00335654">
        <w:rPr>
          <w:bCs/>
          <w:color w:val="000000" w:themeColor="text1"/>
          <w:lang w:val="en-GB"/>
        </w:rPr>
        <w:t>segala</w:t>
      </w:r>
      <w:proofErr w:type="spellEnd"/>
      <w:r w:rsidRPr="00335654">
        <w:rPr>
          <w:bCs/>
          <w:color w:val="000000" w:themeColor="text1"/>
          <w:lang w:val="en-GB"/>
        </w:rPr>
        <w:t xml:space="preserve"> </w:t>
      </w:r>
      <w:proofErr w:type="spellStart"/>
      <w:r w:rsidRPr="00335654">
        <w:rPr>
          <w:bCs/>
          <w:color w:val="000000" w:themeColor="text1"/>
          <w:lang w:val="en-GB"/>
        </w:rPr>
        <w:t>tindakan</w:t>
      </w:r>
      <w:proofErr w:type="spellEnd"/>
      <w:r w:rsidRPr="00335654">
        <w:rPr>
          <w:bCs/>
          <w:color w:val="000000" w:themeColor="text1"/>
          <w:lang w:val="en-GB"/>
        </w:rPr>
        <w:t xml:space="preserve"> </w:t>
      </w:r>
      <w:proofErr w:type="spellStart"/>
      <w:r w:rsidRPr="00335654">
        <w:rPr>
          <w:bCs/>
          <w:color w:val="000000" w:themeColor="text1"/>
          <w:lang w:val="en-GB"/>
        </w:rPr>
        <w:t>dan</w:t>
      </w:r>
      <w:proofErr w:type="spellEnd"/>
      <w:r w:rsidRPr="00335654">
        <w:rPr>
          <w:bCs/>
          <w:color w:val="000000" w:themeColor="text1"/>
          <w:lang w:val="en-GB"/>
        </w:rPr>
        <w:t xml:space="preserve"> </w:t>
      </w:r>
      <w:proofErr w:type="spellStart"/>
      <w:r w:rsidRPr="00335654">
        <w:rPr>
          <w:bCs/>
          <w:color w:val="000000" w:themeColor="text1"/>
          <w:lang w:val="en-GB"/>
        </w:rPr>
        <w:t>keputusan</w:t>
      </w:r>
      <w:proofErr w:type="spellEnd"/>
      <w:r w:rsidRPr="00335654">
        <w:rPr>
          <w:bCs/>
          <w:color w:val="000000" w:themeColor="text1"/>
          <w:lang w:val="en-GB"/>
        </w:rPr>
        <w:t xml:space="preserve"> yang </w:t>
      </w:r>
      <w:proofErr w:type="spellStart"/>
      <w:r w:rsidRPr="00335654">
        <w:rPr>
          <w:bCs/>
          <w:color w:val="000000" w:themeColor="text1"/>
          <w:lang w:val="en-GB"/>
        </w:rPr>
        <w:t>berhubungan</w:t>
      </w:r>
      <w:proofErr w:type="spellEnd"/>
      <w:r w:rsidRPr="00335654">
        <w:rPr>
          <w:bCs/>
          <w:color w:val="000000" w:themeColor="text1"/>
          <w:lang w:val="en-GB"/>
        </w:rPr>
        <w:t xml:space="preserve"> </w:t>
      </w:r>
      <w:proofErr w:type="spellStart"/>
      <w:r w:rsidRPr="00335654">
        <w:rPr>
          <w:bCs/>
          <w:color w:val="000000" w:themeColor="text1"/>
          <w:lang w:val="en-GB"/>
        </w:rPr>
        <w:t>dengan</w:t>
      </w:r>
      <w:proofErr w:type="spellEnd"/>
      <w:r w:rsidRPr="00335654">
        <w:rPr>
          <w:bCs/>
          <w:color w:val="000000" w:themeColor="text1"/>
          <w:lang w:val="en-GB"/>
        </w:rPr>
        <w:t xml:space="preserve"> </w:t>
      </w:r>
      <w:proofErr w:type="spellStart"/>
      <w:r w:rsidRPr="00335654">
        <w:rPr>
          <w:bCs/>
          <w:color w:val="000000" w:themeColor="text1"/>
          <w:lang w:val="en-GB"/>
        </w:rPr>
        <w:t>pelaksanaan</w:t>
      </w:r>
      <w:proofErr w:type="spellEnd"/>
      <w:r w:rsidRPr="00335654">
        <w:rPr>
          <w:bCs/>
          <w:color w:val="000000" w:themeColor="text1"/>
          <w:lang w:val="en-GB"/>
        </w:rPr>
        <w:t xml:space="preserve"> </w:t>
      </w:r>
      <w:proofErr w:type="spellStart"/>
      <w:r w:rsidRPr="00335654">
        <w:rPr>
          <w:bCs/>
          <w:color w:val="000000" w:themeColor="text1"/>
          <w:lang w:val="en-GB"/>
        </w:rPr>
        <w:t>perjanjian</w:t>
      </w:r>
      <w:proofErr w:type="spellEnd"/>
      <w:r w:rsidRPr="00335654">
        <w:rPr>
          <w:bCs/>
          <w:color w:val="000000" w:themeColor="text1"/>
          <w:lang w:val="en-GB"/>
        </w:rPr>
        <w:t xml:space="preserve"> </w:t>
      </w:r>
      <w:proofErr w:type="spellStart"/>
      <w:r w:rsidRPr="00335654">
        <w:rPr>
          <w:bCs/>
          <w:color w:val="000000" w:themeColor="text1"/>
          <w:lang w:val="en-GB"/>
        </w:rPr>
        <w:t>ini</w:t>
      </w:r>
      <w:proofErr w:type="spellEnd"/>
      <w:r w:rsidRPr="00335654">
        <w:rPr>
          <w:bCs/>
          <w:color w:val="000000" w:themeColor="text1"/>
          <w:lang w:val="en-GB"/>
        </w:rPr>
        <w:t xml:space="preserve"> </w:t>
      </w:r>
      <w:proofErr w:type="spellStart"/>
      <w:r w:rsidRPr="00335654">
        <w:rPr>
          <w:bCs/>
          <w:color w:val="000000" w:themeColor="text1"/>
          <w:lang w:val="en-GB"/>
        </w:rPr>
        <w:t>tidak</w:t>
      </w:r>
      <w:proofErr w:type="spellEnd"/>
      <w:r w:rsidRPr="00335654">
        <w:rPr>
          <w:bCs/>
          <w:color w:val="000000" w:themeColor="text1"/>
          <w:lang w:val="en-GB"/>
        </w:rPr>
        <w:t xml:space="preserve"> </w:t>
      </w:r>
      <w:proofErr w:type="spellStart"/>
      <w:r w:rsidRPr="00335654">
        <w:rPr>
          <w:bCs/>
          <w:color w:val="000000" w:themeColor="text1"/>
          <w:lang w:val="en-GB"/>
        </w:rPr>
        <w:t>boleh</w:t>
      </w:r>
      <w:proofErr w:type="spellEnd"/>
      <w:r w:rsidRPr="00335654">
        <w:rPr>
          <w:bCs/>
          <w:color w:val="000000" w:themeColor="text1"/>
          <w:lang w:val="en-GB"/>
        </w:rPr>
        <w:t xml:space="preserve"> </w:t>
      </w:r>
      <w:proofErr w:type="spellStart"/>
      <w:r w:rsidRPr="00335654">
        <w:rPr>
          <w:bCs/>
          <w:color w:val="000000" w:themeColor="text1"/>
          <w:lang w:val="en-GB"/>
        </w:rPr>
        <w:t>bertentangan</w:t>
      </w:r>
      <w:proofErr w:type="spellEnd"/>
      <w:r w:rsidRPr="00335654">
        <w:rPr>
          <w:bCs/>
          <w:color w:val="000000" w:themeColor="text1"/>
          <w:lang w:val="en-GB"/>
        </w:rPr>
        <w:t xml:space="preserve"> </w:t>
      </w:r>
      <w:proofErr w:type="spellStart"/>
      <w:r w:rsidRPr="00335654">
        <w:rPr>
          <w:bCs/>
          <w:color w:val="000000" w:themeColor="text1"/>
          <w:lang w:val="en-GB"/>
        </w:rPr>
        <w:t>dengan</w:t>
      </w:r>
      <w:proofErr w:type="spellEnd"/>
      <w:r w:rsidRPr="00335654">
        <w:rPr>
          <w:bCs/>
          <w:color w:val="000000" w:themeColor="text1"/>
          <w:lang w:val="en-GB"/>
        </w:rPr>
        <w:t xml:space="preserve"> </w:t>
      </w:r>
      <w:proofErr w:type="spellStart"/>
      <w:r w:rsidRPr="00335654">
        <w:rPr>
          <w:bCs/>
          <w:color w:val="000000" w:themeColor="text1"/>
          <w:lang w:val="en-GB"/>
        </w:rPr>
        <w:t>peraturan</w:t>
      </w:r>
      <w:proofErr w:type="spellEnd"/>
      <w:r w:rsidRPr="00335654">
        <w:rPr>
          <w:bCs/>
          <w:color w:val="000000" w:themeColor="text1"/>
          <w:lang w:val="en-GB"/>
        </w:rPr>
        <w:t xml:space="preserve"> </w:t>
      </w:r>
      <w:proofErr w:type="spellStart"/>
      <w:r w:rsidRPr="00335654">
        <w:rPr>
          <w:bCs/>
          <w:color w:val="000000" w:themeColor="text1"/>
          <w:lang w:val="en-GB"/>
        </w:rPr>
        <w:t>Perundang-Undangan</w:t>
      </w:r>
      <w:proofErr w:type="spellEnd"/>
      <w:r w:rsidRPr="00335654">
        <w:rPr>
          <w:bCs/>
          <w:color w:val="000000" w:themeColor="text1"/>
          <w:lang w:val="en-GB"/>
        </w:rPr>
        <w:t xml:space="preserve"> yang </w:t>
      </w:r>
      <w:proofErr w:type="spellStart"/>
      <w:r w:rsidRPr="00335654">
        <w:rPr>
          <w:bCs/>
          <w:color w:val="000000" w:themeColor="text1"/>
          <w:lang w:val="en-GB"/>
        </w:rPr>
        <w:t>berlaku</w:t>
      </w:r>
      <w:proofErr w:type="spellEnd"/>
      <w:r w:rsidRPr="00335654">
        <w:rPr>
          <w:bCs/>
          <w:color w:val="000000" w:themeColor="text1"/>
          <w:lang w:val="en-GB"/>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5749A7" w:rsidRPr="004F2AF7" w:rsidRDefault="005749A7" w:rsidP="005749A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proofErr w:type="spellStart"/>
      <w:r>
        <w:rPr>
          <w:color w:val="000000" w:themeColor="text1"/>
          <w:lang w:val="en-US"/>
        </w:rPr>
        <w:t>melaksaksanakan</w:t>
      </w:r>
      <w:proofErr w:type="spellEnd"/>
      <w:r>
        <w:rPr>
          <w:color w:val="000000" w:themeColor="text1"/>
          <w:lang w:val="en-US"/>
        </w:rPr>
        <w:t xml:space="preserve"> </w:t>
      </w:r>
      <w:r>
        <w:rPr>
          <w:rFonts w:eastAsia="Times New Roman"/>
          <w:lang w:val="sv-SE" w:eastAsia="en-US"/>
        </w:rPr>
        <w:t xml:space="preserve">Pemeriksaan Laboratorium CITO untuk karyawan/pekerja </w:t>
      </w:r>
      <w:r w:rsidRPr="00406BB1">
        <w:rPr>
          <w:rFonts w:eastAsia="Times New Roman"/>
          <w:lang w:val="sv-SE" w:eastAsia="en-US"/>
        </w:rPr>
        <w:t>PT.Semarang Autocomp Manufacturing Indonesia Jepara Factory</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57E41" w:rsidRPr="004F2AF7" w:rsidRDefault="00A57E41" w:rsidP="00AB55DC">
      <w:pPr>
        <w:pStyle w:val="Default"/>
        <w:spacing w:line="276" w:lineRule="auto"/>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5749A7" w:rsidRDefault="005749A7" w:rsidP="004F2AF7">
      <w:pPr>
        <w:pStyle w:val="Default"/>
        <w:numPr>
          <w:ilvl w:val="0"/>
          <w:numId w:val="11"/>
        </w:numPr>
        <w:spacing w:line="276" w:lineRule="auto"/>
        <w:ind w:left="567" w:hanging="567"/>
        <w:jc w:val="both"/>
        <w:rPr>
          <w:color w:val="000000" w:themeColor="text1"/>
        </w:rPr>
      </w:pPr>
      <w:r w:rsidRPr="004F2AF7">
        <w:rPr>
          <w:b/>
          <w:color w:val="000000" w:themeColor="text1"/>
        </w:rPr>
        <w:lastRenderedPageBreak/>
        <w:t>Pihak Kedua</w:t>
      </w:r>
      <w:r w:rsidRPr="004F2AF7">
        <w:rPr>
          <w:color w:val="000000" w:themeColor="text1"/>
        </w:rPr>
        <w:t xml:space="preserve"> berhak menerima </w:t>
      </w:r>
      <w:proofErr w:type="spellStart"/>
      <w:r>
        <w:rPr>
          <w:color w:val="000000" w:themeColor="text1"/>
          <w:lang w:val="en-US"/>
        </w:rPr>
        <w:t>hasil</w:t>
      </w:r>
      <w:proofErr w:type="spellEnd"/>
      <w:r>
        <w:rPr>
          <w:color w:val="000000" w:themeColor="text1"/>
          <w:lang w:val="en-US"/>
        </w:rPr>
        <w:t xml:space="preserve"> </w:t>
      </w:r>
      <w:r>
        <w:rPr>
          <w:rFonts w:eastAsia="Times New Roman"/>
          <w:lang w:val="sv-SE" w:eastAsia="en-US"/>
        </w:rPr>
        <w:t xml:space="preserve">Pemeriksaan karyawan/pekerja </w:t>
      </w:r>
      <w:r w:rsidRPr="004F2AF7">
        <w:rPr>
          <w:b/>
          <w:color w:val="000000" w:themeColor="text1"/>
        </w:rPr>
        <w:t>Pihak Kedua</w:t>
      </w:r>
      <w:r w:rsidRPr="004F2AF7">
        <w:rPr>
          <w:color w:val="000000" w:themeColor="text1"/>
        </w:rPr>
        <w:t xml:space="preserve"> </w:t>
      </w:r>
      <w:r>
        <w:rPr>
          <w:color w:val="000000" w:themeColor="text1"/>
          <w:lang w:val="en-US"/>
        </w:rPr>
        <w:t xml:space="preserve"> di </w:t>
      </w:r>
      <w:r>
        <w:rPr>
          <w:rFonts w:eastAsia="Times New Roman"/>
          <w:lang w:val="sv-SE" w:eastAsia="en-US"/>
        </w:rPr>
        <w:t xml:space="preserve">Laboratorium CITO </w:t>
      </w:r>
      <w:r w:rsidRPr="004F2AF7">
        <w:rPr>
          <w:color w:val="000000" w:themeColor="text1"/>
        </w:rPr>
        <w:t xml:space="preserve">sesuai jadwal yang disepakati </w:t>
      </w:r>
      <w:r w:rsidRPr="004F2AF7">
        <w:rPr>
          <w:b/>
          <w:color w:val="000000" w:themeColor="text1"/>
        </w:rPr>
        <w:t>Para Pihak</w:t>
      </w:r>
      <w:r w:rsidRPr="004F2AF7">
        <w:rPr>
          <w:color w:val="000000" w:themeColor="text1"/>
        </w:rPr>
        <w:t>.</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A812BE" w:rsidRPr="004F2AF7" w:rsidRDefault="00A812BE" w:rsidP="004F2AF7">
      <w:pPr>
        <w:pStyle w:val="Default"/>
        <w:tabs>
          <w:tab w:val="left" w:pos="360"/>
        </w:tabs>
        <w:spacing w:line="276" w:lineRule="auto"/>
        <w:ind w:left="360"/>
        <w:jc w:val="both"/>
        <w:rPr>
          <w:bCs/>
          <w:color w:val="000000" w:themeColor="text1"/>
        </w:rPr>
      </w:pPr>
    </w:p>
    <w:p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5749A7" w:rsidRDefault="001703D8" w:rsidP="00C85A71">
      <w:pPr>
        <w:pStyle w:val="Default"/>
        <w:numPr>
          <w:ilvl w:val="0"/>
          <w:numId w:val="4"/>
        </w:numPr>
        <w:spacing w:line="276" w:lineRule="auto"/>
        <w:ind w:left="993" w:hanging="426"/>
        <w:jc w:val="both"/>
        <w:rPr>
          <w:color w:val="000000" w:themeColor="text1"/>
        </w:rPr>
      </w:pPr>
      <w:r w:rsidRPr="005749A7">
        <w:rPr>
          <w:color w:val="000000" w:themeColor="text1"/>
        </w:rPr>
        <w:t>Nomor rekening</w:t>
      </w:r>
      <w:r w:rsidRPr="005749A7">
        <w:rPr>
          <w:color w:val="000000" w:themeColor="text1"/>
        </w:rPr>
        <w:tab/>
        <w:t xml:space="preserve">: </w:t>
      </w:r>
      <w:r w:rsidR="005749A7">
        <w:rPr>
          <w:color w:val="000000" w:themeColor="text1"/>
        </w:rPr>
        <w:t>184-00-5758789-9</w:t>
      </w:r>
    </w:p>
    <w:p w:rsidR="001703D8" w:rsidRPr="005749A7" w:rsidRDefault="001703D8" w:rsidP="00C85A71">
      <w:pPr>
        <w:pStyle w:val="Default"/>
        <w:numPr>
          <w:ilvl w:val="0"/>
          <w:numId w:val="4"/>
        </w:numPr>
        <w:spacing w:line="276" w:lineRule="auto"/>
        <w:ind w:left="993" w:hanging="426"/>
        <w:jc w:val="both"/>
        <w:rPr>
          <w:color w:val="000000" w:themeColor="text1"/>
        </w:rPr>
      </w:pPr>
      <w:r w:rsidRPr="005749A7">
        <w:rPr>
          <w:color w:val="000000" w:themeColor="text1"/>
        </w:rPr>
        <w:t>Atas nama</w:t>
      </w:r>
      <w:r w:rsidRPr="005749A7">
        <w:rPr>
          <w:color w:val="000000" w:themeColor="text1"/>
        </w:rPr>
        <w:tab/>
      </w:r>
      <w:r w:rsidRPr="005749A7">
        <w:rPr>
          <w:color w:val="000000" w:themeColor="text1"/>
        </w:rPr>
        <w:tab/>
        <w:t xml:space="preserve">: </w:t>
      </w:r>
      <w:r w:rsidR="005749A7">
        <w:rPr>
          <w:color w:val="000000" w:themeColor="text1"/>
        </w:rPr>
        <w:t>PT Panca Usaha Jaya</w:t>
      </w:r>
      <w:r w:rsidR="005749A7" w:rsidRPr="005749A7" w:rsidDel="005749A7">
        <w:rPr>
          <w:color w:val="000000" w:themeColor="text1"/>
          <w:lang w:val="en-US"/>
        </w:rPr>
        <w:t xml:space="preserve"> </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5749A7">
        <w:rPr>
          <w:color w:val="000000" w:themeColor="text1"/>
        </w:rPr>
        <w:t>Mandiri</w:t>
      </w:r>
      <w:r w:rsidR="005749A7" w:rsidRPr="004F2AF7" w:rsidDel="005749A7">
        <w:rPr>
          <w:color w:val="000000" w:themeColor="text1"/>
          <w:lang w:val="en-US"/>
        </w:rPr>
        <w:t xml:space="preserve"> </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5749A7">
        <w:rPr>
          <w:color w:val="000000" w:themeColor="text1"/>
        </w:rPr>
        <w:t xml:space="preserve"> Jl. Jenderal Sudirman No 3 C Kudus</w:t>
      </w:r>
      <w:r w:rsidR="005749A7" w:rsidRPr="004F2AF7" w:rsidDel="005749A7">
        <w:rPr>
          <w:color w:val="000000" w:themeColor="text1"/>
        </w:rPr>
        <w:t xml:space="preserve"> </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5749A7">
        <w:rPr>
          <w:color w:val="000000" w:themeColor="text1"/>
          <w:lang w:val="en-US"/>
        </w:rPr>
        <w:t>/</w:t>
      </w:r>
      <w:proofErr w:type="spellStart"/>
      <w:r w:rsidR="005749A7">
        <w:rPr>
          <w:color w:val="000000" w:themeColor="text1"/>
          <w:lang w:val="en-US"/>
        </w:rPr>
        <w:t>Tagihan</w:t>
      </w:r>
      <w:proofErr w:type="spellEnd"/>
      <w:r w:rsidR="005749A7">
        <w:rPr>
          <w:color w:val="000000" w:themeColor="text1"/>
          <w:lang w:val="en-US"/>
        </w:rPr>
        <w:t xml:space="preserve"> </w:t>
      </w:r>
      <w:proofErr w:type="spellStart"/>
      <w:r w:rsidR="005749A7">
        <w:rPr>
          <w:color w:val="000000" w:themeColor="text1"/>
          <w:lang w:val="en-US"/>
        </w:rPr>
        <w:t>dan</w:t>
      </w:r>
      <w:proofErr w:type="spellEnd"/>
      <w:r w:rsidR="005749A7">
        <w:rPr>
          <w:color w:val="000000" w:themeColor="text1"/>
          <w:lang w:val="en-US"/>
        </w:rPr>
        <w:t xml:space="preserve"> </w:t>
      </w:r>
      <w:r w:rsidR="005749A7" w:rsidRPr="004F2AF7">
        <w:rPr>
          <w:color w:val="000000" w:themeColor="text1"/>
        </w:rPr>
        <w:t>dilampirkan</w:t>
      </w:r>
      <w:r w:rsidR="005749A7">
        <w:rPr>
          <w:color w:val="000000" w:themeColor="text1"/>
          <w:lang w:val="en-US"/>
        </w:rPr>
        <w:t xml:space="preserve"> </w:t>
      </w:r>
      <w:r w:rsidR="005749A7">
        <w:rPr>
          <w:color w:val="000000" w:themeColor="text1"/>
        </w:rPr>
        <w:t xml:space="preserve">dengan </w:t>
      </w:r>
      <w:proofErr w:type="spellStart"/>
      <w:r w:rsidR="005749A7">
        <w:rPr>
          <w:color w:val="000000" w:themeColor="text1"/>
          <w:lang w:val="en-US"/>
        </w:rPr>
        <w:t>bukti</w:t>
      </w:r>
      <w:proofErr w:type="spellEnd"/>
      <w:r w:rsidR="005749A7">
        <w:rPr>
          <w:color w:val="000000" w:themeColor="text1"/>
          <w:lang w:val="en-US"/>
        </w:rPr>
        <w:t xml:space="preserve"> </w:t>
      </w:r>
      <w:proofErr w:type="spellStart"/>
      <w:r w:rsidR="005749A7">
        <w:rPr>
          <w:color w:val="000000" w:themeColor="text1"/>
          <w:lang w:val="en-US"/>
        </w:rPr>
        <w:t>pendukung</w:t>
      </w:r>
      <w:proofErr w:type="spellEnd"/>
      <w:r w:rsidR="005749A7">
        <w:rPr>
          <w:color w:val="000000" w:themeColor="text1"/>
          <w:lang w:val="en-US"/>
        </w:rPr>
        <w:t xml:space="preserve"> </w:t>
      </w:r>
      <w:proofErr w:type="spellStart"/>
      <w:r w:rsidR="005749A7">
        <w:rPr>
          <w:color w:val="000000" w:themeColor="text1"/>
          <w:lang w:val="en-US"/>
        </w:rPr>
        <w:t>lainnya</w:t>
      </w:r>
      <w:proofErr w:type="spellEnd"/>
      <w:r w:rsidR="005749A7">
        <w:rPr>
          <w:color w:val="000000" w:themeColor="text1"/>
          <w:lang w:val="en-US"/>
        </w:rPr>
        <w:t xml:space="preserve">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511FE">
        <w:rPr>
          <w:bCs/>
          <w:iCs/>
        </w:rPr>
        <w:t>pengiriman hasil Laborat</w:t>
      </w:r>
      <w:r w:rsidRPr="004F2AF7">
        <w:rPr>
          <w:bCs/>
          <w:iCs/>
        </w:rPr>
        <w:t>.</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761E1D">
        <w:rPr>
          <w:rFonts w:eastAsiaTheme="minorEastAsia" w:cs="Times New Roman"/>
          <w:color w:val="000000"/>
          <w:kern w:val="0"/>
          <w:lang w:val="id-ID" w:eastAsia="id-ID" w:bidi="ar-SA"/>
        </w:rPr>
        <w:t>0</w:t>
      </w:r>
      <w:r w:rsidR="00AB55DC">
        <w:rPr>
          <w:rFonts w:eastAsiaTheme="minorEastAsia" w:cs="Times New Roman"/>
          <w:color w:val="000000"/>
          <w:kern w:val="0"/>
          <w:lang w:val="en-US" w:eastAsia="id-ID" w:bidi="ar-SA"/>
        </w:rPr>
        <w:t>7</w:t>
      </w:r>
      <w:r w:rsidR="00761E1D">
        <w:rPr>
          <w:rFonts w:eastAsiaTheme="minorEastAsia" w:cs="Times New Roman"/>
          <w:color w:val="000000"/>
          <w:kern w:val="0"/>
          <w:lang w:val="id-ID" w:eastAsia="id-ID" w:bidi="ar-SA"/>
        </w:rPr>
        <w:t xml:space="preserve"> November 2022 </w:t>
      </w:r>
      <w:r w:rsidR="00E16BCC" w:rsidRPr="004F2AF7">
        <w:rPr>
          <w:rFonts w:eastAsiaTheme="minorEastAsia" w:cs="Times New Roman"/>
          <w:color w:val="000000"/>
          <w:kern w:val="0"/>
          <w:lang w:val="id-ID" w:eastAsia="id-ID" w:bidi="ar-SA"/>
        </w:rPr>
        <w:t xml:space="preserve">sampai dengan tanggal </w:t>
      </w:r>
      <w:r w:rsidR="00AB55DC">
        <w:rPr>
          <w:rFonts w:eastAsiaTheme="minorEastAsia" w:cs="Times New Roman"/>
          <w:color w:val="000000"/>
          <w:kern w:val="0"/>
          <w:lang w:val="en-US" w:eastAsia="id-ID" w:bidi="ar-SA"/>
        </w:rPr>
        <w:t>06 November</w:t>
      </w:r>
      <w:r w:rsidR="00761E1D">
        <w:rPr>
          <w:rFonts w:eastAsiaTheme="minorEastAsia" w:cs="Times New Roman"/>
          <w:color w:val="000000"/>
          <w:kern w:val="0"/>
          <w:lang w:val="id-ID" w:eastAsia="id-ID" w:bidi="ar-SA"/>
        </w:rPr>
        <w:t xml:space="preserve"> 2023.</w:t>
      </w:r>
    </w:p>
    <w:p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rsidR="00AF2584"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rsidR="00AB55DC" w:rsidRPr="004F2AF7" w:rsidRDefault="00AB55DC" w:rsidP="00AB55DC">
      <w:pPr>
        <w:widowControl w:val="0"/>
        <w:spacing w:after="0"/>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 xml:space="preserve">kecuali informasi yang sifatnya sudah diketahui oleh umum atau </w:t>
      </w:r>
      <w:r w:rsidRPr="004F2AF7">
        <w:rPr>
          <w:rFonts w:cs="Times New Roman"/>
          <w:bCs/>
          <w:color w:val="000000" w:themeColor="text1"/>
          <w:lang w:val="id-ID"/>
        </w:rPr>
        <w:lastRenderedPageBreak/>
        <w:t>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Del="00A52311" w:rsidRDefault="004D7C0B" w:rsidP="004F2AF7">
      <w:pPr>
        <w:pStyle w:val="Default"/>
        <w:tabs>
          <w:tab w:val="left" w:pos="5055"/>
        </w:tabs>
        <w:spacing w:line="276" w:lineRule="auto"/>
        <w:rPr>
          <w:del w:id="13" w:author="ROHAYATI" w:date="2022-11-17T14:57:00Z"/>
          <w:b/>
          <w:bCs/>
          <w:color w:val="000000" w:themeColor="text1"/>
        </w:rPr>
      </w:pPr>
      <w:r w:rsidRPr="004F2AF7">
        <w:rPr>
          <w:b/>
          <w:bCs/>
          <w:color w:val="000000" w:themeColor="text1"/>
        </w:rPr>
        <w:tab/>
      </w:r>
    </w:p>
    <w:p w:rsidR="00A52311" w:rsidRDefault="00A52311" w:rsidP="004F2AF7">
      <w:pPr>
        <w:pStyle w:val="Default"/>
        <w:tabs>
          <w:tab w:val="left" w:pos="5055"/>
        </w:tabs>
        <w:spacing w:line="276" w:lineRule="auto"/>
        <w:rPr>
          <w:ins w:id="14" w:author="ROHAYATI" w:date="2022-11-17T14:59:00Z"/>
          <w:b/>
          <w:bCs/>
          <w:color w:val="000000" w:themeColor="text1"/>
        </w:rPr>
      </w:pPr>
      <w:bookmarkStart w:id="15" w:name="_GoBack"/>
      <w:bookmarkEnd w:id="15"/>
    </w:p>
    <w:p w:rsidR="00AB55DC" w:rsidRPr="004F2AF7" w:rsidRDefault="00AB55DC" w:rsidP="004F2AF7">
      <w:pPr>
        <w:pStyle w:val="Default"/>
        <w:tabs>
          <w:tab w:val="left" w:pos="5055"/>
        </w:tabs>
        <w:spacing w:line="276" w:lineRule="auto"/>
        <w:rPr>
          <w:b/>
          <w:bCs/>
          <w:color w:val="000000" w:themeColor="text1"/>
        </w:rPr>
      </w:pPr>
    </w:p>
    <w:p w:rsidR="00361FDF" w:rsidRPr="004F2AF7" w:rsidRDefault="00361FDF" w:rsidP="004F2AF7">
      <w:pPr>
        <w:pStyle w:val="Default"/>
        <w:spacing w:line="276" w:lineRule="auto"/>
        <w:jc w:val="center"/>
        <w:rPr>
          <w:color w:val="000000" w:themeColor="text1"/>
        </w:rPr>
      </w:pPr>
      <w:r w:rsidRPr="004F2AF7">
        <w:rPr>
          <w:b/>
          <w:bCs/>
          <w:color w:val="000000" w:themeColor="text1"/>
        </w:rPr>
        <w:lastRenderedPageBreak/>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r w:rsidR="00761E1D">
        <w:rPr>
          <w:rFonts w:cs="Times New Roman"/>
          <w:color w:val="000000" w:themeColor="text1"/>
          <w:lang w:val="id-ID"/>
        </w:rPr>
        <w:t>Laboratorium Medis Cito Cabang Kudus</w:t>
      </w:r>
      <w:r w:rsidR="00761E1D" w:rsidRPr="004F2AF7" w:rsidDel="00761E1D">
        <w:rPr>
          <w:rFonts w:cs="Times New Roman"/>
          <w:color w:val="000000" w:themeColor="text1"/>
          <w:lang w:val="en-US"/>
        </w:rPr>
        <w:t xml:space="preserve"> </w:t>
      </w:r>
    </w:p>
    <w:p w:rsidR="00761E1D" w:rsidRPr="00DC2CBA" w:rsidRDefault="00EF15BE" w:rsidP="00761E1D">
      <w:pPr>
        <w:pStyle w:val="ListParagraph"/>
        <w:spacing w:line="276" w:lineRule="auto"/>
        <w:ind w:left="567"/>
        <w:jc w:val="both"/>
        <w:rPr>
          <w:rFonts w:cs="Times New Roman"/>
          <w:lang w:val="id-ID"/>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sidR="00761E1D">
        <w:rPr>
          <w:rFonts w:cs="Times New Roman"/>
          <w:color w:val="000000" w:themeColor="text1"/>
          <w:lang w:val="id-ID"/>
        </w:rPr>
        <w:t>Jl. Kudus Jepara No 38 Purwosari</w:t>
      </w: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761E1D">
        <w:rPr>
          <w:rFonts w:cs="Times New Roman"/>
          <w:color w:val="000000" w:themeColor="text1"/>
          <w:lang w:val="id-ID"/>
        </w:rPr>
        <w:t>0291-4251979</w:t>
      </w:r>
    </w:p>
    <w:p w:rsidR="00761E1D" w:rsidRDefault="00FB4651" w:rsidP="004F2AF7">
      <w:pPr>
        <w:pStyle w:val="ListParagraph"/>
        <w:spacing w:line="276" w:lineRule="auto"/>
        <w:ind w:left="567"/>
        <w:jc w:val="both"/>
        <w:rPr>
          <w:rFonts w:cs="Times New Roman"/>
          <w:color w:val="000000" w:themeColor="text1"/>
          <w:lang w:val="en-US"/>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761E1D">
        <w:rPr>
          <w:rFonts w:cs="Times New Roman"/>
          <w:color w:val="000000" w:themeColor="text1"/>
          <w:lang w:val="id-ID"/>
        </w:rPr>
        <w:t>cito.kudus@labcito.co.id</w:t>
      </w:r>
      <w:r w:rsidR="00761E1D" w:rsidRPr="004F2AF7" w:rsidDel="00761E1D">
        <w:rPr>
          <w:rFonts w:cs="Times New Roman"/>
          <w:color w:val="000000" w:themeColor="text1"/>
          <w:lang w:val="en-US"/>
        </w:rPr>
        <w:t xml:space="preserve"> </w:t>
      </w:r>
    </w:p>
    <w:p w:rsidR="00761E1D" w:rsidRDefault="00EF15BE" w:rsidP="004F2AF7">
      <w:pPr>
        <w:pStyle w:val="ListParagraph"/>
        <w:spacing w:line="276" w:lineRule="auto"/>
        <w:ind w:left="567"/>
        <w:jc w:val="both"/>
        <w:rPr>
          <w:rFonts w:cs="Times New Roman"/>
          <w:color w:val="000000" w:themeColor="text1"/>
          <w:lang w:val="en-US"/>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proofErr w:type="gramStart"/>
      <w:r w:rsidR="00761E1D">
        <w:rPr>
          <w:rFonts w:cs="Times New Roman"/>
          <w:color w:val="000000" w:themeColor="text1"/>
          <w:lang w:val="id-ID"/>
        </w:rPr>
        <w:t>Dwi</w:t>
      </w:r>
      <w:proofErr w:type="gramEnd"/>
      <w:r w:rsidR="00761E1D">
        <w:rPr>
          <w:rFonts w:cs="Times New Roman"/>
          <w:color w:val="000000" w:themeColor="text1"/>
          <w:lang w:val="id-ID"/>
        </w:rPr>
        <w:t xml:space="preserve"> Astuti F, STP.MM</w:t>
      </w:r>
      <w:r w:rsidR="00761E1D" w:rsidRPr="004F2AF7" w:rsidDel="00761E1D">
        <w:rPr>
          <w:rFonts w:cs="Times New Roman"/>
          <w:color w:val="000000" w:themeColor="text1"/>
          <w:lang w:val="en-US"/>
        </w:rPr>
        <w:t xml:space="preserve"> </w:t>
      </w:r>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AB55DC">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rsidR="001E0CD7" w:rsidRPr="00AB55DC" w:rsidRDefault="002952FC" w:rsidP="00AB55DC">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AB55DC">
        <w:rPr>
          <w:rFonts w:cs="Times New Roman"/>
          <w:color w:val="000000" w:themeColor="text1"/>
        </w:rPr>
        <w:t>0291-7512101</w:t>
      </w:r>
    </w:p>
    <w:p w:rsidR="00EF15BE"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AB55DC">
        <w:rPr>
          <w:rFonts w:cs="Times New Roman"/>
          <w:lang w:val="en-US"/>
        </w:rPr>
        <w:t>ga_03@sami-jf.co.id</w:t>
      </w:r>
    </w:p>
    <w:p w:rsidR="00EF15BE" w:rsidRPr="00AB55DC"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AB55DC">
        <w:rPr>
          <w:rFonts w:cs="Times New Roman"/>
          <w:color w:val="000000" w:themeColor="text1"/>
          <w:lang w:val="en-US"/>
        </w:rPr>
        <w:t>Ibu</w:t>
      </w:r>
      <w:proofErr w:type="spellEnd"/>
      <w:r w:rsidR="00AB55DC">
        <w:rPr>
          <w:rFonts w:cs="Times New Roman"/>
          <w:color w:val="000000" w:themeColor="text1"/>
          <w:lang w:val="en-US"/>
        </w:rPr>
        <w:t xml:space="preserve"> </w:t>
      </w:r>
      <w:proofErr w:type="spellStart"/>
      <w:r w:rsidR="00AB55DC">
        <w:rPr>
          <w:rFonts w:cs="Times New Roman"/>
          <w:color w:val="000000" w:themeColor="text1"/>
          <w:lang w:val="en-US"/>
        </w:rPr>
        <w:t>Aya</w:t>
      </w:r>
      <w:proofErr w:type="spellEnd"/>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E0731A" w:rsidRPr="00E0731A" w:rsidRDefault="00E0731A" w:rsidP="00AB55DC">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rsidR="00E0731A" w:rsidRDefault="00E0731A" w:rsidP="00AB55DC">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 xml:space="preserve">Para </w:t>
      </w:r>
      <w:proofErr w:type="spellStart"/>
      <w:r w:rsidRPr="00E0731A">
        <w:rPr>
          <w:rFonts w:cs="Times New Roman"/>
          <w:color w:val="000000" w:themeColor="text1"/>
        </w:rPr>
        <w:t>Pihak</w:t>
      </w:r>
      <w:proofErr w:type="spellEnd"/>
      <w:r w:rsidRPr="00E0731A">
        <w:rPr>
          <w:rFonts w:cs="Times New Roman"/>
          <w:color w:val="000000" w:themeColor="text1"/>
        </w:rPr>
        <w:t xml:space="preserve"> </w:t>
      </w:r>
      <w:proofErr w:type="spellStart"/>
      <w:r w:rsidRPr="00E0731A">
        <w:rPr>
          <w:rFonts w:cs="Times New Roman"/>
          <w:color w:val="000000" w:themeColor="text1"/>
        </w:rPr>
        <w:t>berhak</w:t>
      </w:r>
      <w:proofErr w:type="spellEnd"/>
      <w:r w:rsidRPr="00E0731A">
        <w:rPr>
          <w:rFonts w:cs="Times New Roman"/>
          <w:color w:val="000000" w:themeColor="text1"/>
        </w:rPr>
        <w:t xml:space="preserve"> </w:t>
      </w:r>
      <w:proofErr w:type="spellStart"/>
      <w:r w:rsidRPr="00E0731A">
        <w:rPr>
          <w:rFonts w:cs="Times New Roman"/>
          <w:color w:val="000000" w:themeColor="text1"/>
        </w:rPr>
        <w:t>melakukan</w:t>
      </w:r>
      <w:proofErr w:type="spellEnd"/>
      <w:r w:rsidRPr="00E0731A">
        <w:rPr>
          <w:rFonts w:cs="Times New Roman"/>
          <w:color w:val="000000" w:themeColor="text1"/>
        </w:rPr>
        <w:t xml:space="preserve"> audit </w:t>
      </w:r>
      <w:proofErr w:type="spellStart"/>
      <w:r w:rsidRPr="00E0731A">
        <w:rPr>
          <w:rFonts w:cs="Times New Roman"/>
          <w:color w:val="000000" w:themeColor="text1"/>
        </w:rPr>
        <w:t>terhadap</w:t>
      </w:r>
      <w:proofErr w:type="spellEnd"/>
      <w:r w:rsidRPr="00E0731A">
        <w:rPr>
          <w:rFonts w:cs="Times New Roman"/>
          <w:color w:val="000000" w:themeColor="text1"/>
        </w:rPr>
        <w:t xml:space="preserve"> </w:t>
      </w:r>
      <w:proofErr w:type="spellStart"/>
      <w:r w:rsidRPr="00E0731A">
        <w:rPr>
          <w:rFonts w:cs="Times New Roman"/>
          <w:color w:val="000000" w:themeColor="text1"/>
        </w:rPr>
        <w:t>pelaksanaan</w:t>
      </w:r>
      <w:proofErr w:type="spellEnd"/>
      <w:r w:rsidRPr="00E0731A">
        <w:rPr>
          <w:rFonts w:cs="Times New Roman"/>
          <w:color w:val="000000" w:themeColor="text1"/>
        </w:rPr>
        <w:t xml:space="preserve"> </w:t>
      </w:r>
      <w:proofErr w:type="spellStart"/>
      <w:r w:rsidRPr="00E0731A">
        <w:rPr>
          <w:rFonts w:cs="Times New Roman"/>
          <w:color w:val="000000" w:themeColor="text1"/>
        </w:rPr>
        <w:t>perjanjian</w:t>
      </w:r>
      <w:proofErr w:type="spellEnd"/>
      <w:r w:rsidRPr="00E0731A">
        <w:rPr>
          <w:rFonts w:cs="Times New Roman"/>
          <w:color w:val="000000" w:themeColor="text1"/>
        </w:rPr>
        <w:t xml:space="preserve"> </w:t>
      </w:r>
      <w:proofErr w:type="spellStart"/>
      <w:r w:rsidRPr="00E0731A">
        <w:rPr>
          <w:rFonts w:cs="Times New Roman"/>
          <w:color w:val="000000" w:themeColor="text1"/>
        </w:rPr>
        <w:t>ini</w:t>
      </w:r>
      <w:proofErr w:type="spellEnd"/>
      <w:r w:rsidRPr="00E0731A">
        <w:rPr>
          <w:rFonts w:cs="Times New Roman"/>
          <w:color w:val="000000" w:themeColor="text1"/>
        </w:rPr>
        <w:t>.</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Pr="004F2AF7" w:rsidRDefault="004D7437" w:rsidP="004F2AF7">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Hukum</w:t>
      </w:r>
      <w:proofErr w:type="spellEnd"/>
      <w:r w:rsidRPr="004F2AF7">
        <w:rPr>
          <w:rFonts w:cs="Times New Roman"/>
          <w:color w:val="000000" w:themeColor="text1"/>
        </w:rPr>
        <w:t xml:space="preserve"> yang </w:t>
      </w:r>
      <w:proofErr w:type="spellStart"/>
      <w:r w:rsidRPr="004F2AF7">
        <w:rPr>
          <w:rFonts w:cs="Times New Roman"/>
          <w:color w:val="000000" w:themeColor="text1"/>
        </w:rPr>
        <w:t>berlaku</w:t>
      </w:r>
      <w:proofErr w:type="spellEnd"/>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rsidR="0084356D" w:rsidRPr="004F2AF7" w:rsidRDefault="0084356D" w:rsidP="004F2AF7">
      <w:pPr>
        <w:spacing w:after="0"/>
        <w:jc w:val="both"/>
        <w:rPr>
          <w:rFonts w:ascii="Times New Roman" w:hAnsi="Times New Roman" w:cs="Times New Roman"/>
          <w:color w:val="000000" w:themeColor="text1"/>
          <w:sz w:val="24"/>
          <w:szCs w:val="24"/>
        </w:rPr>
      </w:pPr>
    </w:p>
    <w:p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C20180" w:rsidRPr="004F2AF7" w:rsidRDefault="00C20180" w:rsidP="004F2AF7">
      <w:pPr>
        <w:spacing w:after="0"/>
        <w:jc w:val="both"/>
        <w:rPr>
          <w:rFonts w:ascii="Times New Roman" w:hAnsi="Times New Roman" w:cs="Times New Roman"/>
          <w:color w:val="000000" w:themeColor="text1"/>
          <w:sz w:val="24"/>
          <w:szCs w:val="24"/>
        </w:rPr>
      </w:pP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61E1D" w:rsidRPr="004F2AF7" w:rsidRDefault="00761E1D" w:rsidP="00761E1D">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414AE8" w:rsidRPr="004F2AF7" w:rsidRDefault="00761E1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DC2CBA">
              <w:rPr>
                <w:rFonts w:ascii="Times New Roman" w:hAnsi="Times New Roman" w:cs="Times New Roman"/>
                <w:b/>
                <w:color w:val="000000" w:themeColor="text1"/>
                <w:sz w:val="24"/>
                <w:szCs w:val="24"/>
              </w:rPr>
              <w:t>LABORATORIUM KLINIK CITO CABANG KUDUS</w:t>
            </w: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8D4D6C" w:rsidRPr="004F2AF7" w:rsidRDefault="008D4D6C" w:rsidP="008D4D6C">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r>
              <w:rPr>
                <w:rFonts w:ascii="Times New Roman" w:hAnsi="Times New Roman" w:cs="Times New Roman"/>
                <w:b/>
                <w:bCs/>
                <w:color w:val="000000" w:themeColor="text1"/>
                <w:sz w:val="24"/>
                <w:szCs w:val="24"/>
                <w:u w:val="single"/>
              </w:rPr>
              <w:t>Dwi Astuti F, STP.MM</w:t>
            </w:r>
          </w:p>
          <w:p w:rsidR="007749D3" w:rsidRPr="004F2AF7" w:rsidRDefault="008D4D6C"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Kepala Cabang</w:t>
            </w:r>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AB55DC" w:rsidRDefault="00857E78"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4F2AF7">
      <w:pPr>
        <w:pStyle w:val="Default"/>
        <w:tabs>
          <w:tab w:val="center" w:pos="7560"/>
        </w:tabs>
        <w:spacing w:line="276" w:lineRule="auto"/>
        <w:jc w:val="both"/>
        <w:rPr>
          <w:b/>
          <w:bCs/>
          <w:color w:val="000000" w:themeColor="text1"/>
        </w:rPr>
      </w:pPr>
    </w:p>
    <w:p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8"/>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7739" w:rsidRDefault="00B07739" w:rsidP="001A0EC8">
      <w:pPr>
        <w:spacing w:after="0" w:line="240" w:lineRule="auto"/>
      </w:pPr>
      <w:r>
        <w:separator/>
      </w:r>
    </w:p>
  </w:endnote>
  <w:endnote w:type="continuationSeparator" w:id="0">
    <w:p w:rsidR="00B07739" w:rsidRDefault="00B07739"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rsidTr="007D7353">
      <w:trPr>
        <w:trHeight w:val="710"/>
      </w:trPr>
      <w:tc>
        <w:tcPr>
          <w:tcW w:w="850"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B42BD1" w:rsidRPr="001A1104" w:rsidRDefault="00B42BD1" w:rsidP="00F31FB4">
          <w:pPr>
            <w:pStyle w:val="Foo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tc>
      <w:tc>
        <w:tcPr>
          <w:tcW w:w="851"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A52311">
      <w:rPr>
        <w:rFonts w:ascii="Times New Roman" w:hAnsi="Times New Roman" w:cs="Times New Roman"/>
        <w:b/>
        <w:noProof/>
        <w:sz w:val="16"/>
        <w:szCs w:val="16"/>
      </w:rPr>
      <w:t>6</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A52311">
      <w:rPr>
        <w:rFonts w:ascii="Times New Roman" w:hAnsi="Times New Roman" w:cs="Times New Roman"/>
        <w:b/>
        <w:noProof/>
        <w:sz w:val="16"/>
        <w:szCs w:val="16"/>
      </w:rPr>
      <w:t>6</w:t>
    </w:r>
    <w:r w:rsidRPr="001A1104">
      <w:rPr>
        <w:rFonts w:ascii="Times New Roman" w:hAnsi="Times New Roman" w:cs="Times New Roman"/>
        <w:b/>
        <w:sz w:val="16"/>
        <w:szCs w:val="16"/>
      </w:rPr>
      <w:fldChar w:fldCharType="end"/>
    </w:r>
  </w:p>
  <w:p w:rsidR="007B3683" w:rsidRPr="007B3683" w:rsidRDefault="007B3683" w:rsidP="007B3683">
    <w:pPr>
      <w:pStyle w:val="Footer"/>
      <w:rPr>
        <w:ins w:id="16" w:author="ROHAYATI" w:date="2022-11-17T14:57:00Z"/>
        <w:rFonts w:ascii="Times New Roman" w:hAnsi="Times New Roman" w:cs="Times New Roman"/>
        <w:color w:val="000000" w:themeColor="text1"/>
        <w:sz w:val="16"/>
        <w:szCs w:val="16"/>
        <w:lang w:val="en-US"/>
        <w:rPrChange w:id="17" w:author="ROHAYATI" w:date="2022-11-17T14:57:00Z">
          <w:rPr>
            <w:ins w:id="18" w:author="ROHAYATI" w:date="2022-11-17T14:57:00Z"/>
            <w:rFonts w:ascii="Times New Roman" w:hAnsi="Times New Roman" w:cs="Times New Roman"/>
            <w:b/>
            <w:color w:val="000000" w:themeColor="text1"/>
            <w:sz w:val="16"/>
            <w:szCs w:val="16"/>
            <w:lang w:val="en-US"/>
          </w:rPr>
        </w:rPrChange>
      </w:rPr>
    </w:pPr>
    <w:ins w:id="19" w:author="ROHAYATI" w:date="2022-11-17T14:57:00Z">
      <w:r w:rsidRPr="007B3683">
        <w:rPr>
          <w:rFonts w:ascii="Times New Roman" w:hAnsi="Times New Roman" w:cs="Times New Roman"/>
          <w:color w:val="000000" w:themeColor="text1"/>
          <w:sz w:val="16"/>
          <w:szCs w:val="16"/>
          <w:rPrChange w:id="20" w:author="ROHAYATI" w:date="2022-11-17T14:57:00Z">
            <w:rPr>
              <w:rFonts w:ascii="Times New Roman" w:hAnsi="Times New Roman" w:cs="Times New Roman"/>
              <w:b/>
              <w:color w:val="000000" w:themeColor="text1"/>
              <w:sz w:val="16"/>
              <w:szCs w:val="16"/>
            </w:rPr>
          </w:rPrChange>
        </w:rPr>
        <w:t>SAMIJF/LKM-LA/11-2022/152</w:t>
      </w:r>
    </w:ins>
  </w:p>
  <w:p w:rsidR="00F33B45" w:rsidRPr="001A1104" w:rsidDel="007B3683" w:rsidRDefault="00F33B45" w:rsidP="00F33B45">
    <w:pPr>
      <w:pStyle w:val="Default"/>
      <w:spacing w:line="276" w:lineRule="auto"/>
      <w:rPr>
        <w:del w:id="21" w:author="ROHAYATI" w:date="2022-11-17T14:57:00Z"/>
        <w:i/>
        <w:color w:val="000000" w:themeColor="text1"/>
        <w:sz w:val="16"/>
        <w:szCs w:val="16"/>
        <w:lang w:val="en-US"/>
      </w:rPr>
    </w:pPr>
    <w:del w:id="22" w:author="ROHAYATI" w:date="2022-11-17T14:57:00Z">
      <w:r w:rsidRPr="001A1104" w:rsidDel="007B3683">
        <w:rPr>
          <w:color w:val="000000" w:themeColor="text1"/>
          <w:sz w:val="16"/>
          <w:szCs w:val="16"/>
          <w:lang w:val="en-US"/>
        </w:rPr>
        <w:delText xml:space="preserve">………………………… </w:delText>
      </w:r>
      <w:r w:rsidRPr="001A1104" w:rsidDel="007B3683">
        <w:rPr>
          <w:i/>
          <w:color w:val="000000" w:themeColor="text1"/>
          <w:sz w:val="16"/>
          <w:szCs w:val="16"/>
          <w:lang w:val="en-US"/>
        </w:rPr>
        <w:delText>[Nomor kontrak PIC: Legal]</w:delText>
      </w:r>
    </w:del>
  </w:p>
  <w:p w:rsidR="00B42BD1" w:rsidRPr="00AB55DC" w:rsidRDefault="00AB55DC" w:rsidP="00AB55DC">
    <w:pPr>
      <w:pStyle w:val="Default"/>
      <w:rPr>
        <w:color w:val="000000" w:themeColor="text1"/>
        <w:sz w:val="16"/>
        <w:szCs w:val="16"/>
      </w:rPr>
    </w:pPr>
    <w:r w:rsidRPr="00AB55DC">
      <w:rPr>
        <w:bCs/>
        <w:color w:val="000000" w:themeColor="text1"/>
        <w:sz w:val="16"/>
        <w:szCs w:val="16"/>
      </w:rPr>
      <w:t>LABORATORIUM MEDIS CITO CABANG KUDUS</w:t>
    </w:r>
    <w:r w:rsidRPr="00AB55DC">
      <w:rPr>
        <w:color w:val="000000" w:themeColor="text1"/>
        <w:sz w:val="16"/>
        <w:szCs w:val="16"/>
        <w:lang w:val="en-US"/>
      </w:rPr>
      <w:t xml:space="preserve">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7739" w:rsidRDefault="00B07739" w:rsidP="001A0EC8">
      <w:pPr>
        <w:spacing w:after="0" w:line="240" w:lineRule="auto"/>
      </w:pPr>
      <w:r>
        <w:separator/>
      </w:r>
    </w:p>
  </w:footnote>
  <w:footnote w:type="continuationSeparator" w:id="0">
    <w:p w:rsidR="00B07739" w:rsidRDefault="00B07739"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631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11D39D7"/>
    <w:multiLevelType w:val="hybridMultilevel"/>
    <w:tmpl w:val="575280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8"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1"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4"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6"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8"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8"/>
  </w:num>
  <w:num w:numId="3">
    <w:abstractNumId w:val="31"/>
  </w:num>
  <w:num w:numId="4">
    <w:abstractNumId w:val="37"/>
  </w:num>
  <w:num w:numId="5">
    <w:abstractNumId w:val="4"/>
  </w:num>
  <w:num w:numId="6">
    <w:abstractNumId w:val="12"/>
  </w:num>
  <w:num w:numId="7">
    <w:abstractNumId w:val="36"/>
  </w:num>
  <w:num w:numId="8">
    <w:abstractNumId w:val="23"/>
  </w:num>
  <w:num w:numId="9">
    <w:abstractNumId w:val="15"/>
  </w:num>
  <w:num w:numId="10">
    <w:abstractNumId w:val="28"/>
  </w:num>
  <w:num w:numId="11">
    <w:abstractNumId w:val="24"/>
  </w:num>
  <w:num w:numId="12">
    <w:abstractNumId w:val="19"/>
  </w:num>
  <w:num w:numId="13">
    <w:abstractNumId w:val="17"/>
  </w:num>
  <w:num w:numId="14">
    <w:abstractNumId w:val="20"/>
  </w:num>
  <w:num w:numId="15">
    <w:abstractNumId w:val="29"/>
  </w:num>
  <w:num w:numId="16">
    <w:abstractNumId w:val="14"/>
  </w:num>
  <w:num w:numId="17">
    <w:abstractNumId w:val="26"/>
  </w:num>
  <w:num w:numId="18">
    <w:abstractNumId w:val="34"/>
  </w:num>
  <w:num w:numId="19">
    <w:abstractNumId w:val="32"/>
  </w:num>
  <w:num w:numId="20">
    <w:abstractNumId w:val="5"/>
  </w:num>
  <w:num w:numId="21">
    <w:abstractNumId w:val="33"/>
  </w:num>
  <w:num w:numId="22">
    <w:abstractNumId w:val="35"/>
  </w:num>
  <w:num w:numId="23">
    <w:abstractNumId w:val="22"/>
  </w:num>
  <w:num w:numId="24">
    <w:abstractNumId w:val="7"/>
  </w:num>
  <w:num w:numId="25">
    <w:abstractNumId w:val="30"/>
  </w:num>
  <w:num w:numId="26">
    <w:abstractNumId w:val="6"/>
  </w:num>
  <w:num w:numId="27">
    <w:abstractNumId w:val="27"/>
  </w:num>
  <w:num w:numId="28">
    <w:abstractNumId w:val="13"/>
  </w:num>
  <w:num w:numId="29">
    <w:abstractNumId w:val="16"/>
  </w:num>
  <w:num w:numId="30">
    <w:abstractNumId w:val="9"/>
  </w:num>
  <w:num w:numId="31">
    <w:abstractNumId w:val="25"/>
  </w:num>
  <w:num w:numId="32">
    <w:abstractNumId w:val="11"/>
  </w:num>
  <w:num w:numId="3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num>
  <w:num w:numId="35">
    <w:abstractNumId w:val="8"/>
  </w:num>
  <w:num w:numId="36">
    <w:abstractNumId w:val="10"/>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comments="0" w:insDel="0" w:formatting="0"/>
  <w:trackRevisions/>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13CF4"/>
    <w:rsid w:val="00313F6B"/>
    <w:rsid w:val="003213F6"/>
    <w:rsid w:val="003505BA"/>
    <w:rsid w:val="003511FE"/>
    <w:rsid w:val="003567B4"/>
    <w:rsid w:val="0035701F"/>
    <w:rsid w:val="00361FDF"/>
    <w:rsid w:val="00364052"/>
    <w:rsid w:val="003646D6"/>
    <w:rsid w:val="00364ECB"/>
    <w:rsid w:val="00370997"/>
    <w:rsid w:val="00374E42"/>
    <w:rsid w:val="003750C5"/>
    <w:rsid w:val="00392558"/>
    <w:rsid w:val="003C5922"/>
    <w:rsid w:val="003E63D8"/>
    <w:rsid w:val="003F0264"/>
    <w:rsid w:val="003F4FD7"/>
    <w:rsid w:val="003F5ED0"/>
    <w:rsid w:val="003F74DB"/>
    <w:rsid w:val="004047AF"/>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49A7"/>
    <w:rsid w:val="00575435"/>
    <w:rsid w:val="005830C3"/>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1E1D"/>
    <w:rsid w:val="00762664"/>
    <w:rsid w:val="007749D3"/>
    <w:rsid w:val="0077700F"/>
    <w:rsid w:val="007771D6"/>
    <w:rsid w:val="00781168"/>
    <w:rsid w:val="00791E76"/>
    <w:rsid w:val="007A5FEB"/>
    <w:rsid w:val="007B00D8"/>
    <w:rsid w:val="007B1764"/>
    <w:rsid w:val="007B3683"/>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57E78"/>
    <w:rsid w:val="0086202A"/>
    <w:rsid w:val="00862B95"/>
    <w:rsid w:val="008640AB"/>
    <w:rsid w:val="0086459C"/>
    <w:rsid w:val="00864EFD"/>
    <w:rsid w:val="00870FE2"/>
    <w:rsid w:val="008712D5"/>
    <w:rsid w:val="00881FEF"/>
    <w:rsid w:val="00884943"/>
    <w:rsid w:val="008864DE"/>
    <w:rsid w:val="00886BF6"/>
    <w:rsid w:val="0089725F"/>
    <w:rsid w:val="008A15FE"/>
    <w:rsid w:val="008A38DF"/>
    <w:rsid w:val="008A77AD"/>
    <w:rsid w:val="008C06BD"/>
    <w:rsid w:val="008D10D9"/>
    <w:rsid w:val="008D4D6C"/>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0115"/>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2311"/>
    <w:rsid w:val="00A53C6B"/>
    <w:rsid w:val="00A57E41"/>
    <w:rsid w:val="00A62477"/>
    <w:rsid w:val="00A6360C"/>
    <w:rsid w:val="00A64D10"/>
    <w:rsid w:val="00A655A1"/>
    <w:rsid w:val="00A67E4C"/>
    <w:rsid w:val="00A701BC"/>
    <w:rsid w:val="00A80544"/>
    <w:rsid w:val="00A812BE"/>
    <w:rsid w:val="00A81572"/>
    <w:rsid w:val="00A87434"/>
    <w:rsid w:val="00A935F8"/>
    <w:rsid w:val="00AB39AE"/>
    <w:rsid w:val="00AB55DC"/>
    <w:rsid w:val="00AB77A2"/>
    <w:rsid w:val="00AC58E9"/>
    <w:rsid w:val="00AD185B"/>
    <w:rsid w:val="00AD3B24"/>
    <w:rsid w:val="00AD7185"/>
    <w:rsid w:val="00AF2584"/>
    <w:rsid w:val="00B02046"/>
    <w:rsid w:val="00B02DA1"/>
    <w:rsid w:val="00B04A0F"/>
    <w:rsid w:val="00B0726F"/>
    <w:rsid w:val="00B07739"/>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0731A"/>
    <w:rsid w:val="00E16BCC"/>
    <w:rsid w:val="00E20609"/>
    <w:rsid w:val="00E236C0"/>
    <w:rsid w:val="00E353B1"/>
    <w:rsid w:val="00E46359"/>
    <w:rsid w:val="00E47D9D"/>
    <w:rsid w:val="00E91B11"/>
    <w:rsid w:val="00E930F0"/>
    <w:rsid w:val="00E94CFB"/>
    <w:rsid w:val="00EA31F6"/>
    <w:rsid w:val="00EA7074"/>
    <w:rsid w:val="00EC55B9"/>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docId w15:val="{C1392DB9-8051-4789-80BD-E6CC262D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AF4D4-2F29-4E69-B9C3-AB682D519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1781</Words>
  <Characters>10158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11916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7</cp:revision>
  <cp:lastPrinted>2018-01-16T08:24:00Z</cp:lastPrinted>
  <dcterms:created xsi:type="dcterms:W3CDTF">2022-09-24T04:01:00Z</dcterms:created>
  <dcterms:modified xsi:type="dcterms:W3CDTF">2022-11-17T07:59:00Z</dcterms:modified>
</cp:coreProperties>
</file>