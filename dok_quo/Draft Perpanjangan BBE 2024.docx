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1640FE2" w14:textId="77777777" w:rsidR="00176442" w:rsidRPr="004F2AF7" w:rsidRDefault="00176442" w:rsidP="00D503DA">
      <w:pPr>
        <w:pStyle w:val="Default"/>
        <w:tabs>
          <w:tab w:val="left" w:pos="3420"/>
        </w:tabs>
        <w:spacing w:line="276" w:lineRule="auto"/>
        <w:jc w:val="center"/>
        <w:rPr>
          <w:b/>
          <w:bCs/>
          <w:color w:val="000000" w:themeColor="text1"/>
        </w:rPr>
      </w:pPr>
      <w:r w:rsidRPr="004F2AF7">
        <w:rPr>
          <w:b/>
          <w:bCs/>
          <w:color w:val="000000" w:themeColor="text1"/>
        </w:rPr>
        <w:t xml:space="preserve">PERJANJIAN </w:t>
      </w:r>
      <w:r w:rsidR="005B2481" w:rsidRPr="004F2AF7">
        <w:rPr>
          <w:b/>
          <w:bCs/>
          <w:color w:val="000000" w:themeColor="text1"/>
        </w:rPr>
        <w:t xml:space="preserve">KONTRAK </w:t>
      </w:r>
      <w:r w:rsidRPr="004F2AF7">
        <w:rPr>
          <w:b/>
          <w:bCs/>
          <w:color w:val="000000" w:themeColor="text1"/>
        </w:rPr>
        <w:t>KERJASAMA</w:t>
      </w:r>
    </w:p>
    <w:p w14:paraId="06C223FA" w14:textId="77777777" w:rsidR="00A62477" w:rsidRPr="004F2AF7" w:rsidRDefault="00A62477" w:rsidP="004F2AF7">
      <w:pPr>
        <w:pStyle w:val="Default"/>
        <w:spacing w:line="276" w:lineRule="auto"/>
        <w:jc w:val="center"/>
        <w:rPr>
          <w:color w:val="000000" w:themeColor="text1"/>
        </w:rPr>
      </w:pPr>
      <w:r w:rsidRPr="004F2AF7">
        <w:rPr>
          <w:b/>
          <w:bCs/>
          <w:color w:val="000000" w:themeColor="text1"/>
        </w:rPr>
        <w:t>antara</w:t>
      </w:r>
    </w:p>
    <w:p w14:paraId="741C82E9" w14:textId="28977556" w:rsidR="006A2502" w:rsidRPr="004F2AF7" w:rsidRDefault="006A2502" w:rsidP="006A2502">
      <w:pPr>
        <w:pStyle w:val="Default"/>
        <w:spacing w:line="276" w:lineRule="auto"/>
        <w:jc w:val="center"/>
        <w:rPr>
          <w:color w:val="000000" w:themeColor="text1"/>
          <w:lang w:val="en-US"/>
        </w:rPr>
      </w:pPr>
      <w:r>
        <w:rPr>
          <w:b/>
          <w:bCs/>
          <w:color w:val="000000" w:themeColor="text1"/>
          <w:lang w:val="en-US"/>
        </w:rPr>
        <w:t>PT. BIRU BAIK ELEKTRIKA</w:t>
      </w:r>
    </w:p>
    <w:p w14:paraId="2D36B944" w14:textId="77777777" w:rsidR="00176442" w:rsidRPr="004F2AF7" w:rsidRDefault="00176442" w:rsidP="004F2AF7">
      <w:pPr>
        <w:pStyle w:val="Default"/>
        <w:spacing w:line="276" w:lineRule="auto"/>
        <w:jc w:val="center"/>
        <w:rPr>
          <w:b/>
          <w:color w:val="000000" w:themeColor="text1"/>
        </w:rPr>
      </w:pPr>
      <w:r w:rsidRPr="004F2AF7">
        <w:rPr>
          <w:b/>
          <w:color w:val="000000" w:themeColor="text1"/>
        </w:rPr>
        <w:t>dengan</w:t>
      </w:r>
    </w:p>
    <w:p w14:paraId="276E3774" w14:textId="77777777" w:rsidR="00176442" w:rsidRPr="004F2AF7" w:rsidRDefault="00374E42" w:rsidP="004F2AF7">
      <w:pPr>
        <w:pStyle w:val="Default"/>
        <w:pBdr>
          <w:bottom w:val="double" w:sz="6" w:space="1" w:color="auto"/>
        </w:pBdr>
        <w:spacing w:line="276" w:lineRule="auto"/>
        <w:jc w:val="center"/>
        <w:rPr>
          <w:b/>
          <w:bCs/>
          <w:color w:val="000000" w:themeColor="text1"/>
        </w:rPr>
      </w:pPr>
      <w:r w:rsidRPr="004F2AF7">
        <w:rPr>
          <w:b/>
          <w:bCs/>
          <w:color w:val="000000" w:themeColor="text1"/>
        </w:rPr>
        <w:t xml:space="preserve">PT. </w:t>
      </w:r>
      <w:r w:rsidR="004C397A" w:rsidRPr="004F2AF7">
        <w:rPr>
          <w:b/>
          <w:bCs/>
          <w:color w:val="000000" w:themeColor="text1"/>
        </w:rPr>
        <w:t>SEMARANG AUTOCOMP MANUFACTURING INDONESIA</w:t>
      </w:r>
      <w:r w:rsidR="003567B4" w:rsidRPr="004F2AF7">
        <w:rPr>
          <w:b/>
          <w:bCs/>
          <w:color w:val="000000" w:themeColor="text1"/>
        </w:rPr>
        <w:t xml:space="preserve"> (PT.SAMI)</w:t>
      </w:r>
    </w:p>
    <w:p w14:paraId="6047668F" w14:textId="77777777" w:rsidR="00D503DA" w:rsidRDefault="00D503DA" w:rsidP="004F2AF7">
      <w:pPr>
        <w:pStyle w:val="Default"/>
        <w:spacing w:line="276" w:lineRule="auto"/>
        <w:jc w:val="center"/>
        <w:rPr>
          <w:color w:val="000000" w:themeColor="text1"/>
          <w:lang w:val="en-US"/>
        </w:rPr>
      </w:pPr>
      <w:r w:rsidRPr="00D503DA">
        <w:rPr>
          <w:color w:val="000000" w:themeColor="text1"/>
          <w:lang w:val="en-US"/>
        </w:rPr>
        <w:t>SAMIJF/LKM-LA/09-2024/122</w:t>
      </w:r>
    </w:p>
    <w:p w14:paraId="4A4E63D2" w14:textId="77777777" w:rsidR="00F33B45" w:rsidRPr="004F2AF7" w:rsidRDefault="00F33B45" w:rsidP="004F2AF7">
      <w:pPr>
        <w:pStyle w:val="Default"/>
        <w:spacing w:line="276" w:lineRule="auto"/>
        <w:jc w:val="center"/>
        <w:rPr>
          <w:color w:val="000000" w:themeColor="text1"/>
          <w:lang w:val="en-US"/>
        </w:rPr>
      </w:pPr>
    </w:p>
    <w:p w14:paraId="3C583B6B" w14:textId="3573FEAD" w:rsidR="00176442" w:rsidRPr="004F2AF7" w:rsidRDefault="00176442" w:rsidP="004F2AF7">
      <w:pPr>
        <w:pStyle w:val="Default"/>
        <w:spacing w:line="276" w:lineRule="auto"/>
        <w:jc w:val="both"/>
        <w:rPr>
          <w:color w:val="000000" w:themeColor="text1"/>
        </w:rPr>
      </w:pPr>
      <w:r w:rsidRPr="004F2AF7">
        <w:rPr>
          <w:color w:val="000000" w:themeColor="text1"/>
        </w:rPr>
        <w:t xml:space="preserve">Pada hari </w:t>
      </w:r>
      <w:r w:rsidR="002C3366">
        <w:rPr>
          <w:color w:val="000000" w:themeColor="text1"/>
          <w:lang w:val="en-US"/>
        </w:rPr>
        <w:t>Senin</w:t>
      </w:r>
      <w:r w:rsidR="006A2502">
        <w:rPr>
          <w:color w:val="000000" w:themeColor="text1"/>
          <w:lang w:val="en-US"/>
        </w:rPr>
        <w:t xml:space="preserve"> tanggal </w:t>
      </w:r>
      <w:r w:rsidR="00190761">
        <w:rPr>
          <w:color w:val="000000" w:themeColor="text1"/>
          <w:lang w:val="en-US"/>
        </w:rPr>
        <w:t>4</w:t>
      </w:r>
      <w:r w:rsidR="006A2502">
        <w:rPr>
          <w:color w:val="000000" w:themeColor="text1"/>
          <w:lang w:val="en-US"/>
        </w:rPr>
        <w:t xml:space="preserve"> </w:t>
      </w:r>
      <w:r w:rsidR="00065884">
        <w:rPr>
          <w:color w:val="000000" w:themeColor="text1"/>
          <w:lang w:val="en-US"/>
        </w:rPr>
        <w:t>September</w:t>
      </w:r>
      <w:r w:rsidR="006A2502">
        <w:rPr>
          <w:color w:val="000000" w:themeColor="text1"/>
          <w:lang w:val="en-US"/>
        </w:rPr>
        <w:t xml:space="preserve"> 202</w:t>
      </w:r>
      <w:r w:rsidR="00285C45">
        <w:rPr>
          <w:color w:val="000000" w:themeColor="text1"/>
          <w:lang w:val="en-US"/>
        </w:rPr>
        <w:t>4</w:t>
      </w:r>
      <w:r w:rsidR="00F33B45" w:rsidRPr="004F2AF7">
        <w:rPr>
          <w:i/>
          <w:color w:val="000000" w:themeColor="text1"/>
          <w:lang w:val="en-US"/>
        </w:rPr>
        <w:t xml:space="preserve"> </w:t>
      </w:r>
      <w:r w:rsidRPr="004F2AF7">
        <w:rPr>
          <w:color w:val="000000" w:themeColor="text1"/>
        </w:rPr>
        <w:t xml:space="preserve">bertempat di </w:t>
      </w:r>
      <w:r w:rsidR="003F4AC9">
        <w:rPr>
          <w:bCs/>
          <w:color w:val="000000" w:themeColor="text1"/>
          <w:lang w:val="en-US"/>
        </w:rPr>
        <w:t>Jepara</w:t>
      </w:r>
      <w:r w:rsidR="00A62477" w:rsidRPr="004F2AF7">
        <w:rPr>
          <w:color w:val="000000" w:themeColor="text1"/>
        </w:rPr>
        <w:t xml:space="preserve">, telah disepakati </w:t>
      </w:r>
      <w:r w:rsidRPr="004F2AF7">
        <w:rPr>
          <w:color w:val="000000" w:themeColor="text1"/>
        </w:rPr>
        <w:t xml:space="preserve">perjanjian </w:t>
      </w:r>
      <w:r w:rsidR="000F7A42" w:rsidRPr="004F2AF7">
        <w:rPr>
          <w:bCs/>
          <w:iCs/>
          <w:color w:val="000000" w:themeColor="text1"/>
        </w:rPr>
        <w:t>k</w:t>
      </w:r>
      <w:r w:rsidRPr="004F2AF7">
        <w:rPr>
          <w:bCs/>
          <w:iCs/>
          <w:color w:val="000000" w:themeColor="text1"/>
        </w:rPr>
        <w:t>e</w:t>
      </w:r>
      <w:r w:rsidR="00A81572" w:rsidRPr="004F2AF7">
        <w:rPr>
          <w:bCs/>
          <w:iCs/>
          <w:color w:val="000000" w:themeColor="text1"/>
        </w:rPr>
        <w:t>rjasama</w:t>
      </w:r>
      <w:r w:rsidR="003F5ED0" w:rsidRPr="004F2AF7">
        <w:rPr>
          <w:bCs/>
          <w:iCs/>
          <w:color w:val="000000" w:themeColor="text1"/>
        </w:rPr>
        <w:t xml:space="preserve"> </w:t>
      </w:r>
      <w:r w:rsidR="00A62477" w:rsidRPr="004F2AF7">
        <w:rPr>
          <w:color w:val="000000" w:themeColor="text1"/>
        </w:rPr>
        <w:t>oleh dan antara</w:t>
      </w:r>
      <w:r w:rsidRPr="004F2AF7">
        <w:rPr>
          <w:color w:val="000000" w:themeColor="text1"/>
        </w:rPr>
        <w:t xml:space="preserve">: </w:t>
      </w:r>
    </w:p>
    <w:p w14:paraId="1FEC4054" w14:textId="77777777" w:rsidR="001A1104" w:rsidRPr="004F2AF7" w:rsidRDefault="001A1104" w:rsidP="004F2AF7">
      <w:pPr>
        <w:pStyle w:val="Default"/>
        <w:spacing w:line="276" w:lineRule="auto"/>
        <w:jc w:val="both"/>
        <w:rPr>
          <w:color w:val="000000" w:themeColor="text1"/>
        </w:rPr>
      </w:pPr>
    </w:p>
    <w:p w14:paraId="456CA2CB" w14:textId="0EB2475A" w:rsidR="001A1104" w:rsidRPr="004F2AF7" w:rsidRDefault="001A1104" w:rsidP="004F2AF7">
      <w:pPr>
        <w:pStyle w:val="Default"/>
        <w:spacing w:line="276" w:lineRule="auto"/>
        <w:jc w:val="both"/>
        <w:rPr>
          <w:color w:val="000000" w:themeColor="text1"/>
        </w:rPr>
      </w:pPr>
      <w:r w:rsidRPr="004F2AF7">
        <w:rPr>
          <w:color w:val="000000" w:themeColor="text1"/>
        </w:rPr>
        <w:t>Nama</w:t>
      </w:r>
      <w:r w:rsidRPr="004F2AF7">
        <w:rPr>
          <w:color w:val="000000" w:themeColor="text1"/>
        </w:rPr>
        <w:tab/>
      </w:r>
      <w:r w:rsidRPr="004F2AF7">
        <w:rPr>
          <w:color w:val="000000" w:themeColor="text1"/>
        </w:rPr>
        <w:tab/>
        <w:t>:</w:t>
      </w:r>
      <w:r w:rsidR="006A2502">
        <w:rPr>
          <w:color w:val="000000" w:themeColor="text1"/>
          <w:lang w:val="en-US"/>
        </w:rPr>
        <w:t xml:space="preserve"> Irja Dinata</w:t>
      </w:r>
      <w:r w:rsidRPr="004F2AF7">
        <w:rPr>
          <w:color w:val="000000" w:themeColor="text1"/>
        </w:rPr>
        <w:t xml:space="preserve"> </w:t>
      </w:r>
    </w:p>
    <w:p w14:paraId="73AE1C23" w14:textId="6586D364" w:rsidR="001A1104" w:rsidRPr="00D503DA" w:rsidRDefault="001A1104" w:rsidP="004F2AF7">
      <w:pPr>
        <w:pStyle w:val="Default"/>
        <w:spacing w:line="276" w:lineRule="auto"/>
        <w:jc w:val="both"/>
        <w:rPr>
          <w:color w:val="000000" w:themeColor="text1"/>
          <w:lang w:val="en-US"/>
        </w:rPr>
      </w:pPr>
      <w:r w:rsidRPr="004F2AF7">
        <w:rPr>
          <w:color w:val="000000" w:themeColor="text1"/>
        </w:rPr>
        <w:t>Jabatan</w:t>
      </w:r>
      <w:r w:rsidRPr="004F2AF7">
        <w:rPr>
          <w:color w:val="000000" w:themeColor="text1"/>
        </w:rPr>
        <w:tab/>
      </w:r>
      <w:r w:rsidRPr="004F2AF7">
        <w:rPr>
          <w:color w:val="000000" w:themeColor="text1"/>
        </w:rPr>
        <w:tab/>
        <w:t xml:space="preserve">: </w:t>
      </w:r>
      <w:r w:rsidR="006A2502">
        <w:rPr>
          <w:color w:val="000000" w:themeColor="text1"/>
          <w:lang w:val="en-US"/>
        </w:rPr>
        <w:t>Direktur</w:t>
      </w:r>
    </w:p>
    <w:p w14:paraId="797A551C" w14:textId="3DFDF6F5" w:rsidR="001A1104" w:rsidRPr="00D503DA" w:rsidRDefault="001A1104" w:rsidP="00D503DA">
      <w:pPr>
        <w:pStyle w:val="Default"/>
        <w:spacing w:line="276" w:lineRule="auto"/>
        <w:ind w:left="1701" w:hanging="1723"/>
        <w:jc w:val="both"/>
        <w:rPr>
          <w:color w:val="000000" w:themeColor="text1"/>
          <w:lang w:val="en-US"/>
        </w:rPr>
      </w:pPr>
      <w:r w:rsidRPr="004F2AF7">
        <w:rPr>
          <w:color w:val="000000" w:themeColor="text1"/>
        </w:rPr>
        <w:t>Alamat kantor</w:t>
      </w:r>
      <w:r w:rsidR="006A2502">
        <w:rPr>
          <w:color w:val="000000" w:themeColor="text1"/>
          <w:lang w:val="en-US"/>
        </w:rPr>
        <w:t xml:space="preserve"> </w:t>
      </w:r>
      <w:r w:rsidRPr="004F2AF7">
        <w:rPr>
          <w:color w:val="000000" w:themeColor="text1"/>
        </w:rPr>
        <w:t xml:space="preserve">: </w:t>
      </w:r>
      <w:r w:rsidR="006A2502" w:rsidRPr="002C5384">
        <w:t xml:space="preserve">Perum Visar I Jalan Kenanga 2 No.5 Blok V/A9 </w:t>
      </w:r>
      <w:r w:rsidR="006A2502">
        <w:rPr>
          <w:color w:val="000000" w:themeColor="text1"/>
          <w:lang w:val="en-US"/>
        </w:rPr>
        <w:t>Cibinong - Bogor</w:t>
      </w:r>
    </w:p>
    <w:p w14:paraId="652010AD" w14:textId="5FA38160" w:rsidR="00041EE8" w:rsidRPr="004F2AF7" w:rsidRDefault="00041EE8" w:rsidP="004F2AF7">
      <w:pPr>
        <w:pStyle w:val="Default"/>
        <w:spacing w:line="276" w:lineRule="auto"/>
        <w:jc w:val="both"/>
        <w:rPr>
          <w:bCs/>
          <w:color w:val="000000" w:themeColor="text1"/>
        </w:rPr>
      </w:pPr>
      <w:r w:rsidRPr="004F2AF7">
        <w:rPr>
          <w:color w:val="000000" w:themeColor="text1"/>
        </w:rPr>
        <w:t xml:space="preserve">Bertindak untuk dan atas nama </w:t>
      </w:r>
      <w:r w:rsidR="00547C9B">
        <w:rPr>
          <w:color w:val="000000" w:themeColor="text1"/>
          <w:lang w:val="en-US"/>
        </w:rPr>
        <w:t>PT. Biru Baik Elektrika</w:t>
      </w:r>
      <w:r w:rsidRPr="004F2AF7">
        <w:rPr>
          <w:color w:val="000000" w:themeColor="text1"/>
        </w:rPr>
        <w:t xml:space="preserve">, untuk selanjutnya disebut </w:t>
      </w:r>
      <w:r w:rsidRPr="004F2AF7">
        <w:rPr>
          <w:b/>
          <w:bCs/>
          <w:color w:val="000000" w:themeColor="text1"/>
        </w:rPr>
        <w:t>Pihak Pertama.</w:t>
      </w:r>
    </w:p>
    <w:p w14:paraId="1A2CA048" w14:textId="77777777" w:rsidR="001A1104" w:rsidRPr="004F2AF7" w:rsidRDefault="001A1104" w:rsidP="004F2AF7">
      <w:pPr>
        <w:pStyle w:val="Default"/>
        <w:spacing w:line="276" w:lineRule="auto"/>
        <w:jc w:val="both"/>
        <w:rPr>
          <w:color w:val="000000" w:themeColor="text1"/>
        </w:rPr>
      </w:pPr>
    </w:p>
    <w:p w14:paraId="3D0D9F0E" w14:textId="1EA72927" w:rsidR="001A1104" w:rsidRPr="00D503DA" w:rsidRDefault="001A1104" w:rsidP="004F2AF7">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r w:rsidR="002C3366">
        <w:rPr>
          <w:color w:val="000000" w:themeColor="text1"/>
          <w:lang w:val="en-US"/>
        </w:rPr>
        <w:t>Kawasaki Nozomi</w:t>
      </w:r>
    </w:p>
    <w:p w14:paraId="4E9BBF11" w14:textId="77777777" w:rsidR="001A1104" w:rsidRPr="004F2AF7" w:rsidRDefault="001A1104" w:rsidP="004F2AF7">
      <w:pPr>
        <w:pStyle w:val="Default"/>
        <w:spacing w:line="276" w:lineRule="auto"/>
        <w:jc w:val="both"/>
        <w:rPr>
          <w:color w:val="000000" w:themeColor="text1"/>
        </w:rPr>
      </w:pPr>
      <w:r w:rsidRPr="004F2AF7">
        <w:rPr>
          <w:color w:val="000000" w:themeColor="text1"/>
        </w:rPr>
        <w:t>Jabatan</w:t>
      </w:r>
      <w:r w:rsidRPr="004F2AF7">
        <w:rPr>
          <w:color w:val="000000" w:themeColor="text1"/>
        </w:rPr>
        <w:tab/>
      </w:r>
      <w:r w:rsidRPr="004F2AF7">
        <w:rPr>
          <w:color w:val="000000" w:themeColor="text1"/>
        </w:rPr>
        <w:tab/>
        <w:t>: Direktur PT. Semarang Autocomp Manufacturing Indonesia</w:t>
      </w:r>
    </w:p>
    <w:p w14:paraId="47FDC6FE" w14:textId="77777777" w:rsidR="001A1104" w:rsidRDefault="001A1104" w:rsidP="004F2AF7">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r w:rsidR="00002861">
        <w:rPr>
          <w:color w:val="000000" w:themeColor="text1"/>
          <w:lang w:val="en-US"/>
        </w:rPr>
        <w:t xml:space="preserve">Head Office </w:t>
      </w:r>
      <w:r w:rsidRPr="004F2AF7">
        <w:rPr>
          <w:color w:val="000000" w:themeColor="text1"/>
        </w:rPr>
        <w:t>Jl. Walisongo Km. 9,8 Tugurejo, Tugu, Semarang, Jawa Tengah</w:t>
      </w:r>
    </w:p>
    <w:p w14:paraId="6DC7D39D" w14:textId="0DE27884" w:rsid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Branch Office </w:t>
      </w:r>
      <w:r w:rsidRPr="00041EE8">
        <w:rPr>
          <w:color w:val="000000" w:themeColor="text1"/>
        </w:rPr>
        <w:t>Jl.</w:t>
      </w:r>
      <w:r>
        <w:rPr>
          <w:color w:val="000000" w:themeColor="text1"/>
          <w:lang w:val="en-US"/>
        </w:rPr>
        <w:t xml:space="preserve"> Raya Jepara Kudus KM 28 D</w:t>
      </w:r>
      <w:r w:rsidR="0035313B">
        <w:rPr>
          <w:color w:val="000000" w:themeColor="text1"/>
          <w:lang w:val="en-US"/>
        </w:rPr>
        <w:t>s</w:t>
      </w:r>
      <w:r>
        <w:rPr>
          <w:color w:val="000000" w:themeColor="text1"/>
          <w:lang w:val="en-US"/>
        </w:rPr>
        <w:t xml:space="preserve">. Sengonbugel, Kec. Mayong </w:t>
      </w:r>
    </w:p>
    <w:p w14:paraId="260E29F8" w14:textId="44360E09" w:rsidR="00002861" w:rsidRP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Kab. Jepara</w:t>
      </w:r>
    </w:p>
    <w:p w14:paraId="086CD35B" w14:textId="77777777" w:rsidR="00041EE8" w:rsidRPr="004F2AF7" w:rsidRDefault="00041EE8" w:rsidP="004F2AF7">
      <w:pPr>
        <w:pStyle w:val="Default"/>
        <w:spacing w:line="276" w:lineRule="auto"/>
        <w:jc w:val="both"/>
        <w:rPr>
          <w:bCs/>
          <w:color w:val="000000" w:themeColor="text1"/>
        </w:rPr>
      </w:pPr>
      <w:r w:rsidRPr="004F2AF7">
        <w:rPr>
          <w:color w:val="000000" w:themeColor="text1"/>
        </w:rPr>
        <w:t>Bertindak untuk dan atas nama</w:t>
      </w:r>
      <w:r w:rsidR="0060474E" w:rsidRPr="004F2AF7">
        <w:rPr>
          <w:color w:val="000000" w:themeColor="text1"/>
        </w:rPr>
        <w:t xml:space="preserve"> </w:t>
      </w:r>
      <w:r w:rsidRPr="004F2AF7">
        <w:rPr>
          <w:color w:val="000000" w:themeColor="text1"/>
        </w:rPr>
        <w:t xml:space="preserve">PT. Semarang Autocomp Manufacturing Indonesia, untuk selanjutnya disebut </w:t>
      </w:r>
      <w:r w:rsidRPr="004F2AF7">
        <w:rPr>
          <w:b/>
          <w:bCs/>
          <w:color w:val="000000" w:themeColor="text1"/>
        </w:rPr>
        <w:t>Pihak Kedua.</w:t>
      </w:r>
    </w:p>
    <w:p w14:paraId="51F50FBE" w14:textId="77777777" w:rsidR="001A0EC8" w:rsidRPr="004F2AF7" w:rsidRDefault="001A0EC8" w:rsidP="004F2AF7">
      <w:pPr>
        <w:pStyle w:val="Default"/>
        <w:spacing w:line="276" w:lineRule="auto"/>
        <w:jc w:val="both"/>
        <w:rPr>
          <w:color w:val="000000" w:themeColor="text1"/>
        </w:rPr>
      </w:pPr>
    </w:p>
    <w:p w14:paraId="4169C304" w14:textId="77777777" w:rsidR="007F2280" w:rsidRPr="004F2AF7" w:rsidRDefault="00B752B9" w:rsidP="004F2AF7">
      <w:pPr>
        <w:pStyle w:val="Default"/>
        <w:spacing w:line="276" w:lineRule="auto"/>
        <w:jc w:val="both"/>
        <w:rPr>
          <w:color w:val="000000" w:themeColor="text1"/>
        </w:rPr>
      </w:pPr>
      <w:r w:rsidRPr="004F2AF7">
        <w:rPr>
          <w:b/>
          <w:color w:val="000000" w:themeColor="text1"/>
        </w:rPr>
        <w:t>Pihak Pertama</w:t>
      </w:r>
      <w:r w:rsidRPr="004F2AF7">
        <w:rPr>
          <w:color w:val="000000" w:themeColor="text1"/>
        </w:rPr>
        <w:t xml:space="preserve"> dan </w:t>
      </w:r>
      <w:r w:rsidR="00055704" w:rsidRPr="004F2AF7">
        <w:rPr>
          <w:b/>
          <w:color w:val="000000" w:themeColor="text1"/>
        </w:rPr>
        <w:t>Pihak Kedua</w:t>
      </w:r>
      <w:r w:rsidR="00052833" w:rsidRPr="004F2AF7">
        <w:rPr>
          <w:color w:val="000000" w:themeColor="text1"/>
        </w:rPr>
        <w:t xml:space="preserve"> </w:t>
      </w:r>
      <w:r w:rsidR="00B674C0" w:rsidRPr="004F2AF7">
        <w:rPr>
          <w:color w:val="000000" w:themeColor="text1"/>
        </w:rPr>
        <w:t xml:space="preserve">masing - </w:t>
      </w:r>
      <w:r w:rsidRPr="004F2AF7">
        <w:rPr>
          <w:color w:val="000000" w:themeColor="text1"/>
        </w:rPr>
        <w:t>masing dis</w:t>
      </w:r>
      <w:r w:rsidR="00B674C0" w:rsidRPr="004F2AF7">
        <w:rPr>
          <w:color w:val="000000" w:themeColor="text1"/>
        </w:rPr>
        <w:t xml:space="preserve">ebut </w:t>
      </w:r>
      <w:r w:rsidR="00B674C0" w:rsidRPr="004F2AF7">
        <w:rPr>
          <w:b/>
          <w:color w:val="000000" w:themeColor="text1"/>
        </w:rPr>
        <w:t>Pihak</w:t>
      </w:r>
      <w:r w:rsidR="00B674C0" w:rsidRPr="004F2AF7">
        <w:rPr>
          <w:color w:val="000000" w:themeColor="text1"/>
        </w:rPr>
        <w:t xml:space="preserve"> dan secara bersama - </w:t>
      </w:r>
      <w:r w:rsidR="00052833" w:rsidRPr="004F2AF7">
        <w:rPr>
          <w:color w:val="000000" w:themeColor="text1"/>
        </w:rPr>
        <w:t xml:space="preserve">sama disebut </w:t>
      </w:r>
      <w:r w:rsidR="00052833" w:rsidRPr="004F2AF7">
        <w:rPr>
          <w:b/>
          <w:color w:val="000000" w:themeColor="text1"/>
        </w:rPr>
        <w:t xml:space="preserve">Para </w:t>
      </w:r>
      <w:r w:rsidRPr="004F2AF7">
        <w:rPr>
          <w:b/>
          <w:color w:val="000000" w:themeColor="text1"/>
        </w:rPr>
        <w:t>Pihak</w:t>
      </w:r>
      <w:r w:rsidRPr="004F2AF7">
        <w:rPr>
          <w:color w:val="000000" w:themeColor="text1"/>
        </w:rPr>
        <w:t>.</w:t>
      </w:r>
    </w:p>
    <w:p w14:paraId="116B45E0" w14:textId="77777777" w:rsidR="000F7A42" w:rsidRPr="004F2AF7" w:rsidRDefault="000F7A42" w:rsidP="004F2AF7">
      <w:pPr>
        <w:pStyle w:val="Default"/>
        <w:spacing w:line="276" w:lineRule="auto"/>
        <w:jc w:val="both"/>
        <w:rPr>
          <w:color w:val="000000" w:themeColor="text1"/>
        </w:rPr>
      </w:pPr>
    </w:p>
    <w:p w14:paraId="5B64588C" w14:textId="77777777" w:rsidR="00176442" w:rsidRPr="004F2AF7" w:rsidRDefault="00B674C0" w:rsidP="004F2AF7">
      <w:pPr>
        <w:pStyle w:val="Default"/>
        <w:spacing w:line="276" w:lineRule="auto"/>
        <w:jc w:val="both"/>
        <w:rPr>
          <w:color w:val="000000" w:themeColor="text1"/>
        </w:rPr>
      </w:pPr>
      <w:r w:rsidRPr="004F2AF7">
        <w:rPr>
          <w:b/>
          <w:color w:val="000000" w:themeColor="text1"/>
        </w:rPr>
        <w:t>Para Pihak</w:t>
      </w:r>
      <w:r w:rsidR="00176442" w:rsidRPr="004F2AF7">
        <w:rPr>
          <w:color w:val="000000" w:themeColor="text1"/>
        </w:rPr>
        <w:t xml:space="preserve"> dengan ini menerangkan terlebih dahulu: </w:t>
      </w:r>
    </w:p>
    <w:p w14:paraId="33A5D936" w14:textId="4299B05D" w:rsidR="00E94CFB" w:rsidRPr="004F2AF7" w:rsidRDefault="000F7A42" w:rsidP="004F2AF7">
      <w:pPr>
        <w:pStyle w:val="Default"/>
        <w:numPr>
          <w:ilvl w:val="0"/>
          <w:numId w:val="7"/>
        </w:numPr>
        <w:spacing w:line="276" w:lineRule="auto"/>
        <w:ind w:left="567" w:hanging="567"/>
        <w:jc w:val="both"/>
        <w:rPr>
          <w:color w:val="000000" w:themeColor="text1"/>
        </w:rPr>
      </w:pPr>
      <w:r w:rsidRPr="004F2AF7">
        <w:rPr>
          <w:b/>
          <w:bCs/>
          <w:color w:val="000000" w:themeColor="text1"/>
        </w:rPr>
        <w:t>Pihak Pertama</w:t>
      </w:r>
      <w:r w:rsidRPr="004F2AF7">
        <w:rPr>
          <w:bCs/>
          <w:color w:val="000000" w:themeColor="text1"/>
        </w:rPr>
        <w:t xml:space="preserve"> </w:t>
      </w:r>
      <w:r w:rsidR="007F2280" w:rsidRPr="004F2AF7">
        <w:rPr>
          <w:bCs/>
          <w:color w:val="000000" w:themeColor="text1"/>
        </w:rPr>
        <w:t>adalah</w:t>
      </w:r>
      <w:r w:rsidR="00052833" w:rsidRPr="004F2AF7">
        <w:rPr>
          <w:bCs/>
          <w:color w:val="000000" w:themeColor="text1"/>
        </w:rPr>
        <w:t xml:space="preserve"> </w:t>
      </w:r>
      <w:r w:rsidR="000532DC" w:rsidRPr="004F2AF7">
        <w:rPr>
          <w:color w:val="000000" w:themeColor="text1"/>
        </w:rPr>
        <w:t xml:space="preserve">perusahaan </w:t>
      </w:r>
      <w:r w:rsidR="006A2502" w:rsidRPr="004F2AF7">
        <w:rPr>
          <w:color w:val="000000" w:themeColor="text1"/>
        </w:rPr>
        <w:t>perusahaan</w:t>
      </w:r>
      <w:r w:rsidR="006A2502">
        <w:rPr>
          <w:i/>
          <w:color w:val="000000" w:themeColor="text1"/>
          <w:lang w:val="en-US"/>
        </w:rPr>
        <w:t xml:space="preserve"> </w:t>
      </w:r>
      <w:r w:rsidR="006A2502" w:rsidRPr="00D503DA">
        <w:rPr>
          <w:color w:val="000000" w:themeColor="text1"/>
          <w:lang w:val="en-US"/>
        </w:rPr>
        <w:t>yang</w:t>
      </w:r>
      <w:r w:rsidR="006A2502" w:rsidRPr="00D503DA">
        <w:rPr>
          <w:i/>
          <w:color w:val="000000" w:themeColor="text1"/>
          <w:lang w:val="en-US"/>
        </w:rPr>
        <w:t xml:space="preserve"> </w:t>
      </w:r>
      <w:r w:rsidR="006A2502" w:rsidRPr="00D503DA">
        <w:rPr>
          <w:color w:val="000000" w:themeColor="text1"/>
          <w:lang w:val="en-US"/>
        </w:rPr>
        <w:t>bergerak di</w:t>
      </w:r>
      <w:r w:rsidR="006A2502">
        <w:rPr>
          <w:color w:val="000000" w:themeColor="text1"/>
          <w:lang w:val="en-US"/>
        </w:rPr>
        <w:t xml:space="preserve"> </w:t>
      </w:r>
      <w:r w:rsidR="006A2502" w:rsidRPr="00D503DA">
        <w:rPr>
          <w:color w:val="000000" w:themeColor="text1"/>
          <w:lang w:val="en-US"/>
        </w:rPr>
        <w:t>bidang Perdagangan dan Konstruksi</w:t>
      </w:r>
      <w:r w:rsidR="006A2502" w:rsidRPr="004F2AF7">
        <w:rPr>
          <w:i/>
          <w:color w:val="000000" w:themeColor="text1"/>
        </w:rPr>
        <w:t xml:space="preserve"> </w:t>
      </w:r>
      <w:r w:rsidR="00D21C54" w:rsidRPr="004F2AF7">
        <w:rPr>
          <w:color w:val="000000" w:themeColor="text1"/>
        </w:rPr>
        <w:t xml:space="preserve">sesuai </w:t>
      </w:r>
      <w:r w:rsidR="00052833" w:rsidRPr="004F2AF7">
        <w:rPr>
          <w:color w:val="000000" w:themeColor="text1"/>
        </w:rPr>
        <w:t xml:space="preserve">Akta No. </w:t>
      </w:r>
      <w:r w:rsidR="006A2502">
        <w:rPr>
          <w:color w:val="000000" w:themeColor="text1"/>
          <w:lang w:val="en-US"/>
        </w:rPr>
        <w:t xml:space="preserve">11 </w:t>
      </w:r>
      <w:r w:rsidR="006A2502" w:rsidRPr="004F2AF7">
        <w:rPr>
          <w:color w:val="000000" w:themeColor="text1"/>
        </w:rPr>
        <w:t xml:space="preserve">tanggal </w:t>
      </w:r>
      <w:r w:rsidR="006A2502">
        <w:rPr>
          <w:color w:val="000000" w:themeColor="text1"/>
          <w:lang w:val="en-US"/>
        </w:rPr>
        <w:t xml:space="preserve">17 April 2021 </w:t>
      </w:r>
      <w:r w:rsidR="00451346" w:rsidRPr="004F2AF7">
        <w:rPr>
          <w:color w:val="000000" w:themeColor="text1"/>
        </w:rPr>
        <w:t xml:space="preserve">yang dibuat </w:t>
      </w:r>
      <w:r w:rsidR="006A2502">
        <w:rPr>
          <w:color w:val="000000" w:themeColor="text1"/>
          <w:lang w:val="en-US"/>
        </w:rPr>
        <w:t>Tn. Fabian Falisha</w:t>
      </w:r>
      <w:r w:rsidR="006A2502" w:rsidRPr="004F2AF7">
        <w:rPr>
          <w:color w:val="000000" w:themeColor="text1"/>
        </w:rPr>
        <w:t>, Sarjana Hukum</w:t>
      </w:r>
      <w:r w:rsidR="006A2502">
        <w:rPr>
          <w:color w:val="000000" w:themeColor="text1"/>
          <w:lang w:val="en-US"/>
        </w:rPr>
        <w:t xml:space="preserve">, Magister Kenotariatan, </w:t>
      </w:r>
      <w:r w:rsidR="00052833" w:rsidRPr="004F2AF7">
        <w:rPr>
          <w:color w:val="000000" w:themeColor="text1"/>
        </w:rPr>
        <w:t>Notaris di</w:t>
      </w:r>
      <w:r w:rsidR="00451346" w:rsidRPr="004F2AF7">
        <w:rPr>
          <w:color w:val="000000" w:themeColor="text1"/>
        </w:rPr>
        <w:t xml:space="preserve"> </w:t>
      </w:r>
      <w:r w:rsidR="006A2502">
        <w:rPr>
          <w:color w:val="000000" w:themeColor="text1"/>
          <w:lang w:val="en-US"/>
        </w:rPr>
        <w:t>Kabupaten Karawang</w:t>
      </w:r>
      <w:r w:rsidR="006A2502" w:rsidRPr="004F2AF7">
        <w:rPr>
          <w:color w:val="000000" w:themeColor="text1"/>
        </w:rPr>
        <w:t xml:space="preserve"> </w:t>
      </w:r>
      <w:r w:rsidR="00052833" w:rsidRPr="004F2AF7">
        <w:rPr>
          <w:color w:val="000000" w:themeColor="text1"/>
        </w:rPr>
        <w:t xml:space="preserve">dan telah memperoleh persetujuan dan pengesahan dari </w:t>
      </w:r>
      <w:r w:rsidR="006A2502" w:rsidRPr="004F2AF7">
        <w:rPr>
          <w:color w:val="000000" w:themeColor="text1"/>
        </w:rPr>
        <w:t xml:space="preserve">Menteri </w:t>
      </w:r>
      <w:r w:rsidR="006A2502">
        <w:rPr>
          <w:color w:val="000000" w:themeColor="text1"/>
          <w:lang w:val="en-US"/>
        </w:rPr>
        <w:t xml:space="preserve">Hukum dan Hak Asasi Manusia </w:t>
      </w:r>
      <w:r w:rsidR="006A2502" w:rsidRPr="004F2AF7">
        <w:rPr>
          <w:color w:val="000000" w:themeColor="text1"/>
        </w:rPr>
        <w:t xml:space="preserve">Republik Indonesia No. </w:t>
      </w:r>
      <w:r w:rsidR="006A2502">
        <w:rPr>
          <w:color w:val="000000" w:themeColor="text1"/>
          <w:lang w:val="en-US"/>
        </w:rPr>
        <w:t xml:space="preserve">AHU-0026542.AH.01.01.Tahun 2021 </w:t>
      </w:r>
      <w:r w:rsidR="006A2502" w:rsidRPr="004F2AF7">
        <w:rPr>
          <w:color w:val="000000" w:themeColor="text1"/>
        </w:rPr>
        <w:t xml:space="preserve">tanggal </w:t>
      </w:r>
      <w:r w:rsidR="006A2502">
        <w:rPr>
          <w:color w:val="000000" w:themeColor="text1"/>
          <w:lang w:val="en-US"/>
        </w:rPr>
        <w:t>18 April 2021</w:t>
      </w:r>
      <w:r w:rsidR="006A2502" w:rsidRPr="004F2AF7">
        <w:rPr>
          <w:i/>
          <w:color w:val="000000" w:themeColor="text1"/>
          <w:lang w:val="en-US"/>
        </w:rPr>
        <w:t xml:space="preserve"> </w:t>
      </w:r>
      <w:r w:rsidR="009850FF" w:rsidRPr="004F2AF7">
        <w:rPr>
          <w:color w:val="000000" w:themeColor="text1"/>
        </w:rPr>
        <w:t xml:space="preserve">yang </w:t>
      </w:r>
      <w:r w:rsidR="00E94CFB" w:rsidRPr="004F2AF7">
        <w:rPr>
          <w:bCs/>
          <w:iCs/>
          <w:color w:val="000000" w:themeColor="text1"/>
        </w:rPr>
        <w:t xml:space="preserve">dalam </w:t>
      </w:r>
      <w:r w:rsidR="00DE3B51" w:rsidRPr="004F2AF7">
        <w:rPr>
          <w:bCs/>
          <w:iCs/>
          <w:color w:val="000000" w:themeColor="text1"/>
        </w:rPr>
        <w:t>perjanjian</w:t>
      </w:r>
      <w:r w:rsidR="00E94CFB" w:rsidRPr="004F2AF7">
        <w:rPr>
          <w:bCs/>
          <w:iCs/>
          <w:color w:val="000000" w:themeColor="text1"/>
        </w:rPr>
        <w:t xml:space="preserve"> ini </w:t>
      </w:r>
      <w:r w:rsidR="00723AC8" w:rsidRPr="004F2AF7">
        <w:rPr>
          <w:bCs/>
          <w:iCs/>
          <w:color w:val="000000" w:themeColor="text1"/>
        </w:rPr>
        <w:t xml:space="preserve">disebut </w:t>
      </w:r>
      <w:r w:rsidR="00E94CFB" w:rsidRPr="004F2AF7">
        <w:rPr>
          <w:bCs/>
          <w:iCs/>
          <w:color w:val="000000" w:themeColor="text1"/>
        </w:rPr>
        <w:t xml:space="preserve">sebagai </w:t>
      </w:r>
      <w:r w:rsidR="00EE253D">
        <w:rPr>
          <w:bCs/>
          <w:iCs/>
          <w:color w:val="000000" w:themeColor="text1"/>
        </w:rPr>
        <w:t>P</w:t>
      </w:r>
      <w:r w:rsidR="006A2502">
        <w:rPr>
          <w:bCs/>
          <w:iCs/>
          <w:color w:val="000000" w:themeColor="text1"/>
          <w:lang w:val="en-US"/>
        </w:rPr>
        <w:t>ENYEDIA JASA</w:t>
      </w:r>
      <w:r w:rsidR="000532DC" w:rsidRPr="004F2AF7">
        <w:rPr>
          <w:bCs/>
          <w:color w:val="000000" w:themeColor="text1"/>
        </w:rPr>
        <w:t>.</w:t>
      </w:r>
    </w:p>
    <w:p w14:paraId="7C8ACB19" w14:textId="00569508" w:rsidR="00176442" w:rsidRPr="004F2AF7" w:rsidRDefault="00055704" w:rsidP="004F2AF7">
      <w:pPr>
        <w:pStyle w:val="Default"/>
        <w:numPr>
          <w:ilvl w:val="0"/>
          <w:numId w:val="7"/>
        </w:numPr>
        <w:spacing w:line="276" w:lineRule="auto"/>
        <w:ind w:left="567" w:hanging="567"/>
        <w:jc w:val="both"/>
        <w:rPr>
          <w:color w:val="000000" w:themeColor="text1"/>
        </w:rPr>
      </w:pPr>
      <w:r w:rsidRPr="004F2AF7">
        <w:rPr>
          <w:b/>
          <w:bCs/>
          <w:color w:val="000000" w:themeColor="text1"/>
        </w:rPr>
        <w:t>Pihak Kedua</w:t>
      </w:r>
      <w:r w:rsidR="009850FF" w:rsidRPr="004F2AF7">
        <w:rPr>
          <w:bCs/>
          <w:color w:val="000000" w:themeColor="text1"/>
        </w:rPr>
        <w:t xml:space="preserve"> </w:t>
      </w:r>
      <w:r w:rsidR="007F2280" w:rsidRPr="004F2AF7">
        <w:rPr>
          <w:color w:val="000000" w:themeColor="text1"/>
        </w:rPr>
        <w:t xml:space="preserve">adalah </w:t>
      </w:r>
      <w:r w:rsidR="00105D1D" w:rsidRPr="004F2AF7">
        <w:rPr>
          <w:color w:val="000000" w:themeColor="text1"/>
        </w:rPr>
        <w:t xml:space="preserve">perusahaan yang bergerak di bidang manufacturing </w:t>
      </w:r>
      <w:r w:rsidR="00DE3B51" w:rsidRPr="004F2AF7">
        <w:rPr>
          <w:color w:val="000000" w:themeColor="text1"/>
        </w:rPr>
        <w:t>perakitan kabel kendaraan roda empat atau lebih</w:t>
      </w:r>
      <w:r w:rsidR="009850FF" w:rsidRPr="004F2AF7">
        <w:rPr>
          <w:color w:val="000000" w:themeColor="text1"/>
        </w:rPr>
        <w:t xml:space="preserve"> sesuai Akta pendirian No. 2 Tanggal 7 Januari 2002 yang dibuat dihadapan Ny. Rukmasanti Hardjasatya, Sarjana Hukum, Notaris di Jakarta dan telah memperoleh persetujuan dan pengesahan dari Menteri Kehakiman Republik Indonesia No. C.03916 HT.01.01.TH.2002 tanggal 11 Maret 2002 </w:t>
      </w:r>
      <w:r w:rsidR="00723AC8" w:rsidRPr="004F2AF7">
        <w:rPr>
          <w:color w:val="000000" w:themeColor="text1"/>
        </w:rPr>
        <w:t xml:space="preserve">yang </w:t>
      </w:r>
      <w:r w:rsidR="00DE3B51" w:rsidRPr="004F2AF7">
        <w:rPr>
          <w:color w:val="000000" w:themeColor="text1"/>
        </w:rPr>
        <w:t xml:space="preserve">dalam perjanjian ini </w:t>
      </w:r>
      <w:r w:rsidR="00723AC8" w:rsidRPr="004F2AF7">
        <w:rPr>
          <w:color w:val="000000" w:themeColor="text1"/>
        </w:rPr>
        <w:t xml:space="preserve">disebut </w:t>
      </w:r>
      <w:r w:rsidR="00DE3B51" w:rsidRPr="004F2AF7">
        <w:rPr>
          <w:color w:val="000000" w:themeColor="text1"/>
        </w:rPr>
        <w:t xml:space="preserve">sebagai </w:t>
      </w:r>
      <w:r w:rsidR="006A2502">
        <w:rPr>
          <w:color w:val="000000" w:themeColor="text1"/>
          <w:lang w:val="en-US"/>
        </w:rPr>
        <w:t>PENGGUNA JASA</w:t>
      </w:r>
      <w:r w:rsidR="000532DC" w:rsidRPr="004F2AF7">
        <w:rPr>
          <w:bCs/>
          <w:color w:val="000000" w:themeColor="text1"/>
        </w:rPr>
        <w:t>.</w:t>
      </w:r>
    </w:p>
    <w:p w14:paraId="739E8028" w14:textId="77777777" w:rsidR="001A1104" w:rsidRPr="004F2AF7" w:rsidRDefault="001A1104" w:rsidP="004F2AF7">
      <w:pPr>
        <w:pStyle w:val="Default"/>
        <w:spacing w:line="276" w:lineRule="auto"/>
        <w:jc w:val="both"/>
        <w:rPr>
          <w:color w:val="000000" w:themeColor="text1"/>
        </w:rPr>
      </w:pPr>
    </w:p>
    <w:p w14:paraId="0AD8F089" w14:textId="14A00F8D" w:rsidR="00B674C0" w:rsidRPr="00D503DA" w:rsidRDefault="00DE3B51" w:rsidP="004F2AF7">
      <w:pPr>
        <w:pStyle w:val="Default"/>
        <w:spacing w:line="276" w:lineRule="auto"/>
        <w:jc w:val="both"/>
        <w:rPr>
          <w:b/>
          <w:bCs/>
          <w:color w:val="000000" w:themeColor="text1"/>
          <w:lang w:val="en-US"/>
        </w:rPr>
      </w:pPr>
      <w:r w:rsidRPr="004F2AF7">
        <w:rPr>
          <w:color w:val="000000" w:themeColor="text1"/>
        </w:rPr>
        <w:t xml:space="preserve">Berdasarkan hal-hal diatas maka dengan ini </w:t>
      </w:r>
      <w:r w:rsidRPr="004F2AF7">
        <w:rPr>
          <w:b/>
          <w:color w:val="000000" w:themeColor="text1"/>
        </w:rPr>
        <w:t>Para Pihak</w:t>
      </w:r>
      <w:r w:rsidR="00176442" w:rsidRPr="004F2AF7">
        <w:rPr>
          <w:color w:val="000000" w:themeColor="text1"/>
        </w:rPr>
        <w:t xml:space="preserve"> sepakat </w:t>
      </w:r>
      <w:r w:rsidR="007F2280" w:rsidRPr="004F2AF7">
        <w:rPr>
          <w:color w:val="000000" w:themeColor="text1"/>
        </w:rPr>
        <w:t xml:space="preserve">membuat </w:t>
      </w:r>
      <w:r w:rsidR="00723AC8" w:rsidRPr="004F2AF7">
        <w:rPr>
          <w:color w:val="000000" w:themeColor="text1"/>
        </w:rPr>
        <w:t xml:space="preserve">perjanjian </w:t>
      </w:r>
      <w:r w:rsidR="00176442" w:rsidRPr="004F2AF7">
        <w:rPr>
          <w:color w:val="000000" w:themeColor="text1"/>
        </w:rPr>
        <w:t xml:space="preserve">kerjasama </w:t>
      </w:r>
      <w:r w:rsidR="007F2280" w:rsidRPr="004F2AF7">
        <w:rPr>
          <w:color w:val="000000" w:themeColor="text1"/>
        </w:rPr>
        <w:t>dengan</w:t>
      </w:r>
      <w:r w:rsidRPr="004F2AF7">
        <w:rPr>
          <w:color w:val="000000" w:themeColor="text1"/>
        </w:rPr>
        <w:t xml:space="preserve"> syarat-syarat</w:t>
      </w:r>
      <w:r w:rsidR="00FF0F60" w:rsidRPr="004F2AF7">
        <w:rPr>
          <w:color w:val="000000" w:themeColor="text1"/>
        </w:rPr>
        <w:t xml:space="preserve"> </w:t>
      </w:r>
      <w:r w:rsidRPr="004F2AF7">
        <w:rPr>
          <w:color w:val="000000" w:themeColor="text1"/>
        </w:rPr>
        <w:t>sebagai berikut</w:t>
      </w:r>
      <w:r w:rsidR="007F2280" w:rsidRPr="004F2AF7">
        <w:rPr>
          <w:color w:val="000000" w:themeColor="text1"/>
        </w:rPr>
        <w:t>:</w:t>
      </w:r>
    </w:p>
    <w:p w14:paraId="3F906FF7" w14:textId="77777777" w:rsidR="00176442" w:rsidRPr="004F2AF7" w:rsidRDefault="00176442" w:rsidP="004F2AF7">
      <w:pPr>
        <w:pStyle w:val="Default"/>
        <w:spacing w:line="276" w:lineRule="auto"/>
        <w:jc w:val="center"/>
        <w:rPr>
          <w:color w:val="000000" w:themeColor="text1"/>
        </w:rPr>
      </w:pPr>
      <w:r w:rsidRPr="004F2AF7">
        <w:rPr>
          <w:b/>
          <w:bCs/>
          <w:color w:val="000000" w:themeColor="text1"/>
        </w:rPr>
        <w:lastRenderedPageBreak/>
        <w:t>Pasal 1</w:t>
      </w:r>
    </w:p>
    <w:p w14:paraId="2324396A" w14:textId="77777777" w:rsidR="00F33B45" w:rsidRPr="004F2AF7" w:rsidRDefault="00DE3B51" w:rsidP="004F2AF7">
      <w:pPr>
        <w:pStyle w:val="Default"/>
        <w:spacing w:line="276" w:lineRule="auto"/>
        <w:jc w:val="center"/>
        <w:rPr>
          <w:b/>
          <w:bCs/>
          <w:color w:val="000000" w:themeColor="text1"/>
        </w:rPr>
      </w:pPr>
      <w:r w:rsidRPr="004F2AF7">
        <w:rPr>
          <w:b/>
          <w:bCs/>
          <w:color w:val="000000" w:themeColor="text1"/>
        </w:rPr>
        <w:t xml:space="preserve">Obyek Perjanjian </w:t>
      </w:r>
      <w:r w:rsidR="00F33B45" w:rsidRPr="004F2AF7">
        <w:rPr>
          <w:b/>
          <w:bCs/>
          <w:color w:val="000000" w:themeColor="text1"/>
          <w:lang w:val="en-US"/>
        </w:rPr>
        <w:t xml:space="preserve">&amp; </w:t>
      </w:r>
      <w:r w:rsidR="00F33B45" w:rsidRPr="004F2AF7">
        <w:rPr>
          <w:b/>
          <w:bCs/>
          <w:color w:val="000000" w:themeColor="text1"/>
        </w:rPr>
        <w:t>Harga</w:t>
      </w:r>
    </w:p>
    <w:p w14:paraId="3FBB5373" w14:textId="5A7D45D6" w:rsidR="00245D5B" w:rsidRPr="004F2AF7" w:rsidRDefault="00245D5B" w:rsidP="004F2AF7">
      <w:pPr>
        <w:pStyle w:val="Default"/>
        <w:numPr>
          <w:ilvl w:val="0"/>
          <w:numId w:val="22"/>
        </w:numPr>
        <w:spacing w:line="276" w:lineRule="auto"/>
        <w:ind w:left="567" w:hanging="567"/>
        <w:jc w:val="both"/>
        <w:rPr>
          <w:color w:val="000000" w:themeColor="text1"/>
        </w:rPr>
      </w:pPr>
      <w:r w:rsidRPr="004F2AF7">
        <w:rPr>
          <w:bCs/>
          <w:iCs/>
          <w:color w:val="000000" w:themeColor="text1"/>
        </w:rPr>
        <w:t xml:space="preserve">Objek perjanjian ini adalah pengadaan </w:t>
      </w:r>
      <w:r w:rsidR="00A922AF">
        <w:rPr>
          <w:bCs/>
          <w:iCs/>
          <w:color w:val="000000" w:themeColor="text1"/>
          <w:lang w:val="en-US"/>
        </w:rPr>
        <w:t>jasa Maintenance Panel</w:t>
      </w:r>
      <w:r w:rsidRPr="004F2AF7">
        <w:rPr>
          <w:bCs/>
          <w:iCs/>
          <w:color w:val="000000" w:themeColor="text1"/>
        </w:rPr>
        <w:t xml:space="preserve"> di </w:t>
      </w:r>
      <w:r w:rsidRPr="004F2AF7">
        <w:rPr>
          <w:color w:val="000000" w:themeColor="text1"/>
        </w:rPr>
        <w:t>PT. Semarang Autocomp Manufacturing Indonesia dengan detail produk</w:t>
      </w:r>
      <w:r w:rsidRPr="004F2AF7">
        <w:rPr>
          <w:bCs/>
          <w:iCs/>
          <w:color w:val="000000" w:themeColor="text1"/>
        </w:rPr>
        <w:t xml:space="preserve"> :</w:t>
      </w:r>
    </w:p>
    <w:tbl>
      <w:tblPr>
        <w:tblStyle w:val="TableGrid"/>
        <w:tblW w:w="4641" w:type="pct"/>
        <w:tblInd w:w="625" w:type="dxa"/>
        <w:tblLayout w:type="fixed"/>
        <w:tblLook w:val="04A0" w:firstRow="1" w:lastRow="0" w:firstColumn="1" w:lastColumn="0" w:noHBand="0" w:noVBand="1"/>
      </w:tblPr>
      <w:tblGrid>
        <w:gridCol w:w="541"/>
        <w:gridCol w:w="1349"/>
        <w:gridCol w:w="3689"/>
        <w:gridCol w:w="1259"/>
        <w:gridCol w:w="1532"/>
      </w:tblGrid>
      <w:tr w:rsidR="00285C45" w:rsidRPr="004F2AF7" w14:paraId="5C5F4C42" w14:textId="77777777" w:rsidTr="00285C45">
        <w:tc>
          <w:tcPr>
            <w:tcW w:w="323" w:type="pct"/>
          </w:tcPr>
          <w:p w14:paraId="107D489C" w14:textId="12ECFF6E" w:rsidR="00285C45" w:rsidRPr="004F2AF7" w:rsidRDefault="00285C45" w:rsidP="00D503DA">
            <w:pPr>
              <w:pStyle w:val="Default"/>
              <w:spacing w:line="276" w:lineRule="auto"/>
              <w:ind w:left="426" w:hanging="426"/>
              <w:jc w:val="center"/>
              <w:rPr>
                <w:color w:val="000000" w:themeColor="text1"/>
                <w:lang w:val="en-US"/>
              </w:rPr>
            </w:pPr>
            <w:r w:rsidRPr="004F2AF7">
              <w:rPr>
                <w:color w:val="000000" w:themeColor="text1"/>
                <w:lang w:val="en-US"/>
              </w:rPr>
              <w:t>No.</w:t>
            </w:r>
          </w:p>
        </w:tc>
        <w:tc>
          <w:tcPr>
            <w:tcW w:w="806" w:type="pct"/>
          </w:tcPr>
          <w:p w14:paraId="31573661" w14:textId="290FECE3" w:rsidR="00285C45" w:rsidRPr="004F2AF7" w:rsidRDefault="00285C45" w:rsidP="00D503DA">
            <w:pPr>
              <w:pStyle w:val="Default"/>
              <w:spacing w:line="276" w:lineRule="auto"/>
              <w:ind w:left="426" w:hanging="426"/>
              <w:jc w:val="center"/>
              <w:rPr>
                <w:color w:val="000000" w:themeColor="text1"/>
                <w:lang w:val="en-US"/>
              </w:rPr>
            </w:pPr>
            <w:r w:rsidRPr="004F2AF7">
              <w:rPr>
                <w:color w:val="000000" w:themeColor="text1"/>
                <w:lang w:val="en-US"/>
              </w:rPr>
              <w:t>Barang</w:t>
            </w:r>
          </w:p>
        </w:tc>
        <w:tc>
          <w:tcPr>
            <w:tcW w:w="2204" w:type="pct"/>
          </w:tcPr>
          <w:p w14:paraId="79CDF96E" w14:textId="62FF96B5" w:rsidR="00285C45" w:rsidRPr="004F2AF7" w:rsidRDefault="00285C45" w:rsidP="00D503DA">
            <w:pPr>
              <w:pStyle w:val="Default"/>
              <w:spacing w:line="276" w:lineRule="auto"/>
              <w:ind w:left="426" w:hanging="426"/>
              <w:jc w:val="center"/>
              <w:rPr>
                <w:color w:val="000000" w:themeColor="text1"/>
                <w:lang w:val="en-US"/>
              </w:rPr>
            </w:pPr>
            <w:r w:rsidRPr="004F2AF7">
              <w:rPr>
                <w:color w:val="000000" w:themeColor="text1"/>
                <w:lang w:val="en-US"/>
              </w:rPr>
              <w:t>Deskripsi</w:t>
            </w:r>
          </w:p>
        </w:tc>
        <w:tc>
          <w:tcPr>
            <w:tcW w:w="752" w:type="pct"/>
          </w:tcPr>
          <w:p w14:paraId="513CF8BB" w14:textId="02457A38" w:rsidR="00285C45" w:rsidRPr="004F2AF7" w:rsidRDefault="00285C45" w:rsidP="00D503DA">
            <w:pPr>
              <w:pStyle w:val="Default"/>
              <w:spacing w:line="276" w:lineRule="auto"/>
              <w:ind w:left="426" w:hanging="426"/>
              <w:jc w:val="center"/>
              <w:rPr>
                <w:color w:val="000000" w:themeColor="text1"/>
                <w:lang w:val="en-US"/>
              </w:rPr>
            </w:pPr>
            <w:r w:rsidRPr="004F2AF7">
              <w:rPr>
                <w:color w:val="000000" w:themeColor="text1"/>
                <w:lang w:val="en-US"/>
              </w:rPr>
              <w:t>Satuan</w:t>
            </w:r>
          </w:p>
        </w:tc>
        <w:tc>
          <w:tcPr>
            <w:tcW w:w="915" w:type="pct"/>
          </w:tcPr>
          <w:p w14:paraId="2B1EEC63" w14:textId="3E6E6F5D" w:rsidR="00285C45" w:rsidRPr="004F2AF7" w:rsidRDefault="00285C45" w:rsidP="00D503DA">
            <w:pPr>
              <w:pStyle w:val="Default"/>
              <w:spacing w:line="276" w:lineRule="auto"/>
              <w:ind w:left="426" w:hanging="426"/>
              <w:jc w:val="center"/>
              <w:rPr>
                <w:color w:val="000000" w:themeColor="text1"/>
                <w:lang w:val="en-US"/>
              </w:rPr>
            </w:pPr>
            <w:r w:rsidRPr="004F2AF7">
              <w:rPr>
                <w:color w:val="000000" w:themeColor="text1"/>
                <w:lang w:val="en-US"/>
              </w:rPr>
              <w:t>Garansi</w:t>
            </w:r>
          </w:p>
        </w:tc>
      </w:tr>
      <w:tr w:rsidR="00285C45" w:rsidRPr="004F2AF7" w14:paraId="544136AD" w14:textId="77777777" w:rsidTr="00285C45">
        <w:tc>
          <w:tcPr>
            <w:tcW w:w="323" w:type="pct"/>
          </w:tcPr>
          <w:p w14:paraId="4EFD65F4" w14:textId="2DB32565" w:rsidR="00285C45" w:rsidRPr="00D503DA" w:rsidRDefault="00285C45" w:rsidP="00D503DA">
            <w:pPr>
              <w:pStyle w:val="Default"/>
              <w:spacing w:line="276" w:lineRule="auto"/>
              <w:ind w:left="426" w:hanging="426"/>
              <w:rPr>
                <w:color w:val="000000" w:themeColor="text1"/>
              </w:rPr>
            </w:pPr>
            <w:r>
              <w:rPr>
                <w:color w:val="000000" w:themeColor="text1"/>
                <w:lang w:val="en-US"/>
              </w:rPr>
              <w:t>1</w:t>
            </w:r>
          </w:p>
        </w:tc>
        <w:tc>
          <w:tcPr>
            <w:tcW w:w="806" w:type="pct"/>
          </w:tcPr>
          <w:p w14:paraId="6A3D23A5" w14:textId="58990401" w:rsidR="00285C45" w:rsidRPr="004F2AF7" w:rsidRDefault="00285C45" w:rsidP="00D503DA">
            <w:pPr>
              <w:pStyle w:val="Default"/>
              <w:spacing w:line="276" w:lineRule="auto"/>
              <w:ind w:left="426" w:hanging="426"/>
              <w:rPr>
                <w:color w:val="000000" w:themeColor="text1"/>
              </w:rPr>
            </w:pPr>
            <w:r>
              <w:rPr>
                <w:color w:val="000000" w:themeColor="text1"/>
                <w:lang w:val="en-US"/>
              </w:rPr>
              <w:t>Jasa</w:t>
            </w:r>
          </w:p>
        </w:tc>
        <w:tc>
          <w:tcPr>
            <w:tcW w:w="2204" w:type="pct"/>
          </w:tcPr>
          <w:p w14:paraId="468D6142" w14:textId="478ED1BE" w:rsidR="00285C45" w:rsidRPr="004F2AF7" w:rsidRDefault="00285C45" w:rsidP="00D503DA">
            <w:pPr>
              <w:pStyle w:val="Default"/>
              <w:spacing w:line="276" w:lineRule="auto"/>
              <w:ind w:left="426" w:hanging="426"/>
              <w:rPr>
                <w:color w:val="000000" w:themeColor="text1"/>
              </w:rPr>
            </w:pPr>
            <w:commentRangeStart w:id="0"/>
            <w:r>
              <w:rPr>
                <w:color w:val="000000" w:themeColor="text1"/>
                <w:lang w:val="en-US"/>
              </w:rPr>
              <w:t>Maintenance Panel</w:t>
            </w:r>
            <w:commentRangeEnd w:id="0"/>
            <w:r>
              <w:rPr>
                <w:rStyle w:val="CommentReference"/>
                <w:rFonts w:asciiTheme="minorHAnsi" w:hAnsiTheme="minorHAnsi"/>
                <w:color w:val="auto"/>
              </w:rPr>
              <w:commentReference w:id="0"/>
            </w:r>
          </w:p>
        </w:tc>
        <w:tc>
          <w:tcPr>
            <w:tcW w:w="752" w:type="pct"/>
          </w:tcPr>
          <w:p w14:paraId="78B6031A" w14:textId="013B6EE3" w:rsidR="00285C45" w:rsidRPr="00D503DA" w:rsidRDefault="00285C45" w:rsidP="00D503DA">
            <w:pPr>
              <w:pStyle w:val="Default"/>
              <w:spacing w:line="276" w:lineRule="auto"/>
              <w:ind w:left="426" w:hanging="426"/>
              <w:rPr>
                <w:color w:val="000000" w:themeColor="text1"/>
              </w:rPr>
            </w:pPr>
            <w:r>
              <w:rPr>
                <w:color w:val="000000" w:themeColor="text1"/>
                <w:lang w:val="en-US"/>
              </w:rPr>
              <w:t>1 Lot</w:t>
            </w:r>
          </w:p>
        </w:tc>
        <w:tc>
          <w:tcPr>
            <w:tcW w:w="915" w:type="pct"/>
          </w:tcPr>
          <w:p w14:paraId="79A1EE55" w14:textId="4DF3A2EA" w:rsidR="00285C45" w:rsidRPr="004F2AF7" w:rsidRDefault="00285C45" w:rsidP="00D503DA">
            <w:pPr>
              <w:pStyle w:val="Default"/>
              <w:spacing w:line="276" w:lineRule="auto"/>
              <w:ind w:left="426" w:hanging="426"/>
              <w:rPr>
                <w:color w:val="000000" w:themeColor="text1"/>
                <w:lang w:val="en-US"/>
              </w:rPr>
            </w:pPr>
            <w:commentRangeStart w:id="1"/>
            <w:r>
              <w:rPr>
                <w:color w:val="000000" w:themeColor="text1"/>
                <w:lang w:val="en-US"/>
              </w:rPr>
              <w:t>6 Bulan</w:t>
            </w:r>
            <w:commentRangeEnd w:id="1"/>
            <w:r>
              <w:rPr>
                <w:rStyle w:val="CommentReference"/>
                <w:rFonts w:asciiTheme="minorHAnsi" w:hAnsiTheme="minorHAnsi"/>
                <w:color w:val="auto"/>
              </w:rPr>
              <w:commentReference w:id="1"/>
            </w:r>
          </w:p>
        </w:tc>
      </w:tr>
      <w:tr w:rsidR="00285C45" w14:paraId="01D2FF84" w14:textId="77777777" w:rsidTr="00285C45">
        <w:tc>
          <w:tcPr>
            <w:tcW w:w="323" w:type="pct"/>
          </w:tcPr>
          <w:p w14:paraId="725A3072" w14:textId="4AB5A61A" w:rsidR="00285C45" w:rsidRPr="00D503DA" w:rsidRDefault="00285C45" w:rsidP="00D503DA">
            <w:pPr>
              <w:pStyle w:val="Default"/>
              <w:spacing w:line="276" w:lineRule="auto"/>
              <w:rPr>
                <w:color w:val="000000" w:themeColor="text1"/>
                <w:lang w:val="en-US"/>
              </w:rPr>
            </w:pPr>
            <w:r>
              <w:rPr>
                <w:color w:val="000000" w:themeColor="text1"/>
                <w:lang w:val="en-US"/>
              </w:rPr>
              <w:t>2</w:t>
            </w:r>
          </w:p>
        </w:tc>
        <w:tc>
          <w:tcPr>
            <w:tcW w:w="806" w:type="pct"/>
          </w:tcPr>
          <w:p w14:paraId="09017237" w14:textId="0AE838DE" w:rsidR="00285C45" w:rsidRPr="00D503DA" w:rsidRDefault="00285C45" w:rsidP="00D503DA">
            <w:pPr>
              <w:pStyle w:val="Default"/>
              <w:spacing w:line="276" w:lineRule="auto"/>
              <w:rPr>
                <w:color w:val="000000" w:themeColor="text1"/>
                <w:lang w:val="en-US"/>
              </w:rPr>
            </w:pPr>
            <w:r>
              <w:rPr>
                <w:color w:val="000000" w:themeColor="text1"/>
                <w:lang w:val="en-US"/>
              </w:rPr>
              <w:t>Jasa</w:t>
            </w:r>
          </w:p>
        </w:tc>
        <w:tc>
          <w:tcPr>
            <w:tcW w:w="2204" w:type="pct"/>
          </w:tcPr>
          <w:p w14:paraId="17875192" w14:textId="7D13CAE5" w:rsidR="00285C45" w:rsidRPr="00D503DA" w:rsidRDefault="00285C45" w:rsidP="00D503DA">
            <w:pPr>
              <w:pStyle w:val="Default"/>
              <w:spacing w:line="276" w:lineRule="auto"/>
              <w:rPr>
                <w:color w:val="000000" w:themeColor="text1"/>
                <w:lang w:val="en-US"/>
              </w:rPr>
            </w:pPr>
            <w:r>
              <w:rPr>
                <w:color w:val="000000" w:themeColor="text1"/>
                <w:lang w:val="en-US"/>
              </w:rPr>
              <w:t>Modifikasi Capacitor Bank</w:t>
            </w:r>
          </w:p>
        </w:tc>
        <w:tc>
          <w:tcPr>
            <w:tcW w:w="752" w:type="pct"/>
          </w:tcPr>
          <w:p w14:paraId="669D232B" w14:textId="3C879B17" w:rsidR="00285C45" w:rsidRPr="00D503DA" w:rsidRDefault="00285C45" w:rsidP="00D503DA">
            <w:pPr>
              <w:pStyle w:val="Default"/>
              <w:spacing w:line="276" w:lineRule="auto"/>
              <w:rPr>
                <w:color w:val="000000" w:themeColor="text1"/>
                <w:lang w:val="en-US"/>
              </w:rPr>
            </w:pPr>
            <w:r>
              <w:rPr>
                <w:color w:val="000000" w:themeColor="text1"/>
                <w:lang w:val="en-US"/>
              </w:rPr>
              <w:t>1 Lot</w:t>
            </w:r>
          </w:p>
        </w:tc>
        <w:tc>
          <w:tcPr>
            <w:tcW w:w="915" w:type="pct"/>
          </w:tcPr>
          <w:p w14:paraId="355B121F" w14:textId="14896D04" w:rsidR="00285C45" w:rsidRPr="00D503DA" w:rsidRDefault="00285C45" w:rsidP="00D503DA">
            <w:pPr>
              <w:pStyle w:val="Default"/>
              <w:spacing w:line="276" w:lineRule="auto"/>
              <w:rPr>
                <w:color w:val="000000" w:themeColor="text1"/>
                <w:lang w:val="en-US"/>
              </w:rPr>
            </w:pPr>
            <w:r>
              <w:rPr>
                <w:color w:val="000000" w:themeColor="text1"/>
                <w:lang w:val="en-US"/>
              </w:rPr>
              <w:t>6 Bulan</w:t>
            </w:r>
          </w:p>
        </w:tc>
      </w:tr>
      <w:tr w:rsidR="00285C45" w14:paraId="421AC2AA" w14:textId="77777777" w:rsidTr="00285C45">
        <w:tc>
          <w:tcPr>
            <w:tcW w:w="323" w:type="pct"/>
          </w:tcPr>
          <w:p w14:paraId="16A10CAC" w14:textId="77777777" w:rsidR="00285C45" w:rsidRDefault="00285C45">
            <w:pPr>
              <w:pStyle w:val="Default"/>
              <w:spacing w:line="276" w:lineRule="auto"/>
              <w:jc w:val="both"/>
              <w:rPr>
                <w:color w:val="000000" w:themeColor="text1"/>
              </w:rPr>
            </w:pPr>
          </w:p>
        </w:tc>
        <w:tc>
          <w:tcPr>
            <w:tcW w:w="806" w:type="pct"/>
          </w:tcPr>
          <w:p w14:paraId="3B6FF249" w14:textId="77777777" w:rsidR="00285C45" w:rsidRDefault="00285C45">
            <w:pPr>
              <w:pStyle w:val="Default"/>
              <w:spacing w:line="276" w:lineRule="auto"/>
              <w:jc w:val="both"/>
              <w:rPr>
                <w:color w:val="000000" w:themeColor="text1"/>
              </w:rPr>
            </w:pPr>
          </w:p>
        </w:tc>
        <w:tc>
          <w:tcPr>
            <w:tcW w:w="2204" w:type="pct"/>
          </w:tcPr>
          <w:p w14:paraId="50AEB628" w14:textId="77777777" w:rsidR="00285C45" w:rsidRDefault="00285C45">
            <w:pPr>
              <w:pStyle w:val="Default"/>
              <w:spacing w:line="276" w:lineRule="auto"/>
              <w:jc w:val="both"/>
              <w:rPr>
                <w:color w:val="000000" w:themeColor="text1"/>
              </w:rPr>
            </w:pPr>
          </w:p>
        </w:tc>
        <w:tc>
          <w:tcPr>
            <w:tcW w:w="752" w:type="pct"/>
          </w:tcPr>
          <w:p w14:paraId="5D66027C" w14:textId="77777777" w:rsidR="00285C45" w:rsidRDefault="00285C45">
            <w:pPr>
              <w:pStyle w:val="Default"/>
              <w:spacing w:line="276" w:lineRule="auto"/>
              <w:jc w:val="both"/>
              <w:rPr>
                <w:color w:val="000000" w:themeColor="text1"/>
              </w:rPr>
            </w:pPr>
          </w:p>
        </w:tc>
        <w:tc>
          <w:tcPr>
            <w:tcW w:w="915" w:type="pct"/>
          </w:tcPr>
          <w:p w14:paraId="2D7A2644" w14:textId="77777777" w:rsidR="00285C45" w:rsidRDefault="00285C45">
            <w:pPr>
              <w:pStyle w:val="Default"/>
              <w:spacing w:line="276" w:lineRule="auto"/>
              <w:jc w:val="both"/>
              <w:rPr>
                <w:color w:val="000000" w:themeColor="text1"/>
              </w:rPr>
            </w:pPr>
          </w:p>
        </w:tc>
      </w:tr>
    </w:tbl>
    <w:p w14:paraId="2A37C77D" w14:textId="77777777" w:rsidR="00A922AF" w:rsidRDefault="00A922AF" w:rsidP="00D503DA">
      <w:pPr>
        <w:pStyle w:val="Default"/>
        <w:spacing w:line="276" w:lineRule="auto"/>
        <w:ind w:left="567"/>
        <w:jc w:val="both"/>
        <w:rPr>
          <w:color w:val="000000" w:themeColor="text1"/>
        </w:rPr>
      </w:pPr>
    </w:p>
    <w:p w14:paraId="4786BEC5" w14:textId="6019A9BE" w:rsidR="007D7353" w:rsidRPr="004F2AF7" w:rsidRDefault="007D7353" w:rsidP="004F2AF7">
      <w:pPr>
        <w:pStyle w:val="Default"/>
        <w:numPr>
          <w:ilvl w:val="0"/>
          <w:numId w:val="22"/>
        </w:numPr>
        <w:spacing w:line="276" w:lineRule="auto"/>
        <w:ind w:left="567" w:hanging="567"/>
        <w:jc w:val="both"/>
        <w:rPr>
          <w:color w:val="000000" w:themeColor="text1"/>
        </w:rPr>
      </w:pPr>
      <w:r w:rsidRPr="004F2AF7">
        <w:rPr>
          <w:color w:val="000000" w:themeColor="text1"/>
        </w:rPr>
        <w:t xml:space="preserve">Jumlah dan jenis </w:t>
      </w:r>
      <w:r w:rsidR="0084356D" w:rsidRPr="004F2AF7">
        <w:rPr>
          <w:color w:val="000000" w:themeColor="text1"/>
        </w:rPr>
        <w:t xml:space="preserve">produk </w:t>
      </w:r>
      <w:r w:rsidRPr="004F2AF7">
        <w:rPr>
          <w:color w:val="000000" w:themeColor="text1"/>
        </w:rPr>
        <w:t>yang dipesan sesuai PO (</w:t>
      </w:r>
      <w:r w:rsidRPr="004F2AF7">
        <w:rPr>
          <w:i/>
          <w:color w:val="000000" w:themeColor="text1"/>
        </w:rPr>
        <w:t>Purchase Order</w:t>
      </w:r>
      <w:r w:rsidRPr="004F2AF7">
        <w:rPr>
          <w:color w:val="000000" w:themeColor="text1"/>
        </w:rPr>
        <w:t xml:space="preserve">) dari </w:t>
      </w:r>
      <w:r w:rsidRPr="004F2AF7">
        <w:rPr>
          <w:b/>
          <w:color w:val="000000" w:themeColor="text1"/>
        </w:rPr>
        <w:t>Pihak Kedua</w:t>
      </w:r>
      <w:r w:rsidR="00A67E4C">
        <w:rPr>
          <w:b/>
          <w:color w:val="000000" w:themeColor="text1"/>
          <w:lang w:val="en-US"/>
        </w:rPr>
        <w:t xml:space="preserve"> </w:t>
      </w:r>
      <w:r w:rsidR="00A67E4C" w:rsidRPr="00FB5AE6">
        <w:rPr>
          <w:lang w:val="en-US"/>
        </w:rPr>
        <w:t xml:space="preserve">dan untuk produk yang tidak disebutkan pada ayat 1 diatas, harus berdasarkan Surat Penawaran yang disetujui </w:t>
      </w:r>
      <w:r w:rsidR="00A67E4C" w:rsidRPr="00FB5AE6">
        <w:rPr>
          <w:b/>
          <w:lang w:val="en-US"/>
        </w:rPr>
        <w:t>Para</w:t>
      </w:r>
      <w:r w:rsidR="00A67E4C" w:rsidRPr="00FB5AE6">
        <w:rPr>
          <w:lang w:val="en-US"/>
        </w:rPr>
        <w:t xml:space="preserve"> </w:t>
      </w:r>
      <w:r w:rsidR="00A67E4C" w:rsidRPr="00FB5AE6">
        <w:rPr>
          <w:b/>
          <w:lang w:val="en-US"/>
        </w:rPr>
        <w:t>Pihak</w:t>
      </w:r>
      <w:r w:rsidR="00A67E4C" w:rsidRPr="00FB5AE6">
        <w:rPr>
          <w:b/>
        </w:rPr>
        <w:t>.</w:t>
      </w:r>
    </w:p>
    <w:p w14:paraId="06A73701" w14:textId="7B5D4386" w:rsidR="008E7BD2" w:rsidRPr="00930233" w:rsidRDefault="008E7BD2">
      <w:pPr>
        <w:pStyle w:val="Default"/>
        <w:numPr>
          <w:ilvl w:val="0"/>
          <w:numId w:val="22"/>
        </w:numPr>
        <w:spacing w:line="276" w:lineRule="auto"/>
        <w:ind w:left="567" w:hanging="567"/>
        <w:jc w:val="both"/>
        <w:rPr>
          <w:color w:val="000000" w:themeColor="text1"/>
        </w:rPr>
      </w:pPr>
      <w:r w:rsidRPr="008E7BD2">
        <w:rPr>
          <w:color w:val="000000" w:themeColor="text1"/>
        </w:rPr>
        <w:t>Semua lampiran maupun surat penawaran yang muncul selama periode perjanjian merupakan bagian yang tida</w:t>
      </w:r>
      <w:r w:rsidRPr="00930233">
        <w:rPr>
          <w:color w:val="000000" w:themeColor="text1"/>
        </w:rPr>
        <w:t>k terpisahkan dari surat perjanjian in</w:t>
      </w:r>
      <w:r w:rsidRPr="00930233">
        <w:rPr>
          <w:color w:val="000000" w:themeColor="text1"/>
          <w:lang w:val="en-US"/>
        </w:rPr>
        <w:t>i.</w:t>
      </w:r>
    </w:p>
    <w:p w14:paraId="57F5E672" w14:textId="77777777" w:rsidR="00D826E6" w:rsidRPr="004F2AF7" w:rsidRDefault="00D826E6" w:rsidP="004F2AF7">
      <w:pPr>
        <w:pStyle w:val="Default"/>
        <w:spacing w:line="276" w:lineRule="auto"/>
        <w:rPr>
          <w:b/>
          <w:bCs/>
          <w:color w:val="000000" w:themeColor="text1"/>
        </w:rPr>
      </w:pPr>
    </w:p>
    <w:p w14:paraId="0F968F64" w14:textId="77777777" w:rsidR="004F25E8" w:rsidRPr="004F2AF7" w:rsidRDefault="004F25E8" w:rsidP="004F2AF7">
      <w:pPr>
        <w:pStyle w:val="Default"/>
        <w:spacing w:line="276" w:lineRule="auto"/>
        <w:jc w:val="center"/>
        <w:rPr>
          <w:b/>
          <w:bCs/>
          <w:color w:val="000000" w:themeColor="text1"/>
        </w:rPr>
      </w:pPr>
      <w:r w:rsidRPr="004F2AF7">
        <w:rPr>
          <w:b/>
          <w:bCs/>
          <w:color w:val="000000" w:themeColor="text1"/>
        </w:rPr>
        <w:t>Pasal 2</w:t>
      </w:r>
    </w:p>
    <w:p w14:paraId="1E0798FE" w14:textId="77777777" w:rsidR="004F25E8" w:rsidRPr="004F2AF7" w:rsidRDefault="004F25E8" w:rsidP="004F2AF7">
      <w:pPr>
        <w:pStyle w:val="Default"/>
        <w:spacing w:line="276" w:lineRule="auto"/>
        <w:jc w:val="center"/>
        <w:rPr>
          <w:b/>
          <w:bCs/>
          <w:color w:val="000000" w:themeColor="text1"/>
        </w:rPr>
      </w:pPr>
      <w:r w:rsidRPr="004F2AF7">
        <w:rPr>
          <w:b/>
          <w:bCs/>
          <w:color w:val="000000" w:themeColor="text1"/>
        </w:rPr>
        <w:t>Pengiriman</w:t>
      </w:r>
    </w:p>
    <w:p w14:paraId="2484FB74"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Biaya transportasi yang timbul dari tempat </w:t>
      </w:r>
      <w:r w:rsidRPr="004F2AF7">
        <w:rPr>
          <w:b/>
          <w:bCs/>
          <w:color w:val="000000" w:themeColor="text1"/>
        </w:rPr>
        <w:t>Pihak Pertama</w:t>
      </w:r>
      <w:r w:rsidRPr="004F2AF7">
        <w:rPr>
          <w:bCs/>
          <w:color w:val="000000" w:themeColor="text1"/>
        </w:rPr>
        <w:t xml:space="preserve"> ke tempat </w:t>
      </w:r>
      <w:r w:rsidRPr="004F2AF7">
        <w:rPr>
          <w:b/>
          <w:bCs/>
          <w:color w:val="000000" w:themeColor="text1"/>
        </w:rPr>
        <w:t>Pihak Kedua</w:t>
      </w:r>
      <w:r w:rsidRPr="004F2AF7">
        <w:rPr>
          <w:bCs/>
          <w:color w:val="000000" w:themeColor="text1"/>
        </w:rPr>
        <w:t xml:space="preserve"> sepenuhnya menjadi tanggung jawab </w:t>
      </w:r>
      <w:r w:rsidRPr="004F2AF7">
        <w:rPr>
          <w:b/>
          <w:bCs/>
          <w:color w:val="000000" w:themeColor="text1"/>
        </w:rPr>
        <w:t>Pihak Pertama</w:t>
      </w:r>
      <w:r w:rsidRPr="004F2AF7">
        <w:rPr>
          <w:bCs/>
          <w:color w:val="000000" w:themeColor="text1"/>
        </w:rPr>
        <w:t>.</w:t>
      </w:r>
    </w:p>
    <w:p w14:paraId="1CAF46F1"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Resiko kerusakan akibat proses pengiriman menjadi tanggung jawab </w:t>
      </w:r>
      <w:r w:rsidRPr="004F2AF7">
        <w:rPr>
          <w:b/>
          <w:bCs/>
          <w:color w:val="000000" w:themeColor="text1"/>
        </w:rPr>
        <w:t>Pihak Pertama</w:t>
      </w:r>
      <w:r w:rsidRPr="004F2AF7">
        <w:rPr>
          <w:bCs/>
          <w:color w:val="000000" w:themeColor="text1"/>
        </w:rPr>
        <w:t>.</w:t>
      </w:r>
    </w:p>
    <w:p w14:paraId="0B414F11"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Jumlah </w:t>
      </w:r>
      <w:r w:rsidR="0084356D" w:rsidRPr="004F2AF7">
        <w:rPr>
          <w:bCs/>
          <w:color w:val="000000" w:themeColor="text1"/>
        </w:rPr>
        <w:t>produk</w:t>
      </w:r>
      <w:r w:rsidRPr="004F2AF7">
        <w:rPr>
          <w:bCs/>
          <w:color w:val="000000" w:themeColor="text1"/>
        </w:rPr>
        <w:t xml:space="preserve"> dan waktu pengiriman harus sesuai dengan yang sudah ditetapkan di </w:t>
      </w:r>
      <w:r w:rsidRPr="004F2AF7">
        <w:rPr>
          <w:bCs/>
          <w:i/>
          <w:color w:val="000000" w:themeColor="text1"/>
        </w:rPr>
        <w:t>Purchase Order</w:t>
      </w:r>
      <w:r w:rsidRPr="004F2AF7">
        <w:rPr>
          <w:bCs/>
          <w:color w:val="000000" w:themeColor="text1"/>
        </w:rPr>
        <w:t xml:space="preserve"> yang diterbitkan oleh </w:t>
      </w:r>
      <w:r w:rsidRPr="004F2AF7">
        <w:rPr>
          <w:b/>
          <w:bCs/>
          <w:color w:val="000000" w:themeColor="text1"/>
        </w:rPr>
        <w:t>Pihak Kedua</w:t>
      </w:r>
      <w:r w:rsidRPr="004F2AF7">
        <w:rPr>
          <w:bCs/>
          <w:color w:val="000000" w:themeColor="text1"/>
        </w:rPr>
        <w:t>.</w:t>
      </w:r>
    </w:p>
    <w:p w14:paraId="6382E58A"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w:t>
      </w:r>
      <w:r w:rsidRPr="004F2AF7">
        <w:rPr>
          <w:b/>
          <w:bCs/>
          <w:color w:val="000000" w:themeColor="text1"/>
        </w:rPr>
        <w:t>Pihak Pertama</w:t>
      </w:r>
      <w:r w:rsidRPr="004F2AF7">
        <w:rPr>
          <w:bCs/>
          <w:color w:val="000000" w:themeColor="text1"/>
        </w:rPr>
        <w:t xml:space="preserve"> akan melakukan pengiriman </w:t>
      </w:r>
      <w:r w:rsidR="0084356D" w:rsidRPr="004F2AF7">
        <w:rPr>
          <w:bCs/>
          <w:color w:val="000000" w:themeColor="text1"/>
        </w:rPr>
        <w:t>produk</w:t>
      </w:r>
      <w:r w:rsidRPr="004F2AF7">
        <w:rPr>
          <w:bCs/>
          <w:color w:val="000000" w:themeColor="text1"/>
        </w:rPr>
        <w:t xml:space="preserve"> kepada </w:t>
      </w:r>
      <w:r w:rsidRPr="004F2AF7">
        <w:rPr>
          <w:b/>
          <w:bCs/>
          <w:color w:val="000000" w:themeColor="text1"/>
        </w:rPr>
        <w:t>Pihak Kedua</w:t>
      </w:r>
      <w:r w:rsidRPr="004F2AF7">
        <w:rPr>
          <w:bCs/>
          <w:color w:val="000000" w:themeColor="text1"/>
        </w:rPr>
        <w:t xml:space="preserve"> melebihi waktu atau tidak pada hari kerja yang telah ditentukan maka </w:t>
      </w:r>
      <w:r w:rsidRPr="004F2AF7">
        <w:rPr>
          <w:b/>
          <w:bCs/>
          <w:color w:val="000000" w:themeColor="text1"/>
        </w:rPr>
        <w:t>Pihak Pertama</w:t>
      </w:r>
      <w:r w:rsidRPr="004F2AF7">
        <w:rPr>
          <w:bCs/>
          <w:color w:val="000000" w:themeColor="text1"/>
        </w:rPr>
        <w:t xml:space="preserve"> harus menginformasikan kepada</w:t>
      </w:r>
      <w:r w:rsidRPr="004F2AF7">
        <w:rPr>
          <w:b/>
          <w:bCs/>
          <w:color w:val="000000" w:themeColor="text1"/>
        </w:rPr>
        <w:t xml:space="preserve"> Pihak Kedua </w:t>
      </w:r>
      <w:r w:rsidRPr="004F2AF7">
        <w:rPr>
          <w:bCs/>
          <w:color w:val="000000" w:themeColor="text1"/>
        </w:rPr>
        <w:t>terlebih dahulu.</w:t>
      </w:r>
    </w:p>
    <w:p w14:paraId="2FACB8F9"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Batas waktu pengiriman</w:t>
      </w:r>
      <w:r w:rsidR="0084356D" w:rsidRPr="004F2AF7">
        <w:rPr>
          <w:bCs/>
          <w:color w:val="000000" w:themeColor="text1"/>
        </w:rPr>
        <w:t xml:space="preserve"> produk</w:t>
      </w:r>
      <w:r w:rsidRPr="004F2AF7">
        <w:rPr>
          <w:bCs/>
          <w:color w:val="000000" w:themeColor="text1"/>
        </w:rPr>
        <w:t xml:space="preserve"> sesuai dengan jadwal yang sudah disetujui </w:t>
      </w:r>
      <w:r w:rsidRPr="004F2AF7">
        <w:rPr>
          <w:b/>
          <w:bCs/>
          <w:color w:val="000000" w:themeColor="text1"/>
        </w:rPr>
        <w:t>Para Pihak</w:t>
      </w:r>
      <w:r w:rsidRPr="004F2AF7">
        <w:rPr>
          <w:bCs/>
          <w:color w:val="000000" w:themeColor="text1"/>
        </w:rPr>
        <w:t>.</w:t>
      </w:r>
    </w:p>
    <w:p w14:paraId="1040FA22"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terjadi keterlambatan dalam pengiriman maka </w:t>
      </w:r>
      <w:r w:rsidRPr="004F2AF7">
        <w:rPr>
          <w:b/>
          <w:bCs/>
          <w:color w:val="000000" w:themeColor="text1"/>
        </w:rPr>
        <w:t>Pihak Pertama</w:t>
      </w:r>
      <w:r w:rsidRPr="004F2AF7">
        <w:rPr>
          <w:bCs/>
          <w:color w:val="000000" w:themeColor="text1"/>
        </w:rPr>
        <w:t xml:space="preserve"> wajib membayar biaya keterlambatan 0,1</w:t>
      </w:r>
      <w:r w:rsidRPr="004F2AF7">
        <w:rPr>
          <w:bCs/>
          <w:color w:val="000000" w:themeColor="text1"/>
          <w:vertAlign w:val="superscript"/>
        </w:rPr>
        <w:t>0</w:t>
      </w:r>
      <w:r w:rsidRPr="004F2AF7">
        <w:rPr>
          <w:bCs/>
          <w:color w:val="000000" w:themeColor="text1"/>
        </w:rPr>
        <w:t>/</w:t>
      </w:r>
      <w:r w:rsidRPr="004F2AF7">
        <w:rPr>
          <w:bCs/>
          <w:color w:val="000000" w:themeColor="text1"/>
          <w:vertAlign w:val="subscript"/>
        </w:rPr>
        <w:t xml:space="preserve">0 </w:t>
      </w:r>
      <w:r w:rsidRPr="004F2AF7">
        <w:rPr>
          <w:bCs/>
          <w:color w:val="000000" w:themeColor="text1"/>
        </w:rPr>
        <w:t xml:space="preserve">(nol koma satu persen) per hari keterlambatan dari total harga </w:t>
      </w:r>
      <w:r w:rsidR="0084356D" w:rsidRPr="004F2AF7">
        <w:rPr>
          <w:bCs/>
          <w:color w:val="000000" w:themeColor="text1"/>
        </w:rPr>
        <w:t>produk</w:t>
      </w:r>
      <w:r w:rsidR="006257F5" w:rsidRPr="004F2AF7">
        <w:rPr>
          <w:bCs/>
          <w:color w:val="000000" w:themeColor="text1"/>
        </w:rPr>
        <w:t xml:space="preserve"> yang dipesan </w:t>
      </w:r>
      <w:r w:rsidR="006257F5" w:rsidRPr="004F2AF7">
        <w:rPr>
          <w:b/>
          <w:bCs/>
          <w:color w:val="000000" w:themeColor="text1"/>
        </w:rPr>
        <w:t>Pihak Kedua</w:t>
      </w:r>
      <w:r w:rsidRPr="004F2AF7">
        <w:rPr>
          <w:bCs/>
          <w:color w:val="000000" w:themeColor="text1"/>
        </w:rPr>
        <w:t>.</w:t>
      </w:r>
    </w:p>
    <w:p w14:paraId="27C89D61" w14:textId="77777777" w:rsidR="006257F5" w:rsidRPr="004F2AF7" w:rsidRDefault="006257F5"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Pembayaran ayat (6) paling lambat 15 (lima belas) hari setelah tagihan klaim diterima </w:t>
      </w:r>
      <w:r w:rsidRPr="004F2AF7">
        <w:rPr>
          <w:b/>
          <w:bCs/>
          <w:color w:val="000000" w:themeColor="text1"/>
        </w:rPr>
        <w:t>Pihak Pertama</w:t>
      </w:r>
      <w:r w:rsidRPr="004F2AF7">
        <w:rPr>
          <w:bCs/>
          <w:color w:val="000000" w:themeColor="text1"/>
        </w:rPr>
        <w:t>.</w:t>
      </w:r>
    </w:p>
    <w:p w14:paraId="564A6076"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
          <w:bCs/>
          <w:color w:val="000000" w:themeColor="text1"/>
        </w:rPr>
        <w:t>Para Pihak</w:t>
      </w:r>
      <w:r w:rsidRPr="004F2AF7">
        <w:rPr>
          <w:bCs/>
          <w:color w:val="000000" w:themeColor="text1"/>
        </w:rPr>
        <w:t xml:space="preserve"> sepakat sebelum dilakukan penyerahan </w:t>
      </w:r>
      <w:r w:rsidR="0084356D" w:rsidRPr="004F2AF7">
        <w:rPr>
          <w:bCs/>
          <w:color w:val="000000" w:themeColor="text1"/>
        </w:rPr>
        <w:t>produk</w:t>
      </w:r>
      <w:r w:rsidRPr="004F2AF7">
        <w:rPr>
          <w:bCs/>
          <w:color w:val="000000" w:themeColor="text1"/>
        </w:rPr>
        <w:t xml:space="preserve"> dari </w:t>
      </w:r>
      <w:r w:rsidRPr="004F2AF7">
        <w:rPr>
          <w:b/>
          <w:bCs/>
          <w:color w:val="000000" w:themeColor="text1"/>
        </w:rPr>
        <w:t>Pihak Pertama</w:t>
      </w:r>
      <w:r w:rsidRPr="004F2AF7">
        <w:rPr>
          <w:bCs/>
          <w:color w:val="000000" w:themeColor="text1"/>
        </w:rPr>
        <w:t xml:space="preserve"> kepada </w:t>
      </w:r>
      <w:r w:rsidRPr="004F2AF7">
        <w:rPr>
          <w:b/>
          <w:bCs/>
          <w:color w:val="000000" w:themeColor="text1"/>
        </w:rPr>
        <w:t>Pihak Kedua</w:t>
      </w:r>
      <w:r w:rsidRPr="004F2AF7">
        <w:rPr>
          <w:bCs/>
          <w:color w:val="000000" w:themeColor="text1"/>
        </w:rPr>
        <w:t>, dilakukan pengecekan</w:t>
      </w:r>
      <w:r w:rsidR="0084356D" w:rsidRPr="004F2AF7">
        <w:rPr>
          <w:bCs/>
          <w:color w:val="000000" w:themeColor="text1"/>
        </w:rPr>
        <w:t xml:space="preserve"> produk </w:t>
      </w:r>
      <w:r w:rsidRPr="004F2AF7">
        <w:rPr>
          <w:bCs/>
          <w:color w:val="000000" w:themeColor="text1"/>
        </w:rPr>
        <w:t xml:space="preserve">(jumlah, kualitas, dll) antara </w:t>
      </w:r>
      <w:r w:rsidRPr="004F2AF7">
        <w:rPr>
          <w:b/>
          <w:bCs/>
          <w:color w:val="000000" w:themeColor="text1"/>
        </w:rPr>
        <w:t>Pihak Pertama</w:t>
      </w:r>
      <w:r w:rsidRPr="004F2AF7">
        <w:rPr>
          <w:bCs/>
          <w:color w:val="000000" w:themeColor="text1"/>
        </w:rPr>
        <w:t xml:space="preserve"> dan </w:t>
      </w:r>
      <w:r w:rsidRPr="004F2AF7">
        <w:rPr>
          <w:b/>
          <w:bCs/>
          <w:color w:val="000000" w:themeColor="text1"/>
        </w:rPr>
        <w:t>Pihak Kedua</w:t>
      </w:r>
      <w:r w:rsidRPr="004F2AF7">
        <w:rPr>
          <w:bCs/>
          <w:color w:val="000000" w:themeColor="text1"/>
        </w:rPr>
        <w:t>.</w:t>
      </w:r>
    </w:p>
    <w:p w14:paraId="7E6380FB" w14:textId="77777777" w:rsidR="00414AE8" w:rsidRPr="004F2AF7" w:rsidRDefault="00414AE8" w:rsidP="004F2AF7">
      <w:pPr>
        <w:pStyle w:val="Default"/>
        <w:spacing w:line="276" w:lineRule="auto"/>
        <w:jc w:val="center"/>
        <w:rPr>
          <w:b/>
          <w:bCs/>
          <w:color w:val="000000" w:themeColor="text1"/>
        </w:rPr>
      </w:pPr>
    </w:p>
    <w:p w14:paraId="4A580F86" w14:textId="77777777" w:rsidR="0094635A" w:rsidRPr="004F2AF7" w:rsidRDefault="0094635A" w:rsidP="004F2AF7">
      <w:pPr>
        <w:pStyle w:val="Default"/>
        <w:spacing w:line="276" w:lineRule="auto"/>
        <w:jc w:val="center"/>
        <w:rPr>
          <w:b/>
          <w:bCs/>
          <w:color w:val="000000" w:themeColor="text1"/>
        </w:rPr>
      </w:pPr>
      <w:r w:rsidRPr="004F2AF7">
        <w:rPr>
          <w:b/>
          <w:bCs/>
          <w:color w:val="000000" w:themeColor="text1"/>
        </w:rPr>
        <w:t>Pasal 3</w:t>
      </w:r>
    </w:p>
    <w:p w14:paraId="2F5868B7" w14:textId="77777777" w:rsidR="0094635A" w:rsidRPr="004F2AF7" w:rsidRDefault="0094635A" w:rsidP="004F2AF7">
      <w:pPr>
        <w:pStyle w:val="Default"/>
        <w:spacing w:line="276" w:lineRule="auto"/>
        <w:jc w:val="center"/>
        <w:rPr>
          <w:b/>
          <w:bCs/>
          <w:color w:val="000000" w:themeColor="text1"/>
        </w:rPr>
      </w:pPr>
      <w:r w:rsidRPr="004F2AF7">
        <w:rPr>
          <w:b/>
          <w:bCs/>
          <w:color w:val="000000" w:themeColor="text1"/>
        </w:rPr>
        <w:t>Jaminan Kualitas Produk</w:t>
      </w:r>
    </w:p>
    <w:p w14:paraId="6DB5F092" w14:textId="77777777"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seluruh </w:t>
      </w:r>
      <w:r w:rsidR="00544BEC" w:rsidRPr="004F2AF7">
        <w:rPr>
          <w:bCs/>
          <w:color w:val="000000" w:themeColor="text1"/>
        </w:rPr>
        <w:t>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spesifikasi yang telah disepakati oleh </w:t>
      </w:r>
      <w:r w:rsidRPr="004F2AF7">
        <w:rPr>
          <w:b/>
          <w:bCs/>
          <w:color w:val="000000" w:themeColor="text1"/>
        </w:rPr>
        <w:t>Para Pihak</w:t>
      </w:r>
      <w:r w:rsidRPr="004F2AF7">
        <w:rPr>
          <w:bCs/>
          <w:color w:val="000000" w:themeColor="text1"/>
        </w:rPr>
        <w:t>.</w:t>
      </w:r>
    </w:p>
    <w:p w14:paraId="77DB04CD" w14:textId="77777777"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w:t>
      </w:r>
      <w:r w:rsidR="00C8217D" w:rsidRPr="004F2AF7">
        <w:rPr>
          <w:b/>
          <w:bCs/>
          <w:color w:val="000000" w:themeColor="text1"/>
        </w:rPr>
        <w:t>a</w:t>
      </w:r>
      <w:r w:rsidRPr="004F2AF7">
        <w:rPr>
          <w:b/>
          <w:bCs/>
          <w:color w:val="000000" w:themeColor="text1"/>
        </w:rPr>
        <w:t xml:space="preserve">ma </w:t>
      </w:r>
      <w:r w:rsidRPr="004F2AF7">
        <w:rPr>
          <w:bCs/>
          <w:color w:val="000000" w:themeColor="text1"/>
        </w:rPr>
        <w:t>menjamin seluruh</w:t>
      </w:r>
      <w:r w:rsidR="00544BEC" w:rsidRPr="004F2AF7">
        <w:rPr>
          <w:bCs/>
          <w:color w:val="000000" w:themeColor="text1"/>
        </w:rPr>
        <w:t xml:space="preserve"> 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standar</w:t>
      </w:r>
      <w:r w:rsidR="00CD3FD1" w:rsidRPr="004F2AF7">
        <w:rPr>
          <w:bCs/>
          <w:color w:val="000000" w:themeColor="text1"/>
        </w:rPr>
        <w:t xml:space="preserve"> </w:t>
      </w:r>
      <w:r w:rsidRPr="004F2AF7">
        <w:rPr>
          <w:bCs/>
          <w:color w:val="000000" w:themeColor="text1"/>
        </w:rPr>
        <w:t>produk yang baik.</w:t>
      </w:r>
    </w:p>
    <w:p w14:paraId="28541EBD" w14:textId="77777777"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lastRenderedPageBreak/>
        <w:t xml:space="preserve">Pihak Pertama </w:t>
      </w:r>
      <w:r w:rsidR="00C8217D" w:rsidRPr="004F2AF7">
        <w:rPr>
          <w:bCs/>
          <w:color w:val="000000" w:themeColor="text1"/>
        </w:rPr>
        <w:t>bersedia mengganti sebagian</w:t>
      </w:r>
      <w:r w:rsidR="00544BEC" w:rsidRPr="004F2AF7">
        <w:rPr>
          <w:bCs/>
          <w:color w:val="000000" w:themeColor="text1"/>
        </w:rPr>
        <w:t xml:space="preserve"> dan/atau seluruhnya atas produk</w:t>
      </w:r>
      <w:r w:rsidR="00CD3FD1" w:rsidRPr="004F2AF7">
        <w:rPr>
          <w:bCs/>
          <w:color w:val="000000" w:themeColor="text1"/>
        </w:rPr>
        <w:t xml:space="preserve"> yang telah dikirim </w:t>
      </w:r>
      <w:r w:rsidR="00C8217D" w:rsidRPr="004F2AF7">
        <w:rPr>
          <w:bCs/>
          <w:color w:val="000000" w:themeColor="text1"/>
        </w:rPr>
        <w:t xml:space="preserve">apabila </w:t>
      </w:r>
      <w:r w:rsidR="00544BEC" w:rsidRPr="004F2AF7">
        <w:rPr>
          <w:bCs/>
          <w:color w:val="000000" w:themeColor="text1"/>
        </w:rPr>
        <w:t xml:space="preserve">diketahui ada produk </w:t>
      </w:r>
      <w:r w:rsidR="00C8217D" w:rsidRPr="004F2AF7">
        <w:rPr>
          <w:bCs/>
          <w:color w:val="000000" w:themeColor="text1"/>
        </w:rPr>
        <w:t>cacat atau</w:t>
      </w:r>
      <w:r w:rsidR="00CD3FD1" w:rsidRPr="004F2AF7">
        <w:rPr>
          <w:bCs/>
          <w:color w:val="000000" w:themeColor="text1"/>
        </w:rPr>
        <w:t xml:space="preserve"> tidak sesuai sebagaimana dalam ayat (1) dan (2).</w:t>
      </w:r>
    </w:p>
    <w:p w14:paraId="41963882" w14:textId="77777777" w:rsidR="00E16BCC" w:rsidRPr="004F2AF7" w:rsidRDefault="00E16BCC" w:rsidP="004F2AF7">
      <w:pPr>
        <w:pStyle w:val="Default"/>
        <w:spacing w:line="276" w:lineRule="auto"/>
        <w:jc w:val="center"/>
        <w:rPr>
          <w:b/>
          <w:bCs/>
          <w:color w:val="000000" w:themeColor="text1"/>
        </w:rPr>
      </w:pPr>
    </w:p>
    <w:p w14:paraId="3B0297F0" w14:textId="77777777" w:rsidR="00A812BE" w:rsidRPr="004F2AF7" w:rsidRDefault="00A812BE" w:rsidP="004F2AF7">
      <w:pPr>
        <w:pStyle w:val="Default"/>
        <w:spacing w:line="276" w:lineRule="auto"/>
        <w:jc w:val="center"/>
        <w:rPr>
          <w:b/>
          <w:bCs/>
          <w:color w:val="000000" w:themeColor="text1"/>
        </w:rPr>
      </w:pPr>
      <w:r w:rsidRPr="004F2AF7">
        <w:rPr>
          <w:b/>
          <w:bCs/>
          <w:color w:val="000000" w:themeColor="text1"/>
        </w:rPr>
        <w:t xml:space="preserve">Pasal </w:t>
      </w:r>
      <w:r w:rsidR="007A5FEB" w:rsidRPr="004F2AF7">
        <w:rPr>
          <w:b/>
          <w:bCs/>
          <w:color w:val="000000" w:themeColor="text1"/>
        </w:rPr>
        <w:t>4</w:t>
      </w:r>
    </w:p>
    <w:p w14:paraId="6D8B9B51" w14:textId="77777777" w:rsidR="00A812BE" w:rsidRPr="004F2AF7" w:rsidRDefault="00A812BE" w:rsidP="004F2AF7">
      <w:pPr>
        <w:pStyle w:val="Default"/>
        <w:spacing w:line="276" w:lineRule="auto"/>
        <w:jc w:val="center"/>
        <w:rPr>
          <w:b/>
          <w:bCs/>
          <w:color w:val="000000" w:themeColor="text1"/>
        </w:rPr>
      </w:pPr>
      <w:r w:rsidRPr="004F2AF7">
        <w:rPr>
          <w:b/>
          <w:bCs/>
          <w:color w:val="000000" w:themeColor="text1"/>
        </w:rPr>
        <w:t>Kewajiban dan Hak Pihak Pertama</w:t>
      </w:r>
    </w:p>
    <w:p w14:paraId="1FD2570F" w14:textId="77777777"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berhak menerima pembayaran dari </w:t>
      </w:r>
      <w:r w:rsidRPr="004F2AF7">
        <w:rPr>
          <w:b/>
          <w:bCs/>
          <w:color w:val="000000" w:themeColor="text1"/>
        </w:rPr>
        <w:t>Pihak Kedua</w:t>
      </w:r>
      <w:r w:rsidR="0008012D" w:rsidRPr="004F2AF7">
        <w:rPr>
          <w:bCs/>
          <w:color w:val="000000" w:themeColor="text1"/>
        </w:rPr>
        <w:t xml:space="preserve"> </w:t>
      </w:r>
      <w:r w:rsidRPr="004F2AF7">
        <w:rPr>
          <w:bCs/>
          <w:color w:val="000000" w:themeColor="text1"/>
        </w:rPr>
        <w:t xml:space="preserve">sesuai waktu yang telah disepakati </w:t>
      </w:r>
      <w:r w:rsidRPr="004F2AF7">
        <w:rPr>
          <w:b/>
          <w:bCs/>
          <w:color w:val="000000" w:themeColor="text1"/>
        </w:rPr>
        <w:t>Para Pihak</w:t>
      </w:r>
      <w:r w:rsidRPr="004F2AF7">
        <w:rPr>
          <w:bCs/>
          <w:color w:val="000000" w:themeColor="text1"/>
        </w:rPr>
        <w:t>.</w:t>
      </w:r>
    </w:p>
    <w:p w14:paraId="63628BD3" w14:textId="46993926" w:rsidR="00881FEF" w:rsidRPr="006A2502" w:rsidRDefault="00A812BE" w:rsidP="004F2AF7">
      <w:pPr>
        <w:pStyle w:val="Default"/>
        <w:widowControl w:val="0"/>
        <w:numPr>
          <w:ilvl w:val="0"/>
          <w:numId w:val="25"/>
        </w:numPr>
        <w:tabs>
          <w:tab w:val="left" w:pos="-1440"/>
        </w:tabs>
        <w:spacing w:line="276" w:lineRule="auto"/>
        <w:ind w:left="567" w:hanging="567"/>
        <w:jc w:val="both"/>
        <w:rPr>
          <w:bCs/>
          <w:color w:val="000000" w:themeColor="text1"/>
        </w:rPr>
      </w:pPr>
      <w:r w:rsidRPr="004F2AF7">
        <w:rPr>
          <w:b/>
          <w:color w:val="000000" w:themeColor="text1"/>
        </w:rPr>
        <w:t>Pihak Pertama</w:t>
      </w:r>
      <w:r w:rsidRPr="004F2AF7">
        <w:rPr>
          <w:color w:val="000000" w:themeColor="text1"/>
        </w:rPr>
        <w:t xml:space="preserve"> wajib </w:t>
      </w:r>
      <w:r w:rsidR="004F45A2" w:rsidRPr="00D503DA">
        <w:rPr>
          <w:bCs/>
          <w:color w:val="000000" w:themeColor="text1"/>
        </w:rPr>
        <w:t>melaksanakan dan menyelesaikan Pekerjaan sesuai dengan jadwal pelaksanaan Pekerjaan dan Jangka Waktu Pelaksanaan Pekerjaan</w:t>
      </w:r>
      <w:r w:rsidR="002835AD" w:rsidRPr="00D503DA">
        <w:rPr>
          <w:bCs/>
          <w:color w:val="000000" w:themeColor="text1"/>
        </w:rPr>
        <w:t>(jadwal dan waktu pengerjaan lebih rinci dilampirkan)</w:t>
      </w:r>
      <w:r w:rsidR="004F45A2" w:rsidRPr="006A2502" w:rsidDel="004F45A2">
        <w:rPr>
          <w:bCs/>
          <w:color w:val="000000" w:themeColor="text1"/>
        </w:rPr>
        <w:t xml:space="preserve"> </w:t>
      </w:r>
      <w:r w:rsidR="004337C0" w:rsidRPr="006A2502">
        <w:rPr>
          <w:bCs/>
          <w:color w:val="000000" w:themeColor="text1"/>
        </w:rPr>
        <w:t>yang telah ditetapkan</w:t>
      </w:r>
      <w:r w:rsidR="0008012D" w:rsidRPr="004F2AF7">
        <w:rPr>
          <w:color w:val="000000" w:themeColor="text1"/>
        </w:rPr>
        <w:t>.</w:t>
      </w:r>
    </w:p>
    <w:p w14:paraId="569B1264" w14:textId="7F324271" w:rsidR="004337C0" w:rsidRPr="004F2AF7" w:rsidRDefault="00CE7EC6" w:rsidP="004F2AF7">
      <w:pPr>
        <w:pStyle w:val="Default"/>
        <w:widowControl w:val="0"/>
        <w:numPr>
          <w:ilvl w:val="0"/>
          <w:numId w:val="25"/>
        </w:numPr>
        <w:tabs>
          <w:tab w:val="left" w:pos="-1440"/>
        </w:tabs>
        <w:spacing w:line="276" w:lineRule="auto"/>
        <w:ind w:left="567" w:hanging="567"/>
        <w:jc w:val="both"/>
        <w:rPr>
          <w:bCs/>
          <w:color w:val="000000" w:themeColor="text1"/>
        </w:rPr>
      </w:pPr>
      <w:r w:rsidRPr="00D503DA">
        <w:rPr>
          <w:b/>
          <w:bCs/>
          <w:color w:val="000000" w:themeColor="text1"/>
        </w:rPr>
        <w:t xml:space="preserve">Pihak Pertama </w:t>
      </w:r>
      <w:r w:rsidRPr="00D503DA">
        <w:rPr>
          <w:bCs/>
          <w:color w:val="000000" w:themeColor="text1"/>
        </w:rPr>
        <w:t>b</w:t>
      </w:r>
      <w:r w:rsidR="004337C0" w:rsidRPr="004337C0">
        <w:rPr>
          <w:bCs/>
          <w:color w:val="000000" w:themeColor="text1"/>
        </w:rPr>
        <w:t xml:space="preserve">erkewajiban menjamin </w:t>
      </w:r>
      <w:r w:rsidR="004337C0" w:rsidRPr="004337C0">
        <w:rPr>
          <w:bCs/>
          <w:iCs/>
          <w:color w:val="000000" w:themeColor="text1"/>
        </w:rPr>
        <w:t xml:space="preserve">keadaan hasil Pekerjaan, yang setelah diserahterimakan oleh </w:t>
      </w:r>
      <w:r w:rsidR="004337C0" w:rsidRPr="00D503DA">
        <w:rPr>
          <w:bCs/>
          <w:iCs/>
          <w:color w:val="000000" w:themeColor="text1"/>
        </w:rPr>
        <w:t>Penyedia</w:t>
      </w:r>
      <w:r w:rsidR="004337C0" w:rsidRPr="004337C0">
        <w:rPr>
          <w:bCs/>
          <w:iCs/>
          <w:color w:val="000000" w:themeColor="text1"/>
        </w:rPr>
        <w:t xml:space="preserve"> kepada </w:t>
      </w:r>
      <w:r w:rsidR="004337C0" w:rsidRPr="00D503DA">
        <w:rPr>
          <w:bCs/>
          <w:iCs/>
          <w:color w:val="000000" w:themeColor="text1"/>
        </w:rPr>
        <w:t xml:space="preserve">Pengguna </w:t>
      </w:r>
      <w:r w:rsidR="004337C0" w:rsidRPr="00D503DA">
        <w:rPr>
          <w:bCs/>
          <w:color w:val="000000" w:themeColor="text1"/>
        </w:rPr>
        <w:t>Jasa</w:t>
      </w:r>
      <w:r w:rsidR="004337C0" w:rsidRPr="004337C0">
        <w:rPr>
          <w:bCs/>
          <w:color w:val="000000" w:themeColor="text1"/>
        </w:rPr>
        <w:t xml:space="preserve"> berfungsi, baik secara </w:t>
      </w:r>
      <w:r w:rsidR="004337C0" w:rsidRPr="004337C0">
        <w:rPr>
          <w:bCs/>
          <w:iCs/>
          <w:color w:val="000000" w:themeColor="text1"/>
        </w:rPr>
        <w:t xml:space="preserve">keseluruhan maupun sebagian dan/atau sesuai dengan ketentuan yang tercantum dalam </w:t>
      </w:r>
      <w:r w:rsidR="004337C0" w:rsidRPr="00D503DA">
        <w:rPr>
          <w:bCs/>
          <w:iCs/>
          <w:color w:val="000000" w:themeColor="text1"/>
        </w:rPr>
        <w:t>Perjanjian</w:t>
      </w:r>
      <w:r w:rsidR="004337C0" w:rsidRPr="004337C0">
        <w:rPr>
          <w:bCs/>
          <w:iCs/>
          <w:color w:val="000000" w:themeColor="text1"/>
        </w:rPr>
        <w:t>, dari segi teknis, manfaat, keselamatan dan kesehatan kerja, dan/atau keselamatan umum</w:t>
      </w:r>
    </w:p>
    <w:p w14:paraId="161D6005" w14:textId="77777777" w:rsidR="00A812BE" w:rsidRPr="00D503DA"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w:t>
      </w:r>
      <w:r w:rsidRPr="004F2AF7">
        <w:rPr>
          <w:color w:val="000000" w:themeColor="text1"/>
        </w:rPr>
        <w:t xml:space="preserve">tidak diperbolehkan mengalihkan pekerjaan kepada pihak lain tanpa sepengetahuan dan atau persetujuan tertulis dari </w:t>
      </w:r>
      <w:r w:rsidRPr="004F2AF7">
        <w:rPr>
          <w:b/>
          <w:bCs/>
          <w:color w:val="000000" w:themeColor="text1"/>
        </w:rPr>
        <w:t>Pihak Kedua</w:t>
      </w:r>
      <w:r w:rsidRPr="004F2AF7">
        <w:rPr>
          <w:color w:val="000000" w:themeColor="text1"/>
        </w:rPr>
        <w:t>.</w:t>
      </w:r>
    </w:p>
    <w:p w14:paraId="6B3FC1F4" w14:textId="40666D0F" w:rsidR="002835AD" w:rsidRPr="00C13AB8" w:rsidRDefault="00CE7EC6" w:rsidP="00C13AB8">
      <w:pPr>
        <w:pStyle w:val="Default"/>
        <w:numPr>
          <w:ilvl w:val="0"/>
          <w:numId w:val="25"/>
        </w:numPr>
        <w:spacing w:line="276" w:lineRule="auto"/>
        <w:ind w:left="567" w:hanging="567"/>
        <w:jc w:val="both"/>
        <w:rPr>
          <w:bCs/>
          <w:color w:val="000000" w:themeColor="text1"/>
        </w:rPr>
      </w:pPr>
      <w:r>
        <w:rPr>
          <w:b/>
          <w:bCs/>
          <w:color w:val="000000" w:themeColor="text1"/>
          <w:lang w:val="en-US"/>
        </w:rPr>
        <w:t xml:space="preserve">Pihak Pertama </w:t>
      </w:r>
      <w:r>
        <w:rPr>
          <w:bCs/>
          <w:color w:val="000000" w:themeColor="text1"/>
          <w:lang w:val="en-US"/>
        </w:rPr>
        <w:t xml:space="preserve">wajib memberikan report kepada </w:t>
      </w:r>
      <w:r w:rsidRPr="00D503DA">
        <w:rPr>
          <w:b/>
          <w:bCs/>
          <w:color w:val="000000" w:themeColor="text1"/>
          <w:lang w:val="en-US"/>
        </w:rPr>
        <w:t>Pihak Kedua</w:t>
      </w:r>
      <w:r>
        <w:rPr>
          <w:bCs/>
          <w:color w:val="000000" w:themeColor="text1"/>
          <w:lang w:val="en-US"/>
        </w:rPr>
        <w:t xml:space="preserve"> jika diminta.</w:t>
      </w:r>
    </w:p>
    <w:p w14:paraId="7FF9638C" w14:textId="77777777" w:rsidR="00A87434" w:rsidRPr="004F2AF7" w:rsidRDefault="00A87434" w:rsidP="004F2AF7">
      <w:pPr>
        <w:pStyle w:val="Default"/>
        <w:spacing w:line="276" w:lineRule="auto"/>
        <w:jc w:val="center"/>
        <w:rPr>
          <w:bCs/>
          <w:color w:val="000000" w:themeColor="text1"/>
        </w:rPr>
      </w:pPr>
    </w:p>
    <w:p w14:paraId="1D6CF9DB" w14:textId="77777777" w:rsidR="00A812BE" w:rsidRPr="004F2AF7" w:rsidRDefault="00A812BE" w:rsidP="004F2AF7">
      <w:pPr>
        <w:pStyle w:val="Default"/>
        <w:spacing w:line="276" w:lineRule="auto"/>
        <w:jc w:val="center"/>
        <w:rPr>
          <w:color w:val="auto"/>
        </w:rPr>
      </w:pPr>
      <w:r w:rsidRPr="004F2AF7">
        <w:rPr>
          <w:b/>
          <w:bCs/>
          <w:color w:val="auto"/>
        </w:rPr>
        <w:t xml:space="preserve">Pasal </w:t>
      </w:r>
      <w:r w:rsidR="007A5FEB" w:rsidRPr="004F2AF7">
        <w:rPr>
          <w:b/>
          <w:bCs/>
          <w:color w:val="auto"/>
        </w:rPr>
        <w:t>5</w:t>
      </w:r>
    </w:p>
    <w:p w14:paraId="78BA141B" w14:textId="2E2C7CA1" w:rsidR="00A812BE" w:rsidRPr="00D503DA" w:rsidRDefault="00A812BE" w:rsidP="004F2AF7">
      <w:pPr>
        <w:pStyle w:val="Default"/>
        <w:spacing w:line="276" w:lineRule="auto"/>
        <w:jc w:val="center"/>
        <w:rPr>
          <w:color w:val="000000" w:themeColor="text1"/>
          <w:lang w:val="en-US"/>
        </w:rPr>
      </w:pPr>
      <w:r w:rsidRPr="004F2AF7">
        <w:rPr>
          <w:b/>
          <w:bCs/>
          <w:color w:val="000000" w:themeColor="text1"/>
        </w:rPr>
        <w:t>Kewajiban dan Hak Pihak Kedua</w:t>
      </w:r>
      <w:r w:rsidR="001040EF">
        <w:rPr>
          <w:b/>
          <w:bCs/>
          <w:color w:val="000000" w:themeColor="text1"/>
          <w:lang w:val="en-US"/>
        </w:rPr>
        <w:t xml:space="preserve">                  </w:t>
      </w:r>
    </w:p>
    <w:p w14:paraId="15A24FF0" w14:textId="77777777" w:rsidR="00A812BE" w:rsidRPr="004F2AF7" w:rsidRDefault="00A812BE"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00B02046" w:rsidRPr="004F2AF7">
        <w:rPr>
          <w:color w:val="000000" w:themeColor="text1"/>
        </w:rPr>
        <w:t xml:space="preserve"> </w:t>
      </w:r>
      <w:r w:rsidRPr="004F2AF7">
        <w:rPr>
          <w:color w:val="000000" w:themeColor="text1"/>
        </w:rPr>
        <w:t>wajib membayar tepat waktu sesuai perjanjian.</w:t>
      </w:r>
    </w:p>
    <w:p w14:paraId="0EE1750B" w14:textId="77777777" w:rsidR="008640AB" w:rsidRPr="004F2AF7" w:rsidRDefault="00836BC0"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Pr="004F2AF7">
        <w:rPr>
          <w:color w:val="000000" w:themeColor="text1"/>
        </w:rPr>
        <w:t xml:space="preserve"> berhak menerima</w:t>
      </w:r>
      <w:r w:rsidR="00AB39AE" w:rsidRPr="004F2AF7">
        <w:rPr>
          <w:color w:val="000000" w:themeColor="text1"/>
        </w:rPr>
        <w:t xml:space="preserve"> </w:t>
      </w:r>
      <w:r w:rsidR="00E16BCC" w:rsidRPr="004F2AF7">
        <w:rPr>
          <w:color w:val="000000" w:themeColor="text1"/>
        </w:rPr>
        <w:t>produk</w:t>
      </w:r>
      <w:r w:rsidRPr="004F2AF7">
        <w:rPr>
          <w:color w:val="000000" w:themeColor="text1"/>
        </w:rPr>
        <w:t xml:space="preserve"> sesuai spesifikasi dan jadwal yang disepakati </w:t>
      </w:r>
      <w:r w:rsidRPr="004F2AF7">
        <w:rPr>
          <w:b/>
          <w:color w:val="000000" w:themeColor="text1"/>
        </w:rPr>
        <w:t>Para Pihak</w:t>
      </w:r>
      <w:r w:rsidRPr="004F2AF7">
        <w:rPr>
          <w:color w:val="000000" w:themeColor="text1"/>
        </w:rPr>
        <w:t>.</w:t>
      </w:r>
    </w:p>
    <w:p w14:paraId="7A53EC14" w14:textId="77777777" w:rsidR="00A812BE" w:rsidRPr="00D503DA" w:rsidRDefault="00A812BE" w:rsidP="004F2AF7">
      <w:pPr>
        <w:pStyle w:val="Default"/>
        <w:numPr>
          <w:ilvl w:val="0"/>
          <w:numId w:val="11"/>
        </w:numPr>
        <w:spacing w:line="276" w:lineRule="auto"/>
        <w:ind w:left="567" w:hanging="567"/>
        <w:jc w:val="both"/>
        <w:rPr>
          <w:color w:val="000000" w:themeColor="text1"/>
        </w:rPr>
      </w:pPr>
      <w:r w:rsidRPr="004F2AF7">
        <w:rPr>
          <w:b/>
          <w:bCs/>
          <w:color w:val="000000" w:themeColor="text1"/>
        </w:rPr>
        <w:t>Pihak Kedua</w:t>
      </w:r>
      <w:r w:rsidR="00BE3F10" w:rsidRPr="004F2AF7">
        <w:rPr>
          <w:bCs/>
          <w:color w:val="000000" w:themeColor="text1"/>
        </w:rPr>
        <w:t xml:space="preserve"> </w:t>
      </w:r>
      <w:r w:rsidRPr="004F2AF7">
        <w:rPr>
          <w:bCs/>
          <w:color w:val="000000" w:themeColor="text1"/>
        </w:rPr>
        <w:t xml:space="preserve">berhak atas garansi yang diberikan oleh </w:t>
      </w:r>
      <w:r w:rsidRPr="004F2AF7">
        <w:rPr>
          <w:b/>
          <w:bCs/>
          <w:color w:val="000000" w:themeColor="text1"/>
        </w:rPr>
        <w:t>Pihak</w:t>
      </w:r>
      <w:r w:rsidR="00836BC0" w:rsidRPr="004F2AF7">
        <w:rPr>
          <w:b/>
          <w:bCs/>
          <w:color w:val="000000" w:themeColor="text1"/>
        </w:rPr>
        <w:t xml:space="preserve"> </w:t>
      </w:r>
      <w:r w:rsidRPr="004F2AF7">
        <w:rPr>
          <w:b/>
          <w:bCs/>
          <w:color w:val="000000" w:themeColor="text1"/>
        </w:rPr>
        <w:t>Pertama</w:t>
      </w:r>
      <w:r w:rsidR="00245D5B" w:rsidRPr="004F2AF7">
        <w:rPr>
          <w:b/>
          <w:bCs/>
          <w:color w:val="000000" w:themeColor="text1"/>
        </w:rPr>
        <w:t>.</w:t>
      </w:r>
    </w:p>
    <w:p w14:paraId="4CDC6D26" w14:textId="0184DD43" w:rsidR="006D7A6F" w:rsidRPr="00D503DA" w:rsidRDefault="006D7A6F" w:rsidP="004F2AF7">
      <w:pPr>
        <w:pStyle w:val="Default"/>
        <w:numPr>
          <w:ilvl w:val="0"/>
          <w:numId w:val="11"/>
        </w:numPr>
        <w:spacing w:line="276" w:lineRule="auto"/>
        <w:ind w:left="567" w:hanging="567"/>
        <w:jc w:val="both"/>
        <w:rPr>
          <w:color w:val="auto"/>
        </w:rPr>
      </w:pPr>
      <w:r w:rsidRPr="00D503DA">
        <w:rPr>
          <w:b/>
          <w:color w:val="auto"/>
        </w:rPr>
        <w:t>Pihak Kedua</w:t>
      </w:r>
      <w:r w:rsidRPr="00D503DA">
        <w:rPr>
          <w:color w:val="auto"/>
        </w:rPr>
        <w:t xml:space="preserve"> berhak menerima </w:t>
      </w:r>
      <w:r w:rsidRPr="00D503DA">
        <w:rPr>
          <w:color w:val="auto"/>
          <w:lang w:val="en-ID"/>
        </w:rPr>
        <w:t xml:space="preserve">report pengerjaan dari </w:t>
      </w:r>
      <w:r w:rsidRPr="00D503DA">
        <w:rPr>
          <w:b/>
          <w:color w:val="auto"/>
          <w:lang w:val="en-ID"/>
        </w:rPr>
        <w:t>Pihak Pertama</w:t>
      </w:r>
    </w:p>
    <w:p w14:paraId="0094A73E" w14:textId="77777777" w:rsidR="00A812BE" w:rsidRPr="004F2AF7" w:rsidRDefault="00A812BE" w:rsidP="004F2AF7">
      <w:pPr>
        <w:pStyle w:val="Default"/>
        <w:tabs>
          <w:tab w:val="left" w:pos="360"/>
        </w:tabs>
        <w:spacing w:line="276" w:lineRule="auto"/>
        <w:ind w:left="360"/>
        <w:jc w:val="both"/>
        <w:rPr>
          <w:bCs/>
          <w:color w:val="000000" w:themeColor="text1"/>
        </w:rPr>
      </w:pPr>
    </w:p>
    <w:p w14:paraId="61E09F42" w14:textId="77777777" w:rsidR="00A812BE" w:rsidRPr="004F2AF7" w:rsidRDefault="00A812BE" w:rsidP="004F2AF7">
      <w:pPr>
        <w:pStyle w:val="Default"/>
        <w:spacing w:line="276" w:lineRule="auto"/>
        <w:jc w:val="center"/>
        <w:rPr>
          <w:b/>
          <w:bCs/>
          <w:color w:val="auto"/>
        </w:rPr>
      </w:pPr>
      <w:r w:rsidRPr="004F2AF7">
        <w:rPr>
          <w:b/>
          <w:bCs/>
          <w:color w:val="auto"/>
        </w:rPr>
        <w:t xml:space="preserve">Pasal </w:t>
      </w:r>
      <w:r w:rsidR="007A5FEB" w:rsidRPr="004F2AF7">
        <w:rPr>
          <w:b/>
          <w:bCs/>
          <w:color w:val="auto"/>
        </w:rPr>
        <w:t>6</w:t>
      </w:r>
    </w:p>
    <w:p w14:paraId="014A877D" w14:textId="77777777" w:rsidR="00A812BE" w:rsidRPr="004F2AF7" w:rsidRDefault="00A812BE" w:rsidP="004F2AF7">
      <w:pPr>
        <w:pStyle w:val="Default"/>
        <w:spacing w:line="276" w:lineRule="auto"/>
        <w:jc w:val="center"/>
        <w:rPr>
          <w:b/>
          <w:bCs/>
          <w:color w:val="auto"/>
        </w:rPr>
      </w:pPr>
      <w:r w:rsidRPr="004F2AF7">
        <w:rPr>
          <w:b/>
          <w:bCs/>
          <w:color w:val="auto"/>
        </w:rPr>
        <w:t>Tata Cara Pembayaran</w:t>
      </w:r>
    </w:p>
    <w:p w14:paraId="233C838E" w14:textId="77777777" w:rsidR="00A812BE" w:rsidRPr="004F2AF7" w:rsidRDefault="001703D8" w:rsidP="004F2AF7">
      <w:pPr>
        <w:pStyle w:val="Default"/>
        <w:numPr>
          <w:ilvl w:val="0"/>
          <w:numId w:val="5"/>
        </w:numPr>
        <w:spacing w:line="276" w:lineRule="auto"/>
        <w:ind w:left="567" w:hanging="567"/>
        <w:jc w:val="both"/>
        <w:rPr>
          <w:color w:val="000000" w:themeColor="text1"/>
        </w:rPr>
      </w:pPr>
      <w:r w:rsidRPr="004F2AF7">
        <w:rPr>
          <w:color w:val="000000" w:themeColor="text1"/>
        </w:rPr>
        <w:t>Pem</w:t>
      </w:r>
      <w:r w:rsidR="00A812BE" w:rsidRPr="004F2AF7">
        <w:rPr>
          <w:color w:val="000000" w:themeColor="text1"/>
        </w:rPr>
        <w:t>bayar</w:t>
      </w:r>
      <w:r w:rsidR="00836BC0" w:rsidRPr="004F2AF7">
        <w:rPr>
          <w:color w:val="000000" w:themeColor="text1"/>
        </w:rPr>
        <w:t>an</w:t>
      </w:r>
      <w:r w:rsidR="00A812BE" w:rsidRPr="004F2AF7">
        <w:rPr>
          <w:color w:val="000000" w:themeColor="text1"/>
        </w:rPr>
        <w:t xml:space="preserve"> </w:t>
      </w:r>
      <w:r w:rsidR="00225337" w:rsidRPr="004F2AF7">
        <w:rPr>
          <w:b/>
          <w:color w:val="000000" w:themeColor="text1"/>
        </w:rPr>
        <w:t>Pihak Kedua</w:t>
      </w:r>
      <w:r w:rsidR="00225337" w:rsidRPr="004F2AF7">
        <w:rPr>
          <w:color w:val="000000" w:themeColor="text1"/>
        </w:rPr>
        <w:t xml:space="preserve"> kepada </w:t>
      </w:r>
      <w:r w:rsidR="00225337" w:rsidRPr="004F2AF7">
        <w:rPr>
          <w:b/>
          <w:color w:val="000000" w:themeColor="text1"/>
        </w:rPr>
        <w:t>Pihak Pertama</w:t>
      </w:r>
      <w:r w:rsidR="00225337" w:rsidRPr="004F2AF7">
        <w:rPr>
          <w:color w:val="000000" w:themeColor="text1"/>
        </w:rPr>
        <w:t xml:space="preserve"> dila</w:t>
      </w:r>
      <w:r w:rsidRPr="004F2AF7">
        <w:rPr>
          <w:color w:val="000000" w:themeColor="text1"/>
        </w:rPr>
        <w:t>kukan dengan cara transfer bank ke nomor rekening:</w:t>
      </w:r>
    </w:p>
    <w:p w14:paraId="6D0BD010" w14:textId="2643C7FF" w:rsidR="00A81D4B" w:rsidRPr="004F2AF7" w:rsidRDefault="001703D8" w:rsidP="00065884">
      <w:pPr>
        <w:pStyle w:val="Default"/>
        <w:numPr>
          <w:ilvl w:val="0"/>
          <w:numId w:val="4"/>
        </w:numPr>
        <w:spacing w:line="276" w:lineRule="auto"/>
        <w:ind w:left="993" w:hanging="426"/>
        <w:jc w:val="both"/>
        <w:rPr>
          <w:color w:val="000000" w:themeColor="text1"/>
        </w:rPr>
      </w:pPr>
      <w:r w:rsidRPr="00A81D4B">
        <w:rPr>
          <w:color w:val="000000" w:themeColor="text1"/>
        </w:rPr>
        <w:t>Nomor rekening</w:t>
      </w:r>
      <w:r w:rsidRPr="00A81D4B">
        <w:rPr>
          <w:color w:val="000000" w:themeColor="text1"/>
        </w:rPr>
        <w:tab/>
        <w:t xml:space="preserve">: </w:t>
      </w:r>
      <w:r w:rsidR="00A81D4B">
        <w:rPr>
          <w:color w:val="000000" w:themeColor="text1"/>
        </w:rPr>
        <w:t>133-00-2077565-6</w:t>
      </w:r>
    </w:p>
    <w:p w14:paraId="5A10A9F6" w14:textId="612F7FB6" w:rsidR="00A81D4B" w:rsidRPr="00A81D4B" w:rsidRDefault="001703D8" w:rsidP="00065884">
      <w:pPr>
        <w:pStyle w:val="Default"/>
        <w:numPr>
          <w:ilvl w:val="0"/>
          <w:numId w:val="4"/>
        </w:numPr>
        <w:spacing w:line="276" w:lineRule="auto"/>
        <w:ind w:left="993" w:hanging="426"/>
        <w:jc w:val="both"/>
        <w:rPr>
          <w:color w:val="000000" w:themeColor="text1"/>
        </w:rPr>
      </w:pPr>
      <w:r w:rsidRPr="00A81D4B">
        <w:rPr>
          <w:color w:val="000000" w:themeColor="text1"/>
        </w:rPr>
        <w:t>Atas nama</w:t>
      </w:r>
      <w:r w:rsidRPr="00A81D4B">
        <w:rPr>
          <w:color w:val="000000" w:themeColor="text1"/>
        </w:rPr>
        <w:tab/>
      </w:r>
      <w:r w:rsidRPr="00A81D4B">
        <w:rPr>
          <w:color w:val="000000" w:themeColor="text1"/>
        </w:rPr>
        <w:tab/>
        <w:t xml:space="preserve">: </w:t>
      </w:r>
      <w:r w:rsidR="00A81D4B" w:rsidRPr="002C5384">
        <w:rPr>
          <w:color w:val="000000" w:themeColor="text1"/>
        </w:rPr>
        <w:t>PT. Biru Baik Elektrika</w:t>
      </w:r>
      <w:r w:rsidR="00A81D4B" w:rsidRPr="002C5384" w:rsidDel="002C5384">
        <w:rPr>
          <w:color w:val="000000" w:themeColor="text1"/>
        </w:rPr>
        <w:t xml:space="preserve"> </w:t>
      </w:r>
    </w:p>
    <w:p w14:paraId="6A15F505" w14:textId="7EF34994" w:rsidR="00A81D4B" w:rsidRPr="00A81D4B" w:rsidRDefault="001703D8" w:rsidP="00065884">
      <w:pPr>
        <w:pStyle w:val="Default"/>
        <w:numPr>
          <w:ilvl w:val="0"/>
          <w:numId w:val="4"/>
        </w:numPr>
        <w:spacing w:line="276" w:lineRule="auto"/>
        <w:ind w:left="993" w:hanging="426"/>
        <w:jc w:val="both"/>
        <w:rPr>
          <w:color w:val="000000" w:themeColor="text1"/>
        </w:rPr>
      </w:pPr>
      <w:r w:rsidRPr="00A81D4B">
        <w:rPr>
          <w:color w:val="000000" w:themeColor="text1"/>
        </w:rPr>
        <w:t>Nama Bank</w:t>
      </w:r>
      <w:r w:rsidRPr="00A81D4B">
        <w:rPr>
          <w:color w:val="000000" w:themeColor="text1"/>
        </w:rPr>
        <w:tab/>
      </w:r>
      <w:r w:rsidRPr="00A81D4B">
        <w:rPr>
          <w:color w:val="000000" w:themeColor="text1"/>
        </w:rPr>
        <w:tab/>
        <w:t xml:space="preserve">: </w:t>
      </w:r>
      <w:r w:rsidR="00A81D4B" w:rsidRPr="002C5384">
        <w:rPr>
          <w:color w:val="000000" w:themeColor="text1"/>
        </w:rPr>
        <w:t>Bank Mandiri</w:t>
      </w:r>
      <w:r w:rsidR="00A81D4B">
        <w:rPr>
          <w:color w:val="000000" w:themeColor="text1"/>
          <w:lang w:val="en-US"/>
        </w:rPr>
        <w:t xml:space="preserve"> </w:t>
      </w:r>
      <w:r w:rsidR="00A81D4B" w:rsidRPr="002C5384">
        <w:rPr>
          <w:color w:val="000000" w:themeColor="text1"/>
        </w:rPr>
        <w:t xml:space="preserve">Cabang Cibinong Mayor Oking  </w:t>
      </w:r>
    </w:p>
    <w:p w14:paraId="25E1BAE8" w14:textId="3EC2EA73" w:rsidR="00F33B45" w:rsidRPr="00A81D4B" w:rsidRDefault="001703D8" w:rsidP="00065884">
      <w:pPr>
        <w:pStyle w:val="Default"/>
        <w:numPr>
          <w:ilvl w:val="0"/>
          <w:numId w:val="4"/>
        </w:numPr>
        <w:spacing w:line="276" w:lineRule="auto"/>
        <w:ind w:left="993" w:hanging="426"/>
        <w:jc w:val="both"/>
        <w:rPr>
          <w:b/>
          <w:color w:val="000000" w:themeColor="text1"/>
        </w:rPr>
      </w:pPr>
      <w:r w:rsidRPr="00A81D4B">
        <w:rPr>
          <w:color w:val="000000" w:themeColor="text1"/>
        </w:rPr>
        <w:t>Alamat bank</w:t>
      </w:r>
      <w:r w:rsidRPr="00A81D4B">
        <w:rPr>
          <w:color w:val="000000" w:themeColor="text1"/>
        </w:rPr>
        <w:tab/>
        <w:t>:</w:t>
      </w:r>
      <w:r w:rsidR="00AD3B24" w:rsidRPr="00A81D4B">
        <w:rPr>
          <w:color w:val="000000" w:themeColor="text1"/>
        </w:rPr>
        <w:t xml:space="preserve"> </w:t>
      </w:r>
      <w:r w:rsidR="00A81D4B">
        <w:rPr>
          <w:color w:val="000000" w:themeColor="text1"/>
          <w:lang w:val="en-US"/>
        </w:rPr>
        <w:t>Jalan Mayor Oking, Cibinong</w:t>
      </w:r>
      <w:r w:rsidR="00A81D4B" w:rsidRPr="00A81D4B" w:rsidDel="00A81D4B">
        <w:rPr>
          <w:color w:val="000000" w:themeColor="text1"/>
          <w:lang w:val="en-US"/>
        </w:rPr>
        <w:t xml:space="preserve"> </w:t>
      </w:r>
    </w:p>
    <w:p w14:paraId="5FCC1944" w14:textId="138F8267" w:rsidR="00E16BCC" w:rsidRPr="004F2AF7" w:rsidRDefault="0003139A" w:rsidP="004F2AF7">
      <w:pPr>
        <w:pStyle w:val="Default"/>
        <w:numPr>
          <w:ilvl w:val="0"/>
          <w:numId w:val="5"/>
        </w:numPr>
        <w:spacing w:line="276" w:lineRule="auto"/>
        <w:ind w:left="567" w:hanging="567"/>
        <w:jc w:val="both"/>
        <w:rPr>
          <w:b/>
          <w:color w:val="000000" w:themeColor="text1"/>
        </w:rPr>
      </w:pPr>
      <w:commentRangeStart w:id="2"/>
      <w:commentRangeStart w:id="3"/>
      <w:commentRangeStart w:id="4"/>
      <w:r w:rsidRPr="004F2AF7">
        <w:rPr>
          <w:color w:val="000000" w:themeColor="text1"/>
        </w:rPr>
        <w:t>Pembayaran sebesar</w:t>
      </w:r>
      <w:r w:rsidR="00C4481B" w:rsidRPr="004F2AF7">
        <w:rPr>
          <w:color w:val="000000" w:themeColor="text1"/>
        </w:rPr>
        <w:t xml:space="preserve"> </w:t>
      </w:r>
      <w:r w:rsidRPr="004F2AF7">
        <w:rPr>
          <w:color w:val="000000" w:themeColor="text1"/>
        </w:rPr>
        <w:t>100</w:t>
      </w:r>
      <w:r w:rsidR="00C4481B" w:rsidRPr="004F2AF7">
        <w:rPr>
          <w:color w:val="000000" w:themeColor="text1"/>
        </w:rPr>
        <w:t xml:space="preserve">% dari </w:t>
      </w:r>
      <w:r w:rsidR="00E16BCC" w:rsidRPr="004F2AF7">
        <w:rPr>
          <w:color w:val="000000" w:themeColor="text1"/>
        </w:rPr>
        <w:t xml:space="preserve">total </w:t>
      </w:r>
      <w:r w:rsidR="00C4481B" w:rsidRPr="004F2AF7">
        <w:rPr>
          <w:color w:val="000000" w:themeColor="text1"/>
        </w:rPr>
        <w:t xml:space="preserve">harga </w:t>
      </w:r>
      <w:r w:rsidR="00E16BCC" w:rsidRPr="004F2AF7">
        <w:rPr>
          <w:color w:val="000000" w:themeColor="text1"/>
        </w:rPr>
        <w:t>produk. Pembayaran</w:t>
      </w:r>
      <w:r w:rsidR="00D124E1" w:rsidRPr="004F2AF7">
        <w:rPr>
          <w:color w:val="000000" w:themeColor="text1"/>
        </w:rPr>
        <w:t xml:space="preserve"> </w:t>
      </w:r>
      <w:r w:rsidR="00C4481B" w:rsidRPr="004F2AF7">
        <w:rPr>
          <w:color w:val="000000" w:themeColor="text1"/>
        </w:rPr>
        <w:t>dilakukan</w:t>
      </w:r>
      <w:r w:rsidR="009644E5" w:rsidRPr="004F2AF7">
        <w:rPr>
          <w:color w:val="000000" w:themeColor="text1"/>
        </w:rPr>
        <w:t xml:space="preserve"> 30</w:t>
      </w:r>
      <w:r w:rsidR="00C4481B" w:rsidRPr="004F2AF7">
        <w:rPr>
          <w:color w:val="000000" w:themeColor="text1"/>
        </w:rPr>
        <w:t xml:space="preserve"> </w:t>
      </w:r>
      <w:r w:rsidR="009644E5" w:rsidRPr="004F2AF7">
        <w:rPr>
          <w:color w:val="000000" w:themeColor="text1"/>
        </w:rPr>
        <w:t>(</w:t>
      </w:r>
      <w:r w:rsidR="00C4481B" w:rsidRPr="004F2AF7">
        <w:rPr>
          <w:color w:val="000000" w:themeColor="text1"/>
        </w:rPr>
        <w:t>tiga puluh</w:t>
      </w:r>
      <w:r w:rsidR="009644E5" w:rsidRPr="004F2AF7">
        <w:rPr>
          <w:color w:val="000000" w:themeColor="text1"/>
        </w:rPr>
        <w:t>)</w:t>
      </w:r>
      <w:r w:rsidR="00C4481B" w:rsidRPr="004F2AF7">
        <w:rPr>
          <w:color w:val="000000" w:themeColor="text1"/>
        </w:rPr>
        <w:t xml:space="preserve"> hari setelah diterimanya Invoice </w:t>
      </w:r>
      <w:r w:rsidR="00C13AB8" w:rsidRPr="00D503DA">
        <w:rPr>
          <w:color w:val="000000" w:themeColor="text1"/>
        </w:rPr>
        <w:t xml:space="preserve">atau bukti telah selesai pekerjaan </w:t>
      </w:r>
      <w:r w:rsidR="00C13AB8">
        <w:rPr>
          <w:color w:val="000000" w:themeColor="text1"/>
          <w:lang w:val="en-US"/>
        </w:rPr>
        <w:t xml:space="preserve">dengan baik. </w:t>
      </w:r>
      <w:commentRangeEnd w:id="2"/>
      <w:commentRangeEnd w:id="3"/>
      <w:commentRangeEnd w:id="4"/>
    </w:p>
    <w:p w14:paraId="03E85668" w14:textId="715389BE" w:rsidR="004510E3" w:rsidRPr="00D503DA" w:rsidRDefault="00D124E1" w:rsidP="00D503DA">
      <w:pPr>
        <w:pStyle w:val="Default"/>
        <w:numPr>
          <w:ilvl w:val="0"/>
          <w:numId w:val="5"/>
        </w:numPr>
        <w:spacing w:line="276" w:lineRule="auto"/>
        <w:ind w:left="567" w:hanging="567"/>
        <w:jc w:val="both"/>
        <w:rPr>
          <w:b/>
          <w:bCs/>
          <w:color w:val="000000" w:themeColor="text1"/>
          <w:lang w:val="en-US"/>
        </w:rPr>
      </w:pPr>
      <w:r w:rsidRPr="004F2AF7">
        <w:rPr>
          <w:bCs/>
          <w:iCs/>
        </w:rPr>
        <w:t xml:space="preserve">Invoice </w:t>
      </w:r>
      <w:r w:rsidR="00364052" w:rsidRPr="004F2AF7">
        <w:rPr>
          <w:bCs/>
          <w:iCs/>
        </w:rPr>
        <w:t>diterima</w:t>
      </w:r>
      <w:r w:rsidRPr="004F2AF7">
        <w:rPr>
          <w:bCs/>
          <w:iCs/>
        </w:rPr>
        <w:t xml:space="preserve"> </w:t>
      </w:r>
      <w:r w:rsidRPr="004F2AF7">
        <w:rPr>
          <w:b/>
          <w:bCs/>
          <w:iCs/>
        </w:rPr>
        <w:t xml:space="preserve">Pihak </w:t>
      </w:r>
      <w:r w:rsidR="00364052" w:rsidRPr="004F2AF7">
        <w:rPr>
          <w:b/>
          <w:bCs/>
          <w:iCs/>
        </w:rPr>
        <w:t>Kedua</w:t>
      </w:r>
      <w:r w:rsidRPr="004F2AF7">
        <w:rPr>
          <w:bCs/>
          <w:iCs/>
        </w:rPr>
        <w:t xml:space="preserve"> </w:t>
      </w:r>
      <w:r w:rsidR="00364052" w:rsidRPr="004F2AF7">
        <w:rPr>
          <w:bCs/>
          <w:iCs/>
        </w:rPr>
        <w:t>dari</w:t>
      </w:r>
      <w:r w:rsidRPr="004F2AF7">
        <w:rPr>
          <w:bCs/>
          <w:iCs/>
        </w:rPr>
        <w:t xml:space="preserve"> </w:t>
      </w:r>
      <w:r w:rsidRPr="004F2AF7">
        <w:rPr>
          <w:b/>
          <w:bCs/>
          <w:iCs/>
        </w:rPr>
        <w:t xml:space="preserve">Pihak </w:t>
      </w:r>
      <w:r w:rsidR="00364052" w:rsidRPr="004F2AF7">
        <w:rPr>
          <w:b/>
          <w:bCs/>
          <w:iCs/>
        </w:rPr>
        <w:t>Pertama</w:t>
      </w:r>
      <w:r w:rsidRPr="004F2AF7">
        <w:rPr>
          <w:bCs/>
          <w:iCs/>
        </w:rPr>
        <w:t xml:space="preserve"> bersamaan dengan </w:t>
      </w:r>
      <w:r w:rsidR="00364052" w:rsidRPr="004F2AF7">
        <w:rPr>
          <w:bCs/>
          <w:iCs/>
        </w:rPr>
        <w:t>kedatangan</w:t>
      </w:r>
      <w:r w:rsidRPr="004F2AF7">
        <w:rPr>
          <w:bCs/>
          <w:iCs/>
        </w:rPr>
        <w:t xml:space="preserve"> </w:t>
      </w:r>
      <w:r w:rsidRPr="007F1799">
        <w:rPr>
          <w:bCs/>
          <w:iCs/>
        </w:rPr>
        <w:t>baran</w:t>
      </w:r>
      <w:r w:rsidR="007F1799" w:rsidRPr="00D503DA">
        <w:rPr>
          <w:bCs/>
          <w:color w:val="000000" w:themeColor="text1"/>
          <w:lang w:val="en-US"/>
        </w:rPr>
        <w:t>g.</w:t>
      </w:r>
    </w:p>
    <w:p w14:paraId="6A63D65C" w14:textId="77777777"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7A5FEB" w:rsidRPr="004F2AF7">
        <w:rPr>
          <w:b/>
          <w:bCs/>
          <w:color w:val="000000" w:themeColor="text1"/>
        </w:rPr>
        <w:t>7</w:t>
      </w:r>
    </w:p>
    <w:p w14:paraId="1323798A" w14:textId="77777777" w:rsidR="00176442" w:rsidRPr="004F2AF7" w:rsidRDefault="00B907C6" w:rsidP="004F2AF7">
      <w:pPr>
        <w:pStyle w:val="Default"/>
        <w:spacing w:line="276" w:lineRule="auto"/>
        <w:jc w:val="center"/>
        <w:rPr>
          <w:color w:val="000000" w:themeColor="text1"/>
        </w:rPr>
      </w:pPr>
      <w:r w:rsidRPr="004F2AF7">
        <w:rPr>
          <w:b/>
          <w:bCs/>
          <w:color w:val="000000" w:themeColor="text1"/>
        </w:rPr>
        <w:t>Waktu Perjanjian</w:t>
      </w:r>
    </w:p>
    <w:p w14:paraId="7A13F3D5" w14:textId="095A59F8" w:rsidR="006777A5" w:rsidRPr="00D503DA" w:rsidRDefault="00116A55" w:rsidP="004F2AF7">
      <w:pPr>
        <w:pStyle w:val="ListParagraph"/>
        <w:numPr>
          <w:ilvl w:val="0"/>
          <w:numId w:val="23"/>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lastRenderedPageBreak/>
        <w:t>Perjanjian ini berlaku selama satu (</w:t>
      </w:r>
      <w:r w:rsidR="00930233">
        <w:rPr>
          <w:rFonts w:eastAsiaTheme="minorEastAsia" w:cs="Times New Roman"/>
          <w:color w:val="000000"/>
          <w:kern w:val="0"/>
          <w:lang w:val="en-US" w:eastAsia="id-ID" w:bidi="ar-SA"/>
        </w:rPr>
        <w:t>1</w:t>
      </w:r>
      <w:r w:rsidRPr="004F2AF7">
        <w:rPr>
          <w:rFonts w:eastAsiaTheme="minorEastAsia" w:cs="Times New Roman"/>
          <w:color w:val="000000"/>
          <w:kern w:val="0"/>
          <w:lang w:val="id-ID" w:eastAsia="id-ID" w:bidi="ar-SA"/>
        </w:rPr>
        <w:t xml:space="preserve">) </w:t>
      </w:r>
      <w:r w:rsidR="00930233">
        <w:rPr>
          <w:rFonts w:eastAsiaTheme="minorEastAsia" w:cs="Times New Roman"/>
          <w:color w:val="000000"/>
          <w:kern w:val="0"/>
          <w:lang w:val="en-US" w:eastAsia="id-ID" w:bidi="ar-SA"/>
        </w:rPr>
        <w:t>Tahun</w:t>
      </w:r>
      <w:r w:rsidR="004510E3" w:rsidRPr="004F2AF7">
        <w:rPr>
          <w:rFonts w:eastAsiaTheme="minorEastAsia" w:cs="Times New Roman"/>
          <w:color w:val="000000"/>
          <w:kern w:val="0"/>
          <w:lang w:val="id-ID" w:eastAsia="id-ID" w:bidi="ar-SA"/>
        </w:rPr>
        <w:t xml:space="preserve"> </w:t>
      </w:r>
      <w:r w:rsidRPr="004F2AF7">
        <w:rPr>
          <w:rFonts w:eastAsiaTheme="minorEastAsia" w:cs="Times New Roman"/>
          <w:color w:val="000000"/>
          <w:kern w:val="0"/>
          <w:lang w:val="id-ID" w:eastAsia="id-ID" w:bidi="ar-SA"/>
        </w:rPr>
        <w:t xml:space="preserve">sejak tanggal </w:t>
      </w:r>
      <w:r w:rsidR="00190761">
        <w:rPr>
          <w:rFonts w:eastAsiaTheme="minorEastAsia" w:cs="Times New Roman"/>
          <w:color w:val="000000"/>
          <w:kern w:val="0"/>
          <w:lang w:val="en-US" w:eastAsia="id-ID" w:bidi="ar-SA"/>
        </w:rPr>
        <w:t>4</w:t>
      </w:r>
      <w:r w:rsidR="00A81D4B">
        <w:rPr>
          <w:rFonts w:eastAsiaTheme="minorEastAsia" w:cs="Times New Roman"/>
          <w:color w:val="000000"/>
          <w:kern w:val="0"/>
          <w:lang w:val="en-US" w:eastAsia="id-ID" w:bidi="ar-SA"/>
        </w:rPr>
        <w:t xml:space="preserve"> </w:t>
      </w:r>
      <w:r w:rsidR="00065884">
        <w:rPr>
          <w:rFonts w:eastAsiaTheme="minorEastAsia" w:cs="Times New Roman"/>
          <w:color w:val="000000"/>
          <w:kern w:val="0"/>
          <w:lang w:val="en-US" w:eastAsia="id-ID" w:bidi="ar-SA"/>
        </w:rPr>
        <w:t>September</w:t>
      </w:r>
      <w:r w:rsidR="00A81D4B">
        <w:rPr>
          <w:rFonts w:eastAsiaTheme="minorEastAsia" w:cs="Times New Roman"/>
          <w:color w:val="000000"/>
          <w:kern w:val="0"/>
          <w:lang w:val="en-US" w:eastAsia="id-ID" w:bidi="ar-SA"/>
        </w:rPr>
        <w:t xml:space="preserve"> 20</w:t>
      </w:r>
      <w:r w:rsidR="00D503DA">
        <w:rPr>
          <w:rFonts w:eastAsiaTheme="minorEastAsia" w:cs="Times New Roman"/>
          <w:color w:val="000000"/>
          <w:kern w:val="0"/>
          <w:lang w:val="en-US" w:eastAsia="id-ID" w:bidi="ar-SA"/>
        </w:rPr>
        <w:t>24</w:t>
      </w:r>
      <w:r w:rsidR="00A81D4B">
        <w:rPr>
          <w:rFonts w:eastAsiaTheme="minorEastAsia" w:cs="Times New Roman"/>
          <w:color w:val="000000"/>
          <w:kern w:val="0"/>
          <w:lang w:val="en-US" w:eastAsia="id-ID" w:bidi="ar-SA"/>
        </w:rPr>
        <w:t xml:space="preserve"> </w:t>
      </w:r>
      <w:r w:rsidR="00E16BCC" w:rsidRPr="004F2AF7">
        <w:rPr>
          <w:rFonts w:eastAsiaTheme="minorEastAsia" w:cs="Times New Roman"/>
          <w:color w:val="000000"/>
          <w:kern w:val="0"/>
          <w:lang w:val="id-ID" w:eastAsia="id-ID" w:bidi="ar-SA"/>
        </w:rPr>
        <w:t xml:space="preserve">sampai dengan tanggal </w:t>
      </w:r>
      <w:r w:rsidR="00190761">
        <w:rPr>
          <w:rFonts w:eastAsiaTheme="minorEastAsia" w:cs="Times New Roman"/>
          <w:color w:val="000000"/>
          <w:kern w:val="0"/>
          <w:lang w:val="en-US" w:eastAsia="id-ID" w:bidi="ar-SA"/>
        </w:rPr>
        <w:t>4</w:t>
      </w:r>
      <w:r w:rsidR="00065884">
        <w:rPr>
          <w:rFonts w:eastAsiaTheme="minorEastAsia" w:cs="Times New Roman"/>
          <w:color w:val="000000"/>
          <w:kern w:val="0"/>
          <w:lang w:val="en-US" w:eastAsia="id-ID" w:bidi="ar-SA"/>
        </w:rPr>
        <w:t xml:space="preserve"> </w:t>
      </w:r>
      <w:r w:rsidR="002D2FF9">
        <w:rPr>
          <w:rFonts w:eastAsiaTheme="minorEastAsia" w:cs="Times New Roman"/>
          <w:color w:val="000000"/>
          <w:kern w:val="0"/>
          <w:lang w:val="en-US" w:eastAsia="id-ID" w:bidi="ar-SA"/>
        </w:rPr>
        <w:t>September</w:t>
      </w:r>
      <w:r w:rsidR="00A81D4B">
        <w:rPr>
          <w:rFonts w:eastAsiaTheme="minorEastAsia" w:cs="Times New Roman"/>
          <w:color w:val="000000"/>
          <w:kern w:val="0"/>
          <w:lang w:val="en-US" w:eastAsia="id-ID" w:bidi="ar-SA"/>
        </w:rPr>
        <w:t xml:space="preserve"> 202</w:t>
      </w:r>
      <w:r w:rsidR="00D503DA">
        <w:rPr>
          <w:rFonts w:eastAsiaTheme="minorEastAsia" w:cs="Times New Roman"/>
          <w:color w:val="000000"/>
          <w:kern w:val="0"/>
          <w:lang w:val="en-US" w:eastAsia="id-ID" w:bidi="ar-SA"/>
        </w:rPr>
        <w:t>5</w:t>
      </w:r>
      <w:r w:rsidR="004510E3">
        <w:rPr>
          <w:rFonts w:eastAsiaTheme="minorEastAsia" w:cs="Times New Roman"/>
          <w:color w:val="000000"/>
          <w:kern w:val="0"/>
          <w:lang w:val="en-US" w:eastAsia="id-ID" w:bidi="ar-SA"/>
        </w:rPr>
        <w:t>.</w:t>
      </w:r>
    </w:p>
    <w:p w14:paraId="0572FAF2" w14:textId="77777777" w:rsidR="006777A5" w:rsidRDefault="006777A5" w:rsidP="006777A5">
      <w:pPr>
        <w:pStyle w:val="ListParagraph"/>
        <w:numPr>
          <w:ilvl w:val="0"/>
          <w:numId w:val="23"/>
        </w:numPr>
        <w:ind w:left="630" w:hanging="630"/>
        <w:rPr>
          <w:rFonts w:cs="Times New Roman"/>
          <w:color w:val="000000"/>
        </w:rPr>
      </w:pPr>
      <w:r w:rsidRPr="00AC68E0">
        <w:rPr>
          <w:rFonts w:cs="Times New Roman"/>
          <w:color w:val="000000"/>
        </w:rPr>
        <w:t>Perjanjian ini dapat diperpanjang secara otomatis untuk satu (1) tahun berikutnya kecuali ada pemberitahuan dari salah satu pihak secara tertulis untuk mengakhiri atau merubah perjanjian  ini 3 (tiga) bulan sebelum berakhirnya masa 1 (satu) tahun Perjanjian ini atau masa perpanjangannya</w:t>
      </w:r>
    </w:p>
    <w:p w14:paraId="52FA6F1C" w14:textId="5DE6FA1B" w:rsidR="00116A55" w:rsidRPr="004F2AF7" w:rsidRDefault="00116A55" w:rsidP="00D503DA">
      <w:pPr>
        <w:pStyle w:val="ListParagraph"/>
        <w:spacing w:line="276" w:lineRule="auto"/>
        <w:ind w:left="567"/>
        <w:jc w:val="both"/>
        <w:rPr>
          <w:rFonts w:eastAsiaTheme="minorEastAsia" w:cs="Times New Roman"/>
          <w:color w:val="000000"/>
          <w:kern w:val="0"/>
          <w:lang w:val="id-ID" w:eastAsia="id-ID" w:bidi="ar-SA"/>
        </w:rPr>
      </w:pPr>
    </w:p>
    <w:p w14:paraId="54A8FB9B" w14:textId="77777777" w:rsidR="0084356D" w:rsidRPr="004F2AF7" w:rsidRDefault="0084356D" w:rsidP="004F2AF7">
      <w:pPr>
        <w:pStyle w:val="ListParagraph"/>
        <w:spacing w:line="276" w:lineRule="auto"/>
        <w:ind w:left="426"/>
        <w:jc w:val="both"/>
        <w:rPr>
          <w:rFonts w:eastAsiaTheme="minorEastAsia" w:cs="Times New Roman"/>
          <w:color w:val="000000"/>
          <w:kern w:val="0"/>
          <w:lang w:val="id-ID" w:eastAsia="id-ID" w:bidi="ar-SA"/>
        </w:rPr>
      </w:pPr>
    </w:p>
    <w:p w14:paraId="71C93EF3" w14:textId="77777777" w:rsidR="00D124E1" w:rsidRPr="004F2AF7" w:rsidRDefault="00D124E1" w:rsidP="004F2AF7">
      <w:pPr>
        <w:pStyle w:val="Default"/>
        <w:spacing w:line="276" w:lineRule="auto"/>
        <w:jc w:val="center"/>
        <w:rPr>
          <w:color w:val="000000" w:themeColor="text1"/>
        </w:rPr>
      </w:pPr>
      <w:r w:rsidRPr="004F2AF7">
        <w:rPr>
          <w:b/>
          <w:bCs/>
          <w:color w:val="000000" w:themeColor="text1"/>
        </w:rPr>
        <w:t>Pasal 8</w:t>
      </w:r>
    </w:p>
    <w:p w14:paraId="5080E1B8" w14:textId="77777777" w:rsidR="00D124E1" w:rsidRPr="004F2AF7" w:rsidRDefault="00D124E1" w:rsidP="004F2AF7">
      <w:pPr>
        <w:pStyle w:val="Default"/>
        <w:spacing w:line="276" w:lineRule="auto"/>
        <w:jc w:val="center"/>
        <w:rPr>
          <w:color w:val="000000" w:themeColor="text1"/>
        </w:rPr>
      </w:pPr>
      <w:r w:rsidRPr="004F2AF7">
        <w:rPr>
          <w:b/>
          <w:bCs/>
          <w:color w:val="000000" w:themeColor="text1"/>
        </w:rPr>
        <w:t>Force Majeure</w:t>
      </w:r>
    </w:p>
    <w:p w14:paraId="7B6029FB" w14:textId="77777777"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b/>
          <w:bCs/>
          <w:color w:val="000000" w:themeColor="text1"/>
        </w:rPr>
        <w:t>Para Pihak</w:t>
      </w:r>
      <w:r w:rsidRPr="004F2AF7">
        <w:rPr>
          <w:bCs/>
          <w:color w:val="000000" w:themeColor="text1"/>
        </w:rPr>
        <w:t xml:space="preserve"> </w:t>
      </w:r>
      <w:r w:rsidRPr="004F2AF7">
        <w:rPr>
          <w:lang w:val="en-US"/>
        </w:rPr>
        <w:t xml:space="preserve">tidak bertanggung jawab atas segala kerugian yang timbul diakibatkan oleh </w:t>
      </w:r>
      <w:r w:rsidRPr="004F2AF7">
        <w:t>force majeure</w:t>
      </w:r>
      <w:r w:rsidRPr="004F2AF7">
        <w:rPr>
          <w:lang w:val="en-US"/>
        </w:rPr>
        <w:t>.</w:t>
      </w:r>
    </w:p>
    <w:p w14:paraId="33376FBB" w14:textId="18811302" w:rsidR="00E91378" w:rsidRDefault="00AF2584" w:rsidP="004F2AF7">
      <w:pPr>
        <w:pStyle w:val="NormalWeb"/>
        <w:numPr>
          <w:ilvl w:val="0"/>
          <w:numId w:val="32"/>
        </w:numPr>
        <w:spacing w:before="0" w:after="0" w:line="276" w:lineRule="auto"/>
        <w:ind w:left="567" w:hanging="567"/>
        <w:jc w:val="both"/>
        <w:rPr>
          <w:lang w:val="en-US"/>
        </w:rPr>
      </w:pPr>
      <w:r w:rsidRPr="004F2AF7">
        <w:rPr>
          <w:lang w:val="en-US"/>
        </w:rPr>
        <w:t xml:space="preserve">Kondisi </w:t>
      </w:r>
      <w:r w:rsidRPr="004F2AF7">
        <w:t>force majeure</w:t>
      </w:r>
      <w:r w:rsidRPr="004F2AF7">
        <w:rPr>
          <w:lang w:val="en-US"/>
        </w:rPr>
        <w:t xml:space="preserve"> </w:t>
      </w:r>
      <w:r w:rsidR="00E91378" w:rsidRPr="00D503DA">
        <w:rPr>
          <w:lang w:val="en-US"/>
        </w:rPr>
        <w:t>meliputi, tetapi tidak terbatas pada, kejadian atau keadaan luar biasa dari keadaan yang tercantum di bawah ini:</w:t>
      </w:r>
    </w:p>
    <w:p w14:paraId="70C621FC" w14:textId="77777777" w:rsidR="00E91378" w:rsidRPr="00D503DA" w:rsidRDefault="00E91378" w:rsidP="00D503DA">
      <w:pPr>
        <w:pStyle w:val="ListParagraph"/>
        <w:numPr>
          <w:ilvl w:val="0"/>
          <w:numId w:val="38"/>
        </w:numPr>
        <w:suppressAutoHyphens w:val="0"/>
        <w:ind w:right="-2"/>
        <w:jc w:val="both"/>
        <w:rPr>
          <w:rFonts w:eastAsiaTheme="minorEastAsia" w:cs="Times New Roman"/>
          <w:kern w:val="0"/>
          <w:lang w:val="en-US" w:eastAsia="ar-SA" w:bidi="ar-SA"/>
        </w:rPr>
      </w:pPr>
      <w:r w:rsidRPr="00D503DA">
        <w:rPr>
          <w:rFonts w:eastAsiaTheme="minorEastAsia" w:cs="Times New Roman"/>
          <w:kern w:val="0"/>
          <w:lang w:val="en-US" w:eastAsia="ar-SA" w:bidi="ar-SA"/>
        </w:rPr>
        <w:t>Peperangan;</w:t>
      </w:r>
    </w:p>
    <w:p w14:paraId="7C12C491" w14:textId="77777777" w:rsidR="00E91378" w:rsidRPr="00D503DA" w:rsidRDefault="00E91378" w:rsidP="00D503DA">
      <w:pPr>
        <w:pStyle w:val="ListParagraph"/>
        <w:numPr>
          <w:ilvl w:val="0"/>
          <w:numId w:val="38"/>
        </w:numPr>
        <w:suppressAutoHyphens w:val="0"/>
        <w:ind w:right="-2"/>
        <w:jc w:val="both"/>
        <w:rPr>
          <w:rFonts w:eastAsiaTheme="minorEastAsia" w:cs="Times New Roman"/>
          <w:kern w:val="0"/>
          <w:lang w:val="en-US" w:eastAsia="ar-SA" w:bidi="ar-SA"/>
        </w:rPr>
      </w:pPr>
      <w:r w:rsidRPr="00D503DA">
        <w:rPr>
          <w:rFonts w:eastAsiaTheme="minorEastAsia" w:cs="Times New Roman"/>
          <w:kern w:val="0"/>
          <w:lang w:val="en-US" w:eastAsia="ar-SA" w:bidi="ar-SA"/>
        </w:rPr>
        <w:t>Kerusuhan oleh orang-orang yang bukan personil Penyedia</w:t>
      </w:r>
      <w:r>
        <w:rPr>
          <w:rFonts w:eastAsiaTheme="minorEastAsia" w:cs="Times New Roman"/>
          <w:kern w:val="0"/>
          <w:lang w:val="id-ID" w:eastAsia="ar-SA" w:bidi="ar-SA"/>
        </w:rPr>
        <w:t xml:space="preserve"> Jasa</w:t>
      </w:r>
      <w:r w:rsidRPr="00D503DA">
        <w:rPr>
          <w:rFonts w:eastAsiaTheme="minorEastAsia" w:cs="Times New Roman"/>
          <w:kern w:val="0"/>
          <w:lang w:val="en-US" w:eastAsia="ar-SA" w:bidi="ar-SA"/>
        </w:rPr>
        <w:t>;</w:t>
      </w:r>
    </w:p>
    <w:p w14:paraId="770BF0F9" w14:textId="77777777" w:rsidR="00E91378" w:rsidRPr="00D503DA" w:rsidRDefault="00E91378" w:rsidP="00D503DA">
      <w:pPr>
        <w:pStyle w:val="ListParagraph"/>
        <w:numPr>
          <w:ilvl w:val="0"/>
          <w:numId w:val="38"/>
        </w:numPr>
        <w:suppressAutoHyphens w:val="0"/>
        <w:ind w:right="-2"/>
        <w:jc w:val="both"/>
        <w:rPr>
          <w:rFonts w:eastAsiaTheme="minorEastAsia" w:cs="Times New Roman"/>
          <w:kern w:val="0"/>
          <w:lang w:val="en-US" w:eastAsia="ar-SA" w:bidi="ar-SA"/>
        </w:rPr>
      </w:pPr>
      <w:r w:rsidRPr="00D503DA">
        <w:rPr>
          <w:rFonts w:eastAsiaTheme="minorEastAsia" w:cs="Times New Roman"/>
          <w:kern w:val="0"/>
          <w:lang w:val="en-US" w:eastAsia="ar-SA" w:bidi="ar-SA"/>
        </w:rPr>
        <w:t>Revolusi;</w:t>
      </w:r>
    </w:p>
    <w:p w14:paraId="20287BDE" w14:textId="77777777" w:rsidR="00E91378" w:rsidRPr="00D503DA" w:rsidRDefault="00E91378" w:rsidP="00D503DA">
      <w:pPr>
        <w:pStyle w:val="ListParagraph"/>
        <w:numPr>
          <w:ilvl w:val="0"/>
          <w:numId w:val="38"/>
        </w:numPr>
        <w:suppressAutoHyphens w:val="0"/>
        <w:ind w:right="-2"/>
        <w:jc w:val="both"/>
        <w:rPr>
          <w:rFonts w:eastAsiaTheme="minorEastAsia" w:cs="Times New Roman"/>
          <w:kern w:val="0"/>
          <w:lang w:val="en-US" w:eastAsia="ar-SA" w:bidi="ar-SA"/>
        </w:rPr>
      </w:pPr>
      <w:r w:rsidRPr="00D503DA">
        <w:rPr>
          <w:rFonts w:eastAsiaTheme="minorEastAsia" w:cs="Times New Roman"/>
          <w:kern w:val="0"/>
          <w:lang w:val="en-US" w:eastAsia="ar-SA" w:bidi="ar-SA"/>
        </w:rPr>
        <w:t>Bencana alam: banjir, gempa bumi, badai, gunung meletus, tanah longsor, wabah penyakit, dan angin topan;</w:t>
      </w:r>
    </w:p>
    <w:p w14:paraId="4C24AD6B" w14:textId="77777777" w:rsidR="00E91378" w:rsidRPr="00D503DA" w:rsidRDefault="00E91378" w:rsidP="00D503DA">
      <w:pPr>
        <w:pStyle w:val="ListParagraph"/>
        <w:numPr>
          <w:ilvl w:val="0"/>
          <w:numId w:val="38"/>
        </w:numPr>
        <w:suppressAutoHyphens w:val="0"/>
        <w:ind w:right="-2"/>
        <w:jc w:val="both"/>
        <w:rPr>
          <w:rFonts w:eastAsiaTheme="minorEastAsia" w:cs="Times New Roman"/>
          <w:kern w:val="0"/>
          <w:lang w:val="en-US" w:eastAsia="ar-SA" w:bidi="ar-SA"/>
        </w:rPr>
      </w:pPr>
      <w:r w:rsidRPr="00D503DA">
        <w:rPr>
          <w:rFonts w:eastAsiaTheme="minorEastAsia" w:cs="Times New Roman"/>
          <w:kern w:val="0"/>
          <w:lang w:val="en-US" w:eastAsia="ar-SA" w:bidi="ar-SA"/>
        </w:rPr>
        <w:t>Pemogokan massal oleh orang-orang yang bukan personil Penyedia</w:t>
      </w:r>
      <w:r>
        <w:rPr>
          <w:rFonts w:eastAsiaTheme="minorEastAsia" w:cs="Times New Roman"/>
          <w:kern w:val="0"/>
          <w:lang w:val="id-ID" w:eastAsia="ar-SA" w:bidi="ar-SA"/>
        </w:rPr>
        <w:t xml:space="preserve"> Jasa</w:t>
      </w:r>
      <w:r w:rsidRPr="00D503DA">
        <w:rPr>
          <w:rFonts w:eastAsiaTheme="minorEastAsia" w:cs="Times New Roman"/>
          <w:kern w:val="0"/>
          <w:lang w:val="en-US" w:eastAsia="ar-SA" w:bidi="ar-SA"/>
        </w:rPr>
        <w:t>;</w:t>
      </w:r>
    </w:p>
    <w:p w14:paraId="361DBD6F" w14:textId="77777777" w:rsidR="00E91378" w:rsidRPr="00D503DA" w:rsidRDefault="00E91378" w:rsidP="00D503DA">
      <w:pPr>
        <w:pStyle w:val="NormalWeb"/>
        <w:numPr>
          <w:ilvl w:val="0"/>
          <w:numId w:val="38"/>
        </w:numPr>
        <w:spacing w:before="0" w:after="0" w:line="276" w:lineRule="auto"/>
        <w:jc w:val="both"/>
      </w:pPr>
      <w:r w:rsidRPr="00D503DA">
        <w:rPr>
          <w:lang w:val="en-US"/>
        </w:rPr>
        <w:t>Kebakaran</w:t>
      </w:r>
    </w:p>
    <w:p w14:paraId="2DF923D1" w14:textId="77777777" w:rsidR="00E91378" w:rsidRPr="00D503DA" w:rsidRDefault="00E91378" w:rsidP="00E91378">
      <w:pPr>
        <w:pStyle w:val="ListParagraph"/>
        <w:numPr>
          <w:ilvl w:val="0"/>
          <w:numId w:val="38"/>
        </w:numPr>
        <w:suppressAutoHyphens w:val="0"/>
        <w:ind w:right="-2"/>
        <w:jc w:val="both"/>
        <w:rPr>
          <w:rFonts w:eastAsiaTheme="minorEastAsia" w:cs="Times New Roman"/>
          <w:kern w:val="0"/>
          <w:lang w:val="en-US" w:eastAsia="ar-SA" w:bidi="ar-SA"/>
        </w:rPr>
      </w:pPr>
      <w:r w:rsidRPr="00D503DA">
        <w:rPr>
          <w:rFonts w:eastAsiaTheme="minorEastAsia" w:cs="Times New Roman"/>
          <w:kern w:val="0"/>
          <w:lang w:val="en-US" w:eastAsia="ar-SA" w:bidi="ar-SA"/>
        </w:rPr>
        <w:t>Perubahan kebijakan Pemerintah yang terkait langsung dengan pelaksanaan Pekerjaan; atau</w:t>
      </w:r>
    </w:p>
    <w:p w14:paraId="49DFD042" w14:textId="77777777" w:rsidR="00E91378" w:rsidRDefault="00E91378" w:rsidP="00D503DA">
      <w:pPr>
        <w:pStyle w:val="NormalWeb"/>
        <w:numPr>
          <w:ilvl w:val="0"/>
          <w:numId w:val="38"/>
        </w:numPr>
        <w:spacing w:before="0" w:after="0" w:line="276" w:lineRule="auto"/>
        <w:jc w:val="both"/>
        <w:rPr>
          <w:lang w:val="en-US"/>
        </w:rPr>
      </w:pPr>
      <w:r w:rsidRPr="00D503DA">
        <w:rPr>
          <w:lang w:val="en-US"/>
        </w:rPr>
        <w:t>Gangguan industri lainnya</w:t>
      </w:r>
    </w:p>
    <w:p w14:paraId="2A454AD2" w14:textId="1BCBBBBC" w:rsidR="00AF2584" w:rsidRPr="006D7A6F" w:rsidRDefault="00AF2584" w:rsidP="00D503DA">
      <w:pPr>
        <w:pStyle w:val="NormalWeb"/>
        <w:spacing w:before="0" w:after="0" w:line="276" w:lineRule="auto"/>
        <w:ind w:left="1080"/>
        <w:jc w:val="both"/>
        <w:rPr>
          <w:lang w:val="en-US"/>
        </w:rPr>
      </w:pPr>
    </w:p>
    <w:p w14:paraId="3F5421C5" w14:textId="136B946B" w:rsidR="00AF2584" w:rsidRPr="00D503DA" w:rsidRDefault="00B00F04">
      <w:pPr>
        <w:pStyle w:val="NormalWeb"/>
        <w:numPr>
          <w:ilvl w:val="0"/>
          <w:numId w:val="32"/>
        </w:numPr>
        <w:spacing w:before="0" w:after="0" w:line="276" w:lineRule="auto"/>
        <w:ind w:left="567" w:hanging="567"/>
        <w:jc w:val="both"/>
      </w:pPr>
      <w:r w:rsidRPr="00B00F04">
        <w:rPr>
          <w:bCs/>
          <w:iCs/>
        </w:rPr>
        <w:t xml:space="preserve">Bila terjadi Pihak yang mengalami </w:t>
      </w:r>
      <w:r w:rsidRPr="004F2AF7">
        <w:t>force majeure</w:t>
      </w:r>
      <w:r w:rsidRPr="00B00F04">
        <w:rPr>
          <w:bCs/>
          <w:iCs/>
        </w:rPr>
        <w:t xml:space="preserve"> wajib memberitahukan Pihak lainnya</w:t>
      </w:r>
      <w:r w:rsidR="006D7A6F">
        <w:rPr>
          <w:bCs/>
          <w:iCs/>
          <w:lang w:val="en-ID"/>
        </w:rPr>
        <w:t xml:space="preserve"> </w:t>
      </w:r>
      <w:r w:rsidRPr="00B00F04">
        <w:rPr>
          <w:bCs/>
          <w:iCs/>
        </w:rPr>
        <w:t>secara lisan selambat-lambatnya dalam waktu 1 x 24 jam sejak terjadinya Keadaan</w:t>
      </w:r>
      <w:r w:rsidR="006D7A6F">
        <w:rPr>
          <w:bCs/>
          <w:iCs/>
          <w:lang w:val="en-ID"/>
        </w:rPr>
        <w:t xml:space="preserve"> </w:t>
      </w:r>
      <w:r w:rsidRPr="00B00F04">
        <w:rPr>
          <w:bCs/>
          <w:iCs/>
        </w:rPr>
        <w:t>Kahar yang diikuti dengan pemberitahuan tertulis dalam waktu</w:t>
      </w:r>
      <w:r w:rsidRPr="00B00F04">
        <w:rPr>
          <w:bCs/>
          <w:iCs/>
          <w:lang w:val="en-ID"/>
        </w:rPr>
        <w:t xml:space="preserve"> </w:t>
      </w:r>
      <w:r w:rsidRPr="00B00F04">
        <w:rPr>
          <w:bCs/>
          <w:iCs/>
        </w:rPr>
        <w:t xml:space="preserve">7 (tujuh) Hari setelah terjadinya Keadaan Kahar tersebut. </w:t>
      </w:r>
      <w:r w:rsidRPr="006D7A6F">
        <w:rPr>
          <w:bCs/>
          <w:iCs/>
        </w:rPr>
        <w:t xml:space="preserve">Pemberitahuan itu sekurang­kurangnya harus menjelaskan jenis </w:t>
      </w:r>
      <w:r w:rsidR="006D7A6F" w:rsidRPr="00D503DA">
        <w:rPr>
          <w:bCs/>
          <w:iCs/>
        </w:rPr>
        <w:t>Keadaan Kahar yang terjad</w:t>
      </w:r>
      <w:r w:rsidR="001040EF" w:rsidRPr="00D503DA">
        <w:rPr>
          <w:bCs/>
          <w:iCs/>
        </w:rPr>
        <w:t>i</w:t>
      </w:r>
      <w:r w:rsidRPr="006D7A6F">
        <w:rPr>
          <w:bCs/>
          <w:iCs/>
        </w:rPr>
        <w:t>,</w:t>
      </w:r>
      <w:r w:rsidR="006D7A6F" w:rsidRPr="00D503DA">
        <w:rPr>
          <w:bCs/>
          <w:iCs/>
        </w:rPr>
        <w:t xml:space="preserve"> </w:t>
      </w:r>
      <w:r w:rsidRPr="006D7A6F">
        <w:rPr>
          <w:bCs/>
          <w:iCs/>
        </w:rPr>
        <w:t>perkiraan</w:t>
      </w:r>
      <w:r w:rsidR="006D7A6F" w:rsidRPr="00D503DA">
        <w:rPr>
          <w:bCs/>
          <w:iCs/>
        </w:rPr>
        <w:t xml:space="preserve"> </w:t>
      </w:r>
      <w:r w:rsidRPr="006D7A6F">
        <w:rPr>
          <w:bCs/>
          <w:iCs/>
        </w:rPr>
        <w:t>lamanya</w:t>
      </w:r>
      <w:r w:rsidR="006D7A6F" w:rsidRPr="00D503DA">
        <w:rPr>
          <w:bCs/>
          <w:iCs/>
        </w:rPr>
        <w:t xml:space="preserve"> </w:t>
      </w:r>
      <w:r w:rsidRPr="006D7A6F">
        <w:rPr>
          <w:bCs/>
          <w:iCs/>
        </w:rPr>
        <w:t>Keadaan Kahar akan berlangsung dan upaya-upaya penanggulangan yang telah dan akan dilakukan oleh Pihak yang mengirimkan pemberitahuan</w:t>
      </w:r>
      <w:r w:rsidR="00AF2584" w:rsidRPr="00D503DA">
        <w:t>.</w:t>
      </w:r>
    </w:p>
    <w:p w14:paraId="39A98092" w14:textId="212990D5" w:rsidR="00B00F04" w:rsidRPr="00A81D4B" w:rsidRDefault="00AF2584">
      <w:pPr>
        <w:pStyle w:val="NormalWeb"/>
        <w:numPr>
          <w:ilvl w:val="0"/>
          <w:numId w:val="32"/>
        </w:numPr>
        <w:spacing w:before="0" w:after="0" w:line="276" w:lineRule="auto"/>
        <w:ind w:left="567" w:hanging="567"/>
        <w:jc w:val="both"/>
        <w:rPr>
          <w:lang w:val="en-US"/>
        </w:rPr>
      </w:pPr>
      <w:r w:rsidRPr="004F2AF7">
        <w:rPr>
          <w:lang w:val="en-US"/>
        </w:rPr>
        <w:t xml:space="preserve">Pemberitahuan kejadian </w:t>
      </w:r>
      <w:r w:rsidRPr="004F2AF7">
        <w:t>force majeure</w:t>
      </w:r>
      <w:r w:rsidRPr="004F2AF7">
        <w:rPr>
          <w:lang w:val="en-US"/>
        </w:rPr>
        <w:t xml:space="preserve"> diterima </w:t>
      </w:r>
      <w:r w:rsidRPr="004F2AF7">
        <w:rPr>
          <w:b/>
          <w:color w:val="000000" w:themeColor="text1"/>
          <w:lang w:eastAsia="en-US"/>
        </w:rPr>
        <w:t xml:space="preserve">Pihak Pertama </w:t>
      </w:r>
      <w:r w:rsidRPr="004F2AF7">
        <w:t xml:space="preserve">atau </w:t>
      </w:r>
      <w:r w:rsidRPr="004F2AF7">
        <w:rPr>
          <w:b/>
          <w:color w:val="000000" w:themeColor="text1"/>
          <w:lang w:eastAsia="en-US"/>
        </w:rPr>
        <w:t>Pihak Kedua</w:t>
      </w:r>
      <w:r w:rsidRPr="004F2AF7">
        <w:rPr>
          <w:color w:val="000000" w:themeColor="text1"/>
          <w:lang w:eastAsia="en-US"/>
        </w:rPr>
        <w:t xml:space="preserve"> </w:t>
      </w:r>
      <w:r w:rsidRPr="004F2AF7">
        <w:rPr>
          <w:lang w:val="en-US"/>
        </w:rPr>
        <w:t xml:space="preserve">dan ditanggapi dalam waktu 3 (tiga) hari dari tanggal penerimaan pemberitahuan </w:t>
      </w:r>
      <w:r w:rsidRPr="004F2AF7">
        <w:t>force majeure</w:t>
      </w:r>
      <w:r w:rsidRPr="004F2AF7">
        <w:rPr>
          <w:lang w:val="en-US"/>
        </w:rPr>
        <w:t>. Apabila pemberitahuan tersebut tidak ditanggapi maka dianggap</w:t>
      </w:r>
      <w:r w:rsidRPr="004F2AF7">
        <w:t xml:space="preserve"> </w:t>
      </w:r>
      <w:r w:rsidRPr="004F2AF7">
        <w:rPr>
          <w:lang w:val="en-US"/>
        </w:rPr>
        <w:t xml:space="preserve">telah menerima  kejadian </w:t>
      </w:r>
      <w:r w:rsidRPr="004F2AF7">
        <w:t>force majeure</w:t>
      </w:r>
      <w:r w:rsidRPr="004F2AF7">
        <w:rPr>
          <w:lang w:val="en-US"/>
        </w:rPr>
        <w:t xml:space="preserve"> tersebut.</w:t>
      </w:r>
    </w:p>
    <w:p w14:paraId="36B64691" w14:textId="77777777" w:rsidR="00B00F04" w:rsidRDefault="00B00F04" w:rsidP="00D503DA">
      <w:pPr>
        <w:pStyle w:val="NormalWeb"/>
        <w:numPr>
          <w:ilvl w:val="0"/>
          <w:numId w:val="32"/>
        </w:numPr>
        <w:spacing w:before="0" w:after="0" w:line="276" w:lineRule="auto"/>
        <w:ind w:left="567" w:hanging="567"/>
        <w:jc w:val="both"/>
        <w:rPr>
          <w:bCs/>
          <w:iCs/>
        </w:rPr>
      </w:pPr>
      <w:r w:rsidRPr="00B00F04">
        <w:rPr>
          <w:bCs/>
          <w:iCs/>
          <w:lang w:val="en-US"/>
        </w:rPr>
        <w:t>Bila</w:t>
      </w:r>
      <w:r w:rsidRPr="00B00F04">
        <w:rPr>
          <w:bCs/>
          <w:iCs/>
        </w:rPr>
        <w:t xml:space="preserve"> keadaan sudah pulih normal, maka secepat mungkin </w:t>
      </w:r>
      <w:r w:rsidRPr="00B00F04">
        <w:rPr>
          <w:bCs/>
          <w:iCs/>
          <w:lang w:val="en-US"/>
        </w:rPr>
        <w:t>atau selambat-lambatnya dalam waktu 14 (empat belas) Hari</w:t>
      </w:r>
      <w:r w:rsidRPr="00B00F04">
        <w:rPr>
          <w:bCs/>
          <w:iCs/>
        </w:rPr>
        <w:t>,</w:t>
      </w:r>
      <w:r w:rsidRPr="00B00F04">
        <w:rPr>
          <w:bCs/>
          <w:iCs/>
          <w:lang w:val="en-US"/>
        </w:rPr>
        <w:t xml:space="preserve"> </w:t>
      </w:r>
      <w:r w:rsidRPr="00B00F04">
        <w:rPr>
          <w:bCs/>
          <w:iCs/>
          <w:lang w:val="en-ID"/>
        </w:rPr>
        <w:t>Pihak</w:t>
      </w:r>
      <w:r w:rsidRPr="00B00F04">
        <w:rPr>
          <w:bCs/>
          <w:iCs/>
        </w:rPr>
        <w:t xml:space="preserve"> yang mengalami </w:t>
      </w:r>
      <w:r w:rsidRPr="004F2AF7">
        <w:t>force majeure</w:t>
      </w:r>
      <w:r w:rsidRPr="00B00F04">
        <w:rPr>
          <w:bCs/>
          <w:iCs/>
        </w:rPr>
        <w:t xml:space="preserve"> tersebut wajib memberitahukan kepada Pihak lainnya bahwa keadaan telah kembali normal dan kegiatan dapat dilanjutkan, dengan ketentuan:</w:t>
      </w:r>
    </w:p>
    <w:p w14:paraId="09BE073D" w14:textId="52A60B8D" w:rsidR="00B00F04" w:rsidRDefault="00B00F04" w:rsidP="00D503DA">
      <w:pPr>
        <w:pStyle w:val="NormalWeb"/>
        <w:numPr>
          <w:ilvl w:val="0"/>
          <w:numId w:val="43"/>
        </w:numPr>
        <w:spacing w:before="0" w:after="0" w:line="276" w:lineRule="auto"/>
        <w:jc w:val="both"/>
        <w:rPr>
          <w:bCs/>
          <w:iCs/>
        </w:rPr>
      </w:pPr>
      <w:r w:rsidRPr="00B00F04">
        <w:rPr>
          <w:bCs/>
          <w:iCs/>
        </w:rPr>
        <w:t xml:space="preserve">Jangka </w:t>
      </w:r>
      <w:r w:rsidRPr="00B00F04">
        <w:rPr>
          <w:bCs/>
          <w:iCs/>
          <w:lang w:val="en-US"/>
        </w:rPr>
        <w:t xml:space="preserve">Waktu Pelaksanaan Pekerjaan </w:t>
      </w:r>
      <w:r w:rsidRPr="00B00F04">
        <w:rPr>
          <w:bCs/>
          <w:iCs/>
        </w:rPr>
        <w:t xml:space="preserve">dalam Perjanjian tetap mengikat. Apabila harus diperpanjang, maka waktu perpanjangan </w:t>
      </w:r>
      <w:r w:rsidRPr="00B00F04">
        <w:rPr>
          <w:bCs/>
          <w:iCs/>
          <w:lang w:val="en-US"/>
        </w:rPr>
        <w:t xml:space="preserve">maksimal </w:t>
      </w:r>
      <w:r w:rsidRPr="00B00F04">
        <w:rPr>
          <w:bCs/>
          <w:iCs/>
        </w:rPr>
        <w:t>sama dengan waktu selama tidak dapat melaksanakan pekerjaan akibat force majeure</w:t>
      </w:r>
      <w:r w:rsidR="006D7A6F">
        <w:rPr>
          <w:bCs/>
          <w:iCs/>
          <w:lang w:val="en-ID"/>
        </w:rPr>
        <w:t>.</w:t>
      </w:r>
    </w:p>
    <w:p w14:paraId="5A286B7A" w14:textId="471607B3" w:rsidR="00B00F04" w:rsidRDefault="00B00F04" w:rsidP="00D503DA">
      <w:pPr>
        <w:pStyle w:val="NormalWeb"/>
        <w:numPr>
          <w:ilvl w:val="0"/>
          <w:numId w:val="43"/>
        </w:numPr>
        <w:spacing w:before="0" w:after="0" w:line="276" w:lineRule="auto"/>
        <w:jc w:val="both"/>
        <w:rPr>
          <w:bCs/>
          <w:iCs/>
        </w:rPr>
      </w:pPr>
      <w:r w:rsidRPr="00B00F04">
        <w:rPr>
          <w:bCs/>
          <w:iCs/>
        </w:rPr>
        <w:t xml:space="preserve">Selama tidak dapat melaksanakan </w:t>
      </w:r>
      <w:r w:rsidRPr="00D503DA">
        <w:rPr>
          <w:bCs/>
          <w:iCs/>
        </w:rPr>
        <w:t>P</w:t>
      </w:r>
      <w:r w:rsidRPr="00B00F04">
        <w:rPr>
          <w:bCs/>
          <w:iCs/>
        </w:rPr>
        <w:t xml:space="preserve">ekerjaan akibat </w:t>
      </w:r>
      <w:r w:rsidRPr="004F2AF7">
        <w:t>force majeure</w:t>
      </w:r>
      <w:r w:rsidRPr="00B00F04">
        <w:rPr>
          <w:bCs/>
          <w:iCs/>
        </w:rPr>
        <w:t xml:space="preserve">, </w:t>
      </w:r>
      <w:r w:rsidRPr="00D503DA">
        <w:t>Penyedia</w:t>
      </w:r>
      <w:r>
        <w:t xml:space="preserve"> Jasa</w:t>
      </w:r>
      <w:r w:rsidRPr="00D503DA">
        <w:t xml:space="preserve"> </w:t>
      </w:r>
      <w:r w:rsidRPr="00B00F04">
        <w:rPr>
          <w:bCs/>
          <w:iCs/>
        </w:rPr>
        <w:t xml:space="preserve">berhak menerima pembayaran sebagaimana ditentukan dalam </w:t>
      </w:r>
      <w:r w:rsidRPr="00D503DA">
        <w:rPr>
          <w:iCs/>
        </w:rPr>
        <w:t>Perjanjian</w:t>
      </w:r>
      <w:r w:rsidRPr="00B00F04">
        <w:rPr>
          <w:i/>
          <w:iCs/>
        </w:rPr>
        <w:t xml:space="preserve"> </w:t>
      </w:r>
      <w:r w:rsidRPr="00B00F04">
        <w:rPr>
          <w:bCs/>
          <w:iCs/>
        </w:rPr>
        <w:t xml:space="preserve">dan </w:t>
      </w:r>
      <w:r w:rsidRPr="00B00F04">
        <w:rPr>
          <w:bCs/>
          <w:iCs/>
        </w:rPr>
        <w:lastRenderedPageBreak/>
        <w:t>mendapat penggantian biaya yang wajar sesuai yang telah dikeluarkan selama jangka waktu tersebut untuk melaksanakan tindakan yang disepakati</w:t>
      </w:r>
      <w:r w:rsidR="006D7A6F" w:rsidRPr="00D503DA">
        <w:rPr>
          <w:bCs/>
          <w:iCs/>
        </w:rPr>
        <w:t>.</w:t>
      </w:r>
    </w:p>
    <w:p w14:paraId="5BB009A0" w14:textId="1BBC8048" w:rsidR="00B00F04" w:rsidRPr="00D503DA" w:rsidRDefault="00B00F04" w:rsidP="00D503DA">
      <w:pPr>
        <w:pStyle w:val="NormalWeb"/>
        <w:numPr>
          <w:ilvl w:val="0"/>
          <w:numId w:val="43"/>
        </w:numPr>
        <w:spacing w:before="0" w:after="0" w:line="276" w:lineRule="auto"/>
        <w:jc w:val="both"/>
        <w:rPr>
          <w:bCs/>
          <w:iCs/>
        </w:rPr>
      </w:pPr>
      <w:r w:rsidRPr="00B00F04">
        <w:rPr>
          <w:bCs/>
          <w:iCs/>
        </w:rPr>
        <w:t xml:space="preserve">Bila sebagai akibat dari </w:t>
      </w:r>
      <w:r w:rsidRPr="004F2AF7">
        <w:t>force majeure</w:t>
      </w:r>
      <w:r w:rsidRPr="00D503DA">
        <w:t xml:space="preserve"> Penyedia</w:t>
      </w:r>
      <w:r>
        <w:t xml:space="preserve"> Jasa</w:t>
      </w:r>
      <w:r w:rsidRPr="00D503DA">
        <w:t xml:space="preserve"> </w:t>
      </w:r>
      <w:r w:rsidRPr="00B00F04">
        <w:rPr>
          <w:bCs/>
          <w:iCs/>
        </w:rPr>
        <w:t xml:space="preserve">tidak dapat melaksanakan sebagian besar pekerjaan selama jangka waktu </w:t>
      </w:r>
      <w:r w:rsidRPr="00D503DA">
        <w:rPr>
          <w:bCs/>
          <w:iCs/>
        </w:rPr>
        <w:t>60</w:t>
      </w:r>
      <w:r w:rsidRPr="00B00F04">
        <w:rPr>
          <w:bCs/>
          <w:iCs/>
        </w:rPr>
        <w:t xml:space="preserve"> (</w:t>
      </w:r>
      <w:r w:rsidRPr="00D503DA">
        <w:rPr>
          <w:bCs/>
          <w:iCs/>
        </w:rPr>
        <w:t>enam</w:t>
      </w:r>
      <w:r w:rsidRPr="00B00F04">
        <w:rPr>
          <w:bCs/>
          <w:iCs/>
        </w:rPr>
        <w:t xml:space="preserve"> puluh) Hari, maka </w:t>
      </w:r>
      <w:commentRangeStart w:id="5"/>
      <w:r w:rsidRPr="00B00F04">
        <w:rPr>
          <w:bCs/>
          <w:iCs/>
        </w:rPr>
        <w:t xml:space="preserve">salah satu Pihak dapat memutus </w:t>
      </w:r>
      <w:r w:rsidRPr="00D503DA">
        <w:rPr>
          <w:iCs/>
        </w:rPr>
        <w:t>Perjanjian</w:t>
      </w:r>
      <w:r w:rsidRPr="00B00F04">
        <w:rPr>
          <w:i/>
          <w:iCs/>
        </w:rPr>
        <w:t xml:space="preserve"> </w:t>
      </w:r>
      <w:r w:rsidRPr="00B00F04">
        <w:rPr>
          <w:bCs/>
          <w:iCs/>
        </w:rPr>
        <w:t xml:space="preserve">dengan pemberitahuan tertulis </w:t>
      </w:r>
      <w:r w:rsidRPr="00D503DA">
        <w:rPr>
          <w:bCs/>
          <w:iCs/>
        </w:rPr>
        <w:t>sekurang-kurangnya 15</w:t>
      </w:r>
      <w:r w:rsidRPr="00B00F04">
        <w:rPr>
          <w:bCs/>
          <w:iCs/>
        </w:rPr>
        <w:t xml:space="preserve"> (</w:t>
      </w:r>
      <w:r w:rsidRPr="00D503DA">
        <w:rPr>
          <w:bCs/>
          <w:iCs/>
        </w:rPr>
        <w:t>lima belas</w:t>
      </w:r>
      <w:r w:rsidRPr="00B00F04">
        <w:rPr>
          <w:bCs/>
          <w:iCs/>
        </w:rPr>
        <w:t>) Hari sebelumnya</w:t>
      </w:r>
      <w:commentRangeEnd w:id="5"/>
      <w:r w:rsidR="001040EF">
        <w:rPr>
          <w:rStyle w:val="CommentReference"/>
          <w:rFonts w:asciiTheme="minorHAnsi" w:hAnsiTheme="minorHAnsi"/>
          <w:lang w:eastAsia="id-ID"/>
        </w:rPr>
        <w:commentReference w:id="5"/>
      </w:r>
      <w:r w:rsidR="006D7A6F" w:rsidRPr="00D503DA">
        <w:rPr>
          <w:bCs/>
          <w:iCs/>
        </w:rPr>
        <w:t>.</w:t>
      </w:r>
    </w:p>
    <w:p w14:paraId="0B6E24F5" w14:textId="77777777" w:rsidR="00D124E1" w:rsidRPr="00D503DA" w:rsidRDefault="00D124E1" w:rsidP="004F2AF7">
      <w:pPr>
        <w:widowControl w:val="0"/>
        <w:spacing w:after="0"/>
        <w:jc w:val="center"/>
        <w:rPr>
          <w:rFonts w:ascii="Times New Roman" w:hAnsi="Times New Roman" w:cs="Times New Roman"/>
          <w:b/>
          <w:bCs/>
          <w:color w:val="000000" w:themeColor="text1"/>
          <w:sz w:val="24"/>
          <w:szCs w:val="24"/>
        </w:rPr>
      </w:pPr>
    </w:p>
    <w:p w14:paraId="1B8C78B6" w14:textId="77777777" w:rsidR="001E0CD7" w:rsidRPr="004F2AF7" w:rsidRDefault="00F65F2C"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w:t>
      </w:r>
      <w:r w:rsidR="00D124E1" w:rsidRPr="004F2AF7">
        <w:rPr>
          <w:rFonts w:ascii="Times New Roman" w:hAnsi="Times New Roman" w:cs="Times New Roman"/>
          <w:b/>
          <w:bCs/>
          <w:color w:val="000000" w:themeColor="text1"/>
          <w:sz w:val="24"/>
          <w:szCs w:val="24"/>
        </w:rPr>
        <w:t xml:space="preserve"> 9</w:t>
      </w:r>
    </w:p>
    <w:p w14:paraId="76FFB04F" w14:textId="77777777" w:rsidR="001E0CD7" w:rsidRPr="004F2AF7" w:rsidRDefault="00B8566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Sistem Keamanan</w:t>
      </w:r>
      <w:r w:rsidR="00361FDF" w:rsidRPr="004F2AF7">
        <w:rPr>
          <w:rFonts w:ascii="Times New Roman" w:hAnsi="Times New Roman" w:cs="Times New Roman"/>
          <w:b/>
          <w:bCs/>
          <w:color w:val="000000" w:themeColor="text1"/>
          <w:sz w:val="24"/>
          <w:szCs w:val="24"/>
        </w:rPr>
        <w:t xml:space="preserve"> Informasi</w:t>
      </w:r>
    </w:p>
    <w:p w14:paraId="4A1BD0DE"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lang w:val="id-ID"/>
        </w:rPr>
        <w:t>Para Pihak</w:t>
      </w:r>
      <w:r w:rsidRPr="004F2AF7">
        <w:rPr>
          <w:rFonts w:cs="Times New Roman"/>
          <w:bCs/>
          <w:color w:val="000000" w:themeColor="text1"/>
          <w:lang w:val="id-ID"/>
        </w:rPr>
        <w:t xml:space="preserve"> sepakat untuk menjaga kerahasiaan isi perjanjian ini dan informasi lainnya yang diperoleh berkaitan dengan perjanjian ini, </w:t>
      </w:r>
      <w:r w:rsidR="009B5971" w:rsidRPr="004F2AF7">
        <w:rPr>
          <w:rFonts w:cs="Times New Roman"/>
          <w:bCs/>
          <w:color w:val="000000" w:themeColor="text1"/>
          <w:lang w:val="id-ID"/>
        </w:rPr>
        <w:t xml:space="preserve">saat ini dan atau dikemudian hari setelah berakhirnya perjanjian </w:t>
      </w:r>
      <w:r w:rsidRPr="004F2AF7">
        <w:rPr>
          <w:rFonts w:cs="Times New Roman"/>
          <w:bCs/>
          <w:color w:val="000000" w:themeColor="text1"/>
          <w:lang w:val="id-ID"/>
        </w:rPr>
        <w:t>kecuali informasi yang sifatnya sudah diketahui oleh umum atau sepatutnya dikategorikan sebagai informasi yang dapat diketahui oleh masyarakat luas atau berdasarkan ketentuan hukum yang berlaku.</w:t>
      </w:r>
    </w:p>
    <w:p w14:paraId="2828AC64"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rPr>
        <w:t>Para Pihak</w:t>
      </w:r>
      <w:r w:rsidRPr="004F2AF7">
        <w:rPr>
          <w:rFonts w:cs="Times New Roman"/>
          <w:bCs/>
          <w:color w:val="000000" w:themeColor="text1"/>
        </w:rPr>
        <w:t xml:space="preserve"> tidak akan membuka kerahasiaan </w:t>
      </w:r>
      <w:r w:rsidRPr="004F2AF7">
        <w:rPr>
          <w:rFonts w:cs="Times New Roman"/>
          <w:bCs/>
          <w:color w:val="000000" w:themeColor="text1"/>
          <w:lang w:val="id-ID"/>
        </w:rPr>
        <w:t>informasi perusahaan</w:t>
      </w:r>
      <w:r w:rsidRPr="004F2AF7">
        <w:rPr>
          <w:rFonts w:cs="Times New Roman"/>
          <w:bCs/>
          <w:color w:val="000000" w:themeColor="text1"/>
        </w:rPr>
        <w:t xml:space="preserve"> kepada </w:t>
      </w:r>
      <w:r w:rsidRPr="004F2AF7">
        <w:rPr>
          <w:rFonts w:cs="Times New Roman"/>
          <w:bCs/>
          <w:color w:val="000000" w:themeColor="text1"/>
          <w:lang w:val="id-ID"/>
        </w:rPr>
        <w:t>Pihak Ketiga</w:t>
      </w:r>
      <w:r w:rsidRPr="004F2AF7">
        <w:rPr>
          <w:rFonts w:cs="Times New Roman"/>
          <w:bCs/>
          <w:color w:val="000000" w:themeColor="text1"/>
        </w:rPr>
        <w:t xml:space="preserve"> tanpa persetujuan tertulis </w:t>
      </w:r>
      <w:r w:rsidRPr="004F2AF7">
        <w:rPr>
          <w:rFonts w:cs="Times New Roman"/>
          <w:bCs/>
          <w:color w:val="000000" w:themeColor="text1"/>
          <w:lang w:val="id-ID"/>
        </w:rPr>
        <w:t xml:space="preserve">yang ditandatangani atasan tertinggi dari masing-masing </w:t>
      </w:r>
      <w:r w:rsidRPr="004F2AF7">
        <w:rPr>
          <w:rFonts w:cs="Times New Roman"/>
          <w:b/>
          <w:bCs/>
          <w:color w:val="000000" w:themeColor="text1"/>
          <w:lang w:val="id-ID"/>
        </w:rPr>
        <w:t>Pihak</w:t>
      </w:r>
      <w:r w:rsidRPr="004F2AF7">
        <w:rPr>
          <w:rFonts w:cs="Times New Roman"/>
          <w:bCs/>
          <w:color w:val="000000" w:themeColor="text1"/>
          <w:lang w:val="id-ID"/>
        </w:rPr>
        <w:t xml:space="preserve">. </w:t>
      </w:r>
      <w:r w:rsidRPr="004F2AF7">
        <w:rPr>
          <w:rFonts w:eastAsiaTheme="minorEastAsia" w:cs="Times New Roman"/>
          <w:color w:val="000000" w:themeColor="text1"/>
          <w:kern w:val="0"/>
          <w:lang w:val="id-ID" w:eastAsia="en-US" w:bidi="ar-SA"/>
        </w:rPr>
        <w:t>(Seperti upload gambar/ video ke media sosial, dll).</w:t>
      </w:r>
    </w:p>
    <w:p w14:paraId="3B6A46B4"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eastAsiaTheme="minorEastAsia" w:cs="Times New Roman"/>
          <w:color w:val="000000" w:themeColor="text1"/>
          <w:kern w:val="0"/>
          <w:lang w:val="id-ID" w:eastAsia="en-US" w:bidi="ar-SA"/>
        </w:rPr>
        <w:t>Apabila</w:t>
      </w:r>
      <w:r w:rsidRPr="004F2AF7">
        <w:rPr>
          <w:rFonts w:eastAsiaTheme="minorEastAsia" w:cs="Times New Roman"/>
          <w:b/>
          <w:color w:val="000000" w:themeColor="text1"/>
          <w:kern w:val="0"/>
          <w:lang w:val="id-ID" w:eastAsia="en-US" w:bidi="ar-SA"/>
        </w:rPr>
        <w:t xml:space="preserve"> Pihak Pertama </w:t>
      </w:r>
      <w:r w:rsidRPr="004F2AF7">
        <w:rPr>
          <w:rFonts w:eastAsiaTheme="minorEastAsia" w:cs="Times New Roman"/>
          <w:color w:val="000000" w:themeColor="text1"/>
          <w:kern w:val="0"/>
          <w:lang w:val="id-ID" w:eastAsia="en-US" w:bidi="ar-SA"/>
        </w:rPr>
        <w:t xml:space="preserve">membocorkan dan/atau menyebarluaskan kerahasiaan informasi perusahaan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 xml:space="preserve"> dan mengakibatkan kerugian </w:t>
      </w:r>
      <w:r w:rsidR="009B5971" w:rsidRPr="004F2AF7">
        <w:rPr>
          <w:rFonts w:eastAsiaTheme="minorEastAsia" w:cs="Times New Roman"/>
          <w:b/>
          <w:color w:val="000000" w:themeColor="text1"/>
          <w:kern w:val="0"/>
          <w:lang w:val="id-ID" w:eastAsia="en-US" w:bidi="ar-SA"/>
        </w:rPr>
        <w:t xml:space="preserve">Pihak </w:t>
      </w:r>
      <w:r w:rsidR="0084356D" w:rsidRPr="004F2AF7">
        <w:rPr>
          <w:rFonts w:eastAsiaTheme="minorEastAsia" w:cs="Times New Roman"/>
          <w:b/>
          <w:color w:val="000000" w:themeColor="text1"/>
          <w:kern w:val="0"/>
          <w:lang w:val="id-ID" w:eastAsia="en-US" w:bidi="ar-SA"/>
        </w:rPr>
        <w:t>Kedua</w:t>
      </w:r>
      <w:r w:rsidR="009B5971" w:rsidRPr="004F2AF7">
        <w:rPr>
          <w:rFonts w:eastAsiaTheme="minorEastAsia" w:cs="Times New Roman"/>
          <w:color w:val="000000" w:themeColor="text1"/>
          <w:kern w:val="0"/>
          <w:lang w:val="id-ID" w:eastAsia="en-US" w:bidi="ar-SA"/>
        </w:rPr>
        <w:t xml:space="preserve"> </w:t>
      </w:r>
      <w:r w:rsidRPr="004F2AF7">
        <w:rPr>
          <w:rFonts w:eastAsiaTheme="minorEastAsia" w:cs="Times New Roman"/>
          <w:color w:val="000000" w:themeColor="text1"/>
          <w:kern w:val="0"/>
          <w:lang w:val="id-ID" w:eastAsia="en-US" w:bidi="ar-SA"/>
        </w:rPr>
        <w:t xml:space="preserve">maka </w:t>
      </w:r>
      <w:r w:rsidRPr="004F2AF7">
        <w:rPr>
          <w:rFonts w:eastAsiaTheme="minorEastAsia" w:cs="Times New Roman"/>
          <w:b/>
          <w:color w:val="000000" w:themeColor="text1"/>
          <w:kern w:val="0"/>
          <w:lang w:val="id-ID" w:eastAsia="en-US" w:bidi="ar-SA"/>
        </w:rPr>
        <w:t>Pihak Pertama</w:t>
      </w:r>
      <w:r w:rsidRPr="004F2AF7">
        <w:rPr>
          <w:rFonts w:eastAsiaTheme="minorEastAsia" w:cs="Times New Roman"/>
          <w:color w:val="000000" w:themeColor="text1"/>
          <w:kern w:val="0"/>
          <w:lang w:val="id-ID" w:eastAsia="en-US" w:bidi="ar-SA"/>
        </w:rPr>
        <w:t xml:space="preserve"> wajib membayar seluruh kerugian yang diderita oleh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w:t>
      </w:r>
    </w:p>
    <w:p w14:paraId="77274114"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lang w:val="id-ID"/>
        </w:rPr>
        <w:t>Pihak Pertama</w:t>
      </w:r>
      <w:r w:rsidRPr="004F2AF7">
        <w:rPr>
          <w:rFonts w:cs="Times New Roman"/>
          <w:bCs/>
          <w:color w:val="000000" w:themeColor="text1"/>
        </w:rPr>
        <w:t xml:space="preserve"> berperan serta menjaga aset </w:t>
      </w:r>
      <w:r w:rsidRPr="004F2AF7">
        <w:rPr>
          <w:rFonts w:cs="Times New Roman"/>
          <w:b/>
          <w:bCs/>
          <w:color w:val="000000" w:themeColor="text1"/>
        </w:rPr>
        <w:t xml:space="preserve">Pihak </w:t>
      </w:r>
      <w:r w:rsidRPr="004F2AF7">
        <w:rPr>
          <w:rFonts w:cs="Times New Roman"/>
          <w:b/>
          <w:bCs/>
          <w:color w:val="000000" w:themeColor="text1"/>
          <w:lang w:val="id-ID"/>
        </w:rPr>
        <w:t>Kedua</w:t>
      </w:r>
      <w:r w:rsidRPr="004F2AF7">
        <w:rPr>
          <w:rFonts w:cs="Times New Roman"/>
          <w:bCs/>
          <w:color w:val="000000" w:themeColor="text1"/>
          <w:lang w:val="id-ID"/>
        </w:rPr>
        <w:t>.</w:t>
      </w:r>
    </w:p>
    <w:p w14:paraId="37F8865D"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rPr>
        <w:t xml:space="preserve">Pihak </w:t>
      </w:r>
      <w:r w:rsidRPr="004F2AF7">
        <w:rPr>
          <w:rFonts w:cs="Times New Roman"/>
          <w:b/>
          <w:bCs/>
          <w:color w:val="000000" w:themeColor="text1"/>
          <w:lang w:val="id-ID"/>
        </w:rPr>
        <w:t>Pertama</w:t>
      </w:r>
      <w:r w:rsidRPr="004F2AF7">
        <w:rPr>
          <w:rFonts w:cs="Times New Roman"/>
          <w:bCs/>
          <w:color w:val="000000" w:themeColor="text1"/>
        </w:rPr>
        <w:t xml:space="preserve"> dilarang mengambil gambar/ video dalam bentuk apapun selain </w:t>
      </w:r>
      <w:r w:rsidR="009B5971" w:rsidRPr="004F2AF7">
        <w:rPr>
          <w:rFonts w:cs="Times New Roman"/>
          <w:bCs/>
          <w:color w:val="000000" w:themeColor="text1"/>
          <w:lang w:val="id-ID"/>
        </w:rPr>
        <w:t xml:space="preserve">untuk </w:t>
      </w:r>
      <w:r w:rsidRPr="004F2AF7">
        <w:rPr>
          <w:rFonts w:cs="Times New Roman"/>
          <w:bCs/>
          <w:color w:val="000000" w:themeColor="text1"/>
        </w:rPr>
        <w:t xml:space="preserve">kepentingan </w:t>
      </w:r>
      <w:r w:rsidRPr="004F2AF7">
        <w:rPr>
          <w:rFonts w:cs="Times New Roman"/>
          <w:b/>
          <w:bCs/>
          <w:color w:val="000000" w:themeColor="text1"/>
        </w:rPr>
        <w:t xml:space="preserve">Pihak </w:t>
      </w:r>
      <w:r w:rsidRPr="004F2AF7">
        <w:rPr>
          <w:rFonts w:cs="Times New Roman"/>
          <w:b/>
          <w:bCs/>
          <w:color w:val="000000" w:themeColor="text1"/>
          <w:lang w:val="id-ID"/>
        </w:rPr>
        <w:t>Kedua</w:t>
      </w:r>
      <w:r w:rsidRPr="004F2AF7">
        <w:rPr>
          <w:rFonts w:cs="Times New Roman"/>
          <w:bCs/>
          <w:color w:val="000000" w:themeColor="text1"/>
          <w:lang w:val="id-ID"/>
        </w:rPr>
        <w:t>.</w:t>
      </w:r>
    </w:p>
    <w:p w14:paraId="54477F6A"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rPr>
        <w:t xml:space="preserve">Pihak </w:t>
      </w:r>
      <w:r w:rsidRPr="004F2AF7">
        <w:rPr>
          <w:rFonts w:cs="Times New Roman"/>
          <w:b/>
          <w:bCs/>
          <w:color w:val="000000" w:themeColor="text1"/>
          <w:lang w:val="id-ID"/>
        </w:rPr>
        <w:t>Pertama</w:t>
      </w:r>
      <w:r w:rsidRPr="004F2AF7">
        <w:rPr>
          <w:rFonts w:cs="Times New Roman"/>
          <w:bCs/>
          <w:color w:val="000000" w:themeColor="text1"/>
        </w:rPr>
        <w:t xml:space="preserve"> dilarang memasuki area </w:t>
      </w:r>
      <w:r w:rsidRPr="004F2AF7">
        <w:rPr>
          <w:rFonts w:cs="Times New Roman"/>
          <w:bCs/>
          <w:color w:val="000000" w:themeColor="text1"/>
          <w:lang w:val="id-ID"/>
        </w:rPr>
        <w:t xml:space="preserve">yang bukan area kerjanya </w:t>
      </w:r>
      <w:r w:rsidRPr="004F2AF7">
        <w:rPr>
          <w:rFonts w:cs="Times New Roman"/>
          <w:bCs/>
          <w:color w:val="000000" w:themeColor="text1"/>
        </w:rPr>
        <w:t xml:space="preserve">dan mengakses system informasi tanpa seijin </w:t>
      </w:r>
      <w:r w:rsidRPr="004F2AF7">
        <w:rPr>
          <w:rFonts w:cs="Times New Roman"/>
          <w:b/>
          <w:bCs/>
          <w:color w:val="000000" w:themeColor="text1"/>
        </w:rPr>
        <w:t xml:space="preserve">Pihak </w:t>
      </w:r>
      <w:r w:rsidRPr="004F2AF7">
        <w:rPr>
          <w:rFonts w:cs="Times New Roman"/>
          <w:b/>
          <w:bCs/>
          <w:color w:val="000000" w:themeColor="text1"/>
          <w:lang w:val="id-ID"/>
        </w:rPr>
        <w:t>Kedua</w:t>
      </w:r>
      <w:r w:rsidRPr="004F2AF7">
        <w:rPr>
          <w:rFonts w:cs="Times New Roman"/>
          <w:bCs/>
          <w:color w:val="000000" w:themeColor="text1"/>
          <w:lang w:val="id-ID"/>
        </w:rPr>
        <w:t>.</w:t>
      </w:r>
    </w:p>
    <w:p w14:paraId="55EFF959"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
        </w:rPr>
      </w:pPr>
      <w:r w:rsidRPr="004F2AF7">
        <w:rPr>
          <w:rFonts w:cs="Times New Roman"/>
          <w:b/>
          <w:bCs/>
          <w:color w:val="000000" w:themeColor="text1"/>
        </w:rPr>
        <w:t xml:space="preserve">Pihak </w:t>
      </w:r>
      <w:r w:rsidRPr="004F2AF7">
        <w:rPr>
          <w:rFonts w:cs="Times New Roman"/>
          <w:b/>
          <w:bCs/>
          <w:color w:val="000000" w:themeColor="text1"/>
          <w:lang w:val="id-ID"/>
        </w:rPr>
        <w:t>Pertama</w:t>
      </w:r>
      <w:r w:rsidRPr="004F2AF7">
        <w:rPr>
          <w:rFonts w:cs="Times New Roman"/>
          <w:bCs/>
          <w:color w:val="000000" w:themeColor="text1"/>
        </w:rPr>
        <w:t xml:space="preserve"> wajib menyampaikan semua ketentuan ini kepada semua karyawan yang berkaitan dengan perjanjian ini.</w:t>
      </w:r>
      <w:r w:rsidRPr="004F2AF7">
        <w:rPr>
          <w:rFonts w:cs="Times New Roman"/>
          <w:color w:val="000000"/>
        </w:rPr>
        <w:t xml:space="preserve"> </w:t>
      </w:r>
    </w:p>
    <w:p w14:paraId="723D9E20" w14:textId="77777777" w:rsidR="00392558" w:rsidRPr="004F2AF7" w:rsidRDefault="00392558" w:rsidP="004F2AF7">
      <w:pPr>
        <w:widowControl w:val="0"/>
        <w:spacing w:after="0"/>
        <w:jc w:val="center"/>
        <w:rPr>
          <w:rFonts w:ascii="Times New Roman" w:hAnsi="Times New Roman" w:cs="Times New Roman"/>
          <w:b/>
          <w:bCs/>
          <w:color w:val="000000" w:themeColor="text1"/>
          <w:sz w:val="24"/>
          <w:szCs w:val="24"/>
        </w:rPr>
      </w:pPr>
    </w:p>
    <w:p w14:paraId="40E826D0" w14:textId="77777777" w:rsidR="001E0CD7" w:rsidRPr="004F2AF7" w:rsidRDefault="00D124E1"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  10</w:t>
      </w:r>
    </w:p>
    <w:p w14:paraId="2525D6B3" w14:textId="77777777" w:rsidR="001E0CD7" w:rsidRPr="004F2AF7" w:rsidRDefault="009A0DE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Keselamatan, Kesehatan Kerja (K3) dan Dampak Lingkungan</w:t>
      </w:r>
    </w:p>
    <w:p w14:paraId="37AA6266" w14:textId="77777777"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r w:rsidRPr="004F2AF7">
        <w:rPr>
          <w:rFonts w:cs="Times New Roman"/>
          <w:b/>
          <w:bCs/>
          <w:color w:val="000000" w:themeColor="text1"/>
        </w:rPr>
        <w:t>Pihak Pertama</w:t>
      </w:r>
      <w:r w:rsidRPr="004F2AF7">
        <w:rPr>
          <w:rFonts w:cs="Times New Roman"/>
          <w:bCs/>
          <w:color w:val="000000" w:themeColor="text1"/>
          <w:lang w:val="id-ID"/>
        </w:rPr>
        <w:t xml:space="preserve"> wajib</w:t>
      </w:r>
      <w:r w:rsidRPr="004F2AF7">
        <w:rPr>
          <w:rFonts w:cs="Times New Roman"/>
          <w:bCs/>
          <w:color w:val="000000" w:themeColor="text1"/>
        </w:rPr>
        <w:t xml:space="preserve"> mematuhi </w:t>
      </w:r>
      <w:r w:rsidRPr="004F2AF7">
        <w:rPr>
          <w:rFonts w:cs="Times New Roman"/>
          <w:bCs/>
          <w:color w:val="000000" w:themeColor="text1"/>
          <w:lang w:val="id-ID"/>
        </w:rPr>
        <w:t>peraturan</w:t>
      </w:r>
      <w:r w:rsidR="0084356D" w:rsidRPr="004F2AF7">
        <w:rPr>
          <w:rFonts w:cs="Times New Roman"/>
          <w:bCs/>
          <w:color w:val="000000" w:themeColor="text1"/>
          <w:lang w:val="id-ID"/>
        </w:rPr>
        <w:t xml:space="preserve"> </w:t>
      </w:r>
      <w:r w:rsidR="0095718C" w:rsidRPr="004F2AF7">
        <w:rPr>
          <w:rFonts w:cs="Times New Roman"/>
          <w:bCs/>
          <w:color w:val="000000" w:themeColor="text1"/>
          <w:lang w:val="id-ID"/>
        </w:rPr>
        <w:t>K</w:t>
      </w:r>
      <w:r w:rsidRPr="004F2AF7">
        <w:rPr>
          <w:rFonts w:cs="Times New Roman"/>
          <w:bCs/>
          <w:color w:val="000000" w:themeColor="text1"/>
        </w:rPr>
        <w:t xml:space="preserve">3 </w:t>
      </w:r>
      <w:r w:rsidRPr="004F2AF7">
        <w:rPr>
          <w:rFonts w:cs="Times New Roman"/>
          <w:bCs/>
          <w:color w:val="000000" w:themeColor="text1"/>
          <w:lang w:val="id-ID"/>
        </w:rPr>
        <w:t xml:space="preserve">di lokasi kerja </w:t>
      </w:r>
      <w:r w:rsidR="0046058D" w:rsidRPr="004F2AF7">
        <w:rPr>
          <w:rFonts w:cs="Times New Roman"/>
          <w:b/>
          <w:bCs/>
          <w:color w:val="000000" w:themeColor="text1"/>
          <w:lang w:val="id-ID"/>
        </w:rPr>
        <w:t>P</w:t>
      </w:r>
      <w:r w:rsidRPr="004F2AF7">
        <w:rPr>
          <w:rFonts w:cs="Times New Roman"/>
          <w:b/>
          <w:bCs/>
          <w:color w:val="000000" w:themeColor="text1"/>
        </w:rPr>
        <w:t xml:space="preserve">ihak </w:t>
      </w:r>
      <w:r w:rsidR="0046058D" w:rsidRPr="004F2AF7">
        <w:rPr>
          <w:rFonts w:cs="Times New Roman"/>
          <w:b/>
          <w:bCs/>
          <w:color w:val="000000" w:themeColor="text1"/>
          <w:lang w:val="id-ID"/>
        </w:rPr>
        <w:t>K</w:t>
      </w:r>
      <w:r w:rsidRPr="004F2AF7">
        <w:rPr>
          <w:rFonts w:cs="Times New Roman"/>
          <w:b/>
          <w:bCs/>
          <w:color w:val="000000" w:themeColor="text1"/>
        </w:rPr>
        <w:t>edu</w:t>
      </w:r>
      <w:r w:rsidRPr="004F2AF7">
        <w:rPr>
          <w:rFonts w:cs="Times New Roman"/>
          <w:b/>
          <w:bCs/>
          <w:color w:val="000000" w:themeColor="text1"/>
          <w:lang w:val="id-ID"/>
        </w:rPr>
        <w:t>a</w:t>
      </w:r>
      <w:r w:rsidRPr="004F2AF7">
        <w:rPr>
          <w:rFonts w:cs="Times New Roman"/>
          <w:bCs/>
          <w:color w:val="000000" w:themeColor="text1"/>
          <w:lang w:val="id-ID"/>
        </w:rPr>
        <w:t>.</w:t>
      </w:r>
    </w:p>
    <w:p w14:paraId="1E8DC6F0" w14:textId="77777777"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r w:rsidRPr="004F2AF7">
        <w:rPr>
          <w:rFonts w:cs="Times New Roman"/>
          <w:b/>
          <w:bCs/>
          <w:color w:val="000000" w:themeColor="text1"/>
        </w:rPr>
        <w:t>Pihak Pertama</w:t>
      </w:r>
      <w:r w:rsidRPr="004F2AF7">
        <w:rPr>
          <w:rFonts w:cs="Times New Roman"/>
          <w:bCs/>
          <w:color w:val="000000" w:themeColor="text1"/>
        </w:rPr>
        <w:t xml:space="preserve"> bertanggung jawab atas kecelakaan kerja </w:t>
      </w:r>
      <w:r w:rsidRPr="004F2AF7">
        <w:rPr>
          <w:rFonts w:cs="Times New Roman"/>
          <w:bCs/>
          <w:color w:val="000000" w:themeColor="text1"/>
          <w:lang w:val="id-ID"/>
        </w:rPr>
        <w:t xml:space="preserve">di lokasi kerja yang diakibatkan dari kelalaian pekerja </w:t>
      </w:r>
      <w:r w:rsidRPr="004F2AF7">
        <w:rPr>
          <w:rFonts w:cs="Times New Roman"/>
          <w:b/>
          <w:bCs/>
          <w:color w:val="000000" w:themeColor="text1"/>
          <w:lang w:val="id-ID"/>
        </w:rPr>
        <w:t>Pihak Pertama</w:t>
      </w:r>
      <w:r w:rsidRPr="004F2AF7">
        <w:rPr>
          <w:rFonts w:cs="Times New Roman"/>
          <w:bCs/>
          <w:color w:val="000000" w:themeColor="text1"/>
          <w:lang w:val="id-ID"/>
        </w:rPr>
        <w:t xml:space="preserve"> </w:t>
      </w:r>
      <w:r w:rsidRPr="004F2AF7">
        <w:rPr>
          <w:rFonts w:cs="Times New Roman"/>
          <w:bCs/>
          <w:color w:val="000000" w:themeColor="text1"/>
        </w:rPr>
        <w:t>pada saat proses pekerjaan.</w:t>
      </w:r>
    </w:p>
    <w:p w14:paraId="40159D89" w14:textId="77777777"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r w:rsidRPr="004F2AF7">
        <w:rPr>
          <w:rFonts w:cs="Times New Roman"/>
          <w:b/>
          <w:bCs/>
          <w:color w:val="000000" w:themeColor="text1"/>
        </w:rPr>
        <w:t>Pihak Pertama</w:t>
      </w:r>
      <w:r w:rsidRPr="004F2AF7">
        <w:rPr>
          <w:rFonts w:cs="Times New Roman"/>
          <w:bCs/>
          <w:color w:val="000000" w:themeColor="text1"/>
        </w:rPr>
        <w:t xml:space="preserve"> akan selalu menjaga kebersihan dan kerapihan disekitar area tempat pekerjaan.</w:t>
      </w:r>
    </w:p>
    <w:p w14:paraId="18495B07" w14:textId="77777777" w:rsidR="000133E9"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lang w:val="id-ID"/>
        </w:rPr>
      </w:pPr>
      <w:r w:rsidRPr="004F2AF7">
        <w:rPr>
          <w:rFonts w:cs="Times New Roman"/>
          <w:bCs/>
          <w:color w:val="000000" w:themeColor="text1"/>
        </w:rPr>
        <w:t xml:space="preserve">Apabila </w:t>
      </w:r>
      <w:r w:rsidRPr="004F2AF7">
        <w:rPr>
          <w:rFonts w:cs="Times New Roman"/>
          <w:b/>
          <w:color w:val="000000"/>
        </w:rPr>
        <w:t>Pihak Pertama</w:t>
      </w:r>
      <w:r w:rsidR="00AB39AE" w:rsidRPr="004F2AF7">
        <w:rPr>
          <w:rFonts w:cs="Times New Roman"/>
          <w:color w:val="000000"/>
          <w:lang w:val="id-ID"/>
        </w:rPr>
        <w:t xml:space="preserve"> </w:t>
      </w:r>
      <w:r w:rsidRPr="004F2AF7">
        <w:rPr>
          <w:rFonts w:cs="Times New Roman"/>
          <w:bCs/>
          <w:color w:val="000000" w:themeColor="text1"/>
        </w:rPr>
        <w:t xml:space="preserve">mendapat teguran tertulis lebih </w:t>
      </w:r>
      <w:r w:rsidRPr="004F2AF7">
        <w:rPr>
          <w:rFonts w:cs="Times New Roman"/>
          <w:bCs/>
          <w:color w:val="000000" w:themeColor="text1"/>
          <w:lang w:val="id-ID"/>
        </w:rPr>
        <w:t xml:space="preserve">dari </w:t>
      </w:r>
      <w:r w:rsidRPr="004F2AF7">
        <w:rPr>
          <w:rFonts w:cs="Times New Roman"/>
          <w:bCs/>
          <w:color w:val="000000" w:themeColor="text1"/>
        </w:rPr>
        <w:t xml:space="preserve">2 (dua) kali </w:t>
      </w:r>
      <w:r w:rsidRPr="004F2AF7">
        <w:rPr>
          <w:rFonts w:cs="Times New Roman"/>
          <w:bCs/>
          <w:color w:val="000000" w:themeColor="text1"/>
          <w:lang w:val="id-ID"/>
        </w:rPr>
        <w:t xml:space="preserve">dari </w:t>
      </w:r>
      <w:r w:rsidRPr="004F2AF7">
        <w:rPr>
          <w:rFonts w:cs="Times New Roman"/>
          <w:b/>
          <w:bCs/>
          <w:color w:val="000000" w:themeColor="text1"/>
          <w:lang w:val="en-US"/>
        </w:rPr>
        <w:t>P</w:t>
      </w:r>
      <w:r w:rsidRPr="004F2AF7">
        <w:rPr>
          <w:rFonts w:cs="Times New Roman"/>
          <w:b/>
          <w:bCs/>
          <w:color w:val="000000" w:themeColor="text1"/>
          <w:lang w:val="id-ID"/>
        </w:rPr>
        <w:t xml:space="preserve">ihak </w:t>
      </w:r>
      <w:r w:rsidRPr="004F2AF7">
        <w:rPr>
          <w:rFonts w:cs="Times New Roman"/>
          <w:b/>
          <w:bCs/>
          <w:color w:val="000000" w:themeColor="text1"/>
          <w:lang w:val="en-US"/>
        </w:rPr>
        <w:t>K</w:t>
      </w:r>
      <w:r w:rsidRPr="004F2AF7">
        <w:rPr>
          <w:rFonts w:cs="Times New Roman"/>
          <w:b/>
          <w:bCs/>
          <w:color w:val="000000" w:themeColor="text1"/>
          <w:lang w:val="id-ID"/>
        </w:rPr>
        <w:t>edua</w:t>
      </w:r>
      <w:r w:rsidR="00AB39AE" w:rsidRPr="004F2AF7">
        <w:rPr>
          <w:rFonts w:cs="Times New Roman"/>
          <w:bCs/>
          <w:color w:val="000000" w:themeColor="text1"/>
          <w:lang w:val="id-ID"/>
        </w:rPr>
        <w:t xml:space="preserve"> </w:t>
      </w:r>
      <w:r w:rsidRPr="004F2AF7">
        <w:rPr>
          <w:rFonts w:cs="Times New Roman"/>
          <w:bCs/>
          <w:color w:val="000000" w:themeColor="text1"/>
          <w:lang w:val="id-ID"/>
        </w:rPr>
        <w:t xml:space="preserve">yang dikarenakan </w:t>
      </w:r>
      <w:r w:rsidR="0095718C" w:rsidRPr="004F2AF7">
        <w:rPr>
          <w:rFonts w:cs="Times New Roman"/>
          <w:bCs/>
          <w:color w:val="000000" w:themeColor="text1"/>
          <w:lang w:val="en-US"/>
        </w:rPr>
        <w:t xml:space="preserve">pelanggaran </w:t>
      </w:r>
      <w:r w:rsidR="0095718C" w:rsidRPr="004F2AF7">
        <w:rPr>
          <w:rFonts w:cs="Times New Roman"/>
          <w:bCs/>
          <w:color w:val="000000" w:themeColor="text1"/>
          <w:lang w:val="id-ID"/>
        </w:rPr>
        <w:t>K</w:t>
      </w:r>
      <w:r w:rsidRPr="004F2AF7">
        <w:rPr>
          <w:rFonts w:cs="Times New Roman"/>
          <w:bCs/>
          <w:color w:val="000000" w:themeColor="text1"/>
          <w:lang w:val="en-US"/>
        </w:rPr>
        <w:t xml:space="preserve">3 oleh </w:t>
      </w:r>
      <w:r w:rsidRPr="004F2AF7">
        <w:rPr>
          <w:rFonts w:cs="Times New Roman"/>
          <w:b/>
          <w:bCs/>
          <w:color w:val="000000" w:themeColor="text1"/>
          <w:lang w:val="en-US"/>
        </w:rPr>
        <w:t>Pihak Pertama</w:t>
      </w:r>
      <w:r w:rsidRPr="004F2AF7">
        <w:rPr>
          <w:rFonts w:cs="Times New Roman"/>
          <w:bCs/>
          <w:color w:val="000000" w:themeColor="text1"/>
          <w:lang w:val="en-US"/>
        </w:rPr>
        <w:t xml:space="preserve"> atau pekerjanya pada saat b</w:t>
      </w:r>
      <w:r w:rsidRPr="004F2AF7">
        <w:rPr>
          <w:rFonts w:cs="Times New Roman"/>
          <w:bCs/>
          <w:color w:val="000000" w:themeColor="text1"/>
          <w:lang w:val="id-ID"/>
        </w:rPr>
        <w:t>ekerja</w:t>
      </w:r>
      <w:r w:rsidR="00AB39AE" w:rsidRPr="004F2AF7">
        <w:rPr>
          <w:rFonts w:cs="Times New Roman"/>
          <w:bCs/>
          <w:color w:val="000000" w:themeColor="text1"/>
          <w:lang w:val="id-ID"/>
        </w:rPr>
        <w:t xml:space="preserve"> </w:t>
      </w:r>
      <w:r w:rsidR="0046058D" w:rsidRPr="004F2AF7">
        <w:rPr>
          <w:rFonts w:cs="Times New Roman"/>
          <w:bCs/>
          <w:color w:val="000000" w:themeColor="text1"/>
        </w:rPr>
        <w:t xml:space="preserve">maka </w:t>
      </w:r>
      <w:r w:rsidR="0046058D" w:rsidRPr="004F2AF7">
        <w:rPr>
          <w:rFonts w:cs="Times New Roman"/>
          <w:b/>
          <w:bCs/>
          <w:color w:val="000000" w:themeColor="text1"/>
          <w:lang w:val="id-ID"/>
        </w:rPr>
        <w:t>P</w:t>
      </w:r>
      <w:r w:rsidRPr="004F2AF7">
        <w:rPr>
          <w:rFonts w:cs="Times New Roman"/>
          <w:b/>
          <w:bCs/>
          <w:color w:val="000000" w:themeColor="text1"/>
        </w:rPr>
        <w:t xml:space="preserve">ihak </w:t>
      </w:r>
      <w:r w:rsidR="0046058D" w:rsidRPr="004F2AF7">
        <w:rPr>
          <w:rFonts w:cs="Times New Roman"/>
          <w:b/>
          <w:bCs/>
          <w:color w:val="000000" w:themeColor="text1"/>
          <w:lang w:val="id-ID"/>
        </w:rPr>
        <w:t>P</w:t>
      </w:r>
      <w:r w:rsidRPr="004F2AF7">
        <w:rPr>
          <w:rFonts w:cs="Times New Roman"/>
          <w:b/>
          <w:bCs/>
          <w:color w:val="000000" w:themeColor="text1"/>
        </w:rPr>
        <w:t>ertama</w:t>
      </w:r>
      <w:r w:rsidRPr="004F2AF7">
        <w:rPr>
          <w:rFonts w:cs="Times New Roman"/>
          <w:bCs/>
          <w:color w:val="000000" w:themeColor="text1"/>
        </w:rPr>
        <w:t xml:space="preserve">  bersedia untuk </w:t>
      </w:r>
      <w:r w:rsidRPr="004F2AF7">
        <w:rPr>
          <w:rFonts w:cs="Times New Roman"/>
          <w:bCs/>
          <w:color w:val="000000" w:themeColor="text1"/>
          <w:lang w:val="id-ID"/>
        </w:rPr>
        <w:t>dikenakan</w:t>
      </w:r>
      <w:r w:rsidRPr="004F2AF7">
        <w:rPr>
          <w:rFonts w:cs="Times New Roman"/>
          <w:bCs/>
          <w:color w:val="000000" w:themeColor="text1"/>
        </w:rPr>
        <w:t xml:space="preserve"> sanksi denda sebesar Rp 5.000.000 (lima juta rupiah) </w:t>
      </w:r>
      <w:r w:rsidRPr="004F2AF7">
        <w:rPr>
          <w:rFonts w:cs="Times New Roman"/>
          <w:bCs/>
          <w:color w:val="000000" w:themeColor="text1"/>
          <w:lang w:val="id-ID"/>
        </w:rPr>
        <w:t xml:space="preserve">yang </w:t>
      </w:r>
      <w:r w:rsidRPr="004F2AF7">
        <w:rPr>
          <w:rFonts w:cs="Times New Roman"/>
          <w:bCs/>
          <w:color w:val="000000" w:themeColor="text1"/>
          <w:lang w:val="en-US"/>
        </w:rPr>
        <w:t xml:space="preserve">dapat </w:t>
      </w:r>
      <w:r w:rsidRPr="004F2AF7">
        <w:rPr>
          <w:rFonts w:cs="Times New Roman"/>
          <w:bCs/>
          <w:color w:val="000000" w:themeColor="text1"/>
          <w:lang w:val="id-ID"/>
        </w:rPr>
        <w:t xml:space="preserve">dipotongkan dari sisa pembayaran yang ada. </w:t>
      </w:r>
    </w:p>
    <w:p w14:paraId="5135CF3E" w14:textId="77777777" w:rsidR="00062D02" w:rsidRPr="004F2AF7" w:rsidRDefault="00062D02" w:rsidP="004F2AF7">
      <w:pPr>
        <w:pStyle w:val="ListParagraph"/>
        <w:widowControl w:val="0"/>
        <w:spacing w:line="276" w:lineRule="auto"/>
        <w:ind w:left="360" w:hanging="360"/>
        <w:jc w:val="both"/>
        <w:rPr>
          <w:rFonts w:cs="Times New Roman"/>
          <w:bCs/>
          <w:color w:val="000000" w:themeColor="text1"/>
          <w:lang w:val="id-ID"/>
        </w:rPr>
      </w:pPr>
    </w:p>
    <w:p w14:paraId="185C641A" w14:textId="77777777" w:rsidR="001E0CD7" w:rsidRPr="004F2AF7" w:rsidRDefault="00BB1696" w:rsidP="004F2AF7">
      <w:pPr>
        <w:pStyle w:val="ListParagraph"/>
        <w:suppressAutoHyphens w:val="0"/>
        <w:spacing w:line="276" w:lineRule="auto"/>
        <w:ind w:left="0" w:right="270"/>
        <w:contextualSpacing/>
        <w:jc w:val="center"/>
        <w:rPr>
          <w:rFonts w:cs="Times New Roman"/>
          <w:b/>
          <w:color w:val="000000" w:themeColor="text1"/>
          <w:lang w:val="id-ID"/>
        </w:rPr>
      </w:pPr>
      <w:r w:rsidRPr="004F2AF7">
        <w:rPr>
          <w:rFonts w:cs="Times New Roman"/>
          <w:b/>
          <w:color w:val="000000" w:themeColor="text1"/>
        </w:rPr>
        <w:t>Pasal 1</w:t>
      </w:r>
      <w:r w:rsidR="00D124E1" w:rsidRPr="004F2AF7">
        <w:rPr>
          <w:rFonts w:cs="Times New Roman"/>
          <w:b/>
          <w:color w:val="000000" w:themeColor="text1"/>
          <w:lang w:val="id-ID"/>
        </w:rPr>
        <w:t>1</w:t>
      </w:r>
    </w:p>
    <w:p w14:paraId="2B790679" w14:textId="77777777" w:rsidR="001E0CD7" w:rsidRPr="004F2AF7" w:rsidRDefault="009A0DEF" w:rsidP="004F2AF7">
      <w:pPr>
        <w:pStyle w:val="ListParagraph"/>
        <w:suppressAutoHyphens w:val="0"/>
        <w:spacing w:line="276" w:lineRule="auto"/>
        <w:ind w:left="0" w:right="270"/>
        <w:contextualSpacing/>
        <w:jc w:val="center"/>
        <w:rPr>
          <w:rFonts w:cs="Times New Roman"/>
          <w:b/>
          <w:color w:val="000000" w:themeColor="text1"/>
          <w:lang w:val="id-ID"/>
        </w:rPr>
      </w:pPr>
      <w:r w:rsidRPr="004F2AF7">
        <w:rPr>
          <w:rFonts w:cs="Times New Roman"/>
          <w:b/>
          <w:color w:val="000000" w:themeColor="text1"/>
        </w:rPr>
        <w:t>Pemberian Hadiah</w:t>
      </w:r>
      <w:r w:rsidR="00745D12" w:rsidRPr="004F2AF7">
        <w:rPr>
          <w:rFonts w:cs="Times New Roman"/>
          <w:b/>
          <w:color w:val="000000" w:themeColor="text1"/>
          <w:lang w:val="id-ID"/>
        </w:rPr>
        <w:t xml:space="preserve"> atau Janji</w:t>
      </w:r>
    </w:p>
    <w:p w14:paraId="5CFA1F4E" w14:textId="77777777"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b/>
          <w:color w:val="000000" w:themeColor="text1"/>
        </w:rPr>
        <w:lastRenderedPageBreak/>
        <w:t>P</w:t>
      </w:r>
      <w:r w:rsidRPr="004F2AF7">
        <w:rPr>
          <w:rFonts w:cs="Times New Roman"/>
          <w:b/>
          <w:color w:val="000000" w:themeColor="text1"/>
          <w:lang w:val="id-ID"/>
        </w:rPr>
        <w:t>ihak Pertama</w:t>
      </w:r>
      <w:r w:rsidRPr="004F2AF7">
        <w:rPr>
          <w:rFonts w:cs="Times New Roman"/>
          <w:color w:val="000000" w:themeColor="text1"/>
          <w:lang w:val="id-ID"/>
        </w:rPr>
        <w:t xml:space="preserve"> dilarang </w:t>
      </w:r>
      <w:r w:rsidRPr="004F2AF7">
        <w:rPr>
          <w:rFonts w:cs="Times New Roman"/>
          <w:color w:val="000000" w:themeColor="text1"/>
        </w:rPr>
        <w:t>untuk memberikan hadiah</w:t>
      </w:r>
      <w:r w:rsidRPr="004F2AF7">
        <w:rPr>
          <w:rFonts w:cs="Times New Roman"/>
          <w:color w:val="000000" w:themeColor="text1"/>
          <w:lang w:val="id-ID"/>
        </w:rPr>
        <w:t xml:space="preserve"> dalam bentuk apapun baik </w:t>
      </w:r>
      <w:r w:rsidRPr="004F2AF7">
        <w:rPr>
          <w:rFonts w:cs="Times New Roman"/>
          <w:color w:val="000000" w:themeColor="text1"/>
        </w:rPr>
        <w:t xml:space="preserve">berupa </w:t>
      </w:r>
      <w:r w:rsidRPr="004F2AF7">
        <w:rPr>
          <w:rFonts w:cs="Times New Roman"/>
          <w:color w:val="000000" w:themeColor="text1"/>
          <w:lang w:val="id-ID"/>
        </w:rPr>
        <w:t xml:space="preserve">uang, </w:t>
      </w:r>
      <w:r w:rsidRPr="004F2AF7">
        <w:rPr>
          <w:rFonts w:cs="Times New Roman"/>
          <w:color w:val="000000" w:themeColor="text1"/>
        </w:rPr>
        <w:t xml:space="preserve">barang atau bentuk </w:t>
      </w:r>
      <w:r w:rsidRPr="004F2AF7">
        <w:rPr>
          <w:rFonts w:cs="Times New Roman"/>
          <w:color w:val="000000" w:themeColor="text1"/>
          <w:lang w:val="id-ID"/>
        </w:rPr>
        <w:t xml:space="preserve">lainnya yang bernilai uang dan </w:t>
      </w:r>
      <w:r w:rsidRPr="004F2AF7">
        <w:rPr>
          <w:rFonts w:cs="Times New Roman"/>
          <w:color w:val="000000" w:themeColor="text1"/>
        </w:rPr>
        <w:t xml:space="preserve">bersifat pribadi kepada </w:t>
      </w:r>
      <w:r w:rsidRPr="004F2AF7">
        <w:rPr>
          <w:rFonts w:cs="Times New Roman"/>
          <w:color w:val="000000" w:themeColor="text1"/>
          <w:lang w:val="id-ID"/>
        </w:rPr>
        <w:t xml:space="preserve">staff atau karyawan </w:t>
      </w:r>
      <w:r w:rsidRPr="004F2AF7">
        <w:rPr>
          <w:rFonts w:cs="Times New Roman"/>
          <w:b/>
          <w:color w:val="000000" w:themeColor="text1"/>
          <w:lang w:val="id-ID"/>
        </w:rPr>
        <w:t>Pihak Kedua</w:t>
      </w:r>
      <w:r w:rsidRPr="004F2AF7">
        <w:rPr>
          <w:rFonts w:cs="Times New Roman"/>
          <w:color w:val="000000" w:themeColor="text1"/>
          <w:lang w:val="id-ID"/>
        </w:rPr>
        <w:t xml:space="preserve"> terkait perjanjian ini.</w:t>
      </w:r>
    </w:p>
    <w:p w14:paraId="028FDAE4" w14:textId="77777777"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color w:val="000000" w:themeColor="text1"/>
          <w:lang w:val="id-ID"/>
        </w:rPr>
        <w:t xml:space="preserve">Sanksi atas pelanggaran ayat 1 (satu) pasal ini kepada </w:t>
      </w:r>
      <w:r w:rsidRPr="004F2AF7">
        <w:rPr>
          <w:rFonts w:cs="Times New Roman"/>
          <w:b/>
          <w:color w:val="000000" w:themeColor="text1"/>
          <w:lang w:val="id-ID"/>
        </w:rPr>
        <w:t>Pihak Pertama</w:t>
      </w:r>
      <w:r w:rsidRPr="004F2AF7">
        <w:rPr>
          <w:rFonts w:cs="Times New Roman"/>
          <w:color w:val="000000" w:themeColor="text1"/>
          <w:lang w:val="id-ID"/>
        </w:rPr>
        <w:t xml:space="preserve"> adalah:</w:t>
      </w:r>
    </w:p>
    <w:p w14:paraId="63CD115A"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Pemutusan perjanjian secara sepihak oleh </w:t>
      </w:r>
      <w:r w:rsidRPr="004F2AF7">
        <w:rPr>
          <w:rFonts w:cs="Times New Roman"/>
          <w:b/>
          <w:color w:val="000000" w:themeColor="text1"/>
          <w:lang w:val="id-ID"/>
        </w:rPr>
        <w:t>Pihak Kedua</w:t>
      </w:r>
      <w:r w:rsidRPr="004F2AF7">
        <w:rPr>
          <w:rFonts w:cs="Times New Roman"/>
          <w:color w:val="000000" w:themeColor="text1"/>
          <w:lang w:val="id-ID"/>
        </w:rPr>
        <w:t>.</w:t>
      </w:r>
    </w:p>
    <w:p w14:paraId="4D1F9033"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Pertama</w:t>
      </w:r>
      <w:r w:rsidRPr="004F2AF7">
        <w:rPr>
          <w:rFonts w:cs="Times New Roman"/>
          <w:color w:val="000000" w:themeColor="text1"/>
          <w:lang w:val="id-ID"/>
        </w:rPr>
        <w:t xml:space="preserve"> yang terlibat dalam pemberian hadiah akan dikeluarkan dari perusahaan </w:t>
      </w:r>
      <w:r w:rsidRPr="004F2AF7">
        <w:rPr>
          <w:rFonts w:cs="Times New Roman"/>
          <w:b/>
          <w:color w:val="000000" w:themeColor="text1"/>
          <w:lang w:val="id-ID"/>
        </w:rPr>
        <w:t>Pihak Pertama</w:t>
      </w:r>
      <w:r w:rsidRPr="004F2AF7">
        <w:rPr>
          <w:rFonts w:cs="Times New Roman"/>
          <w:color w:val="000000" w:themeColor="text1"/>
          <w:lang w:val="id-ID"/>
        </w:rPr>
        <w:t>.</w:t>
      </w:r>
    </w:p>
    <w:p w14:paraId="4EEBD196"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Kedua</w:t>
      </w:r>
      <w:r w:rsidRPr="004F2AF7">
        <w:rPr>
          <w:rFonts w:cs="Times New Roman"/>
          <w:color w:val="000000" w:themeColor="text1"/>
          <w:lang w:val="id-ID"/>
        </w:rPr>
        <w:t xml:space="preserve"> yang terlibat dalam penerimaan hadiah akan diproses sesuai PKB (Peraturan Kerja Bersama) yang berlaku di tempat </w:t>
      </w:r>
      <w:r w:rsidRPr="004F2AF7">
        <w:rPr>
          <w:rFonts w:cs="Times New Roman"/>
          <w:b/>
          <w:color w:val="000000" w:themeColor="text1"/>
          <w:lang w:val="id-ID"/>
        </w:rPr>
        <w:t>Pihak Kedua</w:t>
      </w:r>
      <w:r w:rsidRPr="004F2AF7">
        <w:rPr>
          <w:rFonts w:cs="Times New Roman"/>
          <w:color w:val="000000" w:themeColor="text1"/>
          <w:lang w:val="id-ID"/>
        </w:rPr>
        <w:t>.</w:t>
      </w:r>
    </w:p>
    <w:p w14:paraId="47D45842"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 xml:space="preserve">Pihak Pertama </w:t>
      </w:r>
      <w:r w:rsidRPr="004F2AF7">
        <w:rPr>
          <w:rFonts w:cs="Times New Roman"/>
          <w:color w:val="000000" w:themeColor="text1"/>
          <w:lang w:val="id-ID"/>
        </w:rPr>
        <w:t xml:space="preserve">mengembalikan semua pembayaran yang telah diberikan oleh </w:t>
      </w:r>
      <w:r w:rsidRPr="004F2AF7">
        <w:rPr>
          <w:rFonts w:cs="Times New Roman"/>
          <w:b/>
          <w:color w:val="000000" w:themeColor="text1"/>
          <w:lang w:val="id-ID"/>
        </w:rPr>
        <w:t>Pihak Kedua</w:t>
      </w:r>
      <w:r w:rsidRPr="004F2AF7">
        <w:rPr>
          <w:rFonts w:cs="Times New Roman"/>
          <w:color w:val="000000" w:themeColor="text1"/>
          <w:lang w:val="id-ID"/>
        </w:rPr>
        <w:t>.</w:t>
      </w:r>
    </w:p>
    <w:p w14:paraId="384AC3FA"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Pihak Kedua</w:t>
      </w:r>
      <w:r w:rsidRPr="004F2AF7">
        <w:rPr>
          <w:rFonts w:cs="Times New Roman"/>
          <w:color w:val="000000" w:themeColor="text1"/>
          <w:lang w:val="id-ID"/>
        </w:rPr>
        <w:t xml:space="preserve"> berhak melaporkan kepada pihak yang berwajib. </w:t>
      </w:r>
    </w:p>
    <w:p w14:paraId="274D2C28" w14:textId="77777777" w:rsidR="00D124E1" w:rsidRPr="004F2AF7" w:rsidRDefault="004D7C0B" w:rsidP="004F2AF7">
      <w:pPr>
        <w:pStyle w:val="Default"/>
        <w:tabs>
          <w:tab w:val="left" w:pos="5055"/>
        </w:tabs>
        <w:spacing w:line="276" w:lineRule="auto"/>
        <w:rPr>
          <w:b/>
          <w:bCs/>
          <w:color w:val="000000" w:themeColor="text1"/>
        </w:rPr>
      </w:pPr>
      <w:r w:rsidRPr="004F2AF7">
        <w:rPr>
          <w:b/>
          <w:bCs/>
          <w:color w:val="000000" w:themeColor="text1"/>
        </w:rPr>
        <w:tab/>
      </w:r>
    </w:p>
    <w:p w14:paraId="56A3C84E" w14:textId="77777777" w:rsidR="00361FDF" w:rsidRPr="004F2AF7" w:rsidRDefault="00361FDF" w:rsidP="004F2AF7">
      <w:pPr>
        <w:pStyle w:val="Default"/>
        <w:spacing w:line="276" w:lineRule="auto"/>
        <w:jc w:val="center"/>
        <w:rPr>
          <w:color w:val="000000" w:themeColor="text1"/>
        </w:rPr>
      </w:pPr>
      <w:r w:rsidRPr="004F2AF7">
        <w:rPr>
          <w:b/>
          <w:bCs/>
          <w:color w:val="000000" w:themeColor="text1"/>
        </w:rPr>
        <w:t>Pasal 12</w:t>
      </w:r>
    </w:p>
    <w:p w14:paraId="64484701" w14:textId="77777777" w:rsidR="00361FDF" w:rsidRPr="004F2AF7" w:rsidRDefault="00A64D10" w:rsidP="004F2AF7">
      <w:pPr>
        <w:pStyle w:val="Default"/>
        <w:spacing w:line="276" w:lineRule="auto"/>
        <w:jc w:val="center"/>
        <w:rPr>
          <w:color w:val="000000" w:themeColor="text1"/>
        </w:rPr>
      </w:pPr>
      <w:r w:rsidRPr="004F2AF7">
        <w:rPr>
          <w:b/>
          <w:bCs/>
          <w:color w:val="000000" w:themeColor="text1"/>
        </w:rPr>
        <w:t>Pengakhiran Perjanjian</w:t>
      </w:r>
    </w:p>
    <w:p w14:paraId="43D8D611" w14:textId="333231F3" w:rsidR="00361FDF" w:rsidRPr="004F2AF7" w:rsidRDefault="00B00F04"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rPr>
      </w:pPr>
      <w:r w:rsidRPr="00B00F04">
        <w:rPr>
          <w:rFonts w:cs="Times New Roman"/>
          <w:bCs/>
          <w:color w:val="000000" w:themeColor="text1"/>
          <w:lang w:val="en-US"/>
        </w:rPr>
        <w:t>Pengakhiran Perjanjian dapat dilakukan apabila terjadi hal-hal sebagai berikut</w:t>
      </w:r>
      <w:r w:rsidRPr="00B00F04" w:rsidDel="00B00F04">
        <w:rPr>
          <w:rFonts w:cs="Times New Roman"/>
          <w:color w:val="000000" w:themeColor="text1"/>
          <w:lang w:val="id-ID"/>
        </w:rPr>
        <w:t xml:space="preserve"> </w:t>
      </w:r>
      <w:r w:rsidR="00361FDF" w:rsidRPr="004F2AF7">
        <w:rPr>
          <w:rFonts w:cs="Times New Roman"/>
          <w:color w:val="000000" w:themeColor="text1"/>
          <w:lang w:val="id-ID"/>
        </w:rPr>
        <w:t>:</w:t>
      </w:r>
    </w:p>
    <w:p w14:paraId="709928CF" w14:textId="77777777" w:rsidR="004F45A2" w:rsidRDefault="00B00F04" w:rsidP="00D503DA">
      <w:pPr>
        <w:pStyle w:val="ListParagraph"/>
        <w:numPr>
          <w:ilvl w:val="1"/>
          <w:numId w:val="13"/>
        </w:numPr>
        <w:ind w:left="993" w:right="270"/>
        <w:contextualSpacing/>
        <w:jc w:val="both"/>
        <w:rPr>
          <w:rFonts w:cs="Times New Roman"/>
          <w:color w:val="000000" w:themeColor="text1"/>
          <w:lang w:val="id-ID"/>
        </w:rPr>
      </w:pPr>
      <w:r w:rsidRPr="00B00F04">
        <w:rPr>
          <w:rFonts w:cs="Times New Roman"/>
          <w:color w:val="000000" w:themeColor="text1"/>
          <w:lang w:val="id-ID"/>
        </w:rPr>
        <w:t xml:space="preserve">Pada saat telah dipenuhinya seluruh hak dan kewajiban masing-masing Pihak berdasarkan Perjanjian dan dilakukannya </w:t>
      </w:r>
      <w:r w:rsidR="004F45A2">
        <w:rPr>
          <w:rFonts w:cs="Times New Roman"/>
          <w:color w:val="000000" w:themeColor="text1"/>
          <w:lang w:val="id-ID"/>
        </w:rPr>
        <w:t>Serah Terima</w:t>
      </w:r>
      <w:r w:rsidRPr="00B00F04">
        <w:rPr>
          <w:rFonts w:cs="Times New Roman"/>
          <w:color w:val="000000" w:themeColor="text1"/>
          <w:lang w:val="id-ID"/>
        </w:rPr>
        <w:t xml:space="preserve"> atas Pekerjaan; atau</w:t>
      </w:r>
    </w:p>
    <w:p w14:paraId="3EBF76D9" w14:textId="77777777" w:rsidR="00B00F04" w:rsidRPr="00D503DA" w:rsidRDefault="00B00F04" w:rsidP="00D503DA">
      <w:pPr>
        <w:pStyle w:val="ListParagraph"/>
        <w:numPr>
          <w:ilvl w:val="1"/>
          <w:numId w:val="13"/>
        </w:numPr>
        <w:ind w:left="993" w:right="270"/>
        <w:contextualSpacing/>
        <w:jc w:val="both"/>
        <w:rPr>
          <w:rFonts w:cs="Times New Roman"/>
          <w:color w:val="000000" w:themeColor="text1"/>
          <w:lang w:val="id-ID"/>
        </w:rPr>
      </w:pPr>
      <w:r w:rsidRPr="00D503DA">
        <w:rPr>
          <w:rFonts w:cs="Times New Roman"/>
          <w:color w:val="000000" w:themeColor="text1"/>
          <w:lang w:val="id-ID"/>
        </w:rPr>
        <w:t>Terjadinya hal-hal di luar kekuasaan masing-masing Pihak (Keadaan Kahar) yang penanggulangannya berlangsung secara terus-menerus selama 6 (enam) bulan, dan menyebabkan Pihak yang mengalami Keadaan Kahar tidak dapat melaksanakan kewajiban yang ditentukan di dalam Perjanjian. Dalam hal Perjanjian diakhiri, maka Pengguna Barang/Jasa wajib membayar kepada Penyedia sesuai dengan kemajuan pelaksanaan Pekerjaan yang telah dicapai sebelum terjadinya Keadaan Kahar; atau</w:t>
      </w:r>
    </w:p>
    <w:p w14:paraId="50908542" w14:textId="6C174576" w:rsidR="00B33166" w:rsidRPr="004F2AF7" w:rsidRDefault="00B00F04"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B00F04">
        <w:rPr>
          <w:rFonts w:cs="Times New Roman"/>
          <w:color w:val="000000" w:themeColor="text1"/>
          <w:lang w:val="id-ID"/>
        </w:rPr>
        <w:t>Adanya peraturan perundangan atau kebijakan pemerintah yang menyebabkan salah satu Pihak menjadi terhalang atau tidak dapat melaksanakan kewajibannya berdasarkan Perjanjian ini</w:t>
      </w:r>
      <w:r w:rsidR="00361FDF" w:rsidRPr="004F2AF7">
        <w:rPr>
          <w:rFonts w:cs="Times New Roman"/>
          <w:color w:val="000000" w:themeColor="text1"/>
          <w:lang w:val="id-ID"/>
        </w:rPr>
        <w:t>.</w:t>
      </w:r>
    </w:p>
    <w:p w14:paraId="1685C2E7" w14:textId="2B2F4EEA" w:rsidR="00361FDF" w:rsidRPr="004F2AF7" w:rsidRDefault="004F45A2" w:rsidP="00D503DA">
      <w:pPr>
        <w:pStyle w:val="ListParagraph"/>
        <w:numPr>
          <w:ilvl w:val="0"/>
          <w:numId w:val="13"/>
        </w:numPr>
        <w:suppressAutoHyphens w:val="0"/>
        <w:spacing w:line="276" w:lineRule="auto"/>
        <w:ind w:left="567" w:right="270" w:hanging="567"/>
        <w:contextualSpacing/>
        <w:jc w:val="both"/>
      </w:pPr>
      <w:r w:rsidRPr="004F45A2">
        <w:rPr>
          <w:rFonts w:cs="Times New Roman"/>
          <w:bCs/>
          <w:color w:val="000000" w:themeColor="text1"/>
          <w:lang w:val="id-ID"/>
        </w:rPr>
        <w:t xml:space="preserve">Pengguna </w:t>
      </w:r>
      <w:r w:rsidRPr="004F45A2">
        <w:rPr>
          <w:rFonts w:cs="Times New Roman"/>
          <w:color w:val="000000" w:themeColor="text1"/>
          <w:lang w:val="en-US"/>
        </w:rPr>
        <w:t>Jasa</w:t>
      </w:r>
      <w:r w:rsidRPr="004F45A2">
        <w:rPr>
          <w:rFonts w:cs="Times New Roman"/>
          <w:bCs/>
          <w:color w:val="000000" w:themeColor="text1"/>
          <w:lang w:val="id-ID"/>
        </w:rPr>
        <w:t xml:space="preserve"> dapat melakukan pemutusan Perjanjian </w:t>
      </w:r>
      <w:r w:rsidRPr="004F45A2">
        <w:rPr>
          <w:rFonts w:cs="Times New Roman"/>
          <w:bCs/>
          <w:color w:val="000000" w:themeColor="text1"/>
          <w:lang w:val="en-US"/>
        </w:rPr>
        <w:t xml:space="preserve">atas pelanggaran yang dilakukan oleh </w:t>
      </w:r>
      <w:r w:rsidRPr="004F45A2">
        <w:rPr>
          <w:rFonts w:cs="Times New Roman"/>
          <w:color w:val="000000" w:themeColor="text1"/>
          <w:lang w:val="en-US"/>
        </w:rPr>
        <w:t xml:space="preserve">Penyedia </w:t>
      </w:r>
      <w:r w:rsidRPr="004F45A2">
        <w:rPr>
          <w:rFonts w:cs="Times New Roman"/>
          <w:bCs/>
          <w:color w:val="000000" w:themeColor="text1"/>
          <w:lang w:val="en-US"/>
        </w:rPr>
        <w:t xml:space="preserve">dalam hal </w:t>
      </w:r>
      <w:r w:rsidRPr="004F45A2">
        <w:rPr>
          <w:rFonts w:cs="Times New Roman"/>
          <w:color w:val="000000" w:themeColor="text1"/>
          <w:lang w:val="en-US"/>
        </w:rPr>
        <w:t xml:space="preserve">Penyedia </w:t>
      </w:r>
      <w:r w:rsidRPr="004F45A2">
        <w:rPr>
          <w:rFonts w:cs="Times New Roman"/>
          <w:bCs/>
          <w:color w:val="000000" w:themeColor="text1"/>
          <w:lang w:val="en-US"/>
        </w:rPr>
        <w:t xml:space="preserve">menolak atau gagal </w:t>
      </w:r>
      <w:r w:rsidRPr="004F45A2">
        <w:rPr>
          <w:rFonts w:cs="Times New Roman"/>
          <w:bCs/>
          <w:color w:val="000000" w:themeColor="text1"/>
          <w:lang w:val="id-ID"/>
        </w:rPr>
        <w:t>melaksanakan</w:t>
      </w:r>
      <w:r w:rsidRPr="004F45A2">
        <w:rPr>
          <w:rFonts w:cs="Times New Roman"/>
          <w:bCs/>
          <w:color w:val="000000" w:themeColor="text1"/>
          <w:lang w:val="en-US"/>
        </w:rPr>
        <w:t xml:space="preserve"> ketentuan-ketentuan dalam </w:t>
      </w:r>
      <w:r w:rsidRPr="004F45A2">
        <w:rPr>
          <w:rFonts w:cs="Times New Roman"/>
          <w:iCs/>
          <w:color w:val="000000" w:themeColor="text1"/>
          <w:lang w:val="en-US"/>
        </w:rPr>
        <w:t>Perjanjian</w:t>
      </w:r>
      <w:r w:rsidRPr="004F45A2">
        <w:rPr>
          <w:rFonts w:cs="Times New Roman"/>
          <w:i/>
          <w:iCs/>
          <w:color w:val="000000" w:themeColor="text1"/>
          <w:lang w:val="id-ID"/>
        </w:rPr>
        <w:t xml:space="preserve"> </w:t>
      </w:r>
      <w:r w:rsidRPr="004F45A2">
        <w:rPr>
          <w:rFonts w:cs="Times New Roman"/>
          <w:bCs/>
          <w:color w:val="000000" w:themeColor="text1"/>
          <w:lang w:val="en-US"/>
        </w:rPr>
        <w:t>ini</w:t>
      </w:r>
      <w:r w:rsidRPr="004F45A2">
        <w:rPr>
          <w:rFonts w:cs="Times New Roman"/>
          <w:bCs/>
          <w:color w:val="000000" w:themeColor="text1"/>
          <w:lang w:val="id-ID"/>
        </w:rPr>
        <w:t>,</w:t>
      </w:r>
      <w:r w:rsidRPr="004F45A2">
        <w:rPr>
          <w:rFonts w:cs="Times New Roman"/>
          <w:bCs/>
          <w:color w:val="000000" w:themeColor="text1"/>
          <w:lang w:val="en-US"/>
        </w:rPr>
        <w:t xml:space="preserve"> tidak </w:t>
      </w:r>
      <w:r w:rsidRPr="004F45A2">
        <w:rPr>
          <w:rFonts w:cs="Times New Roman"/>
          <w:bCs/>
          <w:color w:val="000000" w:themeColor="text1"/>
          <w:lang w:val="id-ID"/>
        </w:rPr>
        <w:t xml:space="preserve">dan/atau gagal </w:t>
      </w:r>
      <w:r w:rsidRPr="004F45A2">
        <w:rPr>
          <w:rFonts w:cs="Times New Roman"/>
          <w:bCs/>
          <w:color w:val="000000" w:themeColor="text1"/>
          <w:lang w:val="en-US"/>
        </w:rPr>
        <w:t xml:space="preserve">melakukan upaya pemulihan atas kegagalan tersebut. </w:t>
      </w:r>
      <w:r w:rsidRPr="004F45A2">
        <w:rPr>
          <w:rFonts w:cs="Times New Roman"/>
          <w:bCs/>
          <w:color w:val="000000" w:themeColor="text1"/>
          <w:lang w:val="id-ID"/>
        </w:rPr>
        <w:t xml:space="preserve">Pemutusan Perjanjian </w:t>
      </w:r>
      <w:r w:rsidRPr="004F45A2">
        <w:rPr>
          <w:rFonts w:cs="Times New Roman"/>
          <w:bCs/>
          <w:color w:val="000000" w:themeColor="text1"/>
          <w:lang w:val="en-US"/>
        </w:rPr>
        <w:t>tersebut berlaku efektif setelah 15 (lima belas) Hari sejak surat pemberitahuan tertulis dari</w:t>
      </w:r>
      <w:r w:rsidRPr="004F45A2">
        <w:rPr>
          <w:rFonts w:cs="Times New Roman"/>
          <w:bCs/>
          <w:color w:val="000000" w:themeColor="text1"/>
          <w:lang w:val="en-US"/>
        </w:rPr>
        <w:br/>
        <w:t xml:space="preserve">Pengguna </w:t>
      </w:r>
      <w:r w:rsidRPr="004F45A2">
        <w:rPr>
          <w:rFonts w:cs="Times New Roman"/>
          <w:color w:val="000000" w:themeColor="text1"/>
          <w:lang w:val="en-US"/>
        </w:rPr>
        <w:t>Jasa</w:t>
      </w:r>
      <w:r w:rsidR="00B33166" w:rsidRPr="004F2AF7">
        <w:rPr>
          <w:rFonts w:cs="Times New Roman"/>
          <w:color w:val="000000" w:themeColor="text1"/>
          <w:lang w:val="id-ID"/>
        </w:rPr>
        <w:t>.</w:t>
      </w:r>
    </w:p>
    <w:p w14:paraId="2492E878" w14:textId="77777777"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1E0CD7" w:rsidRPr="004F2AF7">
        <w:rPr>
          <w:b/>
          <w:bCs/>
          <w:color w:val="000000" w:themeColor="text1"/>
        </w:rPr>
        <w:t>1</w:t>
      </w:r>
      <w:r w:rsidR="00361FDF" w:rsidRPr="004F2AF7">
        <w:rPr>
          <w:b/>
          <w:bCs/>
          <w:color w:val="000000" w:themeColor="text1"/>
        </w:rPr>
        <w:t>3</w:t>
      </w:r>
    </w:p>
    <w:p w14:paraId="32ED0130" w14:textId="77777777" w:rsidR="00725D8B" w:rsidRPr="004F2AF7" w:rsidRDefault="00725D8B"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 xml:space="preserve">Penyelesaian Permasalahan </w:t>
      </w:r>
    </w:p>
    <w:p w14:paraId="49534DC0" w14:textId="77777777" w:rsidR="00725D8B" w:rsidRPr="004F2AF7" w:rsidRDefault="00725D8B" w:rsidP="004F2AF7">
      <w:pPr>
        <w:pStyle w:val="ListParagraph"/>
        <w:numPr>
          <w:ilvl w:val="0"/>
          <w:numId w:val="30"/>
        </w:numPr>
        <w:spacing w:line="276" w:lineRule="auto"/>
        <w:ind w:left="567" w:hanging="567"/>
        <w:rPr>
          <w:rFonts w:cs="Times New Roman"/>
        </w:rPr>
      </w:pPr>
      <w:r w:rsidRPr="004F2AF7">
        <w:rPr>
          <w:rFonts w:cs="Times New Roman"/>
          <w:lang w:val="id-ID"/>
        </w:rPr>
        <w:t>Jika terjadi permasalahan selain yang tercantum dalam perjanjian ini akan diselesaikan dengan etikat baik dengan musyawarah secara mufakat.</w:t>
      </w:r>
      <w:r w:rsidRPr="004F2AF7">
        <w:rPr>
          <w:rFonts w:cs="Times New Roman"/>
        </w:rPr>
        <w:t xml:space="preserve"> </w:t>
      </w:r>
    </w:p>
    <w:p w14:paraId="1BDAAB40" w14:textId="77777777" w:rsidR="0084356D" w:rsidRPr="004F2AF7" w:rsidRDefault="0084356D" w:rsidP="004F2AF7">
      <w:pPr>
        <w:spacing w:after="0"/>
        <w:rPr>
          <w:rFonts w:ascii="Times New Roman" w:hAnsi="Times New Roman" w:cs="Times New Roman"/>
          <w:sz w:val="24"/>
          <w:szCs w:val="24"/>
        </w:rPr>
      </w:pPr>
    </w:p>
    <w:p w14:paraId="2EE86A54" w14:textId="77777777" w:rsidR="0084356D" w:rsidRPr="004F2AF7" w:rsidRDefault="0084356D" w:rsidP="004F2AF7">
      <w:pPr>
        <w:spacing w:after="0"/>
        <w:jc w:val="center"/>
        <w:rPr>
          <w:rFonts w:ascii="Times New Roman" w:hAnsi="Times New Roman" w:cs="Times New Roman"/>
          <w:b/>
          <w:sz w:val="24"/>
          <w:szCs w:val="24"/>
        </w:rPr>
      </w:pPr>
      <w:r w:rsidRPr="004F2AF7">
        <w:rPr>
          <w:rFonts w:ascii="Times New Roman" w:hAnsi="Times New Roman" w:cs="Times New Roman"/>
          <w:b/>
          <w:sz w:val="24"/>
          <w:szCs w:val="24"/>
          <w:lang w:val="en-US"/>
        </w:rPr>
        <w:t>Pasal 1</w:t>
      </w:r>
      <w:r w:rsidR="004F2AF7" w:rsidRPr="004F2AF7">
        <w:rPr>
          <w:rFonts w:ascii="Times New Roman" w:hAnsi="Times New Roman" w:cs="Times New Roman"/>
          <w:b/>
          <w:sz w:val="24"/>
          <w:szCs w:val="24"/>
        </w:rPr>
        <w:t>4</w:t>
      </w:r>
    </w:p>
    <w:p w14:paraId="2543D536" w14:textId="77777777" w:rsidR="0084356D" w:rsidRPr="004F2AF7" w:rsidRDefault="0084356D" w:rsidP="004F2AF7">
      <w:pPr>
        <w:pStyle w:val="Heading1"/>
        <w:spacing w:after="0" w:line="276" w:lineRule="auto"/>
        <w:ind w:right="271"/>
        <w:rPr>
          <w:color w:val="auto"/>
          <w:szCs w:val="24"/>
          <w:lang w:val="id-ID"/>
        </w:rPr>
      </w:pPr>
      <w:r w:rsidRPr="004F2AF7">
        <w:rPr>
          <w:color w:val="auto"/>
          <w:szCs w:val="24"/>
          <w:lang w:val="id-ID"/>
        </w:rPr>
        <w:t>Pernyataan Dan Jaminan</w:t>
      </w:r>
      <w:r w:rsidR="00494FE4">
        <w:rPr>
          <w:color w:val="auto"/>
          <w:szCs w:val="24"/>
          <w:lang w:val="id-ID"/>
        </w:rPr>
        <w:t xml:space="preserve"> Kepatuhan Regulasi</w:t>
      </w:r>
    </w:p>
    <w:p w14:paraId="3657310A" w14:textId="77777777" w:rsidR="0084356D" w:rsidRPr="004F2AF7" w:rsidRDefault="0084356D" w:rsidP="004F2AF7">
      <w:pPr>
        <w:spacing w:after="0"/>
        <w:jc w:val="both"/>
        <w:rPr>
          <w:rFonts w:ascii="Times New Roman" w:hAnsi="Times New Roman" w:cs="Times New Roman"/>
          <w:sz w:val="24"/>
          <w:szCs w:val="24"/>
        </w:rPr>
      </w:pPr>
      <w:r w:rsidRPr="00494FE4">
        <w:rPr>
          <w:rFonts w:ascii="Times New Roman" w:hAnsi="Times New Roman" w:cs="Times New Roman"/>
          <w:b/>
          <w:sz w:val="24"/>
          <w:szCs w:val="24"/>
        </w:rPr>
        <w:t>Para Pihak</w:t>
      </w:r>
      <w:r w:rsidRPr="004F2AF7">
        <w:rPr>
          <w:rFonts w:ascii="Times New Roman" w:hAnsi="Times New Roman" w:cs="Times New Roman"/>
          <w:sz w:val="24"/>
          <w:szCs w:val="24"/>
        </w:rPr>
        <w:t xml:space="preserve"> menjamin dan menyatakan bahwa:</w:t>
      </w:r>
    </w:p>
    <w:p w14:paraId="4A011DDB" w14:textId="77777777"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r w:rsidRPr="004F2AF7">
        <w:rPr>
          <w:rFonts w:cs="Times New Roman"/>
        </w:rPr>
        <w:t xml:space="preserve">Dalam pelaksanaan perjanjian ini </w:t>
      </w:r>
      <w:r w:rsidRPr="004F2AF7">
        <w:rPr>
          <w:rFonts w:cs="Times New Roman"/>
          <w:lang w:val="en-US"/>
        </w:rPr>
        <w:t xml:space="preserve">mentaati </w:t>
      </w:r>
      <w:r w:rsidRPr="004F2AF7">
        <w:rPr>
          <w:rFonts w:cs="Times New Roman"/>
        </w:rPr>
        <w:t>peraturan perundang-undangan yang berlaku.</w:t>
      </w:r>
    </w:p>
    <w:p w14:paraId="27E33081" w14:textId="77777777"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r w:rsidRPr="004F2AF7">
        <w:rPr>
          <w:rFonts w:cs="Times New Roman"/>
        </w:rPr>
        <w:t>Usia P</w:t>
      </w:r>
      <w:r w:rsidRPr="004F2AF7">
        <w:rPr>
          <w:rFonts w:cs="Times New Roman"/>
          <w:lang w:val="en-US"/>
        </w:rPr>
        <w:t>e</w:t>
      </w:r>
      <w:r w:rsidRPr="004F2AF7">
        <w:rPr>
          <w:rFonts w:cs="Times New Roman"/>
        </w:rPr>
        <w:t>kerja yang dipekerjakan di perusahaan masing-masing Pihak tidak bertentangan dengan ketentuan dalam Undang-undang Ketenagakerjaan.</w:t>
      </w:r>
    </w:p>
    <w:p w14:paraId="14B47CA6" w14:textId="50F324BF" w:rsidR="00AF2584" w:rsidRPr="00D503DA" w:rsidRDefault="0084356D" w:rsidP="00D503DA">
      <w:pPr>
        <w:pStyle w:val="ListParagraph"/>
        <w:numPr>
          <w:ilvl w:val="0"/>
          <w:numId w:val="33"/>
        </w:numPr>
        <w:suppressAutoHyphens w:val="0"/>
        <w:spacing w:line="276" w:lineRule="auto"/>
        <w:ind w:left="567" w:hanging="567"/>
        <w:jc w:val="both"/>
        <w:rPr>
          <w:rFonts w:cs="Times New Roman"/>
          <w:b/>
          <w:color w:val="000000" w:themeColor="text1"/>
          <w:lang w:val="en-US"/>
        </w:rPr>
      </w:pPr>
      <w:r w:rsidRPr="004F2AF7">
        <w:rPr>
          <w:rFonts w:cs="Times New Roman"/>
        </w:rPr>
        <w:t>Dalam hal terdapat pelanggaran peraturan yang dilakukan oleh salah satu Pihak, maka Para Pihak sepakat untuk tidak melibatkan Pihak yang lain dalam kasus pelanggaran peraturan tersebut.</w:t>
      </w:r>
    </w:p>
    <w:p w14:paraId="6B1EA70C" w14:textId="77777777" w:rsidR="001E0CD7" w:rsidRPr="004F2AF7" w:rsidRDefault="001B567F"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Pasal</w:t>
      </w:r>
      <w:r w:rsidR="001E0CD7" w:rsidRPr="004F2AF7">
        <w:rPr>
          <w:rFonts w:ascii="Times New Roman" w:hAnsi="Times New Roman" w:cs="Times New Roman"/>
          <w:b/>
          <w:color w:val="000000" w:themeColor="text1"/>
          <w:sz w:val="24"/>
          <w:szCs w:val="24"/>
        </w:rPr>
        <w:t xml:space="preserve"> 1</w:t>
      </w:r>
      <w:r w:rsidR="004F2AF7" w:rsidRPr="004F2AF7">
        <w:rPr>
          <w:rFonts w:ascii="Times New Roman" w:hAnsi="Times New Roman" w:cs="Times New Roman"/>
          <w:b/>
          <w:color w:val="000000" w:themeColor="text1"/>
          <w:sz w:val="24"/>
          <w:szCs w:val="24"/>
        </w:rPr>
        <w:t>5</w:t>
      </w:r>
    </w:p>
    <w:p w14:paraId="11FB60C9" w14:textId="77777777" w:rsidR="001E0CD7" w:rsidRPr="004F2AF7" w:rsidRDefault="00EF15BE"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Ketentuan Lain</w:t>
      </w:r>
    </w:p>
    <w:p w14:paraId="73BCC85F" w14:textId="77777777" w:rsidR="001E0CD7" w:rsidRPr="004F2AF7" w:rsidRDefault="001E0CD7" w:rsidP="004F2AF7">
      <w:pPr>
        <w:pStyle w:val="ListParagraph"/>
        <w:numPr>
          <w:ilvl w:val="1"/>
          <w:numId w:val="16"/>
        </w:numPr>
        <w:spacing w:line="276" w:lineRule="auto"/>
        <w:ind w:left="567" w:hanging="567"/>
        <w:contextualSpacing/>
        <w:jc w:val="both"/>
        <w:rPr>
          <w:rFonts w:cs="Times New Roman"/>
          <w:color w:val="000000" w:themeColor="text1"/>
        </w:rPr>
      </w:pPr>
      <w:r w:rsidRPr="004F2AF7">
        <w:rPr>
          <w:rFonts w:cs="Times New Roman"/>
          <w:color w:val="000000" w:themeColor="text1"/>
        </w:rPr>
        <w:t>Perubahan Perjanjian</w:t>
      </w:r>
    </w:p>
    <w:p w14:paraId="2C5FDE0C" w14:textId="77777777"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r w:rsidRPr="004F2AF7">
        <w:rPr>
          <w:rFonts w:cs="Times New Roman"/>
          <w:color w:val="000000" w:themeColor="text1"/>
        </w:rPr>
        <w:t xml:space="preserve">Setiap syarat dan ketentuan yang belum atau tidak diatur </w:t>
      </w:r>
      <w:r w:rsidR="001B567F" w:rsidRPr="004F2AF7">
        <w:rPr>
          <w:rFonts w:cs="Times New Roman"/>
          <w:color w:val="000000" w:themeColor="text1"/>
        </w:rPr>
        <w:t>dalam perjanji</w:t>
      </w:r>
      <w:r w:rsidR="001B567F" w:rsidRPr="004F2AF7">
        <w:rPr>
          <w:rFonts w:cs="Times New Roman"/>
          <w:color w:val="000000" w:themeColor="text1"/>
          <w:lang w:val="id-ID"/>
        </w:rPr>
        <w:t>an</w:t>
      </w:r>
      <w:r w:rsidRPr="004F2AF7">
        <w:rPr>
          <w:rFonts w:cs="Times New Roman"/>
          <w:color w:val="000000" w:themeColor="text1"/>
        </w:rPr>
        <w:t xml:space="preserve"> akan dibicarakan, dinegosiasikan dan ditambahkan berdasarkan kesepakatan </w:t>
      </w:r>
      <w:r w:rsidR="00EF15BE" w:rsidRPr="004F2AF7">
        <w:rPr>
          <w:rFonts w:cs="Times New Roman"/>
          <w:b/>
          <w:color w:val="000000" w:themeColor="text1"/>
        </w:rPr>
        <w:t>Para Pih</w:t>
      </w:r>
      <w:r w:rsidR="00EF15BE" w:rsidRPr="004F2AF7">
        <w:rPr>
          <w:rFonts w:cs="Times New Roman"/>
          <w:b/>
          <w:color w:val="000000" w:themeColor="text1"/>
          <w:lang w:val="id-ID"/>
        </w:rPr>
        <w:t>ak</w:t>
      </w:r>
      <w:r w:rsidR="00EF15BE" w:rsidRPr="004F2AF7">
        <w:rPr>
          <w:rFonts w:cs="Times New Roman"/>
          <w:color w:val="000000" w:themeColor="text1"/>
        </w:rPr>
        <w:t>.</w:t>
      </w:r>
    </w:p>
    <w:p w14:paraId="74D63DCF" w14:textId="77777777"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r w:rsidRPr="004F2AF7">
        <w:rPr>
          <w:rFonts w:cs="Times New Roman"/>
          <w:color w:val="000000" w:themeColor="text1"/>
        </w:rPr>
        <w:t>S</w:t>
      </w:r>
      <w:r w:rsidR="001B567F" w:rsidRPr="004F2AF7">
        <w:rPr>
          <w:rFonts w:cs="Times New Roman"/>
          <w:color w:val="000000" w:themeColor="text1"/>
        </w:rPr>
        <w:t>egala perubahan</w:t>
      </w:r>
      <w:r w:rsidR="001B567F" w:rsidRPr="004F2AF7">
        <w:rPr>
          <w:rFonts w:cs="Times New Roman"/>
          <w:color w:val="000000" w:themeColor="text1"/>
          <w:lang w:val="id-ID"/>
        </w:rPr>
        <w:t xml:space="preserve"> dan atau</w:t>
      </w:r>
      <w:r w:rsidR="001B567F" w:rsidRPr="004F2AF7">
        <w:rPr>
          <w:rFonts w:cs="Times New Roman"/>
          <w:color w:val="000000" w:themeColor="text1"/>
        </w:rPr>
        <w:t xml:space="preserve"> penambahan </w:t>
      </w:r>
      <w:r w:rsidR="001B567F" w:rsidRPr="004F2AF7">
        <w:rPr>
          <w:rFonts w:cs="Times New Roman"/>
          <w:color w:val="000000" w:themeColor="text1"/>
          <w:lang w:val="id-ID"/>
        </w:rPr>
        <w:t>isi</w:t>
      </w:r>
      <w:r w:rsidRPr="004F2AF7">
        <w:rPr>
          <w:rFonts w:cs="Times New Roman"/>
          <w:color w:val="000000" w:themeColor="text1"/>
        </w:rPr>
        <w:t xml:space="preserve"> p</w:t>
      </w:r>
      <w:r w:rsidR="001B567F" w:rsidRPr="004F2AF7">
        <w:rPr>
          <w:rFonts w:cs="Times New Roman"/>
          <w:color w:val="000000" w:themeColor="text1"/>
        </w:rPr>
        <w:t>erjanjian tidak berlaku</w:t>
      </w:r>
      <w:r w:rsidRPr="004F2AF7">
        <w:rPr>
          <w:rFonts w:cs="Times New Roman"/>
          <w:color w:val="000000" w:themeColor="text1"/>
        </w:rPr>
        <w:t xml:space="preserve"> kecual</w:t>
      </w:r>
      <w:r w:rsidR="001B567F" w:rsidRPr="004F2AF7">
        <w:rPr>
          <w:rFonts w:cs="Times New Roman"/>
          <w:color w:val="000000" w:themeColor="text1"/>
        </w:rPr>
        <w:t xml:space="preserve">i disepakati secara tertulis oleh </w:t>
      </w:r>
      <w:r w:rsidR="00EF15BE" w:rsidRPr="004F2AF7">
        <w:rPr>
          <w:rFonts w:cs="Times New Roman"/>
          <w:b/>
          <w:color w:val="000000" w:themeColor="text1"/>
        </w:rPr>
        <w:t>Para Pihak</w:t>
      </w:r>
      <w:r w:rsidR="00AB39AE" w:rsidRPr="004F2AF7">
        <w:rPr>
          <w:rFonts w:cs="Times New Roman"/>
          <w:color w:val="000000" w:themeColor="text1"/>
          <w:lang w:val="id-ID"/>
        </w:rPr>
        <w:t xml:space="preserve"> </w:t>
      </w:r>
      <w:r w:rsidR="001B567F" w:rsidRPr="004F2AF7">
        <w:rPr>
          <w:rFonts w:cs="Times New Roman"/>
          <w:color w:val="000000" w:themeColor="text1"/>
          <w:lang w:val="id-ID"/>
        </w:rPr>
        <w:t xml:space="preserve">sebagai bagian </w:t>
      </w:r>
      <w:r w:rsidR="00EF15BE" w:rsidRPr="004F2AF7">
        <w:rPr>
          <w:rFonts w:cs="Times New Roman"/>
          <w:color w:val="000000" w:themeColor="text1"/>
        </w:rPr>
        <w:t>yang tidak</w:t>
      </w:r>
      <w:r w:rsidR="00AB39AE" w:rsidRPr="004F2AF7">
        <w:rPr>
          <w:rFonts w:cs="Times New Roman"/>
          <w:color w:val="000000" w:themeColor="text1"/>
          <w:lang w:val="id-ID"/>
        </w:rPr>
        <w:t xml:space="preserve"> </w:t>
      </w:r>
      <w:r w:rsidR="001B567F" w:rsidRPr="004F2AF7">
        <w:rPr>
          <w:rFonts w:cs="Times New Roman"/>
          <w:color w:val="000000" w:themeColor="text1"/>
          <w:lang w:val="id-ID"/>
        </w:rPr>
        <w:t>ter</w:t>
      </w:r>
      <w:r w:rsidRPr="004F2AF7">
        <w:rPr>
          <w:rFonts w:cs="Times New Roman"/>
          <w:color w:val="000000" w:themeColor="text1"/>
        </w:rPr>
        <w:t>pisahkan.</w:t>
      </w:r>
    </w:p>
    <w:p w14:paraId="5A0E2B07" w14:textId="77777777" w:rsidR="009B1BFF" w:rsidRPr="004F2AF7" w:rsidRDefault="001E0CD7" w:rsidP="004F2AF7">
      <w:pPr>
        <w:pStyle w:val="ListParagraph"/>
        <w:numPr>
          <w:ilvl w:val="0"/>
          <w:numId w:val="17"/>
        </w:numPr>
        <w:suppressAutoHyphens w:val="0"/>
        <w:spacing w:line="276" w:lineRule="auto"/>
        <w:ind w:left="567" w:hanging="567"/>
        <w:contextualSpacing/>
        <w:jc w:val="both"/>
        <w:rPr>
          <w:rFonts w:cs="Times New Roman"/>
          <w:color w:val="000000" w:themeColor="text1"/>
        </w:rPr>
      </w:pPr>
      <w:r w:rsidRPr="004F2AF7">
        <w:rPr>
          <w:rFonts w:cs="Times New Roman"/>
          <w:color w:val="000000" w:themeColor="text1"/>
        </w:rPr>
        <w:t>Korespondensi atau pemberitahuan</w:t>
      </w:r>
    </w:p>
    <w:p w14:paraId="6C959D0F" w14:textId="77777777" w:rsidR="001E0CD7" w:rsidRPr="004F2AF7" w:rsidRDefault="001B567F" w:rsidP="004F2AF7">
      <w:pPr>
        <w:pStyle w:val="ListParagraph"/>
        <w:suppressAutoHyphens w:val="0"/>
        <w:spacing w:line="276" w:lineRule="auto"/>
        <w:ind w:left="567"/>
        <w:contextualSpacing/>
        <w:jc w:val="both"/>
        <w:rPr>
          <w:rFonts w:cs="Times New Roman"/>
          <w:color w:val="000000" w:themeColor="text1"/>
          <w:lang w:val="id-ID"/>
        </w:rPr>
      </w:pPr>
      <w:r w:rsidRPr="004F2AF7">
        <w:rPr>
          <w:rFonts w:cs="Times New Roman"/>
          <w:color w:val="000000" w:themeColor="text1"/>
        </w:rPr>
        <w:t xml:space="preserve">Setiap korespondensi </w:t>
      </w:r>
      <w:r w:rsidR="001E0CD7" w:rsidRPr="004F2AF7">
        <w:rPr>
          <w:rFonts w:cs="Times New Roman"/>
          <w:color w:val="000000" w:themeColor="text1"/>
        </w:rPr>
        <w:t xml:space="preserve">akan disampaikan melalui </w:t>
      </w:r>
      <w:r w:rsidRPr="004F2AF7">
        <w:rPr>
          <w:rFonts w:cs="Times New Roman"/>
          <w:color w:val="000000" w:themeColor="text1"/>
        </w:rPr>
        <w:t>pos tercatat, jasa kurir,</w:t>
      </w:r>
      <w:r w:rsidR="001E0CD7" w:rsidRPr="004F2AF7">
        <w:rPr>
          <w:rFonts w:cs="Times New Roman"/>
          <w:color w:val="000000" w:themeColor="text1"/>
        </w:rPr>
        <w:t xml:space="preserve"> surat elektronik atau diserahkan langsung dan dialamatkan ke:</w:t>
      </w:r>
    </w:p>
    <w:p w14:paraId="42B72968" w14:textId="77777777" w:rsidR="0084356D" w:rsidRPr="004F2AF7" w:rsidRDefault="0084356D" w:rsidP="004F2AF7">
      <w:pPr>
        <w:pStyle w:val="ListParagraph"/>
        <w:suppressAutoHyphens w:val="0"/>
        <w:spacing w:line="276" w:lineRule="auto"/>
        <w:ind w:left="567"/>
        <w:contextualSpacing/>
        <w:jc w:val="both"/>
        <w:rPr>
          <w:rFonts w:cs="Times New Roman"/>
          <w:color w:val="000000" w:themeColor="text1"/>
          <w:lang w:val="id-ID"/>
        </w:rPr>
      </w:pPr>
    </w:p>
    <w:p w14:paraId="07BC566C" w14:textId="11748F42" w:rsidR="00EF15BE" w:rsidRPr="004F2AF7" w:rsidRDefault="00EF15BE" w:rsidP="004F2AF7">
      <w:pPr>
        <w:pStyle w:val="ListParagraph"/>
        <w:spacing w:line="276" w:lineRule="auto"/>
        <w:ind w:left="567"/>
        <w:jc w:val="both"/>
        <w:rPr>
          <w:rFonts w:cs="Times New Roman"/>
          <w:lang w:val="id-ID"/>
        </w:rPr>
      </w:pPr>
      <w:r w:rsidRPr="004F2AF7">
        <w:rPr>
          <w:rFonts w:cs="Times New Roman"/>
          <w:b/>
        </w:rPr>
        <w:t>Pihak Pertama</w:t>
      </w:r>
      <w:r w:rsidRPr="004F2AF7">
        <w:rPr>
          <w:rFonts w:cs="Times New Roman"/>
        </w:rPr>
        <w:tab/>
        <w:t>:</w:t>
      </w:r>
      <w:r w:rsidR="00AB39AE" w:rsidRPr="004F2AF7">
        <w:rPr>
          <w:rFonts w:cs="Times New Roman"/>
          <w:lang w:val="id-ID"/>
        </w:rPr>
        <w:t xml:space="preserve"> </w:t>
      </w:r>
      <w:r w:rsidR="00A81D4B" w:rsidRPr="002C5384">
        <w:rPr>
          <w:rFonts w:cs="Times New Roman"/>
          <w:lang w:val="id-ID"/>
        </w:rPr>
        <w:t>PT. BIRU BAIK ELEKTRIKA</w:t>
      </w:r>
      <w:r w:rsidR="00A81D4B" w:rsidRPr="004F2AF7" w:rsidDel="00A81D4B">
        <w:rPr>
          <w:rFonts w:cs="Times New Roman"/>
          <w:color w:val="000000" w:themeColor="text1"/>
          <w:lang w:val="en-US"/>
        </w:rPr>
        <w:t xml:space="preserve"> </w:t>
      </w:r>
    </w:p>
    <w:p w14:paraId="5F4C2654" w14:textId="4008137C" w:rsidR="00AB39AE" w:rsidRPr="004F2AF7" w:rsidRDefault="00EF15BE" w:rsidP="004F2AF7">
      <w:pPr>
        <w:pStyle w:val="ListParagraph"/>
        <w:spacing w:line="276" w:lineRule="auto"/>
        <w:ind w:left="567"/>
        <w:jc w:val="both"/>
        <w:rPr>
          <w:rFonts w:cs="Times New Roman"/>
          <w:lang w:val="id-ID"/>
        </w:rPr>
      </w:pPr>
      <w:r w:rsidRPr="004F2AF7">
        <w:rPr>
          <w:rFonts w:cs="Times New Roman"/>
        </w:rPr>
        <w:t xml:space="preserve">Alamat </w:t>
      </w:r>
      <w:r w:rsidRPr="004F2AF7">
        <w:rPr>
          <w:rFonts w:cs="Times New Roman"/>
        </w:rPr>
        <w:tab/>
      </w:r>
      <w:r w:rsidRPr="004F2AF7">
        <w:rPr>
          <w:rFonts w:cs="Times New Roman"/>
        </w:rPr>
        <w:tab/>
        <w:t xml:space="preserve">: </w:t>
      </w:r>
      <w:r w:rsidR="00A81D4B" w:rsidRPr="002C5384">
        <w:rPr>
          <w:rFonts w:cs="Times New Roman"/>
        </w:rPr>
        <w:t xml:space="preserve">Perum Visar I Jalan Kenanga 2 No.5 Blok V/A9 </w:t>
      </w:r>
    </w:p>
    <w:p w14:paraId="07674E18" w14:textId="099C3385" w:rsidR="00EF15BE" w:rsidRPr="004F2AF7" w:rsidRDefault="00EF15BE" w:rsidP="004F2AF7">
      <w:pPr>
        <w:pStyle w:val="ListParagraph"/>
        <w:spacing w:line="276" w:lineRule="auto"/>
        <w:ind w:left="567"/>
        <w:jc w:val="both"/>
        <w:rPr>
          <w:rFonts w:cs="Times New Roman"/>
          <w:lang w:val="id-ID"/>
        </w:rPr>
      </w:pPr>
      <w:r w:rsidRPr="004F2AF7">
        <w:rPr>
          <w:rFonts w:cs="Times New Roman"/>
        </w:rPr>
        <w:t>Telepon</w:t>
      </w:r>
      <w:r w:rsidRPr="004F2AF7">
        <w:rPr>
          <w:rFonts w:cs="Times New Roman"/>
        </w:rPr>
        <w:tab/>
      </w:r>
      <w:r w:rsidRPr="004F2AF7">
        <w:rPr>
          <w:rFonts w:cs="Times New Roman"/>
        </w:rPr>
        <w:tab/>
        <w:t xml:space="preserve">: </w:t>
      </w:r>
      <w:r w:rsidR="00A81D4B" w:rsidRPr="002C5384">
        <w:rPr>
          <w:rFonts w:cs="Times New Roman"/>
        </w:rPr>
        <w:t>(021) 87929568</w:t>
      </w:r>
    </w:p>
    <w:p w14:paraId="212B9F93" w14:textId="5980505A" w:rsidR="00EF15BE" w:rsidRPr="004F2AF7" w:rsidRDefault="00FB4651" w:rsidP="004F2AF7">
      <w:pPr>
        <w:pStyle w:val="ListParagraph"/>
        <w:spacing w:line="276" w:lineRule="auto"/>
        <w:ind w:left="567"/>
        <w:jc w:val="both"/>
        <w:rPr>
          <w:rFonts w:cs="Times New Roman"/>
          <w:lang w:val="id-ID"/>
        </w:rPr>
      </w:pPr>
      <w:r w:rsidRPr="004F2AF7">
        <w:rPr>
          <w:rFonts w:cs="Times New Roman"/>
        </w:rPr>
        <w:t>Email</w:t>
      </w:r>
      <w:r w:rsidRPr="004F2AF7">
        <w:rPr>
          <w:rFonts w:cs="Times New Roman"/>
        </w:rPr>
        <w:tab/>
      </w:r>
      <w:r w:rsidRPr="004F2AF7">
        <w:rPr>
          <w:rFonts w:cs="Times New Roman"/>
        </w:rPr>
        <w:tab/>
      </w:r>
      <w:r w:rsidR="00EF15BE" w:rsidRPr="004F2AF7">
        <w:rPr>
          <w:rFonts w:cs="Times New Roman"/>
        </w:rPr>
        <w:t xml:space="preserve">: </w:t>
      </w:r>
      <w:r w:rsidR="00A81D4B" w:rsidRPr="002C5384">
        <w:rPr>
          <w:rFonts w:cs="Times New Roman"/>
        </w:rPr>
        <w:t>bbe.info@biru-elektrika.com</w:t>
      </w:r>
      <w:r w:rsidR="00A81D4B" w:rsidRPr="004F2AF7" w:rsidDel="00A81D4B">
        <w:rPr>
          <w:rFonts w:cs="Times New Roman"/>
          <w:color w:val="000000" w:themeColor="text1"/>
          <w:lang w:val="en-US"/>
        </w:rPr>
        <w:t xml:space="preserve"> </w:t>
      </w:r>
    </w:p>
    <w:p w14:paraId="21958E5D" w14:textId="10B7DFBE" w:rsidR="00EF15BE" w:rsidRPr="004F2AF7" w:rsidRDefault="00EF15BE" w:rsidP="004F2AF7">
      <w:pPr>
        <w:pStyle w:val="ListParagraph"/>
        <w:spacing w:line="276" w:lineRule="auto"/>
        <w:ind w:left="567"/>
        <w:jc w:val="both"/>
        <w:rPr>
          <w:rFonts w:cs="Times New Roman"/>
          <w:lang w:val="id-ID"/>
        </w:rPr>
      </w:pPr>
      <w:r w:rsidRPr="004F2AF7">
        <w:rPr>
          <w:rFonts w:cs="Times New Roman"/>
        </w:rPr>
        <w:t>Up</w:t>
      </w:r>
      <w:r w:rsidRPr="004F2AF7">
        <w:rPr>
          <w:rFonts w:cs="Times New Roman"/>
        </w:rPr>
        <w:tab/>
      </w:r>
      <w:r w:rsidRPr="004F2AF7">
        <w:rPr>
          <w:rFonts w:cs="Times New Roman"/>
        </w:rPr>
        <w:tab/>
        <w:t>:</w:t>
      </w:r>
      <w:r w:rsidR="00AD3B24" w:rsidRPr="004F2AF7">
        <w:rPr>
          <w:rFonts w:cs="Times New Roman"/>
          <w:lang w:val="id-ID"/>
        </w:rPr>
        <w:t xml:space="preserve"> </w:t>
      </w:r>
      <w:r w:rsidR="00A81D4B">
        <w:rPr>
          <w:rFonts w:cs="Times New Roman"/>
          <w:color w:val="000000" w:themeColor="text1"/>
          <w:lang w:val="en-US"/>
        </w:rPr>
        <w:t>Irja Dinata</w:t>
      </w:r>
    </w:p>
    <w:p w14:paraId="018355F6" w14:textId="77777777" w:rsidR="00EF15BE" w:rsidRPr="004F2AF7" w:rsidRDefault="00EF15BE" w:rsidP="004F2AF7">
      <w:pPr>
        <w:pStyle w:val="ListParagraph"/>
        <w:spacing w:line="276" w:lineRule="auto"/>
        <w:ind w:left="567"/>
        <w:jc w:val="both"/>
        <w:rPr>
          <w:rFonts w:cs="Times New Roman"/>
          <w:color w:val="000000" w:themeColor="text1"/>
        </w:rPr>
      </w:pPr>
    </w:p>
    <w:p w14:paraId="26857F7B" w14:textId="77777777" w:rsidR="001E0CD7" w:rsidRPr="004F2AF7" w:rsidRDefault="00EF15BE" w:rsidP="004F2AF7">
      <w:pPr>
        <w:pStyle w:val="ListParagraph"/>
        <w:spacing w:line="276" w:lineRule="auto"/>
        <w:ind w:left="567"/>
        <w:jc w:val="both"/>
        <w:rPr>
          <w:rFonts w:cs="Times New Roman"/>
          <w:color w:val="000000" w:themeColor="text1"/>
          <w:lang w:val="id-ID"/>
        </w:rPr>
      </w:pPr>
      <w:r w:rsidRPr="004F2AF7">
        <w:rPr>
          <w:rFonts w:cs="Times New Roman"/>
          <w:b/>
          <w:color w:val="000000" w:themeColor="text1"/>
        </w:rPr>
        <w:t>Pihak Kedua</w:t>
      </w:r>
      <w:r w:rsidR="001E0CD7" w:rsidRPr="004F2AF7">
        <w:rPr>
          <w:rFonts w:cs="Times New Roman"/>
          <w:color w:val="000000" w:themeColor="text1"/>
        </w:rPr>
        <w:tab/>
        <w:t xml:space="preserve">: </w:t>
      </w:r>
      <w:r w:rsidR="00FB0D2C" w:rsidRPr="004F2AF7">
        <w:rPr>
          <w:rFonts w:cs="Times New Roman"/>
          <w:color w:val="000000" w:themeColor="text1"/>
          <w:lang w:val="id-ID"/>
        </w:rPr>
        <w:t>PT. Semarang Autocomp Manufacturing Indonesia</w:t>
      </w:r>
    </w:p>
    <w:p w14:paraId="6A78659A" w14:textId="77777777" w:rsidR="002952FC" w:rsidRDefault="001E0CD7" w:rsidP="00D503DA">
      <w:pPr>
        <w:pStyle w:val="Default"/>
        <w:spacing w:line="276" w:lineRule="auto"/>
        <w:ind w:left="540"/>
        <w:jc w:val="both"/>
        <w:rPr>
          <w:color w:val="000000" w:themeColor="text1"/>
          <w:lang w:val="en-US"/>
        </w:rPr>
      </w:pPr>
      <w:r w:rsidRPr="004F2AF7">
        <w:rPr>
          <w:color w:val="000000" w:themeColor="text1"/>
        </w:rPr>
        <w:t xml:space="preserve">Alamat </w:t>
      </w:r>
      <w:r w:rsidRPr="004F2AF7">
        <w:rPr>
          <w:color w:val="000000" w:themeColor="text1"/>
        </w:rPr>
        <w:tab/>
      </w:r>
      <w:r w:rsidRPr="004F2AF7">
        <w:rPr>
          <w:color w:val="000000" w:themeColor="text1"/>
        </w:rPr>
        <w:tab/>
        <w:t xml:space="preserve">: </w:t>
      </w:r>
      <w:r w:rsidR="002952FC">
        <w:rPr>
          <w:color w:val="000000" w:themeColor="text1"/>
        </w:rPr>
        <w:t xml:space="preserve"> </w:t>
      </w:r>
      <w:r w:rsidR="002952FC" w:rsidRPr="00041EE8">
        <w:rPr>
          <w:color w:val="000000" w:themeColor="text1"/>
        </w:rPr>
        <w:t>Jl.</w:t>
      </w:r>
      <w:r w:rsidR="002952FC">
        <w:rPr>
          <w:color w:val="000000" w:themeColor="text1"/>
          <w:lang w:val="en-US"/>
        </w:rPr>
        <w:t xml:space="preserve"> Raya Jepara Kudus KM 28 Ds. Sengonbugel, Kec. Mayong </w:t>
      </w:r>
    </w:p>
    <w:p w14:paraId="27DEBB12" w14:textId="56AC7286" w:rsidR="001E0CD7" w:rsidRPr="00D503DA" w:rsidRDefault="002952FC" w:rsidP="00D503DA">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w:t>
      </w:r>
      <w:r>
        <w:rPr>
          <w:color w:val="000000" w:themeColor="text1"/>
          <w:lang w:val="en-US"/>
        </w:rPr>
        <w:tab/>
        <w:t xml:space="preserve">   Kab. Jepara</w:t>
      </w:r>
    </w:p>
    <w:p w14:paraId="26BB75E9" w14:textId="479599FC" w:rsidR="001E0CD7" w:rsidRPr="004F2AF7" w:rsidRDefault="001E0CD7" w:rsidP="004F2AF7">
      <w:pPr>
        <w:pStyle w:val="ListParagraph"/>
        <w:spacing w:line="276" w:lineRule="auto"/>
        <w:ind w:left="567"/>
        <w:jc w:val="both"/>
        <w:rPr>
          <w:rFonts w:cs="Times New Roman"/>
          <w:color w:val="000000" w:themeColor="text1"/>
        </w:rPr>
      </w:pPr>
      <w:r w:rsidRPr="004F2AF7">
        <w:rPr>
          <w:rFonts w:cs="Times New Roman"/>
          <w:color w:val="000000" w:themeColor="text1"/>
        </w:rPr>
        <w:t>Telepon</w:t>
      </w:r>
      <w:r w:rsidRPr="004F2AF7">
        <w:rPr>
          <w:rFonts w:cs="Times New Roman"/>
          <w:color w:val="000000" w:themeColor="text1"/>
        </w:rPr>
        <w:tab/>
      </w:r>
      <w:r w:rsidRPr="004F2AF7">
        <w:rPr>
          <w:rFonts w:cs="Times New Roman"/>
          <w:color w:val="000000" w:themeColor="text1"/>
        </w:rPr>
        <w:tab/>
        <w:t xml:space="preserve">: </w:t>
      </w:r>
      <w:r w:rsidR="006D7A6F" w:rsidRPr="002C5384">
        <w:rPr>
          <w:rFonts w:cs="Times New Roman"/>
        </w:rPr>
        <w:t>(02</w:t>
      </w:r>
      <w:r w:rsidR="006D7A6F">
        <w:rPr>
          <w:rFonts w:cs="Times New Roman"/>
        </w:rPr>
        <w:t>9</w:t>
      </w:r>
      <w:r w:rsidR="006D7A6F" w:rsidRPr="002C5384">
        <w:rPr>
          <w:rFonts w:cs="Times New Roman"/>
        </w:rPr>
        <w:t xml:space="preserve">1) </w:t>
      </w:r>
      <w:r w:rsidR="006D7A6F">
        <w:rPr>
          <w:rFonts w:cs="Times New Roman"/>
        </w:rPr>
        <w:t>7512101</w:t>
      </w:r>
    </w:p>
    <w:p w14:paraId="00A7335B" w14:textId="514134EF" w:rsidR="00EF15BE" w:rsidRPr="00D503DA" w:rsidRDefault="001E0CD7" w:rsidP="004F2AF7">
      <w:pPr>
        <w:pStyle w:val="ListParagraph"/>
        <w:spacing w:line="276" w:lineRule="auto"/>
        <w:ind w:left="567"/>
        <w:jc w:val="both"/>
        <w:rPr>
          <w:rFonts w:cs="Times New Roman"/>
          <w:color w:val="000000" w:themeColor="text1"/>
          <w:lang w:val="en-ID"/>
        </w:rPr>
      </w:pPr>
      <w:r w:rsidRPr="004F2AF7">
        <w:rPr>
          <w:rFonts w:cs="Times New Roman"/>
          <w:color w:val="000000" w:themeColor="text1"/>
        </w:rPr>
        <w:t>Email</w:t>
      </w:r>
      <w:r w:rsidRPr="004F2AF7">
        <w:rPr>
          <w:rFonts w:cs="Times New Roman"/>
          <w:color w:val="000000" w:themeColor="text1"/>
        </w:rPr>
        <w:tab/>
      </w:r>
      <w:r w:rsidRPr="004F2AF7">
        <w:rPr>
          <w:rFonts w:cs="Times New Roman"/>
          <w:color w:val="000000" w:themeColor="text1"/>
        </w:rPr>
        <w:tab/>
        <w:t xml:space="preserve">: </w:t>
      </w:r>
      <w:r w:rsidR="006D7A6F">
        <w:rPr>
          <w:rFonts w:cs="Times New Roman"/>
          <w:lang w:val="en-ID"/>
        </w:rPr>
        <w:t>Ga_03@sami-jf.co,id</w:t>
      </w:r>
    </w:p>
    <w:p w14:paraId="2969D704" w14:textId="4D988D3D" w:rsidR="00EF15BE" w:rsidRPr="004F2AF7" w:rsidRDefault="001E0CD7" w:rsidP="004F2AF7">
      <w:pPr>
        <w:pStyle w:val="ListParagraph"/>
        <w:spacing w:line="276" w:lineRule="auto"/>
        <w:ind w:left="567"/>
        <w:jc w:val="both"/>
        <w:rPr>
          <w:rFonts w:cs="Times New Roman"/>
          <w:color w:val="000000" w:themeColor="text1"/>
          <w:lang w:val="id-ID"/>
        </w:rPr>
      </w:pPr>
      <w:r w:rsidRPr="004F2AF7">
        <w:rPr>
          <w:rFonts w:cs="Times New Roman"/>
          <w:color w:val="000000" w:themeColor="text1"/>
        </w:rPr>
        <w:t>Up</w:t>
      </w:r>
      <w:r w:rsidRPr="004F2AF7">
        <w:rPr>
          <w:rFonts w:cs="Times New Roman"/>
          <w:color w:val="000000" w:themeColor="text1"/>
        </w:rPr>
        <w:tab/>
      </w:r>
      <w:r w:rsidRPr="004F2AF7">
        <w:rPr>
          <w:rFonts w:cs="Times New Roman"/>
          <w:color w:val="000000" w:themeColor="text1"/>
        </w:rPr>
        <w:tab/>
        <w:t xml:space="preserve">: </w:t>
      </w:r>
      <w:r w:rsidR="006D7A6F">
        <w:rPr>
          <w:rFonts w:cs="Times New Roman"/>
          <w:color w:val="000000" w:themeColor="text1"/>
          <w:lang w:val="en-ID"/>
        </w:rPr>
        <w:t>Rohayati</w:t>
      </w:r>
    </w:p>
    <w:p w14:paraId="5C6A8DB1" w14:textId="77777777" w:rsidR="001E0CD7" w:rsidRPr="004F2AF7" w:rsidRDefault="004D7437" w:rsidP="004F2AF7">
      <w:pPr>
        <w:pStyle w:val="ListParagraph"/>
        <w:spacing w:line="276" w:lineRule="auto"/>
        <w:ind w:left="567"/>
        <w:jc w:val="both"/>
        <w:rPr>
          <w:rFonts w:cs="Times New Roman"/>
          <w:color w:val="000000" w:themeColor="text1"/>
          <w:lang w:val="id-ID"/>
        </w:rPr>
      </w:pPr>
      <w:r w:rsidRPr="004F2AF7">
        <w:rPr>
          <w:rFonts w:cs="Times New Roman"/>
          <w:color w:val="000000" w:themeColor="text1"/>
          <w:lang w:val="id-ID"/>
        </w:rPr>
        <w:t xml:space="preserve">Setiap pemberitahuan atau </w:t>
      </w:r>
      <w:r w:rsidR="001E0CD7" w:rsidRPr="004F2AF7">
        <w:rPr>
          <w:rFonts w:cs="Times New Roman"/>
          <w:color w:val="000000" w:themeColor="text1"/>
          <w:lang w:val="id-ID"/>
        </w:rPr>
        <w:t>korespondensi pos terc</w:t>
      </w:r>
      <w:r w:rsidR="003213F6" w:rsidRPr="004F2AF7">
        <w:rPr>
          <w:rFonts w:cs="Times New Roman"/>
          <w:color w:val="000000" w:themeColor="text1"/>
          <w:lang w:val="id-ID"/>
        </w:rPr>
        <w:t xml:space="preserve">atat atau jasa kurir dianggap </w:t>
      </w:r>
      <w:r w:rsidR="001E0CD7" w:rsidRPr="004F2AF7">
        <w:rPr>
          <w:rFonts w:cs="Times New Roman"/>
          <w:color w:val="000000" w:themeColor="text1"/>
          <w:lang w:val="id-ID"/>
        </w:rPr>
        <w:t>telah diterima pada hari ke-lima</w:t>
      </w:r>
      <w:r w:rsidR="00F00A90" w:rsidRPr="004F2AF7">
        <w:rPr>
          <w:rFonts w:cs="Times New Roman"/>
          <w:color w:val="000000" w:themeColor="text1"/>
          <w:lang w:val="id-ID"/>
        </w:rPr>
        <w:t xml:space="preserve"> </w:t>
      </w:r>
      <w:r w:rsidR="003213F6" w:rsidRPr="004F2AF7">
        <w:rPr>
          <w:rFonts w:cs="Times New Roman"/>
          <w:color w:val="000000" w:themeColor="text1"/>
          <w:lang w:val="id-ID"/>
        </w:rPr>
        <w:t xml:space="preserve">pada </w:t>
      </w:r>
      <w:r w:rsidR="001E0CD7" w:rsidRPr="004F2AF7">
        <w:rPr>
          <w:rFonts w:cs="Times New Roman"/>
          <w:color w:val="000000" w:themeColor="text1"/>
          <w:lang w:val="id-ID"/>
        </w:rPr>
        <w:t>hari kerja setelah tanggal pengiriman dan pemberitahuan dengan menyerahkan langsu</w:t>
      </w:r>
      <w:r w:rsidR="003213F6" w:rsidRPr="004F2AF7">
        <w:rPr>
          <w:rFonts w:cs="Times New Roman"/>
          <w:color w:val="000000" w:themeColor="text1"/>
          <w:lang w:val="id-ID"/>
        </w:rPr>
        <w:t xml:space="preserve">ng </w:t>
      </w:r>
      <w:r w:rsidR="001E0CD7" w:rsidRPr="004F2AF7">
        <w:rPr>
          <w:rFonts w:cs="Times New Roman"/>
          <w:color w:val="000000" w:themeColor="text1"/>
          <w:lang w:val="id-ID"/>
        </w:rPr>
        <w:t>pada saat diserahkan.</w:t>
      </w:r>
    </w:p>
    <w:p w14:paraId="7ECAB173" w14:textId="77777777" w:rsidR="001E0CD7" w:rsidRPr="004F2AF7" w:rsidRDefault="004D7437" w:rsidP="004F2AF7">
      <w:pPr>
        <w:pStyle w:val="ListParagraph"/>
        <w:numPr>
          <w:ilvl w:val="0"/>
          <w:numId w:val="18"/>
        </w:numPr>
        <w:spacing w:line="276" w:lineRule="auto"/>
        <w:ind w:left="567" w:hanging="567"/>
        <w:contextualSpacing/>
        <w:jc w:val="both"/>
        <w:rPr>
          <w:rFonts w:cs="Times New Roman"/>
          <w:color w:val="000000" w:themeColor="text1"/>
        </w:rPr>
      </w:pPr>
      <w:r w:rsidRPr="004F2AF7">
        <w:rPr>
          <w:rFonts w:cs="Times New Roman"/>
          <w:color w:val="000000" w:themeColor="text1"/>
        </w:rPr>
        <w:t>Pen</w:t>
      </w:r>
      <w:r w:rsidR="00414AE8" w:rsidRPr="004F2AF7">
        <w:rPr>
          <w:rFonts w:cs="Times New Roman"/>
          <w:color w:val="000000" w:themeColor="text1"/>
          <w:lang w:val="id-ID"/>
        </w:rPr>
        <w:t>gecualian</w:t>
      </w:r>
    </w:p>
    <w:p w14:paraId="410691BF" w14:textId="77777777" w:rsidR="00C5376B" w:rsidRPr="004F2AF7" w:rsidRDefault="004D7437" w:rsidP="004F2AF7">
      <w:pPr>
        <w:pStyle w:val="ListParagraph"/>
        <w:spacing w:line="276" w:lineRule="auto"/>
        <w:ind w:left="567"/>
        <w:jc w:val="both"/>
        <w:rPr>
          <w:rFonts w:cs="Times New Roman"/>
          <w:color w:val="000000" w:themeColor="text1"/>
          <w:lang w:val="id-ID"/>
        </w:rPr>
      </w:pPr>
      <w:r w:rsidRPr="004F2AF7">
        <w:rPr>
          <w:rFonts w:cs="Times New Roman"/>
          <w:color w:val="000000" w:themeColor="text1"/>
        </w:rPr>
        <w:t>Apabila terjadi pemutusan</w:t>
      </w:r>
      <w:r w:rsidRPr="004F2AF7">
        <w:rPr>
          <w:rFonts w:cs="Times New Roman"/>
          <w:color w:val="000000" w:themeColor="text1"/>
          <w:lang w:val="id-ID"/>
        </w:rPr>
        <w:t xml:space="preserve"> atau</w:t>
      </w:r>
      <w:r w:rsidR="001E0CD7" w:rsidRPr="004F2AF7">
        <w:rPr>
          <w:rFonts w:cs="Times New Roman"/>
          <w:color w:val="000000" w:themeColor="text1"/>
        </w:rPr>
        <w:t xml:space="preserve"> pembatalan</w:t>
      </w:r>
      <w:r w:rsidR="003213F6" w:rsidRPr="004F2AF7">
        <w:rPr>
          <w:rFonts w:cs="Times New Roman"/>
          <w:color w:val="000000" w:themeColor="text1"/>
        </w:rPr>
        <w:t xml:space="preserve"> terhadap perjanjian, </w:t>
      </w:r>
      <w:r w:rsidR="00EF15BE" w:rsidRPr="004F2AF7">
        <w:rPr>
          <w:rFonts w:cs="Times New Roman"/>
          <w:b/>
          <w:color w:val="000000" w:themeColor="text1"/>
        </w:rPr>
        <w:t>Para Pihak</w:t>
      </w:r>
      <w:r w:rsidR="00EF15BE" w:rsidRPr="004F2AF7">
        <w:rPr>
          <w:rFonts w:cs="Times New Roman"/>
          <w:color w:val="000000" w:themeColor="text1"/>
        </w:rPr>
        <w:t xml:space="preserve"> </w:t>
      </w:r>
      <w:r w:rsidR="003213F6" w:rsidRPr="004F2AF7">
        <w:rPr>
          <w:rFonts w:cs="Times New Roman"/>
          <w:color w:val="000000" w:themeColor="text1"/>
        </w:rPr>
        <w:t xml:space="preserve">sepakat </w:t>
      </w:r>
      <w:r w:rsidR="001E0CD7" w:rsidRPr="004F2AF7">
        <w:rPr>
          <w:rFonts w:cs="Times New Roman"/>
          <w:color w:val="000000" w:themeColor="text1"/>
        </w:rPr>
        <w:t>mengabai</w:t>
      </w:r>
      <w:r w:rsidR="003213F6" w:rsidRPr="004F2AF7">
        <w:rPr>
          <w:rFonts w:cs="Times New Roman"/>
          <w:color w:val="000000" w:themeColor="text1"/>
        </w:rPr>
        <w:t xml:space="preserve">kan berlakunya </w:t>
      </w:r>
      <w:r w:rsidR="001E0CD7" w:rsidRPr="004F2AF7">
        <w:rPr>
          <w:rFonts w:cs="Times New Roman"/>
          <w:color w:val="000000" w:themeColor="text1"/>
        </w:rPr>
        <w:t>pasal 1266 Kitab Undang</w:t>
      </w:r>
      <w:r w:rsidR="003213F6" w:rsidRPr="004F2AF7">
        <w:rPr>
          <w:rFonts w:cs="Times New Roman"/>
          <w:color w:val="000000" w:themeColor="text1"/>
        </w:rPr>
        <w:t>-Undang Hukum Perdata Indonesia</w:t>
      </w:r>
      <w:r w:rsidR="003213F6" w:rsidRPr="004F2AF7">
        <w:rPr>
          <w:rFonts w:cs="Times New Roman"/>
          <w:color w:val="000000" w:themeColor="text1"/>
          <w:lang w:val="id-ID"/>
        </w:rPr>
        <w:t>.</w:t>
      </w:r>
    </w:p>
    <w:p w14:paraId="341227BA" w14:textId="77777777" w:rsidR="001E0CD7" w:rsidRPr="004F2AF7" w:rsidRDefault="001E0CD7" w:rsidP="004F2AF7">
      <w:pPr>
        <w:pStyle w:val="ListParagraph"/>
        <w:numPr>
          <w:ilvl w:val="0"/>
          <w:numId w:val="19"/>
        </w:numPr>
        <w:suppressAutoHyphens w:val="0"/>
        <w:spacing w:line="276" w:lineRule="auto"/>
        <w:ind w:left="567" w:hanging="567"/>
        <w:contextualSpacing/>
        <w:jc w:val="both"/>
        <w:rPr>
          <w:rFonts w:cs="Times New Roman"/>
          <w:color w:val="000000" w:themeColor="text1"/>
        </w:rPr>
      </w:pPr>
      <w:r w:rsidRPr="004F2AF7">
        <w:rPr>
          <w:rFonts w:cs="Times New Roman"/>
          <w:color w:val="000000" w:themeColor="text1"/>
        </w:rPr>
        <w:t>Hukum yang berlaku</w:t>
      </w:r>
    </w:p>
    <w:p w14:paraId="378ACE28" w14:textId="77777777" w:rsidR="001E0CD7" w:rsidRPr="004F2AF7" w:rsidRDefault="001E0CD7" w:rsidP="004F2AF7">
      <w:pPr>
        <w:pStyle w:val="ListParagraph"/>
        <w:numPr>
          <w:ilvl w:val="0"/>
          <w:numId w:val="35"/>
        </w:numPr>
        <w:suppressAutoHyphens w:val="0"/>
        <w:spacing w:line="276" w:lineRule="auto"/>
        <w:ind w:left="993" w:hanging="426"/>
        <w:contextualSpacing/>
        <w:jc w:val="both"/>
        <w:rPr>
          <w:rFonts w:cs="Times New Roman"/>
          <w:color w:val="000000" w:themeColor="text1"/>
        </w:rPr>
      </w:pPr>
      <w:r w:rsidRPr="004F2AF7">
        <w:rPr>
          <w:rFonts w:cs="Times New Roman"/>
          <w:color w:val="000000" w:themeColor="text1"/>
        </w:rPr>
        <w:t>Perjanjian</w:t>
      </w:r>
      <w:r w:rsidR="00F00A90" w:rsidRPr="004F2AF7">
        <w:rPr>
          <w:rFonts w:cs="Times New Roman"/>
          <w:color w:val="000000" w:themeColor="text1"/>
          <w:lang w:val="id-ID"/>
        </w:rPr>
        <w:t xml:space="preserve"> </w:t>
      </w:r>
      <w:r w:rsidR="003213F6" w:rsidRPr="004F2AF7">
        <w:rPr>
          <w:rFonts w:cs="Times New Roman"/>
          <w:color w:val="000000" w:themeColor="text1"/>
        </w:rPr>
        <w:t>ini dan pelaksanaan</w:t>
      </w:r>
      <w:r w:rsidRPr="004F2AF7">
        <w:rPr>
          <w:rFonts w:cs="Times New Roman"/>
          <w:color w:val="000000" w:themeColor="text1"/>
        </w:rPr>
        <w:t xml:space="preserve">nya </w:t>
      </w:r>
      <w:r w:rsidR="007F489B" w:rsidRPr="004F2AF7">
        <w:rPr>
          <w:rFonts w:cs="Times New Roman"/>
          <w:color w:val="000000" w:themeColor="text1"/>
          <w:lang w:val="id-ID"/>
        </w:rPr>
        <w:t xml:space="preserve">tunduk dan patuh pada ketentuan/peraturan hukum yang berlaku di </w:t>
      </w:r>
      <w:r w:rsidRPr="004F2AF7">
        <w:rPr>
          <w:rFonts w:cs="Times New Roman"/>
          <w:color w:val="000000" w:themeColor="text1"/>
        </w:rPr>
        <w:t>Indonesia.</w:t>
      </w:r>
    </w:p>
    <w:p w14:paraId="6313A839" w14:textId="77777777" w:rsidR="00725D8B" w:rsidRDefault="00725D8B" w:rsidP="004F2AF7">
      <w:pPr>
        <w:pStyle w:val="ListParagraph"/>
        <w:numPr>
          <w:ilvl w:val="0"/>
          <w:numId w:val="35"/>
        </w:numPr>
        <w:suppressAutoHyphens w:val="0"/>
        <w:spacing w:line="276" w:lineRule="auto"/>
        <w:ind w:left="993" w:hanging="426"/>
        <w:contextualSpacing/>
        <w:jc w:val="both"/>
        <w:rPr>
          <w:rFonts w:cs="Times New Roman"/>
          <w:color w:val="000000"/>
        </w:rPr>
      </w:pPr>
      <w:r w:rsidRPr="004F2AF7">
        <w:rPr>
          <w:rFonts w:cs="Times New Roman"/>
          <w:color w:val="000000"/>
        </w:rPr>
        <w:t xml:space="preserve">Apabila </w:t>
      </w:r>
      <w:r w:rsidRPr="004F2AF7">
        <w:rPr>
          <w:rFonts w:cs="Times New Roman"/>
          <w:color w:val="000000"/>
          <w:lang w:val="id-ID"/>
        </w:rPr>
        <w:t>di</w:t>
      </w:r>
      <w:r w:rsidRPr="004F2AF7">
        <w:rPr>
          <w:rFonts w:cs="Times New Roman"/>
          <w:color w:val="000000"/>
        </w:rPr>
        <w:t xml:space="preserve">kemudian hari terbit perundangan baru, </w:t>
      </w:r>
      <w:r w:rsidRPr="004F2AF7">
        <w:rPr>
          <w:rFonts w:cs="Times New Roman"/>
          <w:color w:val="000000"/>
          <w:lang w:val="id-ID"/>
        </w:rPr>
        <w:t>agar</w:t>
      </w:r>
      <w:r w:rsidRPr="004F2AF7">
        <w:rPr>
          <w:rFonts w:cs="Times New Roman"/>
          <w:color w:val="000000"/>
        </w:rPr>
        <w:t xml:space="preserve"> pasal-pasal </w:t>
      </w:r>
      <w:r w:rsidRPr="004F2AF7">
        <w:rPr>
          <w:rFonts w:cs="Times New Roman"/>
          <w:color w:val="000000"/>
          <w:lang w:val="id-ID"/>
        </w:rPr>
        <w:t xml:space="preserve">dalam </w:t>
      </w:r>
      <w:r w:rsidRPr="004F2AF7">
        <w:rPr>
          <w:rFonts w:cs="Times New Roman"/>
          <w:color w:val="000000"/>
        </w:rPr>
        <w:t xml:space="preserve">perjanjian ini </w:t>
      </w:r>
      <w:r w:rsidRPr="004F2AF7">
        <w:rPr>
          <w:rFonts w:cs="Times New Roman"/>
          <w:color w:val="000000"/>
          <w:lang w:val="id-ID"/>
        </w:rPr>
        <w:t>tidak</w:t>
      </w:r>
      <w:r w:rsidRPr="004F2AF7">
        <w:rPr>
          <w:rFonts w:cs="Times New Roman"/>
          <w:color w:val="000000"/>
        </w:rPr>
        <w:t xml:space="preserve"> bertentangan dengan perundangan baru tersebut</w:t>
      </w:r>
      <w:r w:rsidRPr="004F2AF7">
        <w:rPr>
          <w:rFonts w:cs="Times New Roman"/>
          <w:color w:val="000000"/>
          <w:lang w:val="id-ID"/>
        </w:rPr>
        <w:t>, maka</w:t>
      </w:r>
      <w:r w:rsidRPr="004F2AF7">
        <w:rPr>
          <w:rFonts w:cs="Times New Roman"/>
          <w:color w:val="000000"/>
        </w:rPr>
        <w:t xml:space="preserve"> akan dimusyawarahkan kembali oleh </w:t>
      </w:r>
      <w:r w:rsidRPr="004F2AF7">
        <w:rPr>
          <w:rFonts w:cs="Times New Roman"/>
          <w:b/>
          <w:color w:val="000000"/>
        </w:rPr>
        <w:t>Para Pihak</w:t>
      </w:r>
      <w:r w:rsidRPr="004F2AF7">
        <w:rPr>
          <w:rFonts w:cs="Times New Roman"/>
          <w:color w:val="000000"/>
        </w:rPr>
        <w:t xml:space="preserve"> dengan tidak membatalkan perjanjian ini.</w:t>
      </w:r>
    </w:p>
    <w:p w14:paraId="04298ECB" w14:textId="77777777" w:rsidR="004337C0" w:rsidRPr="004F2AF7" w:rsidRDefault="004337C0" w:rsidP="00D503DA">
      <w:pPr>
        <w:pStyle w:val="ListParagraph"/>
        <w:suppressAutoHyphens w:val="0"/>
        <w:spacing w:line="276" w:lineRule="auto"/>
        <w:ind w:left="993"/>
        <w:contextualSpacing/>
        <w:jc w:val="both"/>
        <w:rPr>
          <w:rFonts w:cs="Times New Roman"/>
          <w:color w:val="000000"/>
        </w:rPr>
      </w:pPr>
    </w:p>
    <w:p w14:paraId="4957AD6E" w14:textId="77777777" w:rsidR="0084356D" w:rsidRPr="006A2502" w:rsidRDefault="004337C0" w:rsidP="00D503DA">
      <w:pPr>
        <w:pStyle w:val="ListParagraph"/>
        <w:numPr>
          <w:ilvl w:val="0"/>
          <w:numId w:val="19"/>
        </w:numPr>
        <w:suppressAutoHyphens w:val="0"/>
        <w:spacing w:line="276" w:lineRule="auto"/>
        <w:ind w:left="567" w:hanging="567"/>
        <w:contextualSpacing/>
        <w:jc w:val="both"/>
        <w:rPr>
          <w:rFonts w:cs="Times New Roman"/>
          <w:color w:val="000000" w:themeColor="text1"/>
        </w:rPr>
      </w:pPr>
      <w:r w:rsidRPr="004337C0">
        <w:rPr>
          <w:rFonts w:cs="Times New Roman"/>
          <w:bCs/>
          <w:color w:val="000000" w:themeColor="text1"/>
          <w:lang w:val="en-US"/>
        </w:rPr>
        <w:t xml:space="preserve">Tidak </w:t>
      </w:r>
      <w:r w:rsidRPr="004337C0">
        <w:rPr>
          <w:rFonts w:cs="Times New Roman"/>
          <w:bCs/>
          <w:color w:val="000000" w:themeColor="text1"/>
          <w:lang w:val="id-ID"/>
        </w:rPr>
        <w:t>berlakunya</w:t>
      </w:r>
      <w:r w:rsidRPr="004337C0">
        <w:rPr>
          <w:rFonts w:cs="Times New Roman"/>
          <w:bCs/>
          <w:color w:val="000000" w:themeColor="text1"/>
          <w:lang w:val="en-US"/>
        </w:rPr>
        <w:t xml:space="preserve"> suatu ketentuan dalam </w:t>
      </w:r>
      <w:r w:rsidRPr="004337C0">
        <w:rPr>
          <w:rFonts w:cs="Times New Roman"/>
          <w:color w:val="000000" w:themeColor="text1"/>
          <w:lang w:val="en-US"/>
        </w:rPr>
        <w:t>Perjanjian</w:t>
      </w:r>
      <w:r w:rsidRPr="004337C0">
        <w:rPr>
          <w:rFonts w:cs="Times New Roman"/>
          <w:b/>
          <w:bCs/>
          <w:color w:val="000000" w:themeColor="text1"/>
          <w:lang w:val="en-US"/>
        </w:rPr>
        <w:t xml:space="preserve"> </w:t>
      </w:r>
      <w:r w:rsidRPr="004337C0">
        <w:rPr>
          <w:rFonts w:cs="Times New Roman"/>
          <w:bCs/>
          <w:color w:val="000000" w:themeColor="text1"/>
          <w:lang w:val="en-US"/>
        </w:rPr>
        <w:t>ini tidak menyebabkan batalnya ketentuan-ketentuan lainnya dalam Perjanjian ini</w:t>
      </w:r>
      <w:r>
        <w:rPr>
          <w:rFonts w:cs="Times New Roman"/>
          <w:bCs/>
          <w:color w:val="000000" w:themeColor="text1"/>
          <w:lang w:val="id-ID"/>
        </w:rPr>
        <w:t>.</w:t>
      </w:r>
    </w:p>
    <w:p w14:paraId="43A52AD4" w14:textId="77777777" w:rsidR="004337C0" w:rsidRPr="00D503DA" w:rsidRDefault="004337C0" w:rsidP="00D503DA">
      <w:pPr>
        <w:pStyle w:val="ListParagraph"/>
        <w:numPr>
          <w:ilvl w:val="0"/>
          <w:numId w:val="19"/>
        </w:numPr>
        <w:suppressAutoHyphens w:val="0"/>
        <w:spacing w:line="276" w:lineRule="auto"/>
        <w:ind w:left="567" w:hanging="567"/>
        <w:contextualSpacing/>
        <w:jc w:val="both"/>
        <w:rPr>
          <w:rFonts w:cs="Times New Roman"/>
          <w:color w:val="000000" w:themeColor="text1"/>
        </w:rPr>
      </w:pPr>
      <w:r w:rsidRPr="004337C0">
        <w:rPr>
          <w:rFonts w:cs="Times New Roman"/>
          <w:bCs/>
          <w:color w:val="000000" w:themeColor="text1"/>
          <w:lang w:val="id-ID"/>
        </w:rPr>
        <w:t>P</w:t>
      </w:r>
      <w:r w:rsidRPr="004337C0">
        <w:rPr>
          <w:rFonts w:cs="Times New Roman"/>
          <w:bCs/>
          <w:color w:val="000000" w:themeColor="text1"/>
          <w:lang w:val="en-US"/>
        </w:rPr>
        <w:t>erjanjian</w:t>
      </w:r>
      <w:r w:rsidRPr="004337C0">
        <w:rPr>
          <w:rFonts w:cs="Times New Roman"/>
          <w:i/>
          <w:iCs/>
          <w:color w:val="000000" w:themeColor="text1"/>
          <w:lang w:val="id-ID"/>
        </w:rPr>
        <w:t xml:space="preserve"> </w:t>
      </w:r>
      <w:r w:rsidRPr="004337C0">
        <w:rPr>
          <w:rFonts w:cs="Times New Roman"/>
          <w:bCs/>
          <w:color w:val="000000" w:themeColor="text1"/>
          <w:lang w:val="en-US"/>
        </w:rPr>
        <w:t xml:space="preserve">ini mulai berlaku pada Tanggal Penandatanganan </w:t>
      </w:r>
      <w:r w:rsidRPr="004337C0">
        <w:rPr>
          <w:rFonts w:cs="Times New Roman"/>
          <w:color w:val="000000" w:themeColor="text1"/>
          <w:lang w:val="en-US"/>
        </w:rPr>
        <w:t>oleh Para Pihak</w:t>
      </w:r>
    </w:p>
    <w:p w14:paraId="3268E700" w14:textId="77777777" w:rsidR="004337C0" w:rsidRPr="004F2AF7" w:rsidRDefault="004337C0" w:rsidP="00D503DA">
      <w:pPr>
        <w:pStyle w:val="ListParagraph"/>
        <w:suppressAutoHyphens w:val="0"/>
        <w:spacing w:line="276" w:lineRule="auto"/>
        <w:ind w:left="567"/>
        <w:contextualSpacing/>
        <w:jc w:val="both"/>
        <w:rPr>
          <w:rFonts w:cs="Times New Roman"/>
          <w:color w:val="000000" w:themeColor="text1"/>
        </w:rPr>
      </w:pPr>
    </w:p>
    <w:p w14:paraId="7D72B89F" w14:textId="77777777" w:rsidR="000B50DF" w:rsidRDefault="001E0CD7" w:rsidP="004F2AF7">
      <w:pPr>
        <w:spacing w:after="0"/>
        <w:jc w:val="both"/>
        <w:rPr>
          <w:rFonts w:ascii="Times New Roman" w:hAnsi="Times New Roman" w:cs="Times New Roman"/>
          <w:color w:val="000000" w:themeColor="text1"/>
          <w:sz w:val="24"/>
          <w:szCs w:val="24"/>
        </w:rPr>
      </w:pPr>
      <w:r w:rsidRPr="004F2AF7">
        <w:rPr>
          <w:rFonts w:ascii="Times New Roman" w:hAnsi="Times New Roman" w:cs="Times New Roman"/>
          <w:color w:val="000000" w:themeColor="text1"/>
          <w:sz w:val="24"/>
          <w:szCs w:val="24"/>
        </w:rPr>
        <w:t>Demikian perjanj</w:t>
      </w:r>
      <w:r w:rsidR="00F02720" w:rsidRPr="004F2AF7">
        <w:rPr>
          <w:rFonts w:ascii="Times New Roman" w:hAnsi="Times New Roman" w:cs="Times New Roman"/>
          <w:color w:val="000000" w:themeColor="text1"/>
          <w:sz w:val="24"/>
          <w:szCs w:val="24"/>
        </w:rPr>
        <w:t>ian</w:t>
      </w:r>
      <w:r w:rsidR="00A3233A"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ini dibuat </w:t>
      </w:r>
      <w:r w:rsidRPr="004F2AF7">
        <w:rPr>
          <w:rFonts w:ascii="Times New Roman" w:hAnsi="Times New Roman" w:cs="Times New Roman"/>
          <w:color w:val="000000" w:themeColor="text1"/>
          <w:sz w:val="24"/>
          <w:szCs w:val="24"/>
        </w:rPr>
        <w:t>rangkap dua yang masing-m</w:t>
      </w:r>
      <w:r w:rsidR="00F02720" w:rsidRPr="004F2AF7">
        <w:rPr>
          <w:rFonts w:ascii="Times New Roman" w:hAnsi="Times New Roman" w:cs="Times New Roman"/>
          <w:color w:val="000000" w:themeColor="text1"/>
          <w:sz w:val="24"/>
          <w:szCs w:val="24"/>
        </w:rPr>
        <w:t xml:space="preserve">asing </w:t>
      </w:r>
      <w:r w:rsidRPr="004F2AF7">
        <w:rPr>
          <w:rFonts w:ascii="Times New Roman" w:hAnsi="Times New Roman" w:cs="Times New Roman"/>
          <w:color w:val="000000" w:themeColor="text1"/>
          <w:sz w:val="24"/>
          <w:szCs w:val="24"/>
        </w:rPr>
        <w:t>mempunyai kek</w:t>
      </w:r>
      <w:r w:rsidR="004F25E8" w:rsidRPr="004F2AF7">
        <w:rPr>
          <w:rFonts w:ascii="Times New Roman" w:hAnsi="Times New Roman" w:cs="Times New Roman"/>
          <w:color w:val="000000" w:themeColor="text1"/>
          <w:sz w:val="24"/>
          <w:szCs w:val="24"/>
        </w:rPr>
        <w:t>uatan hukum yang sama diatas me</w:t>
      </w:r>
      <w:r w:rsidR="00F02720" w:rsidRPr="004F2AF7">
        <w:rPr>
          <w:rFonts w:ascii="Times New Roman" w:hAnsi="Times New Roman" w:cs="Times New Roman"/>
          <w:color w:val="000000" w:themeColor="text1"/>
          <w:sz w:val="24"/>
          <w:szCs w:val="24"/>
        </w:rPr>
        <w:t xml:space="preserve">terai yang cukup satu untuk </w:t>
      </w:r>
      <w:r w:rsidR="00EF15BE" w:rsidRPr="004F2AF7">
        <w:rPr>
          <w:rFonts w:ascii="Times New Roman" w:hAnsi="Times New Roman" w:cs="Times New Roman"/>
          <w:b/>
          <w:color w:val="000000" w:themeColor="text1"/>
          <w:sz w:val="24"/>
          <w:szCs w:val="24"/>
        </w:rPr>
        <w:t>Pihak Pertama</w:t>
      </w:r>
      <w:r w:rsidR="00EF15BE"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dan satu untuk </w:t>
      </w:r>
      <w:r w:rsidR="00EF15BE" w:rsidRPr="004F2AF7">
        <w:rPr>
          <w:rFonts w:ascii="Times New Roman" w:hAnsi="Times New Roman" w:cs="Times New Roman"/>
          <w:b/>
          <w:color w:val="000000" w:themeColor="text1"/>
          <w:sz w:val="24"/>
          <w:szCs w:val="24"/>
        </w:rPr>
        <w:t>Pihak Kedua</w:t>
      </w:r>
      <w:r w:rsidR="00F02720" w:rsidRPr="004F2AF7">
        <w:rPr>
          <w:rFonts w:ascii="Times New Roman" w:hAnsi="Times New Roman" w:cs="Times New Roman"/>
          <w:color w:val="000000" w:themeColor="text1"/>
          <w:sz w:val="24"/>
          <w:szCs w:val="24"/>
        </w:rPr>
        <w:t>.</w:t>
      </w:r>
    </w:p>
    <w:p w14:paraId="3521B2DC" w14:textId="77777777" w:rsidR="00C20180" w:rsidRPr="004F2AF7" w:rsidRDefault="00C20180" w:rsidP="004F2AF7">
      <w:pPr>
        <w:spacing w:after="0"/>
        <w:jc w:val="both"/>
        <w:rPr>
          <w:rFonts w:ascii="Times New Roman" w:hAnsi="Times New Roman" w:cs="Times New Roman"/>
          <w:color w:val="000000" w:themeColor="text1"/>
          <w:sz w:val="24"/>
          <w:szCs w:val="24"/>
        </w:rPr>
      </w:pPr>
    </w:p>
    <w:p w14:paraId="68D76894" w14:textId="77777777" w:rsidR="00414AE8" w:rsidRPr="004F2AF7" w:rsidRDefault="00414AE8" w:rsidP="004F2AF7">
      <w:pPr>
        <w:spacing w:after="0"/>
        <w:jc w:val="both"/>
        <w:rPr>
          <w:rFonts w:ascii="Times New Roman" w:hAnsi="Times New Roman" w:cs="Times New Roman"/>
          <w:color w:val="000000" w:themeColor="text1"/>
          <w:sz w:val="24"/>
          <w:szCs w:val="24"/>
        </w:rPr>
      </w:pPr>
    </w:p>
    <w:tbl>
      <w:tblPr>
        <w:tblW w:w="5000" w:type="pct"/>
        <w:tblCellMar>
          <w:left w:w="0" w:type="dxa"/>
          <w:right w:w="0" w:type="dxa"/>
        </w:tblCellMar>
        <w:tblLook w:val="0000" w:firstRow="0" w:lastRow="0" w:firstColumn="0" w:lastColumn="0" w:noHBand="0" w:noVBand="0"/>
      </w:tblPr>
      <w:tblGrid>
        <w:gridCol w:w="4333"/>
        <w:gridCol w:w="4694"/>
      </w:tblGrid>
      <w:tr w:rsidR="007749D3" w:rsidRPr="004F2AF7" w14:paraId="063CBF3F" w14:textId="77777777" w:rsidTr="00C20180">
        <w:trPr>
          <w:trHeight w:val="1483"/>
        </w:trPr>
        <w:tc>
          <w:tcPr>
            <w:tcW w:w="2400" w:type="pct"/>
            <w:vAlign w:val="bottom"/>
          </w:tcPr>
          <w:p w14:paraId="2AD3DA9F" w14:textId="77777777" w:rsidR="007749D3" w:rsidRPr="004F2AF7" w:rsidRDefault="007749D3"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PERTAMA</w:t>
            </w:r>
          </w:p>
          <w:p w14:paraId="294C9236" w14:textId="77777777" w:rsidR="00A81D4B" w:rsidRPr="00D503DA" w:rsidRDefault="00A81D4B" w:rsidP="00A81D4B">
            <w:pPr>
              <w:widowControl w:val="0"/>
              <w:autoSpaceDE w:val="0"/>
              <w:autoSpaceDN w:val="0"/>
              <w:adjustRightInd w:val="0"/>
              <w:spacing w:after="0"/>
              <w:jc w:val="center"/>
              <w:rPr>
                <w:rFonts w:ascii="Times New Roman" w:hAnsi="Times New Roman" w:cs="Times New Roman"/>
                <w:b/>
                <w:bCs/>
                <w:color w:val="000000" w:themeColor="text1"/>
                <w:sz w:val="24"/>
                <w:szCs w:val="24"/>
                <w:lang w:val="en-US"/>
              </w:rPr>
            </w:pPr>
            <w:r w:rsidRPr="004F2AF7">
              <w:rPr>
                <w:rFonts w:ascii="Times New Roman" w:hAnsi="Times New Roman" w:cs="Times New Roman"/>
                <w:b/>
                <w:bCs/>
                <w:color w:val="000000" w:themeColor="text1"/>
                <w:sz w:val="24"/>
                <w:szCs w:val="24"/>
              </w:rPr>
              <w:t xml:space="preserve">PT. </w:t>
            </w:r>
            <w:r>
              <w:rPr>
                <w:rFonts w:ascii="Times New Roman" w:hAnsi="Times New Roman" w:cs="Times New Roman"/>
                <w:b/>
                <w:bCs/>
                <w:color w:val="000000" w:themeColor="text1"/>
                <w:sz w:val="24"/>
                <w:szCs w:val="24"/>
                <w:lang w:val="en-US"/>
              </w:rPr>
              <w:t>BIRU BAIK ELEKTRIKA</w:t>
            </w:r>
          </w:p>
          <w:p w14:paraId="147BCA81" w14:textId="77777777" w:rsidR="00414AE8" w:rsidRPr="004F2AF7" w:rsidRDefault="00414AE8"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6C146F6F" w14:textId="77777777"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6703D47B" w14:textId="77777777"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18FB66E6" w14:textId="77777777" w:rsidR="0046058D" w:rsidRPr="004F2AF7" w:rsidRDefault="0046058D"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7FA754D3" w14:textId="77777777" w:rsidR="00465955" w:rsidRPr="004F2AF7" w:rsidRDefault="00465955"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516E2999" w14:textId="77777777" w:rsidR="00A3233A" w:rsidRPr="004F2AF7" w:rsidRDefault="00A3233A" w:rsidP="004F2AF7">
            <w:pPr>
              <w:widowControl w:val="0"/>
              <w:autoSpaceDE w:val="0"/>
              <w:autoSpaceDN w:val="0"/>
              <w:adjustRightInd w:val="0"/>
              <w:spacing w:after="0"/>
              <w:ind w:right="105"/>
              <w:rPr>
                <w:rFonts w:ascii="Times New Roman" w:hAnsi="Times New Roman" w:cs="Times New Roman"/>
                <w:b/>
                <w:bCs/>
                <w:color w:val="000000" w:themeColor="text1"/>
                <w:sz w:val="24"/>
                <w:szCs w:val="24"/>
              </w:rPr>
            </w:pPr>
          </w:p>
          <w:p w14:paraId="2EAAEB26" w14:textId="70375A2F" w:rsidR="00A81D4B" w:rsidRPr="00D503DA" w:rsidRDefault="00A81D4B" w:rsidP="00A81D4B">
            <w:pPr>
              <w:widowControl w:val="0"/>
              <w:tabs>
                <w:tab w:val="left" w:pos="3980"/>
              </w:tabs>
              <w:autoSpaceDE w:val="0"/>
              <w:autoSpaceDN w:val="0"/>
              <w:adjustRightInd w:val="0"/>
              <w:spacing w:after="0"/>
              <w:ind w:right="15"/>
              <w:jc w:val="center"/>
              <w:rPr>
                <w:rFonts w:ascii="Times New Roman" w:hAnsi="Times New Roman" w:cs="Times New Roman"/>
                <w:bCs/>
                <w:i/>
                <w:color w:val="000000" w:themeColor="text1"/>
                <w:sz w:val="24"/>
                <w:szCs w:val="24"/>
                <w:lang w:val="en-US"/>
              </w:rPr>
            </w:pPr>
            <w:r>
              <w:rPr>
                <w:rFonts w:ascii="Times New Roman" w:hAnsi="Times New Roman" w:cs="Times New Roman"/>
                <w:b/>
                <w:bCs/>
                <w:color w:val="000000" w:themeColor="text1"/>
                <w:sz w:val="24"/>
                <w:szCs w:val="24"/>
                <w:u w:val="single"/>
                <w:lang w:val="en-US"/>
              </w:rPr>
              <w:t>Irja Dinata</w:t>
            </w:r>
          </w:p>
          <w:p w14:paraId="2232B3DB" w14:textId="3263E741" w:rsidR="007749D3" w:rsidRPr="00D503DA" w:rsidRDefault="00A81D4B" w:rsidP="004F2AF7">
            <w:pPr>
              <w:widowControl w:val="0"/>
              <w:tabs>
                <w:tab w:val="left" w:pos="3980"/>
              </w:tabs>
              <w:autoSpaceDE w:val="0"/>
              <w:autoSpaceDN w:val="0"/>
              <w:adjustRightInd w:val="0"/>
              <w:spacing w:after="0"/>
              <w:ind w:right="15"/>
              <w:jc w:val="center"/>
              <w:rPr>
                <w:rFonts w:ascii="Times New Roman" w:hAnsi="Times New Roman" w:cs="Times New Roman"/>
                <w:bCs/>
                <w:color w:val="000000" w:themeColor="text1"/>
                <w:sz w:val="24"/>
                <w:szCs w:val="24"/>
                <w:lang w:val="en-US"/>
              </w:rPr>
            </w:pPr>
            <w:r w:rsidRPr="004F2AF7">
              <w:rPr>
                <w:rFonts w:ascii="Times New Roman" w:hAnsi="Times New Roman" w:cs="Times New Roman"/>
                <w:color w:val="000000" w:themeColor="text1"/>
                <w:sz w:val="24"/>
                <w:szCs w:val="24"/>
              </w:rPr>
              <w:t>Direktur</w:t>
            </w:r>
            <w:r w:rsidRPr="004F2AF7" w:rsidDel="00A81D4B">
              <w:rPr>
                <w:rFonts w:ascii="Times New Roman" w:hAnsi="Times New Roman" w:cs="Times New Roman"/>
                <w:b/>
                <w:bCs/>
                <w:color w:val="000000" w:themeColor="text1"/>
                <w:sz w:val="24"/>
                <w:szCs w:val="24"/>
                <w:u w:val="single"/>
              </w:rPr>
              <w:t xml:space="preserve"> </w:t>
            </w:r>
          </w:p>
        </w:tc>
        <w:tc>
          <w:tcPr>
            <w:tcW w:w="2600" w:type="pct"/>
            <w:vAlign w:val="bottom"/>
          </w:tcPr>
          <w:p w14:paraId="0E2A9E05" w14:textId="77777777"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KEDUA</w:t>
            </w:r>
          </w:p>
          <w:p w14:paraId="13FCE7E8" w14:textId="77777777"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PT.</w:t>
            </w:r>
            <w:r w:rsidR="00A3233A" w:rsidRPr="004F2AF7">
              <w:rPr>
                <w:rFonts w:ascii="Times New Roman" w:hAnsi="Times New Roman" w:cs="Times New Roman"/>
                <w:b/>
                <w:bCs/>
                <w:color w:val="000000" w:themeColor="text1"/>
                <w:sz w:val="24"/>
                <w:szCs w:val="24"/>
              </w:rPr>
              <w:t xml:space="preserve"> </w:t>
            </w:r>
            <w:r w:rsidRPr="004F2AF7">
              <w:rPr>
                <w:rFonts w:ascii="Times New Roman" w:hAnsi="Times New Roman" w:cs="Times New Roman"/>
                <w:b/>
                <w:bCs/>
                <w:color w:val="000000" w:themeColor="text1"/>
                <w:sz w:val="24"/>
                <w:szCs w:val="24"/>
              </w:rPr>
              <w:t>S</w:t>
            </w:r>
            <w:r w:rsidR="0084356D" w:rsidRPr="004F2AF7">
              <w:rPr>
                <w:rFonts w:ascii="Times New Roman" w:hAnsi="Times New Roman" w:cs="Times New Roman"/>
                <w:b/>
                <w:bCs/>
                <w:color w:val="000000" w:themeColor="text1"/>
                <w:sz w:val="24"/>
                <w:szCs w:val="24"/>
              </w:rPr>
              <w:t>EMARANG AUTOCOMP MANUFACTURING INDONESIA</w:t>
            </w:r>
          </w:p>
          <w:p w14:paraId="68596AB2" w14:textId="77777777"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495F3071" w14:textId="77777777"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63D2299A" w14:textId="77777777"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1092EEE3" w14:textId="77777777" w:rsidR="0046058D" w:rsidRPr="004F2AF7" w:rsidRDefault="0046058D"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6FE32A31" w14:textId="77777777"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78D68EB0" w14:textId="3DAB7D95" w:rsidR="007749D3" w:rsidRPr="00D503DA" w:rsidRDefault="002D2FF9" w:rsidP="004F2AF7">
            <w:pPr>
              <w:widowControl w:val="0"/>
              <w:autoSpaceDE w:val="0"/>
              <w:autoSpaceDN w:val="0"/>
              <w:adjustRightInd w:val="0"/>
              <w:spacing w:after="0"/>
              <w:jc w:val="center"/>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u w:val="single"/>
                <w:lang w:val="en-US"/>
              </w:rPr>
              <w:t>Kawasaki Nozomi</w:t>
            </w:r>
          </w:p>
          <w:p w14:paraId="5A2CDD90" w14:textId="77777777" w:rsidR="007749D3" w:rsidRPr="004F2AF7" w:rsidRDefault="006C01EA" w:rsidP="004F2AF7">
            <w:pPr>
              <w:widowControl w:val="0"/>
              <w:autoSpaceDE w:val="0"/>
              <w:autoSpaceDN w:val="0"/>
              <w:adjustRightInd w:val="0"/>
              <w:spacing w:after="0"/>
              <w:jc w:val="center"/>
              <w:rPr>
                <w:rFonts w:ascii="Times New Roman" w:hAnsi="Times New Roman" w:cs="Times New Roman"/>
                <w:bCs/>
                <w:color w:val="000000" w:themeColor="text1"/>
                <w:sz w:val="24"/>
                <w:szCs w:val="24"/>
              </w:rPr>
            </w:pPr>
            <w:r w:rsidRPr="004F2AF7">
              <w:rPr>
                <w:rFonts w:ascii="Times New Roman" w:hAnsi="Times New Roman" w:cs="Times New Roman"/>
                <w:color w:val="000000" w:themeColor="text1"/>
                <w:sz w:val="24"/>
                <w:szCs w:val="24"/>
              </w:rPr>
              <w:t>Direk</w:t>
            </w:r>
            <w:r w:rsidR="007749D3" w:rsidRPr="004F2AF7">
              <w:rPr>
                <w:rFonts w:ascii="Times New Roman" w:hAnsi="Times New Roman" w:cs="Times New Roman"/>
                <w:color w:val="000000" w:themeColor="text1"/>
                <w:sz w:val="24"/>
                <w:szCs w:val="24"/>
              </w:rPr>
              <w:t>tur</w:t>
            </w:r>
          </w:p>
        </w:tc>
      </w:tr>
    </w:tbl>
    <w:p w14:paraId="7D85D1AF" w14:textId="77777777" w:rsidR="0094347D" w:rsidRDefault="0094347D" w:rsidP="004F2AF7">
      <w:pPr>
        <w:pStyle w:val="Default"/>
        <w:tabs>
          <w:tab w:val="center" w:pos="7560"/>
        </w:tabs>
        <w:spacing w:line="276" w:lineRule="auto"/>
        <w:jc w:val="both"/>
        <w:rPr>
          <w:ins w:id="6" w:author="ROHAYATI" w:date="2024-09-07T13:42:00Z"/>
          <w:bCs/>
          <w:color w:val="000000" w:themeColor="text1"/>
        </w:rPr>
      </w:pPr>
    </w:p>
    <w:p w14:paraId="5F4B7F57" w14:textId="77777777" w:rsidR="00F471A2" w:rsidRPr="004F2AF7" w:rsidRDefault="00F471A2" w:rsidP="004F2AF7">
      <w:pPr>
        <w:pStyle w:val="Default"/>
        <w:tabs>
          <w:tab w:val="center" w:pos="7560"/>
        </w:tabs>
        <w:spacing w:line="276" w:lineRule="auto"/>
        <w:jc w:val="both"/>
        <w:rPr>
          <w:bCs/>
          <w:color w:val="000000" w:themeColor="text1"/>
        </w:rPr>
      </w:pPr>
      <w:bookmarkStart w:id="7" w:name="_GoBack"/>
      <w:bookmarkEnd w:id="7"/>
    </w:p>
    <w:sectPr w:rsidR="00F471A2" w:rsidRPr="004F2AF7" w:rsidSect="00D503DA">
      <w:footerReference w:type="default" r:id="rId10"/>
      <w:type w:val="continuous"/>
      <w:pgSz w:w="11907" w:h="16839" w:code="9"/>
      <w:pgMar w:top="1246" w:right="1440" w:bottom="1440" w:left="1440" w:header="720" w:footer="468"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SPVJF-GA-03" w:date="2021-08-14T13:25:00Z" w:initials="S">
    <w:p w14:paraId="0B329F04" w14:textId="27C0587D" w:rsidR="00285C45" w:rsidRPr="00CF7F15" w:rsidRDefault="00285C45">
      <w:pPr>
        <w:pStyle w:val="CommentText"/>
        <w:rPr>
          <w:lang w:val="en-US"/>
        </w:rPr>
      </w:pPr>
      <w:r>
        <w:rPr>
          <w:rStyle w:val="CommentReference"/>
        </w:rPr>
        <w:annotationRef/>
      </w:r>
      <w:r>
        <w:rPr>
          <w:lang w:val="en-US"/>
        </w:rPr>
        <w:t>Karena objeknya jasa,baiknya dilengkapi dengan rencana aktifitas.</w:t>
      </w:r>
    </w:p>
  </w:comment>
  <w:comment w:id="1" w:author="PRISCA ADITYA" w:date="2021-08-18T08:12:00Z" w:initials="PA">
    <w:p w14:paraId="0FA99826" w14:textId="21A23E34" w:rsidR="00285C45" w:rsidRPr="00784B5F" w:rsidRDefault="00285C45">
      <w:pPr>
        <w:pStyle w:val="CommentText"/>
        <w:rPr>
          <w:lang w:val="en-ID"/>
        </w:rPr>
      </w:pPr>
      <w:r>
        <w:rPr>
          <w:rStyle w:val="CommentReference"/>
        </w:rPr>
        <w:annotationRef/>
      </w:r>
      <w:r w:rsidRPr="00784B5F">
        <w:rPr>
          <w:highlight w:val="yellow"/>
          <w:lang w:val="en-ID"/>
        </w:rPr>
        <w:t>Sebaiknya terpisah saja di lampiran terkait schedule aktivitasnya</w:t>
      </w:r>
      <w:r>
        <w:rPr>
          <w:lang w:val="en-ID"/>
        </w:rPr>
        <w:t xml:space="preserve"> </w:t>
      </w:r>
    </w:p>
  </w:comment>
  <w:comment w:id="5" w:author="SPVJF-GA-03" w:date="2021-08-21T11:57:00Z" w:initials="S">
    <w:p w14:paraId="3170D49E" w14:textId="77777777" w:rsidR="00065884" w:rsidRDefault="00065884">
      <w:pPr>
        <w:pStyle w:val="CommentText"/>
        <w:rPr>
          <w:lang w:val="en-US"/>
        </w:rPr>
      </w:pPr>
      <w:r>
        <w:rPr>
          <w:rStyle w:val="CommentReference"/>
        </w:rPr>
        <w:annotationRef/>
      </w:r>
      <w:r>
        <w:rPr>
          <w:lang w:val="en-US"/>
        </w:rPr>
        <w:t>apabila perjanjian diputus, bagaimana dengan biaya yang telah dikeluarkan?</w:t>
      </w:r>
    </w:p>
    <w:p w14:paraId="50997356" w14:textId="77777777" w:rsidR="00065884" w:rsidRDefault="00065884">
      <w:pPr>
        <w:pStyle w:val="CommentText"/>
        <w:rPr>
          <w:lang w:val="en-US"/>
        </w:rPr>
      </w:pPr>
    </w:p>
    <w:p w14:paraId="306827CA" w14:textId="77777777" w:rsidR="00065884" w:rsidRPr="00784B5F" w:rsidRDefault="00065884">
      <w:pPr>
        <w:pStyle w:val="CommentText"/>
        <w:rPr>
          <w:highlight w:val="yellow"/>
          <w:lang w:val="en-US"/>
        </w:rPr>
      </w:pPr>
      <w:r w:rsidRPr="00784B5F">
        <w:rPr>
          <w:highlight w:val="yellow"/>
          <w:lang w:val="en-US"/>
        </w:rPr>
        <w:t xml:space="preserve">PAD: Saran Dari Legal bagaimana </w:t>
      </w:r>
    </w:p>
    <w:p w14:paraId="033EBDCF" w14:textId="77777777" w:rsidR="00065884" w:rsidRPr="00784B5F" w:rsidRDefault="00065884">
      <w:pPr>
        <w:pStyle w:val="CommentText"/>
        <w:rPr>
          <w:highlight w:val="yellow"/>
          <w:lang w:val="en-US"/>
        </w:rPr>
      </w:pPr>
      <w:r w:rsidRPr="00784B5F">
        <w:rPr>
          <w:highlight w:val="yellow"/>
          <w:lang w:val="en-US"/>
        </w:rPr>
        <w:t xml:space="preserve">Kalau pembayaran 1 kalli berarti perkerjaan sudah selesai baru di bayarkan </w:t>
      </w:r>
    </w:p>
    <w:p w14:paraId="589F95F6" w14:textId="77777777" w:rsidR="00065884" w:rsidRPr="00784B5F" w:rsidRDefault="00065884">
      <w:pPr>
        <w:pStyle w:val="CommentText"/>
        <w:rPr>
          <w:highlight w:val="yellow"/>
          <w:lang w:val="en-US"/>
        </w:rPr>
      </w:pPr>
    </w:p>
    <w:p w14:paraId="16E7F1DB" w14:textId="77777777" w:rsidR="00065884" w:rsidRDefault="00065884">
      <w:pPr>
        <w:pStyle w:val="CommentText"/>
        <w:rPr>
          <w:lang w:val="en-US"/>
        </w:rPr>
      </w:pPr>
      <w:r w:rsidRPr="00784B5F">
        <w:rPr>
          <w:highlight w:val="yellow"/>
          <w:lang w:val="en-US"/>
        </w:rPr>
        <w:t>Jika bertahap resiko ada di sami</w:t>
      </w:r>
      <w:r>
        <w:rPr>
          <w:lang w:val="en-US"/>
        </w:rPr>
        <w:t xml:space="preserve"> </w:t>
      </w:r>
    </w:p>
    <w:p w14:paraId="5B360A64" w14:textId="77777777" w:rsidR="00065884" w:rsidRDefault="00065884">
      <w:pPr>
        <w:pStyle w:val="CommentText"/>
        <w:rPr>
          <w:lang w:val="en-US"/>
        </w:rPr>
      </w:pPr>
    </w:p>
    <w:p w14:paraId="14628FB2" w14:textId="2A482AD5" w:rsidR="00065884" w:rsidRPr="00CF7F15" w:rsidRDefault="00065884">
      <w:pPr>
        <w:pStyle w:val="CommentText"/>
        <w:rPr>
          <w:lang w:val="en-US"/>
        </w:rPr>
      </w:pPr>
      <w:r>
        <w:rPr>
          <w:lang w:val="en-US"/>
        </w:rPr>
        <w:t>Jika harus dilakukan pembayaran 1 tahap, baiknya setelah pekerjaan sudah selesai dengan baik baru dibayarkan pak</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B329F04" w15:done="0"/>
  <w15:commentEx w15:paraId="0FA99826" w15:done="0"/>
  <w15:commentEx w15:paraId="14628FB2"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0EEBD9" w14:textId="77777777" w:rsidR="00065884" w:rsidRDefault="00065884" w:rsidP="001A0EC8">
      <w:pPr>
        <w:spacing w:after="0" w:line="240" w:lineRule="auto"/>
      </w:pPr>
      <w:r>
        <w:separator/>
      </w:r>
    </w:p>
  </w:endnote>
  <w:endnote w:type="continuationSeparator" w:id="0">
    <w:p w14:paraId="1FC1F382" w14:textId="77777777" w:rsidR="00065884" w:rsidRDefault="00065884" w:rsidP="001A0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065884" w:rsidRPr="001A1104" w14:paraId="3A9C2EAF" w14:textId="77777777" w:rsidTr="007D7353">
      <w:trPr>
        <w:trHeight w:val="710"/>
      </w:trPr>
      <w:tc>
        <w:tcPr>
          <w:tcW w:w="850" w:type="dxa"/>
        </w:tcPr>
        <w:p w14:paraId="2CFE0F41" w14:textId="77777777" w:rsidR="00065884" w:rsidRPr="001A1104" w:rsidRDefault="00065884"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p w14:paraId="299BFB78" w14:textId="77777777" w:rsidR="00065884" w:rsidRPr="001A1104" w:rsidRDefault="00065884" w:rsidP="00F31FB4">
          <w:pPr>
            <w:pStyle w:val="Footer"/>
            <w:rPr>
              <w:rFonts w:ascii="Times New Roman" w:hAnsi="Times New Roman" w:cs="Times New Roman"/>
              <w:sz w:val="16"/>
              <w:szCs w:val="16"/>
            </w:rPr>
          </w:pPr>
        </w:p>
        <w:p w14:paraId="600AEFAD" w14:textId="77777777" w:rsidR="00065884" w:rsidRPr="001A1104" w:rsidRDefault="00065884" w:rsidP="00F31FB4">
          <w:pPr>
            <w:pStyle w:val="Footer"/>
            <w:jc w:val="center"/>
            <w:rPr>
              <w:rFonts w:ascii="Times New Roman" w:hAnsi="Times New Roman" w:cs="Times New Roman"/>
              <w:sz w:val="16"/>
              <w:szCs w:val="16"/>
            </w:rPr>
          </w:pPr>
        </w:p>
        <w:p w14:paraId="1E99ABD2" w14:textId="77777777" w:rsidR="00065884" w:rsidRPr="001A1104" w:rsidRDefault="00065884" w:rsidP="00F31FB4">
          <w:pPr>
            <w:pStyle w:val="Footer"/>
            <w:jc w:val="center"/>
            <w:rPr>
              <w:rFonts w:ascii="Times New Roman" w:hAnsi="Times New Roman" w:cs="Times New Roman"/>
              <w:sz w:val="16"/>
              <w:szCs w:val="16"/>
            </w:rPr>
          </w:pPr>
        </w:p>
      </w:tc>
      <w:tc>
        <w:tcPr>
          <w:tcW w:w="851" w:type="dxa"/>
        </w:tcPr>
        <w:p w14:paraId="08616751" w14:textId="77777777" w:rsidR="00065884" w:rsidRPr="001A1104" w:rsidRDefault="00065884"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w:t>
          </w:r>
        </w:p>
      </w:tc>
      <w:tc>
        <w:tcPr>
          <w:tcW w:w="850" w:type="dxa"/>
          <w:tcBorders>
            <w:right w:val="single" w:sz="4" w:space="0" w:color="auto"/>
          </w:tcBorders>
        </w:tcPr>
        <w:p w14:paraId="1BC5419B" w14:textId="77777777" w:rsidR="00065884" w:rsidRPr="001A1104" w:rsidRDefault="00065884"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II</w:t>
          </w:r>
        </w:p>
      </w:tc>
      <w:tc>
        <w:tcPr>
          <w:tcW w:w="851" w:type="dxa"/>
          <w:tcBorders>
            <w:left w:val="single" w:sz="4" w:space="0" w:color="auto"/>
          </w:tcBorders>
        </w:tcPr>
        <w:p w14:paraId="79728D1B" w14:textId="77777777" w:rsidR="00065884" w:rsidRPr="001A1104" w:rsidRDefault="00065884"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tc>
    </w:tr>
  </w:tbl>
  <w:p w14:paraId="14B7BC61" w14:textId="77777777" w:rsidR="00065884" w:rsidRPr="001A1104" w:rsidRDefault="00065884">
    <w:pPr>
      <w:pStyle w:val="Footer"/>
      <w:rPr>
        <w:rFonts w:ascii="Times New Roman" w:hAnsi="Times New Roman" w:cs="Times New Roman"/>
        <w:sz w:val="16"/>
        <w:szCs w:val="16"/>
      </w:rPr>
    </w:pPr>
    <w:r w:rsidRPr="001A1104">
      <w:rPr>
        <w:rFonts w:ascii="Times New Roman" w:hAnsi="Times New Roman" w:cs="Times New Roman"/>
        <w:sz w:val="16"/>
        <w:szCs w:val="16"/>
      </w:rPr>
      <w:t xml:space="preserve">Hal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PAGE </w:instrText>
    </w:r>
    <w:r w:rsidRPr="001A1104">
      <w:rPr>
        <w:rFonts w:ascii="Times New Roman" w:hAnsi="Times New Roman" w:cs="Times New Roman"/>
        <w:b/>
        <w:sz w:val="16"/>
        <w:szCs w:val="16"/>
      </w:rPr>
      <w:fldChar w:fldCharType="separate"/>
    </w:r>
    <w:r w:rsidR="00F471A2">
      <w:rPr>
        <w:rFonts w:ascii="Times New Roman" w:hAnsi="Times New Roman" w:cs="Times New Roman"/>
        <w:b/>
        <w:noProof/>
        <w:sz w:val="16"/>
        <w:szCs w:val="16"/>
      </w:rPr>
      <w:t>8</w:t>
    </w:r>
    <w:r w:rsidRPr="001A1104">
      <w:rPr>
        <w:rFonts w:ascii="Times New Roman" w:hAnsi="Times New Roman" w:cs="Times New Roman"/>
        <w:b/>
        <w:sz w:val="16"/>
        <w:szCs w:val="16"/>
      </w:rPr>
      <w:fldChar w:fldCharType="end"/>
    </w:r>
    <w:r w:rsidRPr="001A1104">
      <w:rPr>
        <w:rFonts w:ascii="Times New Roman" w:hAnsi="Times New Roman" w:cs="Times New Roman"/>
        <w:sz w:val="16"/>
        <w:szCs w:val="16"/>
      </w:rPr>
      <w:t xml:space="preserve"> /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NUMPAGES  </w:instrText>
    </w:r>
    <w:r w:rsidRPr="001A1104">
      <w:rPr>
        <w:rFonts w:ascii="Times New Roman" w:hAnsi="Times New Roman" w:cs="Times New Roman"/>
        <w:b/>
        <w:sz w:val="16"/>
        <w:szCs w:val="16"/>
      </w:rPr>
      <w:fldChar w:fldCharType="separate"/>
    </w:r>
    <w:r w:rsidR="00F471A2">
      <w:rPr>
        <w:rFonts w:ascii="Times New Roman" w:hAnsi="Times New Roman" w:cs="Times New Roman"/>
        <w:b/>
        <w:noProof/>
        <w:sz w:val="16"/>
        <w:szCs w:val="16"/>
      </w:rPr>
      <w:t>8</w:t>
    </w:r>
    <w:r w:rsidRPr="001A1104">
      <w:rPr>
        <w:rFonts w:ascii="Times New Roman" w:hAnsi="Times New Roman" w:cs="Times New Roman"/>
        <w:b/>
        <w:sz w:val="16"/>
        <w:szCs w:val="16"/>
      </w:rPr>
      <w:fldChar w:fldCharType="end"/>
    </w:r>
  </w:p>
  <w:p w14:paraId="191F954B" w14:textId="77777777" w:rsidR="00D503DA" w:rsidRPr="00D503DA" w:rsidRDefault="00D503DA" w:rsidP="00D503DA">
    <w:pPr>
      <w:pStyle w:val="Footer"/>
      <w:rPr>
        <w:rFonts w:ascii="Times New Roman" w:hAnsi="Times New Roman" w:cs="Times New Roman"/>
        <w:color w:val="000000" w:themeColor="text1"/>
        <w:sz w:val="16"/>
        <w:szCs w:val="16"/>
        <w:lang w:val="en-US"/>
      </w:rPr>
    </w:pPr>
    <w:r w:rsidRPr="00D503DA">
      <w:rPr>
        <w:rFonts w:ascii="Times New Roman" w:hAnsi="Times New Roman" w:cs="Times New Roman"/>
        <w:color w:val="000000" w:themeColor="text1"/>
        <w:sz w:val="16"/>
        <w:szCs w:val="16"/>
        <w:lang w:val="en-US"/>
      </w:rPr>
      <w:t>SAMIJF/LKM-LA/09-2024/122</w:t>
    </w:r>
  </w:p>
  <w:p w14:paraId="2E0EFA20" w14:textId="18951520" w:rsidR="00065884" w:rsidRPr="001A1104" w:rsidRDefault="00065884" w:rsidP="00F33B45">
    <w:pPr>
      <w:pStyle w:val="Default"/>
      <w:spacing w:line="276" w:lineRule="auto"/>
      <w:rPr>
        <w:color w:val="000000" w:themeColor="text1"/>
        <w:sz w:val="16"/>
        <w:szCs w:val="16"/>
      </w:rPr>
    </w:pPr>
    <w:r>
      <w:rPr>
        <w:color w:val="000000" w:themeColor="text1"/>
        <w:sz w:val="16"/>
        <w:szCs w:val="16"/>
        <w:lang w:val="en-US"/>
      </w:rPr>
      <w:t>PT. BIRU BAIK ELEKTRIKA &amp; PT. SAMI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D0575B5" w14:textId="77777777" w:rsidR="00065884" w:rsidRDefault="00065884" w:rsidP="001A0EC8">
      <w:pPr>
        <w:spacing w:after="0" w:line="240" w:lineRule="auto"/>
      </w:pPr>
      <w:r>
        <w:separator/>
      </w:r>
    </w:p>
  </w:footnote>
  <w:footnote w:type="continuationSeparator" w:id="0">
    <w:p w14:paraId="6CD13561" w14:textId="77777777" w:rsidR="00065884" w:rsidRDefault="00065884" w:rsidP="001A0E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2.%3"/>
      <w:lvlJc w:val="left"/>
      <w:pPr>
        <w:tabs>
          <w:tab w:val="num" w:pos="0"/>
        </w:tabs>
        <w:ind w:left="1440" w:hanging="360"/>
      </w:pPr>
    </w:lvl>
    <w:lvl w:ilvl="3">
      <w:start w:val="1"/>
      <w:numFmt w:val="decimal"/>
      <w:lvlText w:val="%2.%3.%4"/>
      <w:lvlJc w:val="left"/>
      <w:pPr>
        <w:tabs>
          <w:tab w:val="num" w:pos="0"/>
        </w:tabs>
        <w:ind w:left="1800" w:hanging="360"/>
      </w:pPr>
    </w:lvl>
    <w:lvl w:ilvl="4">
      <w:start w:val="1"/>
      <w:numFmt w:val="decimal"/>
      <w:lvlText w:val="%2.%3.%4.%5"/>
      <w:lvlJc w:val="left"/>
      <w:pPr>
        <w:tabs>
          <w:tab w:val="num" w:pos="0"/>
        </w:tabs>
        <w:ind w:left="2160" w:hanging="360"/>
      </w:pPr>
    </w:lvl>
    <w:lvl w:ilvl="5">
      <w:start w:val="1"/>
      <w:numFmt w:val="decimal"/>
      <w:lvlText w:val="%2.%3.%4.%5.%6"/>
      <w:lvlJc w:val="left"/>
      <w:pPr>
        <w:tabs>
          <w:tab w:val="num" w:pos="0"/>
        </w:tabs>
        <w:ind w:left="2520" w:hanging="360"/>
      </w:pPr>
    </w:lvl>
    <w:lvl w:ilvl="6">
      <w:start w:val="1"/>
      <w:numFmt w:val="decimal"/>
      <w:lvlText w:val="%2.%3.%4.%5.%6.%7"/>
      <w:lvlJc w:val="left"/>
      <w:pPr>
        <w:tabs>
          <w:tab w:val="num" w:pos="0"/>
        </w:tabs>
        <w:ind w:left="2880" w:hanging="360"/>
      </w:pPr>
    </w:lvl>
    <w:lvl w:ilvl="7">
      <w:start w:val="1"/>
      <w:numFmt w:val="decimal"/>
      <w:lvlText w:val="%2.%3.%4.%5.%6.%7.%8"/>
      <w:lvlJc w:val="left"/>
      <w:pPr>
        <w:tabs>
          <w:tab w:val="num" w:pos="0"/>
        </w:tabs>
        <w:ind w:left="3240" w:hanging="360"/>
      </w:pPr>
    </w:lvl>
    <w:lvl w:ilvl="8">
      <w:start w:val="1"/>
      <w:numFmt w:val="decimal"/>
      <w:lvlText w:val="%2.%3.%4.%5.%6.%7.%8.%9"/>
      <w:lvlJc w:val="left"/>
      <w:pPr>
        <w:tabs>
          <w:tab w:val="num" w:pos="0"/>
        </w:tabs>
        <w:ind w:left="3600" w:hanging="360"/>
      </w:pPr>
    </w:lvl>
  </w:abstractNum>
  <w:abstractNum w:abstractNumId="1" w15:restartNumberingAfterBreak="0">
    <w:nsid w:val="00000004"/>
    <w:multiLevelType w:val="multilevel"/>
    <w:tmpl w:val="00000004"/>
    <w:name w:val="WW8Num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6"/>
    <w:multiLevelType w:val="multilevel"/>
    <w:tmpl w:val="4ABED69C"/>
    <w:name w:val="WW8Num6"/>
    <w:lvl w:ilvl="0">
      <w:start w:val="1"/>
      <w:numFmt w:val="decimal"/>
      <w:lvlText w:val="(%1)"/>
      <w:lvlJc w:val="left"/>
      <w:pPr>
        <w:tabs>
          <w:tab w:val="num" w:pos="720"/>
        </w:tabs>
        <w:ind w:left="720" w:hanging="360"/>
      </w:pPr>
      <w:rPr>
        <w:rFonts w:hint="default"/>
        <w:b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706C05"/>
    <w:multiLevelType w:val="hybridMultilevel"/>
    <w:tmpl w:val="FB86F65A"/>
    <w:lvl w:ilvl="0" w:tplc="5F48BB06">
      <w:start w:val="1"/>
      <w:numFmt w:val="decimal"/>
      <w:lvlText w:val="(%1)"/>
      <w:lvlJc w:val="left"/>
      <w:pPr>
        <w:ind w:left="928" w:hanging="360"/>
      </w:pPr>
      <w:rPr>
        <w:rFonts w:hint="default"/>
        <w:b w:val="0"/>
        <w:i w:val="0"/>
      </w:rPr>
    </w:lvl>
    <w:lvl w:ilvl="1" w:tplc="F5E603F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09C1E99"/>
    <w:multiLevelType w:val="hybridMultilevel"/>
    <w:tmpl w:val="62F24C58"/>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6121765"/>
    <w:multiLevelType w:val="hybridMultilevel"/>
    <w:tmpl w:val="0434B860"/>
    <w:lvl w:ilvl="0" w:tplc="5FA2474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 w15:restartNumberingAfterBreak="0">
    <w:nsid w:val="08142877"/>
    <w:multiLevelType w:val="hybridMultilevel"/>
    <w:tmpl w:val="0C463E12"/>
    <w:lvl w:ilvl="0" w:tplc="1E0E5CF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823600C"/>
    <w:multiLevelType w:val="hybridMultilevel"/>
    <w:tmpl w:val="D8E43B30"/>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99A10FA"/>
    <w:multiLevelType w:val="hybridMultilevel"/>
    <w:tmpl w:val="F99EE7B0"/>
    <w:lvl w:ilvl="0" w:tplc="05BA207E">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25" w:hanging="360"/>
      </w:pPr>
    </w:lvl>
    <w:lvl w:ilvl="2" w:tplc="0421001B" w:tentative="1">
      <w:start w:val="1"/>
      <w:numFmt w:val="lowerRoman"/>
      <w:lvlText w:val="%3."/>
      <w:lvlJc w:val="right"/>
      <w:pPr>
        <w:ind w:left="2145" w:hanging="180"/>
      </w:pPr>
    </w:lvl>
    <w:lvl w:ilvl="3" w:tplc="0421000F" w:tentative="1">
      <w:start w:val="1"/>
      <w:numFmt w:val="decimal"/>
      <w:lvlText w:val="%4."/>
      <w:lvlJc w:val="left"/>
      <w:pPr>
        <w:ind w:left="2865" w:hanging="360"/>
      </w:pPr>
    </w:lvl>
    <w:lvl w:ilvl="4" w:tplc="04210019" w:tentative="1">
      <w:start w:val="1"/>
      <w:numFmt w:val="lowerLetter"/>
      <w:lvlText w:val="%5."/>
      <w:lvlJc w:val="left"/>
      <w:pPr>
        <w:ind w:left="3585" w:hanging="360"/>
      </w:pPr>
    </w:lvl>
    <w:lvl w:ilvl="5" w:tplc="0421001B" w:tentative="1">
      <w:start w:val="1"/>
      <w:numFmt w:val="lowerRoman"/>
      <w:lvlText w:val="%6."/>
      <w:lvlJc w:val="right"/>
      <w:pPr>
        <w:ind w:left="4305" w:hanging="180"/>
      </w:pPr>
    </w:lvl>
    <w:lvl w:ilvl="6" w:tplc="0421000F" w:tentative="1">
      <w:start w:val="1"/>
      <w:numFmt w:val="decimal"/>
      <w:lvlText w:val="%7."/>
      <w:lvlJc w:val="left"/>
      <w:pPr>
        <w:ind w:left="5025" w:hanging="360"/>
      </w:pPr>
    </w:lvl>
    <w:lvl w:ilvl="7" w:tplc="04210019" w:tentative="1">
      <w:start w:val="1"/>
      <w:numFmt w:val="lowerLetter"/>
      <w:lvlText w:val="%8."/>
      <w:lvlJc w:val="left"/>
      <w:pPr>
        <w:ind w:left="5745" w:hanging="360"/>
      </w:pPr>
    </w:lvl>
    <w:lvl w:ilvl="8" w:tplc="0421001B" w:tentative="1">
      <w:start w:val="1"/>
      <w:numFmt w:val="lowerRoman"/>
      <w:lvlText w:val="%9."/>
      <w:lvlJc w:val="right"/>
      <w:pPr>
        <w:ind w:left="6465" w:hanging="180"/>
      </w:pPr>
    </w:lvl>
  </w:abstractNum>
  <w:abstractNum w:abstractNumId="10" w15:restartNumberingAfterBreak="0">
    <w:nsid w:val="12057E9D"/>
    <w:multiLevelType w:val="hybridMultilevel"/>
    <w:tmpl w:val="5E2E7162"/>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2A60F2D"/>
    <w:multiLevelType w:val="hybridMultilevel"/>
    <w:tmpl w:val="15CA3C14"/>
    <w:lvl w:ilvl="0" w:tplc="4C4A05A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12AB66FE"/>
    <w:multiLevelType w:val="multilevel"/>
    <w:tmpl w:val="B9D26748"/>
    <w:lvl w:ilvl="0">
      <w:start w:val="22"/>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13914861"/>
    <w:multiLevelType w:val="hybridMultilevel"/>
    <w:tmpl w:val="12906F06"/>
    <w:lvl w:ilvl="0" w:tplc="B5CCEB1C">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5" w15:restartNumberingAfterBreak="0">
    <w:nsid w:val="196900C4"/>
    <w:multiLevelType w:val="hybridMultilevel"/>
    <w:tmpl w:val="FED263FC"/>
    <w:lvl w:ilvl="0" w:tplc="185C0876">
      <w:start w:val="1"/>
      <w:numFmt w:val="decimal"/>
      <w:lvlText w:val="%1."/>
      <w:lvlJc w:val="left"/>
      <w:pPr>
        <w:ind w:left="2456" w:hanging="360"/>
      </w:pPr>
      <w:rPr>
        <w:b w:val="0"/>
      </w:rPr>
    </w:lvl>
    <w:lvl w:ilvl="1" w:tplc="6E94C714">
      <w:start w:val="1"/>
      <w:numFmt w:val="lowerRoman"/>
      <w:lvlText w:val="%2."/>
      <w:lvlJc w:val="left"/>
      <w:pPr>
        <w:ind w:left="2891" w:hanging="75"/>
      </w:pPr>
      <w:rPr>
        <w:rFonts w:hint="default"/>
      </w:rPr>
    </w:lvl>
    <w:lvl w:ilvl="2" w:tplc="0409001B">
      <w:start w:val="1"/>
      <w:numFmt w:val="lowerRoman"/>
      <w:lvlText w:val="%3."/>
      <w:lvlJc w:val="right"/>
      <w:pPr>
        <w:ind w:left="3896" w:hanging="180"/>
      </w:pPr>
    </w:lvl>
    <w:lvl w:ilvl="3" w:tplc="0409000F" w:tentative="1">
      <w:start w:val="1"/>
      <w:numFmt w:val="decimal"/>
      <w:lvlText w:val="%4."/>
      <w:lvlJc w:val="left"/>
      <w:pPr>
        <w:ind w:left="4616" w:hanging="360"/>
      </w:pPr>
    </w:lvl>
    <w:lvl w:ilvl="4" w:tplc="04090019" w:tentative="1">
      <w:start w:val="1"/>
      <w:numFmt w:val="lowerLetter"/>
      <w:lvlText w:val="%5."/>
      <w:lvlJc w:val="left"/>
      <w:pPr>
        <w:ind w:left="5336" w:hanging="360"/>
      </w:pPr>
    </w:lvl>
    <w:lvl w:ilvl="5" w:tplc="0409001B" w:tentative="1">
      <w:start w:val="1"/>
      <w:numFmt w:val="lowerRoman"/>
      <w:lvlText w:val="%6."/>
      <w:lvlJc w:val="right"/>
      <w:pPr>
        <w:ind w:left="6056" w:hanging="180"/>
      </w:pPr>
    </w:lvl>
    <w:lvl w:ilvl="6" w:tplc="0409000F" w:tentative="1">
      <w:start w:val="1"/>
      <w:numFmt w:val="decimal"/>
      <w:lvlText w:val="%7."/>
      <w:lvlJc w:val="left"/>
      <w:pPr>
        <w:ind w:left="6776" w:hanging="360"/>
      </w:pPr>
    </w:lvl>
    <w:lvl w:ilvl="7" w:tplc="04090019" w:tentative="1">
      <w:start w:val="1"/>
      <w:numFmt w:val="lowerLetter"/>
      <w:lvlText w:val="%8."/>
      <w:lvlJc w:val="left"/>
      <w:pPr>
        <w:ind w:left="7496" w:hanging="360"/>
      </w:pPr>
    </w:lvl>
    <w:lvl w:ilvl="8" w:tplc="0409001B" w:tentative="1">
      <w:start w:val="1"/>
      <w:numFmt w:val="lowerRoman"/>
      <w:lvlText w:val="%9."/>
      <w:lvlJc w:val="right"/>
      <w:pPr>
        <w:ind w:left="8216" w:hanging="180"/>
      </w:pPr>
    </w:lvl>
  </w:abstractNum>
  <w:abstractNum w:abstractNumId="16" w15:restartNumberingAfterBreak="0">
    <w:nsid w:val="19A16185"/>
    <w:multiLevelType w:val="hybridMultilevel"/>
    <w:tmpl w:val="F9F4A58C"/>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2423033D"/>
    <w:multiLevelType w:val="hybridMultilevel"/>
    <w:tmpl w:val="E2EAB7F6"/>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2547570D"/>
    <w:multiLevelType w:val="hybridMultilevel"/>
    <w:tmpl w:val="D1ECE15C"/>
    <w:lvl w:ilvl="0" w:tplc="2F426F06">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0" w15:restartNumberingAfterBreak="0">
    <w:nsid w:val="318E5509"/>
    <w:multiLevelType w:val="hybridMultilevel"/>
    <w:tmpl w:val="BE708A16"/>
    <w:lvl w:ilvl="0" w:tplc="3B4084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60C31CA"/>
    <w:multiLevelType w:val="hybridMultilevel"/>
    <w:tmpl w:val="431C09F8"/>
    <w:lvl w:ilvl="0" w:tplc="CECAD2D0">
      <w:start w:val="1"/>
      <w:numFmt w:val="lowerLetter"/>
      <w:lvlText w:val="%1."/>
      <w:lvlJc w:val="left"/>
      <w:pPr>
        <w:ind w:left="1440" w:hanging="360"/>
      </w:pPr>
      <w:rPr>
        <w:sz w:val="22"/>
        <w:szCs w:val="22"/>
      </w:rPr>
    </w:lvl>
    <w:lvl w:ilvl="1" w:tplc="04210019" w:tentative="1">
      <w:start w:val="1"/>
      <w:numFmt w:val="lowerLetter"/>
      <w:lvlText w:val="%2."/>
      <w:lvlJc w:val="left"/>
      <w:pPr>
        <w:ind w:left="943" w:hanging="360"/>
      </w:pPr>
    </w:lvl>
    <w:lvl w:ilvl="2" w:tplc="0421001B" w:tentative="1">
      <w:start w:val="1"/>
      <w:numFmt w:val="lowerRoman"/>
      <w:lvlText w:val="%3."/>
      <w:lvlJc w:val="right"/>
      <w:pPr>
        <w:ind w:left="1663" w:hanging="180"/>
      </w:pPr>
    </w:lvl>
    <w:lvl w:ilvl="3" w:tplc="0421000F" w:tentative="1">
      <w:start w:val="1"/>
      <w:numFmt w:val="decimal"/>
      <w:lvlText w:val="%4."/>
      <w:lvlJc w:val="left"/>
      <w:pPr>
        <w:ind w:left="2383" w:hanging="360"/>
      </w:pPr>
    </w:lvl>
    <w:lvl w:ilvl="4" w:tplc="04210019" w:tentative="1">
      <w:start w:val="1"/>
      <w:numFmt w:val="lowerLetter"/>
      <w:lvlText w:val="%5."/>
      <w:lvlJc w:val="left"/>
      <w:pPr>
        <w:ind w:left="3103" w:hanging="360"/>
      </w:pPr>
    </w:lvl>
    <w:lvl w:ilvl="5" w:tplc="0421001B" w:tentative="1">
      <w:start w:val="1"/>
      <w:numFmt w:val="lowerRoman"/>
      <w:lvlText w:val="%6."/>
      <w:lvlJc w:val="right"/>
      <w:pPr>
        <w:ind w:left="3823" w:hanging="180"/>
      </w:pPr>
    </w:lvl>
    <w:lvl w:ilvl="6" w:tplc="0421000F" w:tentative="1">
      <w:start w:val="1"/>
      <w:numFmt w:val="decimal"/>
      <w:lvlText w:val="%7."/>
      <w:lvlJc w:val="left"/>
      <w:pPr>
        <w:ind w:left="4543" w:hanging="360"/>
      </w:pPr>
    </w:lvl>
    <w:lvl w:ilvl="7" w:tplc="04210019" w:tentative="1">
      <w:start w:val="1"/>
      <w:numFmt w:val="lowerLetter"/>
      <w:lvlText w:val="%8."/>
      <w:lvlJc w:val="left"/>
      <w:pPr>
        <w:ind w:left="5263" w:hanging="360"/>
      </w:pPr>
    </w:lvl>
    <w:lvl w:ilvl="8" w:tplc="0421001B" w:tentative="1">
      <w:start w:val="1"/>
      <w:numFmt w:val="lowerRoman"/>
      <w:lvlText w:val="%9."/>
      <w:lvlJc w:val="right"/>
      <w:pPr>
        <w:ind w:left="5983" w:hanging="180"/>
      </w:pPr>
    </w:lvl>
  </w:abstractNum>
  <w:abstractNum w:abstractNumId="22" w15:restartNumberingAfterBreak="0">
    <w:nsid w:val="37352D59"/>
    <w:multiLevelType w:val="hybridMultilevel"/>
    <w:tmpl w:val="F0F464F0"/>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3943066A"/>
    <w:multiLevelType w:val="hybridMultilevel"/>
    <w:tmpl w:val="68F024D4"/>
    <w:lvl w:ilvl="0" w:tplc="04090019">
      <w:start w:val="1"/>
      <w:numFmt w:val="lowerLetter"/>
      <w:lvlText w:val="%1."/>
      <w:lvlJc w:val="left"/>
      <w:pPr>
        <w:ind w:left="1937"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3AB60B1D"/>
    <w:multiLevelType w:val="hybridMultilevel"/>
    <w:tmpl w:val="F596392C"/>
    <w:lvl w:ilvl="0" w:tplc="04090019">
      <w:start w:val="1"/>
      <w:numFmt w:val="lowerLetter"/>
      <w:lvlText w:val="%1."/>
      <w:lvlJc w:val="left"/>
      <w:pPr>
        <w:ind w:left="990" w:hanging="360"/>
      </w:pPr>
    </w:lvl>
    <w:lvl w:ilvl="1" w:tplc="04210019" w:tentative="1">
      <w:start w:val="1"/>
      <w:numFmt w:val="lowerLetter"/>
      <w:lvlText w:val="%2."/>
      <w:lvlJc w:val="left"/>
      <w:pPr>
        <w:ind w:left="1710" w:hanging="360"/>
      </w:pPr>
    </w:lvl>
    <w:lvl w:ilvl="2" w:tplc="0421001B" w:tentative="1">
      <w:start w:val="1"/>
      <w:numFmt w:val="lowerRoman"/>
      <w:lvlText w:val="%3."/>
      <w:lvlJc w:val="right"/>
      <w:pPr>
        <w:ind w:left="2430" w:hanging="180"/>
      </w:pPr>
    </w:lvl>
    <w:lvl w:ilvl="3" w:tplc="0421000F" w:tentative="1">
      <w:start w:val="1"/>
      <w:numFmt w:val="decimal"/>
      <w:lvlText w:val="%4."/>
      <w:lvlJc w:val="left"/>
      <w:pPr>
        <w:ind w:left="3150" w:hanging="360"/>
      </w:pPr>
    </w:lvl>
    <w:lvl w:ilvl="4" w:tplc="04210019" w:tentative="1">
      <w:start w:val="1"/>
      <w:numFmt w:val="lowerLetter"/>
      <w:lvlText w:val="%5."/>
      <w:lvlJc w:val="left"/>
      <w:pPr>
        <w:ind w:left="3870" w:hanging="360"/>
      </w:p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25" w15:restartNumberingAfterBreak="0">
    <w:nsid w:val="3FAB3906"/>
    <w:multiLevelType w:val="hybridMultilevel"/>
    <w:tmpl w:val="52169EA2"/>
    <w:lvl w:ilvl="0" w:tplc="EB6E7E8A">
      <w:start w:val="1"/>
      <w:numFmt w:val="decimal"/>
      <w:lvlText w:val="%1."/>
      <w:lvlJc w:val="right"/>
      <w:pPr>
        <w:ind w:left="720" w:hanging="360"/>
      </w:pPr>
      <w:rPr>
        <w:rFonts w:hint="default"/>
        <w:b w:val="0"/>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1A5C9B34">
      <w:start w:val="7"/>
      <w:numFmt w:val="bullet"/>
      <w:lvlText w:val="-"/>
      <w:lvlJc w:val="left"/>
      <w:pPr>
        <w:ind w:left="2880" w:hanging="360"/>
      </w:pPr>
      <w:rPr>
        <w:rFonts w:ascii="Arial" w:eastAsia="Times New Roman" w:hAnsi="Arial" w:cs="Arial" w:hint="default"/>
      </w:rPr>
    </w:lvl>
    <w:lvl w:ilvl="4" w:tplc="0C090019">
      <w:start w:val="1"/>
      <w:numFmt w:val="lowerLetter"/>
      <w:lvlText w:val="%5."/>
      <w:lvlJc w:val="left"/>
      <w:pPr>
        <w:ind w:left="3600" w:hanging="360"/>
      </w:pPr>
      <w:rPr>
        <w:rFonts w:hint="default"/>
      </w:r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43BF473E"/>
    <w:multiLevelType w:val="hybridMultilevel"/>
    <w:tmpl w:val="BA606436"/>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67B187C"/>
    <w:multiLevelType w:val="hybridMultilevel"/>
    <w:tmpl w:val="F5160C46"/>
    <w:lvl w:ilvl="0" w:tplc="F2680D2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494C24F4"/>
    <w:multiLevelType w:val="hybridMultilevel"/>
    <w:tmpl w:val="B03A18AA"/>
    <w:lvl w:ilvl="0" w:tplc="967EEFA0">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50AE5B18"/>
    <w:multiLevelType w:val="hybridMultilevel"/>
    <w:tmpl w:val="6CDE0F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6B4E85"/>
    <w:multiLevelType w:val="hybridMultilevel"/>
    <w:tmpl w:val="F932A248"/>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56D97FF6"/>
    <w:multiLevelType w:val="hybridMultilevel"/>
    <w:tmpl w:val="ABB27DB6"/>
    <w:lvl w:ilvl="0" w:tplc="81DA03D0">
      <w:start w:val="2"/>
      <w:numFmt w:val="lowerLetter"/>
      <w:lvlText w:val="%1."/>
      <w:lvlJc w:val="left"/>
      <w:pPr>
        <w:ind w:left="345" w:firstLine="0"/>
      </w:pPr>
      <w:rPr>
        <w:rFonts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5E470D7A"/>
    <w:multiLevelType w:val="hybridMultilevel"/>
    <w:tmpl w:val="7924BF0A"/>
    <w:lvl w:ilvl="0" w:tplc="ACBE9F96">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63BC7D28"/>
    <w:multiLevelType w:val="hybridMultilevel"/>
    <w:tmpl w:val="10887E9E"/>
    <w:lvl w:ilvl="0" w:tplc="4C4A05A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4" w15:restartNumberingAfterBreak="0">
    <w:nsid w:val="649F7E0A"/>
    <w:multiLevelType w:val="hybridMultilevel"/>
    <w:tmpl w:val="502C0340"/>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65B774D5"/>
    <w:multiLevelType w:val="hybridMultilevel"/>
    <w:tmpl w:val="54C69B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F3413C"/>
    <w:multiLevelType w:val="hybridMultilevel"/>
    <w:tmpl w:val="8ADA4F26"/>
    <w:lvl w:ilvl="0" w:tplc="893097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6BE27B67"/>
    <w:multiLevelType w:val="hybridMultilevel"/>
    <w:tmpl w:val="EC5AF50C"/>
    <w:lvl w:ilvl="0" w:tplc="692077D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6BF855E8"/>
    <w:multiLevelType w:val="hybridMultilevel"/>
    <w:tmpl w:val="1564F4A8"/>
    <w:lvl w:ilvl="0" w:tplc="05E6B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0065449"/>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706A7141"/>
    <w:multiLevelType w:val="hybridMultilevel"/>
    <w:tmpl w:val="3264B1A4"/>
    <w:lvl w:ilvl="0" w:tplc="840E7A88">
      <w:start w:val="1"/>
      <w:numFmt w:val="lowerLetter"/>
      <w:lvlText w:val="%1."/>
      <w:lvlJc w:val="left"/>
      <w:pPr>
        <w:ind w:left="786" w:hanging="360"/>
      </w:pPr>
      <w:rPr>
        <w:rFonts w:hint="default"/>
        <w:b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41" w15:restartNumberingAfterBreak="0">
    <w:nsid w:val="70BF1A6C"/>
    <w:multiLevelType w:val="hybridMultilevel"/>
    <w:tmpl w:val="8DDA679E"/>
    <w:lvl w:ilvl="0" w:tplc="2DEAD88A">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71F17D59"/>
    <w:multiLevelType w:val="hybridMultilevel"/>
    <w:tmpl w:val="D80C01C8"/>
    <w:lvl w:ilvl="0" w:tplc="C60C4F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3" w15:restartNumberingAfterBreak="0">
    <w:nsid w:val="729B6299"/>
    <w:multiLevelType w:val="hybridMultilevel"/>
    <w:tmpl w:val="374A820A"/>
    <w:lvl w:ilvl="0" w:tplc="43E2B51A">
      <w:start w:val="1"/>
      <w:numFmt w:val="lowerLetter"/>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44" w15:restartNumberingAfterBreak="0">
    <w:nsid w:val="733B67B6"/>
    <w:multiLevelType w:val="hybridMultilevel"/>
    <w:tmpl w:val="0250F464"/>
    <w:lvl w:ilvl="0" w:tplc="484CEDBC">
      <w:numFmt w:val="bullet"/>
      <w:lvlText w:val="-"/>
      <w:lvlJc w:val="left"/>
      <w:pPr>
        <w:ind w:left="720" w:hanging="360"/>
      </w:pPr>
      <w:rPr>
        <w:rFonts w:ascii="Times New Roman" w:eastAsiaTheme="minorEastAsia"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5" w15:restartNumberingAfterBreak="0">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6" w15:restartNumberingAfterBreak="0">
    <w:nsid w:val="7A794A35"/>
    <w:multiLevelType w:val="hybridMultilevel"/>
    <w:tmpl w:val="130C30C4"/>
    <w:lvl w:ilvl="0" w:tplc="4C4A05AC">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47" w15:restartNumberingAfterBreak="0">
    <w:nsid w:val="7CD2591F"/>
    <w:multiLevelType w:val="hybridMultilevel"/>
    <w:tmpl w:val="3D484654"/>
    <w:lvl w:ilvl="0" w:tplc="19C4DD4C">
      <w:start w:val="1"/>
      <w:numFmt w:val="lowerLetter"/>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num w:numId="1">
    <w:abstractNumId w:val="3"/>
  </w:num>
  <w:num w:numId="2">
    <w:abstractNumId w:val="20"/>
  </w:num>
  <w:num w:numId="3">
    <w:abstractNumId w:val="38"/>
  </w:num>
  <w:num w:numId="4">
    <w:abstractNumId w:val="45"/>
  </w:num>
  <w:num w:numId="5">
    <w:abstractNumId w:val="4"/>
  </w:num>
  <w:num w:numId="6">
    <w:abstractNumId w:val="11"/>
  </w:num>
  <w:num w:numId="7">
    <w:abstractNumId w:val="44"/>
  </w:num>
  <w:num w:numId="8">
    <w:abstractNumId w:val="28"/>
  </w:num>
  <w:num w:numId="9">
    <w:abstractNumId w:val="17"/>
  </w:num>
  <w:num w:numId="10">
    <w:abstractNumId w:val="34"/>
  </w:num>
  <w:num w:numId="11">
    <w:abstractNumId w:val="30"/>
  </w:num>
  <w:num w:numId="12">
    <w:abstractNumId w:val="22"/>
  </w:num>
  <w:num w:numId="13">
    <w:abstractNumId w:val="19"/>
  </w:num>
  <w:num w:numId="14">
    <w:abstractNumId w:val="24"/>
  </w:num>
  <w:num w:numId="15">
    <w:abstractNumId w:val="36"/>
  </w:num>
  <w:num w:numId="16">
    <w:abstractNumId w:val="16"/>
  </w:num>
  <w:num w:numId="17">
    <w:abstractNumId w:val="32"/>
  </w:num>
  <w:num w:numId="18">
    <w:abstractNumId w:val="41"/>
  </w:num>
  <w:num w:numId="19">
    <w:abstractNumId w:val="39"/>
  </w:num>
  <w:num w:numId="20">
    <w:abstractNumId w:val="5"/>
  </w:num>
  <w:num w:numId="21">
    <w:abstractNumId w:val="40"/>
  </w:num>
  <w:num w:numId="22">
    <w:abstractNumId w:val="42"/>
  </w:num>
  <w:num w:numId="23">
    <w:abstractNumId w:val="27"/>
  </w:num>
  <w:num w:numId="24">
    <w:abstractNumId w:val="7"/>
  </w:num>
  <w:num w:numId="25">
    <w:abstractNumId w:val="37"/>
  </w:num>
  <w:num w:numId="26">
    <w:abstractNumId w:val="6"/>
  </w:num>
  <w:num w:numId="27">
    <w:abstractNumId w:val="33"/>
  </w:num>
  <w:num w:numId="28">
    <w:abstractNumId w:val="13"/>
  </w:num>
  <w:num w:numId="29">
    <w:abstractNumId w:val="18"/>
  </w:num>
  <w:num w:numId="30">
    <w:abstractNumId w:val="9"/>
  </w:num>
  <w:num w:numId="31">
    <w:abstractNumId w:val="31"/>
  </w:num>
  <w:num w:numId="32">
    <w:abstractNumId w:val="10"/>
  </w:num>
  <w:num w:numId="3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6"/>
  </w:num>
  <w:num w:numId="35">
    <w:abstractNumId w:val="8"/>
  </w:num>
  <w:num w:numId="36">
    <w:abstractNumId w:val="47"/>
  </w:num>
  <w:num w:numId="37">
    <w:abstractNumId w:val="23"/>
  </w:num>
  <w:num w:numId="38">
    <w:abstractNumId w:val="14"/>
  </w:num>
  <w:num w:numId="39">
    <w:abstractNumId w:val="15"/>
  </w:num>
  <w:num w:numId="40">
    <w:abstractNumId w:val="21"/>
  </w:num>
  <w:num w:numId="41">
    <w:abstractNumId w:val="25"/>
  </w:num>
  <w:num w:numId="42">
    <w:abstractNumId w:val="12"/>
  </w:num>
  <w:num w:numId="43">
    <w:abstractNumId w:val="43"/>
  </w:num>
  <w:num w:numId="44">
    <w:abstractNumId w:val="35"/>
  </w:num>
  <w:num w:numId="45">
    <w:abstractNumId w:val="29"/>
  </w:num>
  <w:numIdMacAtCleanup w:val="19"/>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RISCA ADITYA">
    <w15:presenceInfo w15:providerId="AD" w15:userId="S-1-5-21-1426287905-1730833988-3196665247-4507"/>
  </w15:person>
  <w15:person w15:author="ROHAYATI">
    <w15:presenceInfo w15:providerId="AD" w15:userId="S-1-5-21-1426287905-1730833988-3196665247-46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markup="0" w:comments="0" w:insDel="0" w:formatting="0" w:inkAnnotations="0"/>
  <w:trackRevisions/>
  <w:defaultTabStop w:val="720"/>
  <w:drawingGridHorizontalSpacing w:val="110"/>
  <w:displayHorizontalDrawingGridEvery w:val="2"/>
  <w:characterSpacingControl w:val="doNotCompress"/>
  <w:hdrShapeDefaults>
    <o:shapedefaults v:ext="edit" spidmax="2048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442"/>
    <w:rsid w:val="000016A6"/>
    <w:rsid w:val="00002861"/>
    <w:rsid w:val="00005D4B"/>
    <w:rsid w:val="0000685A"/>
    <w:rsid w:val="00011391"/>
    <w:rsid w:val="000133E9"/>
    <w:rsid w:val="000208EE"/>
    <w:rsid w:val="000250C0"/>
    <w:rsid w:val="0003139A"/>
    <w:rsid w:val="0003772D"/>
    <w:rsid w:val="00041EE8"/>
    <w:rsid w:val="00042008"/>
    <w:rsid w:val="00043F9B"/>
    <w:rsid w:val="000449C5"/>
    <w:rsid w:val="00052833"/>
    <w:rsid w:val="00052C5B"/>
    <w:rsid w:val="000532DC"/>
    <w:rsid w:val="00055704"/>
    <w:rsid w:val="000573BB"/>
    <w:rsid w:val="00061783"/>
    <w:rsid w:val="00062D02"/>
    <w:rsid w:val="00065884"/>
    <w:rsid w:val="000721BE"/>
    <w:rsid w:val="0008012D"/>
    <w:rsid w:val="0008169F"/>
    <w:rsid w:val="0008627A"/>
    <w:rsid w:val="00093071"/>
    <w:rsid w:val="000A4DEB"/>
    <w:rsid w:val="000B2290"/>
    <w:rsid w:val="000B4643"/>
    <w:rsid w:val="000B50DF"/>
    <w:rsid w:val="000C114B"/>
    <w:rsid w:val="000C32A6"/>
    <w:rsid w:val="000E030E"/>
    <w:rsid w:val="000E6C54"/>
    <w:rsid w:val="000E732D"/>
    <w:rsid w:val="000F0BD6"/>
    <w:rsid w:val="000F0D8E"/>
    <w:rsid w:val="000F27F8"/>
    <w:rsid w:val="000F7A42"/>
    <w:rsid w:val="001040EF"/>
    <w:rsid w:val="00105D1D"/>
    <w:rsid w:val="00116A55"/>
    <w:rsid w:val="001368C2"/>
    <w:rsid w:val="00147AB0"/>
    <w:rsid w:val="00163EC8"/>
    <w:rsid w:val="00163EF0"/>
    <w:rsid w:val="001703D8"/>
    <w:rsid w:val="00176442"/>
    <w:rsid w:val="00190761"/>
    <w:rsid w:val="0019486C"/>
    <w:rsid w:val="001A0EC8"/>
    <w:rsid w:val="001A1104"/>
    <w:rsid w:val="001A5DFD"/>
    <w:rsid w:val="001B567F"/>
    <w:rsid w:val="001E0CD7"/>
    <w:rsid w:val="001E5A94"/>
    <w:rsid w:val="001E5DF7"/>
    <w:rsid w:val="001E6F70"/>
    <w:rsid w:val="001E7C01"/>
    <w:rsid w:val="001F4635"/>
    <w:rsid w:val="00200A76"/>
    <w:rsid w:val="00213EEA"/>
    <w:rsid w:val="00223ABB"/>
    <w:rsid w:val="00225337"/>
    <w:rsid w:val="00227C20"/>
    <w:rsid w:val="0024559D"/>
    <w:rsid w:val="00245D5B"/>
    <w:rsid w:val="00247A39"/>
    <w:rsid w:val="002615DC"/>
    <w:rsid w:val="002644FA"/>
    <w:rsid w:val="00265BEC"/>
    <w:rsid w:val="00280AF6"/>
    <w:rsid w:val="002835AD"/>
    <w:rsid w:val="002842D6"/>
    <w:rsid w:val="0028476B"/>
    <w:rsid w:val="00285C45"/>
    <w:rsid w:val="002915F4"/>
    <w:rsid w:val="0029213C"/>
    <w:rsid w:val="002952FC"/>
    <w:rsid w:val="002A4C5C"/>
    <w:rsid w:val="002C3366"/>
    <w:rsid w:val="002C62A1"/>
    <w:rsid w:val="002C6358"/>
    <w:rsid w:val="002D032E"/>
    <w:rsid w:val="002D2FF9"/>
    <w:rsid w:val="002E36F1"/>
    <w:rsid w:val="002E3882"/>
    <w:rsid w:val="002E3D4A"/>
    <w:rsid w:val="002E634B"/>
    <w:rsid w:val="002F2DE3"/>
    <w:rsid w:val="002F2FBD"/>
    <w:rsid w:val="00313CF4"/>
    <w:rsid w:val="003213F6"/>
    <w:rsid w:val="003505BA"/>
    <w:rsid w:val="0035313B"/>
    <w:rsid w:val="003567B4"/>
    <w:rsid w:val="0035701F"/>
    <w:rsid w:val="00361FDF"/>
    <w:rsid w:val="00364052"/>
    <w:rsid w:val="003646D6"/>
    <w:rsid w:val="00364ECB"/>
    <w:rsid w:val="00370997"/>
    <w:rsid w:val="00374E42"/>
    <w:rsid w:val="003750C5"/>
    <w:rsid w:val="00392558"/>
    <w:rsid w:val="003C5922"/>
    <w:rsid w:val="003E63D8"/>
    <w:rsid w:val="003F0264"/>
    <w:rsid w:val="003F4AC9"/>
    <w:rsid w:val="003F4FD7"/>
    <w:rsid w:val="003F5ED0"/>
    <w:rsid w:val="003F74DB"/>
    <w:rsid w:val="004112A0"/>
    <w:rsid w:val="00414AE8"/>
    <w:rsid w:val="00415D5A"/>
    <w:rsid w:val="004166BB"/>
    <w:rsid w:val="00424E0D"/>
    <w:rsid w:val="004337C0"/>
    <w:rsid w:val="004510E3"/>
    <w:rsid w:val="00451346"/>
    <w:rsid w:val="0046058D"/>
    <w:rsid w:val="00465955"/>
    <w:rsid w:val="00482CD8"/>
    <w:rsid w:val="0048477C"/>
    <w:rsid w:val="004932E8"/>
    <w:rsid w:val="00494FE4"/>
    <w:rsid w:val="004961FA"/>
    <w:rsid w:val="004A04F5"/>
    <w:rsid w:val="004A3885"/>
    <w:rsid w:val="004B06E2"/>
    <w:rsid w:val="004B1269"/>
    <w:rsid w:val="004B765E"/>
    <w:rsid w:val="004C18E3"/>
    <w:rsid w:val="004C397A"/>
    <w:rsid w:val="004C673E"/>
    <w:rsid w:val="004D59D9"/>
    <w:rsid w:val="004D6DB4"/>
    <w:rsid w:val="004D7437"/>
    <w:rsid w:val="004D7C0B"/>
    <w:rsid w:val="004E4261"/>
    <w:rsid w:val="004F25E8"/>
    <w:rsid w:val="004F2AF7"/>
    <w:rsid w:val="004F45A2"/>
    <w:rsid w:val="00500450"/>
    <w:rsid w:val="005010F6"/>
    <w:rsid w:val="005151EA"/>
    <w:rsid w:val="00517428"/>
    <w:rsid w:val="00525602"/>
    <w:rsid w:val="0052684D"/>
    <w:rsid w:val="00526995"/>
    <w:rsid w:val="00544BEC"/>
    <w:rsid w:val="00547C9B"/>
    <w:rsid w:val="00550F4B"/>
    <w:rsid w:val="00555BDE"/>
    <w:rsid w:val="00560D57"/>
    <w:rsid w:val="00571030"/>
    <w:rsid w:val="005736E5"/>
    <w:rsid w:val="00575435"/>
    <w:rsid w:val="005A6D39"/>
    <w:rsid w:val="005B05C3"/>
    <w:rsid w:val="005B2481"/>
    <w:rsid w:val="005C1299"/>
    <w:rsid w:val="005C1806"/>
    <w:rsid w:val="005C7BAA"/>
    <w:rsid w:val="005D74EB"/>
    <w:rsid w:val="005F2EFB"/>
    <w:rsid w:val="005F72BA"/>
    <w:rsid w:val="006007C3"/>
    <w:rsid w:val="00604135"/>
    <w:rsid w:val="0060474E"/>
    <w:rsid w:val="00607FAB"/>
    <w:rsid w:val="006257F5"/>
    <w:rsid w:val="00637561"/>
    <w:rsid w:val="00637F9E"/>
    <w:rsid w:val="00652BDB"/>
    <w:rsid w:val="006578F3"/>
    <w:rsid w:val="006643C9"/>
    <w:rsid w:val="006777A5"/>
    <w:rsid w:val="00681E76"/>
    <w:rsid w:val="00682701"/>
    <w:rsid w:val="0068476C"/>
    <w:rsid w:val="0069154D"/>
    <w:rsid w:val="006921BD"/>
    <w:rsid w:val="00694166"/>
    <w:rsid w:val="00695E68"/>
    <w:rsid w:val="006A2502"/>
    <w:rsid w:val="006A2E10"/>
    <w:rsid w:val="006B43FF"/>
    <w:rsid w:val="006B584B"/>
    <w:rsid w:val="006C01EA"/>
    <w:rsid w:val="006D1A1C"/>
    <w:rsid w:val="006D3013"/>
    <w:rsid w:val="006D7A6F"/>
    <w:rsid w:val="006F3111"/>
    <w:rsid w:val="006F458E"/>
    <w:rsid w:val="006F4C79"/>
    <w:rsid w:val="006F69B6"/>
    <w:rsid w:val="00700E71"/>
    <w:rsid w:val="007129D7"/>
    <w:rsid w:val="00723AC8"/>
    <w:rsid w:val="00725D8B"/>
    <w:rsid w:val="007311E8"/>
    <w:rsid w:val="007314BB"/>
    <w:rsid w:val="007347F0"/>
    <w:rsid w:val="00734C31"/>
    <w:rsid w:val="00740433"/>
    <w:rsid w:val="00745D12"/>
    <w:rsid w:val="0075080D"/>
    <w:rsid w:val="00754F7C"/>
    <w:rsid w:val="00757B73"/>
    <w:rsid w:val="00757FD9"/>
    <w:rsid w:val="00761B6C"/>
    <w:rsid w:val="00762664"/>
    <w:rsid w:val="007749D3"/>
    <w:rsid w:val="0077700F"/>
    <w:rsid w:val="007771D6"/>
    <w:rsid w:val="00781168"/>
    <w:rsid w:val="00784B5F"/>
    <w:rsid w:val="00791E76"/>
    <w:rsid w:val="00796EB6"/>
    <w:rsid w:val="007A5FEB"/>
    <w:rsid w:val="007B00D8"/>
    <w:rsid w:val="007B1764"/>
    <w:rsid w:val="007C1728"/>
    <w:rsid w:val="007C1C86"/>
    <w:rsid w:val="007D5ED5"/>
    <w:rsid w:val="007D7353"/>
    <w:rsid w:val="007E2FDA"/>
    <w:rsid w:val="007F1799"/>
    <w:rsid w:val="007F2280"/>
    <w:rsid w:val="007F489B"/>
    <w:rsid w:val="007F510D"/>
    <w:rsid w:val="007F5E99"/>
    <w:rsid w:val="008065E6"/>
    <w:rsid w:val="00824E1A"/>
    <w:rsid w:val="008256CD"/>
    <w:rsid w:val="00836BC0"/>
    <w:rsid w:val="00837023"/>
    <w:rsid w:val="0084356D"/>
    <w:rsid w:val="008522C7"/>
    <w:rsid w:val="00852FD9"/>
    <w:rsid w:val="00856F60"/>
    <w:rsid w:val="0086202A"/>
    <w:rsid w:val="00862B95"/>
    <w:rsid w:val="008640AB"/>
    <w:rsid w:val="0086459C"/>
    <w:rsid w:val="00864EFD"/>
    <w:rsid w:val="00870FE2"/>
    <w:rsid w:val="008712D5"/>
    <w:rsid w:val="00881FEF"/>
    <w:rsid w:val="00884943"/>
    <w:rsid w:val="008864DE"/>
    <w:rsid w:val="00886BF6"/>
    <w:rsid w:val="0089725F"/>
    <w:rsid w:val="008A15FE"/>
    <w:rsid w:val="008A77AD"/>
    <w:rsid w:val="008C06BD"/>
    <w:rsid w:val="008D10D9"/>
    <w:rsid w:val="008D5913"/>
    <w:rsid w:val="008E1462"/>
    <w:rsid w:val="008E280C"/>
    <w:rsid w:val="008E348A"/>
    <w:rsid w:val="008E36CA"/>
    <w:rsid w:val="008E7BD2"/>
    <w:rsid w:val="008F01A0"/>
    <w:rsid w:val="008F1187"/>
    <w:rsid w:val="008F632C"/>
    <w:rsid w:val="00902684"/>
    <w:rsid w:val="00905734"/>
    <w:rsid w:val="00905B48"/>
    <w:rsid w:val="009068B9"/>
    <w:rsid w:val="00907B5F"/>
    <w:rsid w:val="00930233"/>
    <w:rsid w:val="009367D1"/>
    <w:rsid w:val="0094347D"/>
    <w:rsid w:val="0094635A"/>
    <w:rsid w:val="00954086"/>
    <w:rsid w:val="0095718C"/>
    <w:rsid w:val="009644E5"/>
    <w:rsid w:val="00967C87"/>
    <w:rsid w:val="00973458"/>
    <w:rsid w:val="009850FF"/>
    <w:rsid w:val="00992CA3"/>
    <w:rsid w:val="009A0DEF"/>
    <w:rsid w:val="009A778D"/>
    <w:rsid w:val="009A7A24"/>
    <w:rsid w:val="009B1BFF"/>
    <w:rsid w:val="009B456F"/>
    <w:rsid w:val="009B5971"/>
    <w:rsid w:val="009B5E15"/>
    <w:rsid w:val="009C08F9"/>
    <w:rsid w:val="009C5ADA"/>
    <w:rsid w:val="009D0753"/>
    <w:rsid w:val="009D2077"/>
    <w:rsid w:val="009D3E71"/>
    <w:rsid w:val="009D596D"/>
    <w:rsid w:val="009E4B48"/>
    <w:rsid w:val="00A119D8"/>
    <w:rsid w:val="00A12E59"/>
    <w:rsid w:val="00A17C10"/>
    <w:rsid w:val="00A3233A"/>
    <w:rsid w:val="00A40055"/>
    <w:rsid w:val="00A43BE8"/>
    <w:rsid w:val="00A43CD8"/>
    <w:rsid w:val="00A475D7"/>
    <w:rsid w:val="00A53C6B"/>
    <w:rsid w:val="00A62477"/>
    <w:rsid w:val="00A6360C"/>
    <w:rsid w:val="00A64D10"/>
    <w:rsid w:val="00A655A1"/>
    <w:rsid w:val="00A67E4C"/>
    <w:rsid w:val="00A701BC"/>
    <w:rsid w:val="00A70BFF"/>
    <w:rsid w:val="00A80544"/>
    <w:rsid w:val="00A812BE"/>
    <w:rsid w:val="00A81572"/>
    <w:rsid w:val="00A81D4B"/>
    <w:rsid w:val="00A87434"/>
    <w:rsid w:val="00A922AF"/>
    <w:rsid w:val="00A935F8"/>
    <w:rsid w:val="00AB39AE"/>
    <w:rsid w:val="00AB77A2"/>
    <w:rsid w:val="00AC0417"/>
    <w:rsid w:val="00AC58E9"/>
    <w:rsid w:val="00AD185B"/>
    <w:rsid w:val="00AD3B24"/>
    <w:rsid w:val="00AD7185"/>
    <w:rsid w:val="00AF2584"/>
    <w:rsid w:val="00B00F04"/>
    <w:rsid w:val="00B02046"/>
    <w:rsid w:val="00B02DA1"/>
    <w:rsid w:val="00B04A0F"/>
    <w:rsid w:val="00B0726F"/>
    <w:rsid w:val="00B33166"/>
    <w:rsid w:val="00B41120"/>
    <w:rsid w:val="00B42BD1"/>
    <w:rsid w:val="00B44053"/>
    <w:rsid w:val="00B674C0"/>
    <w:rsid w:val="00B752B9"/>
    <w:rsid w:val="00B8566F"/>
    <w:rsid w:val="00B907C6"/>
    <w:rsid w:val="00B97F45"/>
    <w:rsid w:val="00BA5E6B"/>
    <w:rsid w:val="00BB1696"/>
    <w:rsid w:val="00BB7F0A"/>
    <w:rsid w:val="00BC7620"/>
    <w:rsid w:val="00BD2109"/>
    <w:rsid w:val="00BE3F10"/>
    <w:rsid w:val="00BF3E6E"/>
    <w:rsid w:val="00BF56B8"/>
    <w:rsid w:val="00BF75D9"/>
    <w:rsid w:val="00C13AB8"/>
    <w:rsid w:val="00C20180"/>
    <w:rsid w:val="00C3138F"/>
    <w:rsid w:val="00C31B30"/>
    <w:rsid w:val="00C40991"/>
    <w:rsid w:val="00C419A0"/>
    <w:rsid w:val="00C42A89"/>
    <w:rsid w:val="00C4451F"/>
    <w:rsid w:val="00C4481B"/>
    <w:rsid w:val="00C5376B"/>
    <w:rsid w:val="00C57C2E"/>
    <w:rsid w:val="00C63720"/>
    <w:rsid w:val="00C7419C"/>
    <w:rsid w:val="00C75503"/>
    <w:rsid w:val="00C7675B"/>
    <w:rsid w:val="00C81459"/>
    <w:rsid w:val="00C8171A"/>
    <w:rsid w:val="00C8217D"/>
    <w:rsid w:val="00C83D73"/>
    <w:rsid w:val="00C91D9A"/>
    <w:rsid w:val="00CA42F7"/>
    <w:rsid w:val="00CC0247"/>
    <w:rsid w:val="00CD3FD1"/>
    <w:rsid w:val="00CD4D92"/>
    <w:rsid w:val="00CE1E7C"/>
    <w:rsid w:val="00CE7EC6"/>
    <w:rsid w:val="00CF7F15"/>
    <w:rsid w:val="00D026D9"/>
    <w:rsid w:val="00D124E1"/>
    <w:rsid w:val="00D218EE"/>
    <w:rsid w:val="00D21C54"/>
    <w:rsid w:val="00D23420"/>
    <w:rsid w:val="00D239B5"/>
    <w:rsid w:val="00D367A7"/>
    <w:rsid w:val="00D46468"/>
    <w:rsid w:val="00D473A8"/>
    <w:rsid w:val="00D503DA"/>
    <w:rsid w:val="00D55BD3"/>
    <w:rsid w:val="00D60591"/>
    <w:rsid w:val="00D74CF8"/>
    <w:rsid w:val="00D826E6"/>
    <w:rsid w:val="00D95567"/>
    <w:rsid w:val="00DA2057"/>
    <w:rsid w:val="00DA6D1C"/>
    <w:rsid w:val="00DB1FC8"/>
    <w:rsid w:val="00DC03C0"/>
    <w:rsid w:val="00DC11F4"/>
    <w:rsid w:val="00DC2D4B"/>
    <w:rsid w:val="00DC2F3B"/>
    <w:rsid w:val="00DC6B2D"/>
    <w:rsid w:val="00DD6B5C"/>
    <w:rsid w:val="00DD6E4C"/>
    <w:rsid w:val="00DE21B3"/>
    <w:rsid w:val="00DE3B51"/>
    <w:rsid w:val="00DE45C9"/>
    <w:rsid w:val="00DF2180"/>
    <w:rsid w:val="00DF60CB"/>
    <w:rsid w:val="00E0092D"/>
    <w:rsid w:val="00E04469"/>
    <w:rsid w:val="00E16BCC"/>
    <w:rsid w:val="00E20609"/>
    <w:rsid w:val="00E236C0"/>
    <w:rsid w:val="00E353B1"/>
    <w:rsid w:val="00E46359"/>
    <w:rsid w:val="00E47D9D"/>
    <w:rsid w:val="00E91378"/>
    <w:rsid w:val="00E930F0"/>
    <w:rsid w:val="00E94CFB"/>
    <w:rsid w:val="00EA31F6"/>
    <w:rsid w:val="00EA7074"/>
    <w:rsid w:val="00EE2208"/>
    <w:rsid w:val="00EE253D"/>
    <w:rsid w:val="00EF15BE"/>
    <w:rsid w:val="00EF5290"/>
    <w:rsid w:val="00F00A90"/>
    <w:rsid w:val="00F02720"/>
    <w:rsid w:val="00F05C63"/>
    <w:rsid w:val="00F11B38"/>
    <w:rsid w:val="00F11D33"/>
    <w:rsid w:val="00F20D42"/>
    <w:rsid w:val="00F31FB4"/>
    <w:rsid w:val="00F32AC4"/>
    <w:rsid w:val="00F3305E"/>
    <w:rsid w:val="00F33B45"/>
    <w:rsid w:val="00F34FEF"/>
    <w:rsid w:val="00F471A2"/>
    <w:rsid w:val="00F475F6"/>
    <w:rsid w:val="00F608C1"/>
    <w:rsid w:val="00F61558"/>
    <w:rsid w:val="00F65F2C"/>
    <w:rsid w:val="00F82055"/>
    <w:rsid w:val="00F83283"/>
    <w:rsid w:val="00F85898"/>
    <w:rsid w:val="00F87CB1"/>
    <w:rsid w:val="00F93734"/>
    <w:rsid w:val="00F93873"/>
    <w:rsid w:val="00FA1814"/>
    <w:rsid w:val="00FB0D2C"/>
    <w:rsid w:val="00FB22B8"/>
    <w:rsid w:val="00FB239E"/>
    <w:rsid w:val="00FB277C"/>
    <w:rsid w:val="00FB3EBB"/>
    <w:rsid w:val="00FB4651"/>
    <w:rsid w:val="00FC0358"/>
    <w:rsid w:val="00FC2703"/>
    <w:rsid w:val="00FD6283"/>
    <w:rsid w:val="00FD7661"/>
    <w:rsid w:val="00FE256B"/>
    <w:rsid w:val="00FF0F60"/>
  </w:rsids>
  <m:mathPr>
    <m:mathFont m:val="Cambria Math"/>
    <m:brkBin m:val="before"/>
    <m:brkBinSub m:val="--"/>
    <m:smallFrac/>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796338B8"/>
  <w15:docId w15:val="{ADED5C4B-55A4-4BAA-8FA0-1976307EA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qFormat/>
    <w:rsid w:val="0084356D"/>
    <w:pPr>
      <w:keepNext/>
      <w:keepLines/>
      <w:spacing w:after="16" w:line="256" w:lineRule="auto"/>
      <w:ind w:left="10" w:right="3" w:hanging="10"/>
      <w:jc w:val="center"/>
      <w:outlineLvl w:val="0"/>
    </w:pPr>
    <w:rPr>
      <w:rFonts w:ascii="Times New Roman" w:eastAsia="Times New Roman" w:hAnsi="Times New Roman" w:cs="Times New Roman"/>
      <w:b/>
      <w:color w:val="000000"/>
      <w:sz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7644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wcot">
    <w:name w:val="cwcot"/>
    <w:basedOn w:val="DefaultParagraphFont"/>
    <w:rsid w:val="00E20609"/>
  </w:style>
  <w:style w:type="character" w:styleId="CommentReference">
    <w:name w:val="annotation reference"/>
    <w:basedOn w:val="DefaultParagraphFont"/>
    <w:uiPriority w:val="99"/>
    <w:semiHidden/>
    <w:unhideWhenUsed/>
    <w:rsid w:val="0094347D"/>
    <w:rPr>
      <w:rFonts w:cs="Times New Roman"/>
      <w:sz w:val="16"/>
      <w:szCs w:val="16"/>
    </w:rPr>
  </w:style>
  <w:style w:type="paragraph" w:styleId="CommentText">
    <w:name w:val="annotation text"/>
    <w:basedOn w:val="Normal"/>
    <w:link w:val="CommentTextChar"/>
    <w:uiPriority w:val="99"/>
    <w:unhideWhenUsed/>
    <w:rsid w:val="0094347D"/>
    <w:rPr>
      <w:sz w:val="20"/>
      <w:szCs w:val="20"/>
    </w:rPr>
  </w:style>
  <w:style w:type="character" w:customStyle="1" w:styleId="CommentTextChar">
    <w:name w:val="Comment Text Char"/>
    <w:basedOn w:val="DefaultParagraphFont"/>
    <w:link w:val="CommentText"/>
    <w:uiPriority w:val="99"/>
    <w:rsid w:val="0094347D"/>
    <w:rPr>
      <w:rFonts w:eastAsiaTheme="minorEastAsia"/>
      <w:sz w:val="20"/>
      <w:szCs w:val="20"/>
      <w:lang w:val="id-ID" w:eastAsia="id-ID"/>
    </w:rPr>
  </w:style>
  <w:style w:type="paragraph" w:styleId="BalloonText">
    <w:name w:val="Balloon Text"/>
    <w:basedOn w:val="Normal"/>
    <w:link w:val="BalloonTextChar"/>
    <w:uiPriority w:val="99"/>
    <w:semiHidden/>
    <w:unhideWhenUsed/>
    <w:rsid w:val="009434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47D"/>
    <w:rPr>
      <w:rFonts w:ascii="Tahoma" w:hAnsi="Tahoma" w:cs="Tahoma"/>
      <w:sz w:val="16"/>
      <w:szCs w:val="16"/>
    </w:rPr>
  </w:style>
  <w:style w:type="paragraph" w:styleId="ListParagraph">
    <w:name w:val="List Paragraph"/>
    <w:basedOn w:val="Normal"/>
    <w:link w:val="ListParagraphChar"/>
    <w:uiPriority w:val="34"/>
    <w:qFormat/>
    <w:rsid w:val="001E0CD7"/>
    <w:pPr>
      <w:suppressAutoHyphens/>
      <w:spacing w:after="0" w:line="240" w:lineRule="auto"/>
      <w:ind w:left="720"/>
    </w:pPr>
    <w:rPr>
      <w:rFonts w:ascii="Times New Roman" w:eastAsia="Arial Unicode MS" w:hAnsi="Times New Roman" w:cs="Mangal"/>
      <w:kern w:val="1"/>
      <w:sz w:val="24"/>
      <w:szCs w:val="24"/>
      <w:lang w:val="en-GB" w:eastAsia="hi-IN" w:bidi="hi-IN"/>
    </w:rPr>
  </w:style>
  <w:style w:type="character" w:customStyle="1" w:styleId="WW8Num1z0">
    <w:name w:val="WW8Num1z0"/>
    <w:rsid w:val="001A0EC8"/>
    <w:rPr>
      <w:b w:val="0"/>
    </w:rPr>
  </w:style>
  <w:style w:type="paragraph" w:styleId="Header">
    <w:name w:val="header"/>
    <w:basedOn w:val="Normal"/>
    <w:link w:val="HeaderChar"/>
    <w:uiPriority w:val="99"/>
    <w:unhideWhenUsed/>
    <w:rsid w:val="001A0E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EC8"/>
  </w:style>
  <w:style w:type="paragraph" w:styleId="Footer">
    <w:name w:val="footer"/>
    <w:basedOn w:val="Normal"/>
    <w:link w:val="FooterChar"/>
    <w:uiPriority w:val="99"/>
    <w:unhideWhenUsed/>
    <w:rsid w:val="001A0E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EC8"/>
  </w:style>
  <w:style w:type="table" w:styleId="TableGrid">
    <w:name w:val="Table Grid"/>
    <w:basedOn w:val="TableNormal"/>
    <w:uiPriority w:val="59"/>
    <w:rsid w:val="0097345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B1BFF"/>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C5376B"/>
    <w:pPr>
      <w:spacing w:line="240" w:lineRule="auto"/>
    </w:pPr>
    <w:rPr>
      <w:b/>
      <w:bCs/>
      <w:lang w:val="en-US" w:eastAsia="en-US"/>
    </w:rPr>
  </w:style>
  <w:style w:type="character" w:customStyle="1" w:styleId="CommentSubjectChar">
    <w:name w:val="Comment Subject Char"/>
    <w:basedOn w:val="CommentTextChar"/>
    <w:link w:val="CommentSubject"/>
    <w:uiPriority w:val="99"/>
    <w:semiHidden/>
    <w:rsid w:val="00C5376B"/>
    <w:rPr>
      <w:rFonts w:eastAsiaTheme="minorEastAsia"/>
      <w:b/>
      <w:bCs/>
      <w:sz w:val="20"/>
      <w:szCs w:val="20"/>
      <w:lang w:val="id-ID" w:eastAsia="id-ID"/>
    </w:rPr>
  </w:style>
  <w:style w:type="paragraph" w:styleId="NormalWeb">
    <w:name w:val="Normal (Web)"/>
    <w:basedOn w:val="Normal"/>
    <w:uiPriority w:val="99"/>
    <w:semiHidden/>
    <w:unhideWhenUsed/>
    <w:rsid w:val="00AF2584"/>
    <w:pPr>
      <w:spacing w:before="280" w:after="115" w:line="240" w:lineRule="auto"/>
    </w:pPr>
    <w:rPr>
      <w:rFonts w:ascii="Times New Roman" w:hAnsi="Times New Roman" w:cs="Times New Roman"/>
      <w:sz w:val="24"/>
      <w:szCs w:val="24"/>
      <w:lang w:eastAsia="ar-SA"/>
    </w:rPr>
  </w:style>
  <w:style w:type="character" w:customStyle="1" w:styleId="Heading1Char">
    <w:name w:val="Heading 1 Char"/>
    <w:basedOn w:val="DefaultParagraphFont"/>
    <w:link w:val="Heading1"/>
    <w:uiPriority w:val="9"/>
    <w:rsid w:val="0084356D"/>
    <w:rPr>
      <w:rFonts w:ascii="Times New Roman" w:eastAsia="Times New Roman" w:hAnsi="Times New Roman" w:cs="Times New Roman"/>
      <w:b/>
      <w:color w:val="000000"/>
      <w:sz w:val="24"/>
      <w:lang w:val="en-US" w:eastAsia="en-US"/>
    </w:rPr>
  </w:style>
  <w:style w:type="character" w:customStyle="1" w:styleId="ListParagraphChar">
    <w:name w:val="List Paragraph Char"/>
    <w:link w:val="ListParagraph"/>
    <w:uiPriority w:val="34"/>
    <w:locked/>
    <w:rsid w:val="0084356D"/>
    <w:rPr>
      <w:rFonts w:ascii="Times New Roman" w:eastAsia="Arial Unicode MS" w:hAnsi="Times New Roman" w:cs="Mangal"/>
      <w:kern w:val="1"/>
      <w:sz w:val="24"/>
      <w:szCs w:val="24"/>
      <w:lang w:val="en-GB" w:eastAsia="hi-IN" w:bidi="hi-IN"/>
    </w:rPr>
  </w:style>
  <w:style w:type="character" w:customStyle="1" w:styleId="jlqj4b">
    <w:name w:val="jlqj4b"/>
    <w:basedOn w:val="DefaultParagraphFont"/>
    <w:rsid w:val="00FC0358"/>
  </w:style>
  <w:style w:type="paragraph" w:styleId="TOC5">
    <w:name w:val="toc 5"/>
    <w:basedOn w:val="Normal"/>
    <w:next w:val="Normal"/>
    <w:autoRedefine/>
    <w:semiHidden/>
    <w:rsid w:val="00E91378"/>
    <w:pPr>
      <w:spacing w:after="0" w:line="240" w:lineRule="auto"/>
      <w:ind w:left="960"/>
    </w:pPr>
    <w:rPr>
      <w:rFonts w:ascii="Times New Roman" w:eastAsia="Times New Roman" w:hAnsi="Times New Roman" w:cs="Times New Roman"/>
      <w:spacing w:val="10"/>
      <w:sz w:val="24"/>
      <w:szCs w:val="21"/>
      <w:lang w:val="en-US" w:eastAsia="en-US"/>
    </w:rPr>
  </w:style>
  <w:style w:type="paragraph" w:styleId="Revision">
    <w:name w:val="Revision"/>
    <w:hidden/>
    <w:uiPriority w:val="99"/>
    <w:semiHidden/>
    <w:rsid w:val="00CE7EC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9114282">
      <w:bodyDiv w:val="1"/>
      <w:marLeft w:val="0"/>
      <w:marRight w:val="0"/>
      <w:marTop w:val="0"/>
      <w:marBottom w:val="0"/>
      <w:divBdr>
        <w:top w:val="none" w:sz="0" w:space="0" w:color="auto"/>
        <w:left w:val="none" w:sz="0" w:space="0" w:color="auto"/>
        <w:bottom w:val="none" w:sz="0" w:space="0" w:color="auto"/>
        <w:right w:val="none" w:sz="0" w:space="0" w:color="auto"/>
      </w:divBdr>
    </w:div>
    <w:div w:id="534075924">
      <w:bodyDiv w:val="1"/>
      <w:marLeft w:val="0"/>
      <w:marRight w:val="0"/>
      <w:marTop w:val="0"/>
      <w:marBottom w:val="0"/>
      <w:divBdr>
        <w:top w:val="none" w:sz="0" w:space="0" w:color="auto"/>
        <w:left w:val="none" w:sz="0" w:space="0" w:color="auto"/>
        <w:bottom w:val="none" w:sz="0" w:space="0" w:color="auto"/>
        <w:right w:val="none" w:sz="0" w:space="0" w:color="auto"/>
      </w:divBdr>
    </w:div>
    <w:div w:id="625429756">
      <w:bodyDiv w:val="1"/>
      <w:marLeft w:val="0"/>
      <w:marRight w:val="0"/>
      <w:marTop w:val="0"/>
      <w:marBottom w:val="0"/>
      <w:divBdr>
        <w:top w:val="none" w:sz="0" w:space="0" w:color="auto"/>
        <w:left w:val="none" w:sz="0" w:space="0" w:color="auto"/>
        <w:bottom w:val="none" w:sz="0" w:space="0" w:color="auto"/>
        <w:right w:val="none" w:sz="0" w:space="0" w:color="auto"/>
      </w:divBdr>
    </w:div>
    <w:div w:id="668757676">
      <w:bodyDiv w:val="1"/>
      <w:marLeft w:val="0"/>
      <w:marRight w:val="0"/>
      <w:marTop w:val="0"/>
      <w:marBottom w:val="0"/>
      <w:divBdr>
        <w:top w:val="none" w:sz="0" w:space="0" w:color="auto"/>
        <w:left w:val="none" w:sz="0" w:space="0" w:color="auto"/>
        <w:bottom w:val="none" w:sz="0" w:space="0" w:color="auto"/>
        <w:right w:val="none" w:sz="0" w:space="0" w:color="auto"/>
      </w:divBdr>
    </w:div>
    <w:div w:id="937562631">
      <w:bodyDiv w:val="1"/>
      <w:marLeft w:val="0"/>
      <w:marRight w:val="0"/>
      <w:marTop w:val="0"/>
      <w:marBottom w:val="0"/>
      <w:divBdr>
        <w:top w:val="none" w:sz="0" w:space="0" w:color="auto"/>
        <w:left w:val="none" w:sz="0" w:space="0" w:color="auto"/>
        <w:bottom w:val="none" w:sz="0" w:space="0" w:color="auto"/>
        <w:right w:val="none" w:sz="0" w:space="0" w:color="auto"/>
      </w:divBdr>
    </w:div>
    <w:div w:id="984159360">
      <w:bodyDiv w:val="1"/>
      <w:marLeft w:val="0"/>
      <w:marRight w:val="0"/>
      <w:marTop w:val="0"/>
      <w:marBottom w:val="0"/>
      <w:divBdr>
        <w:top w:val="none" w:sz="0" w:space="0" w:color="auto"/>
        <w:left w:val="none" w:sz="0" w:space="0" w:color="auto"/>
        <w:bottom w:val="none" w:sz="0" w:space="0" w:color="auto"/>
        <w:right w:val="none" w:sz="0" w:space="0" w:color="auto"/>
      </w:divBdr>
    </w:div>
    <w:div w:id="1128431448">
      <w:bodyDiv w:val="1"/>
      <w:marLeft w:val="0"/>
      <w:marRight w:val="0"/>
      <w:marTop w:val="0"/>
      <w:marBottom w:val="0"/>
      <w:divBdr>
        <w:top w:val="none" w:sz="0" w:space="0" w:color="auto"/>
        <w:left w:val="none" w:sz="0" w:space="0" w:color="auto"/>
        <w:bottom w:val="none" w:sz="0" w:space="0" w:color="auto"/>
        <w:right w:val="none" w:sz="0" w:space="0" w:color="auto"/>
      </w:divBdr>
    </w:div>
    <w:div w:id="208452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DB8CAA-AB17-4CB6-929F-495D616EF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8</Pages>
  <Words>2391</Words>
  <Characters>13634</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15994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dc:creator>
  <cp:lastModifiedBy>ROHAYATI</cp:lastModifiedBy>
  <cp:revision>7</cp:revision>
  <cp:lastPrinted>2024-09-07T06:42:00Z</cp:lastPrinted>
  <dcterms:created xsi:type="dcterms:W3CDTF">2022-10-04T01:00:00Z</dcterms:created>
  <dcterms:modified xsi:type="dcterms:W3CDTF">2024-09-07T06:50:00Z</dcterms:modified>
</cp:coreProperties>
</file>