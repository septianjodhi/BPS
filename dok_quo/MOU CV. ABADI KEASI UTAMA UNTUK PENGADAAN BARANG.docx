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442" w:rsidRPr="004F2AF7" w:rsidRDefault="00176442" w:rsidP="004F2AF7">
      <w:pPr>
        <w:pStyle w:val="Default"/>
        <w:spacing w:line="276" w:lineRule="auto"/>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rsidR="00A62477" w:rsidRPr="004F2AF7" w:rsidRDefault="00A62477" w:rsidP="004F2AF7">
      <w:pPr>
        <w:pStyle w:val="Default"/>
        <w:spacing w:line="276" w:lineRule="auto"/>
        <w:jc w:val="center"/>
        <w:rPr>
          <w:color w:val="000000" w:themeColor="text1"/>
        </w:rPr>
      </w:pPr>
      <w:r w:rsidRPr="004F2AF7">
        <w:rPr>
          <w:b/>
          <w:bCs/>
          <w:color w:val="000000" w:themeColor="text1"/>
        </w:rPr>
        <w:t>antara</w:t>
      </w:r>
    </w:p>
    <w:p w:rsidR="00176442" w:rsidRPr="004F2AF7" w:rsidRDefault="00672ED0" w:rsidP="00672ED0">
      <w:pPr>
        <w:pStyle w:val="Default"/>
        <w:spacing w:line="276" w:lineRule="auto"/>
        <w:jc w:val="center"/>
        <w:rPr>
          <w:color w:val="000000" w:themeColor="text1"/>
          <w:lang w:val="en-US"/>
        </w:rPr>
      </w:pPr>
      <w:r>
        <w:rPr>
          <w:b/>
          <w:bCs/>
          <w:color w:val="000000" w:themeColor="text1"/>
        </w:rPr>
        <w:t>CV. ABADI KREASI UTAMA</w:t>
      </w:r>
    </w:p>
    <w:p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rsidR="00176442" w:rsidRPr="004F2AF7"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r w:rsidR="003567B4" w:rsidRPr="004F2AF7">
        <w:rPr>
          <w:b/>
          <w:bCs/>
          <w:color w:val="000000" w:themeColor="text1"/>
        </w:rPr>
        <w:t xml:space="preserve"> (PT.SAMI)</w:t>
      </w:r>
    </w:p>
    <w:p w:rsidR="00D75A4D" w:rsidRDefault="00D75A4D" w:rsidP="004F2AF7">
      <w:pPr>
        <w:pStyle w:val="Default"/>
        <w:spacing w:line="276" w:lineRule="auto"/>
        <w:jc w:val="center"/>
        <w:rPr>
          <w:ins w:id="0" w:author="ROHAYATI" w:date="2023-09-01T11:41:00Z"/>
          <w:color w:val="000000" w:themeColor="text1"/>
        </w:rPr>
      </w:pPr>
      <w:ins w:id="1" w:author="ROHAYATI" w:date="2023-09-01T11:41:00Z">
        <w:r w:rsidRPr="00D75A4D">
          <w:rPr>
            <w:color w:val="000000" w:themeColor="text1"/>
          </w:rPr>
          <w:t>SAMIJF/LKM-LA/08-2023/107</w:t>
        </w:r>
      </w:ins>
    </w:p>
    <w:p w:rsidR="007D0E15" w:rsidDel="00D75A4D" w:rsidRDefault="007D0E15" w:rsidP="004F2AF7">
      <w:pPr>
        <w:pStyle w:val="Default"/>
        <w:spacing w:line="276" w:lineRule="auto"/>
        <w:jc w:val="center"/>
        <w:rPr>
          <w:del w:id="2" w:author="ROHAYATI" w:date="2023-09-01T11:41:00Z"/>
          <w:color w:val="000000" w:themeColor="text1"/>
          <w:lang w:val="en-US"/>
        </w:rPr>
      </w:pPr>
      <w:del w:id="3" w:author="ROHAYATI" w:date="2023-08-30T14:16:00Z">
        <w:r w:rsidRPr="007D0E15" w:rsidDel="000C0CBB">
          <w:rPr>
            <w:color w:val="000000" w:themeColor="text1"/>
            <w:lang w:val="en-US"/>
          </w:rPr>
          <w:delText>SAMIJF/LKM-LA/09-2022/121</w:delText>
        </w:r>
      </w:del>
    </w:p>
    <w:p w:rsidR="00F33B45" w:rsidRPr="004F2AF7" w:rsidRDefault="00F33B45" w:rsidP="004F2AF7">
      <w:pPr>
        <w:pStyle w:val="Default"/>
        <w:spacing w:line="276" w:lineRule="auto"/>
        <w:jc w:val="center"/>
        <w:rPr>
          <w:color w:val="000000" w:themeColor="text1"/>
          <w:lang w:val="en-US"/>
        </w:rPr>
      </w:pPr>
    </w:p>
    <w:p w:rsidR="00176442" w:rsidRPr="004F2AF7" w:rsidRDefault="00176442">
      <w:pPr>
        <w:pStyle w:val="Default"/>
        <w:spacing w:line="276" w:lineRule="auto"/>
        <w:jc w:val="both"/>
        <w:rPr>
          <w:color w:val="000000" w:themeColor="text1"/>
        </w:rPr>
      </w:pPr>
      <w:r w:rsidRPr="004F2AF7">
        <w:rPr>
          <w:color w:val="000000" w:themeColor="text1"/>
        </w:rPr>
        <w:t xml:space="preserve">Pada hari </w:t>
      </w:r>
      <w:r w:rsidR="00672ED0">
        <w:rPr>
          <w:color w:val="000000" w:themeColor="text1"/>
        </w:rPr>
        <w:t>Senin, 5 September 202</w:t>
      </w:r>
      <w:ins w:id="4" w:author="ROHAYATI" w:date="2023-08-30T14:17:00Z">
        <w:r w:rsidR="000C0CBB">
          <w:rPr>
            <w:color w:val="000000" w:themeColor="text1"/>
            <w:lang w:val="en-US"/>
          </w:rPr>
          <w:t>3</w:t>
        </w:r>
      </w:ins>
      <w:del w:id="5" w:author="ROHAYATI" w:date="2023-08-30T14:17:00Z">
        <w:r w:rsidR="00672ED0" w:rsidDel="000C0CBB">
          <w:rPr>
            <w:color w:val="000000" w:themeColor="text1"/>
          </w:rPr>
          <w:delText>2</w:delText>
        </w:r>
      </w:del>
      <w:r w:rsidR="00F33B45" w:rsidRPr="004F2AF7">
        <w:rPr>
          <w:i/>
          <w:color w:val="000000" w:themeColor="text1"/>
          <w:lang w:val="en-US"/>
        </w:rPr>
        <w:t xml:space="preserve"> </w:t>
      </w:r>
      <w:r w:rsidRPr="004F2AF7">
        <w:rPr>
          <w:color w:val="000000" w:themeColor="text1"/>
        </w:rPr>
        <w:t xml:space="preserve">bertempat di </w:t>
      </w:r>
      <w:r w:rsidR="000F7A42" w:rsidRPr="004F2AF7">
        <w:rPr>
          <w:bCs/>
          <w:color w:val="000000" w:themeColor="text1"/>
        </w:rPr>
        <w:t>Semarang</w:t>
      </w:r>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3F5ED0" w:rsidRPr="004F2AF7">
        <w:rPr>
          <w:bCs/>
          <w:iCs/>
          <w:color w:val="000000" w:themeColor="text1"/>
        </w:rPr>
        <w:t xml:space="preserve"> </w:t>
      </w:r>
      <w:r w:rsidR="00A62477" w:rsidRPr="004F2AF7">
        <w:rPr>
          <w:color w:val="000000" w:themeColor="text1"/>
        </w:rPr>
        <w:t>oleh dan antara</w:t>
      </w:r>
      <w:r w:rsidRPr="004F2AF7">
        <w:rPr>
          <w:color w:val="000000" w:themeColor="text1"/>
        </w:rPr>
        <w:t xml:space="preserve">: </w:t>
      </w:r>
    </w:p>
    <w:p w:rsidR="001A1104" w:rsidRPr="004F2AF7" w:rsidRDefault="001A1104" w:rsidP="004F2AF7">
      <w:pPr>
        <w:pStyle w:val="Default"/>
        <w:spacing w:line="276" w:lineRule="auto"/>
        <w:jc w:val="both"/>
        <w:rPr>
          <w:color w:val="000000" w:themeColor="text1"/>
        </w:rPr>
      </w:pPr>
    </w:p>
    <w:p w:rsidR="001A1104" w:rsidRPr="004F2AF7" w:rsidRDefault="001A1104" w:rsidP="004F2AF7">
      <w:pPr>
        <w:pStyle w:val="Default"/>
        <w:spacing w:line="276" w:lineRule="auto"/>
        <w:jc w:val="both"/>
        <w:rPr>
          <w:color w:val="000000" w:themeColor="text1"/>
        </w:rPr>
      </w:pPr>
      <w:r w:rsidRPr="004F2AF7">
        <w:rPr>
          <w:color w:val="000000" w:themeColor="text1"/>
        </w:rPr>
        <w:t>Nama</w:t>
      </w:r>
      <w:r w:rsidRPr="004F2AF7">
        <w:rPr>
          <w:color w:val="000000" w:themeColor="text1"/>
        </w:rPr>
        <w:tab/>
      </w:r>
      <w:r w:rsidRPr="004F2AF7">
        <w:rPr>
          <w:color w:val="000000" w:themeColor="text1"/>
        </w:rPr>
        <w:tab/>
        <w:t xml:space="preserve">: </w:t>
      </w:r>
      <w:r w:rsidR="00672ED0">
        <w:rPr>
          <w:color w:val="000000" w:themeColor="text1"/>
        </w:rPr>
        <w:t>Edi Handoko</w:t>
      </w:r>
    </w:p>
    <w:p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xml:space="preserve">: </w:t>
      </w:r>
      <w:r w:rsidR="00672ED0">
        <w:rPr>
          <w:color w:val="000000" w:themeColor="text1"/>
        </w:rPr>
        <w:t>Direktur</w:t>
      </w:r>
    </w:p>
    <w:p w:rsidR="001A1104" w:rsidRPr="004F2AF7" w:rsidRDefault="001A1104" w:rsidP="00AA11AE">
      <w:pPr>
        <w:pStyle w:val="Default"/>
        <w:spacing w:line="276" w:lineRule="auto"/>
        <w:ind w:left="1418" w:hanging="1418"/>
        <w:jc w:val="both"/>
        <w:rPr>
          <w:color w:val="000000" w:themeColor="text1"/>
        </w:rPr>
      </w:pPr>
      <w:r w:rsidRPr="004F2AF7">
        <w:rPr>
          <w:color w:val="000000" w:themeColor="text1"/>
        </w:rPr>
        <w:t>Alamat kantor</w:t>
      </w:r>
      <w:r w:rsidRPr="004F2AF7">
        <w:rPr>
          <w:color w:val="000000" w:themeColor="text1"/>
        </w:rPr>
        <w:tab/>
        <w:t xml:space="preserve">: </w:t>
      </w:r>
      <w:r w:rsidR="00672ED0">
        <w:rPr>
          <w:color w:val="000000" w:themeColor="text1"/>
        </w:rPr>
        <w:t>Kav. Jati Megah No. 8 RT 002 RW 004 Tambangan, Mijen, Semarang</w:t>
      </w:r>
    </w:p>
    <w:p w:rsidR="00041EE8" w:rsidRPr="004F2AF7" w:rsidRDefault="00041EE8">
      <w:pPr>
        <w:pStyle w:val="Default"/>
        <w:spacing w:line="276" w:lineRule="auto"/>
        <w:jc w:val="both"/>
        <w:rPr>
          <w:bCs/>
          <w:color w:val="000000" w:themeColor="text1"/>
        </w:rPr>
      </w:pPr>
      <w:r w:rsidRPr="004F2AF7">
        <w:rPr>
          <w:color w:val="000000" w:themeColor="text1"/>
        </w:rPr>
        <w:t>Bertindak untuk dan atas nama</w:t>
      </w:r>
      <w:r w:rsidR="00672ED0">
        <w:rPr>
          <w:color w:val="000000" w:themeColor="text1"/>
        </w:rPr>
        <w:t xml:space="preserve"> CV. Abadi Kreasi Utama</w:t>
      </w:r>
      <w:r w:rsidRPr="004F2AF7">
        <w:rPr>
          <w:color w:val="000000" w:themeColor="text1"/>
        </w:rPr>
        <w:t xml:space="preserve">, untuk selanjutnya disebut </w:t>
      </w:r>
      <w:r w:rsidRPr="004F2AF7">
        <w:rPr>
          <w:b/>
          <w:bCs/>
          <w:color w:val="000000" w:themeColor="text1"/>
        </w:rPr>
        <w:t>Pihak Pertama.</w:t>
      </w:r>
    </w:p>
    <w:p w:rsidR="001A1104" w:rsidRPr="004F2AF7" w:rsidRDefault="001A1104" w:rsidP="004F2AF7">
      <w:pPr>
        <w:pStyle w:val="Default"/>
        <w:spacing w:line="276" w:lineRule="auto"/>
        <w:jc w:val="both"/>
        <w:rPr>
          <w:color w:val="000000" w:themeColor="text1"/>
        </w:rPr>
      </w:pPr>
    </w:p>
    <w:p w:rsidR="001A1104" w:rsidRPr="00AA11AE"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857E78">
        <w:rPr>
          <w:color w:val="000000" w:themeColor="text1"/>
          <w:lang w:val="en-US"/>
        </w:rPr>
        <w:t xml:space="preserve">Kawasaki </w:t>
      </w:r>
      <w:proofErr w:type="spellStart"/>
      <w:r w:rsidR="00857E78">
        <w:rPr>
          <w:color w:val="000000" w:themeColor="text1"/>
          <w:lang w:val="en-US"/>
        </w:rPr>
        <w:t>Nozomi</w:t>
      </w:r>
      <w:proofErr w:type="spellEnd"/>
    </w:p>
    <w:p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Direktur</w:t>
      </w:r>
    </w:p>
    <w:p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w:t>
      </w:r>
      <w:proofErr w:type="spellStart"/>
      <w:r>
        <w:rPr>
          <w:color w:val="000000" w:themeColor="text1"/>
          <w:lang w:val="en-US"/>
        </w:rPr>
        <w:t>Jepara</w:t>
      </w:r>
      <w:proofErr w:type="spellEnd"/>
      <w:r>
        <w:rPr>
          <w:color w:val="000000" w:themeColor="text1"/>
          <w:lang w:val="en-US"/>
        </w:rPr>
        <w:t xml:space="preserve"> Kudus KM 28 Ds. </w:t>
      </w:r>
      <w:proofErr w:type="spellStart"/>
      <w:r>
        <w:rPr>
          <w:color w:val="000000" w:themeColor="text1"/>
          <w:lang w:val="en-US"/>
        </w:rPr>
        <w:t>Sengonbugel</w:t>
      </w:r>
      <w:proofErr w:type="spellEnd"/>
      <w:r>
        <w:rPr>
          <w:color w:val="000000" w:themeColor="text1"/>
          <w:lang w:val="en-US"/>
        </w:rPr>
        <w:t xml:space="preserve">, </w:t>
      </w:r>
      <w:proofErr w:type="spellStart"/>
      <w:r>
        <w:rPr>
          <w:color w:val="000000" w:themeColor="text1"/>
          <w:lang w:val="en-US"/>
        </w:rPr>
        <w:t>Kec</w:t>
      </w:r>
      <w:proofErr w:type="spellEnd"/>
      <w:r>
        <w:rPr>
          <w:color w:val="000000" w:themeColor="text1"/>
          <w:lang w:val="en-US"/>
        </w:rPr>
        <w:t xml:space="preserve">. </w:t>
      </w:r>
      <w:proofErr w:type="spellStart"/>
      <w:r>
        <w:rPr>
          <w:color w:val="000000" w:themeColor="text1"/>
          <w:lang w:val="en-US"/>
        </w:rPr>
        <w:t>Mayong</w:t>
      </w:r>
      <w:proofErr w:type="spellEnd"/>
      <w:r>
        <w:rPr>
          <w:color w:val="000000" w:themeColor="text1"/>
          <w:lang w:val="en-US"/>
        </w:rPr>
        <w:t xml:space="preserve"> </w:t>
      </w:r>
    </w:p>
    <w:p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60474E" w:rsidRPr="004F2AF7">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rsidR="001A0EC8" w:rsidRPr="004F2AF7" w:rsidRDefault="001A0EC8" w:rsidP="004F2AF7">
      <w:pPr>
        <w:pStyle w:val="Default"/>
        <w:spacing w:line="276" w:lineRule="auto"/>
        <w:jc w:val="both"/>
        <w:rPr>
          <w:color w:val="000000" w:themeColor="text1"/>
        </w:rPr>
      </w:pPr>
    </w:p>
    <w:p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052833" w:rsidRPr="004F2AF7">
        <w:rPr>
          <w:color w:val="000000" w:themeColor="text1"/>
        </w:rPr>
        <w:t xml:space="preserve"> </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rsidR="000F7A42" w:rsidRPr="004F2AF7" w:rsidRDefault="000F7A42" w:rsidP="004F2AF7">
      <w:pPr>
        <w:pStyle w:val="Default"/>
        <w:spacing w:line="276" w:lineRule="auto"/>
        <w:jc w:val="both"/>
        <w:rPr>
          <w:color w:val="000000" w:themeColor="text1"/>
        </w:rPr>
      </w:pPr>
    </w:p>
    <w:p w:rsidR="00176442" w:rsidRPr="004F2AF7" w:rsidRDefault="00B674C0" w:rsidP="004F2AF7">
      <w:pPr>
        <w:pStyle w:val="Default"/>
        <w:spacing w:line="276" w:lineRule="auto"/>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 </w:t>
      </w:r>
    </w:p>
    <w:p w:rsidR="00E94CFB" w:rsidRPr="004F2AF7" w:rsidRDefault="000F7A42">
      <w:pPr>
        <w:pStyle w:val="Default"/>
        <w:numPr>
          <w:ilvl w:val="0"/>
          <w:numId w:val="7"/>
        </w:numPr>
        <w:spacing w:line="276" w:lineRule="auto"/>
        <w:ind w:left="567" w:hanging="567"/>
        <w:jc w:val="both"/>
        <w:rPr>
          <w:color w:val="000000" w:themeColor="text1"/>
        </w:rPr>
      </w:pPr>
      <w:r w:rsidRPr="004F2AF7">
        <w:rPr>
          <w:b/>
          <w:bCs/>
          <w:color w:val="000000" w:themeColor="text1"/>
        </w:rPr>
        <w:t>Pihak Pertama</w:t>
      </w:r>
      <w:r w:rsidRPr="004F2AF7">
        <w:rPr>
          <w:bCs/>
          <w:color w:val="000000" w:themeColor="text1"/>
        </w:rPr>
        <w:t xml:space="preserve"> </w:t>
      </w:r>
      <w:r w:rsidR="007F2280" w:rsidRPr="004F2AF7">
        <w:rPr>
          <w:bCs/>
          <w:color w:val="000000" w:themeColor="text1"/>
        </w:rPr>
        <w:t>adalah</w:t>
      </w:r>
      <w:r w:rsidR="00052833" w:rsidRPr="004F2AF7">
        <w:rPr>
          <w:bCs/>
          <w:color w:val="000000" w:themeColor="text1"/>
        </w:rPr>
        <w:t xml:space="preserve"> </w:t>
      </w:r>
      <w:r w:rsidR="000532DC" w:rsidRPr="004F2AF7">
        <w:rPr>
          <w:color w:val="000000" w:themeColor="text1"/>
        </w:rPr>
        <w:t xml:space="preserve">perusahaan </w:t>
      </w:r>
      <w:r w:rsidR="0073742D">
        <w:rPr>
          <w:i/>
          <w:color w:val="000000" w:themeColor="text1"/>
        </w:rPr>
        <w:t>di bidang Jasa Konstruksi dan Perdagangan Umum</w:t>
      </w:r>
      <w:r w:rsidR="00451346" w:rsidRPr="004F2AF7">
        <w:rPr>
          <w:i/>
          <w:color w:val="000000" w:themeColor="text1"/>
        </w:rPr>
        <w:t xml:space="preserve"> </w:t>
      </w:r>
      <w:r w:rsidR="00D21C54" w:rsidRPr="004F2AF7">
        <w:rPr>
          <w:color w:val="000000" w:themeColor="text1"/>
        </w:rPr>
        <w:t xml:space="preserve">sesuai </w:t>
      </w:r>
      <w:r w:rsidR="00052833" w:rsidRPr="004F2AF7">
        <w:rPr>
          <w:color w:val="000000" w:themeColor="text1"/>
        </w:rPr>
        <w:t xml:space="preserve">Akta No. </w:t>
      </w:r>
      <w:r w:rsidR="0073742D">
        <w:rPr>
          <w:color w:val="000000" w:themeColor="text1"/>
        </w:rPr>
        <w:t xml:space="preserve">17 </w:t>
      </w:r>
      <w:r w:rsidR="00052833" w:rsidRPr="004F2AF7">
        <w:rPr>
          <w:color w:val="000000" w:themeColor="text1"/>
        </w:rPr>
        <w:t xml:space="preserve">tanggal </w:t>
      </w:r>
      <w:r w:rsidR="0073742D">
        <w:rPr>
          <w:i/>
          <w:color w:val="000000" w:themeColor="text1"/>
        </w:rPr>
        <w:t>15 Oktober 2019</w:t>
      </w:r>
      <w:r w:rsidR="00451346" w:rsidRPr="004F2AF7">
        <w:rPr>
          <w:color w:val="000000" w:themeColor="text1"/>
        </w:rPr>
        <w:t xml:space="preserve"> yang dibuat dihadapan</w:t>
      </w:r>
      <w:r w:rsidR="0073742D">
        <w:rPr>
          <w:color w:val="000000" w:themeColor="text1"/>
        </w:rPr>
        <w:t xml:space="preserve"> Tn. Okta Christiyanto, S.H., M.Kn.</w:t>
      </w:r>
      <w:r w:rsidR="00052833" w:rsidRPr="004F2AF7">
        <w:rPr>
          <w:color w:val="000000" w:themeColor="text1"/>
        </w:rPr>
        <w:t>, Notaris di</w:t>
      </w:r>
      <w:r w:rsidR="00451346" w:rsidRPr="004F2AF7">
        <w:rPr>
          <w:color w:val="000000" w:themeColor="text1"/>
        </w:rPr>
        <w:t xml:space="preserve"> </w:t>
      </w:r>
      <w:r w:rsidR="0073742D">
        <w:rPr>
          <w:color w:val="000000" w:themeColor="text1"/>
        </w:rPr>
        <w:t>Jl. Raya Sandansari No. 17 Kec. Guntur 59565</w:t>
      </w:r>
      <w:r w:rsidR="00052833" w:rsidRPr="004F2AF7">
        <w:rPr>
          <w:color w:val="000000" w:themeColor="text1"/>
        </w:rPr>
        <w:t xml:space="preserve"> dan telah memperoleh persetujuan dan pengesahan dari Menteri Kehakiman Republik Indonesia No. </w:t>
      </w:r>
      <w:r w:rsidR="0073742D">
        <w:rPr>
          <w:color w:val="000000" w:themeColor="text1"/>
        </w:rPr>
        <w:t>C-494.HT.03.01-Th. 2005</w:t>
      </w:r>
      <w:r w:rsidR="00147AB0" w:rsidRPr="004F2AF7">
        <w:rPr>
          <w:i/>
          <w:color w:val="000000" w:themeColor="text1"/>
          <w:lang w:val="en-US"/>
        </w:rPr>
        <w:t xml:space="preserve"> </w:t>
      </w:r>
      <w:r w:rsidR="00052833" w:rsidRPr="004F2AF7">
        <w:rPr>
          <w:color w:val="000000" w:themeColor="text1"/>
        </w:rPr>
        <w:t xml:space="preserve">tanggal </w:t>
      </w:r>
      <w:r w:rsidR="0073742D">
        <w:rPr>
          <w:i/>
          <w:color w:val="000000" w:themeColor="text1"/>
        </w:rPr>
        <w:t>8</w:t>
      </w:r>
      <w:r w:rsidR="0073742D">
        <w:rPr>
          <w:color w:val="000000" w:themeColor="text1"/>
        </w:rPr>
        <w:t xml:space="preserve"> Desember 2005</w:t>
      </w:r>
      <w:r w:rsidR="00147AB0" w:rsidRPr="004F2AF7">
        <w:rPr>
          <w:i/>
          <w:color w:val="000000" w:themeColor="text1"/>
          <w:lang w:val="en-US"/>
        </w:rPr>
        <w:t xml:space="preserve"> </w:t>
      </w:r>
      <w:r w:rsidR="009850FF" w:rsidRPr="004F2AF7">
        <w:rPr>
          <w:color w:val="000000" w:themeColor="text1"/>
        </w:rPr>
        <w:t xml:space="preserve">yang </w:t>
      </w:r>
      <w:r w:rsidR="00E94CFB" w:rsidRPr="004F2AF7">
        <w:rPr>
          <w:bCs/>
          <w:iCs/>
          <w:color w:val="000000" w:themeColor="text1"/>
        </w:rPr>
        <w:t xml:space="preserve">dalam </w:t>
      </w:r>
      <w:r w:rsidR="00DE3B51" w:rsidRPr="004F2AF7">
        <w:rPr>
          <w:bCs/>
          <w:iCs/>
          <w:color w:val="000000" w:themeColor="text1"/>
        </w:rPr>
        <w:t>perjanjian</w:t>
      </w:r>
      <w:r w:rsidR="00E94CFB" w:rsidRPr="004F2AF7">
        <w:rPr>
          <w:bCs/>
          <w:iCs/>
          <w:color w:val="000000" w:themeColor="text1"/>
        </w:rPr>
        <w:t xml:space="preserve"> ini </w:t>
      </w:r>
      <w:r w:rsidR="00723AC8" w:rsidRPr="004F2AF7">
        <w:rPr>
          <w:bCs/>
          <w:iCs/>
          <w:color w:val="000000" w:themeColor="text1"/>
        </w:rPr>
        <w:t xml:space="preserve">disebut </w:t>
      </w:r>
      <w:r w:rsidR="00E94CFB" w:rsidRPr="004F2AF7">
        <w:rPr>
          <w:bCs/>
          <w:iCs/>
          <w:color w:val="000000" w:themeColor="text1"/>
        </w:rPr>
        <w:t xml:space="preserve">sebagai </w:t>
      </w:r>
      <w:r w:rsidR="009850FF" w:rsidRPr="004F2AF7">
        <w:rPr>
          <w:bCs/>
          <w:iCs/>
          <w:color w:val="000000" w:themeColor="text1"/>
        </w:rPr>
        <w:t>PENJUAL</w:t>
      </w:r>
      <w:r w:rsidR="000532DC" w:rsidRPr="004F2AF7">
        <w:rPr>
          <w:bCs/>
          <w:color w:val="000000" w:themeColor="text1"/>
        </w:rPr>
        <w:t>.</w:t>
      </w:r>
    </w:p>
    <w:p w:rsidR="00176442" w:rsidRPr="004F2AF7" w:rsidRDefault="00055704"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Kedua</w:t>
      </w:r>
      <w:r w:rsidR="009850FF" w:rsidRPr="004F2AF7">
        <w:rPr>
          <w:bCs/>
          <w:color w:val="000000" w:themeColor="text1"/>
        </w:rPr>
        <w:t xml:space="preserve"> </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r w:rsidR="009850FF" w:rsidRPr="004F2AF7">
        <w:rPr>
          <w:color w:val="000000" w:themeColor="text1"/>
        </w:rPr>
        <w:t>PEMBELI</w:t>
      </w:r>
      <w:r w:rsidR="000532DC" w:rsidRPr="004F2AF7">
        <w:rPr>
          <w:bCs/>
          <w:color w:val="000000" w:themeColor="text1"/>
        </w:rPr>
        <w:t>.</w:t>
      </w:r>
    </w:p>
    <w:p w:rsidR="001A1104" w:rsidRPr="004F2AF7" w:rsidRDefault="001A1104" w:rsidP="004F2AF7">
      <w:pPr>
        <w:pStyle w:val="Default"/>
        <w:spacing w:line="276" w:lineRule="auto"/>
        <w:jc w:val="both"/>
        <w:rPr>
          <w:color w:val="000000" w:themeColor="text1"/>
        </w:rPr>
      </w:pPr>
    </w:p>
    <w:p w:rsidR="007F510D" w:rsidRPr="004F2AF7" w:rsidRDefault="00DE3B51" w:rsidP="004F2AF7">
      <w:pPr>
        <w:pStyle w:val="Default"/>
        <w:spacing w:line="276" w:lineRule="auto"/>
        <w:jc w:val="both"/>
        <w:rPr>
          <w:b/>
          <w:bCs/>
          <w:color w:val="000000" w:themeColor="text1"/>
        </w:rPr>
      </w:pPr>
      <w:r w:rsidRPr="004F2AF7">
        <w:rPr>
          <w:color w:val="000000" w:themeColor="text1"/>
        </w:rPr>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w:t>
      </w:r>
      <w:bookmarkStart w:id="6" w:name="_GoBack"/>
      <w:bookmarkEnd w:id="6"/>
      <w:r w:rsidRPr="004F2AF7">
        <w:rPr>
          <w:color w:val="000000" w:themeColor="text1"/>
        </w:rPr>
        <w:t>arat-syarat</w:t>
      </w:r>
      <w:r w:rsidR="00FF0F60" w:rsidRPr="004F2AF7">
        <w:rPr>
          <w:color w:val="000000" w:themeColor="text1"/>
        </w:rPr>
        <w:t xml:space="preserve"> </w:t>
      </w:r>
      <w:r w:rsidRPr="004F2AF7">
        <w:rPr>
          <w:color w:val="000000" w:themeColor="text1"/>
        </w:rPr>
        <w:t>sebagai berikut</w:t>
      </w:r>
      <w:r w:rsidR="007F2280" w:rsidRPr="004F2AF7">
        <w:rPr>
          <w:color w:val="000000" w:themeColor="text1"/>
        </w:rPr>
        <w:t>:</w:t>
      </w:r>
    </w:p>
    <w:p w:rsidR="00B674C0" w:rsidRPr="004F2AF7" w:rsidRDefault="00B674C0" w:rsidP="004F2AF7">
      <w:pPr>
        <w:pStyle w:val="Default"/>
        <w:spacing w:line="276" w:lineRule="auto"/>
        <w:jc w:val="both"/>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Pasal 1</w:t>
      </w:r>
    </w:p>
    <w:p w:rsidR="00F33B45" w:rsidRPr="004F2AF7" w:rsidRDefault="00DE3B51" w:rsidP="004F2AF7">
      <w:pPr>
        <w:pStyle w:val="Default"/>
        <w:spacing w:line="276" w:lineRule="auto"/>
        <w:jc w:val="center"/>
        <w:rPr>
          <w:b/>
          <w:bCs/>
          <w:color w:val="000000" w:themeColor="text1"/>
        </w:rPr>
      </w:pPr>
      <w:r w:rsidRPr="004F2AF7">
        <w:rPr>
          <w:b/>
          <w:bCs/>
          <w:color w:val="000000" w:themeColor="text1"/>
        </w:rPr>
        <w:t xml:space="preserve">Obyek Perjanjian </w:t>
      </w:r>
      <w:r w:rsidR="00F33B45" w:rsidRPr="004F2AF7">
        <w:rPr>
          <w:b/>
          <w:bCs/>
          <w:color w:val="000000" w:themeColor="text1"/>
          <w:lang w:val="en-US"/>
        </w:rPr>
        <w:t xml:space="preserve">&amp; </w:t>
      </w:r>
      <w:r w:rsidR="00F33B45" w:rsidRPr="004F2AF7">
        <w:rPr>
          <w:b/>
          <w:bCs/>
          <w:color w:val="000000" w:themeColor="text1"/>
        </w:rPr>
        <w:t>Harga</w:t>
      </w:r>
    </w:p>
    <w:p w:rsidR="00B307B7" w:rsidRPr="00AA11AE" w:rsidRDefault="00245D5B" w:rsidP="004F2AF7">
      <w:pPr>
        <w:pStyle w:val="Default"/>
        <w:numPr>
          <w:ilvl w:val="0"/>
          <w:numId w:val="22"/>
        </w:numPr>
        <w:spacing w:line="276" w:lineRule="auto"/>
        <w:ind w:left="567" w:hanging="567"/>
        <w:jc w:val="both"/>
        <w:rPr>
          <w:color w:val="000000" w:themeColor="text1"/>
        </w:rPr>
      </w:pPr>
      <w:r w:rsidRPr="004F2AF7">
        <w:rPr>
          <w:bCs/>
          <w:iCs/>
          <w:color w:val="000000" w:themeColor="text1"/>
        </w:rPr>
        <w:t xml:space="preserve">Objek perjanjian ini adalah pembelian/pengadaan </w:t>
      </w:r>
      <w:proofErr w:type="spellStart"/>
      <w:r w:rsidR="00CF339E">
        <w:rPr>
          <w:bCs/>
          <w:iCs/>
          <w:color w:val="000000" w:themeColor="text1"/>
          <w:lang w:val="en-US"/>
        </w:rPr>
        <w:t>barang</w:t>
      </w:r>
      <w:proofErr w:type="spellEnd"/>
      <w:r w:rsidR="00CF339E">
        <w:rPr>
          <w:bCs/>
          <w:iCs/>
          <w:color w:val="000000" w:themeColor="text1"/>
          <w:lang w:val="en-US"/>
        </w:rPr>
        <w:t xml:space="preserve"> </w:t>
      </w:r>
      <w:proofErr w:type="spellStart"/>
      <w:r w:rsidR="00CF339E">
        <w:rPr>
          <w:bCs/>
          <w:iCs/>
          <w:color w:val="000000" w:themeColor="text1"/>
          <w:lang w:val="en-US"/>
        </w:rPr>
        <w:t>dan</w:t>
      </w:r>
      <w:proofErr w:type="spellEnd"/>
      <w:r w:rsidR="00CF339E">
        <w:rPr>
          <w:bCs/>
          <w:iCs/>
          <w:color w:val="000000" w:themeColor="text1"/>
          <w:lang w:val="en-US"/>
        </w:rPr>
        <w:t xml:space="preserve"> </w:t>
      </w:r>
      <w:proofErr w:type="spellStart"/>
      <w:r w:rsidR="00CF339E">
        <w:rPr>
          <w:bCs/>
          <w:iCs/>
          <w:color w:val="000000" w:themeColor="text1"/>
          <w:lang w:val="en-US"/>
        </w:rPr>
        <w:t>jasa</w:t>
      </w:r>
      <w:proofErr w:type="spellEnd"/>
      <w:r w:rsidR="00CF339E">
        <w:rPr>
          <w:bCs/>
          <w:iCs/>
          <w:color w:val="000000" w:themeColor="text1"/>
          <w:lang w:val="en-US"/>
        </w:rPr>
        <w:t xml:space="preserve"> </w:t>
      </w:r>
      <w:r w:rsidRPr="004F2AF7">
        <w:rPr>
          <w:bCs/>
          <w:iCs/>
          <w:color w:val="000000" w:themeColor="text1"/>
        </w:rPr>
        <w:t xml:space="preserve">di </w:t>
      </w:r>
      <w:r w:rsidRPr="004F2AF7">
        <w:rPr>
          <w:color w:val="000000" w:themeColor="text1"/>
        </w:rPr>
        <w:t>PT. Semarang Autocomp Manufacturing Indonesia</w:t>
      </w:r>
      <w:r w:rsidR="00CF339E">
        <w:rPr>
          <w:color w:val="000000" w:themeColor="text1"/>
          <w:lang w:val="en-US"/>
        </w:rPr>
        <w:t>.</w:t>
      </w:r>
    </w:p>
    <w:tbl>
      <w:tblPr>
        <w:tblStyle w:val="TableGrid"/>
        <w:tblW w:w="0" w:type="auto"/>
        <w:tblInd w:w="567" w:type="dxa"/>
        <w:tblLook w:val="04A0" w:firstRow="1" w:lastRow="0" w:firstColumn="1" w:lastColumn="0" w:noHBand="0" w:noVBand="1"/>
      </w:tblPr>
      <w:tblGrid>
        <w:gridCol w:w="598"/>
        <w:gridCol w:w="1350"/>
        <w:gridCol w:w="2880"/>
        <w:gridCol w:w="2070"/>
        <w:gridCol w:w="1552"/>
      </w:tblGrid>
      <w:tr w:rsidR="007D0E15" w:rsidTr="00AA11AE">
        <w:tc>
          <w:tcPr>
            <w:tcW w:w="598" w:type="dxa"/>
          </w:tcPr>
          <w:p w:rsidR="00B307B7" w:rsidRPr="00AA11AE" w:rsidRDefault="00B307B7" w:rsidP="00B307B7">
            <w:pPr>
              <w:pStyle w:val="Default"/>
              <w:spacing w:line="276" w:lineRule="auto"/>
              <w:jc w:val="both"/>
              <w:rPr>
                <w:color w:val="000000" w:themeColor="text1"/>
                <w:lang w:val="en-US"/>
              </w:rPr>
            </w:pPr>
            <w:r>
              <w:rPr>
                <w:color w:val="000000" w:themeColor="text1"/>
                <w:lang w:val="en-US"/>
              </w:rPr>
              <w:t>No</w:t>
            </w:r>
          </w:p>
        </w:tc>
        <w:tc>
          <w:tcPr>
            <w:tcW w:w="1350" w:type="dxa"/>
          </w:tcPr>
          <w:p w:rsidR="00B307B7" w:rsidRPr="00AA11AE" w:rsidRDefault="00B307B7" w:rsidP="00B307B7">
            <w:pPr>
              <w:pStyle w:val="Default"/>
              <w:spacing w:line="276" w:lineRule="auto"/>
              <w:jc w:val="both"/>
              <w:rPr>
                <w:color w:val="000000" w:themeColor="text1"/>
                <w:lang w:val="en-US"/>
              </w:rPr>
            </w:pPr>
            <w:proofErr w:type="spellStart"/>
            <w:r>
              <w:rPr>
                <w:color w:val="000000" w:themeColor="text1"/>
                <w:lang w:val="en-US"/>
              </w:rPr>
              <w:t>Kategori</w:t>
            </w:r>
            <w:proofErr w:type="spellEnd"/>
          </w:p>
        </w:tc>
        <w:tc>
          <w:tcPr>
            <w:tcW w:w="2880" w:type="dxa"/>
          </w:tcPr>
          <w:p w:rsidR="00B307B7" w:rsidRPr="00AA11AE" w:rsidRDefault="00B307B7" w:rsidP="00B307B7">
            <w:pPr>
              <w:pStyle w:val="Default"/>
              <w:spacing w:line="276" w:lineRule="auto"/>
              <w:jc w:val="both"/>
              <w:rPr>
                <w:color w:val="000000" w:themeColor="text1"/>
                <w:lang w:val="en-US"/>
              </w:rPr>
            </w:pPr>
            <w:r>
              <w:rPr>
                <w:color w:val="000000" w:themeColor="text1"/>
                <w:lang w:val="en-US"/>
              </w:rPr>
              <w:t xml:space="preserve">Nama </w:t>
            </w:r>
            <w:proofErr w:type="spellStart"/>
            <w:r>
              <w:rPr>
                <w:color w:val="000000" w:themeColor="text1"/>
                <w:lang w:val="en-US"/>
              </w:rPr>
              <w:t>Barang</w:t>
            </w:r>
            <w:proofErr w:type="spellEnd"/>
          </w:p>
        </w:tc>
        <w:tc>
          <w:tcPr>
            <w:tcW w:w="2070" w:type="dxa"/>
          </w:tcPr>
          <w:p w:rsidR="00B307B7" w:rsidRPr="00AA11AE" w:rsidRDefault="00B307B7" w:rsidP="00B307B7">
            <w:pPr>
              <w:pStyle w:val="Default"/>
              <w:spacing w:line="276" w:lineRule="auto"/>
              <w:jc w:val="both"/>
              <w:rPr>
                <w:color w:val="000000" w:themeColor="text1"/>
                <w:lang w:val="en-US"/>
              </w:rPr>
            </w:pPr>
            <w:proofErr w:type="spellStart"/>
            <w:r>
              <w:rPr>
                <w:color w:val="000000" w:themeColor="text1"/>
                <w:lang w:val="en-US"/>
              </w:rPr>
              <w:t>Harga</w:t>
            </w:r>
            <w:proofErr w:type="spellEnd"/>
          </w:p>
        </w:tc>
        <w:tc>
          <w:tcPr>
            <w:tcW w:w="1552" w:type="dxa"/>
          </w:tcPr>
          <w:p w:rsidR="00B307B7" w:rsidRPr="00AA11AE" w:rsidRDefault="00B307B7" w:rsidP="00B307B7">
            <w:pPr>
              <w:pStyle w:val="Default"/>
              <w:spacing w:line="276" w:lineRule="auto"/>
              <w:jc w:val="both"/>
              <w:rPr>
                <w:color w:val="000000" w:themeColor="text1"/>
                <w:lang w:val="en-US"/>
              </w:rPr>
            </w:pPr>
            <w:proofErr w:type="spellStart"/>
            <w:r>
              <w:rPr>
                <w:color w:val="000000" w:themeColor="text1"/>
                <w:lang w:val="en-US"/>
              </w:rPr>
              <w:t>Satuan</w:t>
            </w:r>
            <w:proofErr w:type="spellEnd"/>
          </w:p>
        </w:tc>
      </w:tr>
      <w:tr w:rsidR="007D0E15" w:rsidDel="000C0CBB" w:rsidTr="00AA11AE">
        <w:trPr>
          <w:del w:id="7" w:author="ROHAYATI" w:date="2023-08-30T14:17:00Z"/>
        </w:trPr>
        <w:tc>
          <w:tcPr>
            <w:tcW w:w="598" w:type="dxa"/>
          </w:tcPr>
          <w:p w:rsidR="00B307B7" w:rsidRPr="00AA11AE" w:rsidDel="000C0CBB" w:rsidRDefault="00B307B7" w:rsidP="00B307B7">
            <w:pPr>
              <w:pStyle w:val="Default"/>
              <w:spacing w:line="276" w:lineRule="auto"/>
              <w:jc w:val="both"/>
              <w:rPr>
                <w:del w:id="8" w:author="ROHAYATI" w:date="2023-08-30T14:17:00Z"/>
                <w:color w:val="000000" w:themeColor="text1"/>
                <w:lang w:val="en-US"/>
              </w:rPr>
            </w:pPr>
            <w:del w:id="9" w:author="ROHAYATI" w:date="2023-08-30T14:17:00Z">
              <w:r w:rsidDel="000C0CBB">
                <w:rPr>
                  <w:color w:val="000000" w:themeColor="text1"/>
                  <w:lang w:val="en-US"/>
                </w:rPr>
                <w:delText>1</w:delText>
              </w:r>
            </w:del>
          </w:p>
        </w:tc>
        <w:tc>
          <w:tcPr>
            <w:tcW w:w="1350" w:type="dxa"/>
          </w:tcPr>
          <w:p w:rsidR="00B307B7" w:rsidRPr="00AA11AE" w:rsidDel="000C0CBB" w:rsidRDefault="00B307B7" w:rsidP="00B307B7">
            <w:pPr>
              <w:pStyle w:val="Default"/>
              <w:spacing w:line="276" w:lineRule="auto"/>
              <w:jc w:val="both"/>
              <w:rPr>
                <w:del w:id="10" w:author="ROHAYATI" w:date="2023-08-30T14:17:00Z"/>
                <w:color w:val="000000" w:themeColor="text1"/>
                <w:lang w:val="en-US"/>
              </w:rPr>
            </w:pPr>
            <w:del w:id="11" w:author="ROHAYATI" w:date="2023-08-30T14:17:00Z">
              <w:r w:rsidDel="000C0CBB">
                <w:rPr>
                  <w:color w:val="000000" w:themeColor="text1"/>
                  <w:lang w:val="en-US"/>
                </w:rPr>
                <w:delText>Jasa</w:delText>
              </w:r>
            </w:del>
          </w:p>
        </w:tc>
        <w:tc>
          <w:tcPr>
            <w:tcW w:w="2880" w:type="dxa"/>
          </w:tcPr>
          <w:p w:rsidR="00B307B7" w:rsidRPr="00AA11AE" w:rsidDel="000C0CBB" w:rsidRDefault="007D0E15" w:rsidP="00B307B7">
            <w:pPr>
              <w:pStyle w:val="Default"/>
              <w:spacing w:line="276" w:lineRule="auto"/>
              <w:jc w:val="both"/>
              <w:rPr>
                <w:del w:id="12" w:author="ROHAYATI" w:date="2023-08-30T14:17:00Z"/>
                <w:color w:val="000000" w:themeColor="text1"/>
                <w:lang w:val="en-US"/>
              </w:rPr>
            </w:pPr>
            <w:del w:id="13" w:author="ROHAYATI" w:date="2023-08-30T14:17:00Z">
              <w:r w:rsidDel="000C0CBB">
                <w:rPr>
                  <w:color w:val="000000" w:themeColor="text1"/>
                  <w:lang w:val="en-US"/>
                </w:rPr>
                <w:delText>Service Pintu Gerbang</w:delText>
              </w:r>
            </w:del>
          </w:p>
        </w:tc>
        <w:tc>
          <w:tcPr>
            <w:tcW w:w="2070" w:type="dxa"/>
          </w:tcPr>
          <w:p w:rsidR="007D0E15" w:rsidRPr="007D0E15" w:rsidDel="000C0CBB" w:rsidRDefault="007D0E15" w:rsidP="007D0E15">
            <w:pPr>
              <w:pStyle w:val="Default"/>
              <w:rPr>
                <w:del w:id="14" w:author="ROHAYATI" w:date="2023-08-30T14:17:00Z"/>
                <w:color w:val="000000" w:themeColor="text1"/>
              </w:rPr>
            </w:pPr>
            <w:del w:id="15" w:author="ROHAYATI" w:date="2023-08-30T14:17:00Z">
              <w:r w:rsidDel="000C0CBB">
                <w:rPr>
                  <w:color w:val="000000" w:themeColor="text1"/>
                  <w:lang w:val="en-US"/>
                </w:rPr>
                <w:delText xml:space="preserve">Rp. 9.456.250,- </w:delText>
              </w:r>
            </w:del>
          </w:p>
          <w:p w:rsidR="00B307B7" w:rsidDel="000C0CBB" w:rsidRDefault="00B307B7" w:rsidP="00B307B7">
            <w:pPr>
              <w:pStyle w:val="Default"/>
              <w:spacing w:line="276" w:lineRule="auto"/>
              <w:jc w:val="both"/>
              <w:rPr>
                <w:del w:id="16" w:author="ROHAYATI" w:date="2023-08-30T14:17:00Z"/>
                <w:color w:val="000000" w:themeColor="text1"/>
              </w:rPr>
            </w:pPr>
          </w:p>
        </w:tc>
        <w:tc>
          <w:tcPr>
            <w:tcW w:w="1552" w:type="dxa"/>
          </w:tcPr>
          <w:p w:rsidR="00B307B7" w:rsidRPr="00AA11AE" w:rsidDel="000C0CBB" w:rsidRDefault="007D0E15" w:rsidP="00B307B7">
            <w:pPr>
              <w:pStyle w:val="Default"/>
              <w:spacing w:line="276" w:lineRule="auto"/>
              <w:jc w:val="both"/>
              <w:rPr>
                <w:del w:id="17" w:author="ROHAYATI" w:date="2023-08-30T14:17:00Z"/>
                <w:color w:val="000000" w:themeColor="text1"/>
                <w:lang w:val="en-US"/>
              </w:rPr>
            </w:pPr>
            <w:del w:id="18" w:author="ROHAYATI" w:date="2023-08-30T14:17:00Z">
              <w:r w:rsidDel="000C0CBB">
                <w:rPr>
                  <w:color w:val="000000" w:themeColor="text1"/>
                  <w:lang w:val="en-US"/>
                </w:rPr>
                <w:delText>Lot</w:delText>
              </w:r>
            </w:del>
          </w:p>
        </w:tc>
      </w:tr>
      <w:tr w:rsidR="007D0E15" w:rsidTr="00AA11AE">
        <w:tc>
          <w:tcPr>
            <w:tcW w:w="598" w:type="dxa"/>
          </w:tcPr>
          <w:p w:rsidR="00B307B7" w:rsidRPr="00AA11AE" w:rsidRDefault="000C0CBB" w:rsidP="00B307B7">
            <w:pPr>
              <w:pStyle w:val="Default"/>
              <w:spacing w:line="276" w:lineRule="auto"/>
              <w:jc w:val="both"/>
              <w:rPr>
                <w:color w:val="000000" w:themeColor="text1"/>
                <w:lang w:val="en-US"/>
              </w:rPr>
            </w:pPr>
            <w:ins w:id="19" w:author="ROHAYATI" w:date="2023-08-30T14:17:00Z">
              <w:r>
                <w:rPr>
                  <w:color w:val="000000" w:themeColor="text1"/>
                  <w:lang w:val="en-US"/>
                </w:rPr>
                <w:t>1</w:t>
              </w:r>
            </w:ins>
            <w:del w:id="20" w:author="ROHAYATI" w:date="2023-08-30T14:17:00Z">
              <w:r w:rsidR="007D0E15" w:rsidDel="000C0CBB">
                <w:rPr>
                  <w:color w:val="000000" w:themeColor="text1"/>
                  <w:lang w:val="en-US"/>
                </w:rPr>
                <w:delText>2</w:delText>
              </w:r>
            </w:del>
          </w:p>
        </w:tc>
        <w:tc>
          <w:tcPr>
            <w:tcW w:w="1350" w:type="dxa"/>
          </w:tcPr>
          <w:p w:rsidR="00B307B7" w:rsidRPr="00AA11AE" w:rsidRDefault="007D0E15" w:rsidP="00B307B7">
            <w:pPr>
              <w:pStyle w:val="Default"/>
              <w:spacing w:line="276" w:lineRule="auto"/>
              <w:jc w:val="both"/>
              <w:rPr>
                <w:color w:val="000000" w:themeColor="text1"/>
                <w:lang w:val="en-US"/>
              </w:rPr>
            </w:pPr>
            <w:proofErr w:type="spellStart"/>
            <w:r>
              <w:rPr>
                <w:color w:val="000000" w:themeColor="text1"/>
                <w:lang w:val="en-US"/>
              </w:rPr>
              <w:t>Barang</w:t>
            </w:r>
            <w:proofErr w:type="spellEnd"/>
          </w:p>
        </w:tc>
        <w:tc>
          <w:tcPr>
            <w:tcW w:w="2880" w:type="dxa"/>
          </w:tcPr>
          <w:p w:rsidR="00B307B7" w:rsidRPr="00AA11AE" w:rsidRDefault="007D0E15" w:rsidP="00B307B7">
            <w:pPr>
              <w:pStyle w:val="Default"/>
              <w:spacing w:line="276" w:lineRule="auto"/>
              <w:jc w:val="both"/>
              <w:rPr>
                <w:color w:val="000000" w:themeColor="text1"/>
                <w:lang w:val="en-US"/>
              </w:rPr>
            </w:pPr>
            <w:r>
              <w:rPr>
                <w:color w:val="000000" w:themeColor="text1"/>
                <w:lang w:val="en-US"/>
              </w:rPr>
              <w:t xml:space="preserve">Stand </w:t>
            </w:r>
            <w:proofErr w:type="spellStart"/>
            <w:r>
              <w:rPr>
                <w:color w:val="000000" w:themeColor="text1"/>
                <w:lang w:val="en-US"/>
              </w:rPr>
              <w:t>Tempat</w:t>
            </w:r>
            <w:proofErr w:type="spellEnd"/>
            <w:r>
              <w:rPr>
                <w:color w:val="000000" w:themeColor="text1"/>
                <w:lang w:val="en-US"/>
              </w:rPr>
              <w:t xml:space="preserve"> </w:t>
            </w:r>
            <w:proofErr w:type="spellStart"/>
            <w:r>
              <w:rPr>
                <w:color w:val="000000" w:themeColor="text1"/>
                <w:lang w:val="en-US"/>
              </w:rPr>
              <w:t>Sampah</w:t>
            </w:r>
            <w:proofErr w:type="spellEnd"/>
          </w:p>
        </w:tc>
        <w:tc>
          <w:tcPr>
            <w:tcW w:w="2070" w:type="dxa"/>
          </w:tcPr>
          <w:p w:rsidR="00B307B7" w:rsidRPr="00AA11AE" w:rsidRDefault="007D0E15" w:rsidP="00B307B7">
            <w:pPr>
              <w:pStyle w:val="Default"/>
              <w:spacing w:line="276" w:lineRule="auto"/>
              <w:jc w:val="both"/>
              <w:rPr>
                <w:color w:val="000000" w:themeColor="text1"/>
                <w:lang w:val="en-US"/>
              </w:rPr>
            </w:pPr>
            <w:proofErr w:type="spellStart"/>
            <w:r>
              <w:rPr>
                <w:color w:val="000000" w:themeColor="text1"/>
                <w:lang w:val="en-US"/>
              </w:rPr>
              <w:t>Rp</w:t>
            </w:r>
            <w:proofErr w:type="spellEnd"/>
            <w:r>
              <w:rPr>
                <w:color w:val="000000" w:themeColor="text1"/>
                <w:lang w:val="en-US"/>
              </w:rPr>
              <w:t>. 450.000,-</w:t>
            </w:r>
          </w:p>
        </w:tc>
        <w:tc>
          <w:tcPr>
            <w:tcW w:w="1552" w:type="dxa"/>
          </w:tcPr>
          <w:p w:rsidR="00B307B7" w:rsidRPr="00AA11AE" w:rsidRDefault="007D0E15" w:rsidP="00B307B7">
            <w:pPr>
              <w:pStyle w:val="Default"/>
              <w:spacing w:line="276" w:lineRule="auto"/>
              <w:jc w:val="both"/>
              <w:rPr>
                <w:color w:val="000000" w:themeColor="text1"/>
                <w:lang w:val="en-US"/>
              </w:rPr>
            </w:pPr>
            <w:r>
              <w:rPr>
                <w:color w:val="000000" w:themeColor="text1"/>
                <w:lang w:val="en-US"/>
              </w:rPr>
              <w:t>Pcs</w:t>
            </w:r>
          </w:p>
        </w:tc>
      </w:tr>
      <w:tr w:rsidR="007D0E15" w:rsidTr="00AA11AE">
        <w:tc>
          <w:tcPr>
            <w:tcW w:w="598" w:type="dxa"/>
          </w:tcPr>
          <w:p w:rsidR="00B307B7" w:rsidRPr="00AA11AE" w:rsidRDefault="000C0CBB" w:rsidP="00B307B7">
            <w:pPr>
              <w:pStyle w:val="Default"/>
              <w:spacing w:line="276" w:lineRule="auto"/>
              <w:jc w:val="both"/>
              <w:rPr>
                <w:color w:val="000000" w:themeColor="text1"/>
                <w:lang w:val="en-US"/>
              </w:rPr>
            </w:pPr>
            <w:ins w:id="21" w:author="ROHAYATI" w:date="2023-08-30T14:17:00Z">
              <w:r>
                <w:rPr>
                  <w:color w:val="000000" w:themeColor="text1"/>
                  <w:lang w:val="en-US"/>
                </w:rPr>
                <w:t>2</w:t>
              </w:r>
            </w:ins>
            <w:del w:id="22" w:author="ROHAYATI" w:date="2023-08-30T14:17:00Z">
              <w:r w:rsidR="007D0E15" w:rsidDel="000C0CBB">
                <w:rPr>
                  <w:color w:val="000000" w:themeColor="text1"/>
                  <w:lang w:val="en-US"/>
                </w:rPr>
                <w:delText>3</w:delText>
              </w:r>
            </w:del>
          </w:p>
        </w:tc>
        <w:tc>
          <w:tcPr>
            <w:tcW w:w="1350" w:type="dxa"/>
          </w:tcPr>
          <w:p w:rsidR="00B307B7" w:rsidRPr="00AA11AE" w:rsidRDefault="007D0E15" w:rsidP="00B307B7">
            <w:pPr>
              <w:pStyle w:val="Default"/>
              <w:spacing w:line="276" w:lineRule="auto"/>
              <w:jc w:val="both"/>
              <w:rPr>
                <w:color w:val="000000" w:themeColor="text1"/>
                <w:lang w:val="en-US"/>
              </w:rPr>
            </w:pPr>
            <w:proofErr w:type="spellStart"/>
            <w:r>
              <w:rPr>
                <w:color w:val="000000" w:themeColor="text1"/>
                <w:lang w:val="en-US"/>
              </w:rPr>
              <w:t>Barang</w:t>
            </w:r>
            <w:proofErr w:type="spellEnd"/>
          </w:p>
        </w:tc>
        <w:tc>
          <w:tcPr>
            <w:tcW w:w="2880" w:type="dxa"/>
          </w:tcPr>
          <w:p w:rsidR="00B307B7" w:rsidRPr="00AA11AE" w:rsidRDefault="007D0E15" w:rsidP="00B307B7">
            <w:pPr>
              <w:pStyle w:val="Default"/>
              <w:spacing w:line="276" w:lineRule="auto"/>
              <w:jc w:val="both"/>
              <w:rPr>
                <w:color w:val="000000" w:themeColor="text1"/>
                <w:lang w:val="en-US"/>
              </w:rPr>
            </w:pPr>
            <w:proofErr w:type="spellStart"/>
            <w:r>
              <w:rPr>
                <w:color w:val="000000" w:themeColor="text1"/>
                <w:lang w:val="en-US"/>
              </w:rPr>
              <w:t>Rak</w:t>
            </w:r>
            <w:proofErr w:type="spellEnd"/>
            <w:r>
              <w:rPr>
                <w:color w:val="000000" w:themeColor="text1"/>
                <w:lang w:val="en-US"/>
              </w:rPr>
              <w:t xml:space="preserve"> </w:t>
            </w:r>
            <w:proofErr w:type="spellStart"/>
            <w:r>
              <w:rPr>
                <w:color w:val="000000" w:themeColor="text1"/>
                <w:lang w:val="en-US"/>
              </w:rPr>
              <w:t>Galon</w:t>
            </w:r>
            <w:proofErr w:type="spellEnd"/>
            <w:r>
              <w:rPr>
                <w:color w:val="000000" w:themeColor="text1"/>
                <w:lang w:val="en-US"/>
              </w:rPr>
              <w:t xml:space="preserve"> </w:t>
            </w:r>
            <w:proofErr w:type="spellStart"/>
            <w:r>
              <w:rPr>
                <w:color w:val="000000" w:themeColor="text1"/>
                <w:lang w:val="en-US"/>
              </w:rPr>
              <w:t>kosong</w:t>
            </w:r>
            <w:proofErr w:type="spellEnd"/>
          </w:p>
        </w:tc>
        <w:tc>
          <w:tcPr>
            <w:tcW w:w="2070" w:type="dxa"/>
          </w:tcPr>
          <w:p w:rsidR="00B307B7" w:rsidRPr="00AA11AE" w:rsidRDefault="007D0E15" w:rsidP="00B307B7">
            <w:pPr>
              <w:pStyle w:val="Default"/>
              <w:spacing w:line="276" w:lineRule="auto"/>
              <w:jc w:val="both"/>
              <w:rPr>
                <w:color w:val="000000" w:themeColor="text1"/>
                <w:lang w:val="en-US"/>
              </w:rPr>
            </w:pPr>
            <w:proofErr w:type="spellStart"/>
            <w:r>
              <w:rPr>
                <w:color w:val="000000" w:themeColor="text1"/>
                <w:lang w:val="en-US"/>
              </w:rPr>
              <w:t>Rp</w:t>
            </w:r>
            <w:proofErr w:type="spellEnd"/>
            <w:r>
              <w:rPr>
                <w:color w:val="000000" w:themeColor="text1"/>
                <w:lang w:val="en-US"/>
              </w:rPr>
              <w:t>. 7.000.000,-</w:t>
            </w:r>
          </w:p>
        </w:tc>
        <w:tc>
          <w:tcPr>
            <w:tcW w:w="1552" w:type="dxa"/>
          </w:tcPr>
          <w:p w:rsidR="00B307B7" w:rsidRPr="00AA11AE" w:rsidRDefault="007D0E15" w:rsidP="00B307B7">
            <w:pPr>
              <w:pStyle w:val="Default"/>
              <w:spacing w:line="276" w:lineRule="auto"/>
              <w:jc w:val="both"/>
              <w:rPr>
                <w:color w:val="000000" w:themeColor="text1"/>
                <w:lang w:val="en-US"/>
              </w:rPr>
            </w:pPr>
            <w:r>
              <w:rPr>
                <w:color w:val="000000" w:themeColor="text1"/>
                <w:lang w:val="en-US"/>
              </w:rPr>
              <w:t>Pcs</w:t>
            </w:r>
          </w:p>
        </w:tc>
      </w:tr>
    </w:tbl>
    <w:p w:rsidR="00245D5B" w:rsidRPr="004F2AF7" w:rsidRDefault="00245D5B" w:rsidP="00AA11AE">
      <w:pPr>
        <w:pStyle w:val="Default"/>
        <w:spacing w:line="276" w:lineRule="auto"/>
        <w:ind w:left="567"/>
        <w:jc w:val="both"/>
        <w:rPr>
          <w:color w:val="000000" w:themeColor="text1"/>
        </w:rPr>
      </w:pPr>
    </w:p>
    <w:p w:rsidR="007D7353" w:rsidRPr="004F2AF7" w:rsidRDefault="007D7353" w:rsidP="004F2AF7">
      <w:pPr>
        <w:pStyle w:val="Default"/>
        <w:numPr>
          <w:ilvl w:val="0"/>
          <w:numId w:val="22"/>
        </w:numPr>
        <w:spacing w:line="276" w:lineRule="auto"/>
        <w:ind w:left="567" w:hanging="567"/>
        <w:jc w:val="both"/>
        <w:rPr>
          <w:color w:val="000000" w:themeColor="text1"/>
        </w:rPr>
      </w:pPr>
      <w:r w:rsidRPr="004F2AF7">
        <w:rPr>
          <w:color w:val="000000" w:themeColor="text1"/>
        </w:rPr>
        <w:t xml:space="preserve">Jumlah dan jenis </w:t>
      </w:r>
      <w:r w:rsidR="0084356D" w:rsidRPr="004F2AF7">
        <w:rPr>
          <w:color w:val="000000" w:themeColor="text1"/>
        </w:rPr>
        <w:t xml:space="preserve">produk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A67E4C">
        <w:rPr>
          <w:b/>
          <w:color w:val="000000" w:themeColor="text1"/>
          <w:lang w:val="en-US"/>
        </w:rPr>
        <w:t xml:space="preserve"> </w:t>
      </w:r>
      <w:proofErr w:type="spellStart"/>
      <w:r w:rsidR="00A67E4C" w:rsidRPr="00FB5AE6">
        <w:rPr>
          <w:lang w:val="en-US"/>
        </w:rPr>
        <w:t>dan</w:t>
      </w:r>
      <w:proofErr w:type="spellEnd"/>
      <w:r w:rsidR="00CF339E">
        <w:rPr>
          <w:lang w:val="en-US"/>
        </w:rPr>
        <w:t xml:space="preserve"> </w:t>
      </w:r>
      <w:proofErr w:type="spellStart"/>
      <w:r w:rsidR="00A67E4C" w:rsidRPr="00FB5AE6">
        <w:rPr>
          <w:lang w:val="en-US"/>
        </w:rPr>
        <w:t>harus</w:t>
      </w:r>
      <w:proofErr w:type="spellEnd"/>
      <w:r w:rsidR="00A67E4C" w:rsidRPr="00FB5AE6">
        <w:rPr>
          <w:lang w:val="en-US"/>
        </w:rPr>
        <w:t xml:space="preserve"> </w:t>
      </w:r>
      <w:proofErr w:type="spellStart"/>
      <w:r w:rsidR="00A67E4C" w:rsidRPr="00FB5AE6">
        <w:rPr>
          <w:lang w:val="en-US"/>
        </w:rPr>
        <w:t>berdasarkan</w:t>
      </w:r>
      <w:proofErr w:type="spellEnd"/>
      <w:r w:rsidR="00A67E4C" w:rsidRPr="00FB5AE6">
        <w:rPr>
          <w:lang w:val="en-US"/>
        </w:rPr>
        <w:t xml:space="preserve"> Surat </w:t>
      </w:r>
      <w:proofErr w:type="spellStart"/>
      <w:r w:rsidR="00A67E4C" w:rsidRPr="00FB5AE6">
        <w:rPr>
          <w:lang w:val="en-US"/>
        </w:rPr>
        <w:t>Penawaran</w:t>
      </w:r>
      <w:proofErr w:type="spellEnd"/>
      <w:r w:rsidR="00A67E4C" w:rsidRPr="00FB5AE6">
        <w:rPr>
          <w:lang w:val="en-US"/>
        </w:rPr>
        <w:t xml:space="preserve"> yang </w:t>
      </w:r>
      <w:proofErr w:type="spellStart"/>
      <w:r w:rsidR="00A67E4C" w:rsidRPr="00FB5AE6">
        <w:rPr>
          <w:lang w:val="en-US"/>
        </w:rPr>
        <w:t>disetujui</w:t>
      </w:r>
      <w:proofErr w:type="spellEnd"/>
      <w:r w:rsidR="00A67E4C" w:rsidRPr="00FB5AE6">
        <w:rPr>
          <w:lang w:val="en-US"/>
        </w:rPr>
        <w:t xml:space="preserve"> </w:t>
      </w:r>
      <w:r w:rsidR="00A67E4C" w:rsidRPr="00FB5AE6">
        <w:rPr>
          <w:b/>
          <w:lang w:val="en-US"/>
        </w:rPr>
        <w:t>Para</w:t>
      </w:r>
      <w:r w:rsidR="00A67E4C" w:rsidRPr="00FB5AE6">
        <w:rPr>
          <w:lang w:val="en-US"/>
        </w:rPr>
        <w:t xml:space="preserve"> </w:t>
      </w:r>
      <w:proofErr w:type="spellStart"/>
      <w:r w:rsidR="00A67E4C" w:rsidRPr="00FB5AE6">
        <w:rPr>
          <w:b/>
          <w:lang w:val="en-US"/>
        </w:rPr>
        <w:t>Pihak</w:t>
      </w:r>
      <w:proofErr w:type="spellEnd"/>
      <w:r w:rsidR="00A67E4C" w:rsidRPr="00FB5AE6">
        <w:rPr>
          <w:b/>
        </w:rPr>
        <w:t>.</w:t>
      </w:r>
    </w:p>
    <w:p w:rsidR="008E7BD2" w:rsidRPr="004F2AF7" w:rsidRDefault="008E7BD2" w:rsidP="004F2AF7">
      <w:pPr>
        <w:pStyle w:val="Default"/>
        <w:numPr>
          <w:ilvl w:val="0"/>
          <w:numId w:val="22"/>
        </w:numPr>
        <w:spacing w:line="276" w:lineRule="auto"/>
        <w:ind w:left="567" w:hanging="567"/>
        <w:jc w:val="both"/>
        <w:rPr>
          <w:color w:val="000000" w:themeColor="text1"/>
        </w:rPr>
      </w:pPr>
      <w:r w:rsidRPr="008E7BD2">
        <w:rPr>
          <w:color w:val="000000" w:themeColor="text1"/>
        </w:rPr>
        <w:t xml:space="preserve">Semua lampiran maupun surat penawaran yang </w:t>
      </w:r>
      <w:proofErr w:type="spellStart"/>
      <w:r w:rsidR="00EC55B9">
        <w:rPr>
          <w:color w:val="000000" w:themeColor="text1"/>
          <w:lang w:val="en-US"/>
        </w:rPr>
        <w:t>disepakati</w:t>
      </w:r>
      <w:proofErr w:type="spellEnd"/>
      <w:r w:rsidR="00EC55B9">
        <w:rPr>
          <w:color w:val="000000" w:themeColor="text1"/>
          <w:lang w:val="en-US"/>
        </w:rPr>
        <w:t xml:space="preserve"> </w:t>
      </w:r>
      <w:proofErr w:type="spellStart"/>
      <w:r w:rsidR="00EC55B9">
        <w:rPr>
          <w:color w:val="000000" w:themeColor="text1"/>
          <w:lang w:val="en-US"/>
        </w:rPr>
        <w:t>oleh</w:t>
      </w:r>
      <w:proofErr w:type="spellEnd"/>
      <w:r w:rsidR="00EC55B9">
        <w:rPr>
          <w:color w:val="000000" w:themeColor="text1"/>
          <w:lang w:val="en-US"/>
        </w:rPr>
        <w:t xml:space="preserve"> para </w:t>
      </w:r>
      <w:proofErr w:type="spellStart"/>
      <w:r w:rsidR="00EC55B9">
        <w:rPr>
          <w:color w:val="000000" w:themeColor="text1"/>
          <w:lang w:val="en-US"/>
        </w:rPr>
        <w:t>pihak</w:t>
      </w:r>
      <w:proofErr w:type="spellEnd"/>
      <w:r w:rsidR="00EC55B9">
        <w:rPr>
          <w:color w:val="000000" w:themeColor="text1"/>
          <w:lang w:val="en-US"/>
        </w:rPr>
        <w:t xml:space="preserve"> yang </w:t>
      </w:r>
      <w:r w:rsidRPr="008E7BD2">
        <w:rPr>
          <w:color w:val="000000" w:themeColor="text1"/>
        </w:rPr>
        <w:t>muncul selama periode perjanjian merupakan bagian yang tidak terpisahkan dari surat perjanjian in</w:t>
      </w:r>
      <w:proofErr w:type="spellStart"/>
      <w:r w:rsidRPr="008E7BD2">
        <w:rPr>
          <w:color w:val="000000" w:themeColor="text1"/>
          <w:lang w:val="en-US"/>
        </w:rPr>
        <w:t>i</w:t>
      </w:r>
      <w:proofErr w:type="spellEnd"/>
      <w:r w:rsidRPr="008E7BD2">
        <w:rPr>
          <w:color w:val="000000" w:themeColor="text1"/>
          <w:lang w:val="en-US"/>
        </w:rPr>
        <w:t>.</w:t>
      </w:r>
    </w:p>
    <w:p w:rsidR="00D826E6" w:rsidRPr="004F2AF7" w:rsidRDefault="00D826E6" w:rsidP="004F2AF7">
      <w:pPr>
        <w:pStyle w:val="Default"/>
        <w:spacing w:line="276" w:lineRule="auto"/>
        <w:rPr>
          <w:b/>
          <w:bCs/>
          <w:color w:val="000000" w:themeColor="text1"/>
        </w:rPr>
      </w:pP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Jumlah </w:t>
      </w:r>
      <w:r w:rsidR="0084356D" w:rsidRPr="004F2AF7">
        <w:rPr>
          <w:bCs/>
          <w:color w:val="000000" w:themeColor="text1"/>
        </w:rPr>
        <w:t>produk</w:t>
      </w:r>
      <w:r w:rsidRPr="004F2AF7">
        <w:rPr>
          <w:bCs/>
          <w:color w:val="000000" w:themeColor="text1"/>
        </w:rPr>
        <w:t xml:space="preserve">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w:t>
      </w:r>
      <w:r w:rsidR="0084356D" w:rsidRPr="004F2AF7">
        <w:rPr>
          <w:bCs/>
          <w:color w:val="000000" w:themeColor="text1"/>
        </w:rPr>
        <w:t>produk</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Batas waktu pengiriman</w:t>
      </w:r>
      <w:r w:rsidR="0084356D" w:rsidRPr="004F2AF7">
        <w:rPr>
          <w:bCs/>
          <w:color w:val="000000" w:themeColor="text1"/>
        </w:rPr>
        <w:t xml:space="preserve"> produk</w:t>
      </w:r>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rsidR="006257F5" w:rsidRPr="004F2AF7" w:rsidRDefault="006257F5"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w:t>
      </w:r>
      <w:r w:rsidR="0084356D" w:rsidRPr="004F2AF7">
        <w:rPr>
          <w:bCs/>
          <w:color w:val="000000" w:themeColor="text1"/>
        </w:rPr>
        <w:t>produk</w:t>
      </w:r>
      <w:r w:rsidRPr="004F2AF7">
        <w:rPr>
          <w:bCs/>
          <w:color w:val="000000" w:themeColor="text1"/>
        </w:rPr>
        <w:t xml:space="preserve">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dilakukan pengecekan</w:t>
      </w:r>
      <w:r w:rsidR="0084356D" w:rsidRPr="004F2AF7">
        <w:rPr>
          <w:bCs/>
          <w:color w:val="000000" w:themeColor="text1"/>
        </w:rPr>
        <w:t xml:space="preserve"> produk </w:t>
      </w:r>
      <w:r w:rsidRPr="004F2AF7">
        <w:rPr>
          <w:bCs/>
          <w:color w:val="000000" w:themeColor="text1"/>
        </w:rPr>
        <w:t xml:space="preserve">(jumlah,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rsidR="00414AE8" w:rsidRPr="004F2AF7" w:rsidRDefault="00414AE8" w:rsidP="004F2AF7">
      <w:pPr>
        <w:pStyle w:val="Default"/>
        <w:spacing w:line="276" w:lineRule="auto"/>
        <w:jc w:val="center"/>
        <w:rPr>
          <w:b/>
          <w:bCs/>
          <w:color w:val="000000" w:themeColor="text1"/>
        </w:rPr>
      </w:pP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Pasal 3</w:t>
      </w: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w:t>
      </w:r>
      <w:r w:rsidR="00CD3FD1" w:rsidRPr="004F2AF7">
        <w:rPr>
          <w:bCs/>
          <w:color w:val="000000" w:themeColor="text1"/>
        </w:rPr>
        <w:t xml:space="preserve"> </w:t>
      </w:r>
      <w:r w:rsidRPr="004F2AF7">
        <w:rPr>
          <w:bCs/>
          <w:color w:val="000000" w:themeColor="text1"/>
        </w:rPr>
        <w:t>produk yang baik.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lastRenderedPageBreak/>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rsidR="00C8217D" w:rsidRPr="004F2AF7" w:rsidRDefault="00544BEC"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bahwa semua produk </w:t>
      </w:r>
      <w:proofErr w:type="spellStart"/>
      <w:r w:rsidR="00FC0358">
        <w:rPr>
          <w:bCs/>
          <w:color w:val="000000" w:themeColor="text1"/>
          <w:lang w:val="en-US"/>
        </w:rPr>
        <w:t>termasuk</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pengemasan</w:t>
      </w:r>
      <w:proofErr w:type="spellEnd"/>
      <w:r w:rsidR="00E930F0">
        <w:rPr>
          <w:bCs/>
          <w:color w:val="000000" w:themeColor="text1"/>
          <w:lang w:val="en-US"/>
        </w:rPr>
        <w:t xml:space="preserve"> </w:t>
      </w:r>
      <w:proofErr w:type="spellStart"/>
      <w:r w:rsidR="00E930F0">
        <w:rPr>
          <w:bCs/>
          <w:color w:val="000000" w:themeColor="text1"/>
          <w:lang w:val="en-US"/>
        </w:rPr>
        <w:t>atau</w:t>
      </w:r>
      <w:proofErr w:type="spellEnd"/>
      <w:r w:rsidR="00E930F0">
        <w:rPr>
          <w:bCs/>
          <w:color w:val="000000" w:themeColor="text1"/>
          <w:lang w:val="en-US"/>
        </w:rPr>
        <w:t xml:space="preserve"> packing</w:t>
      </w:r>
      <w:r w:rsidR="00FC0358">
        <w:rPr>
          <w:bCs/>
          <w:color w:val="000000" w:themeColor="text1"/>
          <w:lang w:val="en-US"/>
        </w:rPr>
        <w:t xml:space="preserve"> </w:t>
      </w:r>
      <w:proofErr w:type="spellStart"/>
      <w:r w:rsidR="00FC0358">
        <w:rPr>
          <w:bCs/>
          <w:color w:val="000000" w:themeColor="text1"/>
          <w:lang w:val="en-US"/>
        </w:rPr>
        <w:t>dan</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pelindung</w:t>
      </w:r>
      <w:proofErr w:type="spellEnd"/>
      <w:r w:rsidR="00FC0358">
        <w:rPr>
          <w:bCs/>
          <w:color w:val="000000" w:themeColor="text1"/>
          <w:lang w:val="en-US"/>
        </w:rPr>
        <w:t xml:space="preserve"> </w:t>
      </w:r>
      <w:r w:rsidR="00FC0358"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berbahaya bagi lingkungan </w:t>
      </w:r>
      <w:r w:rsidR="00CC0247" w:rsidRPr="004F2AF7">
        <w:rPr>
          <w:bCs/>
          <w:color w:val="000000" w:themeColor="text1"/>
        </w:rPr>
        <w: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t>
      </w:r>
      <w:r w:rsidR="00E16BCC" w:rsidRPr="004F2AF7">
        <w:rPr>
          <w:bCs/>
          <w:color w:val="000000" w:themeColor="text1"/>
        </w:rPr>
        <w:t xml:space="preserve">terlarang </w:t>
      </w:r>
      <w:r w:rsidR="00CC0247" w:rsidRPr="004F2AF7">
        <w:rPr>
          <w:bCs/>
          <w:color w:val="000000" w:themeColor="text1"/>
        </w:rPr>
        <w:t xml:space="preserve">yang tercantum dalam Yazaki Group Self-Control Substance List, asbestos, perfluorooctanesulfonic acid atau zat lain seperti yang diinstruksikan </w:t>
      </w:r>
      <w:r w:rsidR="00CC0247" w:rsidRPr="004F2AF7">
        <w:rPr>
          <w:b/>
          <w:bCs/>
          <w:color w:val="000000" w:themeColor="text1"/>
        </w:rPr>
        <w:t>Pihak Kedua</w:t>
      </w:r>
      <w:r w:rsidR="00CC0247" w:rsidRPr="004F2AF7">
        <w:rPr>
          <w:bCs/>
          <w:color w:val="000000" w:themeColor="text1"/>
        </w:rPr>
        <w:t xml:space="preserve"> kepada </w:t>
      </w:r>
      <w:r w:rsidR="00CC0247" w:rsidRPr="004F2AF7">
        <w:rPr>
          <w:b/>
          <w:bCs/>
          <w:color w:val="000000" w:themeColor="text1"/>
        </w:rPr>
        <w:t>Pihak Pertama</w:t>
      </w:r>
      <w:r w:rsidR="00FC0358">
        <w:rPr>
          <w:bCs/>
          <w:color w:val="000000" w:themeColor="text1"/>
        </w:rPr>
        <w:t xml:space="preserve"> dari waktu ke waktu</w:t>
      </w:r>
      <w:r w:rsidR="00FC0358">
        <w:rPr>
          <w:bCs/>
          <w:color w:val="000000" w:themeColor="text1"/>
          <w:lang w:val="en-US"/>
        </w:rPr>
        <w:t xml:space="preserve">, </w:t>
      </w:r>
      <w:proofErr w:type="spellStart"/>
      <w:r w:rsidR="00FC0358">
        <w:rPr>
          <w:bCs/>
          <w:color w:val="000000" w:themeColor="text1"/>
          <w:lang w:val="en-US"/>
        </w:rPr>
        <w:t>lebih</w:t>
      </w:r>
      <w:proofErr w:type="spellEnd"/>
      <w:r w:rsidR="00FC0358">
        <w:rPr>
          <w:bCs/>
          <w:color w:val="000000" w:themeColor="text1"/>
          <w:lang w:val="en-US"/>
        </w:rPr>
        <w:t xml:space="preserve"> </w:t>
      </w:r>
      <w:proofErr w:type="spellStart"/>
      <w:r w:rsidR="00FC0358">
        <w:rPr>
          <w:bCs/>
          <w:color w:val="000000" w:themeColor="text1"/>
          <w:lang w:val="en-US"/>
        </w:rPr>
        <w:t>lengkap</w:t>
      </w:r>
      <w:proofErr w:type="spellEnd"/>
      <w:r w:rsidR="00FC0358">
        <w:rPr>
          <w:bCs/>
          <w:color w:val="000000" w:themeColor="text1"/>
          <w:lang w:val="en-US"/>
        </w:rPr>
        <w:t xml:space="preserve"> </w:t>
      </w:r>
      <w:proofErr w:type="spellStart"/>
      <w:r w:rsidR="00FC0358">
        <w:rPr>
          <w:bCs/>
          <w:color w:val="000000" w:themeColor="text1"/>
          <w:lang w:val="en-US"/>
        </w:rPr>
        <w:t>terkait</w:t>
      </w:r>
      <w:proofErr w:type="spellEnd"/>
      <w:r w:rsidR="00FC0358">
        <w:rPr>
          <w:bCs/>
          <w:color w:val="000000" w:themeColor="text1"/>
          <w:lang w:val="en-US"/>
        </w:rPr>
        <w:t xml:space="preserve"> list GADSL </w:t>
      </w:r>
      <w:proofErr w:type="spellStart"/>
      <w:r w:rsidR="00FC0358">
        <w:rPr>
          <w:bCs/>
          <w:color w:val="000000" w:themeColor="text1"/>
          <w:lang w:val="en-US"/>
        </w:rPr>
        <w:t>dapat</w:t>
      </w:r>
      <w:proofErr w:type="spellEnd"/>
      <w:r w:rsidR="00FC0358">
        <w:rPr>
          <w:bCs/>
          <w:color w:val="000000" w:themeColor="text1"/>
          <w:lang w:val="en-US"/>
        </w:rPr>
        <w:t xml:space="preserve"> </w:t>
      </w:r>
      <w:proofErr w:type="spellStart"/>
      <w:r w:rsidR="00FC0358">
        <w:rPr>
          <w:bCs/>
          <w:color w:val="000000" w:themeColor="text1"/>
          <w:lang w:val="en-US"/>
        </w:rPr>
        <w:t>mengakses</w:t>
      </w:r>
      <w:proofErr w:type="spellEnd"/>
      <w:r w:rsidR="00FC0358">
        <w:rPr>
          <w:bCs/>
          <w:color w:val="000000" w:themeColor="text1"/>
          <w:lang w:val="en-US"/>
        </w:rPr>
        <w:t xml:space="preserve"> link </w:t>
      </w:r>
      <w:proofErr w:type="spellStart"/>
      <w:r w:rsidR="00FC0358">
        <w:rPr>
          <w:bCs/>
          <w:color w:val="000000" w:themeColor="text1"/>
          <w:lang w:val="en-US"/>
        </w:rPr>
        <w:t>berikut</w:t>
      </w:r>
      <w:proofErr w:type="spellEnd"/>
      <w:r w:rsidR="00FC0358">
        <w:rPr>
          <w:bCs/>
          <w:color w:val="000000" w:themeColor="text1"/>
          <w:lang w:val="en-US"/>
        </w:rPr>
        <w:t xml:space="preserve"> </w:t>
      </w:r>
      <w:hyperlink r:id="rId8" w:history="1">
        <w:r w:rsidR="00FC0358" w:rsidRPr="007C2A81">
          <w:rPr>
            <w:rStyle w:val="Hyperlink"/>
          </w:rPr>
          <w:t>https://www.gadsl.org</w:t>
        </w:r>
        <w:r w:rsidR="00FC0358" w:rsidRPr="007C2A81">
          <w:rPr>
            <w:rStyle w:val="Hyperlink"/>
            <w:lang w:val="en-US"/>
          </w:rPr>
          <w:t>/</w:t>
        </w:r>
      </w:hyperlink>
      <w:r w:rsidR="00FC0358">
        <w:rPr>
          <w:rStyle w:val="jlqj4b"/>
          <w:lang w:val="en-US"/>
        </w:rPr>
        <w:t xml:space="preserve">. </w:t>
      </w:r>
    </w:p>
    <w:p w:rsidR="00313CF4" w:rsidRPr="00313CF4" w:rsidRDefault="001E6F70" w:rsidP="00370997">
      <w:pPr>
        <w:pStyle w:val="Default"/>
        <w:numPr>
          <w:ilvl w:val="0"/>
          <w:numId w:val="2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proofErr w:type="spellStart"/>
      <w:r>
        <w:rPr>
          <w:bCs/>
          <w:color w:val="000000" w:themeColor="text1"/>
          <w:lang w:val="en-US"/>
        </w:rPr>
        <w:t>dan</w:t>
      </w:r>
      <w:proofErr w:type="spellEnd"/>
      <w:r w:rsidRPr="001E6F70">
        <w:rPr>
          <w:bCs/>
          <w:color w:val="000000" w:themeColor="text1"/>
        </w:rPr>
        <w:t xml:space="preserve"> juga harus menyertakan </w:t>
      </w:r>
      <w:r>
        <w:rPr>
          <w:bCs/>
          <w:color w:val="000000" w:themeColor="text1"/>
          <w:lang w:val="en-US"/>
        </w:rPr>
        <w:t xml:space="preserve">data </w:t>
      </w:r>
      <w:proofErr w:type="spellStart"/>
      <w:r>
        <w:rPr>
          <w:bCs/>
          <w:color w:val="000000" w:themeColor="text1"/>
          <w:lang w:val="en-US"/>
        </w:rPr>
        <w:t>informasi</w:t>
      </w:r>
      <w:proofErr w:type="spellEnd"/>
      <w:r>
        <w:rPr>
          <w:bCs/>
          <w:color w:val="000000" w:themeColor="text1"/>
          <w:lang w:val="en-US"/>
        </w:rPr>
        <w:t xml:space="preserve"> </w:t>
      </w:r>
      <w:r w:rsidRPr="001B511F">
        <w:t>International Material Data System (IMDS) dan Safety Data Sheet (SDS) terkait dengan zat kandungan yang dibuat berdasarkan Global Harmony System (GHS)</w:t>
      </w:r>
      <w:r>
        <w:rPr>
          <w:lang w:val="en-US"/>
        </w:rPr>
        <w:t>.</w:t>
      </w:r>
    </w:p>
    <w:p w:rsidR="00370997" w:rsidRPr="004F2AF7" w:rsidRDefault="00370997" w:rsidP="00370997">
      <w:pPr>
        <w:pStyle w:val="Default"/>
        <w:numPr>
          <w:ilvl w:val="0"/>
          <w:numId w:val="2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sidR="00DA2057">
        <w:rPr>
          <w:bCs/>
          <w:color w:val="000000" w:themeColor="text1"/>
        </w:rPr>
        <w:t>segera</w:t>
      </w:r>
      <w:r w:rsidRPr="00370997">
        <w:rPr>
          <w:bCs/>
          <w:color w:val="000000" w:themeColor="text1"/>
        </w:rPr>
        <w:t xml:space="preserve"> memberi tahu </w:t>
      </w:r>
      <w:r w:rsidRPr="00DA2057">
        <w:rPr>
          <w:b/>
          <w:bCs/>
          <w:color w:val="000000" w:themeColor="text1"/>
        </w:rPr>
        <w:t>Pihak Kedua</w:t>
      </w:r>
      <w:r w:rsidR="00DA2057">
        <w:rPr>
          <w:bCs/>
          <w:color w:val="000000" w:themeColor="text1"/>
        </w:rPr>
        <w:t xml:space="preserve"> tidak boleh melebihi 3</w:t>
      </w:r>
      <w:r w:rsidR="004B1269">
        <w:rPr>
          <w:bCs/>
          <w:color w:val="000000" w:themeColor="text1"/>
        </w:rPr>
        <w:t xml:space="preserve"> (tiga)</w:t>
      </w:r>
      <w:r w:rsidR="00DA2057">
        <w:rPr>
          <w:bCs/>
          <w:color w:val="000000" w:themeColor="text1"/>
        </w:rPr>
        <w:t xml:space="preserve"> h</w:t>
      </w:r>
      <w:r w:rsidR="00DA2057" w:rsidRPr="00370997">
        <w:rPr>
          <w:bCs/>
          <w:color w:val="000000" w:themeColor="text1"/>
        </w:rPr>
        <w:t xml:space="preserve">ari sejak tanggal penetapan oleh </w:t>
      </w:r>
      <w:r w:rsidR="00DA2057"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rsidR="00E16BCC" w:rsidRPr="004F2AF7" w:rsidRDefault="00E16BCC" w:rsidP="004F2AF7">
      <w:pPr>
        <w:pStyle w:val="Default"/>
        <w:spacing w:line="276" w:lineRule="auto"/>
        <w:jc w:val="center"/>
        <w:rPr>
          <w:b/>
          <w:bCs/>
          <w:color w:val="000000" w:themeColor="text1"/>
        </w:rPr>
      </w:pP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0008012D" w:rsidRPr="004F2AF7">
        <w:rPr>
          <w:bCs/>
          <w:color w:val="000000" w:themeColor="text1"/>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rsidR="00881FEF" w:rsidRPr="004F2AF7" w:rsidRDefault="00A812BE" w:rsidP="004F2AF7">
      <w:pPr>
        <w:pStyle w:val="Default"/>
        <w:widowControl w:val="0"/>
        <w:numPr>
          <w:ilvl w:val="0"/>
          <w:numId w:val="2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w:t>
      </w:r>
      <w:r w:rsidR="00AB39AE" w:rsidRPr="004F2AF7">
        <w:rPr>
          <w:color w:val="000000" w:themeColor="text1"/>
        </w:rPr>
        <w:t xml:space="preserve">menyerahkan </w:t>
      </w:r>
      <w:r w:rsidR="00E16BCC" w:rsidRPr="004F2AF7">
        <w:rPr>
          <w:color w:val="000000" w:themeColor="text1"/>
        </w:rPr>
        <w:t>produk</w:t>
      </w:r>
      <w:r w:rsidR="00AB39AE" w:rsidRPr="004F2AF7">
        <w:rPr>
          <w:color w:val="000000" w:themeColor="text1"/>
        </w:rPr>
        <w:t xml:space="preserve"> </w:t>
      </w:r>
      <w:r w:rsidR="007D7353" w:rsidRPr="004F2AF7">
        <w:rPr>
          <w:color w:val="000000" w:themeColor="text1"/>
        </w:rPr>
        <w:t xml:space="preserve">sesuai spesifikasi dan jadwal yang disepakati </w:t>
      </w:r>
      <w:r w:rsidR="007D7353" w:rsidRPr="004F2AF7">
        <w:rPr>
          <w:b/>
          <w:color w:val="000000" w:themeColor="text1"/>
        </w:rPr>
        <w:t>Para Pihak</w:t>
      </w:r>
      <w:r w:rsidR="0008012D" w:rsidRPr="004F2AF7">
        <w:rPr>
          <w:color w:val="000000" w:themeColor="text1"/>
        </w:rPr>
        <w:t>.</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rsidR="00A87434" w:rsidRPr="004F2AF7" w:rsidRDefault="00A87434" w:rsidP="004F2AF7">
      <w:pPr>
        <w:pStyle w:val="Default"/>
        <w:spacing w:line="276" w:lineRule="auto"/>
        <w:jc w:val="center"/>
        <w:rPr>
          <w:bCs/>
          <w:color w:val="000000" w:themeColor="text1"/>
        </w:rPr>
      </w:pPr>
    </w:p>
    <w:p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rsidR="00A812BE" w:rsidRPr="004F2AF7" w:rsidRDefault="00A812BE" w:rsidP="004F2AF7">
      <w:pPr>
        <w:pStyle w:val="Default"/>
        <w:spacing w:line="276" w:lineRule="auto"/>
        <w:jc w:val="center"/>
        <w:rPr>
          <w:color w:val="000000" w:themeColor="text1"/>
        </w:rPr>
      </w:pPr>
      <w:r w:rsidRPr="004F2AF7">
        <w:rPr>
          <w:b/>
          <w:bCs/>
          <w:color w:val="000000" w:themeColor="text1"/>
        </w:rPr>
        <w:t>Kewajiban dan Hak Pihak Kedua</w:t>
      </w:r>
    </w:p>
    <w:p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00B02046" w:rsidRPr="004F2AF7">
        <w:rPr>
          <w:color w:val="000000" w:themeColor="text1"/>
        </w:rPr>
        <w:t xml:space="preserve"> </w:t>
      </w:r>
      <w:r w:rsidRPr="004F2AF7">
        <w:rPr>
          <w:color w:val="000000" w:themeColor="text1"/>
        </w:rPr>
        <w:t>wajib membayar tepat waktu sesuai perjanjian.</w:t>
      </w:r>
    </w:p>
    <w:p w:rsidR="008640AB" w:rsidRPr="004F2AF7" w:rsidRDefault="00836BC0"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sidR="00AB39AE" w:rsidRPr="004F2AF7">
        <w:rPr>
          <w:color w:val="000000" w:themeColor="text1"/>
        </w:rPr>
        <w:t xml:space="preserve"> </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bCs/>
          <w:color w:val="000000" w:themeColor="text1"/>
        </w:rPr>
        <w:t>Pihak Kedua</w:t>
      </w:r>
      <w:r w:rsidR="00BE3F10" w:rsidRPr="004F2AF7">
        <w:rPr>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836BC0" w:rsidRPr="004F2AF7">
        <w:rPr>
          <w:b/>
          <w:bCs/>
          <w:color w:val="000000" w:themeColor="text1"/>
        </w:rPr>
        <w:t xml:space="preserve"> </w:t>
      </w:r>
      <w:r w:rsidRPr="004F2AF7">
        <w:rPr>
          <w:b/>
          <w:bCs/>
          <w:color w:val="000000" w:themeColor="text1"/>
        </w:rPr>
        <w:t>Pertama</w:t>
      </w:r>
      <w:r w:rsidR="00245D5B" w:rsidRPr="004F2AF7">
        <w:rPr>
          <w:b/>
          <w:bCs/>
          <w:color w:val="000000" w:themeColor="text1"/>
        </w:rPr>
        <w:t>.</w:t>
      </w:r>
    </w:p>
    <w:p w:rsidR="00A812BE" w:rsidRPr="004F2AF7" w:rsidRDefault="00A812BE" w:rsidP="004F2AF7">
      <w:pPr>
        <w:pStyle w:val="Default"/>
        <w:tabs>
          <w:tab w:val="left" w:pos="360"/>
        </w:tabs>
        <w:spacing w:line="276" w:lineRule="auto"/>
        <w:ind w:left="360"/>
        <w:jc w:val="both"/>
        <w:rPr>
          <w:bCs/>
          <w:color w:val="000000" w:themeColor="text1"/>
        </w:rPr>
      </w:pPr>
    </w:p>
    <w:p w:rsidR="00A812BE" w:rsidRPr="004F2AF7" w:rsidRDefault="00A812BE" w:rsidP="004F2AF7">
      <w:pPr>
        <w:pStyle w:val="Default"/>
        <w:spacing w:line="276" w:lineRule="auto"/>
        <w:jc w:val="center"/>
        <w:rPr>
          <w:b/>
          <w:bCs/>
          <w:color w:val="auto"/>
        </w:rPr>
      </w:pPr>
      <w:r w:rsidRPr="004F2AF7">
        <w:rPr>
          <w:b/>
          <w:bCs/>
          <w:color w:val="auto"/>
        </w:rPr>
        <w:lastRenderedPageBreak/>
        <w:t xml:space="preserve">Pasal </w:t>
      </w:r>
      <w:r w:rsidR="007A5FEB" w:rsidRPr="004F2AF7">
        <w:rPr>
          <w:b/>
          <w:bCs/>
          <w:color w:val="auto"/>
        </w:rPr>
        <w:t>6</w:t>
      </w:r>
    </w:p>
    <w:p w:rsidR="00A812BE" w:rsidRPr="004F2AF7" w:rsidRDefault="00A812BE" w:rsidP="004F2AF7">
      <w:pPr>
        <w:pStyle w:val="Default"/>
        <w:spacing w:line="276" w:lineRule="auto"/>
        <w:jc w:val="center"/>
        <w:rPr>
          <w:b/>
          <w:bCs/>
          <w:color w:val="auto"/>
        </w:rPr>
      </w:pPr>
      <w:r w:rsidRPr="004F2AF7">
        <w:rPr>
          <w:b/>
          <w:bCs/>
          <w:color w:val="auto"/>
        </w:rPr>
        <w:t>Tata Cara Pembayaran</w:t>
      </w:r>
    </w:p>
    <w:p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t>Pem</w:t>
      </w:r>
      <w:r w:rsidR="00A812BE" w:rsidRPr="004F2AF7">
        <w:rPr>
          <w:color w:val="000000" w:themeColor="text1"/>
        </w:rPr>
        <w:t>bayar</w:t>
      </w:r>
      <w:r w:rsidR="00836BC0" w:rsidRPr="004F2AF7">
        <w:rPr>
          <w:color w:val="000000" w:themeColor="text1"/>
        </w:rPr>
        <w:t>an</w:t>
      </w:r>
      <w:r w:rsidR="00A812BE" w:rsidRPr="004F2AF7">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rsidR="001703D8" w:rsidRPr="004F2AF7" w:rsidRDefault="001703D8">
      <w:pPr>
        <w:pStyle w:val="Default"/>
        <w:numPr>
          <w:ilvl w:val="0"/>
          <w:numId w:val="4"/>
        </w:numPr>
        <w:spacing w:line="276" w:lineRule="auto"/>
        <w:ind w:left="993" w:hanging="426"/>
        <w:jc w:val="both"/>
        <w:rPr>
          <w:color w:val="000000" w:themeColor="text1"/>
        </w:rPr>
      </w:pPr>
      <w:r w:rsidRPr="004F2AF7">
        <w:rPr>
          <w:color w:val="000000" w:themeColor="text1"/>
        </w:rPr>
        <w:t>Nomor rekening</w:t>
      </w:r>
      <w:r w:rsidRPr="004F2AF7">
        <w:rPr>
          <w:color w:val="000000" w:themeColor="text1"/>
        </w:rPr>
        <w:tab/>
        <w:t xml:space="preserve">: </w:t>
      </w:r>
      <w:r w:rsidR="007E3C78">
        <w:rPr>
          <w:color w:val="000000" w:themeColor="text1"/>
        </w:rPr>
        <w:t>900-0</w:t>
      </w:r>
      <w:r w:rsidR="0073742D">
        <w:rPr>
          <w:color w:val="000000" w:themeColor="text1"/>
        </w:rPr>
        <w:t>0</w:t>
      </w:r>
      <w:r w:rsidR="007E3C78">
        <w:rPr>
          <w:color w:val="000000" w:themeColor="text1"/>
        </w:rPr>
        <w:t>-</w:t>
      </w:r>
      <w:r w:rsidR="0073742D">
        <w:rPr>
          <w:color w:val="000000" w:themeColor="text1"/>
        </w:rPr>
        <w:t>2213375</w:t>
      </w:r>
      <w:r w:rsidR="007E3C78">
        <w:rPr>
          <w:color w:val="000000" w:themeColor="text1"/>
        </w:rPr>
        <w:t>-</w:t>
      </w:r>
      <w:r w:rsidR="0073742D">
        <w:rPr>
          <w:color w:val="000000" w:themeColor="text1"/>
        </w:rPr>
        <w:t>6</w:t>
      </w:r>
    </w:p>
    <w:p w:rsidR="001703D8" w:rsidRPr="004F2AF7" w:rsidRDefault="001703D8">
      <w:pPr>
        <w:pStyle w:val="Default"/>
        <w:numPr>
          <w:ilvl w:val="0"/>
          <w:numId w:val="4"/>
        </w:numPr>
        <w:spacing w:line="276" w:lineRule="auto"/>
        <w:ind w:left="993" w:hanging="426"/>
        <w:jc w:val="both"/>
        <w:rPr>
          <w:color w:val="000000" w:themeColor="text1"/>
        </w:rPr>
      </w:pPr>
      <w:r w:rsidRPr="004F2AF7">
        <w:rPr>
          <w:color w:val="000000" w:themeColor="text1"/>
        </w:rPr>
        <w:t>Atas nama</w:t>
      </w:r>
      <w:r w:rsidRPr="004F2AF7">
        <w:rPr>
          <w:color w:val="000000" w:themeColor="text1"/>
        </w:rPr>
        <w:tab/>
      </w:r>
      <w:r w:rsidRPr="004F2AF7">
        <w:rPr>
          <w:color w:val="000000" w:themeColor="text1"/>
        </w:rPr>
        <w:tab/>
        <w:t xml:space="preserve">: </w:t>
      </w:r>
      <w:r w:rsidR="0073742D">
        <w:rPr>
          <w:color w:val="000000" w:themeColor="text1"/>
        </w:rPr>
        <w:t>Edi Handoko</w:t>
      </w:r>
    </w:p>
    <w:p w:rsidR="001703D8" w:rsidRPr="004F2AF7" w:rsidRDefault="001703D8">
      <w:pPr>
        <w:pStyle w:val="Default"/>
        <w:numPr>
          <w:ilvl w:val="0"/>
          <w:numId w:val="4"/>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r w:rsidR="0073742D">
        <w:rPr>
          <w:color w:val="000000" w:themeColor="text1"/>
        </w:rPr>
        <w:t>Bank Mandiri</w:t>
      </w:r>
    </w:p>
    <w:p w:rsidR="00F33B45" w:rsidRPr="004F2AF7" w:rsidRDefault="001703D8">
      <w:pPr>
        <w:pStyle w:val="Default"/>
        <w:numPr>
          <w:ilvl w:val="0"/>
          <w:numId w:val="4"/>
        </w:numPr>
        <w:spacing w:line="276" w:lineRule="auto"/>
        <w:ind w:left="993" w:hanging="426"/>
        <w:jc w:val="both"/>
        <w:rPr>
          <w:b/>
          <w:color w:val="000000" w:themeColor="text1"/>
        </w:rPr>
      </w:pPr>
      <w:r w:rsidRPr="004F2AF7">
        <w:rPr>
          <w:color w:val="000000" w:themeColor="text1"/>
        </w:rPr>
        <w:t>Alamat bank</w:t>
      </w:r>
      <w:r w:rsidRPr="004F2AF7">
        <w:rPr>
          <w:color w:val="000000" w:themeColor="text1"/>
        </w:rPr>
        <w:tab/>
        <w:t>:</w:t>
      </w:r>
      <w:r w:rsidR="00AD3B24" w:rsidRPr="004F2AF7">
        <w:rPr>
          <w:color w:val="000000" w:themeColor="text1"/>
        </w:rPr>
        <w:t xml:space="preserve"> </w:t>
      </w:r>
      <w:r w:rsidR="007E3C78">
        <w:rPr>
          <w:color w:val="000000" w:themeColor="text1"/>
        </w:rPr>
        <w:t>KCP Semarang Pandanaran</w:t>
      </w:r>
    </w:p>
    <w:p w:rsidR="00E16BCC" w:rsidRPr="004F2AF7" w:rsidRDefault="0003139A" w:rsidP="004F2AF7">
      <w:pPr>
        <w:pStyle w:val="Default"/>
        <w:numPr>
          <w:ilvl w:val="0"/>
          <w:numId w:val="5"/>
        </w:numPr>
        <w:spacing w:line="276" w:lineRule="auto"/>
        <w:ind w:left="567" w:hanging="567"/>
        <w:jc w:val="both"/>
        <w:rPr>
          <w:b/>
          <w:color w:val="000000" w:themeColor="text1"/>
        </w:rPr>
      </w:pPr>
      <w:r w:rsidRPr="004F2AF7">
        <w:rPr>
          <w:color w:val="000000" w:themeColor="text1"/>
        </w:rPr>
        <w:t>Pembayaran sebesar</w:t>
      </w:r>
      <w:r w:rsidR="00C4481B" w:rsidRPr="004F2AF7">
        <w:rPr>
          <w:color w:val="000000" w:themeColor="text1"/>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E16BCC" w:rsidRPr="004F2AF7">
        <w:rPr>
          <w:color w:val="000000" w:themeColor="text1"/>
        </w:rPr>
        <w:t>produk. Pembayaran</w:t>
      </w:r>
      <w:r w:rsidR="00D124E1" w:rsidRPr="004F2AF7">
        <w:rPr>
          <w:color w:val="000000" w:themeColor="text1"/>
        </w:rPr>
        <w:t xml:space="preserve"> </w:t>
      </w:r>
      <w:r w:rsidR="00C4481B" w:rsidRPr="004F2AF7">
        <w:rPr>
          <w:color w:val="000000" w:themeColor="text1"/>
        </w:rPr>
        <w:t>dilakukan</w:t>
      </w:r>
      <w:r w:rsidR="009644E5" w:rsidRPr="004F2AF7">
        <w:rPr>
          <w:color w:val="000000" w:themeColor="text1"/>
        </w:rPr>
        <w:t xml:space="preserve"> 30</w:t>
      </w:r>
      <w:r w:rsidR="00C4481B" w:rsidRPr="004F2AF7">
        <w:rPr>
          <w:color w:val="000000" w:themeColor="text1"/>
        </w:rPr>
        <w:t xml:space="preserve"> </w:t>
      </w:r>
      <w:r w:rsidR="009644E5" w:rsidRPr="004F2AF7">
        <w:rPr>
          <w:color w:val="000000" w:themeColor="text1"/>
        </w:rPr>
        <w:t>(</w:t>
      </w:r>
      <w:r w:rsidR="00C4481B" w:rsidRPr="004F2AF7">
        <w:rPr>
          <w:color w:val="000000" w:themeColor="text1"/>
        </w:rPr>
        <w:t>tiga puluh</w:t>
      </w:r>
      <w:r w:rsidR="009644E5" w:rsidRPr="004F2AF7">
        <w:rPr>
          <w:color w:val="000000" w:themeColor="text1"/>
        </w:rPr>
        <w:t>)</w:t>
      </w:r>
      <w:r w:rsidR="00C4481B" w:rsidRPr="004F2AF7">
        <w:rPr>
          <w:color w:val="000000" w:themeColor="text1"/>
        </w:rPr>
        <w:t xml:space="preserve"> hari setelah diterimanya Invoice </w:t>
      </w:r>
      <w:r w:rsidR="00FD7661" w:rsidRPr="004F2AF7">
        <w:rPr>
          <w:color w:val="000000" w:themeColor="text1"/>
        </w:rPr>
        <w:t xml:space="preserve">yang dilampirkan dengan bukti nota pengiriman barang </w:t>
      </w:r>
      <w:r w:rsidR="00C4481B" w:rsidRPr="004F2AF7">
        <w:rPr>
          <w:color w:val="000000" w:themeColor="text1"/>
        </w:rPr>
        <w:t xml:space="preserve">dari </w:t>
      </w:r>
      <w:r w:rsidR="00C4481B" w:rsidRPr="004F2AF7">
        <w:rPr>
          <w:b/>
          <w:color w:val="000000" w:themeColor="text1"/>
        </w:rPr>
        <w:t>Pihak Pertama</w:t>
      </w:r>
      <w:r w:rsidR="00C4481B" w:rsidRPr="004F2AF7">
        <w:rPr>
          <w:color w:val="000000" w:themeColor="text1"/>
        </w:rPr>
        <w:t xml:space="preserve"> kepada </w:t>
      </w:r>
      <w:r w:rsidR="00C4481B" w:rsidRPr="004F2AF7">
        <w:rPr>
          <w:b/>
          <w:color w:val="000000" w:themeColor="text1"/>
        </w:rPr>
        <w:t>Pihak Kedua</w:t>
      </w:r>
      <w:r w:rsidR="00225337" w:rsidRPr="004F2AF7">
        <w:rPr>
          <w:bCs/>
          <w:iCs/>
        </w:rPr>
        <w:t>.</w:t>
      </w:r>
    </w:p>
    <w:p w:rsidR="00D124E1" w:rsidRPr="004F2AF7" w:rsidRDefault="00D124E1" w:rsidP="004F2AF7">
      <w:pPr>
        <w:pStyle w:val="Default"/>
        <w:numPr>
          <w:ilvl w:val="0"/>
          <w:numId w:val="5"/>
        </w:numPr>
        <w:spacing w:line="276" w:lineRule="auto"/>
        <w:ind w:left="567" w:hanging="567"/>
        <w:jc w:val="both"/>
        <w:rPr>
          <w:b/>
          <w:color w:val="000000" w:themeColor="text1"/>
        </w:rPr>
      </w:pPr>
      <w:r w:rsidRPr="004F2AF7">
        <w:rPr>
          <w:bCs/>
          <w:iCs/>
        </w:rPr>
        <w:t xml:space="preserve">Invoice </w:t>
      </w:r>
      <w:r w:rsidR="00364052" w:rsidRPr="004F2AF7">
        <w:rPr>
          <w:bCs/>
          <w:iCs/>
        </w:rPr>
        <w:t>diterima</w:t>
      </w:r>
      <w:r w:rsidRPr="004F2AF7">
        <w:rPr>
          <w:bCs/>
          <w:iCs/>
        </w:rPr>
        <w:t xml:space="preserve"> </w:t>
      </w:r>
      <w:r w:rsidRPr="004F2AF7">
        <w:rPr>
          <w:b/>
          <w:bCs/>
          <w:iCs/>
        </w:rPr>
        <w:t xml:space="preserve">Pihak </w:t>
      </w:r>
      <w:r w:rsidR="00364052" w:rsidRPr="004F2AF7">
        <w:rPr>
          <w:b/>
          <w:bCs/>
          <w:iCs/>
        </w:rPr>
        <w:t>Kedua</w:t>
      </w:r>
      <w:r w:rsidRPr="004F2AF7">
        <w:rPr>
          <w:bCs/>
          <w:iCs/>
        </w:rPr>
        <w:t xml:space="preserve"> </w:t>
      </w:r>
      <w:r w:rsidR="00364052" w:rsidRPr="004F2AF7">
        <w:rPr>
          <w:bCs/>
          <w:iCs/>
        </w:rPr>
        <w:t>dari</w:t>
      </w:r>
      <w:r w:rsidRPr="004F2AF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barang.</w:t>
      </w:r>
    </w:p>
    <w:p w:rsidR="00E16BCC" w:rsidRPr="004F2AF7" w:rsidRDefault="00E16BCC"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rsidR="00116A55" w:rsidRPr="004F2AF7" w:rsidRDefault="00116A55">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(1) tahun sejak tanggal </w:t>
      </w:r>
      <w:r w:rsidR="007E3C78">
        <w:rPr>
          <w:rFonts w:eastAsiaTheme="minorEastAsia" w:cs="Times New Roman"/>
          <w:color w:val="000000"/>
          <w:kern w:val="0"/>
          <w:lang w:val="id-ID" w:eastAsia="id-ID" w:bidi="ar-SA"/>
        </w:rPr>
        <w:t>5 September 202</w:t>
      </w:r>
      <w:ins w:id="23" w:author="ROHAYATI" w:date="2023-08-30T14:19:00Z">
        <w:r w:rsidR="000C0CBB">
          <w:rPr>
            <w:rFonts w:eastAsiaTheme="minorEastAsia" w:cs="Times New Roman"/>
            <w:color w:val="000000"/>
            <w:kern w:val="0"/>
            <w:lang w:val="en-US" w:eastAsia="id-ID" w:bidi="ar-SA"/>
          </w:rPr>
          <w:t>3</w:t>
        </w:r>
      </w:ins>
      <w:del w:id="24" w:author="ROHAYATI" w:date="2023-08-30T14:19:00Z">
        <w:r w:rsidR="007E3C78" w:rsidDel="000C0CBB">
          <w:rPr>
            <w:rFonts w:eastAsiaTheme="minorEastAsia" w:cs="Times New Roman"/>
            <w:color w:val="000000"/>
            <w:kern w:val="0"/>
            <w:lang w:val="id-ID" w:eastAsia="id-ID" w:bidi="ar-SA"/>
          </w:rPr>
          <w:delText>2</w:delText>
        </w:r>
      </w:del>
      <w:r w:rsidR="007E3C78" w:rsidRPr="004F2AF7">
        <w:rPr>
          <w:rFonts w:eastAsiaTheme="minorEastAsia" w:cs="Times New Roman"/>
          <w:color w:val="000000"/>
          <w:kern w:val="0"/>
          <w:lang w:val="id-ID" w:eastAsia="id-ID" w:bidi="ar-SA"/>
        </w:rPr>
        <w:t xml:space="preserve"> </w:t>
      </w:r>
      <w:r w:rsidR="00E16BCC" w:rsidRPr="004F2AF7">
        <w:rPr>
          <w:rFonts w:eastAsiaTheme="minorEastAsia" w:cs="Times New Roman"/>
          <w:color w:val="000000"/>
          <w:kern w:val="0"/>
          <w:lang w:val="id-ID" w:eastAsia="id-ID" w:bidi="ar-SA"/>
        </w:rPr>
        <w:t xml:space="preserve">sampai dengan tanggal </w:t>
      </w:r>
      <w:r w:rsidR="007E3C78">
        <w:rPr>
          <w:rFonts w:eastAsiaTheme="minorEastAsia" w:cs="Times New Roman"/>
          <w:color w:val="000000"/>
          <w:kern w:val="0"/>
          <w:lang w:val="id-ID" w:eastAsia="id-ID" w:bidi="ar-SA"/>
        </w:rPr>
        <w:t>5 September 202</w:t>
      </w:r>
      <w:ins w:id="25" w:author="ROHAYATI" w:date="2023-08-30T14:19:00Z">
        <w:r w:rsidR="000C0CBB">
          <w:rPr>
            <w:rFonts w:eastAsiaTheme="minorEastAsia" w:cs="Times New Roman"/>
            <w:color w:val="000000"/>
            <w:kern w:val="0"/>
            <w:lang w:val="en-US" w:eastAsia="id-ID" w:bidi="ar-SA"/>
          </w:rPr>
          <w:t>4</w:t>
        </w:r>
      </w:ins>
      <w:del w:id="26" w:author="ROHAYATI" w:date="2023-08-30T14:19:00Z">
        <w:r w:rsidR="007E3C78" w:rsidDel="000C0CBB">
          <w:rPr>
            <w:rFonts w:eastAsiaTheme="minorEastAsia" w:cs="Times New Roman"/>
            <w:color w:val="000000"/>
            <w:kern w:val="0"/>
            <w:lang w:val="id-ID" w:eastAsia="id-ID" w:bidi="ar-SA"/>
          </w:rPr>
          <w:delText>3</w:delText>
        </w:r>
      </w:del>
    </w:p>
    <w:p w:rsidR="00AC58E9"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dapat </w:t>
      </w:r>
      <w:r w:rsidR="00E16BCC" w:rsidRPr="004F2AF7">
        <w:rPr>
          <w:rFonts w:eastAsiaTheme="minorEastAsia" w:cs="Times New Roman"/>
          <w:color w:val="000000"/>
          <w:kern w:val="0"/>
          <w:lang w:val="id-ID" w:eastAsia="id-ID" w:bidi="ar-SA"/>
        </w:rPr>
        <w:t xml:space="preserve">diperpanjang berdasarkan kesepakatan </w:t>
      </w:r>
      <w:r w:rsidR="00E16BCC" w:rsidRPr="004F2AF7">
        <w:rPr>
          <w:rFonts w:eastAsiaTheme="minorEastAsia" w:cs="Times New Roman"/>
          <w:b/>
          <w:color w:val="000000"/>
          <w:kern w:val="0"/>
          <w:lang w:val="id-ID" w:eastAsia="id-ID" w:bidi="ar-SA"/>
        </w:rPr>
        <w:t>Para Pihak</w:t>
      </w:r>
      <w:r w:rsidR="00E16BCC" w:rsidRPr="004F2AF7">
        <w:rPr>
          <w:rFonts w:eastAsiaTheme="minorEastAsia" w:cs="Times New Roman"/>
          <w:color w:val="000000"/>
          <w:kern w:val="0"/>
          <w:lang w:val="id-ID" w:eastAsia="id-ID" w:bidi="ar-SA"/>
        </w:rPr>
        <w:t xml:space="preserve"> dengan pemberitahuan tertulis 3 (tiga) bulan sebelum berakhirnya perjanjian</w:t>
      </w:r>
      <w:r w:rsidR="0084356D" w:rsidRPr="004F2AF7">
        <w:rPr>
          <w:rFonts w:eastAsiaTheme="minorEastAsia" w:cs="Times New Roman"/>
          <w:color w:val="000000"/>
          <w:kern w:val="0"/>
          <w:lang w:val="id-ID" w:eastAsia="id-ID" w:bidi="ar-SA"/>
        </w:rPr>
        <w:t>.</w:t>
      </w:r>
    </w:p>
    <w:p w:rsidR="0084356D" w:rsidRPr="004F2AF7" w:rsidRDefault="0084356D" w:rsidP="004F2AF7">
      <w:pPr>
        <w:pStyle w:val="ListParagraph"/>
        <w:spacing w:line="276" w:lineRule="auto"/>
        <w:ind w:left="426"/>
        <w:jc w:val="both"/>
        <w:rPr>
          <w:rFonts w:eastAsiaTheme="minorEastAsia" w:cs="Times New Roman"/>
          <w:color w:val="000000"/>
          <w:kern w:val="0"/>
          <w:lang w:val="id-ID" w:eastAsia="id-ID" w:bidi="ar-SA"/>
        </w:rPr>
      </w:pPr>
    </w:p>
    <w:p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bertanggung</w:t>
      </w:r>
      <w:proofErr w:type="spellEnd"/>
      <w:r w:rsidRPr="004F2AF7">
        <w:rPr>
          <w:lang w:val="en-US"/>
        </w:rPr>
        <w:t xml:space="preserve"> </w:t>
      </w:r>
      <w:proofErr w:type="spellStart"/>
      <w:r w:rsidRPr="004F2AF7">
        <w:rPr>
          <w:lang w:val="en-US"/>
        </w:rPr>
        <w:t>jawab</w:t>
      </w:r>
      <w:proofErr w:type="spellEnd"/>
      <w:r w:rsidRPr="004F2AF7">
        <w:rPr>
          <w:lang w:val="en-US"/>
        </w:rPr>
        <w:t xml:space="preserve"> </w:t>
      </w:r>
      <w:proofErr w:type="spellStart"/>
      <w:r w:rsidRPr="004F2AF7">
        <w:rPr>
          <w:lang w:val="en-US"/>
        </w:rPr>
        <w:t>atas</w:t>
      </w:r>
      <w:proofErr w:type="spellEnd"/>
      <w:r w:rsidRPr="004F2AF7">
        <w:rPr>
          <w:lang w:val="en-US"/>
        </w:rPr>
        <w:t xml:space="preserve"> </w:t>
      </w:r>
      <w:proofErr w:type="spellStart"/>
      <w:r w:rsidRPr="004F2AF7">
        <w:rPr>
          <w:lang w:val="en-US"/>
        </w:rPr>
        <w:t>segala</w:t>
      </w:r>
      <w:proofErr w:type="spellEnd"/>
      <w:r w:rsidRPr="004F2AF7">
        <w:rPr>
          <w:lang w:val="en-US"/>
        </w:rPr>
        <w:t xml:space="preserve"> </w:t>
      </w:r>
      <w:proofErr w:type="spellStart"/>
      <w:r w:rsidRPr="004F2AF7">
        <w:rPr>
          <w:lang w:val="en-US"/>
        </w:rPr>
        <w:t>kerugian</w:t>
      </w:r>
      <w:proofErr w:type="spellEnd"/>
      <w:r w:rsidRPr="004F2AF7">
        <w:rPr>
          <w:lang w:val="en-US"/>
        </w:rPr>
        <w:t xml:space="preserve"> yang </w:t>
      </w:r>
      <w:proofErr w:type="spellStart"/>
      <w:r w:rsidRPr="004F2AF7">
        <w:rPr>
          <w:lang w:val="en-US"/>
        </w:rPr>
        <w:t>timbul</w:t>
      </w:r>
      <w:proofErr w:type="spellEnd"/>
      <w:r w:rsidRPr="004F2AF7">
        <w:rPr>
          <w:lang w:val="en-US"/>
        </w:rPr>
        <w:t xml:space="preserve"> </w:t>
      </w:r>
      <w:proofErr w:type="spellStart"/>
      <w:r w:rsidRPr="004F2AF7">
        <w:rPr>
          <w:lang w:val="en-US"/>
        </w:rPr>
        <w:t>diakibatkan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r w:rsidRPr="004F2AF7">
        <w:t>force majeure</w:t>
      </w:r>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Kondisi</w:t>
      </w:r>
      <w:proofErr w:type="spellEnd"/>
      <w:r w:rsidRPr="004F2AF7">
        <w:rPr>
          <w:lang w:val="en-US"/>
        </w:rPr>
        <w:t xml:space="preserve"> yang </w:t>
      </w:r>
      <w:proofErr w:type="spellStart"/>
      <w:r w:rsidRPr="004F2AF7">
        <w:rPr>
          <w:lang w:val="en-US"/>
        </w:rPr>
        <w:t>dapat</w:t>
      </w:r>
      <w:proofErr w:type="spellEnd"/>
      <w:r w:rsidRPr="004F2AF7">
        <w:rPr>
          <w:lang w:val="en-US"/>
        </w:rPr>
        <w:t xml:space="preserve"> </w:t>
      </w:r>
      <w:proofErr w:type="spellStart"/>
      <w:r w:rsidRPr="004F2AF7">
        <w:rPr>
          <w:lang w:val="en-US"/>
        </w:rPr>
        <w:t>diterima</w:t>
      </w:r>
      <w:proofErr w:type="spellEnd"/>
      <w:r w:rsidRPr="004F2AF7">
        <w:rPr>
          <w:lang w:val="en-US"/>
        </w:rPr>
        <w:t xml:space="preserve"> </w:t>
      </w:r>
      <w:proofErr w:type="spellStart"/>
      <w:r w:rsidRPr="004F2AF7">
        <w:rPr>
          <w:lang w:val="en-US"/>
        </w:rPr>
        <w:t>sebagai</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oleh</w:t>
      </w:r>
      <w:proofErr w:type="spellEnd"/>
      <w:r w:rsidRPr="004F2AF7">
        <w:rPr>
          <w:lang w:val="en-US"/>
        </w:rPr>
        <w:t xml:space="preserve"> </w:t>
      </w:r>
      <w:r w:rsidR="0084356D" w:rsidRPr="004F2AF7">
        <w:rPr>
          <w:b/>
        </w:rPr>
        <w:t>Para Pihak</w:t>
      </w:r>
      <w:r w:rsidRPr="004F2AF7">
        <w:rPr>
          <w:lang w:val="en-US"/>
        </w:rPr>
        <w:t xml:space="preserve"> </w:t>
      </w:r>
      <w:proofErr w:type="spellStart"/>
      <w:r w:rsidRPr="004F2AF7">
        <w:rPr>
          <w:lang w:val="en-US"/>
        </w:rPr>
        <w:t>adalah</w:t>
      </w:r>
      <w:proofErr w:type="spellEnd"/>
      <w:r w:rsidRPr="004F2AF7">
        <w:rPr>
          <w:lang w:val="en-US"/>
        </w:rPr>
        <w:t xml:space="preserve"> </w:t>
      </w:r>
      <w:r w:rsidR="0084356D" w:rsidRPr="004F2AF7">
        <w:t>p</w:t>
      </w:r>
      <w:proofErr w:type="spellStart"/>
      <w:r w:rsidR="0084356D" w:rsidRPr="004F2AF7">
        <w:rPr>
          <w:lang w:val="en-US"/>
        </w:rPr>
        <w:t>erang</w:t>
      </w:r>
      <w:proofErr w:type="spellEnd"/>
      <w:r w:rsidR="0084356D" w:rsidRPr="004F2AF7">
        <w:rPr>
          <w:lang w:val="en-US"/>
        </w:rPr>
        <w:t xml:space="preserve">, </w:t>
      </w:r>
      <w:proofErr w:type="spellStart"/>
      <w:r w:rsidR="0084356D" w:rsidRPr="004F2AF7">
        <w:rPr>
          <w:lang w:val="en-US"/>
        </w:rPr>
        <w:t>huru</w:t>
      </w:r>
      <w:proofErr w:type="spellEnd"/>
      <w:r w:rsidR="0084356D" w:rsidRPr="004F2AF7">
        <w:rPr>
          <w:lang w:val="en-US"/>
        </w:rPr>
        <w:t xml:space="preserve">-hara, </w:t>
      </w:r>
      <w:proofErr w:type="spellStart"/>
      <w:r w:rsidR="0084356D" w:rsidRPr="004F2AF7">
        <w:rPr>
          <w:lang w:val="en-US"/>
        </w:rPr>
        <w:t>sabotase</w:t>
      </w:r>
      <w:proofErr w:type="spellEnd"/>
      <w:r w:rsidR="0084356D" w:rsidRPr="004F2AF7">
        <w:rPr>
          <w:lang w:val="en-US"/>
        </w:rPr>
        <w:t xml:space="preserve">, </w:t>
      </w:r>
      <w:proofErr w:type="spellStart"/>
      <w:r w:rsidRPr="004F2AF7">
        <w:rPr>
          <w:lang w:val="en-US"/>
        </w:rPr>
        <w:t>terorisme</w:t>
      </w:r>
      <w:proofErr w:type="spellEnd"/>
      <w:r w:rsidRPr="004F2AF7">
        <w:rPr>
          <w:lang w:val="en-US"/>
        </w:rPr>
        <w:t xml:space="preserve">, </w:t>
      </w:r>
      <w:proofErr w:type="spellStart"/>
      <w:r w:rsidRPr="004F2AF7">
        <w:rPr>
          <w:lang w:val="en-US"/>
        </w:rPr>
        <w:t>penutupan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 xml:space="preserve">, </w:t>
      </w:r>
      <w:proofErr w:type="spellStart"/>
      <w:r w:rsidRPr="004F2AF7">
        <w:rPr>
          <w:lang w:val="en-US"/>
        </w:rPr>
        <w:t>bencana</w:t>
      </w:r>
      <w:proofErr w:type="spellEnd"/>
      <w:r w:rsidRPr="004F2AF7">
        <w:rPr>
          <w:lang w:val="en-US"/>
        </w:rPr>
        <w:t xml:space="preserve"> </w:t>
      </w:r>
      <w:proofErr w:type="spellStart"/>
      <w:r w:rsidRPr="004F2AF7">
        <w:rPr>
          <w:lang w:val="en-US"/>
        </w:rPr>
        <w:t>alam</w:t>
      </w:r>
      <w:proofErr w:type="spellEnd"/>
      <w:r w:rsidRPr="004F2AF7">
        <w:rPr>
          <w:lang w:val="en-US"/>
        </w:rPr>
        <w:t xml:space="preserve"> yang </w:t>
      </w:r>
      <w:proofErr w:type="spellStart"/>
      <w:r w:rsidRPr="004F2AF7">
        <w:rPr>
          <w:lang w:val="en-US"/>
        </w:rPr>
        <w:t>dikatagorikan</w:t>
      </w:r>
      <w:proofErr w:type="spellEnd"/>
      <w:r w:rsidRPr="004F2AF7">
        <w:rPr>
          <w:lang w:val="en-US"/>
        </w:rPr>
        <w:t xml:space="preserve"> </w:t>
      </w:r>
      <w:proofErr w:type="spellStart"/>
      <w:r w:rsidRPr="004F2AF7">
        <w:rPr>
          <w:lang w:val="en-US"/>
        </w:rPr>
        <w:t>sebagai</w:t>
      </w:r>
      <w:proofErr w:type="spellEnd"/>
      <w:r w:rsidRPr="004F2AF7">
        <w:rPr>
          <w:lang w:val="en-US"/>
        </w:rPr>
        <w:t xml:space="preserve"> b</w:t>
      </w:r>
      <w:r w:rsidR="0084356D" w:rsidRPr="004F2AF7">
        <w:t>en</w:t>
      </w:r>
      <w:proofErr w:type="spellStart"/>
      <w:r w:rsidRPr="004F2AF7">
        <w:rPr>
          <w:lang w:val="en-US"/>
        </w:rPr>
        <w:t>cana</w:t>
      </w:r>
      <w:proofErr w:type="spellEnd"/>
      <w:r w:rsidRPr="004F2AF7">
        <w:rPr>
          <w:lang w:val="en-US"/>
        </w:rPr>
        <w:t xml:space="preserve"> </w:t>
      </w:r>
      <w:proofErr w:type="spellStart"/>
      <w:r w:rsidRPr="004F2AF7">
        <w:rPr>
          <w:lang w:val="en-US"/>
        </w:rPr>
        <w:t>nasional</w:t>
      </w:r>
      <w:proofErr w:type="spellEnd"/>
      <w:r w:rsidRPr="004F2AF7">
        <w:rPr>
          <w:lang w:val="en-US"/>
        </w:rPr>
        <w:t xml:space="preserve"> yang </w:t>
      </w:r>
      <w:proofErr w:type="spellStart"/>
      <w:r w:rsidRPr="004F2AF7">
        <w:rPr>
          <w:lang w:val="en-US"/>
        </w:rPr>
        <w:t>dibuktikan</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ditetapkan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r w:rsidR="0084356D" w:rsidRPr="004F2AF7">
        <w:t>keadaan</w:t>
      </w:r>
      <w:r w:rsidRPr="004F2AF7">
        <w:rPr>
          <w:lang w:val="en-US"/>
        </w:rPr>
        <w:t xml:space="preserve"> </w:t>
      </w:r>
      <w:r w:rsidRPr="004F2AF7">
        <w:t>force majeure</w:t>
      </w:r>
      <w:r w:rsidRPr="004F2AF7">
        <w:rPr>
          <w:lang w:val="en-US"/>
        </w:rPr>
        <w:t xml:space="preserve"> </w:t>
      </w:r>
      <w:proofErr w:type="spellStart"/>
      <w:r w:rsidRPr="004F2AF7">
        <w:rPr>
          <w:lang w:val="en-US"/>
        </w:rPr>
        <w:t>dibuat</w:t>
      </w:r>
      <w:proofErr w:type="spellEnd"/>
      <w:r w:rsidRPr="004F2AF7">
        <w:rPr>
          <w:lang w:val="en-US"/>
        </w:rPr>
        <w:t xml:space="preserve"> </w:t>
      </w:r>
      <w:proofErr w:type="spellStart"/>
      <w:r w:rsidRPr="004F2AF7">
        <w:rPr>
          <w:lang w:val="en-US"/>
        </w:rPr>
        <w:t>secara</w:t>
      </w:r>
      <w:proofErr w:type="spellEnd"/>
      <w:r w:rsidRPr="004F2AF7">
        <w:rPr>
          <w:lang w:val="en-US"/>
        </w:rPr>
        <w:t xml:space="preserve"> </w:t>
      </w:r>
      <w:proofErr w:type="spellStart"/>
      <w:r w:rsidRPr="004F2AF7">
        <w:rPr>
          <w:lang w:val="en-US"/>
        </w:rPr>
        <w:t>tertulis</w:t>
      </w:r>
      <w:proofErr w:type="spellEnd"/>
      <w:r w:rsidRPr="004F2AF7">
        <w:rPr>
          <w:lang w:val="en-US"/>
        </w:rPr>
        <w:t xml:space="preserve"> </w:t>
      </w:r>
      <w:proofErr w:type="spellStart"/>
      <w:r w:rsidRPr="004F2AF7">
        <w:rPr>
          <w:lang w:val="en-US"/>
        </w:rPr>
        <w:t>maksimal</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7 (</w:t>
      </w:r>
      <w:proofErr w:type="spellStart"/>
      <w:r w:rsidRPr="004F2AF7">
        <w:rPr>
          <w:lang w:val="en-US"/>
        </w:rPr>
        <w:t>tujuh</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proofErr w:type="spellStart"/>
      <w:r w:rsidRPr="004F2AF7">
        <w:rPr>
          <w:lang w:val="en-US"/>
        </w:rPr>
        <w:t>didukung</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bukti</w:t>
      </w:r>
      <w:proofErr w:type="spellEnd"/>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diterima</w:t>
      </w:r>
      <w:proofErr w:type="spellEnd"/>
      <w:r w:rsidRPr="004F2AF7">
        <w:rPr>
          <w:lang w:val="en-US"/>
        </w:rPr>
        <w:t xml:space="preserve">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proofErr w:type="spellStart"/>
      <w:r w:rsidRPr="004F2AF7">
        <w:rPr>
          <w:lang w:val="en-US"/>
        </w:rPr>
        <w:t>dan</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3 (</w:t>
      </w:r>
      <w:proofErr w:type="spellStart"/>
      <w:r w:rsidRPr="004F2AF7">
        <w:rPr>
          <w:lang w:val="en-US"/>
        </w:rPr>
        <w:t>tiga</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penerimaan</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Apabila</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proofErr w:type="spellStart"/>
      <w:r w:rsidRPr="004F2AF7">
        <w:rPr>
          <w:lang w:val="en-US"/>
        </w:rPr>
        <w:t>tersebut</w:t>
      </w:r>
      <w:proofErr w:type="spellEnd"/>
      <w:r w:rsidRPr="004F2AF7">
        <w:rPr>
          <w:lang w:val="en-US"/>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maka</w:t>
      </w:r>
      <w:proofErr w:type="spellEnd"/>
      <w:r w:rsidRPr="004F2AF7">
        <w:rPr>
          <w:lang w:val="en-US"/>
        </w:rPr>
        <w:t xml:space="preserve"> </w:t>
      </w:r>
      <w:proofErr w:type="spellStart"/>
      <w:r w:rsidRPr="004F2AF7">
        <w:rPr>
          <w:lang w:val="en-US"/>
        </w:rPr>
        <w:t>dianggap</w:t>
      </w:r>
      <w:proofErr w:type="spellEnd"/>
      <w:r w:rsidRPr="004F2AF7">
        <w:t xml:space="preserve"> </w:t>
      </w:r>
      <w:proofErr w:type="spellStart"/>
      <w:r w:rsidRPr="004F2AF7">
        <w:rPr>
          <w:lang w:val="en-US"/>
        </w:rPr>
        <w:t>telah</w:t>
      </w:r>
      <w:proofErr w:type="spellEnd"/>
      <w:r w:rsidRPr="004F2AF7">
        <w:rPr>
          <w:lang w:val="en-US"/>
        </w:rPr>
        <w:t xml:space="preserve"> </w:t>
      </w:r>
      <w:proofErr w:type="spellStart"/>
      <w:r w:rsidRPr="004F2AF7">
        <w:rPr>
          <w:lang w:val="en-US"/>
        </w:rPr>
        <w:t>menerima</w:t>
      </w:r>
      <w:proofErr w:type="spellEnd"/>
      <w:proofErr w:type="gramStart"/>
      <w:r w:rsidRPr="004F2AF7">
        <w:rPr>
          <w:lang w:val="en-US"/>
        </w:rPr>
        <w:t xml:space="preserve">  </w:t>
      </w:r>
      <w:proofErr w:type="spellStart"/>
      <w:r w:rsidRPr="004F2AF7">
        <w:rPr>
          <w:lang w:val="en-US"/>
        </w:rPr>
        <w:t>kejadian</w:t>
      </w:r>
      <w:proofErr w:type="spellEnd"/>
      <w:proofErr w:type="gramEnd"/>
      <w:r w:rsidRPr="004F2AF7">
        <w:rPr>
          <w:lang w:val="en-US"/>
        </w:rPr>
        <w:t xml:space="preserve"> </w:t>
      </w:r>
      <w:r w:rsidRPr="004F2AF7">
        <w:t>force majeure</w:t>
      </w:r>
      <w:r w:rsidRPr="004F2AF7">
        <w:rPr>
          <w:lang w:val="en-US"/>
        </w:rPr>
        <w:t xml:space="preserve"> </w:t>
      </w:r>
      <w:proofErr w:type="spellStart"/>
      <w:r w:rsidRPr="004F2AF7">
        <w:rPr>
          <w:lang w:val="en-US"/>
        </w:rPr>
        <w:t>tersebut</w:t>
      </w:r>
      <w:proofErr w:type="spellEnd"/>
      <w:r w:rsidRPr="004F2AF7">
        <w:rPr>
          <w:lang w:val="en-US"/>
        </w:rPr>
        <w:t>.</w:t>
      </w:r>
    </w:p>
    <w:p w:rsidR="00D124E1" w:rsidRPr="004F2AF7" w:rsidRDefault="00D124E1" w:rsidP="004F2AF7">
      <w:pPr>
        <w:widowControl w:val="0"/>
        <w:spacing w:after="0"/>
        <w:jc w:val="center"/>
        <w:rPr>
          <w:rFonts w:ascii="Times New Roman" w:hAnsi="Times New Roman" w:cs="Times New Roman"/>
          <w:b/>
          <w:bCs/>
          <w:color w:val="000000" w:themeColor="text1"/>
          <w:sz w:val="24"/>
          <w:szCs w:val="24"/>
          <w:lang w:val="en-US"/>
        </w:rPr>
      </w:pPr>
    </w:p>
    <w:p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lastRenderedPageBreak/>
        <w:t xml:space="preserve">Para </w:t>
      </w:r>
      <w:proofErr w:type="spellStart"/>
      <w:r w:rsidRPr="004F2AF7">
        <w:rPr>
          <w:rFonts w:cs="Times New Roman"/>
          <w:b/>
          <w:bCs/>
          <w:color w:val="000000" w:themeColor="text1"/>
        </w:rPr>
        <w:t>Pihak</w:t>
      </w:r>
      <w:proofErr w:type="spellEnd"/>
      <w:r w:rsidRPr="004F2AF7">
        <w:rPr>
          <w:rFonts w:cs="Times New Roman"/>
          <w:bCs/>
          <w:color w:val="000000" w:themeColor="text1"/>
        </w:rPr>
        <w:t xml:space="preserve"> </w:t>
      </w:r>
      <w:proofErr w:type="spellStart"/>
      <w:r w:rsidRPr="004F2AF7">
        <w:rPr>
          <w:rFonts w:cs="Times New Roman"/>
          <w:bCs/>
          <w:color w:val="000000" w:themeColor="text1"/>
        </w:rPr>
        <w:t>tidak</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membuka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kerahasiaan</w:t>
      </w:r>
      <w:proofErr w:type="spellEnd"/>
      <w:r w:rsidRPr="004F2AF7">
        <w:rPr>
          <w:rFonts w:cs="Times New Roman"/>
          <w:bCs/>
          <w:color w:val="000000" w:themeColor="text1"/>
        </w:rPr>
        <w:t xml:space="preserve"> </w:t>
      </w:r>
      <w:r w:rsidRPr="004F2AF7">
        <w:rPr>
          <w:rFonts w:cs="Times New Roman"/>
          <w:bCs/>
          <w:color w:val="000000" w:themeColor="text1"/>
          <w:lang w:val="id-ID"/>
        </w:rPr>
        <w:t>informasi perusahaan</w:t>
      </w:r>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r w:rsidRPr="004F2AF7">
        <w:rPr>
          <w:rFonts w:cs="Times New Roman"/>
          <w:bCs/>
          <w:color w:val="000000" w:themeColor="text1"/>
          <w:lang w:val="id-ID"/>
        </w:rPr>
        <w:t>Pihak Ketiga</w:t>
      </w:r>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persetujuan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9B5971" w:rsidRPr="004F2AF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w:t>
      </w:r>
      <w:proofErr w:type="spellStart"/>
      <w:r w:rsidRPr="004F2AF7">
        <w:rPr>
          <w:rFonts w:cs="Times New Roman"/>
          <w:bCs/>
          <w:color w:val="000000" w:themeColor="text1"/>
        </w:rPr>
        <w:t>berperan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serta</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aset</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mengambil</w:t>
      </w:r>
      <w:proofErr w:type="spellEnd"/>
      <w:r w:rsidRPr="004F2AF7">
        <w:rPr>
          <w:rFonts w:cs="Times New Roman"/>
          <w:bCs/>
          <w:color w:val="000000" w:themeColor="text1"/>
        </w:rPr>
        <w:t xml:space="preserve"> </w:t>
      </w:r>
      <w:proofErr w:type="spellStart"/>
      <w:r w:rsidRPr="004F2AF7">
        <w:rPr>
          <w:rFonts w:cs="Times New Roman"/>
          <w:bCs/>
          <w:color w:val="000000" w:themeColor="text1"/>
        </w:rPr>
        <w:t>gambar</w:t>
      </w:r>
      <w:proofErr w:type="spellEnd"/>
      <w:r w:rsidRPr="004F2AF7">
        <w:rPr>
          <w:rFonts w:cs="Times New Roman"/>
          <w:bCs/>
          <w:color w:val="000000" w:themeColor="text1"/>
        </w:rPr>
        <w:t xml:space="preserve">/ video </w:t>
      </w:r>
      <w:proofErr w:type="spellStart"/>
      <w:r w:rsidRPr="004F2AF7">
        <w:rPr>
          <w:rFonts w:cs="Times New Roman"/>
          <w:bCs/>
          <w:color w:val="000000" w:themeColor="text1"/>
        </w:rPr>
        <w:t>dalam</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bentuk</w:t>
      </w:r>
      <w:proofErr w:type="spellEnd"/>
      <w:r w:rsidRPr="004F2AF7">
        <w:rPr>
          <w:rFonts w:cs="Times New Roman"/>
          <w:bCs/>
          <w:color w:val="000000" w:themeColor="text1"/>
        </w:rPr>
        <w:t xml:space="preserve"> </w:t>
      </w:r>
      <w:proofErr w:type="spellStart"/>
      <w:r w:rsidRPr="004F2AF7">
        <w:rPr>
          <w:rFonts w:cs="Times New Roman"/>
          <w:bCs/>
          <w:color w:val="000000" w:themeColor="text1"/>
        </w:rPr>
        <w:t>apapun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selain</w:t>
      </w:r>
      <w:proofErr w:type="spellEnd"/>
      <w:r w:rsidRPr="004F2AF7">
        <w:rPr>
          <w:rFonts w:cs="Times New Roman"/>
          <w:bCs/>
          <w:color w:val="000000" w:themeColor="text1"/>
        </w:rPr>
        <w:t xml:space="preserve"> </w:t>
      </w:r>
      <w:r w:rsidR="009B5971" w:rsidRPr="004F2AF7">
        <w:rPr>
          <w:rFonts w:cs="Times New Roman"/>
          <w:bCs/>
          <w:color w:val="000000" w:themeColor="text1"/>
          <w:lang w:val="id-ID"/>
        </w:rPr>
        <w:t xml:space="preserve">untuk </w:t>
      </w:r>
      <w:proofErr w:type="spellStart"/>
      <w:r w:rsidRPr="004F2AF7">
        <w:rPr>
          <w:rFonts w:cs="Times New Roman"/>
          <w:bCs/>
          <w:color w:val="000000" w:themeColor="text1"/>
        </w:rPr>
        <w:t>kepentingan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memasuki</w:t>
      </w:r>
      <w:proofErr w:type="spellEnd"/>
      <w:r w:rsidRPr="004F2AF7">
        <w:rPr>
          <w:rFonts w:cs="Times New Roman"/>
          <w:bCs/>
          <w:color w:val="000000" w:themeColor="text1"/>
        </w:rPr>
        <w:t xml:space="preserve"> area </w:t>
      </w:r>
      <w:r w:rsidRPr="004F2AF7">
        <w:rPr>
          <w:rFonts w:cs="Times New Roman"/>
          <w:bCs/>
          <w:color w:val="000000" w:themeColor="text1"/>
          <w:lang w:val="id-ID"/>
        </w:rPr>
        <w:t xml:space="preserve">yang bukan area kerjanya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mengakses</w:t>
      </w:r>
      <w:proofErr w:type="spellEnd"/>
      <w:r w:rsidRPr="004F2AF7">
        <w:rPr>
          <w:rFonts w:cs="Times New Roman"/>
          <w:bCs/>
          <w:color w:val="000000" w:themeColor="text1"/>
        </w:rPr>
        <w:t xml:space="preserve"> system </w:t>
      </w:r>
      <w:proofErr w:type="spellStart"/>
      <w:r w:rsidRPr="004F2AF7">
        <w:rPr>
          <w:rFonts w:cs="Times New Roman"/>
          <w:bCs/>
          <w:color w:val="000000" w:themeColor="text1"/>
        </w:rPr>
        <w:t>informasi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seijin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wajib</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menyampaikan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ketentuan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karyawan</w:t>
      </w:r>
      <w:proofErr w:type="spellEnd"/>
      <w:r w:rsidRPr="004F2AF7">
        <w:rPr>
          <w:rFonts w:cs="Times New Roman"/>
          <w:bCs/>
          <w:color w:val="000000" w:themeColor="text1"/>
        </w:rPr>
        <w:t xml:space="preserve"> yang </w:t>
      </w:r>
      <w:proofErr w:type="spellStart"/>
      <w:r w:rsidRPr="004F2AF7">
        <w:rPr>
          <w:rFonts w:cs="Times New Roman"/>
          <w:bCs/>
          <w:color w:val="000000" w:themeColor="text1"/>
        </w:rPr>
        <w:t>berkaitan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dengan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perjanjian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w:t>
      </w:r>
      <w:r w:rsidRPr="004F2AF7">
        <w:rPr>
          <w:rFonts w:cs="Times New Roman"/>
          <w:color w:val="000000"/>
        </w:rPr>
        <w:t xml:space="preserve"> </w:t>
      </w:r>
    </w:p>
    <w:p w:rsidR="00392558" w:rsidRPr="004F2AF7" w:rsidRDefault="00392558" w:rsidP="004F2AF7">
      <w:pPr>
        <w:widowControl w:val="0"/>
        <w:spacing w:after="0"/>
        <w:jc w:val="center"/>
        <w:rPr>
          <w:rFonts w:ascii="Times New Roman" w:hAnsi="Times New Roman" w:cs="Times New Roman"/>
          <w:b/>
          <w:bCs/>
          <w:color w:val="000000" w:themeColor="text1"/>
          <w:sz w:val="24"/>
          <w:szCs w:val="24"/>
        </w:rPr>
      </w:pPr>
    </w:p>
    <w:p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lang w:val="id-ID"/>
        </w:rPr>
        <w:t xml:space="preserve"> wajib</w:t>
      </w:r>
      <w:r w:rsidRPr="004F2AF7">
        <w:rPr>
          <w:rFonts w:cs="Times New Roman"/>
          <w:bCs/>
          <w:color w:val="000000" w:themeColor="text1"/>
        </w:rPr>
        <w:t xml:space="preserve"> </w:t>
      </w:r>
      <w:proofErr w:type="spellStart"/>
      <w:r w:rsidRPr="004F2AF7">
        <w:rPr>
          <w:rFonts w:cs="Times New Roman"/>
          <w:bCs/>
          <w:color w:val="000000" w:themeColor="text1"/>
        </w:rPr>
        <w:t>mematuhi</w:t>
      </w:r>
      <w:proofErr w:type="spellEnd"/>
      <w:r w:rsidRPr="004F2AF7">
        <w:rPr>
          <w:rFonts w:cs="Times New Roman"/>
          <w:bCs/>
          <w:color w:val="000000" w:themeColor="text1"/>
        </w:rPr>
        <w:t xml:space="preserve"> </w:t>
      </w:r>
      <w:r w:rsidRPr="004F2AF7">
        <w:rPr>
          <w:rFonts w:cs="Times New Roman"/>
          <w:bCs/>
          <w:color w:val="000000" w:themeColor="text1"/>
          <w:lang w:val="id-ID"/>
        </w:rPr>
        <w:t>peraturan</w:t>
      </w:r>
      <w:r w:rsidR="0084356D" w:rsidRPr="004F2AF7">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K</w:t>
      </w:r>
      <w:proofErr w:type="spellStart"/>
      <w:r w:rsidRPr="004F2AF7">
        <w:rPr>
          <w:rFonts w:cs="Times New Roman"/>
          <w:b/>
          <w:bCs/>
          <w:color w:val="000000" w:themeColor="text1"/>
        </w:rPr>
        <w:t>edu</w:t>
      </w:r>
      <w:proofErr w:type="spellEnd"/>
      <w:r w:rsidRPr="004F2AF7">
        <w:rPr>
          <w:rFonts w:cs="Times New Roman"/>
          <w:b/>
          <w:bCs/>
          <w:color w:val="000000" w:themeColor="text1"/>
          <w:lang w:val="id-ID"/>
        </w:rPr>
        <w:t>a</w:t>
      </w:r>
      <w:r w:rsidRPr="004F2AF7">
        <w:rPr>
          <w:rFonts w:cs="Times New Roman"/>
          <w:bCs/>
          <w:color w:val="000000" w:themeColor="text1"/>
          <w:lang w:val="id-ID"/>
        </w:rPr>
        <w:t>.</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bertanggung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jawab</w:t>
      </w:r>
      <w:proofErr w:type="spellEnd"/>
      <w:r w:rsidRPr="004F2AF7">
        <w:rPr>
          <w:rFonts w:cs="Times New Roman"/>
          <w:bCs/>
          <w:color w:val="000000" w:themeColor="text1"/>
        </w:rPr>
        <w:t xml:space="preserve"> </w:t>
      </w:r>
      <w:proofErr w:type="spellStart"/>
      <w:r w:rsidRPr="004F2AF7">
        <w:rPr>
          <w:rFonts w:cs="Times New Roman"/>
          <w:bCs/>
          <w:color w:val="000000" w:themeColor="text1"/>
        </w:rPr>
        <w:t>atas</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kecelakaan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kerja</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proofErr w:type="spellStart"/>
      <w:r w:rsidRPr="004F2AF7">
        <w:rPr>
          <w:rFonts w:cs="Times New Roman"/>
          <w:bCs/>
          <w:color w:val="000000" w:themeColor="text1"/>
        </w:rPr>
        <w:t>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saat</w:t>
      </w:r>
      <w:proofErr w:type="spellEnd"/>
      <w:r w:rsidRPr="004F2AF7">
        <w:rPr>
          <w:rFonts w:cs="Times New Roman"/>
          <w:bCs/>
          <w:color w:val="000000" w:themeColor="text1"/>
        </w:rPr>
        <w:t xml:space="preserve"> proses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selalu</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kebersihan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kerapihan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disekitar</w:t>
      </w:r>
      <w:proofErr w:type="spellEnd"/>
      <w:r w:rsidRPr="004F2AF7">
        <w:rPr>
          <w:rFonts w:cs="Times New Roman"/>
          <w:bCs/>
          <w:color w:val="000000" w:themeColor="text1"/>
        </w:rPr>
        <w:t xml:space="preserve"> area </w:t>
      </w:r>
      <w:proofErr w:type="spellStart"/>
      <w:r w:rsidRPr="004F2AF7">
        <w:rPr>
          <w:rFonts w:cs="Times New Roman"/>
          <w:bCs/>
          <w:color w:val="000000" w:themeColor="text1"/>
        </w:rPr>
        <w:t>tempat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rsidR="000133E9"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proofErr w:type="spellStart"/>
      <w:r w:rsidRPr="004F2AF7">
        <w:rPr>
          <w:rFonts w:cs="Times New Roman"/>
          <w:bCs/>
          <w:color w:val="000000" w:themeColor="text1"/>
        </w:rPr>
        <w:t>Apabila</w:t>
      </w:r>
      <w:proofErr w:type="spellEnd"/>
      <w:r w:rsidRPr="004F2AF7">
        <w:rPr>
          <w:rFonts w:cs="Times New Roman"/>
          <w:bCs/>
          <w:color w:val="000000" w:themeColor="text1"/>
        </w:rPr>
        <w:t xml:space="preserve"> </w:t>
      </w:r>
      <w:proofErr w:type="spellStart"/>
      <w:r w:rsidRPr="004F2AF7">
        <w:rPr>
          <w:rFonts w:cs="Times New Roman"/>
          <w:b/>
          <w:color w:val="000000"/>
        </w:rPr>
        <w:t>Pihak</w:t>
      </w:r>
      <w:proofErr w:type="spellEnd"/>
      <w:r w:rsidRPr="004F2AF7">
        <w:rPr>
          <w:rFonts w:cs="Times New Roman"/>
          <w:b/>
          <w:color w:val="000000"/>
        </w:rPr>
        <w:t xml:space="preserve"> </w:t>
      </w:r>
      <w:proofErr w:type="spellStart"/>
      <w:r w:rsidRPr="004F2AF7">
        <w:rPr>
          <w:rFonts w:cs="Times New Roman"/>
          <w:b/>
          <w:color w:val="000000"/>
        </w:rPr>
        <w:t>Pertama</w:t>
      </w:r>
      <w:proofErr w:type="spellEnd"/>
      <w:r w:rsidR="00AB39AE" w:rsidRPr="004F2AF7">
        <w:rPr>
          <w:rFonts w:cs="Times New Roman"/>
          <w:color w:val="000000"/>
          <w:lang w:val="id-ID"/>
        </w:rPr>
        <w:t xml:space="preserve"> </w:t>
      </w:r>
      <w:proofErr w:type="spellStart"/>
      <w:r w:rsidRPr="004F2AF7">
        <w:rPr>
          <w:rFonts w:cs="Times New Roman"/>
          <w:bCs/>
          <w:color w:val="000000" w:themeColor="text1"/>
        </w:rPr>
        <w:t>mendapat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teguran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proofErr w:type="spellStart"/>
      <w:r w:rsidRPr="004F2AF7">
        <w:rPr>
          <w:rFonts w:cs="Times New Roman"/>
          <w:bCs/>
          <w:color w:val="000000" w:themeColor="text1"/>
        </w:rPr>
        <w:t>lebih</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dari </w:t>
      </w:r>
      <w:r w:rsidRPr="004F2AF7">
        <w:rPr>
          <w:rFonts w:cs="Times New Roman"/>
          <w:bCs/>
          <w:color w:val="000000" w:themeColor="text1"/>
        </w:rPr>
        <w:t>2 (</w:t>
      </w:r>
      <w:proofErr w:type="spellStart"/>
      <w:r w:rsidRPr="004F2AF7">
        <w:rPr>
          <w:rFonts w:cs="Times New Roman"/>
          <w:bCs/>
          <w:color w:val="000000" w:themeColor="text1"/>
        </w:rPr>
        <w:t>dua</w:t>
      </w:r>
      <w:proofErr w:type="spellEnd"/>
      <w:r w:rsidRPr="004F2AF7">
        <w:rPr>
          <w:rFonts w:cs="Times New Roman"/>
          <w:bCs/>
          <w:color w:val="000000" w:themeColor="text1"/>
        </w:rPr>
        <w:t xml:space="preserve">)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00AB39AE" w:rsidRPr="004F2AF7">
        <w:rPr>
          <w:rFonts w:cs="Times New Roman"/>
          <w:bCs/>
          <w:color w:val="000000" w:themeColor="text1"/>
          <w:lang w:val="id-ID"/>
        </w:rPr>
        <w:t xml:space="preserve"> </w:t>
      </w:r>
      <w:r w:rsidRPr="004F2AF7">
        <w:rPr>
          <w:rFonts w:cs="Times New Roman"/>
          <w:bCs/>
          <w:color w:val="000000" w:themeColor="text1"/>
          <w:lang w:val="id-ID"/>
        </w:rPr>
        <w:t xml:space="preserve">yang dikarenakan </w:t>
      </w:r>
      <w:proofErr w:type="spellStart"/>
      <w:r w:rsidR="0095718C" w:rsidRPr="004F2AF7">
        <w:rPr>
          <w:rFonts w:cs="Times New Roman"/>
          <w:bCs/>
          <w:color w:val="000000" w:themeColor="text1"/>
          <w:lang w:val="en-US"/>
        </w:rPr>
        <w:t>pelanggaran</w:t>
      </w:r>
      <w:proofErr w:type="spellEnd"/>
      <w:r w:rsidR="0095718C" w:rsidRPr="004F2AF7">
        <w:rPr>
          <w:rFonts w:cs="Times New Roman"/>
          <w:bCs/>
          <w:color w:val="000000" w:themeColor="text1"/>
          <w:lang w:val="en-US"/>
        </w:rPr>
        <w:t xml:space="preserve"> </w:t>
      </w:r>
      <w:r w:rsidR="0095718C" w:rsidRPr="004F2AF7">
        <w:rPr>
          <w:rFonts w:cs="Times New Roman"/>
          <w:bCs/>
          <w:color w:val="000000" w:themeColor="text1"/>
          <w:lang w:val="id-ID"/>
        </w:rPr>
        <w:t>K</w:t>
      </w:r>
      <w:r w:rsidRPr="004F2AF7">
        <w:rPr>
          <w:rFonts w:cs="Times New Roman"/>
          <w:bCs/>
          <w:color w:val="000000" w:themeColor="text1"/>
          <w:lang w:val="en-US"/>
        </w:rPr>
        <w:t xml:space="preserve">3 </w:t>
      </w:r>
      <w:proofErr w:type="spellStart"/>
      <w:r w:rsidRPr="004F2AF7">
        <w:rPr>
          <w:rFonts w:cs="Times New Roman"/>
          <w:bCs/>
          <w:color w:val="000000" w:themeColor="text1"/>
          <w:lang w:val="en-US"/>
        </w:rPr>
        <w:t>oleh</w:t>
      </w:r>
      <w:proofErr w:type="spellEnd"/>
      <w:r w:rsidRPr="004F2AF7">
        <w:rPr>
          <w:rFonts w:cs="Times New Roman"/>
          <w:bCs/>
          <w:color w:val="000000" w:themeColor="text1"/>
          <w:lang w:val="en-US"/>
        </w:rPr>
        <w:t xml:space="preserve"> </w:t>
      </w:r>
      <w:proofErr w:type="spellStart"/>
      <w:r w:rsidRPr="004F2AF7">
        <w:rPr>
          <w:rFonts w:cs="Times New Roman"/>
          <w:b/>
          <w:bCs/>
          <w:color w:val="000000" w:themeColor="text1"/>
          <w:lang w:val="en-US"/>
        </w:rPr>
        <w:t>Pihak</w:t>
      </w:r>
      <w:proofErr w:type="spellEnd"/>
      <w:r w:rsidRPr="004F2AF7">
        <w:rPr>
          <w:rFonts w:cs="Times New Roman"/>
          <w:b/>
          <w:bCs/>
          <w:color w:val="000000" w:themeColor="text1"/>
          <w:lang w:val="en-US"/>
        </w:rPr>
        <w:t xml:space="preserve"> </w:t>
      </w:r>
      <w:proofErr w:type="spellStart"/>
      <w:r w:rsidRPr="004F2AF7">
        <w:rPr>
          <w:rFonts w:cs="Times New Roman"/>
          <w:b/>
          <w:bCs/>
          <w:color w:val="000000" w:themeColor="text1"/>
          <w:lang w:val="en-US"/>
        </w:rPr>
        <w:t>Pertama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atau</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pekerjanya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pada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saat</w:t>
      </w:r>
      <w:proofErr w:type="spellEnd"/>
      <w:r w:rsidRPr="004F2AF7">
        <w:rPr>
          <w:rFonts w:cs="Times New Roman"/>
          <w:bCs/>
          <w:color w:val="000000" w:themeColor="text1"/>
          <w:lang w:val="en-US"/>
        </w:rPr>
        <w:t xml:space="preserve"> b</w:t>
      </w:r>
      <w:r w:rsidRPr="004F2AF7">
        <w:rPr>
          <w:rFonts w:cs="Times New Roman"/>
          <w:bCs/>
          <w:color w:val="000000" w:themeColor="text1"/>
          <w:lang w:val="id-ID"/>
        </w:rPr>
        <w:t>ekerja</w:t>
      </w:r>
      <w:r w:rsidR="00AB39AE" w:rsidRPr="004F2AF7">
        <w:rPr>
          <w:rFonts w:cs="Times New Roman"/>
          <w:bCs/>
          <w:color w:val="000000" w:themeColor="text1"/>
          <w:lang w:val="id-ID"/>
        </w:rPr>
        <w:t xml:space="preserve"> </w:t>
      </w:r>
      <w:proofErr w:type="spellStart"/>
      <w:r w:rsidR="0046058D" w:rsidRPr="004F2AF7">
        <w:rPr>
          <w:rFonts w:cs="Times New Roman"/>
          <w:bCs/>
          <w:color w:val="000000" w:themeColor="text1"/>
        </w:rPr>
        <w:t>maka</w:t>
      </w:r>
      <w:proofErr w:type="spellEnd"/>
      <w:r w:rsidR="0046058D" w:rsidRPr="004F2AF7">
        <w:rPr>
          <w:rFonts w:cs="Times New Roman"/>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bersedia</w:t>
      </w:r>
      <w:proofErr w:type="spellEnd"/>
      <w:r w:rsidRPr="004F2AF7">
        <w:rPr>
          <w:rFonts w:cs="Times New Roman"/>
          <w:bCs/>
          <w:color w:val="000000" w:themeColor="text1"/>
        </w:rPr>
        <w:t xml:space="preserve"> </w:t>
      </w:r>
      <w:proofErr w:type="spellStart"/>
      <w:r w:rsidRPr="004F2AF7">
        <w:rPr>
          <w:rFonts w:cs="Times New Roman"/>
          <w:bCs/>
          <w:color w:val="000000" w:themeColor="text1"/>
        </w:rPr>
        <w:t>untuk</w:t>
      </w:r>
      <w:proofErr w:type="spellEnd"/>
      <w:r w:rsidRPr="004F2AF7">
        <w:rPr>
          <w:rFonts w:cs="Times New Roman"/>
          <w:bCs/>
          <w:color w:val="000000" w:themeColor="text1"/>
        </w:rPr>
        <w:t xml:space="preserve"> </w:t>
      </w:r>
      <w:r w:rsidRPr="004F2AF7">
        <w:rPr>
          <w:rFonts w:cs="Times New Roman"/>
          <w:bCs/>
          <w:color w:val="000000" w:themeColor="text1"/>
          <w:lang w:val="id-ID"/>
        </w:rPr>
        <w:t>dikenakan</w:t>
      </w:r>
      <w:r w:rsidRPr="004F2AF7">
        <w:rPr>
          <w:rFonts w:cs="Times New Roman"/>
          <w:bCs/>
          <w:color w:val="000000" w:themeColor="text1"/>
        </w:rPr>
        <w:t xml:space="preserve"> </w:t>
      </w:r>
      <w:proofErr w:type="spellStart"/>
      <w:r w:rsidRPr="004F2AF7">
        <w:rPr>
          <w:rFonts w:cs="Times New Roman"/>
          <w:bCs/>
          <w:color w:val="000000" w:themeColor="text1"/>
        </w:rPr>
        <w:t>sanksi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sebesar</w:t>
      </w:r>
      <w:proofErr w:type="spellEnd"/>
      <w:r w:rsidRPr="004F2AF7">
        <w:rPr>
          <w:rFonts w:cs="Times New Roman"/>
          <w:bCs/>
          <w:color w:val="000000" w:themeColor="text1"/>
        </w:rPr>
        <w:t xml:space="preserve"> </w:t>
      </w:r>
      <w:proofErr w:type="spellStart"/>
      <w:r w:rsidRPr="004F2AF7">
        <w:rPr>
          <w:rFonts w:cs="Times New Roman"/>
          <w:bCs/>
          <w:color w:val="000000" w:themeColor="text1"/>
        </w:rPr>
        <w:t>Rp</w:t>
      </w:r>
      <w:proofErr w:type="spellEnd"/>
      <w:r w:rsidRPr="004F2AF7">
        <w:rPr>
          <w:rFonts w:cs="Times New Roman"/>
          <w:bCs/>
          <w:color w:val="000000" w:themeColor="text1"/>
        </w:rPr>
        <w:t xml:space="preserve"> 5.000.000 (lima </w:t>
      </w:r>
      <w:proofErr w:type="spellStart"/>
      <w:r w:rsidRPr="004F2AF7">
        <w:rPr>
          <w:rFonts w:cs="Times New Roman"/>
          <w:bCs/>
          <w:color w:val="000000" w:themeColor="text1"/>
        </w:rPr>
        <w:t>juta</w:t>
      </w:r>
      <w:proofErr w:type="spellEnd"/>
      <w:r w:rsidRPr="004F2AF7">
        <w:rPr>
          <w:rFonts w:cs="Times New Roman"/>
          <w:bCs/>
          <w:color w:val="000000" w:themeColor="text1"/>
        </w:rPr>
        <w:t xml:space="preserve"> rupiah) </w:t>
      </w:r>
      <w:r w:rsidRPr="004F2AF7">
        <w:rPr>
          <w:rFonts w:cs="Times New Roman"/>
          <w:bCs/>
          <w:color w:val="000000" w:themeColor="text1"/>
          <w:lang w:val="id-ID"/>
        </w:rPr>
        <w:t xml:space="preserve">yang </w:t>
      </w:r>
      <w:proofErr w:type="spellStart"/>
      <w:r w:rsidRPr="004F2AF7">
        <w:rPr>
          <w:rFonts w:cs="Times New Roman"/>
          <w:bCs/>
          <w:color w:val="000000" w:themeColor="text1"/>
          <w:lang w:val="en-US"/>
        </w:rPr>
        <w:t>dapat</w:t>
      </w:r>
      <w:proofErr w:type="spellEnd"/>
      <w:r w:rsidRPr="004F2AF7">
        <w:rPr>
          <w:rFonts w:cs="Times New Roman"/>
          <w:bCs/>
          <w:color w:val="000000" w:themeColor="text1"/>
          <w:lang w:val="en-US"/>
        </w:rPr>
        <w:t xml:space="preserve"> </w:t>
      </w:r>
      <w:r w:rsidRPr="004F2AF7">
        <w:rPr>
          <w:rFonts w:cs="Times New Roman"/>
          <w:bCs/>
          <w:color w:val="000000" w:themeColor="text1"/>
          <w:lang w:val="id-ID"/>
        </w:rPr>
        <w:t xml:space="preserve">dipotongkan dari sisa pembayaran yang ada. </w:t>
      </w:r>
    </w:p>
    <w:p w:rsidR="00062D02" w:rsidRPr="004F2AF7" w:rsidRDefault="00062D02" w:rsidP="004F2AF7">
      <w:pPr>
        <w:pStyle w:val="ListParagraph"/>
        <w:widowControl w:val="0"/>
        <w:spacing w:line="276" w:lineRule="auto"/>
        <w:ind w:left="360" w:hanging="360"/>
        <w:jc w:val="both"/>
        <w:rPr>
          <w:rFonts w:cs="Times New Roman"/>
          <w:bCs/>
          <w:color w:val="000000" w:themeColor="text1"/>
          <w:lang w:val="id-ID"/>
        </w:rPr>
      </w:pPr>
    </w:p>
    <w:p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Pasal</w:t>
      </w:r>
      <w:proofErr w:type="spellEnd"/>
      <w:r w:rsidRPr="004F2AF7">
        <w:rPr>
          <w:rFonts w:cs="Times New Roman"/>
          <w:b/>
          <w:color w:val="000000" w:themeColor="text1"/>
        </w:rPr>
        <w:t xml:space="preserve"> 1</w:t>
      </w:r>
      <w:r w:rsidR="00D124E1" w:rsidRPr="004F2AF7">
        <w:rPr>
          <w:rFonts w:cs="Times New Roman"/>
          <w:b/>
          <w:color w:val="000000" w:themeColor="text1"/>
          <w:lang w:val="id-ID"/>
        </w:rPr>
        <w:t>1</w:t>
      </w:r>
    </w:p>
    <w:p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Pemberian</w:t>
      </w:r>
      <w:proofErr w:type="spellEnd"/>
      <w:r w:rsidRPr="004F2AF7">
        <w:rPr>
          <w:rFonts w:cs="Times New Roman"/>
          <w:b/>
          <w:color w:val="000000" w:themeColor="text1"/>
        </w:rPr>
        <w:t xml:space="preserve"> </w:t>
      </w:r>
      <w:proofErr w:type="spellStart"/>
      <w:r w:rsidRPr="004F2AF7">
        <w:rPr>
          <w:rFonts w:cs="Times New Roman"/>
          <w:b/>
          <w:color w:val="000000" w:themeColor="text1"/>
        </w:rPr>
        <w:t>Hadiah</w:t>
      </w:r>
      <w:proofErr w:type="spellEnd"/>
      <w:r w:rsidR="00745D12" w:rsidRPr="004F2AF7">
        <w:rPr>
          <w:rFonts w:cs="Times New Roman"/>
          <w:b/>
          <w:color w:val="000000" w:themeColor="text1"/>
          <w:lang w:val="id-ID"/>
        </w:rPr>
        <w:t xml:space="preserve"> atau Janji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proofErr w:type="spellStart"/>
      <w:r w:rsidRPr="004F2AF7">
        <w:rPr>
          <w:rFonts w:cs="Times New Roman"/>
          <w:color w:val="000000" w:themeColor="text1"/>
        </w:rPr>
        <w:t>untuk</w:t>
      </w:r>
      <w:proofErr w:type="spellEnd"/>
      <w:r w:rsidRPr="004F2AF7">
        <w:rPr>
          <w:rFonts w:cs="Times New Roman"/>
          <w:color w:val="000000" w:themeColor="text1"/>
        </w:rPr>
        <w:t xml:space="preserve"> </w:t>
      </w:r>
      <w:proofErr w:type="spellStart"/>
      <w:r w:rsidRPr="004F2AF7">
        <w:rPr>
          <w:rFonts w:cs="Times New Roman"/>
          <w:color w:val="000000" w:themeColor="text1"/>
        </w:rPr>
        <w:t>memberikan</w:t>
      </w:r>
      <w:proofErr w:type="spellEnd"/>
      <w:r w:rsidRPr="004F2AF7">
        <w:rPr>
          <w:rFonts w:cs="Times New Roman"/>
          <w:color w:val="000000" w:themeColor="text1"/>
        </w:rPr>
        <w:t xml:space="preserve"> </w:t>
      </w:r>
      <w:proofErr w:type="spellStart"/>
      <w:r w:rsidRPr="004F2AF7">
        <w:rPr>
          <w:rFonts w:cs="Times New Roman"/>
          <w:color w:val="000000" w:themeColor="text1"/>
        </w:rPr>
        <w:t>hadiah</w:t>
      </w:r>
      <w:proofErr w:type="spellEnd"/>
      <w:r w:rsidRPr="004F2AF7">
        <w:rPr>
          <w:rFonts w:cs="Times New Roman"/>
          <w:color w:val="000000" w:themeColor="text1"/>
          <w:lang w:val="id-ID"/>
        </w:rPr>
        <w:t xml:space="preserve"> dalam bentuk apapun baik </w:t>
      </w:r>
      <w:proofErr w:type="spellStart"/>
      <w:r w:rsidRPr="004F2AF7">
        <w:rPr>
          <w:rFonts w:cs="Times New Roman"/>
          <w:color w:val="000000" w:themeColor="text1"/>
        </w:rPr>
        <w:t>berupa</w:t>
      </w:r>
      <w:proofErr w:type="spellEnd"/>
      <w:r w:rsidRPr="004F2AF7">
        <w:rPr>
          <w:rFonts w:cs="Times New Roman"/>
          <w:color w:val="000000" w:themeColor="text1"/>
        </w:rPr>
        <w:t xml:space="preserve"> </w:t>
      </w:r>
      <w:r w:rsidRPr="004F2AF7">
        <w:rPr>
          <w:rFonts w:cs="Times New Roman"/>
          <w:color w:val="000000" w:themeColor="text1"/>
          <w:lang w:val="id-ID"/>
        </w:rPr>
        <w:t xml:space="preserve">uang, </w:t>
      </w:r>
      <w:proofErr w:type="spellStart"/>
      <w:r w:rsidRPr="004F2AF7">
        <w:rPr>
          <w:rFonts w:cs="Times New Roman"/>
          <w:color w:val="000000" w:themeColor="text1"/>
        </w:rPr>
        <w:t>barang</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bentuk</w:t>
      </w:r>
      <w:proofErr w:type="spellEnd"/>
      <w:r w:rsidRPr="004F2AF7">
        <w:rPr>
          <w:rFonts w:cs="Times New Roman"/>
          <w:color w:val="000000" w:themeColor="text1"/>
        </w:rPr>
        <w:t xml:space="preserve"> </w:t>
      </w:r>
      <w:r w:rsidRPr="004F2AF7">
        <w:rPr>
          <w:rFonts w:cs="Times New Roman"/>
          <w:color w:val="000000" w:themeColor="text1"/>
          <w:lang w:val="id-ID"/>
        </w:rPr>
        <w:t xml:space="preserve">lainnya yang bernilai uang dan </w:t>
      </w:r>
      <w:proofErr w:type="spellStart"/>
      <w:r w:rsidRPr="004F2AF7">
        <w:rPr>
          <w:rFonts w:cs="Times New Roman"/>
          <w:color w:val="000000" w:themeColor="text1"/>
        </w:rPr>
        <w:t>bersifat</w:t>
      </w:r>
      <w:proofErr w:type="spellEnd"/>
      <w:r w:rsidRPr="004F2AF7">
        <w:rPr>
          <w:rFonts w:cs="Times New Roman"/>
          <w:color w:val="000000" w:themeColor="text1"/>
        </w:rPr>
        <w:t xml:space="preserve"> </w:t>
      </w:r>
      <w:proofErr w:type="spellStart"/>
      <w:r w:rsidRPr="004F2AF7">
        <w:rPr>
          <w:rFonts w:cs="Times New Roman"/>
          <w:color w:val="000000" w:themeColor="text1"/>
        </w:rPr>
        <w:t>pribadi</w:t>
      </w:r>
      <w:proofErr w:type="spellEnd"/>
      <w:r w:rsidRPr="004F2AF7">
        <w:rPr>
          <w:rFonts w:cs="Times New Roman"/>
          <w:color w:val="000000" w:themeColor="text1"/>
        </w:rPr>
        <w:t xml:space="preserve"> </w:t>
      </w:r>
      <w:proofErr w:type="spellStart"/>
      <w:r w:rsidRPr="004F2AF7">
        <w:rPr>
          <w:rFonts w:cs="Times New Roman"/>
          <w:color w:val="000000" w:themeColor="text1"/>
        </w:rPr>
        <w:t>kepada</w:t>
      </w:r>
      <w:proofErr w:type="spellEnd"/>
      <w:r w:rsidRPr="004F2AF7">
        <w:rPr>
          <w:rFonts w:cs="Times New Roman"/>
          <w:color w:val="000000" w:themeColor="text1"/>
        </w:rPr>
        <w:t xml:space="preserve">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rsidR="00D124E1" w:rsidRPr="004F2AF7" w:rsidRDefault="004D7C0B" w:rsidP="004F2AF7">
      <w:pPr>
        <w:pStyle w:val="Default"/>
        <w:tabs>
          <w:tab w:val="left" w:pos="5055"/>
        </w:tabs>
        <w:spacing w:line="276" w:lineRule="auto"/>
        <w:rPr>
          <w:b/>
          <w:bCs/>
          <w:color w:val="000000" w:themeColor="text1"/>
        </w:rPr>
      </w:pPr>
      <w:r w:rsidRPr="004F2AF7">
        <w:rPr>
          <w:b/>
          <w:bCs/>
          <w:color w:val="000000" w:themeColor="text1"/>
        </w:rPr>
        <w:tab/>
      </w:r>
    </w:p>
    <w:p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rsidR="00361FDF" w:rsidRPr="004F2AF7" w:rsidRDefault="00361FDF"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rsidR="00B33166"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rsidR="00B33166" w:rsidRPr="004F2AF7" w:rsidRDefault="00B33166"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rsidR="00361FDF" w:rsidRPr="004F2AF7" w:rsidRDefault="00361FDF"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rsidR="00725D8B" w:rsidRPr="004F2AF7"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rsidR="0084356D" w:rsidRPr="004F2AF7" w:rsidRDefault="0084356D" w:rsidP="004F2AF7">
      <w:pPr>
        <w:spacing w:after="0"/>
        <w:rPr>
          <w:rFonts w:ascii="Times New Roman" w:hAnsi="Times New Roman" w:cs="Times New Roman"/>
          <w:sz w:val="24"/>
          <w:szCs w:val="24"/>
        </w:rPr>
      </w:pPr>
    </w:p>
    <w:p w:rsidR="0084356D" w:rsidRPr="004F2AF7" w:rsidRDefault="0084356D" w:rsidP="004F2AF7">
      <w:pPr>
        <w:spacing w:after="0"/>
        <w:jc w:val="center"/>
        <w:rPr>
          <w:rFonts w:ascii="Times New Roman" w:hAnsi="Times New Roman" w:cs="Times New Roman"/>
          <w:b/>
          <w:sz w:val="24"/>
          <w:szCs w:val="24"/>
        </w:rPr>
      </w:pPr>
      <w:proofErr w:type="spellStart"/>
      <w:r w:rsidRPr="004F2AF7">
        <w:rPr>
          <w:rFonts w:ascii="Times New Roman" w:hAnsi="Times New Roman" w:cs="Times New Roman"/>
          <w:b/>
          <w:sz w:val="24"/>
          <w:szCs w:val="24"/>
          <w:lang w:val="en-US"/>
        </w:rPr>
        <w:t>Pasal</w:t>
      </w:r>
      <w:proofErr w:type="spellEnd"/>
      <w:r w:rsidRPr="004F2AF7">
        <w:rPr>
          <w:rFonts w:ascii="Times New Roman" w:hAnsi="Times New Roman" w:cs="Times New Roman"/>
          <w:b/>
          <w:sz w:val="24"/>
          <w:szCs w:val="24"/>
          <w:lang w:val="en-US"/>
        </w:rPr>
        <w:t xml:space="preserve"> 1</w:t>
      </w:r>
      <w:r w:rsidR="004F2AF7" w:rsidRPr="004F2AF7">
        <w:rPr>
          <w:rFonts w:ascii="Times New Roman" w:hAnsi="Times New Roman" w:cs="Times New Roman"/>
          <w:b/>
          <w:sz w:val="24"/>
          <w:szCs w:val="24"/>
        </w:rPr>
        <w:t>4</w:t>
      </w:r>
    </w:p>
    <w:p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pelaksanaan</w:t>
      </w:r>
      <w:proofErr w:type="spellEnd"/>
      <w:r w:rsidRPr="004F2AF7">
        <w:rPr>
          <w:rFonts w:cs="Times New Roman"/>
        </w:rPr>
        <w:t xml:space="preserve"> </w:t>
      </w:r>
      <w:proofErr w:type="spellStart"/>
      <w:r w:rsidRPr="004F2AF7">
        <w:rPr>
          <w:rFonts w:cs="Times New Roman"/>
        </w:rPr>
        <w:t>perjanjian</w:t>
      </w:r>
      <w:proofErr w:type="spellEnd"/>
      <w:r w:rsidRPr="004F2AF7">
        <w:rPr>
          <w:rFonts w:cs="Times New Roman"/>
        </w:rPr>
        <w:t xml:space="preserve"> </w:t>
      </w:r>
      <w:proofErr w:type="spellStart"/>
      <w:r w:rsidRPr="004F2AF7">
        <w:rPr>
          <w:rFonts w:cs="Times New Roman"/>
        </w:rPr>
        <w:t>ini</w:t>
      </w:r>
      <w:proofErr w:type="spellEnd"/>
      <w:r w:rsidRPr="004F2AF7">
        <w:rPr>
          <w:rFonts w:cs="Times New Roman"/>
        </w:rPr>
        <w:t xml:space="preserve"> </w:t>
      </w:r>
      <w:proofErr w:type="spellStart"/>
      <w:r w:rsidRPr="004F2AF7">
        <w:rPr>
          <w:rFonts w:cs="Times New Roman"/>
          <w:lang w:val="en-US"/>
        </w:rPr>
        <w:t>mentaati</w:t>
      </w:r>
      <w:proofErr w:type="spellEnd"/>
      <w:r w:rsidRPr="004F2AF7">
        <w:rPr>
          <w:rFonts w:cs="Times New Roman"/>
          <w:lang w:val="en-US"/>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perundang-undangan</w:t>
      </w:r>
      <w:proofErr w:type="spellEnd"/>
      <w:r w:rsidRPr="004F2AF7">
        <w:rPr>
          <w:rFonts w:cs="Times New Roman"/>
        </w:rPr>
        <w:t xml:space="preserve"> yang </w:t>
      </w:r>
      <w:proofErr w:type="spellStart"/>
      <w:r w:rsidRPr="004F2AF7">
        <w:rPr>
          <w:rFonts w:cs="Times New Roman"/>
        </w:rPr>
        <w:t>berlaku</w:t>
      </w:r>
      <w:proofErr w:type="spellEnd"/>
      <w:r w:rsidRPr="004F2AF7">
        <w:rPr>
          <w:rFonts w:cs="Times New Roman"/>
        </w:rPr>
        <w:t>.</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Usia</w:t>
      </w:r>
      <w:proofErr w:type="spellEnd"/>
      <w:r w:rsidRPr="004F2AF7">
        <w:rPr>
          <w:rFonts w:cs="Times New Roman"/>
        </w:rPr>
        <w:t xml:space="preserve"> P</w:t>
      </w:r>
      <w:r w:rsidRPr="004F2AF7">
        <w:rPr>
          <w:rFonts w:cs="Times New Roman"/>
          <w:lang w:val="en-US"/>
        </w:rPr>
        <w:t>e</w:t>
      </w:r>
      <w:proofErr w:type="spellStart"/>
      <w:r w:rsidRPr="004F2AF7">
        <w:rPr>
          <w:rFonts w:cs="Times New Roman"/>
        </w:rPr>
        <w:t>kerja</w:t>
      </w:r>
      <w:proofErr w:type="spellEnd"/>
      <w:r w:rsidRPr="004F2AF7">
        <w:rPr>
          <w:rFonts w:cs="Times New Roman"/>
        </w:rPr>
        <w:t xml:space="preserve"> yang </w:t>
      </w:r>
      <w:proofErr w:type="spellStart"/>
      <w:r w:rsidRPr="004F2AF7">
        <w:rPr>
          <w:rFonts w:cs="Times New Roman"/>
        </w:rPr>
        <w:t>dipekerjakan</w:t>
      </w:r>
      <w:proofErr w:type="spellEnd"/>
      <w:r w:rsidRPr="004F2AF7">
        <w:rPr>
          <w:rFonts w:cs="Times New Roman"/>
        </w:rPr>
        <w:t xml:space="preserve"> di </w:t>
      </w:r>
      <w:proofErr w:type="spellStart"/>
      <w:r w:rsidRPr="004F2AF7">
        <w:rPr>
          <w:rFonts w:cs="Times New Roman"/>
        </w:rPr>
        <w:t>perusahaan</w:t>
      </w:r>
      <w:proofErr w:type="spellEnd"/>
      <w:r w:rsidRPr="004F2AF7">
        <w:rPr>
          <w:rFonts w:cs="Times New Roman"/>
        </w:rPr>
        <w:t xml:space="preserve"> </w:t>
      </w:r>
      <w:proofErr w:type="spellStart"/>
      <w:r w:rsidRPr="004F2AF7">
        <w:rPr>
          <w:rFonts w:cs="Times New Roman"/>
        </w:rPr>
        <w:t>masing-masing</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bertentangan</w:t>
      </w:r>
      <w:proofErr w:type="spellEnd"/>
      <w:r w:rsidRPr="004F2AF7">
        <w:rPr>
          <w:rFonts w:cs="Times New Roman"/>
        </w:rPr>
        <w:t xml:space="preserve"> </w:t>
      </w:r>
      <w:proofErr w:type="spellStart"/>
      <w:r w:rsidRPr="004F2AF7">
        <w:rPr>
          <w:rFonts w:cs="Times New Roman"/>
        </w:rPr>
        <w:t>dengan</w:t>
      </w:r>
      <w:proofErr w:type="spellEnd"/>
      <w:r w:rsidRPr="004F2AF7">
        <w:rPr>
          <w:rFonts w:cs="Times New Roman"/>
        </w:rPr>
        <w:t xml:space="preserve"> </w:t>
      </w:r>
      <w:proofErr w:type="spellStart"/>
      <w:r w:rsidRPr="004F2AF7">
        <w:rPr>
          <w:rFonts w:cs="Times New Roman"/>
        </w:rPr>
        <w:t>ketentuan</w:t>
      </w:r>
      <w:proofErr w:type="spellEnd"/>
      <w:r w:rsidRPr="004F2AF7">
        <w:rPr>
          <w:rFonts w:cs="Times New Roman"/>
        </w:rPr>
        <w:t xml:space="preserve">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Undang-undang</w:t>
      </w:r>
      <w:proofErr w:type="spellEnd"/>
      <w:r w:rsidRPr="004F2AF7">
        <w:rPr>
          <w:rFonts w:cs="Times New Roman"/>
        </w:rPr>
        <w:t xml:space="preserve"> </w:t>
      </w:r>
      <w:proofErr w:type="spellStart"/>
      <w:r w:rsidRPr="004F2AF7">
        <w:rPr>
          <w:rFonts w:cs="Times New Roman"/>
        </w:rPr>
        <w:t>Ketenagakerjaan</w:t>
      </w:r>
      <w:proofErr w:type="spellEnd"/>
      <w:r w:rsidRPr="004F2AF7">
        <w:rPr>
          <w:rFonts w:cs="Times New Roman"/>
        </w:rPr>
        <w:t>.</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hal</w:t>
      </w:r>
      <w:proofErr w:type="spellEnd"/>
      <w:r w:rsidRPr="004F2AF7">
        <w:rPr>
          <w:rFonts w:cs="Times New Roman"/>
        </w:rPr>
        <w:t xml:space="preserve"> </w:t>
      </w:r>
      <w:proofErr w:type="spellStart"/>
      <w:r w:rsidRPr="004F2AF7">
        <w:rPr>
          <w:rFonts w:cs="Times New Roman"/>
        </w:rPr>
        <w:t>terdapat</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yang </w:t>
      </w:r>
      <w:proofErr w:type="spellStart"/>
      <w:r w:rsidRPr="004F2AF7">
        <w:rPr>
          <w:rFonts w:cs="Times New Roman"/>
        </w:rPr>
        <w:t>dilakukan</w:t>
      </w:r>
      <w:proofErr w:type="spellEnd"/>
      <w:r w:rsidRPr="004F2AF7">
        <w:rPr>
          <w:rFonts w:cs="Times New Roman"/>
        </w:rPr>
        <w:t xml:space="preserve"> </w:t>
      </w:r>
      <w:proofErr w:type="spellStart"/>
      <w:r w:rsidRPr="004F2AF7">
        <w:rPr>
          <w:rFonts w:cs="Times New Roman"/>
        </w:rPr>
        <w:t>oleh</w:t>
      </w:r>
      <w:proofErr w:type="spellEnd"/>
      <w:r w:rsidRPr="004F2AF7">
        <w:rPr>
          <w:rFonts w:cs="Times New Roman"/>
        </w:rPr>
        <w:t xml:space="preserve"> </w:t>
      </w:r>
      <w:proofErr w:type="spellStart"/>
      <w:r w:rsidRPr="004F2AF7">
        <w:rPr>
          <w:rFonts w:cs="Times New Roman"/>
        </w:rPr>
        <w:t>salah</w:t>
      </w:r>
      <w:proofErr w:type="spellEnd"/>
      <w:r w:rsidRPr="004F2AF7">
        <w:rPr>
          <w:rFonts w:cs="Times New Roman"/>
        </w:rPr>
        <w:t xml:space="preserve"> </w:t>
      </w:r>
      <w:proofErr w:type="spellStart"/>
      <w:r w:rsidRPr="004F2AF7">
        <w:rPr>
          <w:rFonts w:cs="Times New Roman"/>
        </w:rPr>
        <w:t>satu</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maka</w:t>
      </w:r>
      <w:proofErr w:type="spellEnd"/>
      <w:r w:rsidRPr="004F2AF7">
        <w:rPr>
          <w:rFonts w:cs="Times New Roman"/>
        </w:rPr>
        <w:t xml:space="preserve"> Para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sepakat</w:t>
      </w:r>
      <w:proofErr w:type="spellEnd"/>
      <w:r w:rsidRPr="004F2AF7">
        <w:rPr>
          <w:rFonts w:cs="Times New Roman"/>
        </w:rPr>
        <w:t xml:space="preserve"> </w:t>
      </w:r>
      <w:proofErr w:type="spellStart"/>
      <w:r w:rsidRPr="004F2AF7">
        <w:rPr>
          <w:rFonts w:cs="Times New Roman"/>
        </w:rPr>
        <w:t>untuk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melibatkan</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yang lain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kasus</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tersebut</w:t>
      </w:r>
      <w:proofErr w:type="spellEnd"/>
      <w:r w:rsidRPr="004F2AF7">
        <w:rPr>
          <w:rFonts w:cs="Times New Roman"/>
        </w:rPr>
        <w:t>.</w:t>
      </w:r>
    </w:p>
    <w:p w:rsidR="00AF2584" w:rsidRPr="004F2AF7" w:rsidRDefault="00AF2584" w:rsidP="004F2AF7">
      <w:pPr>
        <w:spacing w:after="0"/>
        <w:jc w:val="center"/>
        <w:rPr>
          <w:rFonts w:ascii="Times New Roman" w:hAnsi="Times New Roman" w:cs="Times New Roman"/>
          <w:b/>
          <w:color w:val="000000" w:themeColor="text1"/>
          <w:sz w:val="24"/>
          <w:szCs w:val="24"/>
        </w:rPr>
      </w:pPr>
    </w:p>
    <w:p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rsidR="001E0CD7" w:rsidRPr="004F2AF7" w:rsidRDefault="001E0CD7" w:rsidP="004F2AF7">
      <w:pPr>
        <w:pStyle w:val="ListParagraph"/>
        <w:numPr>
          <w:ilvl w:val="1"/>
          <w:numId w:val="16"/>
        </w:numPr>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Perubahan</w:t>
      </w:r>
      <w:proofErr w:type="spellEnd"/>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syarat</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ketentuan</w:t>
      </w:r>
      <w:proofErr w:type="spellEnd"/>
      <w:r w:rsidRPr="004F2AF7">
        <w:rPr>
          <w:rFonts w:cs="Times New Roman"/>
          <w:color w:val="000000" w:themeColor="text1"/>
        </w:rPr>
        <w:t xml:space="preserve"> yang </w:t>
      </w:r>
      <w:proofErr w:type="spellStart"/>
      <w:r w:rsidRPr="004F2AF7">
        <w:rPr>
          <w:rFonts w:cs="Times New Roman"/>
          <w:color w:val="000000" w:themeColor="text1"/>
        </w:rPr>
        <w:t>belum</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tidak</w:t>
      </w:r>
      <w:proofErr w:type="spellEnd"/>
      <w:r w:rsidRPr="004F2AF7">
        <w:rPr>
          <w:rFonts w:cs="Times New Roman"/>
          <w:color w:val="000000" w:themeColor="text1"/>
        </w:rPr>
        <w:t xml:space="preserve"> </w:t>
      </w:r>
      <w:proofErr w:type="spellStart"/>
      <w:r w:rsidRPr="004F2AF7">
        <w:rPr>
          <w:rFonts w:cs="Times New Roman"/>
          <w:color w:val="000000" w:themeColor="text1"/>
        </w:rPr>
        <w:t>diatur</w:t>
      </w:r>
      <w:proofErr w:type="spellEnd"/>
      <w:r w:rsidRPr="004F2AF7">
        <w:rPr>
          <w:rFonts w:cs="Times New Roman"/>
          <w:color w:val="000000" w:themeColor="text1"/>
        </w:rPr>
        <w:t xml:space="preserve"> </w:t>
      </w:r>
      <w:proofErr w:type="spellStart"/>
      <w:r w:rsidR="001B567F" w:rsidRPr="004F2AF7">
        <w:rPr>
          <w:rFonts w:cs="Times New Roman"/>
          <w:color w:val="000000" w:themeColor="text1"/>
        </w:rPr>
        <w:t>dalam</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perjanji</w:t>
      </w:r>
      <w:proofErr w:type="spellEnd"/>
      <w:r w:rsidR="001B567F" w:rsidRPr="004F2AF7">
        <w:rPr>
          <w:rFonts w:cs="Times New Roman"/>
          <w:color w:val="000000" w:themeColor="text1"/>
          <w:lang w:val="id-ID"/>
        </w:rPr>
        <w:t>an</w:t>
      </w:r>
      <w:r w:rsidRPr="004F2AF7">
        <w:rPr>
          <w:rFonts w:cs="Times New Roman"/>
          <w:color w:val="000000" w:themeColor="text1"/>
        </w:rPr>
        <w:t xml:space="preserve"> </w:t>
      </w:r>
      <w:proofErr w:type="spellStart"/>
      <w:proofErr w:type="gramStart"/>
      <w:r w:rsidRPr="004F2AF7">
        <w:rPr>
          <w:rFonts w:cs="Times New Roman"/>
          <w:color w:val="000000" w:themeColor="text1"/>
        </w:rPr>
        <w:t>akan</w:t>
      </w:r>
      <w:proofErr w:type="spellEnd"/>
      <w:proofErr w:type="gramEnd"/>
      <w:r w:rsidRPr="004F2AF7">
        <w:rPr>
          <w:rFonts w:cs="Times New Roman"/>
          <w:color w:val="000000" w:themeColor="text1"/>
        </w:rPr>
        <w:t xml:space="preserve"> </w:t>
      </w:r>
      <w:proofErr w:type="spellStart"/>
      <w:r w:rsidRPr="004F2AF7">
        <w:rPr>
          <w:rFonts w:cs="Times New Roman"/>
          <w:color w:val="000000" w:themeColor="text1"/>
        </w:rPr>
        <w:t>dibicarakan</w:t>
      </w:r>
      <w:proofErr w:type="spellEnd"/>
      <w:r w:rsidRPr="004F2AF7">
        <w:rPr>
          <w:rFonts w:cs="Times New Roman"/>
          <w:color w:val="000000" w:themeColor="text1"/>
        </w:rPr>
        <w:t xml:space="preserve">, </w:t>
      </w:r>
      <w:proofErr w:type="spellStart"/>
      <w:r w:rsidRPr="004F2AF7">
        <w:rPr>
          <w:rFonts w:cs="Times New Roman"/>
          <w:color w:val="000000" w:themeColor="text1"/>
        </w:rPr>
        <w:t>dinegosiasikan</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ditambahkan</w:t>
      </w:r>
      <w:proofErr w:type="spellEnd"/>
      <w:r w:rsidRPr="004F2AF7">
        <w:rPr>
          <w:rFonts w:cs="Times New Roman"/>
          <w:color w:val="000000" w:themeColor="text1"/>
        </w:rPr>
        <w:t xml:space="preserve"> </w:t>
      </w:r>
      <w:proofErr w:type="spellStart"/>
      <w:r w:rsidRPr="004F2AF7">
        <w:rPr>
          <w:rFonts w:cs="Times New Roman"/>
          <w:color w:val="000000" w:themeColor="text1"/>
        </w:rPr>
        <w:t>berdasarkan</w:t>
      </w:r>
      <w:proofErr w:type="spellEnd"/>
      <w:r w:rsidRPr="004F2AF7">
        <w:rPr>
          <w:rFonts w:cs="Times New Roman"/>
          <w:color w:val="000000" w:themeColor="text1"/>
        </w:rPr>
        <w:t xml:space="preserve"> </w:t>
      </w:r>
      <w:proofErr w:type="spellStart"/>
      <w:r w:rsidRPr="004F2AF7">
        <w:rPr>
          <w:rFonts w:cs="Times New Roman"/>
          <w:color w:val="000000" w:themeColor="text1"/>
        </w:rPr>
        <w:t>kesepakatan</w:t>
      </w:r>
      <w:proofErr w:type="spellEnd"/>
      <w:r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w:t>
      </w:r>
      <w:proofErr w:type="spellEnd"/>
      <w:r w:rsidR="00EF15BE" w:rsidRPr="004F2AF7">
        <w:rPr>
          <w:rFonts w:cs="Times New Roman"/>
          <w:b/>
          <w:color w:val="000000" w:themeColor="text1"/>
          <w:lang w:val="id-ID"/>
        </w:rPr>
        <w:t>ak</w:t>
      </w:r>
      <w:r w:rsidR="00EF15BE" w:rsidRPr="004F2AF7">
        <w:rPr>
          <w:rFonts w:cs="Times New Roman"/>
          <w:color w:val="000000" w:themeColor="text1"/>
        </w:rPr>
        <w:t>.</w:t>
      </w:r>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w:t>
      </w:r>
      <w:r w:rsidR="001B567F" w:rsidRPr="004F2AF7">
        <w:rPr>
          <w:rFonts w:cs="Times New Roman"/>
          <w:color w:val="000000" w:themeColor="text1"/>
        </w:rPr>
        <w:t>egala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perubahan</w:t>
      </w:r>
      <w:proofErr w:type="spellEnd"/>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w:t>
      </w:r>
      <w:proofErr w:type="spellStart"/>
      <w:r w:rsidR="001B567F" w:rsidRPr="004F2AF7">
        <w:rPr>
          <w:rFonts w:cs="Times New Roman"/>
          <w:color w:val="000000" w:themeColor="text1"/>
        </w:rPr>
        <w:t>penambahan</w:t>
      </w:r>
      <w:proofErr w:type="spellEnd"/>
      <w:r w:rsidR="001B567F" w:rsidRPr="004F2AF7">
        <w:rPr>
          <w:rFonts w:cs="Times New Roman"/>
          <w:color w:val="000000" w:themeColor="text1"/>
        </w:rPr>
        <w:t xml:space="preserve"> </w:t>
      </w:r>
      <w:r w:rsidR="001B567F" w:rsidRPr="004F2AF7">
        <w:rPr>
          <w:rFonts w:cs="Times New Roman"/>
          <w:color w:val="000000" w:themeColor="text1"/>
          <w:lang w:val="id-ID"/>
        </w:rPr>
        <w:t>isi</w:t>
      </w:r>
      <w:r w:rsidRPr="004F2AF7">
        <w:rPr>
          <w:rFonts w:cs="Times New Roman"/>
          <w:color w:val="000000" w:themeColor="text1"/>
        </w:rPr>
        <w:t xml:space="preserve"> </w:t>
      </w:r>
      <w:proofErr w:type="spellStart"/>
      <w:r w:rsidRPr="004F2AF7">
        <w:rPr>
          <w:rFonts w:cs="Times New Roman"/>
          <w:color w:val="000000" w:themeColor="text1"/>
        </w:rPr>
        <w:t>p</w:t>
      </w:r>
      <w:r w:rsidR="001B567F" w:rsidRPr="004F2AF7">
        <w:rPr>
          <w:rFonts w:cs="Times New Roman"/>
          <w:color w:val="000000" w:themeColor="text1"/>
        </w:rPr>
        <w:t>erjanjian</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tidak</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berlaku</w:t>
      </w:r>
      <w:proofErr w:type="spellEnd"/>
      <w:r w:rsidRPr="004F2AF7">
        <w:rPr>
          <w:rFonts w:cs="Times New Roman"/>
          <w:color w:val="000000" w:themeColor="text1"/>
        </w:rPr>
        <w:t xml:space="preserve"> </w:t>
      </w:r>
      <w:proofErr w:type="spellStart"/>
      <w:r w:rsidRPr="004F2AF7">
        <w:rPr>
          <w:rFonts w:cs="Times New Roman"/>
          <w:color w:val="000000" w:themeColor="text1"/>
        </w:rPr>
        <w:t>kecual</w:t>
      </w:r>
      <w:r w:rsidR="001B567F" w:rsidRPr="004F2AF7">
        <w:rPr>
          <w:rFonts w:cs="Times New Roman"/>
          <w:color w:val="000000" w:themeColor="text1"/>
        </w:rPr>
        <w: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disepakati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secara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tertulis</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oleh</w:t>
      </w:r>
      <w:proofErr w:type="spellEnd"/>
      <w:r w:rsidR="001B567F"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 xml:space="preserve">yang </w:t>
      </w:r>
      <w:proofErr w:type="spellStart"/>
      <w:r w:rsidR="00EF15BE" w:rsidRPr="004F2AF7">
        <w:rPr>
          <w:rFonts w:cs="Times New Roman"/>
          <w:color w:val="000000" w:themeColor="text1"/>
        </w:rPr>
        <w:t>tidak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ter</w:t>
      </w:r>
      <w:proofErr w:type="spellStart"/>
      <w:r w:rsidRPr="004F2AF7">
        <w:rPr>
          <w:rFonts w:cs="Times New Roman"/>
          <w:color w:val="000000" w:themeColor="text1"/>
        </w:rPr>
        <w:t>pisahkan</w:t>
      </w:r>
      <w:proofErr w:type="spellEnd"/>
      <w:r w:rsidRPr="004F2AF7">
        <w:rPr>
          <w:rFonts w:cs="Times New Roman"/>
          <w:color w:val="000000" w:themeColor="text1"/>
        </w:rPr>
        <w:t>.</w:t>
      </w:r>
    </w:p>
    <w:p w:rsidR="009B1BFF" w:rsidRPr="004F2AF7"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pemberitahuan</w:t>
      </w:r>
      <w:proofErr w:type="spellEnd"/>
    </w:p>
    <w:p w:rsidR="001E0CD7" w:rsidRPr="004F2AF7" w:rsidRDefault="001B567F" w:rsidP="004F2AF7">
      <w:pPr>
        <w:pStyle w:val="ListParagraph"/>
        <w:suppressAutoHyphens w:val="0"/>
        <w:spacing w:line="276" w:lineRule="auto"/>
        <w:ind w:left="567"/>
        <w:contextualSpacing/>
        <w:jc w:val="both"/>
        <w:rPr>
          <w:rFonts w:cs="Times New Roman"/>
          <w:color w:val="000000" w:themeColor="text1"/>
          <w:lang w:val="id-ID"/>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proofErr w:type="gramStart"/>
      <w:r w:rsidR="001E0CD7" w:rsidRPr="004F2AF7">
        <w:rPr>
          <w:rFonts w:cs="Times New Roman"/>
          <w:color w:val="000000" w:themeColor="text1"/>
        </w:rPr>
        <w:t>akan</w:t>
      </w:r>
      <w:proofErr w:type="spellEnd"/>
      <w:proofErr w:type="gramEnd"/>
      <w:r w:rsidR="001E0CD7" w:rsidRPr="004F2AF7">
        <w:rPr>
          <w:rFonts w:cs="Times New Roman"/>
          <w:color w:val="000000" w:themeColor="text1"/>
        </w:rPr>
        <w:t xml:space="preserve"> </w:t>
      </w:r>
      <w:proofErr w:type="spellStart"/>
      <w:r w:rsidR="001E0CD7" w:rsidRPr="004F2AF7">
        <w:rPr>
          <w:rFonts w:cs="Times New Roman"/>
          <w:color w:val="000000" w:themeColor="text1"/>
        </w:rPr>
        <w:t>disampaikan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melalui</w:t>
      </w:r>
      <w:proofErr w:type="spellEnd"/>
      <w:r w:rsidR="001E0CD7" w:rsidRPr="004F2AF7">
        <w:rPr>
          <w:rFonts w:cs="Times New Roman"/>
          <w:color w:val="000000" w:themeColor="text1"/>
        </w:rPr>
        <w:t xml:space="preserve"> </w:t>
      </w:r>
      <w:proofErr w:type="spellStart"/>
      <w:r w:rsidRPr="004F2AF7">
        <w:rPr>
          <w:rFonts w:cs="Times New Roman"/>
          <w:color w:val="000000" w:themeColor="text1"/>
        </w:rPr>
        <w:t>pos</w:t>
      </w:r>
      <w:proofErr w:type="spellEnd"/>
      <w:r w:rsidRPr="004F2AF7">
        <w:rPr>
          <w:rFonts w:cs="Times New Roman"/>
          <w:color w:val="000000" w:themeColor="text1"/>
        </w:rPr>
        <w:t xml:space="preserve"> </w:t>
      </w:r>
      <w:proofErr w:type="spellStart"/>
      <w:r w:rsidRPr="004F2AF7">
        <w:rPr>
          <w:rFonts w:cs="Times New Roman"/>
          <w:color w:val="000000" w:themeColor="text1"/>
        </w:rPr>
        <w:t>tercatat</w:t>
      </w:r>
      <w:proofErr w:type="spellEnd"/>
      <w:r w:rsidRPr="004F2AF7">
        <w:rPr>
          <w:rFonts w:cs="Times New Roman"/>
          <w:color w:val="000000" w:themeColor="text1"/>
        </w:rPr>
        <w:t xml:space="preserve">, </w:t>
      </w:r>
      <w:proofErr w:type="spellStart"/>
      <w:r w:rsidRPr="004F2AF7">
        <w:rPr>
          <w:rFonts w:cs="Times New Roman"/>
          <w:color w:val="000000" w:themeColor="text1"/>
        </w:rPr>
        <w:t>jasa</w:t>
      </w:r>
      <w:proofErr w:type="spellEnd"/>
      <w:r w:rsidRPr="004F2AF7">
        <w:rPr>
          <w:rFonts w:cs="Times New Roman"/>
          <w:color w:val="000000" w:themeColor="text1"/>
        </w:rPr>
        <w:t xml:space="preserve"> </w:t>
      </w:r>
      <w:proofErr w:type="spellStart"/>
      <w:r w:rsidRPr="004F2AF7">
        <w:rPr>
          <w:rFonts w:cs="Times New Roman"/>
          <w:color w:val="000000" w:themeColor="text1"/>
        </w:rPr>
        <w:t>kurir</w:t>
      </w:r>
      <w:proofErr w:type="spellEnd"/>
      <w:r w:rsidRPr="004F2AF7">
        <w:rPr>
          <w:rFonts w:cs="Times New Roman"/>
          <w:color w:val="000000" w:themeColor="text1"/>
        </w:rPr>
        <w:t>,</w:t>
      </w:r>
      <w:r w:rsidR="001E0CD7" w:rsidRPr="004F2AF7">
        <w:rPr>
          <w:rFonts w:cs="Times New Roman"/>
          <w:color w:val="000000" w:themeColor="text1"/>
        </w:rPr>
        <w:t xml:space="preserve"> </w:t>
      </w:r>
      <w:proofErr w:type="spellStart"/>
      <w:r w:rsidR="001E0CD7" w:rsidRPr="004F2AF7">
        <w:rPr>
          <w:rFonts w:cs="Times New Roman"/>
          <w:color w:val="000000" w:themeColor="text1"/>
        </w:rPr>
        <w:t>surat</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elektronik</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atau</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diserahkan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langsung</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dialamatkan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ke</w:t>
      </w:r>
      <w:proofErr w:type="spellEnd"/>
      <w:r w:rsidR="001E0CD7" w:rsidRPr="004F2AF7">
        <w:rPr>
          <w:rFonts w:cs="Times New Roman"/>
          <w:color w:val="000000" w:themeColor="text1"/>
        </w:rPr>
        <w:t>:</w:t>
      </w:r>
    </w:p>
    <w:p w:rsidR="0084356D" w:rsidRDefault="0084356D" w:rsidP="004F2AF7">
      <w:pPr>
        <w:pStyle w:val="ListParagraph"/>
        <w:suppressAutoHyphens w:val="0"/>
        <w:spacing w:line="276" w:lineRule="auto"/>
        <w:ind w:left="567"/>
        <w:contextualSpacing/>
        <w:jc w:val="both"/>
        <w:rPr>
          <w:rFonts w:cs="Times New Roman"/>
          <w:color w:val="000000" w:themeColor="text1"/>
          <w:lang w:val="id-ID"/>
        </w:rPr>
      </w:pPr>
    </w:p>
    <w:p w:rsidR="007E3C78" w:rsidRPr="004F2AF7" w:rsidRDefault="007E3C78" w:rsidP="004F2AF7">
      <w:pPr>
        <w:pStyle w:val="ListParagraph"/>
        <w:suppressAutoHyphens w:val="0"/>
        <w:spacing w:line="276" w:lineRule="auto"/>
        <w:ind w:left="567"/>
        <w:contextualSpacing/>
        <w:jc w:val="both"/>
        <w:rPr>
          <w:rFonts w:cs="Times New Roman"/>
          <w:color w:val="000000" w:themeColor="text1"/>
          <w:lang w:val="id-ID"/>
        </w:rPr>
      </w:pPr>
    </w:p>
    <w:p w:rsidR="00EF15BE" w:rsidRPr="007E3C78" w:rsidRDefault="00EF15BE">
      <w:pPr>
        <w:pStyle w:val="ListParagraph"/>
        <w:spacing w:line="276" w:lineRule="auto"/>
        <w:ind w:left="567"/>
        <w:jc w:val="both"/>
        <w:rPr>
          <w:rFonts w:cs="Times New Roman"/>
          <w:lang w:val="id-ID"/>
        </w:rPr>
      </w:pPr>
      <w:proofErr w:type="spellStart"/>
      <w:r w:rsidRPr="004F2AF7">
        <w:rPr>
          <w:rFonts w:cs="Times New Roman"/>
          <w:b/>
        </w:rPr>
        <w:t>Pihak</w:t>
      </w:r>
      <w:proofErr w:type="spellEnd"/>
      <w:r w:rsidRPr="004F2AF7">
        <w:rPr>
          <w:rFonts w:cs="Times New Roman"/>
          <w:b/>
        </w:rPr>
        <w:t xml:space="preserve"> </w:t>
      </w:r>
      <w:proofErr w:type="spellStart"/>
      <w:r w:rsidRPr="004F2AF7">
        <w:rPr>
          <w:rFonts w:cs="Times New Roman"/>
          <w:b/>
        </w:rPr>
        <w:t>Pertama</w:t>
      </w:r>
      <w:proofErr w:type="spellEnd"/>
      <w:r w:rsidRPr="004F2AF7">
        <w:rPr>
          <w:rFonts w:cs="Times New Roman"/>
        </w:rPr>
        <w:tab/>
        <w:t>:</w:t>
      </w:r>
      <w:r w:rsidR="00AB39AE" w:rsidRPr="004F2AF7">
        <w:rPr>
          <w:rFonts w:cs="Times New Roman"/>
          <w:lang w:val="id-ID"/>
        </w:rPr>
        <w:t xml:space="preserve"> </w:t>
      </w:r>
      <w:r w:rsidR="007E3C78">
        <w:rPr>
          <w:rFonts w:cs="Times New Roman"/>
          <w:color w:val="000000" w:themeColor="text1"/>
          <w:lang w:val="id-ID"/>
        </w:rPr>
        <w:t>CV. Abadi Kreasi Utama</w:t>
      </w:r>
    </w:p>
    <w:p w:rsidR="00AB39AE" w:rsidRPr="007E3C78" w:rsidRDefault="00EF15BE">
      <w:pPr>
        <w:pStyle w:val="ListParagraph"/>
        <w:spacing w:line="276" w:lineRule="auto"/>
        <w:ind w:left="567"/>
        <w:jc w:val="both"/>
        <w:rPr>
          <w:rFonts w:cs="Times New Roman"/>
          <w:lang w:val="id-ID"/>
        </w:rPr>
      </w:pPr>
      <w:proofErr w:type="spellStart"/>
      <w:r w:rsidRPr="004F2AF7">
        <w:rPr>
          <w:rFonts w:cs="Times New Roman"/>
        </w:rPr>
        <w:t>Alamat</w:t>
      </w:r>
      <w:proofErr w:type="spellEnd"/>
      <w:r w:rsidRPr="004F2AF7">
        <w:rPr>
          <w:rFonts w:cs="Times New Roman"/>
        </w:rPr>
        <w:t xml:space="preserve"> </w:t>
      </w:r>
      <w:r w:rsidRPr="004F2AF7">
        <w:rPr>
          <w:rFonts w:cs="Times New Roman"/>
        </w:rPr>
        <w:tab/>
      </w:r>
      <w:r w:rsidRPr="004F2AF7">
        <w:rPr>
          <w:rFonts w:cs="Times New Roman"/>
        </w:rPr>
        <w:tab/>
        <w:t xml:space="preserve">: </w:t>
      </w:r>
      <w:r w:rsidR="007E3C78">
        <w:rPr>
          <w:rFonts w:cs="Times New Roman"/>
          <w:color w:val="000000" w:themeColor="text1"/>
          <w:lang w:val="id-ID"/>
        </w:rPr>
        <w:t>Kav. Jati Megah No. 8 RT 002 RW 004 Tambangan, Mijen, Semarang</w:t>
      </w:r>
    </w:p>
    <w:p w:rsidR="00EF15BE" w:rsidRPr="007E3C78" w:rsidRDefault="00EF15BE">
      <w:pPr>
        <w:pStyle w:val="ListParagraph"/>
        <w:spacing w:line="276" w:lineRule="auto"/>
        <w:ind w:left="567"/>
        <w:jc w:val="both"/>
        <w:rPr>
          <w:rFonts w:cs="Times New Roman"/>
          <w:lang w:val="id-ID"/>
        </w:rPr>
      </w:pPr>
      <w:proofErr w:type="spellStart"/>
      <w:r w:rsidRPr="004F2AF7">
        <w:rPr>
          <w:rFonts w:cs="Times New Roman"/>
        </w:rPr>
        <w:t>Telepon</w:t>
      </w:r>
      <w:proofErr w:type="spellEnd"/>
      <w:r w:rsidRPr="004F2AF7">
        <w:rPr>
          <w:rFonts w:cs="Times New Roman"/>
        </w:rPr>
        <w:tab/>
      </w:r>
      <w:r w:rsidRPr="004F2AF7">
        <w:rPr>
          <w:rFonts w:cs="Times New Roman"/>
        </w:rPr>
        <w:tab/>
        <w:t xml:space="preserve">: </w:t>
      </w:r>
      <w:r w:rsidR="007E3C78">
        <w:rPr>
          <w:rFonts w:cs="Times New Roman"/>
          <w:color w:val="000000" w:themeColor="text1"/>
          <w:lang w:val="id-ID"/>
        </w:rPr>
        <w:t>082225288256</w:t>
      </w:r>
    </w:p>
    <w:p w:rsidR="00EF15BE" w:rsidRPr="007E3C78" w:rsidRDefault="00FB4651">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 xml:space="preserve">: </w:t>
      </w:r>
      <w:r w:rsidR="007E3C78">
        <w:rPr>
          <w:rFonts w:cs="Times New Roman"/>
          <w:color w:val="000000" w:themeColor="text1"/>
          <w:lang w:val="id-ID"/>
        </w:rPr>
        <w:t>abadikreasiutama@gmail.com</w:t>
      </w:r>
    </w:p>
    <w:p w:rsidR="00EF15BE" w:rsidRPr="007E3C78" w:rsidRDefault="00EF15BE">
      <w:pPr>
        <w:pStyle w:val="ListParagraph"/>
        <w:spacing w:line="276" w:lineRule="auto"/>
        <w:ind w:left="567"/>
        <w:jc w:val="both"/>
        <w:rPr>
          <w:rFonts w:cs="Times New Roman"/>
          <w:lang w:val="id-ID"/>
        </w:rPr>
      </w:pPr>
      <w:r w:rsidRPr="004F2AF7">
        <w:rPr>
          <w:rFonts w:cs="Times New Roman"/>
        </w:rPr>
        <w:t>Up</w:t>
      </w:r>
      <w:r w:rsidRPr="004F2AF7">
        <w:rPr>
          <w:rFonts w:cs="Times New Roman"/>
        </w:rPr>
        <w:tab/>
      </w:r>
      <w:r w:rsidRPr="004F2AF7">
        <w:rPr>
          <w:rFonts w:cs="Times New Roman"/>
        </w:rPr>
        <w:tab/>
        <w:t>:</w:t>
      </w:r>
      <w:r w:rsidR="00AD3B24" w:rsidRPr="004F2AF7">
        <w:rPr>
          <w:rFonts w:cs="Times New Roman"/>
          <w:lang w:val="id-ID"/>
        </w:rPr>
        <w:t xml:space="preserve"> </w:t>
      </w:r>
      <w:r w:rsidR="007E3C78">
        <w:rPr>
          <w:rFonts w:cs="Times New Roman"/>
          <w:color w:val="000000" w:themeColor="text1"/>
          <w:lang w:val="id-ID"/>
        </w:rPr>
        <w:t>Edi Handoko</w:t>
      </w:r>
    </w:p>
    <w:p w:rsidR="00EF15BE" w:rsidRPr="004F2AF7" w:rsidRDefault="00EF15BE" w:rsidP="004F2AF7">
      <w:pPr>
        <w:pStyle w:val="ListParagraph"/>
        <w:spacing w:line="276" w:lineRule="auto"/>
        <w:ind w:left="567"/>
        <w:jc w:val="both"/>
        <w:rPr>
          <w:rFonts w:cs="Times New Roman"/>
          <w:color w:val="000000" w:themeColor="text1"/>
        </w:rPr>
      </w:pPr>
    </w:p>
    <w:p w:rsidR="001E0CD7" w:rsidRPr="004F2AF7" w:rsidRDefault="00EF15BE" w:rsidP="004F2AF7">
      <w:pPr>
        <w:pStyle w:val="ListParagraph"/>
        <w:spacing w:line="276" w:lineRule="auto"/>
        <w:ind w:left="567"/>
        <w:jc w:val="both"/>
        <w:rPr>
          <w:rFonts w:cs="Times New Roman"/>
          <w:color w:val="000000" w:themeColor="text1"/>
          <w:lang w:val="id-ID"/>
        </w:rPr>
      </w:pPr>
      <w:proofErr w:type="spellStart"/>
      <w:r w:rsidRPr="004F2AF7">
        <w:rPr>
          <w:rFonts w:cs="Times New Roman"/>
          <w:b/>
          <w:color w:val="000000" w:themeColor="text1"/>
        </w:rPr>
        <w:t>Pihak</w:t>
      </w:r>
      <w:proofErr w:type="spellEnd"/>
      <w:r w:rsidRPr="004F2AF7">
        <w:rPr>
          <w:rFonts w:cs="Times New Roman"/>
          <w:b/>
          <w:color w:val="000000" w:themeColor="text1"/>
        </w:rPr>
        <w:t xml:space="preserve"> </w:t>
      </w:r>
      <w:proofErr w:type="spellStart"/>
      <w:r w:rsidRPr="004F2AF7">
        <w:rPr>
          <w:rFonts w:cs="Times New Roman"/>
          <w:b/>
          <w:color w:val="000000" w:themeColor="text1"/>
        </w:rPr>
        <w:t>Kedua</w:t>
      </w:r>
      <w:proofErr w:type="spellEnd"/>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rsidR="002952FC" w:rsidRDefault="001E0CD7" w:rsidP="00AA11AE">
      <w:pPr>
        <w:pStyle w:val="Default"/>
        <w:spacing w:line="276" w:lineRule="auto"/>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002952FC">
        <w:rPr>
          <w:color w:val="000000" w:themeColor="text1"/>
        </w:rPr>
        <w:t xml:space="preserve"> </w:t>
      </w:r>
      <w:r w:rsidR="002952FC" w:rsidRPr="00041EE8">
        <w:rPr>
          <w:color w:val="000000" w:themeColor="text1"/>
        </w:rPr>
        <w:t>Jl.</w:t>
      </w:r>
      <w:r w:rsidR="002952FC">
        <w:rPr>
          <w:color w:val="000000" w:themeColor="text1"/>
          <w:lang w:val="en-US"/>
        </w:rPr>
        <w:t xml:space="preserve"> Raya </w:t>
      </w:r>
      <w:proofErr w:type="spellStart"/>
      <w:r w:rsidR="002952FC">
        <w:rPr>
          <w:color w:val="000000" w:themeColor="text1"/>
          <w:lang w:val="en-US"/>
        </w:rPr>
        <w:t>Jepara</w:t>
      </w:r>
      <w:proofErr w:type="spellEnd"/>
      <w:r w:rsidR="002952FC">
        <w:rPr>
          <w:color w:val="000000" w:themeColor="text1"/>
          <w:lang w:val="en-US"/>
        </w:rPr>
        <w:t xml:space="preserve"> Kudus KM 28 Ds. </w:t>
      </w:r>
      <w:proofErr w:type="spellStart"/>
      <w:r w:rsidR="002952FC">
        <w:rPr>
          <w:color w:val="000000" w:themeColor="text1"/>
          <w:lang w:val="en-US"/>
        </w:rPr>
        <w:t>Sengonbugel</w:t>
      </w:r>
      <w:proofErr w:type="spellEnd"/>
      <w:r w:rsidR="002952FC">
        <w:rPr>
          <w:color w:val="000000" w:themeColor="text1"/>
          <w:lang w:val="en-US"/>
        </w:rPr>
        <w:t xml:space="preserve">, </w:t>
      </w:r>
      <w:proofErr w:type="spellStart"/>
      <w:r w:rsidR="002952FC">
        <w:rPr>
          <w:color w:val="000000" w:themeColor="text1"/>
          <w:lang w:val="en-US"/>
        </w:rPr>
        <w:t>Kec</w:t>
      </w:r>
      <w:proofErr w:type="spellEnd"/>
      <w:r w:rsidR="002952FC">
        <w:rPr>
          <w:color w:val="000000" w:themeColor="text1"/>
          <w:lang w:val="en-US"/>
        </w:rPr>
        <w:t xml:space="preserve">. </w:t>
      </w:r>
      <w:proofErr w:type="spellStart"/>
      <w:r w:rsidR="002952FC">
        <w:rPr>
          <w:color w:val="000000" w:themeColor="text1"/>
          <w:lang w:val="en-US"/>
        </w:rPr>
        <w:t>Mayong</w:t>
      </w:r>
      <w:proofErr w:type="spellEnd"/>
      <w:r w:rsidR="002952FC">
        <w:rPr>
          <w:color w:val="000000" w:themeColor="text1"/>
          <w:lang w:val="en-US"/>
        </w:rPr>
        <w:t xml:space="preserve"> </w:t>
      </w:r>
    </w:p>
    <w:p w:rsidR="001E0CD7" w:rsidRPr="00AA11AE" w:rsidRDefault="002952FC" w:rsidP="00AA11AE">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rsidR="001E0CD7" w:rsidRPr="004F2AF7" w:rsidRDefault="001E0CD7" w:rsidP="004F2AF7">
      <w:pPr>
        <w:pStyle w:val="ListParagraph"/>
        <w:spacing w:line="276" w:lineRule="auto"/>
        <w:ind w:left="567"/>
        <w:jc w:val="both"/>
        <w:rPr>
          <w:rFonts w:cs="Times New Roman"/>
          <w:color w:val="000000" w:themeColor="text1"/>
        </w:rPr>
      </w:pPr>
      <w:proofErr w:type="spellStart"/>
      <w:r w:rsidRPr="004F2AF7">
        <w:rPr>
          <w:rFonts w:cs="Times New Roman"/>
          <w:color w:val="000000" w:themeColor="text1"/>
        </w:rPr>
        <w:t>Telepon</w:t>
      </w:r>
      <w:proofErr w:type="spellEnd"/>
      <w:r w:rsidRPr="004F2AF7">
        <w:rPr>
          <w:rFonts w:cs="Times New Roman"/>
          <w:color w:val="000000" w:themeColor="text1"/>
        </w:rPr>
        <w:tab/>
      </w:r>
      <w:r w:rsidRPr="004F2AF7">
        <w:rPr>
          <w:rFonts w:cs="Times New Roman"/>
          <w:color w:val="000000" w:themeColor="text1"/>
        </w:rPr>
        <w:tab/>
        <w:t xml:space="preserve">: </w:t>
      </w:r>
      <w:r w:rsidR="00CF339E">
        <w:rPr>
          <w:rFonts w:cs="Times New Roman"/>
          <w:color w:val="000000" w:themeColor="text1"/>
        </w:rPr>
        <w:t>0291-7512101</w:t>
      </w:r>
    </w:p>
    <w:p w:rsidR="00EF15BE" w:rsidRPr="00AA11AE"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r w:rsidR="00CF339E">
        <w:rPr>
          <w:rFonts w:cs="Times New Roman"/>
          <w:lang w:val="en-US"/>
        </w:rPr>
        <w:t>ga_03@sami-jf.co.id</w:t>
      </w:r>
    </w:p>
    <w:p w:rsidR="00EF15BE" w:rsidRPr="00AA11AE"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proofErr w:type="spellStart"/>
      <w:r w:rsidR="00CF339E">
        <w:rPr>
          <w:rFonts w:cs="Times New Roman"/>
          <w:color w:val="000000" w:themeColor="text1"/>
          <w:lang w:val="en-US"/>
        </w:rPr>
        <w:t>Ibu</w:t>
      </w:r>
      <w:proofErr w:type="spellEnd"/>
      <w:r w:rsidR="00CF339E">
        <w:rPr>
          <w:rFonts w:cs="Times New Roman"/>
          <w:color w:val="000000" w:themeColor="text1"/>
          <w:lang w:val="en-US"/>
        </w:rPr>
        <w:t xml:space="preserve"> </w:t>
      </w:r>
      <w:proofErr w:type="spellStart"/>
      <w:r w:rsidR="00CF339E">
        <w:rPr>
          <w:rFonts w:cs="Times New Roman"/>
          <w:color w:val="000000" w:themeColor="text1"/>
          <w:lang w:val="en-US"/>
        </w:rPr>
        <w:t>Aya</w:t>
      </w:r>
      <w:proofErr w:type="spellEnd"/>
    </w:p>
    <w:p w:rsidR="001E0CD7"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F00A90" w:rsidRPr="004F2AF7">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rsidR="00E0731A" w:rsidRPr="00E0731A" w:rsidRDefault="00E0731A" w:rsidP="00AA11AE">
      <w:pPr>
        <w:pStyle w:val="ListParagraph"/>
        <w:numPr>
          <w:ilvl w:val="0"/>
          <w:numId w:val="18"/>
        </w:numPr>
        <w:ind w:left="540" w:hanging="540"/>
        <w:contextualSpacing/>
        <w:jc w:val="both"/>
        <w:rPr>
          <w:rFonts w:cs="Times New Roman"/>
          <w:color w:val="000000" w:themeColor="text1"/>
        </w:rPr>
      </w:pPr>
      <w:r w:rsidRPr="00E0731A">
        <w:rPr>
          <w:rFonts w:cs="Times New Roman"/>
          <w:color w:val="000000" w:themeColor="text1"/>
        </w:rPr>
        <w:t>Audit.</w:t>
      </w:r>
    </w:p>
    <w:p w:rsidR="00E0731A" w:rsidRDefault="00E0731A" w:rsidP="00AA11AE">
      <w:pPr>
        <w:pStyle w:val="ListParagraph"/>
        <w:spacing w:line="276" w:lineRule="auto"/>
        <w:ind w:left="540"/>
        <w:contextualSpacing/>
        <w:jc w:val="both"/>
        <w:rPr>
          <w:rFonts w:cs="Times New Roman"/>
          <w:color w:val="000000" w:themeColor="text1"/>
        </w:rPr>
      </w:pPr>
      <w:r w:rsidRPr="00E0731A">
        <w:rPr>
          <w:rFonts w:cs="Times New Roman"/>
          <w:color w:val="000000" w:themeColor="text1"/>
        </w:rPr>
        <w:t xml:space="preserve">Para </w:t>
      </w:r>
      <w:proofErr w:type="spellStart"/>
      <w:r w:rsidRPr="00E0731A">
        <w:rPr>
          <w:rFonts w:cs="Times New Roman"/>
          <w:color w:val="000000" w:themeColor="text1"/>
        </w:rPr>
        <w:t>Pihak</w:t>
      </w:r>
      <w:proofErr w:type="spellEnd"/>
      <w:r w:rsidRPr="00E0731A">
        <w:rPr>
          <w:rFonts w:cs="Times New Roman"/>
          <w:color w:val="000000" w:themeColor="text1"/>
        </w:rPr>
        <w:t xml:space="preserve"> </w:t>
      </w:r>
      <w:proofErr w:type="spellStart"/>
      <w:r w:rsidRPr="00E0731A">
        <w:rPr>
          <w:rFonts w:cs="Times New Roman"/>
          <w:color w:val="000000" w:themeColor="text1"/>
        </w:rPr>
        <w:t>berhak</w:t>
      </w:r>
      <w:proofErr w:type="spellEnd"/>
      <w:r w:rsidRPr="00E0731A">
        <w:rPr>
          <w:rFonts w:cs="Times New Roman"/>
          <w:color w:val="000000" w:themeColor="text1"/>
        </w:rPr>
        <w:t xml:space="preserve"> </w:t>
      </w:r>
      <w:proofErr w:type="spellStart"/>
      <w:r w:rsidRPr="00E0731A">
        <w:rPr>
          <w:rFonts w:cs="Times New Roman"/>
          <w:color w:val="000000" w:themeColor="text1"/>
        </w:rPr>
        <w:t>melakukan</w:t>
      </w:r>
      <w:proofErr w:type="spellEnd"/>
      <w:r w:rsidRPr="00E0731A">
        <w:rPr>
          <w:rFonts w:cs="Times New Roman"/>
          <w:color w:val="000000" w:themeColor="text1"/>
        </w:rPr>
        <w:t xml:space="preserve"> audit </w:t>
      </w:r>
      <w:proofErr w:type="spellStart"/>
      <w:r w:rsidRPr="00E0731A">
        <w:rPr>
          <w:rFonts w:cs="Times New Roman"/>
          <w:color w:val="000000" w:themeColor="text1"/>
        </w:rPr>
        <w:t>terhadap</w:t>
      </w:r>
      <w:proofErr w:type="spellEnd"/>
      <w:r w:rsidRPr="00E0731A">
        <w:rPr>
          <w:rFonts w:cs="Times New Roman"/>
          <w:color w:val="000000" w:themeColor="text1"/>
        </w:rPr>
        <w:t xml:space="preserve"> </w:t>
      </w:r>
      <w:proofErr w:type="spellStart"/>
      <w:r w:rsidRPr="00E0731A">
        <w:rPr>
          <w:rFonts w:cs="Times New Roman"/>
          <w:color w:val="000000" w:themeColor="text1"/>
        </w:rPr>
        <w:t>pelaksanaan</w:t>
      </w:r>
      <w:proofErr w:type="spellEnd"/>
      <w:r w:rsidRPr="00E0731A">
        <w:rPr>
          <w:rFonts w:cs="Times New Roman"/>
          <w:color w:val="000000" w:themeColor="text1"/>
        </w:rPr>
        <w:t xml:space="preserve"> </w:t>
      </w:r>
      <w:proofErr w:type="spellStart"/>
      <w:r w:rsidRPr="00E0731A">
        <w:rPr>
          <w:rFonts w:cs="Times New Roman"/>
          <w:color w:val="000000" w:themeColor="text1"/>
        </w:rPr>
        <w:t>perjanjian</w:t>
      </w:r>
      <w:proofErr w:type="spellEnd"/>
      <w:r w:rsidRPr="00E0731A">
        <w:rPr>
          <w:rFonts w:cs="Times New Roman"/>
          <w:color w:val="000000" w:themeColor="text1"/>
        </w:rPr>
        <w:t xml:space="preserve"> </w:t>
      </w:r>
      <w:proofErr w:type="spellStart"/>
      <w:r w:rsidRPr="00E0731A">
        <w:rPr>
          <w:rFonts w:cs="Times New Roman"/>
          <w:color w:val="000000" w:themeColor="text1"/>
        </w:rPr>
        <w:t>ini</w:t>
      </w:r>
      <w:proofErr w:type="spellEnd"/>
      <w:r w:rsidRPr="00E0731A">
        <w:rPr>
          <w:rFonts w:cs="Times New Roman"/>
          <w:color w:val="000000" w:themeColor="text1"/>
        </w:rPr>
        <w:t>.</w:t>
      </w:r>
    </w:p>
    <w:p w:rsidR="001E0CD7" w:rsidRPr="004F2AF7"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rsidR="00C5376B" w:rsidRPr="004F2AF7" w:rsidRDefault="004D7437" w:rsidP="004F2AF7">
      <w:pPr>
        <w:pStyle w:val="ListParagraph"/>
        <w:spacing w:line="276" w:lineRule="auto"/>
        <w:ind w:left="567"/>
        <w:jc w:val="both"/>
        <w:rPr>
          <w:rFonts w:cs="Times New Roman"/>
          <w:color w:val="000000" w:themeColor="text1"/>
          <w:lang w:val="id-ID"/>
        </w:rPr>
      </w:pPr>
      <w:proofErr w:type="spellStart"/>
      <w:r w:rsidRPr="004F2AF7">
        <w:rPr>
          <w:rFonts w:cs="Times New Roman"/>
          <w:color w:val="000000" w:themeColor="text1"/>
        </w:rPr>
        <w:t>Apabila</w:t>
      </w:r>
      <w:proofErr w:type="spellEnd"/>
      <w:r w:rsidRPr="004F2AF7">
        <w:rPr>
          <w:rFonts w:cs="Times New Roman"/>
          <w:color w:val="000000" w:themeColor="text1"/>
        </w:rPr>
        <w:t xml:space="preserve"> </w:t>
      </w:r>
      <w:proofErr w:type="spellStart"/>
      <w:r w:rsidRPr="004F2AF7">
        <w:rPr>
          <w:rFonts w:cs="Times New Roman"/>
          <w:color w:val="000000" w:themeColor="text1"/>
        </w:rPr>
        <w:t>terjadi</w:t>
      </w:r>
      <w:proofErr w:type="spellEnd"/>
      <w:r w:rsidRPr="004F2AF7">
        <w:rPr>
          <w:rFonts w:cs="Times New Roman"/>
          <w:color w:val="000000" w:themeColor="text1"/>
        </w:rPr>
        <w:t xml:space="preserve"> </w:t>
      </w:r>
      <w:proofErr w:type="spellStart"/>
      <w:r w:rsidRPr="004F2AF7">
        <w:rPr>
          <w:rFonts w:cs="Times New Roman"/>
          <w:color w:val="000000" w:themeColor="text1"/>
        </w:rPr>
        <w:t>pemutusan</w:t>
      </w:r>
      <w:proofErr w:type="spellEnd"/>
      <w:r w:rsidRPr="004F2AF7">
        <w:rPr>
          <w:rFonts w:cs="Times New Roman"/>
          <w:color w:val="000000" w:themeColor="text1"/>
          <w:lang w:val="id-ID"/>
        </w:rPr>
        <w:t xml:space="preserve"> atau</w:t>
      </w:r>
      <w:r w:rsidR="001E0CD7" w:rsidRPr="004F2AF7">
        <w:rPr>
          <w:rFonts w:cs="Times New Roman"/>
          <w:color w:val="000000" w:themeColor="text1"/>
        </w:rPr>
        <w:t xml:space="preserve"> </w:t>
      </w:r>
      <w:proofErr w:type="spellStart"/>
      <w:r w:rsidR="001E0CD7" w:rsidRPr="004F2AF7">
        <w:rPr>
          <w:rFonts w:cs="Times New Roman"/>
          <w:color w:val="000000" w:themeColor="text1"/>
        </w:rPr>
        <w:t>pembatalan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terhadap</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perjanjian</w:t>
      </w:r>
      <w:proofErr w:type="spellEnd"/>
      <w:r w:rsidR="003213F6"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EF15BE" w:rsidRPr="004F2AF7">
        <w:rPr>
          <w:rFonts w:cs="Times New Roman"/>
          <w:color w:val="000000" w:themeColor="text1"/>
        </w:rPr>
        <w:t xml:space="preserve"> </w:t>
      </w:r>
      <w:proofErr w:type="spellStart"/>
      <w:r w:rsidR="003213F6" w:rsidRPr="004F2AF7">
        <w:rPr>
          <w:rFonts w:cs="Times New Roman"/>
          <w:color w:val="000000" w:themeColor="text1"/>
        </w:rPr>
        <w:t>sepakat</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mengabai</w:t>
      </w:r>
      <w:r w:rsidR="003213F6" w:rsidRPr="004F2AF7">
        <w:rPr>
          <w:rFonts w:cs="Times New Roman"/>
          <w:color w:val="000000" w:themeColor="text1"/>
        </w:rPr>
        <w:t>kan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berlakunya</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pasal</w:t>
      </w:r>
      <w:proofErr w:type="spellEnd"/>
      <w:r w:rsidR="001E0CD7" w:rsidRPr="004F2AF7">
        <w:rPr>
          <w:rFonts w:cs="Times New Roman"/>
          <w:color w:val="000000" w:themeColor="text1"/>
        </w:rPr>
        <w:t xml:space="preserve"> 1266 </w:t>
      </w:r>
      <w:proofErr w:type="spellStart"/>
      <w:r w:rsidR="001E0CD7" w:rsidRPr="004F2AF7">
        <w:rPr>
          <w:rFonts w:cs="Times New Roman"/>
          <w:color w:val="000000" w:themeColor="text1"/>
        </w:rPr>
        <w:t>Kitab</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Undang</w:t>
      </w:r>
      <w:r w:rsidR="003213F6" w:rsidRPr="004F2AF7">
        <w:rPr>
          <w:rFonts w:cs="Times New Roman"/>
          <w:color w:val="000000" w:themeColor="text1"/>
        </w:rPr>
        <w:t>-Undang</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Hukum</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Perdata</w:t>
      </w:r>
      <w:proofErr w:type="spellEnd"/>
      <w:r w:rsidR="003213F6" w:rsidRPr="004F2AF7">
        <w:rPr>
          <w:rFonts w:cs="Times New Roman"/>
          <w:color w:val="000000" w:themeColor="text1"/>
        </w:rPr>
        <w:t xml:space="preserve"> Indonesia</w:t>
      </w:r>
      <w:r w:rsidR="003213F6" w:rsidRPr="004F2AF7">
        <w:rPr>
          <w:rFonts w:cs="Times New Roman"/>
          <w:color w:val="000000" w:themeColor="text1"/>
          <w:lang w:val="id-ID"/>
        </w:rPr>
        <w:t>.</w:t>
      </w:r>
    </w:p>
    <w:p w:rsidR="001E0CD7" w:rsidRPr="004F2AF7" w:rsidRDefault="001E0CD7" w:rsidP="004F2AF7">
      <w:pPr>
        <w:pStyle w:val="ListParagraph"/>
        <w:numPr>
          <w:ilvl w:val="0"/>
          <w:numId w:val="19"/>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Hukum</w:t>
      </w:r>
      <w:proofErr w:type="spellEnd"/>
      <w:r w:rsidRPr="004F2AF7">
        <w:rPr>
          <w:rFonts w:cs="Times New Roman"/>
          <w:color w:val="000000" w:themeColor="text1"/>
        </w:rPr>
        <w:t xml:space="preserve"> yang </w:t>
      </w:r>
      <w:proofErr w:type="spellStart"/>
      <w:r w:rsidRPr="004F2AF7">
        <w:rPr>
          <w:rFonts w:cs="Times New Roman"/>
          <w:color w:val="000000" w:themeColor="text1"/>
        </w:rPr>
        <w:t>berlaku</w:t>
      </w:r>
      <w:proofErr w:type="spellEnd"/>
    </w:p>
    <w:p w:rsidR="001E0CD7" w:rsidRPr="004F2AF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Perjanjian</w:t>
      </w:r>
      <w:proofErr w:type="spellEnd"/>
      <w:r w:rsidR="00F00A90" w:rsidRPr="004F2AF7">
        <w:rPr>
          <w:rFonts w:cs="Times New Roman"/>
          <w:color w:val="000000" w:themeColor="text1"/>
          <w:lang w:val="id-ID"/>
        </w:rPr>
        <w:t xml:space="preserve"> </w:t>
      </w:r>
      <w:proofErr w:type="spellStart"/>
      <w:r w:rsidR="003213F6" w:rsidRPr="004F2AF7">
        <w:rPr>
          <w:rFonts w:cs="Times New Roman"/>
          <w:color w:val="000000" w:themeColor="text1"/>
        </w:rPr>
        <w:t>ini</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dan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pelaksanaan</w:t>
      </w:r>
      <w:r w:rsidRPr="004F2AF7">
        <w:rPr>
          <w:rFonts w:cs="Times New Roman"/>
          <w:color w:val="000000" w:themeColor="text1"/>
        </w:rPr>
        <w:t>nya</w:t>
      </w:r>
      <w:proofErr w:type="spellEnd"/>
      <w:r w:rsidRPr="004F2AF7">
        <w:rPr>
          <w:rFonts w:cs="Times New Roman"/>
          <w:color w:val="000000" w:themeColor="text1"/>
        </w:rPr>
        <w:t xml:space="preserve">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rsidR="00725D8B" w:rsidRPr="004F2AF7" w:rsidRDefault="00725D8B" w:rsidP="004F2AF7">
      <w:pPr>
        <w:pStyle w:val="ListParagraph"/>
        <w:numPr>
          <w:ilvl w:val="0"/>
          <w:numId w:val="35"/>
        </w:numPr>
        <w:suppressAutoHyphens w:val="0"/>
        <w:spacing w:line="276" w:lineRule="auto"/>
        <w:ind w:left="993" w:hanging="426"/>
        <w:contextualSpacing/>
        <w:jc w:val="both"/>
        <w:rPr>
          <w:rFonts w:cs="Times New Roman"/>
          <w:color w:val="000000"/>
        </w:rPr>
      </w:pPr>
      <w:proofErr w:type="spellStart"/>
      <w:r w:rsidRPr="004F2AF7">
        <w:rPr>
          <w:rFonts w:cs="Times New Roman"/>
          <w:color w:val="000000"/>
        </w:rPr>
        <w:t>Apabila</w:t>
      </w:r>
      <w:proofErr w:type="spellEnd"/>
      <w:r w:rsidRPr="004F2AF7">
        <w:rPr>
          <w:rFonts w:cs="Times New Roman"/>
          <w:color w:val="000000"/>
        </w:rPr>
        <w:t xml:space="preserve"> </w:t>
      </w:r>
      <w:r w:rsidRPr="004F2AF7">
        <w:rPr>
          <w:rFonts w:cs="Times New Roman"/>
          <w:color w:val="000000"/>
          <w:lang w:val="id-ID"/>
        </w:rPr>
        <w:t>di</w:t>
      </w:r>
      <w:proofErr w:type="spellStart"/>
      <w:r w:rsidRPr="004F2AF7">
        <w:rPr>
          <w:rFonts w:cs="Times New Roman"/>
          <w:color w:val="000000"/>
        </w:rPr>
        <w:t>kemudian</w:t>
      </w:r>
      <w:proofErr w:type="spellEnd"/>
      <w:r w:rsidRPr="004F2AF7">
        <w:rPr>
          <w:rFonts w:cs="Times New Roman"/>
          <w:color w:val="000000"/>
        </w:rPr>
        <w:t xml:space="preserve"> </w:t>
      </w:r>
      <w:proofErr w:type="spellStart"/>
      <w:r w:rsidRPr="004F2AF7">
        <w:rPr>
          <w:rFonts w:cs="Times New Roman"/>
          <w:color w:val="000000"/>
        </w:rPr>
        <w:t>hari</w:t>
      </w:r>
      <w:proofErr w:type="spellEnd"/>
      <w:r w:rsidRPr="004F2AF7">
        <w:rPr>
          <w:rFonts w:cs="Times New Roman"/>
          <w:color w:val="000000"/>
        </w:rPr>
        <w:t xml:space="preserve"> </w:t>
      </w:r>
      <w:proofErr w:type="spellStart"/>
      <w:r w:rsidRPr="004F2AF7">
        <w:rPr>
          <w:rFonts w:cs="Times New Roman"/>
          <w:color w:val="000000"/>
        </w:rPr>
        <w:t>terbit</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r w:rsidRPr="004F2AF7">
        <w:rPr>
          <w:rFonts w:cs="Times New Roman"/>
          <w:color w:val="000000"/>
          <w:lang w:val="id-ID"/>
        </w:rPr>
        <w:t>agar</w:t>
      </w:r>
      <w:r w:rsidRPr="004F2AF7">
        <w:rPr>
          <w:rFonts w:cs="Times New Roman"/>
          <w:color w:val="000000"/>
        </w:rPr>
        <w:t xml:space="preserve"> </w:t>
      </w:r>
      <w:proofErr w:type="spellStart"/>
      <w:r w:rsidRPr="004F2AF7">
        <w:rPr>
          <w:rFonts w:cs="Times New Roman"/>
          <w:color w:val="000000"/>
        </w:rPr>
        <w:t>pasal-pasal</w:t>
      </w:r>
      <w:proofErr w:type="spellEnd"/>
      <w:r w:rsidRPr="004F2AF7">
        <w:rPr>
          <w:rFonts w:cs="Times New Roman"/>
          <w:color w:val="000000"/>
        </w:rPr>
        <w:t xml:space="preserve"> </w:t>
      </w:r>
      <w:r w:rsidRPr="004F2AF7">
        <w:rPr>
          <w:rFonts w:cs="Times New Roman"/>
          <w:color w:val="000000"/>
          <w:lang w:val="id-ID"/>
        </w:rPr>
        <w:t xml:space="preserve">dalam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 xml:space="preserve"> </w:t>
      </w:r>
      <w:r w:rsidRPr="004F2AF7">
        <w:rPr>
          <w:rFonts w:cs="Times New Roman"/>
          <w:color w:val="000000"/>
          <w:lang w:val="id-ID"/>
        </w:rPr>
        <w:t>tidak</w:t>
      </w:r>
      <w:r w:rsidRPr="004F2AF7">
        <w:rPr>
          <w:rFonts w:cs="Times New Roman"/>
          <w:color w:val="000000"/>
        </w:rPr>
        <w:t xml:space="preserve"> </w:t>
      </w:r>
      <w:proofErr w:type="spellStart"/>
      <w:r w:rsidRPr="004F2AF7">
        <w:rPr>
          <w:rFonts w:cs="Times New Roman"/>
          <w:color w:val="000000"/>
        </w:rPr>
        <w:t>bertentangan</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proofErr w:type="spellStart"/>
      <w:r w:rsidRPr="004F2AF7">
        <w:rPr>
          <w:rFonts w:cs="Times New Roman"/>
          <w:color w:val="000000"/>
        </w:rPr>
        <w:t>tersebut</w:t>
      </w:r>
      <w:proofErr w:type="spellEnd"/>
      <w:r w:rsidRPr="004F2AF7">
        <w:rPr>
          <w:rFonts w:cs="Times New Roman"/>
          <w:color w:val="000000"/>
          <w:lang w:val="id-ID"/>
        </w:rPr>
        <w:t>, maka</w:t>
      </w:r>
      <w:r w:rsidRPr="004F2AF7">
        <w:rPr>
          <w:rFonts w:cs="Times New Roman"/>
          <w:color w:val="000000"/>
        </w:rPr>
        <w:t xml:space="preserve"> </w:t>
      </w:r>
      <w:proofErr w:type="spellStart"/>
      <w:proofErr w:type="gramStart"/>
      <w:r w:rsidRPr="004F2AF7">
        <w:rPr>
          <w:rFonts w:cs="Times New Roman"/>
          <w:color w:val="000000"/>
        </w:rPr>
        <w:t>akan</w:t>
      </w:r>
      <w:proofErr w:type="spellEnd"/>
      <w:proofErr w:type="gramEnd"/>
      <w:r w:rsidRPr="004F2AF7">
        <w:rPr>
          <w:rFonts w:cs="Times New Roman"/>
          <w:color w:val="000000"/>
        </w:rPr>
        <w:t xml:space="preserve"> </w:t>
      </w:r>
      <w:proofErr w:type="spellStart"/>
      <w:r w:rsidRPr="004F2AF7">
        <w:rPr>
          <w:rFonts w:cs="Times New Roman"/>
          <w:color w:val="000000"/>
        </w:rPr>
        <w:t>dimusyawarahkan</w:t>
      </w:r>
      <w:proofErr w:type="spellEnd"/>
      <w:r w:rsidRPr="004F2AF7">
        <w:rPr>
          <w:rFonts w:cs="Times New Roman"/>
          <w:color w:val="000000"/>
        </w:rPr>
        <w:t xml:space="preserve"> </w:t>
      </w:r>
      <w:proofErr w:type="spellStart"/>
      <w:r w:rsidRPr="004F2AF7">
        <w:rPr>
          <w:rFonts w:cs="Times New Roman"/>
          <w:color w:val="000000"/>
        </w:rPr>
        <w:t>kembali</w:t>
      </w:r>
      <w:proofErr w:type="spellEnd"/>
      <w:r w:rsidRPr="004F2AF7">
        <w:rPr>
          <w:rFonts w:cs="Times New Roman"/>
          <w:color w:val="000000"/>
        </w:rPr>
        <w:t xml:space="preserve"> </w:t>
      </w:r>
      <w:proofErr w:type="spellStart"/>
      <w:r w:rsidRPr="004F2AF7">
        <w:rPr>
          <w:rFonts w:cs="Times New Roman"/>
          <w:color w:val="000000"/>
        </w:rPr>
        <w:t>oleh</w:t>
      </w:r>
      <w:proofErr w:type="spellEnd"/>
      <w:r w:rsidRPr="004F2AF7">
        <w:rPr>
          <w:rFonts w:cs="Times New Roman"/>
          <w:color w:val="000000"/>
        </w:rPr>
        <w:t xml:space="preserve"> </w:t>
      </w:r>
      <w:r w:rsidRPr="004F2AF7">
        <w:rPr>
          <w:rFonts w:cs="Times New Roman"/>
          <w:b/>
          <w:color w:val="000000"/>
        </w:rPr>
        <w:t xml:space="preserve">Para </w:t>
      </w:r>
      <w:proofErr w:type="spellStart"/>
      <w:r w:rsidRPr="004F2AF7">
        <w:rPr>
          <w:rFonts w:cs="Times New Roman"/>
          <w:b/>
          <w:color w:val="000000"/>
        </w:rPr>
        <w:t>Pihak</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tidak</w:t>
      </w:r>
      <w:proofErr w:type="spellEnd"/>
      <w:r w:rsidRPr="004F2AF7">
        <w:rPr>
          <w:rFonts w:cs="Times New Roman"/>
          <w:color w:val="000000"/>
        </w:rPr>
        <w:t xml:space="preserve"> </w:t>
      </w:r>
      <w:proofErr w:type="spellStart"/>
      <w:r w:rsidRPr="004F2AF7">
        <w:rPr>
          <w:rFonts w:cs="Times New Roman"/>
          <w:color w:val="000000"/>
        </w:rPr>
        <w:t>membatalkan</w:t>
      </w:r>
      <w:proofErr w:type="spellEnd"/>
      <w:r w:rsidRPr="004F2AF7">
        <w:rPr>
          <w:rFonts w:cs="Times New Roman"/>
          <w:color w:val="000000"/>
        </w:rPr>
        <w:t xml:space="preserve">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w:t>
      </w:r>
    </w:p>
    <w:p w:rsidR="0084356D" w:rsidRPr="004F2AF7" w:rsidRDefault="0084356D" w:rsidP="004F2AF7">
      <w:pPr>
        <w:spacing w:after="0"/>
        <w:jc w:val="both"/>
        <w:rPr>
          <w:rFonts w:ascii="Times New Roman" w:hAnsi="Times New Roman" w:cs="Times New Roman"/>
          <w:color w:val="000000" w:themeColor="text1"/>
          <w:sz w:val="24"/>
          <w:szCs w:val="24"/>
        </w:rPr>
      </w:pPr>
    </w:p>
    <w:p w:rsidR="000B50DF" w:rsidRDefault="001E0CD7" w:rsidP="004F2AF7">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A3233A"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EF15BE"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rsidR="00C20180" w:rsidRPr="004F2AF7" w:rsidRDefault="00C20180" w:rsidP="004F2AF7">
      <w:pPr>
        <w:spacing w:after="0"/>
        <w:jc w:val="both"/>
        <w:rPr>
          <w:rFonts w:ascii="Times New Roman" w:hAnsi="Times New Roman" w:cs="Times New Roman"/>
          <w:color w:val="000000" w:themeColor="text1"/>
          <w:sz w:val="24"/>
          <w:szCs w:val="24"/>
        </w:rPr>
      </w:pPr>
    </w:p>
    <w:p w:rsidR="00414AE8" w:rsidRPr="004F2AF7" w:rsidRDefault="00414AE8"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4F2AF7" w:rsidTr="00C20180">
        <w:trPr>
          <w:trHeight w:val="1483"/>
        </w:trPr>
        <w:tc>
          <w:tcPr>
            <w:tcW w:w="2400" w:type="pct"/>
            <w:vAlign w:val="bottom"/>
          </w:tcPr>
          <w:p w:rsidR="007749D3" w:rsidRPr="004F2AF7" w:rsidRDefault="007749D3"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rsidR="007749D3" w:rsidRPr="00AA11AE" w:rsidRDefault="007E3C78" w:rsidP="004F2AF7">
            <w:pPr>
              <w:widowControl w:val="0"/>
              <w:autoSpaceDE w:val="0"/>
              <w:autoSpaceDN w:val="0"/>
              <w:adjustRightInd w:val="0"/>
              <w:spacing w:after="0"/>
              <w:ind w:right="105"/>
              <w:jc w:val="center"/>
              <w:rPr>
                <w:rFonts w:ascii="Times New Roman" w:hAnsi="Times New Roman" w:cs="Times New Roman"/>
                <w:b/>
                <w:bCs/>
                <w:i/>
                <w:color w:val="000000" w:themeColor="text1"/>
                <w:sz w:val="24"/>
                <w:szCs w:val="24"/>
              </w:rPr>
            </w:pPr>
            <w:r w:rsidRPr="00AA11AE">
              <w:rPr>
                <w:rFonts w:ascii="Times New Roman" w:hAnsi="Times New Roman" w:cs="Times New Roman"/>
                <w:b/>
                <w:bCs/>
                <w:color w:val="000000" w:themeColor="text1"/>
                <w:sz w:val="24"/>
                <w:szCs w:val="24"/>
              </w:rPr>
              <w:t>CV. ABADI KREASI UTAMA</w:t>
            </w:r>
          </w:p>
          <w:p w:rsidR="00414AE8" w:rsidRPr="004F2AF7" w:rsidRDefault="00414AE8"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5955" w:rsidRPr="004F2AF7" w:rsidRDefault="00465955"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rPr>
                <w:rFonts w:ascii="Times New Roman" w:hAnsi="Times New Roman" w:cs="Times New Roman"/>
                <w:b/>
                <w:bCs/>
                <w:color w:val="000000" w:themeColor="text1"/>
                <w:sz w:val="24"/>
                <w:szCs w:val="24"/>
              </w:rPr>
            </w:pPr>
          </w:p>
          <w:p w:rsidR="00F33B45" w:rsidRPr="004F2AF7" w:rsidRDefault="007E3C78" w:rsidP="004F2AF7">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rPr>
            </w:pPr>
            <w:r>
              <w:rPr>
                <w:rFonts w:ascii="Times New Roman" w:hAnsi="Times New Roman" w:cs="Times New Roman"/>
                <w:b/>
                <w:bCs/>
                <w:color w:val="000000" w:themeColor="text1"/>
                <w:sz w:val="24"/>
                <w:szCs w:val="24"/>
                <w:u w:val="single"/>
              </w:rPr>
              <w:t>Edi Handoko</w:t>
            </w:r>
          </w:p>
          <w:p w:rsidR="007749D3" w:rsidRPr="007E3C78" w:rsidRDefault="007E3C78" w:rsidP="004F2AF7">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rPr>
              <w:t>Direktur</w:t>
            </w:r>
          </w:p>
        </w:tc>
        <w:tc>
          <w:tcPr>
            <w:tcW w:w="2600" w:type="pct"/>
            <w:vAlign w:val="bottom"/>
          </w:tcPr>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A3233A" w:rsidRPr="004F2AF7">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AA11AE" w:rsidRDefault="00857E78" w:rsidP="004F2AF7">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 xml:space="preserve">Kawasaki </w:t>
            </w:r>
            <w:proofErr w:type="spellStart"/>
            <w:r>
              <w:rPr>
                <w:rFonts w:ascii="Times New Roman" w:hAnsi="Times New Roman" w:cs="Times New Roman"/>
                <w:b/>
                <w:color w:val="000000" w:themeColor="text1"/>
                <w:sz w:val="24"/>
                <w:szCs w:val="24"/>
                <w:u w:val="single"/>
                <w:lang w:val="en-US"/>
              </w:rPr>
              <w:t>Nozomi</w:t>
            </w:r>
            <w:proofErr w:type="spellEnd"/>
          </w:p>
          <w:p w:rsidR="007749D3" w:rsidRPr="004F2AF7" w:rsidRDefault="006C01EA"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rsidR="000250C0" w:rsidRPr="004F2AF7" w:rsidRDefault="000250C0" w:rsidP="004F2AF7">
      <w:pPr>
        <w:pStyle w:val="Default"/>
        <w:tabs>
          <w:tab w:val="center" w:pos="7560"/>
        </w:tabs>
        <w:spacing w:line="276" w:lineRule="auto"/>
        <w:jc w:val="both"/>
        <w:rPr>
          <w:b/>
          <w:bCs/>
          <w:color w:val="000000" w:themeColor="text1"/>
        </w:rPr>
      </w:pPr>
    </w:p>
    <w:p w:rsidR="0094347D" w:rsidRPr="004F2AF7" w:rsidRDefault="0094347D" w:rsidP="004F2AF7">
      <w:pPr>
        <w:pStyle w:val="Default"/>
        <w:tabs>
          <w:tab w:val="center" w:pos="7560"/>
        </w:tabs>
        <w:spacing w:line="276" w:lineRule="auto"/>
        <w:jc w:val="both"/>
        <w:rPr>
          <w:bCs/>
          <w:color w:val="000000" w:themeColor="text1"/>
        </w:rPr>
      </w:pPr>
    </w:p>
    <w:sectPr w:rsidR="0094347D" w:rsidRPr="004F2AF7" w:rsidSect="00041EE8">
      <w:footerReference w:type="default" r:id="rId9"/>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22D1" w:rsidRDefault="004B22D1" w:rsidP="001A0EC8">
      <w:pPr>
        <w:spacing w:after="0" w:line="240" w:lineRule="auto"/>
      </w:pPr>
      <w:r>
        <w:separator/>
      </w:r>
    </w:p>
  </w:endnote>
  <w:endnote w:type="continuationSeparator" w:id="0">
    <w:p w:rsidR="004B22D1" w:rsidRDefault="004B22D1"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B42BD1" w:rsidRPr="001A1104" w:rsidTr="007D7353">
      <w:trPr>
        <w:trHeight w:val="710"/>
      </w:trPr>
      <w:tc>
        <w:tcPr>
          <w:tcW w:w="850" w:type="dxa"/>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rsidR="00B42BD1" w:rsidRPr="001A1104" w:rsidRDefault="00B42BD1" w:rsidP="00F31FB4">
          <w:pPr>
            <w:pStyle w:val="Footer"/>
            <w:rPr>
              <w:rFonts w:ascii="Times New Roman" w:hAnsi="Times New Roman" w:cs="Times New Roman"/>
              <w:sz w:val="16"/>
              <w:szCs w:val="16"/>
            </w:rPr>
          </w:pPr>
        </w:p>
        <w:p w:rsidR="00B42BD1" w:rsidRPr="001A1104" w:rsidRDefault="00B42BD1" w:rsidP="00F31FB4">
          <w:pPr>
            <w:pStyle w:val="Footer"/>
            <w:jc w:val="center"/>
            <w:rPr>
              <w:rFonts w:ascii="Times New Roman" w:hAnsi="Times New Roman" w:cs="Times New Roman"/>
              <w:sz w:val="16"/>
              <w:szCs w:val="16"/>
            </w:rPr>
          </w:pPr>
        </w:p>
        <w:p w:rsidR="00B42BD1" w:rsidRPr="001A1104" w:rsidRDefault="00B42BD1" w:rsidP="00F31FB4">
          <w:pPr>
            <w:pStyle w:val="Footer"/>
            <w:jc w:val="center"/>
            <w:rPr>
              <w:rFonts w:ascii="Times New Roman" w:hAnsi="Times New Roman" w:cs="Times New Roman"/>
              <w:sz w:val="16"/>
              <w:szCs w:val="16"/>
            </w:rPr>
          </w:pPr>
        </w:p>
      </w:tc>
      <w:tc>
        <w:tcPr>
          <w:tcW w:w="851" w:type="dxa"/>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rsidR="00B42BD1" w:rsidRPr="001A1104" w:rsidRDefault="00B42BD1">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D75A4D">
      <w:rPr>
        <w:rFonts w:ascii="Times New Roman" w:hAnsi="Times New Roman" w:cs="Times New Roman"/>
        <w:b/>
        <w:noProof/>
        <w:sz w:val="16"/>
        <w:szCs w:val="16"/>
      </w:rPr>
      <w:t>6</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D75A4D">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rsidR="00D75A4D" w:rsidRPr="00D75A4D" w:rsidRDefault="00D75A4D" w:rsidP="00D75A4D">
    <w:pPr>
      <w:pStyle w:val="Footer"/>
      <w:rPr>
        <w:ins w:id="27" w:author="ROHAYATI" w:date="2023-09-01T11:41:00Z"/>
        <w:rFonts w:ascii="Times New Roman" w:hAnsi="Times New Roman" w:cs="Times New Roman"/>
        <w:color w:val="000000" w:themeColor="text1"/>
        <w:sz w:val="16"/>
        <w:szCs w:val="16"/>
      </w:rPr>
    </w:pPr>
    <w:ins w:id="28" w:author="ROHAYATI" w:date="2023-09-01T11:41:00Z">
      <w:r w:rsidRPr="00D75A4D">
        <w:rPr>
          <w:rFonts w:ascii="Times New Roman" w:hAnsi="Times New Roman" w:cs="Times New Roman"/>
          <w:color w:val="000000" w:themeColor="text1"/>
          <w:sz w:val="16"/>
          <w:szCs w:val="16"/>
        </w:rPr>
        <w:t>SAMIJF/LKM-LA/08-2023/107</w:t>
      </w:r>
    </w:ins>
  </w:p>
  <w:p w:rsidR="007D0E15" w:rsidRPr="007D0E15" w:rsidDel="00D75A4D" w:rsidRDefault="007D0E15" w:rsidP="007D0E15">
    <w:pPr>
      <w:pStyle w:val="Footer"/>
      <w:rPr>
        <w:del w:id="29" w:author="ROHAYATI" w:date="2023-09-01T11:41:00Z"/>
        <w:rFonts w:ascii="Times New Roman" w:hAnsi="Times New Roman" w:cs="Times New Roman"/>
        <w:color w:val="000000" w:themeColor="text1"/>
        <w:sz w:val="16"/>
        <w:szCs w:val="16"/>
        <w:lang w:val="en-US"/>
      </w:rPr>
    </w:pPr>
    <w:del w:id="30" w:author="ROHAYATI" w:date="2023-08-30T14:19:00Z">
      <w:r w:rsidRPr="007D0E15" w:rsidDel="000C0CBB">
        <w:rPr>
          <w:rFonts w:ascii="Times New Roman" w:hAnsi="Times New Roman" w:cs="Times New Roman"/>
          <w:color w:val="000000" w:themeColor="text1"/>
          <w:sz w:val="16"/>
          <w:szCs w:val="16"/>
          <w:lang w:val="en-US"/>
        </w:rPr>
        <w:delText>SAMIJF/LKM-LA/09-2022/121</w:delText>
      </w:r>
    </w:del>
  </w:p>
  <w:p w:rsidR="00B42BD1" w:rsidRPr="001A1104" w:rsidRDefault="00CF339E" w:rsidP="00F33B45">
    <w:pPr>
      <w:pStyle w:val="Default"/>
      <w:spacing w:line="276" w:lineRule="auto"/>
      <w:rPr>
        <w:color w:val="000000" w:themeColor="text1"/>
        <w:sz w:val="16"/>
        <w:szCs w:val="16"/>
      </w:rPr>
    </w:pPr>
    <w:r>
      <w:rPr>
        <w:color w:val="000000" w:themeColor="text1"/>
        <w:sz w:val="16"/>
        <w:szCs w:val="16"/>
        <w:lang w:val="en-US"/>
      </w:rPr>
      <w:t>CV. ABADI KREASI UTAMA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22D1" w:rsidRDefault="004B22D1" w:rsidP="001A0EC8">
      <w:pPr>
        <w:spacing w:after="0" w:line="240" w:lineRule="auto"/>
      </w:pPr>
      <w:r>
        <w:separator/>
      </w:r>
    </w:p>
  </w:footnote>
  <w:footnote w:type="continuationSeparator" w:id="0">
    <w:p w:rsidR="004B22D1" w:rsidRDefault="004B22D1"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IdMacAtCleanup w:val="1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HAYATI">
    <w15:presenceInfo w15:providerId="AD" w15:userId="S-1-5-21-1426287905-1730833988-3196665247-46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comments="0" w:insDel="0" w:formatting="0"/>
  <w:trackRevisions/>
  <w:defaultTabStop w:val="720"/>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42"/>
    <w:rsid w:val="000016A6"/>
    <w:rsid w:val="00002861"/>
    <w:rsid w:val="0000685A"/>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A4DEB"/>
    <w:rsid w:val="000B2290"/>
    <w:rsid w:val="000B4643"/>
    <w:rsid w:val="000B50DF"/>
    <w:rsid w:val="000C0CBB"/>
    <w:rsid w:val="000C114B"/>
    <w:rsid w:val="000C32A6"/>
    <w:rsid w:val="000E030E"/>
    <w:rsid w:val="000E6C54"/>
    <w:rsid w:val="000E732D"/>
    <w:rsid w:val="000F0BD6"/>
    <w:rsid w:val="000F0D8E"/>
    <w:rsid w:val="000F27F8"/>
    <w:rsid w:val="000F7A42"/>
    <w:rsid w:val="00105D1D"/>
    <w:rsid w:val="00116A55"/>
    <w:rsid w:val="001368C2"/>
    <w:rsid w:val="00147AB0"/>
    <w:rsid w:val="00163EC8"/>
    <w:rsid w:val="00163EF0"/>
    <w:rsid w:val="001703D8"/>
    <w:rsid w:val="00176442"/>
    <w:rsid w:val="0019486C"/>
    <w:rsid w:val="001A0EC8"/>
    <w:rsid w:val="001A1104"/>
    <w:rsid w:val="001A5DFD"/>
    <w:rsid w:val="001B567F"/>
    <w:rsid w:val="001E0CD7"/>
    <w:rsid w:val="001E5A94"/>
    <w:rsid w:val="001E5DF7"/>
    <w:rsid w:val="001E6F70"/>
    <w:rsid w:val="001E7C01"/>
    <w:rsid w:val="001F4635"/>
    <w:rsid w:val="00200A76"/>
    <w:rsid w:val="00213EEA"/>
    <w:rsid w:val="00223ABB"/>
    <w:rsid w:val="00225337"/>
    <w:rsid w:val="00227C20"/>
    <w:rsid w:val="0024559D"/>
    <w:rsid w:val="00245D5B"/>
    <w:rsid w:val="00247A39"/>
    <w:rsid w:val="002615DC"/>
    <w:rsid w:val="002644FA"/>
    <w:rsid w:val="00265BEC"/>
    <w:rsid w:val="00280AF6"/>
    <w:rsid w:val="002842D6"/>
    <w:rsid w:val="0028476B"/>
    <w:rsid w:val="002915F4"/>
    <w:rsid w:val="0029213C"/>
    <w:rsid w:val="002952FC"/>
    <w:rsid w:val="002A4C5C"/>
    <w:rsid w:val="002C62A1"/>
    <w:rsid w:val="002D032E"/>
    <w:rsid w:val="002E36F1"/>
    <w:rsid w:val="002E3882"/>
    <w:rsid w:val="002E3D4A"/>
    <w:rsid w:val="002E634B"/>
    <w:rsid w:val="002F2DE3"/>
    <w:rsid w:val="002F2FBD"/>
    <w:rsid w:val="00313CF4"/>
    <w:rsid w:val="00313F6B"/>
    <w:rsid w:val="003213F6"/>
    <w:rsid w:val="003505BA"/>
    <w:rsid w:val="003567B4"/>
    <w:rsid w:val="0035701F"/>
    <w:rsid w:val="00361FDF"/>
    <w:rsid w:val="00364052"/>
    <w:rsid w:val="003646D6"/>
    <w:rsid w:val="00364ECB"/>
    <w:rsid w:val="00370997"/>
    <w:rsid w:val="00374E42"/>
    <w:rsid w:val="003750C5"/>
    <w:rsid w:val="00392558"/>
    <w:rsid w:val="003C5922"/>
    <w:rsid w:val="003E63D8"/>
    <w:rsid w:val="003F0264"/>
    <w:rsid w:val="003F4FD7"/>
    <w:rsid w:val="003F5ED0"/>
    <w:rsid w:val="003F74DB"/>
    <w:rsid w:val="004112A0"/>
    <w:rsid w:val="00414AE8"/>
    <w:rsid w:val="00415D5A"/>
    <w:rsid w:val="004166BB"/>
    <w:rsid w:val="00424E0D"/>
    <w:rsid w:val="00451346"/>
    <w:rsid w:val="0046058D"/>
    <w:rsid w:val="00465955"/>
    <w:rsid w:val="00482CD8"/>
    <w:rsid w:val="0048477C"/>
    <w:rsid w:val="004932E8"/>
    <w:rsid w:val="00494FE4"/>
    <w:rsid w:val="004961FA"/>
    <w:rsid w:val="004A04F5"/>
    <w:rsid w:val="004B06E2"/>
    <w:rsid w:val="004B1269"/>
    <w:rsid w:val="004B22D1"/>
    <w:rsid w:val="004B765E"/>
    <w:rsid w:val="004C113B"/>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44BEC"/>
    <w:rsid w:val="00550F4B"/>
    <w:rsid w:val="00555BDE"/>
    <w:rsid w:val="00560D57"/>
    <w:rsid w:val="00571030"/>
    <w:rsid w:val="005736E5"/>
    <w:rsid w:val="00575435"/>
    <w:rsid w:val="005830C3"/>
    <w:rsid w:val="005A6D39"/>
    <w:rsid w:val="005B05C3"/>
    <w:rsid w:val="005B2481"/>
    <w:rsid w:val="005C1299"/>
    <w:rsid w:val="005C1806"/>
    <w:rsid w:val="005D74EB"/>
    <w:rsid w:val="005F72BA"/>
    <w:rsid w:val="006007C3"/>
    <w:rsid w:val="0060474E"/>
    <w:rsid w:val="006257F5"/>
    <w:rsid w:val="00637F9E"/>
    <w:rsid w:val="00652BDB"/>
    <w:rsid w:val="006578F3"/>
    <w:rsid w:val="006643C9"/>
    <w:rsid w:val="00672ED0"/>
    <w:rsid w:val="00681E76"/>
    <w:rsid w:val="00682701"/>
    <w:rsid w:val="0068476C"/>
    <w:rsid w:val="0069154D"/>
    <w:rsid w:val="006921BD"/>
    <w:rsid w:val="00694166"/>
    <w:rsid w:val="00695E68"/>
    <w:rsid w:val="006A2E10"/>
    <w:rsid w:val="006B584B"/>
    <w:rsid w:val="006C01EA"/>
    <w:rsid w:val="006D1A1C"/>
    <w:rsid w:val="006D3013"/>
    <w:rsid w:val="006F3111"/>
    <w:rsid w:val="006F458E"/>
    <w:rsid w:val="006F69B6"/>
    <w:rsid w:val="00700E71"/>
    <w:rsid w:val="007129D7"/>
    <w:rsid w:val="00723AC8"/>
    <w:rsid w:val="00725D8B"/>
    <w:rsid w:val="007314BB"/>
    <w:rsid w:val="007347F0"/>
    <w:rsid w:val="00734C31"/>
    <w:rsid w:val="0073742D"/>
    <w:rsid w:val="00745D12"/>
    <w:rsid w:val="0075080D"/>
    <w:rsid w:val="00754F7C"/>
    <w:rsid w:val="00757B73"/>
    <w:rsid w:val="00757FD9"/>
    <w:rsid w:val="00761B6C"/>
    <w:rsid w:val="00762664"/>
    <w:rsid w:val="007749D3"/>
    <w:rsid w:val="0077700F"/>
    <w:rsid w:val="007771D6"/>
    <w:rsid w:val="00781168"/>
    <w:rsid w:val="00791E76"/>
    <w:rsid w:val="007A5FEB"/>
    <w:rsid w:val="007B00D8"/>
    <w:rsid w:val="007B1764"/>
    <w:rsid w:val="007C1728"/>
    <w:rsid w:val="007C1C86"/>
    <w:rsid w:val="007D0E15"/>
    <w:rsid w:val="007D5ED5"/>
    <w:rsid w:val="007D7353"/>
    <w:rsid w:val="007E2FDA"/>
    <w:rsid w:val="007E3C78"/>
    <w:rsid w:val="007F2280"/>
    <w:rsid w:val="007F489B"/>
    <w:rsid w:val="007F510D"/>
    <w:rsid w:val="007F5E99"/>
    <w:rsid w:val="008065E6"/>
    <w:rsid w:val="00824E1A"/>
    <w:rsid w:val="008256CD"/>
    <w:rsid w:val="00836BC0"/>
    <w:rsid w:val="00837023"/>
    <w:rsid w:val="0084356D"/>
    <w:rsid w:val="008522C7"/>
    <w:rsid w:val="00852FD9"/>
    <w:rsid w:val="00856F60"/>
    <w:rsid w:val="00857E78"/>
    <w:rsid w:val="0086202A"/>
    <w:rsid w:val="00862B95"/>
    <w:rsid w:val="008640AB"/>
    <w:rsid w:val="0086459C"/>
    <w:rsid w:val="00864EFD"/>
    <w:rsid w:val="00870FE2"/>
    <w:rsid w:val="008712D5"/>
    <w:rsid w:val="00881FEF"/>
    <w:rsid w:val="00884943"/>
    <w:rsid w:val="008864DE"/>
    <w:rsid w:val="00886BF6"/>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367D1"/>
    <w:rsid w:val="0094347D"/>
    <w:rsid w:val="0094635A"/>
    <w:rsid w:val="00954086"/>
    <w:rsid w:val="0095718C"/>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A119D8"/>
    <w:rsid w:val="00A12E59"/>
    <w:rsid w:val="00A17C10"/>
    <w:rsid w:val="00A3233A"/>
    <w:rsid w:val="00A40055"/>
    <w:rsid w:val="00A43BE8"/>
    <w:rsid w:val="00A43CD8"/>
    <w:rsid w:val="00A475D7"/>
    <w:rsid w:val="00A53C6B"/>
    <w:rsid w:val="00A62477"/>
    <w:rsid w:val="00A6360C"/>
    <w:rsid w:val="00A64D10"/>
    <w:rsid w:val="00A655A1"/>
    <w:rsid w:val="00A67E4C"/>
    <w:rsid w:val="00A701BC"/>
    <w:rsid w:val="00A80544"/>
    <w:rsid w:val="00A812BE"/>
    <w:rsid w:val="00A81572"/>
    <w:rsid w:val="00A87434"/>
    <w:rsid w:val="00A935F8"/>
    <w:rsid w:val="00AA11AE"/>
    <w:rsid w:val="00AB39AE"/>
    <w:rsid w:val="00AB77A2"/>
    <w:rsid w:val="00AC58E9"/>
    <w:rsid w:val="00AD185B"/>
    <w:rsid w:val="00AD3B24"/>
    <w:rsid w:val="00AD7185"/>
    <w:rsid w:val="00AF2584"/>
    <w:rsid w:val="00B02046"/>
    <w:rsid w:val="00B02DA1"/>
    <w:rsid w:val="00B04A0F"/>
    <w:rsid w:val="00B0726F"/>
    <w:rsid w:val="00B307B7"/>
    <w:rsid w:val="00B33166"/>
    <w:rsid w:val="00B41120"/>
    <w:rsid w:val="00B42BD1"/>
    <w:rsid w:val="00B44053"/>
    <w:rsid w:val="00B674C0"/>
    <w:rsid w:val="00B752B9"/>
    <w:rsid w:val="00B8566F"/>
    <w:rsid w:val="00B907C6"/>
    <w:rsid w:val="00B97F45"/>
    <w:rsid w:val="00BA5E6B"/>
    <w:rsid w:val="00BB1696"/>
    <w:rsid w:val="00BB7F0A"/>
    <w:rsid w:val="00BC7620"/>
    <w:rsid w:val="00BD2109"/>
    <w:rsid w:val="00BE12E4"/>
    <w:rsid w:val="00BE3F10"/>
    <w:rsid w:val="00BF3E6E"/>
    <w:rsid w:val="00BF56B8"/>
    <w:rsid w:val="00BF75D9"/>
    <w:rsid w:val="00C20180"/>
    <w:rsid w:val="00C3138F"/>
    <w:rsid w:val="00C31B30"/>
    <w:rsid w:val="00C40991"/>
    <w:rsid w:val="00C419A0"/>
    <w:rsid w:val="00C42A89"/>
    <w:rsid w:val="00C4451F"/>
    <w:rsid w:val="00C4481B"/>
    <w:rsid w:val="00C5376B"/>
    <w:rsid w:val="00C57C2E"/>
    <w:rsid w:val="00C63720"/>
    <w:rsid w:val="00C75503"/>
    <w:rsid w:val="00C7675B"/>
    <w:rsid w:val="00C81459"/>
    <w:rsid w:val="00C8171A"/>
    <w:rsid w:val="00C8217D"/>
    <w:rsid w:val="00C83D73"/>
    <w:rsid w:val="00C91D9A"/>
    <w:rsid w:val="00CA42F7"/>
    <w:rsid w:val="00CC0247"/>
    <w:rsid w:val="00CD3FD1"/>
    <w:rsid w:val="00CD4D92"/>
    <w:rsid w:val="00CE1E7C"/>
    <w:rsid w:val="00CE4183"/>
    <w:rsid w:val="00CF339E"/>
    <w:rsid w:val="00D026D9"/>
    <w:rsid w:val="00D124E1"/>
    <w:rsid w:val="00D218EE"/>
    <w:rsid w:val="00D21C54"/>
    <w:rsid w:val="00D23420"/>
    <w:rsid w:val="00D239B5"/>
    <w:rsid w:val="00D367A7"/>
    <w:rsid w:val="00D46468"/>
    <w:rsid w:val="00D473A8"/>
    <w:rsid w:val="00D55BD3"/>
    <w:rsid w:val="00D60591"/>
    <w:rsid w:val="00D74CF8"/>
    <w:rsid w:val="00D75A4D"/>
    <w:rsid w:val="00D826E6"/>
    <w:rsid w:val="00D95567"/>
    <w:rsid w:val="00DA2057"/>
    <w:rsid w:val="00DA6D1C"/>
    <w:rsid w:val="00DB1FC8"/>
    <w:rsid w:val="00DC03C0"/>
    <w:rsid w:val="00DC11F4"/>
    <w:rsid w:val="00DC2D4B"/>
    <w:rsid w:val="00DC2F3B"/>
    <w:rsid w:val="00DC6B2D"/>
    <w:rsid w:val="00DD6B5C"/>
    <w:rsid w:val="00DD6E4C"/>
    <w:rsid w:val="00DE3B51"/>
    <w:rsid w:val="00DF2180"/>
    <w:rsid w:val="00DF60CB"/>
    <w:rsid w:val="00E0092D"/>
    <w:rsid w:val="00E04469"/>
    <w:rsid w:val="00E0731A"/>
    <w:rsid w:val="00E16BCC"/>
    <w:rsid w:val="00E20609"/>
    <w:rsid w:val="00E236C0"/>
    <w:rsid w:val="00E353B1"/>
    <w:rsid w:val="00E46359"/>
    <w:rsid w:val="00E47D9D"/>
    <w:rsid w:val="00E930F0"/>
    <w:rsid w:val="00E94CFB"/>
    <w:rsid w:val="00EA31F6"/>
    <w:rsid w:val="00EA7074"/>
    <w:rsid w:val="00EC55B9"/>
    <w:rsid w:val="00EE2208"/>
    <w:rsid w:val="00EF15BE"/>
    <w:rsid w:val="00EF5290"/>
    <w:rsid w:val="00F00A90"/>
    <w:rsid w:val="00F02720"/>
    <w:rsid w:val="00F05C63"/>
    <w:rsid w:val="00F11B38"/>
    <w:rsid w:val="00F11D33"/>
    <w:rsid w:val="00F20D42"/>
    <w:rsid w:val="00F31FB4"/>
    <w:rsid w:val="00F32AC4"/>
    <w:rsid w:val="00F3305E"/>
    <w:rsid w:val="00F33B45"/>
    <w:rsid w:val="00F34FEF"/>
    <w:rsid w:val="00F475F6"/>
    <w:rsid w:val="00F608C1"/>
    <w:rsid w:val="00F61558"/>
    <w:rsid w:val="00F65F2C"/>
    <w:rsid w:val="00F82055"/>
    <w:rsid w:val="00F83283"/>
    <w:rsid w:val="00F85898"/>
    <w:rsid w:val="00F87CB1"/>
    <w:rsid w:val="00F93734"/>
    <w:rsid w:val="00FA1814"/>
    <w:rsid w:val="00FB0D2C"/>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C1392DB9-8051-4789-80BD-E6CC262DF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646291">
      <w:bodyDiv w:val="1"/>
      <w:marLeft w:val="0"/>
      <w:marRight w:val="0"/>
      <w:marTop w:val="0"/>
      <w:marBottom w:val="0"/>
      <w:divBdr>
        <w:top w:val="none" w:sz="0" w:space="0" w:color="auto"/>
        <w:left w:val="none" w:sz="0" w:space="0" w:color="auto"/>
        <w:bottom w:val="none" w:sz="0" w:space="0" w:color="auto"/>
        <w:right w:val="none" w:sz="0" w:space="0" w:color="auto"/>
      </w:divBdr>
    </w:div>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1631477907">
      <w:bodyDiv w:val="1"/>
      <w:marLeft w:val="0"/>
      <w:marRight w:val="0"/>
      <w:marTop w:val="0"/>
      <w:marBottom w:val="0"/>
      <w:divBdr>
        <w:top w:val="none" w:sz="0" w:space="0" w:color="auto"/>
        <w:left w:val="none" w:sz="0" w:space="0" w:color="auto"/>
        <w:bottom w:val="none" w:sz="0" w:space="0" w:color="auto"/>
        <w:right w:val="none" w:sz="0" w:space="0" w:color="auto"/>
      </w:divBdr>
    </w:div>
    <w:div w:id="1696231995">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dsl.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217D11-FDF3-4EE1-9C53-BF224665B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7</Pages>
  <Words>2153</Words>
  <Characters>12275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14400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6</cp:revision>
  <cp:lastPrinted>2022-09-07T02:35:00Z</cp:lastPrinted>
  <dcterms:created xsi:type="dcterms:W3CDTF">2022-09-05T01:14:00Z</dcterms:created>
  <dcterms:modified xsi:type="dcterms:W3CDTF">2023-09-01T04:41:00Z</dcterms:modified>
</cp:coreProperties>
</file>