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B6ED22" w14:textId="77777777" w:rsidR="00176442" w:rsidRPr="008F03A6" w:rsidRDefault="00176442" w:rsidP="00F32AC4">
      <w:pPr>
        <w:pStyle w:val="Default"/>
        <w:spacing w:line="276" w:lineRule="auto"/>
        <w:jc w:val="center"/>
        <w:rPr>
          <w:b/>
          <w:bCs/>
          <w:color w:val="000000" w:themeColor="text1"/>
        </w:rPr>
      </w:pPr>
      <w:r w:rsidRPr="008F03A6">
        <w:rPr>
          <w:b/>
          <w:bCs/>
          <w:color w:val="000000" w:themeColor="text1"/>
        </w:rPr>
        <w:t xml:space="preserve">PERJANJIAN </w:t>
      </w:r>
      <w:r w:rsidR="005B2481" w:rsidRPr="008F03A6">
        <w:rPr>
          <w:b/>
          <w:bCs/>
          <w:color w:val="000000" w:themeColor="text1"/>
        </w:rPr>
        <w:t xml:space="preserve">KONTRAK </w:t>
      </w:r>
      <w:r w:rsidRPr="008F03A6">
        <w:rPr>
          <w:b/>
          <w:bCs/>
          <w:color w:val="000000" w:themeColor="text1"/>
        </w:rPr>
        <w:t>KERJASAMA</w:t>
      </w:r>
    </w:p>
    <w:p w14:paraId="63B42497" w14:textId="77777777" w:rsidR="00A62477" w:rsidRPr="008F03A6" w:rsidRDefault="00A62477" w:rsidP="004112A0">
      <w:pPr>
        <w:pStyle w:val="Default"/>
        <w:spacing w:line="276" w:lineRule="auto"/>
        <w:jc w:val="center"/>
        <w:rPr>
          <w:b/>
          <w:bCs/>
          <w:color w:val="000000" w:themeColor="text1"/>
        </w:rPr>
      </w:pPr>
      <w:r w:rsidRPr="008F03A6">
        <w:rPr>
          <w:b/>
          <w:bCs/>
          <w:color w:val="000000" w:themeColor="text1"/>
        </w:rPr>
        <w:t>antara</w:t>
      </w:r>
      <w:bookmarkStart w:id="0" w:name="_GoBack"/>
      <w:bookmarkEnd w:id="0"/>
    </w:p>
    <w:p w14:paraId="10EC9CC9" w14:textId="6A9E2CA6" w:rsidR="00743E14" w:rsidRPr="008F03A6" w:rsidRDefault="008F03A6" w:rsidP="00743E14">
      <w:pPr>
        <w:pStyle w:val="Default"/>
        <w:spacing w:line="276" w:lineRule="auto"/>
        <w:jc w:val="center"/>
        <w:rPr>
          <w:b/>
          <w:bCs/>
          <w:color w:val="000000" w:themeColor="text1"/>
          <w:lang w:val="en-US"/>
        </w:rPr>
      </w:pPr>
      <w:r w:rsidRPr="008F03A6">
        <w:rPr>
          <w:b/>
          <w:bCs/>
          <w:color w:val="000000" w:themeColor="text1"/>
          <w:lang w:val="en-US"/>
        </w:rPr>
        <w:t>CV. ANUGERAH KARFELA TECHNIC (CV.AKTEC)</w:t>
      </w:r>
    </w:p>
    <w:p w14:paraId="60477C05" w14:textId="77777777" w:rsidR="00176442" w:rsidRPr="008F03A6" w:rsidRDefault="00176442" w:rsidP="004112A0">
      <w:pPr>
        <w:pStyle w:val="Default"/>
        <w:spacing w:line="276" w:lineRule="auto"/>
        <w:jc w:val="center"/>
        <w:rPr>
          <w:b/>
          <w:bCs/>
          <w:color w:val="000000" w:themeColor="text1"/>
        </w:rPr>
      </w:pPr>
      <w:r w:rsidRPr="008F03A6">
        <w:rPr>
          <w:b/>
          <w:bCs/>
          <w:color w:val="000000" w:themeColor="text1"/>
        </w:rPr>
        <w:t>dengan</w:t>
      </w:r>
    </w:p>
    <w:p w14:paraId="316DC414" w14:textId="77777777" w:rsidR="00176442" w:rsidRPr="008F03A6" w:rsidRDefault="00374E42" w:rsidP="004112A0">
      <w:pPr>
        <w:pStyle w:val="Default"/>
        <w:pBdr>
          <w:bottom w:val="double" w:sz="6" w:space="1" w:color="auto"/>
        </w:pBdr>
        <w:spacing w:line="276" w:lineRule="auto"/>
        <w:jc w:val="center"/>
        <w:rPr>
          <w:b/>
          <w:bCs/>
          <w:color w:val="000000" w:themeColor="text1"/>
        </w:rPr>
      </w:pPr>
      <w:r w:rsidRPr="008F03A6">
        <w:rPr>
          <w:b/>
          <w:bCs/>
          <w:color w:val="000000" w:themeColor="text1"/>
        </w:rPr>
        <w:t xml:space="preserve">PT. </w:t>
      </w:r>
      <w:r w:rsidR="004C397A" w:rsidRPr="008F03A6">
        <w:rPr>
          <w:b/>
          <w:bCs/>
          <w:color w:val="000000" w:themeColor="text1"/>
        </w:rPr>
        <w:t>SEMARANG AUTOCOMP MANUFACTURING INDONESIA</w:t>
      </w:r>
      <w:r w:rsidR="003567B4" w:rsidRPr="008F03A6">
        <w:rPr>
          <w:b/>
          <w:bCs/>
          <w:color w:val="000000" w:themeColor="text1"/>
        </w:rPr>
        <w:t xml:space="preserve"> (PT.SAMI)</w:t>
      </w:r>
    </w:p>
    <w:p w14:paraId="1632F73C" w14:textId="114043C6" w:rsidR="00CA0088" w:rsidRPr="00852B24" w:rsidRDefault="00DE267A" w:rsidP="00F33B45">
      <w:pPr>
        <w:pStyle w:val="Default"/>
        <w:spacing w:line="276" w:lineRule="auto"/>
        <w:jc w:val="center"/>
        <w:rPr>
          <w:ins w:id="1" w:author="ROHAYATI" w:date="2022-04-08T15:00:00Z"/>
          <w:color w:val="000000" w:themeColor="text1"/>
          <w:lang w:val="en-US"/>
          <w:rPrChange w:id="2" w:author="ROHAYATI" w:date="2023-04-06T08:53:00Z">
            <w:rPr>
              <w:ins w:id="3" w:author="ROHAYATI" w:date="2022-04-08T15:00:00Z"/>
              <w:color w:val="000000" w:themeColor="text1"/>
            </w:rPr>
          </w:rPrChange>
        </w:rPr>
      </w:pPr>
      <w:ins w:id="4" w:author="ROHAYATI" w:date="2023-04-20T16:10:00Z">
        <w:r w:rsidRPr="00DE267A">
          <w:rPr>
            <w:color w:val="000000" w:themeColor="text1"/>
          </w:rPr>
          <w:t>SAMIJF/LKM-LA/04-2023/040</w:t>
        </w:r>
      </w:ins>
    </w:p>
    <w:p w14:paraId="5B07FB32" w14:textId="3C4367B4" w:rsidR="00743E14" w:rsidRPr="00041EE8" w:rsidDel="0083280E" w:rsidRDefault="00743E14" w:rsidP="00743E14">
      <w:pPr>
        <w:pStyle w:val="Default"/>
        <w:spacing w:line="276" w:lineRule="auto"/>
        <w:jc w:val="center"/>
        <w:rPr>
          <w:del w:id="5" w:author="ROHAYATI" w:date="2021-03-17T11:13:00Z"/>
          <w:i/>
          <w:color w:val="000000" w:themeColor="text1"/>
          <w:lang w:val="en-US"/>
        </w:rPr>
      </w:pPr>
      <w:del w:id="6" w:author="ROHAYATI" w:date="2021-03-17T11:13:00Z">
        <w:r w:rsidRPr="00041EE8" w:rsidDel="0083280E">
          <w:rPr>
            <w:color w:val="000000" w:themeColor="text1"/>
            <w:lang w:val="en-US"/>
          </w:rPr>
          <w:delText xml:space="preserve">………………………… </w:delText>
        </w:r>
        <w:r w:rsidRPr="00041EE8" w:rsidDel="0083280E">
          <w:rPr>
            <w:i/>
            <w:color w:val="000000" w:themeColor="text1"/>
            <w:lang w:val="en-US"/>
          </w:rPr>
          <w:delText>[Nomor kontrak]</w:delText>
        </w:r>
      </w:del>
    </w:p>
    <w:p w14:paraId="5C3C9563" w14:textId="77777777" w:rsidR="00F33B45" w:rsidRPr="00EE4DD9" w:rsidRDefault="00F33B45" w:rsidP="00F33B45">
      <w:pPr>
        <w:pStyle w:val="Default"/>
        <w:spacing w:line="276" w:lineRule="auto"/>
        <w:jc w:val="center"/>
        <w:rPr>
          <w:i/>
          <w:color w:val="000000" w:themeColor="text1"/>
          <w:lang w:val="en-US"/>
        </w:rPr>
      </w:pPr>
    </w:p>
    <w:p w14:paraId="1B3BEA35" w14:textId="2631E3CA" w:rsidR="00176442" w:rsidRPr="00EE4DD9" w:rsidRDefault="00176442" w:rsidP="00C5376B">
      <w:pPr>
        <w:pStyle w:val="Default"/>
        <w:spacing w:line="276" w:lineRule="auto"/>
        <w:jc w:val="both"/>
        <w:rPr>
          <w:color w:val="000000" w:themeColor="text1"/>
        </w:rPr>
      </w:pPr>
      <w:r w:rsidRPr="00EE4DD9">
        <w:rPr>
          <w:color w:val="000000" w:themeColor="text1"/>
        </w:rPr>
        <w:t xml:space="preserve">Pada hari </w:t>
      </w:r>
      <w:proofErr w:type="spellStart"/>
      <w:ins w:id="7" w:author="ROHAYATI" w:date="2021-04-07T14:33:00Z">
        <w:r w:rsidR="0005507F">
          <w:rPr>
            <w:color w:val="000000" w:themeColor="text1"/>
            <w:lang w:val="en-US"/>
          </w:rPr>
          <w:t>Senin</w:t>
        </w:r>
      </w:ins>
      <w:proofErr w:type="spellEnd"/>
      <w:ins w:id="8" w:author="ROHAYATI" w:date="2021-03-17T11:14:00Z">
        <w:r w:rsidR="0083280E">
          <w:rPr>
            <w:color w:val="000000" w:themeColor="text1"/>
            <w:lang w:val="en-US"/>
          </w:rPr>
          <w:t xml:space="preserve"> </w:t>
        </w:r>
        <w:proofErr w:type="spellStart"/>
        <w:r w:rsidR="0083280E">
          <w:rPr>
            <w:color w:val="000000" w:themeColor="text1"/>
            <w:lang w:val="en-US"/>
          </w:rPr>
          <w:t>tanggal</w:t>
        </w:r>
        <w:proofErr w:type="spellEnd"/>
        <w:r w:rsidR="0083280E">
          <w:rPr>
            <w:color w:val="000000" w:themeColor="text1"/>
            <w:lang w:val="en-US"/>
          </w:rPr>
          <w:t xml:space="preserve"> </w:t>
        </w:r>
      </w:ins>
      <w:proofErr w:type="spellStart"/>
      <w:ins w:id="9" w:author="ROHAYATI" w:date="2022-03-18T10:04:00Z">
        <w:r w:rsidR="009A0FB4">
          <w:rPr>
            <w:color w:val="000000" w:themeColor="text1"/>
            <w:lang w:val="en-US"/>
          </w:rPr>
          <w:t>Dua</w:t>
        </w:r>
      </w:ins>
      <w:proofErr w:type="spellEnd"/>
      <w:ins w:id="10" w:author="ROHAYATI" w:date="2021-03-17T11:16:00Z">
        <w:r w:rsidR="0083280E">
          <w:rPr>
            <w:color w:val="000000" w:themeColor="text1"/>
            <w:lang w:val="en-US"/>
          </w:rPr>
          <w:t xml:space="preserve"> </w:t>
        </w:r>
        <w:proofErr w:type="spellStart"/>
        <w:r w:rsidR="0083280E">
          <w:rPr>
            <w:color w:val="000000" w:themeColor="text1"/>
            <w:lang w:val="en-US"/>
          </w:rPr>
          <w:t>bulan</w:t>
        </w:r>
        <w:proofErr w:type="spellEnd"/>
        <w:r w:rsidR="0083280E">
          <w:rPr>
            <w:color w:val="000000" w:themeColor="text1"/>
            <w:lang w:val="en-US"/>
          </w:rPr>
          <w:t xml:space="preserve"> </w:t>
        </w:r>
      </w:ins>
      <w:ins w:id="11" w:author="ROHAYATI" w:date="2021-04-07T14:33:00Z">
        <w:r w:rsidR="0005507F">
          <w:rPr>
            <w:color w:val="000000" w:themeColor="text1"/>
            <w:lang w:val="en-US"/>
          </w:rPr>
          <w:t>Mei</w:t>
        </w:r>
      </w:ins>
      <w:ins w:id="12" w:author="ROHAYATI" w:date="2021-03-17T11:16:00Z">
        <w:r w:rsidR="0083280E">
          <w:rPr>
            <w:color w:val="000000" w:themeColor="text1"/>
            <w:lang w:val="en-US"/>
          </w:rPr>
          <w:t xml:space="preserve"> </w:t>
        </w:r>
        <w:proofErr w:type="spellStart"/>
        <w:r w:rsidR="0083280E">
          <w:rPr>
            <w:color w:val="000000" w:themeColor="text1"/>
            <w:lang w:val="en-US"/>
          </w:rPr>
          <w:t>t</w:t>
        </w:r>
        <w:r w:rsidR="009A0FB4">
          <w:rPr>
            <w:color w:val="000000" w:themeColor="text1"/>
            <w:lang w:val="en-US"/>
          </w:rPr>
          <w:t>ahun</w:t>
        </w:r>
        <w:proofErr w:type="spellEnd"/>
        <w:r w:rsidR="009A0FB4">
          <w:rPr>
            <w:color w:val="000000" w:themeColor="text1"/>
            <w:lang w:val="en-US"/>
          </w:rPr>
          <w:t xml:space="preserve"> </w:t>
        </w:r>
        <w:proofErr w:type="spellStart"/>
        <w:r w:rsidR="009A0FB4">
          <w:rPr>
            <w:color w:val="000000" w:themeColor="text1"/>
            <w:lang w:val="en-US"/>
          </w:rPr>
          <w:t>Dua</w:t>
        </w:r>
        <w:proofErr w:type="spellEnd"/>
        <w:r w:rsidR="009A0FB4">
          <w:rPr>
            <w:color w:val="000000" w:themeColor="text1"/>
            <w:lang w:val="en-US"/>
          </w:rPr>
          <w:t xml:space="preserve"> </w:t>
        </w:r>
        <w:proofErr w:type="spellStart"/>
        <w:r w:rsidR="009A0FB4">
          <w:rPr>
            <w:color w:val="000000" w:themeColor="text1"/>
            <w:lang w:val="en-US"/>
          </w:rPr>
          <w:t>ribu</w:t>
        </w:r>
        <w:proofErr w:type="spellEnd"/>
        <w:r w:rsidR="009A0FB4">
          <w:rPr>
            <w:color w:val="000000" w:themeColor="text1"/>
            <w:lang w:val="en-US"/>
          </w:rPr>
          <w:t xml:space="preserve"> </w:t>
        </w:r>
        <w:proofErr w:type="spellStart"/>
        <w:r w:rsidR="009A0FB4">
          <w:rPr>
            <w:color w:val="000000" w:themeColor="text1"/>
            <w:lang w:val="en-US"/>
          </w:rPr>
          <w:t>dua</w:t>
        </w:r>
        <w:proofErr w:type="spellEnd"/>
        <w:r w:rsidR="009A0FB4">
          <w:rPr>
            <w:color w:val="000000" w:themeColor="text1"/>
            <w:lang w:val="en-US"/>
          </w:rPr>
          <w:t xml:space="preserve"> </w:t>
        </w:r>
        <w:proofErr w:type="spellStart"/>
        <w:r w:rsidR="009A0FB4">
          <w:rPr>
            <w:color w:val="000000" w:themeColor="text1"/>
            <w:lang w:val="en-US"/>
          </w:rPr>
          <w:t>puluh</w:t>
        </w:r>
        <w:proofErr w:type="spellEnd"/>
        <w:r w:rsidR="009A0FB4">
          <w:rPr>
            <w:color w:val="000000" w:themeColor="text1"/>
            <w:lang w:val="en-US"/>
          </w:rPr>
          <w:t xml:space="preserve"> </w:t>
        </w:r>
        <w:proofErr w:type="spellStart"/>
        <w:r w:rsidR="009A0FB4">
          <w:rPr>
            <w:color w:val="000000" w:themeColor="text1"/>
            <w:lang w:val="en-US"/>
          </w:rPr>
          <w:t>dua</w:t>
        </w:r>
        <w:proofErr w:type="spellEnd"/>
        <w:r w:rsidR="0005507F">
          <w:rPr>
            <w:color w:val="000000" w:themeColor="text1"/>
            <w:lang w:val="en-US"/>
          </w:rPr>
          <w:t xml:space="preserve"> (0</w:t>
        </w:r>
      </w:ins>
      <w:ins w:id="13" w:author="ROHAYATI" w:date="2021-04-07T14:33:00Z">
        <w:r w:rsidR="009A0FB4">
          <w:rPr>
            <w:color w:val="000000" w:themeColor="text1"/>
            <w:lang w:val="en-US"/>
          </w:rPr>
          <w:t>2</w:t>
        </w:r>
      </w:ins>
      <w:ins w:id="14" w:author="ROHAYATI" w:date="2021-03-17T11:16:00Z">
        <w:r w:rsidR="0083280E">
          <w:rPr>
            <w:color w:val="000000" w:themeColor="text1"/>
            <w:lang w:val="en-US"/>
          </w:rPr>
          <w:t>-0</w:t>
        </w:r>
      </w:ins>
      <w:ins w:id="15" w:author="ROHAYATI" w:date="2021-04-07T14:33:00Z">
        <w:r w:rsidR="0005507F">
          <w:rPr>
            <w:color w:val="000000" w:themeColor="text1"/>
            <w:lang w:val="en-US"/>
          </w:rPr>
          <w:t>5</w:t>
        </w:r>
      </w:ins>
      <w:ins w:id="16" w:author="ROHAYATI" w:date="2021-03-17T11:16:00Z">
        <w:r w:rsidR="009A0FB4">
          <w:rPr>
            <w:color w:val="000000" w:themeColor="text1"/>
            <w:lang w:val="en-US"/>
          </w:rPr>
          <w:t>-202</w:t>
        </w:r>
      </w:ins>
      <w:ins w:id="17" w:author="ROHAYATI" w:date="2022-03-18T10:05:00Z">
        <w:r w:rsidR="00852B24">
          <w:rPr>
            <w:color w:val="000000" w:themeColor="text1"/>
            <w:lang w:val="en-US"/>
          </w:rPr>
          <w:t>3</w:t>
        </w:r>
      </w:ins>
      <w:ins w:id="18" w:author="ROHAYATI" w:date="2021-03-17T11:16:00Z">
        <w:r w:rsidR="0083280E">
          <w:rPr>
            <w:color w:val="000000" w:themeColor="text1"/>
            <w:lang w:val="en-US"/>
          </w:rPr>
          <w:t>)</w:t>
        </w:r>
      </w:ins>
      <w:ins w:id="19" w:author="ROHAYATI" w:date="2021-03-17T11:14:00Z">
        <w:r w:rsidR="0083280E">
          <w:rPr>
            <w:color w:val="000000" w:themeColor="text1"/>
            <w:lang w:val="en-US"/>
          </w:rPr>
          <w:t xml:space="preserve"> </w:t>
        </w:r>
      </w:ins>
      <w:del w:id="20" w:author="ROHAYATI" w:date="2021-03-17T11:14:00Z">
        <w:r w:rsidR="00716105" w:rsidDel="0083280E">
          <w:rPr>
            <w:color w:val="000000" w:themeColor="text1"/>
            <w:lang w:val="en-US"/>
          </w:rPr>
          <w:delText>Rabu, 10 Februari 2021</w:delText>
        </w:r>
        <w:r w:rsidR="00743E14" w:rsidRPr="00041EE8" w:rsidDel="0083280E">
          <w:rPr>
            <w:color w:val="000000" w:themeColor="text1"/>
            <w:lang w:val="en-US"/>
          </w:rPr>
          <w:delText xml:space="preserve"> </w:delText>
        </w:r>
        <w:r w:rsidR="00743E14" w:rsidRPr="00041EE8" w:rsidDel="0083280E">
          <w:rPr>
            <w:i/>
            <w:color w:val="000000" w:themeColor="text1"/>
            <w:lang w:val="en-US"/>
          </w:rPr>
          <w:delText xml:space="preserve">[hari, tanggal, bulan, tahun] </w:delText>
        </w:r>
      </w:del>
      <w:r w:rsidRPr="00EE4DD9">
        <w:rPr>
          <w:color w:val="000000" w:themeColor="text1"/>
        </w:rPr>
        <w:t xml:space="preserve">bertempat di </w:t>
      </w:r>
      <w:del w:id="21" w:author="ROHAYATI" w:date="2021-03-17T11:16:00Z">
        <w:r w:rsidR="000F7A42" w:rsidRPr="00EE4DD9" w:rsidDel="0083280E">
          <w:rPr>
            <w:bCs/>
            <w:color w:val="000000" w:themeColor="text1"/>
          </w:rPr>
          <w:delText>Semarang</w:delText>
        </w:r>
      </w:del>
      <w:proofErr w:type="spellStart"/>
      <w:ins w:id="22" w:author="ROHAYATI" w:date="2021-03-17T11:16:00Z">
        <w:r w:rsidR="0083280E">
          <w:rPr>
            <w:bCs/>
            <w:color w:val="000000" w:themeColor="text1"/>
            <w:lang w:val="en-US"/>
          </w:rPr>
          <w:t>Jepara</w:t>
        </w:r>
      </w:ins>
      <w:proofErr w:type="spellEnd"/>
      <w:r w:rsidR="00A62477" w:rsidRPr="00EE4DD9">
        <w:rPr>
          <w:color w:val="000000" w:themeColor="text1"/>
        </w:rPr>
        <w:t xml:space="preserve">, telah disepakati </w:t>
      </w:r>
      <w:r w:rsidRPr="00EE4DD9">
        <w:rPr>
          <w:color w:val="000000" w:themeColor="text1"/>
        </w:rPr>
        <w:t xml:space="preserve">perjanjian </w:t>
      </w:r>
      <w:r w:rsidR="000F7A42" w:rsidRPr="00EE4DD9">
        <w:rPr>
          <w:bCs/>
          <w:iCs/>
          <w:color w:val="000000" w:themeColor="text1"/>
        </w:rPr>
        <w:t>k</w:t>
      </w:r>
      <w:r w:rsidRPr="00EE4DD9">
        <w:rPr>
          <w:bCs/>
          <w:iCs/>
          <w:color w:val="000000" w:themeColor="text1"/>
        </w:rPr>
        <w:t>e</w:t>
      </w:r>
      <w:r w:rsidR="00A81572" w:rsidRPr="00EE4DD9">
        <w:rPr>
          <w:bCs/>
          <w:iCs/>
          <w:color w:val="000000" w:themeColor="text1"/>
        </w:rPr>
        <w:t>rjasama</w:t>
      </w:r>
      <w:r w:rsidR="00913BDC" w:rsidRPr="00EE4DD9">
        <w:rPr>
          <w:bCs/>
          <w:iCs/>
          <w:color w:val="000000" w:themeColor="text1"/>
        </w:rPr>
        <w:t xml:space="preserve"> </w:t>
      </w:r>
      <w:r w:rsidR="00716105">
        <w:rPr>
          <w:bCs/>
          <w:iCs/>
          <w:color w:val="000000" w:themeColor="text1"/>
          <w:lang w:val="en-US"/>
        </w:rPr>
        <w:t xml:space="preserve">Maintenance service Air Conditioner (AC) </w:t>
      </w:r>
      <w:proofErr w:type="spellStart"/>
      <w:r w:rsidR="00716105">
        <w:rPr>
          <w:bCs/>
          <w:iCs/>
          <w:color w:val="000000" w:themeColor="text1"/>
          <w:lang w:val="en-US"/>
        </w:rPr>
        <w:t>dan</w:t>
      </w:r>
      <w:proofErr w:type="spellEnd"/>
      <w:r w:rsidR="00716105">
        <w:rPr>
          <w:bCs/>
          <w:iCs/>
          <w:color w:val="000000" w:themeColor="text1"/>
          <w:lang w:val="en-US"/>
        </w:rPr>
        <w:t xml:space="preserve"> </w:t>
      </w:r>
      <w:proofErr w:type="spellStart"/>
      <w:r w:rsidR="00716105">
        <w:rPr>
          <w:bCs/>
          <w:iCs/>
          <w:color w:val="000000" w:themeColor="text1"/>
          <w:lang w:val="en-US"/>
        </w:rPr>
        <w:t>pengadaan</w:t>
      </w:r>
      <w:proofErr w:type="spellEnd"/>
      <w:ins w:id="23" w:author="ROHAYATI" w:date="2021-03-17T11:16:00Z">
        <w:r w:rsidR="0083280E">
          <w:rPr>
            <w:bCs/>
            <w:iCs/>
            <w:color w:val="000000" w:themeColor="text1"/>
            <w:lang w:val="en-US"/>
          </w:rPr>
          <w:t xml:space="preserve"> AC</w:t>
        </w:r>
      </w:ins>
      <w:r w:rsidRPr="00EE4DD9">
        <w:rPr>
          <w:color w:val="000000" w:themeColor="text1"/>
        </w:rPr>
        <w:t xml:space="preserve">, </w:t>
      </w:r>
      <w:r w:rsidR="00A62477" w:rsidRPr="00EE4DD9">
        <w:rPr>
          <w:color w:val="000000" w:themeColor="text1"/>
        </w:rPr>
        <w:t>oleh dan antara</w:t>
      </w:r>
      <w:r w:rsidRPr="00EE4DD9">
        <w:rPr>
          <w:color w:val="000000" w:themeColor="text1"/>
        </w:rPr>
        <w:t xml:space="preserve">: </w:t>
      </w:r>
    </w:p>
    <w:p w14:paraId="6494B4AA" w14:textId="77777777" w:rsidR="0002587A" w:rsidRPr="00EE4DD9" w:rsidRDefault="0002587A" w:rsidP="00C5376B">
      <w:pPr>
        <w:pStyle w:val="Default"/>
        <w:spacing w:line="276" w:lineRule="auto"/>
        <w:jc w:val="both"/>
        <w:rPr>
          <w:color w:val="000000" w:themeColor="text1"/>
        </w:rPr>
      </w:pPr>
    </w:p>
    <w:tbl>
      <w:tblPr>
        <w:tblStyle w:val="TableGrid"/>
        <w:tblW w:w="9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2"/>
        <w:gridCol w:w="283"/>
        <w:gridCol w:w="8009"/>
      </w:tblGrid>
      <w:tr w:rsidR="00973458" w:rsidRPr="00EE4DD9" w14:paraId="5F35D9AD" w14:textId="77777777" w:rsidTr="00041EE8">
        <w:tc>
          <w:tcPr>
            <w:tcW w:w="1052" w:type="dxa"/>
          </w:tcPr>
          <w:p w14:paraId="37E3CD8D" w14:textId="77777777" w:rsidR="00973458" w:rsidRPr="00EE4DD9" w:rsidRDefault="00973458" w:rsidP="00B674C0">
            <w:pPr>
              <w:pStyle w:val="Default"/>
              <w:spacing w:line="276" w:lineRule="auto"/>
              <w:jc w:val="both"/>
              <w:rPr>
                <w:color w:val="000000" w:themeColor="text1"/>
              </w:rPr>
            </w:pPr>
            <w:r w:rsidRPr="00EE4DD9">
              <w:rPr>
                <w:bCs/>
                <w:color w:val="000000" w:themeColor="text1"/>
              </w:rPr>
              <w:t>Nama</w:t>
            </w:r>
          </w:p>
          <w:p w14:paraId="3951745D" w14:textId="77777777" w:rsidR="00973458" w:rsidRPr="00EE4DD9" w:rsidRDefault="00973458" w:rsidP="00B674C0">
            <w:pPr>
              <w:pStyle w:val="Default"/>
              <w:spacing w:line="276" w:lineRule="auto"/>
              <w:jc w:val="both"/>
              <w:rPr>
                <w:color w:val="000000" w:themeColor="text1"/>
              </w:rPr>
            </w:pPr>
            <w:r w:rsidRPr="00EE4DD9">
              <w:rPr>
                <w:color w:val="000000" w:themeColor="text1"/>
              </w:rPr>
              <w:t xml:space="preserve">Jabatan </w:t>
            </w:r>
          </w:p>
          <w:p w14:paraId="04E9DAF9" w14:textId="77777777" w:rsidR="00973458" w:rsidRPr="00EE4DD9" w:rsidRDefault="00973458" w:rsidP="00B674C0">
            <w:pPr>
              <w:pStyle w:val="Default"/>
              <w:spacing w:line="276" w:lineRule="auto"/>
              <w:jc w:val="both"/>
              <w:rPr>
                <w:color w:val="000000" w:themeColor="text1"/>
              </w:rPr>
            </w:pPr>
            <w:r w:rsidRPr="00EE4DD9">
              <w:rPr>
                <w:color w:val="000000" w:themeColor="text1"/>
              </w:rPr>
              <w:t>Alamat</w:t>
            </w:r>
          </w:p>
        </w:tc>
        <w:tc>
          <w:tcPr>
            <w:tcW w:w="283" w:type="dxa"/>
          </w:tcPr>
          <w:p w14:paraId="1A822500" w14:textId="77777777" w:rsidR="00973458" w:rsidRPr="00EE4DD9" w:rsidRDefault="00973458" w:rsidP="00B674C0">
            <w:pPr>
              <w:jc w:val="both"/>
              <w:rPr>
                <w:rFonts w:ascii="Times New Roman" w:hAnsi="Times New Roman" w:cs="Times New Roman"/>
                <w:color w:val="000000" w:themeColor="text1"/>
                <w:sz w:val="24"/>
                <w:szCs w:val="24"/>
              </w:rPr>
            </w:pPr>
            <w:r w:rsidRPr="00EE4DD9">
              <w:rPr>
                <w:rFonts w:ascii="Times New Roman" w:hAnsi="Times New Roman" w:cs="Times New Roman"/>
                <w:bCs/>
                <w:color w:val="000000" w:themeColor="text1"/>
                <w:sz w:val="24"/>
                <w:szCs w:val="24"/>
              </w:rPr>
              <w:t>:</w:t>
            </w:r>
          </w:p>
          <w:p w14:paraId="0DD240BA" w14:textId="77777777" w:rsidR="00973458" w:rsidRPr="00EE4DD9" w:rsidRDefault="007749D3" w:rsidP="00B674C0">
            <w:pPr>
              <w:jc w:val="both"/>
              <w:rPr>
                <w:rFonts w:ascii="Times New Roman" w:hAnsi="Times New Roman" w:cs="Times New Roman"/>
                <w:color w:val="000000" w:themeColor="text1"/>
                <w:sz w:val="24"/>
                <w:szCs w:val="24"/>
              </w:rPr>
            </w:pPr>
            <w:r w:rsidRPr="00EE4DD9">
              <w:rPr>
                <w:rFonts w:ascii="Times New Roman" w:hAnsi="Times New Roman" w:cs="Times New Roman"/>
                <w:color w:val="000000" w:themeColor="text1"/>
                <w:sz w:val="24"/>
                <w:szCs w:val="24"/>
              </w:rPr>
              <w:t>:</w:t>
            </w:r>
            <w:r w:rsidR="00FB7B39" w:rsidRPr="00EE4DD9">
              <w:rPr>
                <w:rFonts w:ascii="Times New Roman" w:hAnsi="Times New Roman" w:cs="Times New Roman"/>
                <w:color w:val="000000" w:themeColor="text1"/>
                <w:sz w:val="24"/>
                <w:szCs w:val="24"/>
              </w:rPr>
              <w:t xml:space="preserve">      </w:t>
            </w:r>
          </w:p>
          <w:p w14:paraId="5609DD3C" w14:textId="77777777" w:rsidR="00973458" w:rsidRPr="00EE4DD9" w:rsidRDefault="007749D3" w:rsidP="00B674C0">
            <w:pPr>
              <w:pStyle w:val="Default"/>
              <w:spacing w:line="276" w:lineRule="auto"/>
              <w:jc w:val="both"/>
              <w:rPr>
                <w:color w:val="000000" w:themeColor="text1"/>
              </w:rPr>
            </w:pPr>
            <w:r w:rsidRPr="00EE4DD9">
              <w:rPr>
                <w:color w:val="000000" w:themeColor="text1"/>
              </w:rPr>
              <w:t>:</w:t>
            </w:r>
          </w:p>
        </w:tc>
        <w:tc>
          <w:tcPr>
            <w:tcW w:w="8009" w:type="dxa"/>
          </w:tcPr>
          <w:p w14:paraId="2E4927C0" w14:textId="0A8C1D95" w:rsidR="00FB7B39" w:rsidRPr="004B13F6" w:rsidRDefault="00716105" w:rsidP="00AB2EEA">
            <w:pPr>
              <w:pStyle w:val="Default"/>
              <w:spacing w:line="276" w:lineRule="auto"/>
              <w:jc w:val="both"/>
              <w:rPr>
                <w:color w:val="000000" w:themeColor="text1"/>
                <w:lang w:val="en-US"/>
                <w:rPrChange w:id="24" w:author="ROHAYATI" w:date="2021-03-17T12:37:00Z">
                  <w:rPr>
                    <w:color w:val="000000" w:themeColor="text1"/>
                    <w:highlight w:val="green"/>
                    <w:lang w:val="en-US"/>
                  </w:rPr>
                </w:rPrChange>
              </w:rPr>
            </w:pPr>
            <w:r w:rsidRPr="004B13F6">
              <w:rPr>
                <w:color w:val="000000" w:themeColor="text1"/>
                <w:lang w:val="en-US"/>
                <w:rPrChange w:id="25" w:author="ROHAYATI" w:date="2021-03-17T12:37:00Z">
                  <w:rPr>
                    <w:rFonts w:asciiTheme="minorHAnsi" w:hAnsiTheme="minorHAnsi" w:cstheme="minorBidi"/>
                    <w:color w:val="000000" w:themeColor="text1"/>
                    <w:sz w:val="22"/>
                    <w:szCs w:val="22"/>
                    <w:highlight w:val="green"/>
                    <w:lang w:val="en-US"/>
                  </w:rPr>
                </w:rPrChange>
              </w:rPr>
              <w:t xml:space="preserve">Rudy </w:t>
            </w:r>
            <w:proofErr w:type="spellStart"/>
            <w:r w:rsidRPr="004B13F6">
              <w:rPr>
                <w:color w:val="000000" w:themeColor="text1"/>
                <w:lang w:val="en-US"/>
                <w:rPrChange w:id="26" w:author="ROHAYATI" w:date="2021-03-17T12:37:00Z">
                  <w:rPr>
                    <w:rFonts w:asciiTheme="minorHAnsi" w:hAnsiTheme="minorHAnsi" w:cstheme="minorBidi"/>
                    <w:color w:val="000000" w:themeColor="text1"/>
                    <w:sz w:val="22"/>
                    <w:szCs w:val="22"/>
                    <w:highlight w:val="green"/>
                    <w:lang w:val="en-US"/>
                  </w:rPr>
                </w:rPrChange>
              </w:rPr>
              <w:t>Felandy</w:t>
            </w:r>
            <w:proofErr w:type="spellEnd"/>
          </w:p>
          <w:p w14:paraId="5C76F157" w14:textId="77777777" w:rsidR="00716105" w:rsidRPr="004B13F6" w:rsidRDefault="00716105" w:rsidP="00AB2EEA">
            <w:pPr>
              <w:pStyle w:val="Default"/>
              <w:spacing w:line="276" w:lineRule="auto"/>
              <w:jc w:val="both"/>
              <w:rPr>
                <w:color w:val="000000" w:themeColor="text1"/>
                <w:lang w:val="en-US"/>
                <w:rPrChange w:id="27" w:author="ROHAYATI" w:date="2021-03-17T12:37:00Z">
                  <w:rPr>
                    <w:color w:val="000000" w:themeColor="text1"/>
                    <w:highlight w:val="green"/>
                    <w:lang w:val="en-US"/>
                  </w:rPr>
                </w:rPrChange>
              </w:rPr>
            </w:pPr>
            <w:proofErr w:type="spellStart"/>
            <w:r w:rsidRPr="004B13F6">
              <w:rPr>
                <w:color w:val="000000" w:themeColor="text1"/>
                <w:lang w:val="en-US"/>
                <w:rPrChange w:id="28" w:author="ROHAYATI" w:date="2021-03-17T12:37:00Z">
                  <w:rPr>
                    <w:rFonts w:asciiTheme="minorHAnsi" w:hAnsiTheme="minorHAnsi" w:cstheme="minorBidi"/>
                    <w:color w:val="000000" w:themeColor="text1"/>
                    <w:sz w:val="22"/>
                    <w:szCs w:val="22"/>
                    <w:highlight w:val="green"/>
                    <w:lang w:val="en-US"/>
                  </w:rPr>
                </w:rPrChange>
              </w:rPr>
              <w:t>Direktur</w:t>
            </w:r>
            <w:proofErr w:type="spellEnd"/>
          </w:p>
          <w:p w14:paraId="74AE5668" w14:textId="3CF8851A" w:rsidR="00716105" w:rsidRPr="00AB2EEA" w:rsidRDefault="00716105" w:rsidP="00AB2EEA">
            <w:pPr>
              <w:pStyle w:val="Default"/>
              <w:spacing w:line="276" w:lineRule="auto"/>
              <w:jc w:val="both"/>
              <w:rPr>
                <w:color w:val="000000" w:themeColor="text1"/>
                <w:highlight w:val="green"/>
                <w:lang w:val="en-US"/>
              </w:rPr>
            </w:pPr>
            <w:proofErr w:type="spellStart"/>
            <w:r w:rsidRPr="004B13F6">
              <w:rPr>
                <w:color w:val="000000" w:themeColor="text1"/>
                <w:lang w:val="en-US"/>
                <w:rPrChange w:id="29" w:author="ROHAYATI" w:date="2021-03-17T12:37:00Z">
                  <w:rPr>
                    <w:rFonts w:asciiTheme="minorHAnsi" w:hAnsiTheme="minorHAnsi" w:cstheme="minorBidi"/>
                    <w:color w:val="000000" w:themeColor="text1"/>
                    <w:sz w:val="22"/>
                    <w:szCs w:val="22"/>
                    <w:highlight w:val="green"/>
                    <w:lang w:val="en-US"/>
                  </w:rPr>
                </w:rPrChange>
              </w:rPr>
              <w:t>Wedelan</w:t>
            </w:r>
            <w:proofErr w:type="spellEnd"/>
            <w:r w:rsidRPr="004B13F6">
              <w:rPr>
                <w:color w:val="000000" w:themeColor="text1"/>
                <w:lang w:val="en-US"/>
                <w:rPrChange w:id="30" w:author="ROHAYATI" w:date="2021-03-17T12:37:00Z">
                  <w:rPr>
                    <w:rFonts w:asciiTheme="minorHAnsi" w:hAnsiTheme="minorHAnsi" w:cstheme="minorBidi"/>
                    <w:color w:val="000000" w:themeColor="text1"/>
                    <w:sz w:val="22"/>
                    <w:szCs w:val="22"/>
                    <w:highlight w:val="green"/>
                    <w:lang w:val="en-US"/>
                  </w:rPr>
                </w:rPrChange>
              </w:rPr>
              <w:t xml:space="preserve"> RT.01/RW.06 </w:t>
            </w:r>
            <w:proofErr w:type="spellStart"/>
            <w:r w:rsidRPr="004B13F6">
              <w:rPr>
                <w:color w:val="000000" w:themeColor="text1"/>
                <w:lang w:val="en-US"/>
                <w:rPrChange w:id="31" w:author="ROHAYATI" w:date="2021-03-17T12:37:00Z">
                  <w:rPr>
                    <w:rFonts w:asciiTheme="minorHAnsi" w:hAnsiTheme="minorHAnsi" w:cstheme="minorBidi"/>
                    <w:color w:val="000000" w:themeColor="text1"/>
                    <w:sz w:val="22"/>
                    <w:szCs w:val="22"/>
                    <w:highlight w:val="green"/>
                    <w:lang w:val="en-US"/>
                  </w:rPr>
                </w:rPrChange>
              </w:rPr>
              <w:t>Bangsri</w:t>
            </w:r>
            <w:proofErr w:type="spellEnd"/>
            <w:r w:rsidRPr="004B13F6">
              <w:rPr>
                <w:color w:val="000000" w:themeColor="text1"/>
                <w:lang w:val="en-US"/>
                <w:rPrChange w:id="32" w:author="ROHAYATI" w:date="2021-03-17T12:37:00Z">
                  <w:rPr>
                    <w:rFonts w:asciiTheme="minorHAnsi" w:hAnsiTheme="minorHAnsi" w:cstheme="minorBidi"/>
                    <w:color w:val="000000" w:themeColor="text1"/>
                    <w:sz w:val="22"/>
                    <w:szCs w:val="22"/>
                    <w:highlight w:val="green"/>
                    <w:lang w:val="en-US"/>
                  </w:rPr>
                </w:rPrChange>
              </w:rPr>
              <w:t xml:space="preserve"> - </w:t>
            </w:r>
            <w:proofErr w:type="spellStart"/>
            <w:r w:rsidRPr="004B13F6">
              <w:rPr>
                <w:color w:val="000000" w:themeColor="text1"/>
                <w:lang w:val="en-US"/>
                <w:rPrChange w:id="33" w:author="ROHAYATI" w:date="2021-03-17T12:37:00Z">
                  <w:rPr>
                    <w:rFonts w:asciiTheme="minorHAnsi" w:hAnsiTheme="minorHAnsi" w:cstheme="minorBidi"/>
                    <w:color w:val="000000" w:themeColor="text1"/>
                    <w:sz w:val="22"/>
                    <w:szCs w:val="22"/>
                    <w:highlight w:val="green"/>
                    <w:lang w:val="en-US"/>
                  </w:rPr>
                </w:rPrChange>
              </w:rPr>
              <w:t>Jepara</w:t>
            </w:r>
            <w:proofErr w:type="spellEnd"/>
          </w:p>
        </w:tc>
      </w:tr>
    </w:tbl>
    <w:p w14:paraId="2FECB277" w14:textId="12FF1AE5" w:rsidR="00041EE8" w:rsidRPr="00EE4DD9" w:rsidRDefault="00041EE8" w:rsidP="00041EE8">
      <w:pPr>
        <w:pStyle w:val="Default"/>
        <w:jc w:val="both"/>
        <w:rPr>
          <w:bCs/>
          <w:color w:val="000000" w:themeColor="text1"/>
        </w:rPr>
      </w:pPr>
      <w:r w:rsidRPr="00EE4DD9">
        <w:rPr>
          <w:color w:val="000000" w:themeColor="text1"/>
        </w:rPr>
        <w:t xml:space="preserve">Bertindak untuk dan atas nama </w:t>
      </w:r>
      <w:r w:rsidR="00716105">
        <w:rPr>
          <w:color w:val="000000" w:themeColor="text1"/>
          <w:lang w:val="en-US"/>
        </w:rPr>
        <w:t xml:space="preserve">CV. </w:t>
      </w:r>
      <w:proofErr w:type="spellStart"/>
      <w:r w:rsidR="00716105">
        <w:rPr>
          <w:color w:val="000000" w:themeColor="text1"/>
          <w:lang w:val="en-US"/>
        </w:rPr>
        <w:t>Anugerah</w:t>
      </w:r>
      <w:proofErr w:type="spellEnd"/>
      <w:r w:rsidR="00716105">
        <w:rPr>
          <w:color w:val="000000" w:themeColor="text1"/>
          <w:lang w:val="en-US"/>
        </w:rPr>
        <w:t xml:space="preserve"> </w:t>
      </w:r>
      <w:proofErr w:type="spellStart"/>
      <w:r w:rsidR="00716105">
        <w:rPr>
          <w:color w:val="000000" w:themeColor="text1"/>
          <w:lang w:val="en-US"/>
        </w:rPr>
        <w:t>Karfela</w:t>
      </w:r>
      <w:proofErr w:type="spellEnd"/>
      <w:r w:rsidR="00716105">
        <w:rPr>
          <w:color w:val="000000" w:themeColor="text1"/>
          <w:lang w:val="en-US"/>
        </w:rPr>
        <w:t xml:space="preserve"> Technic (CV.AKTEC</w:t>
      </w:r>
      <w:ins w:id="34" w:author="ROHAYATI" w:date="2021-03-17T11:17:00Z">
        <w:r w:rsidR="0083280E">
          <w:rPr>
            <w:color w:val="000000" w:themeColor="text1"/>
            <w:lang w:val="en-US"/>
          </w:rPr>
          <w:t xml:space="preserve">), </w:t>
        </w:r>
      </w:ins>
      <w:del w:id="35" w:author="ROHAYATI" w:date="2021-03-17T11:17:00Z">
        <w:r w:rsidR="00716105" w:rsidDel="0083280E">
          <w:rPr>
            <w:color w:val="000000" w:themeColor="text1"/>
            <w:lang w:val="en-US"/>
          </w:rPr>
          <w:delText>)</w:delText>
        </w:r>
        <w:r w:rsidR="00743E14" w:rsidRPr="00041EE8" w:rsidDel="0083280E">
          <w:rPr>
            <w:color w:val="000000" w:themeColor="text1"/>
            <w:lang w:val="en-US"/>
          </w:rPr>
          <w:delText xml:space="preserve"> </w:delText>
        </w:r>
        <w:r w:rsidR="00743E14" w:rsidRPr="00041EE8" w:rsidDel="0083280E">
          <w:rPr>
            <w:i/>
            <w:color w:val="000000" w:themeColor="text1"/>
            <w:lang w:val="en-US"/>
          </w:rPr>
          <w:delText>[</w:delText>
        </w:r>
        <w:r w:rsidR="00743E14" w:rsidDel="0083280E">
          <w:rPr>
            <w:i/>
            <w:color w:val="000000" w:themeColor="text1"/>
          </w:rPr>
          <w:delText>nama perusahaan</w:delText>
        </w:r>
        <w:r w:rsidR="00743E14" w:rsidRPr="00041EE8" w:rsidDel="0083280E">
          <w:rPr>
            <w:i/>
            <w:color w:val="000000" w:themeColor="text1"/>
            <w:lang w:val="en-US"/>
          </w:rPr>
          <w:delText>]</w:delText>
        </w:r>
        <w:r w:rsidRPr="00EE4DD9" w:rsidDel="0083280E">
          <w:rPr>
            <w:color w:val="000000" w:themeColor="text1"/>
          </w:rPr>
          <w:delText xml:space="preserve">, </w:delText>
        </w:r>
      </w:del>
      <w:r w:rsidRPr="00EE4DD9">
        <w:rPr>
          <w:color w:val="000000" w:themeColor="text1"/>
        </w:rPr>
        <w:t xml:space="preserve">untuk selanjutnya disebut </w:t>
      </w:r>
      <w:r w:rsidRPr="00EE4DD9">
        <w:rPr>
          <w:b/>
          <w:bCs/>
          <w:color w:val="000000" w:themeColor="text1"/>
        </w:rPr>
        <w:t>Pihak Pertama.</w:t>
      </w:r>
    </w:p>
    <w:tbl>
      <w:tblPr>
        <w:tblStyle w:val="TableGrid"/>
        <w:tblW w:w="93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1"/>
        <w:gridCol w:w="283"/>
        <w:gridCol w:w="8009"/>
      </w:tblGrid>
      <w:tr w:rsidR="00973458" w:rsidRPr="00EE4DD9" w14:paraId="23D1D47E" w14:textId="77777777" w:rsidTr="00041EE8">
        <w:tc>
          <w:tcPr>
            <w:tcW w:w="1041" w:type="dxa"/>
          </w:tcPr>
          <w:p w14:paraId="2687594C" w14:textId="77777777" w:rsidR="00041EE8" w:rsidRPr="00EE4DD9" w:rsidRDefault="00041EE8" w:rsidP="00B674C0">
            <w:pPr>
              <w:pStyle w:val="Default"/>
              <w:spacing w:line="276" w:lineRule="auto"/>
              <w:jc w:val="both"/>
              <w:rPr>
                <w:bCs/>
                <w:color w:val="000000" w:themeColor="text1"/>
              </w:rPr>
            </w:pPr>
          </w:p>
          <w:p w14:paraId="317978D3" w14:textId="77777777" w:rsidR="00973458" w:rsidRPr="00EE4DD9" w:rsidRDefault="00973458" w:rsidP="00B674C0">
            <w:pPr>
              <w:pStyle w:val="Default"/>
              <w:spacing w:line="276" w:lineRule="auto"/>
              <w:jc w:val="both"/>
              <w:rPr>
                <w:color w:val="000000" w:themeColor="text1"/>
              </w:rPr>
            </w:pPr>
            <w:r w:rsidRPr="00EE4DD9">
              <w:rPr>
                <w:bCs/>
                <w:color w:val="000000" w:themeColor="text1"/>
              </w:rPr>
              <w:t>Nama</w:t>
            </w:r>
          </w:p>
          <w:p w14:paraId="1C1D03AE" w14:textId="77777777" w:rsidR="00723AC8" w:rsidRPr="00EE4DD9" w:rsidRDefault="00973458" w:rsidP="00B674C0">
            <w:pPr>
              <w:pStyle w:val="Default"/>
              <w:spacing w:line="276" w:lineRule="auto"/>
              <w:jc w:val="both"/>
              <w:rPr>
                <w:color w:val="000000" w:themeColor="text1"/>
              </w:rPr>
            </w:pPr>
            <w:r w:rsidRPr="00EE4DD9">
              <w:rPr>
                <w:color w:val="000000" w:themeColor="text1"/>
              </w:rPr>
              <w:t xml:space="preserve">Jabatan </w:t>
            </w:r>
          </w:p>
          <w:p w14:paraId="2022F990" w14:textId="77777777" w:rsidR="00973458" w:rsidRPr="00EE4DD9" w:rsidRDefault="00973458" w:rsidP="00B674C0">
            <w:pPr>
              <w:pStyle w:val="Default"/>
              <w:spacing w:line="276" w:lineRule="auto"/>
              <w:jc w:val="both"/>
              <w:rPr>
                <w:color w:val="000000" w:themeColor="text1"/>
              </w:rPr>
            </w:pPr>
            <w:r w:rsidRPr="00EE4DD9">
              <w:rPr>
                <w:color w:val="000000" w:themeColor="text1"/>
              </w:rPr>
              <w:t>Alamat</w:t>
            </w:r>
          </w:p>
        </w:tc>
        <w:tc>
          <w:tcPr>
            <w:tcW w:w="283" w:type="dxa"/>
          </w:tcPr>
          <w:p w14:paraId="78CCCA7F" w14:textId="77777777" w:rsidR="00041EE8" w:rsidRPr="00EE4DD9" w:rsidRDefault="00041EE8" w:rsidP="00B674C0">
            <w:pPr>
              <w:spacing w:line="276" w:lineRule="auto"/>
              <w:jc w:val="both"/>
              <w:rPr>
                <w:rFonts w:ascii="Times New Roman" w:hAnsi="Times New Roman" w:cs="Times New Roman"/>
                <w:bCs/>
                <w:color w:val="000000" w:themeColor="text1"/>
                <w:sz w:val="24"/>
                <w:szCs w:val="24"/>
              </w:rPr>
            </w:pPr>
          </w:p>
          <w:p w14:paraId="63816B63" w14:textId="77777777" w:rsidR="00973458" w:rsidRPr="00EE4DD9" w:rsidRDefault="007749D3" w:rsidP="00B674C0">
            <w:pPr>
              <w:spacing w:line="276" w:lineRule="auto"/>
              <w:jc w:val="both"/>
              <w:rPr>
                <w:rFonts w:ascii="Times New Roman" w:hAnsi="Times New Roman" w:cs="Times New Roman"/>
                <w:color w:val="000000" w:themeColor="text1"/>
                <w:sz w:val="24"/>
                <w:szCs w:val="24"/>
              </w:rPr>
            </w:pPr>
            <w:r w:rsidRPr="00EE4DD9">
              <w:rPr>
                <w:rFonts w:ascii="Times New Roman" w:hAnsi="Times New Roman" w:cs="Times New Roman"/>
                <w:bCs/>
                <w:color w:val="000000" w:themeColor="text1"/>
                <w:sz w:val="24"/>
                <w:szCs w:val="24"/>
              </w:rPr>
              <w:t>:</w:t>
            </w:r>
          </w:p>
          <w:p w14:paraId="77019B8A" w14:textId="77777777" w:rsidR="007749D3" w:rsidRPr="00EE4DD9" w:rsidRDefault="007749D3" w:rsidP="00B674C0">
            <w:pPr>
              <w:spacing w:line="276" w:lineRule="auto"/>
              <w:jc w:val="both"/>
              <w:rPr>
                <w:rFonts w:ascii="Times New Roman" w:hAnsi="Times New Roman" w:cs="Times New Roman"/>
                <w:color w:val="000000" w:themeColor="text1"/>
                <w:sz w:val="24"/>
                <w:szCs w:val="24"/>
              </w:rPr>
            </w:pPr>
            <w:r w:rsidRPr="00EE4DD9">
              <w:rPr>
                <w:rFonts w:ascii="Times New Roman" w:hAnsi="Times New Roman" w:cs="Times New Roman"/>
                <w:color w:val="000000" w:themeColor="text1"/>
                <w:sz w:val="24"/>
                <w:szCs w:val="24"/>
              </w:rPr>
              <w:t>:</w:t>
            </w:r>
          </w:p>
          <w:p w14:paraId="13B8F087" w14:textId="77777777" w:rsidR="00973458" w:rsidRPr="00EE4DD9" w:rsidRDefault="007749D3" w:rsidP="00B674C0">
            <w:pPr>
              <w:pStyle w:val="Default"/>
              <w:spacing w:line="276" w:lineRule="auto"/>
              <w:jc w:val="both"/>
              <w:rPr>
                <w:color w:val="000000" w:themeColor="text1"/>
              </w:rPr>
            </w:pPr>
            <w:r w:rsidRPr="00EE4DD9">
              <w:rPr>
                <w:color w:val="000000" w:themeColor="text1"/>
              </w:rPr>
              <w:t>:</w:t>
            </w:r>
          </w:p>
        </w:tc>
        <w:tc>
          <w:tcPr>
            <w:tcW w:w="8009" w:type="dxa"/>
          </w:tcPr>
          <w:p w14:paraId="38F01408" w14:textId="77777777" w:rsidR="00041EE8" w:rsidRPr="00EE4DD9" w:rsidRDefault="00041EE8" w:rsidP="00B674C0">
            <w:pPr>
              <w:pStyle w:val="Default"/>
              <w:spacing w:line="276" w:lineRule="auto"/>
              <w:jc w:val="both"/>
              <w:rPr>
                <w:b/>
                <w:bCs/>
                <w:color w:val="000000" w:themeColor="text1"/>
              </w:rPr>
            </w:pPr>
          </w:p>
          <w:p w14:paraId="6D3D3817" w14:textId="50FAFEFC" w:rsidR="00973458" w:rsidRPr="00EE4DD9" w:rsidRDefault="000132AA" w:rsidP="00B674C0">
            <w:pPr>
              <w:pStyle w:val="Default"/>
              <w:spacing w:line="276" w:lineRule="auto"/>
              <w:jc w:val="both"/>
              <w:rPr>
                <w:bCs/>
                <w:color w:val="000000" w:themeColor="text1"/>
                <w:lang w:val="en-US"/>
              </w:rPr>
            </w:pPr>
            <w:del w:id="36" w:author="ROHAYATI" w:date="2023-04-20T16:10:00Z">
              <w:r w:rsidDel="00DE267A">
                <w:rPr>
                  <w:bCs/>
                  <w:color w:val="000000" w:themeColor="text1"/>
                  <w:lang w:val="en-US"/>
                </w:rPr>
                <w:delText>Tatsuya Matsushita</w:delText>
              </w:r>
            </w:del>
            <w:ins w:id="37" w:author="ROHAYATI" w:date="2023-04-20T16:10:00Z">
              <w:r w:rsidR="00DE267A">
                <w:rPr>
                  <w:bCs/>
                  <w:color w:val="000000" w:themeColor="text1"/>
                  <w:lang w:val="en-US"/>
                </w:rPr>
                <w:t xml:space="preserve">Kawasaki </w:t>
              </w:r>
              <w:proofErr w:type="spellStart"/>
              <w:r w:rsidR="00DE267A">
                <w:rPr>
                  <w:bCs/>
                  <w:color w:val="000000" w:themeColor="text1"/>
                  <w:lang w:val="en-US"/>
                </w:rPr>
                <w:t>Nozomi</w:t>
              </w:r>
            </w:ins>
            <w:proofErr w:type="spellEnd"/>
          </w:p>
          <w:p w14:paraId="609DCB9B" w14:textId="7444A114" w:rsidR="000F7A42" w:rsidRPr="00EE4DD9" w:rsidRDefault="00973458" w:rsidP="00B674C0">
            <w:pPr>
              <w:pStyle w:val="Default"/>
              <w:spacing w:line="276" w:lineRule="auto"/>
              <w:jc w:val="both"/>
              <w:rPr>
                <w:color w:val="000000" w:themeColor="text1"/>
              </w:rPr>
            </w:pPr>
            <w:r w:rsidRPr="00EE4DD9">
              <w:rPr>
                <w:color w:val="000000" w:themeColor="text1"/>
              </w:rPr>
              <w:t xml:space="preserve">Direktur </w:t>
            </w:r>
            <w:r w:rsidR="00723AC8" w:rsidRPr="00EE4DD9">
              <w:rPr>
                <w:color w:val="000000" w:themeColor="text1"/>
              </w:rPr>
              <w:t xml:space="preserve">PT. Semarang Autocomp Manufacturing Indonesia </w:t>
            </w:r>
          </w:p>
          <w:p w14:paraId="2098DFE3" w14:textId="623A6857" w:rsidR="00973458" w:rsidRPr="00EE4DD9" w:rsidRDefault="00052833" w:rsidP="000132AA">
            <w:pPr>
              <w:pStyle w:val="Default"/>
              <w:spacing w:line="276" w:lineRule="auto"/>
              <w:jc w:val="both"/>
              <w:rPr>
                <w:color w:val="000000" w:themeColor="text1"/>
              </w:rPr>
            </w:pPr>
            <w:r w:rsidRPr="00EE4DD9">
              <w:rPr>
                <w:color w:val="000000" w:themeColor="text1"/>
              </w:rPr>
              <w:t>Jl.</w:t>
            </w:r>
            <w:r w:rsidR="000132AA">
              <w:rPr>
                <w:color w:val="000000" w:themeColor="text1"/>
                <w:lang w:val="en-US"/>
              </w:rPr>
              <w:t xml:space="preserve"> </w:t>
            </w:r>
            <w:proofErr w:type="spellStart"/>
            <w:r w:rsidR="000132AA">
              <w:rPr>
                <w:color w:val="000000" w:themeColor="text1"/>
                <w:lang w:val="en-US"/>
              </w:rPr>
              <w:t>Jepara</w:t>
            </w:r>
            <w:proofErr w:type="spellEnd"/>
            <w:r w:rsidR="000132AA">
              <w:rPr>
                <w:color w:val="000000" w:themeColor="text1"/>
                <w:lang w:val="en-US"/>
              </w:rPr>
              <w:t xml:space="preserve"> Kudus KM 28 </w:t>
            </w:r>
            <w:proofErr w:type="spellStart"/>
            <w:r w:rsidR="000132AA">
              <w:rPr>
                <w:color w:val="000000" w:themeColor="text1"/>
                <w:lang w:val="en-US"/>
              </w:rPr>
              <w:t>Sengonbugel</w:t>
            </w:r>
            <w:proofErr w:type="spellEnd"/>
            <w:r w:rsidR="000132AA">
              <w:rPr>
                <w:color w:val="000000" w:themeColor="text1"/>
                <w:lang w:val="en-US"/>
              </w:rPr>
              <w:t xml:space="preserve">, </w:t>
            </w:r>
            <w:proofErr w:type="spellStart"/>
            <w:r w:rsidR="000132AA">
              <w:rPr>
                <w:color w:val="000000" w:themeColor="text1"/>
                <w:lang w:val="en-US"/>
              </w:rPr>
              <w:t>Mayong</w:t>
            </w:r>
            <w:proofErr w:type="spellEnd"/>
            <w:r w:rsidR="000132AA">
              <w:rPr>
                <w:color w:val="000000" w:themeColor="text1"/>
                <w:lang w:val="en-US"/>
              </w:rPr>
              <w:t xml:space="preserve">, </w:t>
            </w:r>
            <w:proofErr w:type="spellStart"/>
            <w:r w:rsidR="000132AA">
              <w:rPr>
                <w:color w:val="000000" w:themeColor="text1"/>
                <w:lang w:val="en-US"/>
              </w:rPr>
              <w:t>Jepara</w:t>
            </w:r>
            <w:proofErr w:type="spellEnd"/>
            <w:r w:rsidR="000132AA">
              <w:rPr>
                <w:color w:val="000000" w:themeColor="text1"/>
                <w:lang w:val="en-US"/>
              </w:rPr>
              <w:t>.</w:t>
            </w:r>
            <w:r w:rsidR="007749D3" w:rsidRPr="00EE4DD9">
              <w:rPr>
                <w:color w:val="000000" w:themeColor="text1"/>
              </w:rPr>
              <w:t xml:space="preserve"> </w:t>
            </w:r>
          </w:p>
        </w:tc>
      </w:tr>
    </w:tbl>
    <w:p w14:paraId="43D1B51F" w14:textId="77777777" w:rsidR="00041EE8" w:rsidRPr="00EE4DD9" w:rsidRDefault="00041EE8" w:rsidP="00041EE8">
      <w:pPr>
        <w:pStyle w:val="Default"/>
        <w:jc w:val="both"/>
        <w:rPr>
          <w:bCs/>
          <w:color w:val="000000" w:themeColor="text1"/>
        </w:rPr>
      </w:pPr>
      <w:r w:rsidRPr="00EE4DD9">
        <w:rPr>
          <w:color w:val="000000" w:themeColor="text1"/>
        </w:rPr>
        <w:t>Bertindak untuk dan atas nama</w:t>
      </w:r>
      <w:r w:rsidR="005C5C96" w:rsidRPr="00EE4DD9">
        <w:rPr>
          <w:color w:val="000000" w:themeColor="text1"/>
        </w:rPr>
        <w:t xml:space="preserve"> </w:t>
      </w:r>
      <w:r w:rsidRPr="00EE4DD9">
        <w:rPr>
          <w:color w:val="000000" w:themeColor="text1"/>
        </w:rPr>
        <w:t xml:space="preserve">PT. Semarang Autocomp Manufacturing Indonesia, untuk selanjutnya disebut </w:t>
      </w:r>
      <w:r w:rsidRPr="00EE4DD9">
        <w:rPr>
          <w:b/>
          <w:bCs/>
          <w:color w:val="000000" w:themeColor="text1"/>
        </w:rPr>
        <w:t>Pihak Kedua.</w:t>
      </w:r>
    </w:p>
    <w:p w14:paraId="5F1E4DD0" w14:textId="77777777" w:rsidR="001A0EC8" w:rsidRPr="00EE4DD9" w:rsidRDefault="001A0EC8" w:rsidP="00B674C0">
      <w:pPr>
        <w:pStyle w:val="Default"/>
        <w:spacing w:line="276" w:lineRule="auto"/>
        <w:jc w:val="both"/>
        <w:rPr>
          <w:color w:val="000000" w:themeColor="text1"/>
        </w:rPr>
      </w:pPr>
    </w:p>
    <w:p w14:paraId="289BFF74" w14:textId="77777777" w:rsidR="007F2280" w:rsidRPr="00EE4DD9" w:rsidRDefault="00B752B9" w:rsidP="00723AC8">
      <w:pPr>
        <w:pStyle w:val="Default"/>
        <w:spacing w:line="276" w:lineRule="auto"/>
        <w:jc w:val="both"/>
        <w:rPr>
          <w:color w:val="000000" w:themeColor="text1"/>
        </w:rPr>
      </w:pPr>
      <w:r w:rsidRPr="00EE4DD9">
        <w:rPr>
          <w:b/>
          <w:color w:val="000000" w:themeColor="text1"/>
        </w:rPr>
        <w:t>Pihak Pertama</w:t>
      </w:r>
      <w:r w:rsidRPr="00EE4DD9">
        <w:rPr>
          <w:color w:val="000000" w:themeColor="text1"/>
        </w:rPr>
        <w:t xml:space="preserve"> dan </w:t>
      </w:r>
      <w:r w:rsidR="00055704" w:rsidRPr="00EE4DD9">
        <w:rPr>
          <w:b/>
          <w:color w:val="000000" w:themeColor="text1"/>
        </w:rPr>
        <w:t>Pihak Kedua</w:t>
      </w:r>
      <w:r w:rsidR="005C5C96" w:rsidRPr="00EE4DD9">
        <w:rPr>
          <w:b/>
          <w:color w:val="000000" w:themeColor="text1"/>
        </w:rPr>
        <w:t xml:space="preserve"> </w:t>
      </w:r>
      <w:r w:rsidR="00B674C0" w:rsidRPr="00EE4DD9">
        <w:rPr>
          <w:color w:val="000000" w:themeColor="text1"/>
        </w:rPr>
        <w:t xml:space="preserve">masing - </w:t>
      </w:r>
      <w:r w:rsidRPr="00EE4DD9">
        <w:rPr>
          <w:color w:val="000000" w:themeColor="text1"/>
        </w:rPr>
        <w:t>masing dis</w:t>
      </w:r>
      <w:r w:rsidR="00B674C0" w:rsidRPr="00EE4DD9">
        <w:rPr>
          <w:color w:val="000000" w:themeColor="text1"/>
        </w:rPr>
        <w:t xml:space="preserve">ebut </w:t>
      </w:r>
      <w:r w:rsidR="00B674C0" w:rsidRPr="00EE4DD9">
        <w:rPr>
          <w:b/>
          <w:color w:val="000000" w:themeColor="text1"/>
        </w:rPr>
        <w:t>Pihak</w:t>
      </w:r>
      <w:r w:rsidR="00B674C0" w:rsidRPr="00EE4DD9">
        <w:rPr>
          <w:color w:val="000000" w:themeColor="text1"/>
        </w:rPr>
        <w:t xml:space="preserve"> dan secara bersama - </w:t>
      </w:r>
      <w:r w:rsidR="00052833" w:rsidRPr="00EE4DD9">
        <w:rPr>
          <w:color w:val="000000" w:themeColor="text1"/>
        </w:rPr>
        <w:t xml:space="preserve">sama disebut </w:t>
      </w:r>
      <w:r w:rsidR="00052833" w:rsidRPr="00EE4DD9">
        <w:rPr>
          <w:b/>
          <w:color w:val="000000" w:themeColor="text1"/>
        </w:rPr>
        <w:t xml:space="preserve">Para </w:t>
      </w:r>
      <w:r w:rsidRPr="00EE4DD9">
        <w:rPr>
          <w:b/>
          <w:color w:val="000000" w:themeColor="text1"/>
        </w:rPr>
        <w:t>Pihak</w:t>
      </w:r>
      <w:r w:rsidRPr="00EE4DD9">
        <w:rPr>
          <w:color w:val="000000" w:themeColor="text1"/>
        </w:rPr>
        <w:t>.</w:t>
      </w:r>
    </w:p>
    <w:p w14:paraId="03A3C549" w14:textId="77777777" w:rsidR="000F7A42" w:rsidRPr="00EE4DD9" w:rsidRDefault="000F7A42" w:rsidP="00B674C0">
      <w:pPr>
        <w:pStyle w:val="Default"/>
        <w:spacing w:line="276" w:lineRule="auto"/>
        <w:jc w:val="both"/>
        <w:rPr>
          <w:color w:val="000000" w:themeColor="text1"/>
        </w:rPr>
      </w:pPr>
    </w:p>
    <w:p w14:paraId="3CD42137" w14:textId="77777777" w:rsidR="00176442" w:rsidRPr="00EE4DD9" w:rsidRDefault="00B674C0" w:rsidP="00B674C0">
      <w:pPr>
        <w:pStyle w:val="Default"/>
        <w:spacing w:line="276" w:lineRule="auto"/>
        <w:jc w:val="both"/>
        <w:rPr>
          <w:color w:val="000000" w:themeColor="text1"/>
        </w:rPr>
      </w:pPr>
      <w:r w:rsidRPr="00EE4DD9">
        <w:rPr>
          <w:b/>
          <w:color w:val="000000" w:themeColor="text1"/>
        </w:rPr>
        <w:t>Para Pihak</w:t>
      </w:r>
      <w:r w:rsidR="00176442" w:rsidRPr="00EE4DD9">
        <w:rPr>
          <w:color w:val="000000" w:themeColor="text1"/>
        </w:rPr>
        <w:t xml:space="preserve"> dengan ini menerangkan terlebih dahulu: </w:t>
      </w:r>
    </w:p>
    <w:p w14:paraId="310B0E74" w14:textId="3DE57F45" w:rsidR="00743E14" w:rsidRPr="00041EE8" w:rsidRDefault="00743E14" w:rsidP="00743E14">
      <w:pPr>
        <w:pStyle w:val="Default"/>
        <w:numPr>
          <w:ilvl w:val="0"/>
          <w:numId w:val="7"/>
        </w:numPr>
        <w:spacing w:line="276" w:lineRule="auto"/>
        <w:jc w:val="both"/>
        <w:rPr>
          <w:color w:val="000000" w:themeColor="text1"/>
        </w:rPr>
      </w:pPr>
      <w:r w:rsidRPr="00041EE8">
        <w:rPr>
          <w:b/>
          <w:bCs/>
          <w:color w:val="000000" w:themeColor="text1"/>
        </w:rPr>
        <w:t>Pihak Pertama</w:t>
      </w:r>
      <w:r w:rsidRPr="00041EE8">
        <w:rPr>
          <w:bCs/>
          <w:color w:val="000000" w:themeColor="text1"/>
        </w:rPr>
        <w:t xml:space="preserve"> adalah </w:t>
      </w:r>
      <w:r w:rsidRPr="00041EE8">
        <w:rPr>
          <w:color w:val="000000" w:themeColor="text1"/>
        </w:rPr>
        <w:t xml:space="preserve">perusahaan </w:t>
      </w:r>
      <w:proofErr w:type="spellStart"/>
      <w:r w:rsidR="00716105">
        <w:rPr>
          <w:color w:val="000000" w:themeColor="text1"/>
          <w:lang w:val="en-US"/>
        </w:rPr>
        <w:t>Maintenace</w:t>
      </w:r>
      <w:proofErr w:type="spellEnd"/>
      <w:r w:rsidR="00716105">
        <w:rPr>
          <w:color w:val="000000" w:themeColor="text1"/>
          <w:lang w:val="en-US"/>
        </w:rPr>
        <w:t xml:space="preserve"> service Air Conditioner  (AC) </w:t>
      </w:r>
      <w:proofErr w:type="spellStart"/>
      <w:r w:rsidR="00716105">
        <w:rPr>
          <w:color w:val="000000" w:themeColor="text1"/>
          <w:lang w:val="en-US"/>
        </w:rPr>
        <w:t>dan</w:t>
      </w:r>
      <w:proofErr w:type="spellEnd"/>
      <w:r w:rsidR="00716105">
        <w:rPr>
          <w:color w:val="000000" w:themeColor="text1"/>
          <w:lang w:val="en-US"/>
        </w:rPr>
        <w:t xml:space="preserve"> </w:t>
      </w:r>
      <w:proofErr w:type="spellStart"/>
      <w:r w:rsidR="00716105">
        <w:rPr>
          <w:color w:val="000000" w:themeColor="text1"/>
          <w:lang w:val="en-US"/>
        </w:rPr>
        <w:t>pengadaan</w:t>
      </w:r>
      <w:proofErr w:type="spellEnd"/>
      <w:r w:rsidR="00716105">
        <w:rPr>
          <w:color w:val="000000" w:themeColor="text1"/>
          <w:lang w:val="en-US"/>
        </w:rPr>
        <w:t xml:space="preserve"> </w:t>
      </w:r>
      <w:del w:id="38" w:author="ROHAYATI" w:date="2021-03-17T11:17:00Z">
        <w:r w:rsidRPr="00041EE8" w:rsidDel="0083280E">
          <w:rPr>
            <w:i/>
            <w:color w:val="000000" w:themeColor="text1"/>
            <w:lang w:val="en-US"/>
          </w:rPr>
          <w:delText>[</w:delText>
        </w:r>
        <w:r w:rsidRPr="00041EE8" w:rsidDel="0083280E">
          <w:rPr>
            <w:i/>
            <w:color w:val="000000" w:themeColor="text1"/>
          </w:rPr>
          <w:delText>bidang usaha</w:delText>
        </w:r>
        <w:r w:rsidRPr="00041EE8" w:rsidDel="0083280E">
          <w:rPr>
            <w:i/>
            <w:color w:val="000000" w:themeColor="text1"/>
            <w:lang w:val="en-US"/>
          </w:rPr>
          <w:delText>]</w:delText>
        </w:r>
        <w:r w:rsidRPr="00041EE8" w:rsidDel="0083280E">
          <w:rPr>
            <w:i/>
            <w:color w:val="000000" w:themeColor="text1"/>
          </w:rPr>
          <w:delText xml:space="preserve"> </w:delText>
        </w:r>
      </w:del>
      <w:r w:rsidRPr="00041EE8">
        <w:rPr>
          <w:color w:val="000000" w:themeColor="text1"/>
        </w:rPr>
        <w:t xml:space="preserve">sesuai Akta No. </w:t>
      </w:r>
      <w:r w:rsidR="00716105">
        <w:rPr>
          <w:color w:val="000000" w:themeColor="text1"/>
          <w:lang w:val="en-US"/>
        </w:rPr>
        <w:t>19</w:t>
      </w:r>
      <w:r w:rsidRPr="00041EE8">
        <w:rPr>
          <w:color w:val="000000" w:themeColor="text1"/>
        </w:rPr>
        <w:t xml:space="preserve"> tanggal </w:t>
      </w:r>
      <w:r w:rsidR="00716105">
        <w:rPr>
          <w:color w:val="000000" w:themeColor="text1"/>
          <w:lang w:val="en-US"/>
        </w:rPr>
        <w:t xml:space="preserve">18 </w:t>
      </w:r>
      <w:proofErr w:type="spellStart"/>
      <w:r w:rsidR="00716105">
        <w:rPr>
          <w:color w:val="000000" w:themeColor="text1"/>
          <w:lang w:val="en-US"/>
        </w:rPr>
        <w:t>Juli</w:t>
      </w:r>
      <w:proofErr w:type="spellEnd"/>
      <w:r w:rsidR="00716105">
        <w:rPr>
          <w:color w:val="000000" w:themeColor="text1"/>
          <w:lang w:val="en-US"/>
        </w:rPr>
        <w:t xml:space="preserve"> 2020</w:t>
      </w:r>
      <w:r w:rsidRPr="00041EE8">
        <w:rPr>
          <w:color w:val="000000" w:themeColor="text1"/>
          <w:lang w:val="en-US"/>
        </w:rPr>
        <w:t xml:space="preserve"> </w:t>
      </w:r>
      <w:del w:id="39" w:author="ROHAYATI" w:date="2021-03-17T11:17:00Z">
        <w:r w:rsidRPr="00041EE8" w:rsidDel="0083280E">
          <w:rPr>
            <w:i/>
            <w:color w:val="000000" w:themeColor="text1"/>
            <w:lang w:val="en-US"/>
          </w:rPr>
          <w:delText>[akta perusahaan dan tanggal]</w:delText>
        </w:r>
        <w:r w:rsidRPr="00041EE8" w:rsidDel="0083280E">
          <w:rPr>
            <w:color w:val="000000" w:themeColor="text1"/>
          </w:rPr>
          <w:delText xml:space="preserve"> </w:delText>
        </w:r>
      </w:del>
      <w:r w:rsidRPr="00041EE8">
        <w:rPr>
          <w:color w:val="000000" w:themeColor="text1"/>
        </w:rPr>
        <w:t xml:space="preserve">yang dibuat dihadapan </w:t>
      </w:r>
      <w:proofErr w:type="spellStart"/>
      <w:r w:rsidR="00716105">
        <w:rPr>
          <w:color w:val="000000" w:themeColor="text1"/>
          <w:lang w:val="en-US"/>
        </w:rPr>
        <w:t>Sofin</w:t>
      </w:r>
      <w:proofErr w:type="spellEnd"/>
      <w:r w:rsidR="00716105">
        <w:rPr>
          <w:color w:val="000000" w:themeColor="text1"/>
          <w:lang w:val="en-US"/>
        </w:rPr>
        <w:t xml:space="preserve"> </w:t>
      </w:r>
      <w:proofErr w:type="spellStart"/>
      <w:r w:rsidR="00716105">
        <w:rPr>
          <w:color w:val="000000" w:themeColor="text1"/>
          <w:lang w:val="en-US"/>
        </w:rPr>
        <w:t>Hadi</w:t>
      </w:r>
      <w:proofErr w:type="spellEnd"/>
      <w:r w:rsidR="00716105">
        <w:rPr>
          <w:color w:val="000000" w:themeColor="text1"/>
          <w:lang w:val="en-US"/>
        </w:rPr>
        <w:t xml:space="preserve"> S.H.</w:t>
      </w:r>
      <w:r w:rsidRPr="00041EE8">
        <w:rPr>
          <w:color w:val="000000" w:themeColor="text1"/>
          <w:lang w:val="en-US"/>
        </w:rPr>
        <w:t xml:space="preserve"> </w:t>
      </w:r>
      <w:del w:id="40" w:author="ROHAYATI" w:date="2021-03-17T11:18:00Z">
        <w:r w:rsidRPr="00041EE8" w:rsidDel="0083280E">
          <w:rPr>
            <w:i/>
            <w:color w:val="000000" w:themeColor="text1"/>
            <w:lang w:val="en-US"/>
          </w:rPr>
          <w:delText>[nama notaris]</w:delText>
        </w:r>
      </w:del>
      <w:ins w:id="41" w:author="ROHAYATI" w:date="2021-03-17T11:18:00Z">
        <w:r w:rsidR="0083280E">
          <w:rPr>
            <w:i/>
            <w:color w:val="000000" w:themeColor="text1"/>
            <w:lang w:val="en-US"/>
          </w:rPr>
          <w:t>,</w:t>
        </w:r>
      </w:ins>
      <w:del w:id="42" w:author="ROHAYATI" w:date="2021-03-17T11:18:00Z">
        <w:r w:rsidRPr="00041EE8" w:rsidDel="0083280E">
          <w:rPr>
            <w:color w:val="000000" w:themeColor="text1"/>
          </w:rPr>
          <w:delText>,</w:delText>
        </w:r>
      </w:del>
      <w:r w:rsidRPr="00041EE8">
        <w:rPr>
          <w:color w:val="000000" w:themeColor="text1"/>
        </w:rPr>
        <w:t xml:space="preserve"> Notaris di </w:t>
      </w:r>
      <w:r w:rsidR="00716105">
        <w:rPr>
          <w:color w:val="000000" w:themeColor="text1"/>
          <w:lang w:val="en-US"/>
        </w:rPr>
        <w:t xml:space="preserve">Jl. </w:t>
      </w:r>
      <w:proofErr w:type="spellStart"/>
      <w:r w:rsidR="00716105">
        <w:rPr>
          <w:color w:val="000000" w:themeColor="text1"/>
          <w:lang w:val="en-US"/>
        </w:rPr>
        <w:t>Wakhid</w:t>
      </w:r>
      <w:proofErr w:type="spellEnd"/>
      <w:r w:rsidR="00716105">
        <w:rPr>
          <w:color w:val="000000" w:themeColor="text1"/>
          <w:lang w:val="en-US"/>
        </w:rPr>
        <w:t xml:space="preserve"> Hasyim </w:t>
      </w:r>
      <w:proofErr w:type="spellStart"/>
      <w:r w:rsidR="00716105">
        <w:rPr>
          <w:color w:val="000000" w:themeColor="text1"/>
          <w:lang w:val="en-US"/>
        </w:rPr>
        <w:t>nomer</w:t>
      </w:r>
      <w:proofErr w:type="spellEnd"/>
      <w:r w:rsidR="00716105">
        <w:rPr>
          <w:color w:val="000000" w:themeColor="text1"/>
          <w:lang w:val="en-US"/>
        </w:rPr>
        <w:t xml:space="preserve"> 116 </w:t>
      </w:r>
      <w:proofErr w:type="spellStart"/>
      <w:r w:rsidR="00716105">
        <w:rPr>
          <w:color w:val="000000" w:themeColor="text1"/>
          <w:lang w:val="en-US"/>
        </w:rPr>
        <w:t>Jepara</w:t>
      </w:r>
      <w:proofErr w:type="spellEnd"/>
      <w:r w:rsidRPr="00041EE8">
        <w:rPr>
          <w:color w:val="000000" w:themeColor="text1"/>
          <w:lang w:val="en-US"/>
        </w:rPr>
        <w:t xml:space="preserve"> </w:t>
      </w:r>
      <w:del w:id="43" w:author="ROHAYATI" w:date="2021-03-17T11:18:00Z">
        <w:r w:rsidRPr="00041EE8" w:rsidDel="0083280E">
          <w:rPr>
            <w:i/>
            <w:color w:val="000000" w:themeColor="text1"/>
            <w:lang w:val="en-US"/>
          </w:rPr>
          <w:delText>[alamat notaris]</w:delText>
        </w:r>
        <w:r w:rsidRPr="00041EE8" w:rsidDel="0083280E">
          <w:rPr>
            <w:color w:val="000000" w:themeColor="text1"/>
          </w:rPr>
          <w:delText xml:space="preserve"> </w:delText>
        </w:r>
      </w:del>
      <w:r w:rsidRPr="00041EE8">
        <w:rPr>
          <w:color w:val="000000" w:themeColor="text1"/>
        </w:rPr>
        <w:t>dan telah memperoleh persetujuan dan pengesahan dari Menteri Kehakiman Republik Indonesia No.</w:t>
      </w:r>
      <w:r w:rsidR="00716105">
        <w:rPr>
          <w:color w:val="000000" w:themeColor="text1"/>
          <w:lang w:val="en-US"/>
        </w:rPr>
        <w:t xml:space="preserve"> AHU-069</w:t>
      </w:r>
      <w:r w:rsidR="00124047">
        <w:rPr>
          <w:color w:val="000000" w:themeColor="text1"/>
          <w:lang w:val="en-US"/>
        </w:rPr>
        <w:t>.AH.02.02-Th.2013</w:t>
      </w:r>
      <w:r w:rsidRPr="00041EE8">
        <w:rPr>
          <w:color w:val="000000" w:themeColor="text1"/>
          <w:lang w:val="en-US"/>
        </w:rPr>
        <w:t xml:space="preserve"> </w:t>
      </w:r>
      <w:del w:id="44" w:author="ROHAYATI" w:date="2021-03-17T11:18:00Z">
        <w:r w:rsidRPr="00041EE8" w:rsidDel="0083280E">
          <w:rPr>
            <w:i/>
            <w:color w:val="000000" w:themeColor="text1"/>
            <w:lang w:val="en-US"/>
          </w:rPr>
          <w:delText xml:space="preserve">[Nomor pengesahan] </w:delText>
        </w:r>
      </w:del>
      <w:r w:rsidRPr="00041EE8">
        <w:rPr>
          <w:color w:val="000000" w:themeColor="text1"/>
        </w:rPr>
        <w:t xml:space="preserve">tanggal </w:t>
      </w:r>
      <w:r w:rsidR="00124047">
        <w:rPr>
          <w:color w:val="000000" w:themeColor="text1"/>
          <w:lang w:val="en-US"/>
        </w:rPr>
        <w:t xml:space="preserve">18 </w:t>
      </w:r>
      <w:proofErr w:type="spellStart"/>
      <w:r w:rsidR="00124047">
        <w:rPr>
          <w:color w:val="000000" w:themeColor="text1"/>
          <w:lang w:val="en-US"/>
        </w:rPr>
        <w:t>Juli</w:t>
      </w:r>
      <w:proofErr w:type="spellEnd"/>
      <w:r w:rsidR="00124047">
        <w:rPr>
          <w:color w:val="000000" w:themeColor="text1"/>
          <w:lang w:val="en-US"/>
        </w:rPr>
        <w:t xml:space="preserve"> 2020</w:t>
      </w:r>
      <w:r w:rsidRPr="00041EE8">
        <w:rPr>
          <w:color w:val="000000" w:themeColor="text1"/>
          <w:lang w:val="en-US"/>
        </w:rPr>
        <w:t xml:space="preserve"> </w:t>
      </w:r>
      <w:del w:id="45" w:author="ROHAYATI" w:date="2021-03-17T11:18:00Z">
        <w:r w:rsidRPr="00041EE8" w:rsidDel="0083280E">
          <w:rPr>
            <w:i/>
            <w:color w:val="000000" w:themeColor="text1"/>
            <w:lang w:val="en-US"/>
          </w:rPr>
          <w:delText xml:space="preserve">[tanggal pengesahan] </w:delText>
        </w:r>
      </w:del>
      <w:r w:rsidRPr="00041EE8">
        <w:rPr>
          <w:color w:val="000000" w:themeColor="text1"/>
        </w:rPr>
        <w:t xml:space="preserve">yang </w:t>
      </w:r>
      <w:r w:rsidRPr="00041EE8">
        <w:rPr>
          <w:bCs/>
          <w:iCs/>
          <w:color w:val="000000" w:themeColor="text1"/>
        </w:rPr>
        <w:t>dalam perjanjian ini disebut sebagai PENJUAL</w:t>
      </w:r>
      <w:r w:rsidRPr="00041EE8">
        <w:rPr>
          <w:bCs/>
          <w:color w:val="000000" w:themeColor="text1"/>
        </w:rPr>
        <w:t>.</w:t>
      </w:r>
    </w:p>
    <w:p w14:paraId="103638F5" w14:textId="77777777" w:rsidR="00176442" w:rsidRPr="00EE4DD9" w:rsidRDefault="00055704" w:rsidP="00862B95">
      <w:pPr>
        <w:pStyle w:val="Default"/>
        <w:numPr>
          <w:ilvl w:val="0"/>
          <w:numId w:val="7"/>
        </w:numPr>
        <w:spacing w:line="276" w:lineRule="auto"/>
        <w:jc w:val="both"/>
        <w:rPr>
          <w:color w:val="000000" w:themeColor="text1"/>
        </w:rPr>
      </w:pPr>
      <w:r w:rsidRPr="00EE4DD9">
        <w:rPr>
          <w:b/>
          <w:bCs/>
          <w:color w:val="000000" w:themeColor="text1"/>
        </w:rPr>
        <w:t>Pihak Kedua</w:t>
      </w:r>
      <w:r w:rsidR="005C5C96" w:rsidRPr="00EE4DD9">
        <w:rPr>
          <w:b/>
          <w:bCs/>
          <w:color w:val="000000" w:themeColor="text1"/>
        </w:rPr>
        <w:t xml:space="preserve"> </w:t>
      </w:r>
      <w:r w:rsidR="007F2280" w:rsidRPr="00EE4DD9">
        <w:rPr>
          <w:color w:val="000000" w:themeColor="text1"/>
        </w:rPr>
        <w:t xml:space="preserve">adalah </w:t>
      </w:r>
      <w:r w:rsidR="00105D1D" w:rsidRPr="00EE4DD9">
        <w:rPr>
          <w:color w:val="000000" w:themeColor="text1"/>
        </w:rPr>
        <w:t xml:space="preserve">perusahaan yang bergerak di bidang manufacturing </w:t>
      </w:r>
      <w:r w:rsidR="00DE3B51" w:rsidRPr="00EE4DD9">
        <w:rPr>
          <w:color w:val="000000" w:themeColor="text1"/>
        </w:rPr>
        <w:t>perakitan kabel kendaraan roda empat atau lebih</w:t>
      </w:r>
      <w:r w:rsidR="005C5C96" w:rsidRPr="00EE4DD9">
        <w:rPr>
          <w:color w:val="000000" w:themeColor="text1"/>
        </w:rPr>
        <w:t>,</w:t>
      </w:r>
      <w:r w:rsidR="009850FF" w:rsidRPr="00EE4DD9">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EE4DD9">
        <w:rPr>
          <w:color w:val="000000" w:themeColor="text1"/>
        </w:rPr>
        <w:t xml:space="preserve">yang </w:t>
      </w:r>
      <w:r w:rsidR="00DE3B51" w:rsidRPr="00EE4DD9">
        <w:rPr>
          <w:color w:val="000000" w:themeColor="text1"/>
        </w:rPr>
        <w:t xml:space="preserve">dalam perjanjian ini </w:t>
      </w:r>
      <w:r w:rsidR="00723AC8" w:rsidRPr="00EE4DD9">
        <w:rPr>
          <w:color w:val="000000" w:themeColor="text1"/>
        </w:rPr>
        <w:t xml:space="preserve">disebut </w:t>
      </w:r>
      <w:r w:rsidR="00DE3B51" w:rsidRPr="00EE4DD9">
        <w:rPr>
          <w:color w:val="000000" w:themeColor="text1"/>
        </w:rPr>
        <w:t xml:space="preserve">sebagai </w:t>
      </w:r>
      <w:r w:rsidR="009850FF" w:rsidRPr="00EE4DD9">
        <w:rPr>
          <w:color w:val="000000" w:themeColor="text1"/>
        </w:rPr>
        <w:t>PEMBELI</w:t>
      </w:r>
      <w:r w:rsidR="000532DC" w:rsidRPr="00EE4DD9">
        <w:rPr>
          <w:bCs/>
          <w:color w:val="000000" w:themeColor="text1"/>
        </w:rPr>
        <w:t>.</w:t>
      </w:r>
    </w:p>
    <w:p w14:paraId="0B33C70E" w14:textId="77777777" w:rsidR="0002587A" w:rsidRPr="00EE4DD9" w:rsidRDefault="0002587A" w:rsidP="00B674C0">
      <w:pPr>
        <w:pStyle w:val="Default"/>
        <w:spacing w:line="276" w:lineRule="auto"/>
        <w:jc w:val="both"/>
        <w:rPr>
          <w:color w:val="000000" w:themeColor="text1"/>
        </w:rPr>
      </w:pPr>
    </w:p>
    <w:p w14:paraId="5C681277" w14:textId="77777777" w:rsidR="007F510D" w:rsidDel="004B13F6" w:rsidRDefault="00DE3B51">
      <w:pPr>
        <w:pStyle w:val="Default"/>
        <w:spacing w:line="276" w:lineRule="auto"/>
        <w:jc w:val="both"/>
        <w:rPr>
          <w:del w:id="46" w:author="ROHAYATI" w:date="2021-03-17T12:37:00Z"/>
          <w:b/>
          <w:bCs/>
          <w:color w:val="000000" w:themeColor="text1"/>
          <w:lang w:val="en-US"/>
        </w:rPr>
        <w:pPrChange w:id="47" w:author="ROHAYATI" w:date="2021-03-17T12:37:00Z">
          <w:pPr>
            <w:pStyle w:val="Default"/>
            <w:spacing w:line="276" w:lineRule="auto"/>
            <w:jc w:val="center"/>
          </w:pPr>
        </w:pPrChange>
      </w:pPr>
      <w:r w:rsidRPr="00EE4DD9">
        <w:rPr>
          <w:color w:val="000000" w:themeColor="text1"/>
        </w:rPr>
        <w:t xml:space="preserve">Berdasarkan hal-hal diatas maka dengan ini </w:t>
      </w:r>
      <w:r w:rsidRPr="00EE4DD9">
        <w:rPr>
          <w:b/>
          <w:color w:val="000000" w:themeColor="text1"/>
        </w:rPr>
        <w:t>Para Pihak</w:t>
      </w:r>
      <w:r w:rsidR="00176442" w:rsidRPr="00EE4DD9">
        <w:rPr>
          <w:color w:val="000000" w:themeColor="text1"/>
        </w:rPr>
        <w:t xml:space="preserve"> sepakat </w:t>
      </w:r>
      <w:r w:rsidR="007F2280" w:rsidRPr="00EE4DD9">
        <w:rPr>
          <w:color w:val="000000" w:themeColor="text1"/>
        </w:rPr>
        <w:t xml:space="preserve">membuat </w:t>
      </w:r>
      <w:r w:rsidR="00723AC8" w:rsidRPr="00EE4DD9">
        <w:rPr>
          <w:color w:val="000000" w:themeColor="text1"/>
        </w:rPr>
        <w:t xml:space="preserve">perjanjian </w:t>
      </w:r>
      <w:r w:rsidR="00176442" w:rsidRPr="00EE4DD9">
        <w:rPr>
          <w:color w:val="000000" w:themeColor="text1"/>
        </w:rPr>
        <w:t xml:space="preserve">kerjasama </w:t>
      </w:r>
      <w:r w:rsidR="007F2280" w:rsidRPr="00EE4DD9">
        <w:rPr>
          <w:color w:val="000000" w:themeColor="text1"/>
        </w:rPr>
        <w:t>dengan</w:t>
      </w:r>
      <w:r w:rsidRPr="00EE4DD9">
        <w:rPr>
          <w:color w:val="000000" w:themeColor="text1"/>
        </w:rPr>
        <w:t xml:space="preserve"> syarat-syarat</w:t>
      </w:r>
      <w:r w:rsidR="00DE7E01" w:rsidRPr="00EE4DD9">
        <w:rPr>
          <w:color w:val="000000" w:themeColor="text1"/>
        </w:rPr>
        <w:t xml:space="preserve"> </w:t>
      </w:r>
      <w:r w:rsidRPr="00EE4DD9">
        <w:rPr>
          <w:color w:val="000000" w:themeColor="text1"/>
        </w:rPr>
        <w:t>sebagai berikut</w:t>
      </w:r>
      <w:r w:rsidR="007F2280" w:rsidRPr="00EE4DD9">
        <w:rPr>
          <w:color w:val="000000" w:themeColor="text1"/>
        </w:rPr>
        <w:t>:</w:t>
      </w:r>
    </w:p>
    <w:p w14:paraId="5887529E" w14:textId="77777777" w:rsidR="004B13F6" w:rsidRPr="00EE4DD9" w:rsidRDefault="004B13F6" w:rsidP="00B674C0">
      <w:pPr>
        <w:pStyle w:val="Default"/>
        <w:spacing w:line="276" w:lineRule="auto"/>
        <w:jc w:val="both"/>
        <w:rPr>
          <w:ins w:id="48" w:author="ROHAYATI" w:date="2021-03-17T12:37:00Z"/>
          <w:b/>
          <w:bCs/>
          <w:color w:val="000000" w:themeColor="text1"/>
        </w:rPr>
      </w:pPr>
    </w:p>
    <w:p w14:paraId="06C55B4A" w14:textId="77777777" w:rsidR="0083280E" w:rsidRPr="0083280E" w:rsidRDefault="0083280E">
      <w:pPr>
        <w:pStyle w:val="Default"/>
        <w:spacing w:line="276" w:lineRule="auto"/>
        <w:jc w:val="both"/>
        <w:rPr>
          <w:b/>
          <w:bCs/>
          <w:color w:val="000000" w:themeColor="text1"/>
          <w:lang w:val="en-US"/>
          <w:rPrChange w:id="49" w:author="ROHAYATI" w:date="2021-03-17T11:19:00Z">
            <w:rPr>
              <w:b/>
              <w:bCs/>
              <w:color w:val="000000" w:themeColor="text1"/>
            </w:rPr>
          </w:rPrChange>
        </w:rPr>
        <w:pPrChange w:id="50" w:author="ROHAYATI" w:date="2021-03-17T12:37:00Z">
          <w:pPr>
            <w:pStyle w:val="Default"/>
            <w:spacing w:line="276" w:lineRule="auto"/>
            <w:jc w:val="center"/>
          </w:pPr>
        </w:pPrChange>
      </w:pPr>
    </w:p>
    <w:p w14:paraId="56B03C5F" w14:textId="77777777" w:rsidR="00176442" w:rsidRPr="00EE4DD9" w:rsidRDefault="00176442" w:rsidP="006643C9">
      <w:pPr>
        <w:pStyle w:val="Default"/>
        <w:spacing w:line="276" w:lineRule="auto"/>
        <w:jc w:val="center"/>
        <w:rPr>
          <w:color w:val="000000" w:themeColor="text1"/>
        </w:rPr>
      </w:pPr>
      <w:r w:rsidRPr="00EE4DD9">
        <w:rPr>
          <w:b/>
          <w:bCs/>
          <w:color w:val="000000" w:themeColor="text1"/>
        </w:rPr>
        <w:lastRenderedPageBreak/>
        <w:t>Pasal 1</w:t>
      </w:r>
    </w:p>
    <w:p w14:paraId="4208E3A0" w14:textId="77777777" w:rsidR="00F33B45" w:rsidRPr="00EE4DD9" w:rsidRDefault="00DE3B51" w:rsidP="00F33B45">
      <w:pPr>
        <w:pStyle w:val="Default"/>
        <w:spacing w:line="276" w:lineRule="auto"/>
        <w:jc w:val="center"/>
        <w:rPr>
          <w:b/>
          <w:bCs/>
          <w:color w:val="000000" w:themeColor="text1"/>
        </w:rPr>
      </w:pPr>
      <w:r w:rsidRPr="00EE4DD9">
        <w:rPr>
          <w:b/>
          <w:bCs/>
          <w:color w:val="000000" w:themeColor="text1"/>
        </w:rPr>
        <w:t>Obyek Perjanjian</w:t>
      </w:r>
    </w:p>
    <w:p w14:paraId="6A11462B" w14:textId="2ADE67D4" w:rsidR="000A36CF" w:rsidRPr="00471F88" w:rsidRDefault="00245D5B" w:rsidP="00B34A31">
      <w:pPr>
        <w:pStyle w:val="Default"/>
        <w:numPr>
          <w:ilvl w:val="0"/>
          <w:numId w:val="22"/>
        </w:numPr>
        <w:spacing w:line="276" w:lineRule="auto"/>
        <w:ind w:left="426" w:hanging="426"/>
        <w:jc w:val="both"/>
        <w:rPr>
          <w:color w:val="000000" w:themeColor="text1"/>
          <w:lang w:val="en-US"/>
        </w:rPr>
      </w:pPr>
      <w:r w:rsidRPr="00EE4DD9">
        <w:rPr>
          <w:bCs/>
          <w:iCs/>
          <w:color w:val="000000" w:themeColor="text1"/>
        </w:rPr>
        <w:t>Objek perjanjian ini adalah pembelian/pengadaan</w:t>
      </w:r>
      <w:ins w:id="51" w:author="ROHAYATI" w:date="2021-03-17T11:20:00Z">
        <w:r w:rsidR="0083280E">
          <w:rPr>
            <w:bCs/>
            <w:iCs/>
            <w:color w:val="000000" w:themeColor="text1"/>
            <w:lang w:val="en-US"/>
          </w:rPr>
          <w:t xml:space="preserve"> </w:t>
        </w:r>
      </w:ins>
      <w:ins w:id="52" w:author="ROHAYATI" w:date="2021-03-17T12:35:00Z">
        <w:r w:rsidR="004B13F6">
          <w:rPr>
            <w:bCs/>
            <w:iCs/>
            <w:color w:val="000000" w:themeColor="text1"/>
            <w:lang w:val="en-US"/>
          </w:rPr>
          <w:t xml:space="preserve">Air Conditioner (AC) </w:t>
        </w:r>
        <w:proofErr w:type="spellStart"/>
        <w:r w:rsidR="004B13F6">
          <w:rPr>
            <w:bCs/>
            <w:iCs/>
            <w:color w:val="000000" w:themeColor="text1"/>
            <w:lang w:val="en-US"/>
          </w:rPr>
          <w:t>dan</w:t>
        </w:r>
        <w:proofErr w:type="spellEnd"/>
        <w:r w:rsidR="004B13F6">
          <w:rPr>
            <w:bCs/>
            <w:iCs/>
            <w:color w:val="000000" w:themeColor="text1"/>
            <w:lang w:val="en-US"/>
          </w:rPr>
          <w:t xml:space="preserve"> </w:t>
        </w:r>
        <w:proofErr w:type="spellStart"/>
        <w:r w:rsidR="004B13F6">
          <w:rPr>
            <w:bCs/>
            <w:iCs/>
            <w:color w:val="000000" w:themeColor="text1"/>
            <w:lang w:val="en-US"/>
          </w:rPr>
          <w:t>jasa</w:t>
        </w:r>
        <w:proofErr w:type="spellEnd"/>
        <w:r w:rsidR="004B13F6">
          <w:rPr>
            <w:bCs/>
            <w:iCs/>
            <w:color w:val="000000" w:themeColor="text1"/>
            <w:lang w:val="en-US"/>
          </w:rPr>
          <w:t xml:space="preserve"> </w:t>
        </w:r>
      </w:ins>
      <w:del w:id="53" w:author="ROHAYATI" w:date="2021-03-17T12:35:00Z">
        <w:r w:rsidRPr="00EE4DD9" w:rsidDel="004B13F6">
          <w:rPr>
            <w:bCs/>
            <w:iCs/>
            <w:color w:val="000000" w:themeColor="text1"/>
          </w:rPr>
          <w:delText xml:space="preserve"> </w:delText>
        </w:r>
      </w:del>
      <w:r w:rsidR="00471F88" w:rsidRPr="00471F88">
        <w:rPr>
          <w:bCs/>
          <w:iCs/>
          <w:color w:val="000000" w:themeColor="text1"/>
          <w:lang w:val="en-US"/>
        </w:rPr>
        <w:t>Maintenance service Air Conditioner (AC)</w:t>
      </w:r>
    </w:p>
    <w:p w14:paraId="33BDBFAE" w14:textId="77777777" w:rsidR="00C419A0" w:rsidRPr="00EE4DD9" w:rsidRDefault="000A36CF" w:rsidP="00B34A31">
      <w:pPr>
        <w:pStyle w:val="Default"/>
        <w:numPr>
          <w:ilvl w:val="0"/>
          <w:numId w:val="22"/>
        </w:numPr>
        <w:spacing w:line="276" w:lineRule="auto"/>
        <w:ind w:left="426" w:hanging="426"/>
        <w:jc w:val="both"/>
        <w:rPr>
          <w:color w:val="000000" w:themeColor="text1"/>
        </w:rPr>
      </w:pPr>
      <w:r w:rsidRPr="00EE4DD9">
        <w:rPr>
          <w:color w:val="000000" w:themeColor="text1"/>
        </w:rPr>
        <w:t xml:space="preserve">Jumlah dan jenis barang sesuai PO (Purchase Order) dari </w:t>
      </w:r>
      <w:r w:rsidRPr="00EE4DD9">
        <w:rPr>
          <w:b/>
          <w:color w:val="000000" w:themeColor="text1"/>
        </w:rPr>
        <w:t>Pihak Kedua</w:t>
      </w:r>
      <w:r w:rsidRPr="00EE4DD9">
        <w:rPr>
          <w:color w:val="000000" w:themeColor="text1"/>
        </w:rPr>
        <w:t>.</w:t>
      </w:r>
    </w:p>
    <w:p w14:paraId="116F4ACF" w14:textId="77777777" w:rsidR="00D826E6" w:rsidRPr="00EE4DD9" w:rsidRDefault="00D826E6" w:rsidP="00D826E6">
      <w:pPr>
        <w:pStyle w:val="Default"/>
        <w:spacing w:line="276" w:lineRule="auto"/>
        <w:rPr>
          <w:b/>
          <w:bCs/>
          <w:color w:val="000000" w:themeColor="text1"/>
        </w:rPr>
      </w:pPr>
    </w:p>
    <w:p w14:paraId="75959D72" w14:textId="77777777" w:rsidR="000A36CF" w:rsidRPr="00EE4DD9" w:rsidRDefault="000A36CF" w:rsidP="000A36CF">
      <w:pPr>
        <w:pStyle w:val="Default"/>
        <w:spacing w:line="276" w:lineRule="auto"/>
        <w:jc w:val="center"/>
        <w:rPr>
          <w:color w:val="000000" w:themeColor="text1"/>
        </w:rPr>
      </w:pPr>
      <w:r w:rsidRPr="00EE4DD9">
        <w:rPr>
          <w:b/>
          <w:bCs/>
          <w:color w:val="000000" w:themeColor="text1"/>
        </w:rPr>
        <w:t>Pasal 2</w:t>
      </w:r>
    </w:p>
    <w:p w14:paraId="07C60BBD" w14:textId="77777777" w:rsidR="000A36CF" w:rsidRPr="00EE4DD9" w:rsidRDefault="000A36CF" w:rsidP="000A36CF">
      <w:pPr>
        <w:pStyle w:val="Default"/>
        <w:spacing w:line="276" w:lineRule="auto"/>
        <w:jc w:val="center"/>
        <w:rPr>
          <w:b/>
          <w:bCs/>
          <w:color w:val="000000" w:themeColor="text1"/>
        </w:rPr>
      </w:pPr>
      <w:r w:rsidRPr="00EE4DD9">
        <w:rPr>
          <w:b/>
          <w:bCs/>
          <w:color w:val="000000" w:themeColor="text1"/>
        </w:rPr>
        <w:t>Harga</w:t>
      </w:r>
    </w:p>
    <w:p w14:paraId="5F718600" w14:textId="74030108" w:rsidR="00E8349D" w:rsidRPr="00E8349D" w:rsidRDefault="000A36CF">
      <w:pPr>
        <w:pStyle w:val="Default"/>
        <w:numPr>
          <w:ilvl w:val="0"/>
          <w:numId w:val="9"/>
        </w:numPr>
        <w:spacing w:line="276" w:lineRule="auto"/>
        <w:ind w:left="426" w:hanging="426"/>
        <w:jc w:val="both"/>
        <w:rPr>
          <w:color w:val="000000" w:themeColor="text1"/>
        </w:rPr>
      </w:pPr>
      <w:r w:rsidRPr="00EE4DD9">
        <w:rPr>
          <w:color w:val="000000" w:themeColor="text1"/>
        </w:rPr>
        <w:t xml:space="preserve">Harga obyek perjanjian sesuai surat penawaran dari </w:t>
      </w:r>
      <w:r w:rsidRPr="00EE4DD9">
        <w:rPr>
          <w:b/>
          <w:color w:val="000000" w:themeColor="text1"/>
        </w:rPr>
        <w:t>Pihak Pertama</w:t>
      </w:r>
      <w:r w:rsidRPr="00EE4DD9">
        <w:rPr>
          <w:color w:val="000000" w:themeColor="text1"/>
        </w:rPr>
        <w:t xml:space="preserve"> yang disepakati oleh </w:t>
      </w:r>
      <w:r w:rsidRPr="00EE4DD9">
        <w:rPr>
          <w:b/>
          <w:color w:val="000000" w:themeColor="text1"/>
        </w:rPr>
        <w:t>Pihak Kedua</w:t>
      </w:r>
      <w:r w:rsidRPr="00EE4DD9">
        <w:rPr>
          <w:color w:val="000000" w:themeColor="text1"/>
        </w:rPr>
        <w:t>.</w:t>
      </w:r>
    </w:p>
    <w:p w14:paraId="1591E05B" w14:textId="77777777" w:rsidR="000A36CF" w:rsidRPr="00EE4DD9" w:rsidRDefault="000A36CF" w:rsidP="000A36CF">
      <w:pPr>
        <w:pStyle w:val="Default"/>
        <w:numPr>
          <w:ilvl w:val="0"/>
          <w:numId w:val="9"/>
        </w:numPr>
        <w:spacing w:line="276" w:lineRule="auto"/>
        <w:ind w:left="426" w:hanging="426"/>
        <w:jc w:val="both"/>
        <w:rPr>
          <w:color w:val="000000" w:themeColor="text1"/>
        </w:rPr>
      </w:pPr>
      <w:r w:rsidRPr="00EE4DD9">
        <w:rPr>
          <w:b/>
          <w:color w:val="000000" w:themeColor="text1"/>
        </w:rPr>
        <w:t>Pihak Pertama</w:t>
      </w:r>
      <w:r w:rsidRPr="00EE4DD9">
        <w:rPr>
          <w:color w:val="000000" w:themeColor="text1"/>
        </w:rPr>
        <w:t xml:space="preserve"> akan mengirimkan surat penawaran atas permintaan </w:t>
      </w:r>
      <w:r w:rsidRPr="00EE4DD9">
        <w:rPr>
          <w:b/>
          <w:color w:val="000000" w:themeColor="text1"/>
        </w:rPr>
        <w:t>Pihak Kedua</w:t>
      </w:r>
      <w:r w:rsidRPr="00EE4DD9">
        <w:rPr>
          <w:color w:val="000000" w:themeColor="text1"/>
        </w:rPr>
        <w:t xml:space="preserve"> sesuai jenis barang yang akan dipesan oleh </w:t>
      </w:r>
      <w:r w:rsidRPr="00EE4DD9">
        <w:rPr>
          <w:b/>
          <w:color w:val="000000" w:themeColor="text1"/>
        </w:rPr>
        <w:t>Pihak Kedua</w:t>
      </w:r>
      <w:r w:rsidRPr="00EE4DD9">
        <w:rPr>
          <w:color w:val="000000" w:themeColor="text1"/>
        </w:rPr>
        <w:t>.</w:t>
      </w:r>
    </w:p>
    <w:p w14:paraId="1858BB7B" w14:textId="380C6C33" w:rsidR="000A36CF" w:rsidRPr="00EE4DD9" w:rsidRDefault="000A36CF" w:rsidP="000A36CF">
      <w:pPr>
        <w:pStyle w:val="Default"/>
        <w:numPr>
          <w:ilvl w:val="0"/>
          <w:numId w:val="9"/>
        </w:numPr>
        <w:spacing w:line="276" w:lineRule="auto"/>
        <w:ind w:left="426" w:hanging="426"/>
        <w:jc w:val="both"/>
        <w:rPr>
          <w:color w:val="000000" w:themeColor="text1"/>
        </w:rPr>
      </w:pPr>
      <w:r w:rsidRPr="00EE4DD9">
        <w:rPr>
          <w:color w:val="000000" w:themeColor="text1"/>
        </w:rPr>
        <w:t xml:space="preserve">Semua </w:t>
      </w:r>
      <w:proofErr w:type="spellStart"/>
      <w:ins w:id="54" w:author="SPVJF-GA-03" w:date="2021-03-15T11:22:00Z">
        <w:r w:rsidR="000D3C9D">
          <w:rPr>
            <w:color w:val="000000" w:themeColor="text1"/>
            <w:lang w:val="en-US"/>
          </w:rPr>
          <w:t>lampiran</w:t>
        </w:r>
        <w:proofErr w:type="spellEnd"/>
        <w:r w:rsidR="000D3C9D">
          <w:rPr>
            <w:color w:val="000000" w:themeColor="text1"/>
            <w:lang w:val="en-US"/>
          </w:rPr>
          <w:t xml:space="preserve"> </w:t>
        </w:r>
        <w:proofErr w:type="spellStart"/>
        <w:r w:rsidR="000D3C9D">
          <w:rPr>
            <w:color w:val="000000" w:themeColor="text1"/>
            <w:lang w:val="en-US"/>
          </w:rPr>
          <w:t>dan</w:t>
        </w:r>
        <w:proofErr w:type="spellEnd"/>
        <w:r w:rsidR="000D3C9D">
          <w:rPr>
            <w:color w:val="000000" w:themeColor="text1"/>
            <w:lang w:val="en-US"/>
          </w:rPr>
          <w:t xml:space="preserve"> </w:t>
        </w:r>
      </w:ins>
      <w:r w:rsidRPr="00EE4DD9">
        <w:rPr>
          <w:color w:val="000000" w:themeColor="text1"/>
        </w:rPr>
        <w:t xml:space="preserve">surat penawaran </w:t>
      </w:r>
      <w:ins w:id="55" w:author="SPVJF-GA-03" w:date="2021-03-15T11:23:00Z">
        <w:r w:rsidR="000D3C9D">
          <w:rPr>
            <w:color w:val="000000" w:themeColor="text1"/>
            <w:lang w:val="en-US"/>
          </w:rPr>
          <w:t xml:space="preserve">yang </w:t>
        </w:r>
        <w:proofErr w:type="spellStart"/>
        <w:r w:rsidR="000D3C9D">
          <w:rPr>
            <w:color w:val="000000" w:themeColor="text1"/>
            <w:lang w:val="en-US"/>
          </w:rPr>
          <w:t>telah</w:t>
        </w:r>
        <w:proofErr w:type="spellEnd"/>
        <w:r w:rsidR="000D3C9D">
          <w:rPr>
            <w:color w:val="000000" w:themeColor="text1"/>
            <w:lang w:val="en-US"/>
          </w:rPr>
          <w:t xml:space="preserve"> </w:t>
        </w:r>
        <w:proofErr w:type="spellStart"/>
        <w:r w:rsidR="000D3C9D">
          <w:rPr>
            <w:color w:val="000000" w:themeColor="text1"/>
            <w:lang w:val="en-US"/>
          </w:rPr>
          <w:t>disepakati</w:t>
        </w:r>
        <w:proofErr w:type="spellEnd"/>
        <w:r w:rsidR="000D3C9D">
          <w:rPr>
            <w:color w:val="000000" w:themeColor="text1"/>
            <w:lang w:val="en-US"/>
          </w:rPr>
          <w:t xml:space="preserve">, </w:t>
        </w:r>
      </w:ins>
      <w:r w:rsidRPr="00EE4DD9">
        <w:rPr>
          <w:color w:val="000000" w:themeColor="text1"/>
        </w:rPr>
        <w:t>yang muncul selama periode perjanjian merupakan bagian yang tidak terpisahkan dari surat perjanjian ini.</w:t>
      </w:r>
    </w:p>
    <w:p w14:paraId="1F1D2EE8" w14:textId="77777777" w:rsidR="000A36CF" w:rsidRPr="00EE4DD9" w:rsidRDefault="000A36CF" w:rsidP="004F25E8">
      <w:pPr>
        <w:pStyle w:val="Default"/>
        <w:spacing w:line="276" w:lineRule="auto"/>
        <w:jc w:val="center"/>
        <w:rPr>
          <w:b/>
          <w:bCs/>
          <w:color w:val="000000" w:themeColor="text1"/>
        </w:rPr>
      </w:pPr>
    </w:p>
    <w:p w14:paraId="3D9D5039" w14:textId="77777777" w:rsidR="004F25E8" w:rsidRPr="00EE4DD9" w:rsidRDefault="004F25E8" w:rsidP="004F25E8">
      <w:pPr>
        <w:pStyle w:val="Default"/>
        <w:spacing w:line="276" w:lineRule="auto"/>
        <w:jc w:val="center"/>
        <w:rPr>
          <w:b/>
          <w:bCs/>
          <w:color w:val="000000" w:themeColor="text1"/>
        </w:rPr>
      </w:pPr>
      <w:r w:rsidRPr="00EE4DD9">
        <w:rPr>
          <w:b/>
          <w:bCs/>
          <w:color w:val="000000" w:themeColor="text1"/>
        </w:rPr>
        <w:t xml:space="preserve">Pasal </w:t>
      </w:r>
      <w:r w:rsidR="00EC7FF4" w:rsidRPr="00EE4DD9">
        <w:rPr>
          <w:b/>
          <w:bCs/>
          <w:color w:val="000000" w:themeColor="text1"/>
        </w:rPr>
        <w:t>3</w:t>
      </w:r>
    </w:p>
    <w:p w14:paraId="571B81A8" w14:textId="77777777" w:rsidR="004F25E8" w:rsidRPr="00EE4DD9" w:rsidRDefault="004F25E8" w:rsidP="004F25E8">
      <w:pPr>
        <w:pStyle w:val="Default"/>
        <w:spacing w:line="276" w:lineRule="auto"/>
        <w:jc w:val="center"/>
        <w:rPr>
          <w:b/>
          <w:bCs/>
          <w:color w:val="000000" w:themeColor="text1"/>
        </w:rPr>
      </w:pPr>
      <w:r w:rsidRPr="00EE4DD9">
        <w:rPr>
          <w:b/>
          <w:bCs/>
          <w:color w:val="000000" w:themeColor="text1"/>
        </w:rPr>
        <w:t>Pengiriman</w:t>
      </w:r>
    </w:p>
    <w:p w14:paraId="5549F9E6" w14:textId="77777777" w:rsidR="004F25E8" w:rsidRPr="00EE4DD9" w:rsidRDefault="004F25E8" w:rsidP="0094635A">
      <w:pPr>
        <w:pStyle w:val="Default"/>
        <w:numPr>
          <w:ilvl w:val="0"/>
          <w:numId w:val="10"/>
        </w:numPr>
        <w:tabs>
          <w:tab w:val="left" w:pos="426"/>
        </w:tabs>
        <w:spacing w:after="71" w:line="276" w:lineRule="auto"/>
        <w:ind w:left="426" w:hanging="426"/>
        <w:jc w:val="both"/>
        <w:rPr>
          <w:bCs/>
          <w:color w:val="000000" w:themeColor="text1"/>
        </w:rPr>
      </w:pPr>
      <w:r w:rsidRPr="00EE4DD9">
        <w:rPr>
          <w:bCs/>
          <w:color w:val="000000" w:themeColor="text1"/>
        </w:rPr>
        <w:t xml:space="preserve">Biaya transportasi yang timbul dari tempat </w:t>
      </w:r>
      <w:r w:rsidRPr="00EE4DD9">
        <w:rPr>
          <w:b/>
          <w:bCs/>
          <w:color w:val="000000" w:themeColor="text1"/>
        </w:rPr>
        <w:t>Pihak Pertama</w:t>
      </w:r>
      <w:r w:rsidRPr="00EE4DD9">
        <w:rPr>
          <w:bCs/>
          <w:color w:val="000000" w:themeColor="text1"/>
        </w:rPr>
        <w:t xml:space="preserve"> ke tempat </w:t>
      </w:r>
      <w:r w:rsidRPr="00EE4DD9">
        <w:rPr>
          <w:b/>
          <w:bCs/>
          <w:color w:val="000000" w:themeColor="text1"/>
        </w:rPr>
        <w:t>Pihak Kedua</w:t>
      </w:r>
      <w:r w:rsidRPr="00EE4DD9">
        <w:rPr>
          <w:bCs/>
          <w:color w:val="000000" w:themeColor="text1"/>
        </w:rPr>
        <w:t xml:space="preserve"> sepenuhnya menjadi tanggung jawab </w:t>
      </w:r>
      <w:r w:rsidRPr="00EE4DD9">
        <w:rPr>
          <w:b/>
          <w:bCs/>
          <w:color w:val="000000" w:themeColor="text1"/>
        </w:rPr>
        <w:t>Pihak Pertama</w:t>
      </w:r>
      <w:r w:rsidRPr="00EE4DD9">
        <w:rPr>
          <w:bCs/>
          <w:color w:val="000000" w:themeColor="text1"/>
        </w:rPr>
        <w:t>.</w:t>
      </w:r>
    </w:p>
    <w:p w14:paraId="1204CDAA" w14:textId="77777777" w:rsidR="004F25E8" w:rsidRPr="00EE4DD9" w:rsidRDefault="00C4451F" w:rsidP="0094635A">
      <w:pPr>
        <w:pStyle w:val="Default"/>
        <w:numPr>
          <w:ilvl w:val="0"/>
          <w:numId w:val="10"/>
        </w:numPr>
        <w:tabs>
          <w:tab w:val="left" w:pos="426"/>
        </w:tabs>
        <w:spacing w:after="71" w:line="276" w:lineRule="auto"/>
        <w:ind w:left="426" w:hanging="426"/>
        <w:jc w:val="both"/>
        <w:rPr>
          <w:bCs/>
          <w:color w:val="000000" w:themeColor="text1"/>
        </w:rPr>
      </w:pPr>
      <w:r w:rsidRPr="00EE4DD9">
        <w:rPr>
          <w:bCs/>
          <w:color w:val="000000" w:themeColor="text1"/>
        </w:rPr>
        <w:t xml:space="preserve">Resiko kerusakan akibat proses pengiriman menjadi tanggung jawab </w:t>
      </w:r>
      <w:r w:rsidRPr="00EE4DD9">
        <w:rPr>
          <w:b/>
          <w:bCs/>
          <w:color w:val="000000" w:themeColor="text1"/>
        </w:rPr>
        <w:t>Pihak Pertama</w:t>
      </w:r>
      <w:r w:rsidRPr="00EE4DD9">
        <w:rPr>
          <w:bCs/>
          <w:color w:val="000000" w:themeColor="text1"/>
        </w:rPr>
        <w:t>.</w:t>
      </w:r>
    </w:p>
    <w:p w14:paraId="5D52B5D1" w14:textId="77777777" w:rsidR="00EC7FF4" w:rsidRPr="00EE4DD9" w:rsidRDefault="00EC7FF4" w:rsidP="00EC7FF4">
      <w:pPr>
        <w:pStyle w:val="Default"/>
        <w:numPr>
          <w:ilvl w:val="0"/>
          <w:numId w:val="10"/>
        </w:numPr>
        <w:spacing w:line="276" w:lineRule="auto"/>
        <w:ind w:left="426" w:hanging="426"/>
        <w:jc w:val="both"/>
        <w:rPr>
          <w:bCs/>
          <w:color w:val="000000" w:themeColor="text1"/>
        </w:rPr>
      </w:pPr>
      <w:r w:rsidRPr="00EE4DD9">
        <w:rPr>
          <w:bCs/>
          <w:color w:val="000000" w:themeColor="text1"/>
        </w:rPr>
        <w:t xml:space="preserve">Jumlah barang dan waktu pengiriman harus sesuai dengan yang sudah ditetapkan di Purchase Order yang diterbitkan oleh </w:t>
      </w:r>
      <w:r w:rsidRPr="00EE4DD9">
        <w:rPr>
          <w:b/>
          <w:bCs/>
          <w:color w:val="000000" w:themeColor="text1"/>
        </w:rPr>
        <w:t>Pihak Kedua</w:t>
      </w:r>
      <w:r w:rsidRPr="00EE4DD9">
        <w:rPr>
          <w:bCs/>
          <w:color w:val="000000" w:themeColor="text1"/>
        </w:rPr>
        <w:t>.</w:t>
      </w:r>
    </w:p>
    <w:p w14:paraId="49160292" w14:textId="77777777" w:rsidR="00C4451F" w:rsidRPr="00EE4DD9" w:rsidRDefault="00C4451F" w:rsidP="0094635A">
      <w:pPr>
        <w:pStyle w:val="Default"/>
        <w:numPr>
          <w:ilvl w:val="0"/>
          <w:numId w:val="10"/>
        </w:numPr>
        <w:tabs>
          <w:tab w:val="left" w:pos="426"/>
        </w:tabs>
        <w:spacing w:after="71" w:line="276" w:lineRule="auto"/>
        <w:ind w:left="426" w:hanging="426"/>
        <w:jc w:val="both"/>
        <w:rPr>
          <w:bCs/>
          <w:color w:val="000000" w:themeColor="text1"/>
        </w:rPr>
      </w:pPr>
      <w:r w:rsidRPr="00EE4DD9">
        <w:rPr>
          <w:bCs/>
          <w:color w:val="000000" w:themeColor="text1"/>
        </w:rPr>
        <w:t xml:space="preserve">Apabila </w:t>
      </w:r>
      <w:r w:rsidRPr="00EE4DD9">
        <w:rPr>
          <w:b/>
          <w:bCs/>
          <w:color w:val="000000" w:themeColor="text1"/>
        </w:rPr>
        <w:t>Pihak Pertama</w:t>
      </w:r>
      <w:r w:rsidRPr="00EE4DD9">
        <w:rPr>
          <w:bCs/>
          <w:color w:val="000000" w:themeColor="text1"/>
        </w:rPr>
        <w:t xml:space="preserve"> akan melakukan pengiriman barang kepada </w:t>
      </w:r>
      <w:r w:rsidRPr="00EE4DD9">
        <w:rPr>
          <w:b/>
          <w:bCs/>
          <w:color w:val="000000" w:themeColor="text1"/>
        </w:rPr>
        <w:t>Pihak Kedua</w:t>
      </w:r>
      <w:r w:rsidRPr="00EE4DD9">
        <w:rPr>
          <w:bCs/>
          <w:color w:val="000000" w:themeColor="text1"/>
        </w:rPr>
        <w:t xml:space="preserve"> melebihi waktu atau tida</w:t>
      </w:r>
      <w:r w:rsidR="00BF62C6" w:rsidRPr="00EE4DD9">
        <w:rPr>
          <w:bCs/>
          <w:color w:val="000000" w:themeColor="text1"/>
        </w:rPr>
        <w:t>k</w:t>
      </w:r>
      <w:r w:rsidRPr="00EE4DD9">
        <w:rPr>
          <w:bCs/>
          <w:color w:val="000000" w:themeColor="text1"/>
        </w:rPr>
        <w:t xml:space="preserve"> pada hari kerja yang telah ditentukan maka </w:t>
      </w:r>
      <w:r w:rsidRPr="00EE4DD9">
        <w:rPr>
          <w:b/>
          <w:bCs/>
          <w:color w:val="000000" w:themeColor="text1"/>
        </w:rPr>
        <w:t>Pihak Pertama</w:t>
      </w:r>
      <w:r w:rsidRPr="00EE4DD9">
        <w:rPr>
          <w:bCs/>
          <w:color w:val="000000" w:themeColor="text1"/>
        </w:rPr>
        <w:t xml:space="preserve"> harus menginformasikan kepada</w:t>
      </w:r>
      <w:r w:rsidRPr="00EE4DD9">
        <w:rPr>
          <w:b/>
          <w:bCs/>
          <w:color w:val="000000" w:themeColor="text1"/>
        </w:rPr>
        <w:t xml:space="preserve"> Pihak Kedua </w:t>
      </w:r>
      <w:r w:rsidRPr="00EE4DD9">
        <w:rPr>
          <w:bCs/>
          <w:color w:val="000000" w:themeColor="text1"/>
        </w:rPr>
        <w:t>terlebih dahulu.</w:t>
      </w:r>
    </w:p>
    <w:p w14:paraId="6C6D673D" w14:textId="77777777" w:rsidR="00C4451F" w:rsidRPr="00EE4DD9" w:rsidRDefault="00C4451F" w:rsidP="0094635A">
      <w:pPr>
        <w:pStyle w:val="Default"/>
        <w:numPr>
          <w:ilvl w:val="0"/>
          <w:numId w:val="10"/>
        </w:numPr>
        <w:tabs>
          <w:tab w:val="left" w:pos="426"/>
        </w:tabs>
        <w:spacing w:after="71" w:line="276" w:lineRule="auto"/>
        <w:ind w:left="426" w:hanging="426"/>
        <w:jc w:val="both"/>
        <w:rPr>
          <w:bCs/>
          <w:color w:val="000000" w:themeColor="text1"/>
        </w:rPr>
      </w:pPr>
      <w:r w:rsidRPr="00EE4DD9">
        <w:rPr>
          <w:bCs/>
          <w:color w:val="000000" w:themeColor="text1"/>
        </w:rPr>
        <w:t xml:space="preserve">Batas waktu pengiriman barang sesuai dengan jadwal yang sudah disetujui </w:t>
      </w:r>
      <w:r w:rsidRPr="00EE4DD9">
        <w:rPr>
          <w:b/>
          <w:bCs/>
          <w:color w:val="000000" w:themeColor="text1"/>
        </w:rPr>
        <w:t>Para Pihak</w:t>
      </w:r>
      <w:r w:rsidRPr="00EE4DD9">
        <w:rPr>
          <w:bCs/>
          <w:color w:val="000000" w:themeColor="text1"/>
        </w:rPr>
        <w:t>.</w:t>
      </w:r>
    </w:p>
    <w:p w14:paraId="3C1E84F3" w14:textId="77777777" w:rsidR="00C4451F" w:rsidRPr="00EE4DD9" w:rsidRDefault="00C4451F" w:rsidP="0094635A">
      <w:pPr>
        <w:pStyle w:val="Default"/>
        <w:numPr>
          <w:ilvl w:val="0"/>
          <w:numId w:val="10"/>
        </w:numPr>
        <w:tabs>
          <w:tab w:val="left" w:pos="426"/>
        </w:tabs>
        <w:spacing w:after="71" w:line="276" w:lineRule="auto"/>
        <w:ind w:left="426" w:hanging="426"/>
        <w:jc w:val="both"/>
        <w:rPr>
          <w:bCs/>
          <w:color w:val="000000" w:themeColor="text1"/>
        </w:rPr>
      </w:pPr>
      <w:r w:rsidRPr="00EE4DD9">
        <w:rPr>
          <w:bCs/>
          <w:color w:val="000000" w:themeColor="text1"/>
        </w:rPr>
        <w:t xml:space="preserve">Apabila terjadi keterlambatan dalam pengiriman maka </w:t>
      </w:r>
      <w:r w:rsidRPr="00EE4DD9">
        <w:rPr>
          <w:b/>
          <w:bCs/>
          <w:color w:val="000000" w:themeColor="text1"/>
        </w:rPr>
        <w:t>Pihak Pertama</w:t>
      </w:r>
      <w:r w:rsidRPr="00EE4DD9">
        <w:rPr>
          <w:bCs/>
          <w:color w:val="000000" w:themeColor="text1"/>
        </w:rPr>
        <w:t xml:space="preserve"> wajib membayar biaya keterlambatan 1</w:t>
      </w:r>
      <w:r w:rsidRPr="00EE4DD9">
        <w:rPr>
          <w:bCs/>
          <w:color w:val="000000" w:themeColor="text1"/>
          <w:vertAlign w:val="superscript"/>
        </w:rPr>
        <w:t>0</w:t>
      </w:r>
      <w:r w:rsidRPr="00EE4DD9">
        <w:rPr>
          <w:bCs/>
          <w:color w:val="000000" w:themeColor="text1"/>
        </w:rPr>
        <w:t>/</w:t>
      </w:r>
      <w:r w:rsidRPr="00EE4DD9">
        <w:rPr>
          <w:bCs/>
          <w:color w:val="000000" w:themeColor="text1"/>
          <w:vertAlign w:val="subscript"/>
        </w:rPr>
        <w:t>00</w:t>
      </w:r>
      <w:r w:rsidR="00EC7FF4" w:rsidRPr="00EE4DD9">
        <w:rPr>
          <w:bCs/>
          <w:color w:val="000000" w:themeColor="text1"/>
          <w:vertAlign w:val="subscript"/>
        </w:rPr>
        <w:t xml:space="preserve"> </w:t>
      </w:r>
      <w:r w:rsidR="00EC7FF4" w:rsidRPr="00EE4DD9">
        <w:rPr>
          <w:bCs/>
          <w:color w:val="000000" w:themeColor="text1"/>
        </w:rPr>
        <w:t xml:space="preserve">(satu per seribu) </w:t>
      </w:r>
      <w:r w:rsidR="0094635A" w:rsidRPr="00EE4DD9">
        <w:rPr>
          <w:bCs/>
          <w:color w:val="000000" w:themeColor="text1"/>
        </w:rPr>
        <w:t xml:space="preserve">per hari keterlambatan </w:t>
      </w:r>
      <w:r w:rsidR="000F0D8E" w:rsidRPr="00EE4DD9">
        <w:rPr>
          <w:bCs/>
          <w:color w:val="000000" w:themeColor="text1"/>
        </w:rPr>
        <w:t xml:space="preserve">dari </w:t>
      </w:r>
      <w:r w:rsidR="0094635A" w:rsidRPr="00EE4DD9">
        <w:rPr>
          <w:bCs/>
          <w:color w:val="000000" w:themeColor="text1"/>
        </w:rPr>
        <w:t xml:space="preserve">total </w:t>
      </w:r>
      <w:r w:rsidR="000F0D8E" w:rsidRPr="00EE4DD9">
        <w:rPr>
          <w:bCs/>
          <w:color w:val="000000" w:themeColor="text1"/>
        </w:rPr>
        <w:t xml:space="preserve">harga </w:t>
      </w:r>
      <w:r w:rsidR="00BF62C6" w:rsidRPr="00EE4DD9">
        <w:rPr>
          <w:bCs/>
          <w:color w:val="000000" w:themeColor="text1"/>
        </w:rPr>
        <w:t xml:space="preserve">barang yang dipesan </w:t>
      </w:r>
      <w:r w:rsidR="00BF62C6" w:rsidRPr="00EE4DD9">
        <w:rPr>
          <w:b/>
          <w:bCs/>
          <w:color w:val="000000" w:themeColor="text1"/>
        </w:rPr>
        <w:t>Pihak Kedua</w:t>
      </w:r>
      <w:r w:rsidRPr="00EE4DD9">
        <w:rPr>
          <w:bCs/>
          <w:color w:val="000000" w:themeColor="text1"/>
        </w:rPr>
        <w:t>.</w:t>
      </w:r>
    </w:p>
    <w:p w14:paraId="79DF266E" w14:textId="77777777" w:rsidR="00EC7FF4" w:rsidRPr="00EE4DD9" w:rsidRDefault="00EC7FF4" w:rsidP="00EC7FF4">
      <w:pPr>
        <w:pStyle w:val="Default"/>
        <w:numPr>
          <w:ilvl w:val="0"/>
          <w:numId w:val="10"/>
        </w:numPr>
        <w:spacing w:line="276" w:lineRule="auto"/>
        <w:ind w:left="426" w:hanging="426"/>
        <w:jc w:val="both"/>
        <w:rPr>
          <w:bCs/>
          <w:color w:val="000000" w:themeColor="text1"/>
        </w:rPr>
      </w:pPr>
      <w:r w:rsidRPr="00EE4DD9">
        <w:rPr>
          <w:b/>
          <w:bCs/>
          <w:color w:val="000000" w:themeColor="text1"/>
        </w:rPr>
        <w:t>Para Pihak</w:t>
      </w:r>
      <w:r w:rsidRPr="00EE4DD9">
        <w:rPr>
          <w:bCs/>
          <w:color w:val="000000" w:themeColor="text1"/>
        </w:rPr>
        <w:t xml:space="preserve"> sepakat sebelum dilakukan penyerahan obyek perjanjian dari </w:t>
      </w:r>
      <w:r w:rsidRPr="00EE4DD9">
        <w:rPr>
          <w:b/>
          <w:bCs/>
          <w:color w:val="000000" w:themeColor="text1"/>
        </w:rPr>
        <w:t>Pihak Pertama</w:t>
      </w:r>
      <w:r w:rsidRPr="00EE4DD9">
        <w:rPr>
          <w:bCs/>
          <w:color w:val="000000" w:themeColor="text1"/>
        </w:rPr>
        <w:t xml:space="preserve"> kepada </w:t>
      </w:r>
      <w:r w:rsidRPr="00EE4DD9">
        <w:rPr>
          <w:b/>
          <w:bCs/>
          <w:color w:val="000000" w:themeColor="text1"/>
        </w:rPr>
        <w:t>Pihak Kedua</w:t>
      </w:r>
      <w:r w:rsidRPr="00EE4DD9">
        <w:rPr>
          <w:bCs/>
          <w:color w:val="000000" w:themeColor="text1"/>
        </w:rPr>
        <w:t xml:space="preserve">, telah dilakukan pengecekan barang (jumlah, kualitas, dll) antara </w:t>
      </w:r>
      <w:r w:rsidRPr="00EE4DD9">
        <w:rPr>
          <w:b/>
          <w:bCs/>
          <w:color w:val="000000" w:themeColor="text1"/>
        </w:rPr>
        <w:t>Pihak Pertama</w:t>
      </w:r>
      <w:r w:rsidRPr="00EE4DD9">
        <w:rPr>
          <w:bCs/>
          <w:color w:val="000000" w:themeColor="text1"/>
        </w:rPr>
        <w:t xml:space="preserve"> dan </w:t>
      </w:r>
      <w:r w:rsidRPr="00EE4DD9">
        <w:rPr>
          <w:b/>
          <w:bCs/>
          <w:color w:val="000000" w:themeColor="text1"/>
        </w:rPr>
        <w:t>Pihak Kedua</w:t>
      </w:r>
      <w:r w:rsidRPr="00EE4DD9">
        <w:rPr>
          <w:bCs/>
          <w:color w:val="000000" w:themeColor="text1"/>
        </w:rPr>
        <w:t>.</w:t>
      </w:r>
    </w:p>
    <w:p w14:paraId="00D24718" w14:textId="77777777" w:rsidR="004F25E8" w:rsidRPr="00EE4DD9" w:rsidRDefault="004F25E8" w:rsidP="00D826E6">
      <w:pPr>
        <w:pStyle w:val="Default"/>
        <w:spacing w:line="276" w:lineRule="auto"/>
        <w:rPr>
          <w:b/>
          <w:bCs/>
          <w:color w:val="000000" w:themeColor="text1"/>
        </w:rPr>
      </w:pPr>
    </w:p>
    <w:p w14:paraId="1DFE2462" w14:textId="77777777" w:rsidR="0094635A" w:rsidRPr="00EE4DD9" w:rsidRDefault="0094635A" w:rsidP="0094635A">
      <w:pPr>
        <w:pStyle w:val="Default"/>
        <w:spacing w:line="276" w:lineRule="auto"/>
        <w:jc w:val="center"/>
        <w:rPr>
          <w:b/>
          <w:bCs/>
          <w:color w:val="000000" w:themeColor="text1"/>
        </w:rPr>
      </w:pPr>
      <w:r w:rsidRPr="00EE4DD9">
        <w:rPr>
          <w:b/>
          <w:bCs/>
          <w:color w:val="000000" w:themeColor="text1"/>
        </w:rPr>
        <w:t xml:space="preserve">Pasal </w:t>
      </w:r>
      <w:r w:rsidR="00EC7FF4" w:rsidRPr="00EE4DD9">
        <w:rPr>
          <w:b/>
          <w:bCs/>
          <w:color w:val="000000" w:themeColor="text1"/>
        </w:rPr>
        <w:t>4</w:t>
      </w:r>
    </w:p>
    <w:p w14:paraId="39C69414" w14:textId="77777777" w:rsidR="0094635A" w:rsidRPr="00EE4DD9" w:rsidRDefault="0094635A" w:rsidP="0094635A">
      <w:pPr>
        <w:pStyle w:val="Default"/>
        <w:spacing w:line="276" w:lineRule="auto"/>
        <w:jc w:val="center"/>
        <w:rPr>
          <w:b/>
          <w:bCs/>
          <w:color w:val="000000" w:themeColor="text1"/>
        </w:rPr>
      </w:pPr>
      <w:r w:rsidRPr="00EE4DD9">
        <w:rPr>
          <w:b/>
          <w:bCs/>
          <w:color w:val="000000" w:themeColor="text1"/>
        </w:rPr>
        <w:t>Jaminan Kualitas Produk</w:t>
      </w:r>
    </w:p>
    <w:p w14:paraId="122B8565" w14:textId="77777777" w:rsidR="0094635A" w:rsidRPr="00EE4DD9" w:rsidRDefault="0094635A" w:rsidP="0094635A">
      <w:pPr>
        <w:pStyle w:val="Default"/>
        <w:numPr>
          <w:ilvl w:val="0"/>
          <w:numId w:val="24"/>
        </w:numPr>
        <w:tabs>
          <w:tab w:val="left" w:pos="426"/>
        </w:tabs>
        <w:spacing w:after="71" w:line="276" w:lineRule="auto"/>
        <w:ind w:left="426" w:hanging="426"/>
        <w:jc w:val="both"/>
        <w:rPr>
          <w:bCs/>
          <w:color w:val="000000" w:themeColor="text1"/>
        </w:rPr>
      </w:pPr>
      <w:r w:rsidRPr="00EE4DD9">
        <w:rPr>
          <w:b/>
          <w:bCs/>
          <w:color w:val="000000" w:themeColor="text1"/>
        </w:rPr>
        <w:t>Pihak Pertama</w:t>
      </w:r>
      <w:r w:rsidR="00EC7FF4" w:rsidRPr="00EE4DD9">
        <w:rPr>
          <w:b/>
          <w:bCs/>
          <w:color w:val="000000" w:themeColor="text1"/>
        </w:rPr>
        <w:t xml:space="preserve"> </w:t>
      </w:r>
      <w:r w:rsidRPr="00EE4DD9">
        <w:rPr>
          <w:bCs/>
          <w:color w:val="000000" w:themeColor="text1"/>
        </w:rPr>
        <w:t xml:space="preserve">menjamin seluruh obyek yang dikirim kepada </w:t>
      </w:r>
      <w:r w:rsidRPr="00EE4DD9">
        <w:rPr>
          <w:b/>
          <w:bCs/>
          <w:color w:val="000000" w:themeColor="text1"/>
        </w:rPr>
        <w:t>Pihak Kedua</w:t>
      </w:r>
      <w:r w:rsidRPr="00EE4DD9">
        <w:rPr>
          <w:bCs/>
          <w:color w:val="000000" w:themeColor="text1"/>
        </w:rPr>
        <w:t xml:space="preserve"> sesuai dengan spesifikasi yang telah disepakati oleh </w:t>
      </w:r>
      <w:r w:rsidRPr="00EE4DD9">
        <w:rPr>
          <w:b/>
          <w:bCs/>
          <w:color w:val="000000" w:themeColor="text1"/>
        </w:rPr>
        <w:t>Para Pihak</w:t>
      </w:r>
      <w:r w:rsidRPr="00EE4DD9">
        <w:rPr>
          <w:bCs/>
          <w:color w:val="000000" w:themeColor="text1"/>
        </w:rPr>
        <w:t>.</w:t>
      </w:r>
    </w:p>
    <w:p w14:paraId="2AA91F73" w14:textId="77777777" w:rsidR="0094635A" w:rsidRPr="00EE4DD9" w:rsidRDefault="0094635A" w:rsidP="0094635A">
      <w:pPr>
        <w:pStyle w:val="Default"/>
        <w:numPr>
          <w:ilvl w:val="0"/>
          <w:numId w:val="24"/>
        </w:numPr>
        <w:tabs>
          <w:tab w:val="left" w:pos="426"/>
        </w:tabs>
        <w:spacing w:after="71" w:line="276" w:lineRule="auto"/>
        <w:ind w:left="426" w:hanging="426"/>
        <w:jc w:val="both"/>
        <w:rPr>
          <w:bCs/>
          <w:color w:val="000000" w:themeColor="text1"/>
        </w:rPr>
      </w:pPr>
      <w:r w:rsidRPr="00EE4DD9">
        <w:rPr>
          <w:b/>
          <w:bCs/>
          <w:color w:val="000000" w:themeColor="text1"/>
        </w:rPr>
        <w:t xml:space="preserve">Pihak Pertma </w:t>
      </w:r>
      <w:r w:rsidRPr="00EE4DD9">
        <w:rPr>
          <w:bCs/>
          <w:color w:val="000000" w:themeColor="text1"/>
        </w:rPr>
        <w:t xml:space="preserve">menjamin seluruh obyek yang dikirim kepada </w:t>
      </w:r>
      <w:r w:rsidRPr="00EE4DD9">
        <w:rPr>
          <w:b/>
          <w:bCs/>
          <w:color w:val="000000" w:themeColor="text1"/>
        </w:rPr>
        <w:t>Pihak Kedua</w:t>
      </w:r>
      <w:r w:rsidRPr="00EE4DD9">
        <w:rPr>
          <w:bCs/>
          <w:color w:val="000000" w:themeColor="text1"/>
        </w:rPr>
        <w:t xml:space="preserve"> sesuai dengan standar</w:t>
      </w:r>
      <w:r w:rsidR="00EC7FF4" w:rsidRPr="00EE4DD9">
        <w:rPr>
          <w:bCs/>
          <w:color w:val="000000" w:themeColor="text1"/>
        </w:rPr>
        <w:t xml:space="preserve"> </w:t>
      </w:r>
      <w:r w:rsidRPr="00EE4DD9">
        <w:rPr>
          <w:bCs/>
          <w:color w:val="000000" w:themeColor="text1"/>
        </w:rPr>
        <w:t>produk yang baik.</w:t>
      </w:r>
    </w:p>
    <w:p w14:paraId="35285B9D" w14:textId="77777777" w:rsidR="0094635A" w:rsidRPr="00EE4DD9" w:rsidRDefault="0094635A" w:rsidP="0094635A">
      <w:pPr>
        <w:pStyle w:val="Default"/>
        <w:numPr>
          <w:ilvl w:val="0"/>
          <w:numId w:val="24"/>
        </w:numPr>
        <w:tabs>
          <w:tab w:val="left" w:pos="426"/>
        </w:tabs>
        <w:spacing w:after="71" w:line="276" w:lineRule="auto"/>
        <w:ind w:left="426" w:hanging="426"/>
        <w:jc w:val="both"/>
        <w:rPr>
          <w:bCs/>
          <w:color w:val="000000" w:themeColor="text1"/>
        </w:rPr>
      </w:pPr>
      <w:r w:rsidRPr="00EE4DD9">
        <w:rPr>
          <w:b/>
          <w:bCs/>
          <w:color w:val="000000" w:themeColor="text1"/>
        </w:rPr>
        <w:t xml:space="preserve">Pihak Pertama </w:t>
      </w:r>
      <w:r w:rsidR="00CD3FD1" w:rsidRPr="00EE4DD9">
        <w:rPr>
          <w:bCs/>
          <w:color w:val="000000" w:themeColor="text1"/>
        </w:rPr>
        <w:t>bersedia mengganti bagian obyek yang telah dikirim jika tidak sesuai sebagaimana dalam ayat (1) dan (2).</w:t>
      </w:r>
    </w:p>
    <w:p w14:paraId="684F71E5" w14:textId="77777777" w:rsidR="00CD3FD1" w:rsidRPr="00EE4DD9" w:rsidRDefault="00CD3FD1" w:rsidP="0094635A">
      <w:pPr>
        <w:pStyle w:val="Default"/>
        <w:numPr>
          <w:ilvl w:val="0"/>
          <w:numId w:val="24"/>
        </w:numPr>
        <w:tabs>
          <w:tab w:val="left" w:pos="426"/>
        </w:tabs>
        <w:spacing w:after="71" w:line="276" w:lineRule="auto"/>
        <w:ind w:left="426" w:hanging="426"/>
        <w:jc w:val="both"/>
        <w:rPr>
          <w:bCs/>
          <w:color w:val="000000" w:themeColor="text1"/>
        </w:rPr>
      </w:pPr>
      <w:r w:rsidRPr="00EE4DD9">
        <w:rPr>
          <w:b/>
          <w:bCs/>
          <w:color w:val="000000" w:themeColor="text1"/>
        </w:rPr>
        <w:lastRenderedPageBreak/>
        <w:t xml:space="preserve">Pihak Pertama </w:t>
      </w:r>
      <w:r w:rsidRPr="00EE4DD9">
        <w:rPr>
          <w:bCs/>
          <w:color w:val="000000" w:themeColor="text1"/>
        </w:rPr>
        <w:t xml:space="preserve">memberikan </w:t>
      </w:r>
      <w:r w:rsidR="00EC7FF4" w:rsidRPr="00EE4DD9">
        <w:rPr>
          <w:bCs/>
          <w:color w:val="000000" w:themeColor="text1"/>
        </w:rPr>
        <w:t>garansi sesuai yang tercantum dalam surat penawaran</w:t>
      </w:r>
      <w:r w:rsidRPr="00EE4DD9">
        <w:rPr>
          <w:bCs/>
          <w:color w:val="000000" w:themeColor="text1"/>
        </w:rPr>
        <w:t>.</w:t>
      </w:r>
    </w:p>
    <w:p w14:paraId="6420CF9F" w14:textId="77777777" w:rsidR="0083280E" w:rsidRDefault="0083280E" w:rsidP="00A812BE">
      <w:pPr>
        <w:pStyle w:val="Default"/>
        <w:spacing w:line="276" w:lineRule="auto"/>
        <w:jc w:val="center"/>
        <w:rPr>
          <w:ins w:id="56" w:author="ROHAYATI" w:date="2021-03-17T11:21:00Z"/>
          <w:b/>
          <w:bCs/>
          <w:color w:val="000000" w:themeColor="text1"/>
          <w:lang w:val="en-US"/>
        </w:rPr>
      </w:pPr>
    </w:p>
    <w:p w14:paraId="4AD1528E" w14:textId="77777777" w:rsidR="00A812BE" w:rsidRPr="00EE4DD9" w:rsidRDefault="00A812BE" w:rsidP="00A812BE">
      <w:pPr>
        <w:pStyle w:val="Default"/>
        <w:spacing w:line="276" w:lineRule="auto"/>
        <w:jc w:val="center"/>
        <w:rPr>
          <w:b/>
          <w:bCs/>
          <w:color w:val="000000" w:themeColor="text1"/>
        </w:rPr>
      </w:pPr>
      <w:r w:rsidRPr="00EE4DD9">
        <w:rPr>
          <w:b/>
          <w:bCs/>
          <w:color w:val="000000" w:themeColor="text1"/>
        </w:rPr>
        <w:t xml:space="preserve">Pasal </w:t>
      </w:r>
      <w:r w:rsidR="00EC7FF4" w:rsidRPr="00EE4DD9">
        <w:rPr>
          <w:b/>
          <w:bCs/>
          <w:color w:val="000000" w:themeColor="text1"/>
        </w:rPr>
        <w:t>5</w:t>
      </w:r>
    </w:p>
    <w:p w14:paraId="5B58EECC" w14:textId="77777777" w:rsidR="00A812BE" w:rsidRPr="00EE4DD9" w:rsidRDefault="00A812BE" w:rsidP="00A812BE">
      <w:pPr>
        <w:pStyle w:val="Default"/>
        <w:spacing w:line="276" w:lineRule="auto"/>
        <w:jc w:val="center"/>
        <w:rPr>
          <w:b/>
          <w:bCs/>
          <w:color w:val="000000" w:themeColor="text1"/>
        </w:rPr>
      </w:pPr>
      <w:r w:rsidRPr="00EE4DD9">
        <w:rPr>
          <w:b/>
          <w:bCs/>
          <w:color w:val="000000" w:themeColor="text1"/>
        </w:rPr>
        <w:t>Kewajiban dan Hak Pihak Pertama</w:t>
      </w:r>
    </w:p>
    <w:p w14:paraId="7DCDE072" w14:textId="76F0CA29" w:rsidR="00A812BE" w:rsidRPr="00EE4DD9" w:rsidRDefault="00A812BE" w:rsidP="0094635A">
      <w:pPr>
        <w:pStyle w:val="Default"/>
        <w:numPr>
          <w:ilvl w:val="0"/>
          <w:numId w:val="25"/>
        </w:numPr>
        <w:spacing w:after="71" w:line="276" w:lineRule="auto"/>
        <w:ind w:left="426" w:hanging="426"/>
        <w:jc w:val="both"/>
        <w:rPr>
          <w:bCs/>
          <w:color w:val="000000" w:themeColor="text1"/>
        </w:rPr>
      </w:pPr>
      <w:r w:rsidRPr="00EE4DD9">
        <w:rPr>
          <w:b/>
          <w:bCs/>
          <w:color w:val="000000" w:themeColor="text1"/>
        </w:rPr>
        <w:t>Pihak Pertama</w:t>
      </w:r>
      <w:r w:rsidRPr="00EE4DD9">
        <w:rPr>
          <w:bCs/>
          <w:color w:val="000000" w:themeColor="text1"/>
        </w:rPr>
        <w:t xml:space="preserve"> berhak menerima pembayaran dari </w:t>
      </w:r>
      <w:r w:rsidRPr="00EE4DD9">
        <w:rPr>
          <w:b/>
          <w:bCs/>
          <w:color w:val="000000" w:themeColor="text1"/>
        </w:rPr>
        <w:t>Pihak Kedua</w:t>
      </w:r>
      <w:ins w:id="57" w:author="SPVJF-GA-03" w:date="2021-03-15T11:09:00Z">
        <w:r w:rsidR="0071312E">
          <w:rPr>
            <w:b/>
            <w:bCs/>
            <w:color w:val="000000" w:themeColor="text1"/>
            <w:lang w:val="en-US"/>
          </w:rPr>
          <w:t xml:space="preserve"> </w:t>
        </w:r>
      </w:ins>
      <w:r w:rsidRPr="00EE4DD9">
        <w:rPr>
          <w:bCs/>
          <w:color w:val="000000" w:themeColor="text1"/>
        </w:rPr>
        <w:t xml:space="preserve">sesuai waktu yang telah disepakati </w:t>
      </w:r>
      <w:r w:rsidRPr="00EE4DD9">
        <w:rPr>
          <w:b/>
          <w:bCs/>
          <w:color w:val="000000" w:themeColor="text1"/>
        </w:rPr>
        <w:t>Para Pihak</w:t>
      </w:r>
      <w:r w:rsidRPr="00EE4DD9">
        <w:rPr>
          <w:bCs/>
          <w:color w:val="000000" w:themeColor="text1"/>
        </w:rPr>
        <w:t>.</w:t>
      </w:r>
    </w:p>
    <w:p w14:paraId="5E287B89" w14:textId="77777777" w:rsidR="00EC7FF4" w:rsidRPr="00EE4DD9" w:rsidRDefault="00EC7FF4" w:rsidP="00EC7FF4">
      <w:pPr>
        <w:pStyle w:val="Default"/>
        <w:widowControl w:val="0"/>
        <w:numPr>
          <w:ilvl w:val="0"/>
          <w:numId w:val="25"/>
        </w:numPr>
        <w:tabs>
          <w:tab w:val="left" w:pos="-1440"/>
        </w:tabs>
        <w:spacing w:line="276" w:lineRule="auto"/>
        <w:ind w:left="426" w:hanging="426"/>
        <w:jc w:val="both"/>
        <w:rPr>
          <w:bCs/>
          <w:color w:val="000000" w:themeColor="text1"/>
        </w:rPr>
      </w:pPr>
      <w:r w:rsidRPr="00EE4DD9">
        <w:rPr>
          <w:b/>
          <w:color w:val="000000" w:themeColor="text1"/>
        </w:rPr>
        <w:t>Pihak Pertama</w:t>
      </w:r>
      <w:r w:rsidRPr="00EE4DD9">
        <w:rPr>
          <w:color w:val="000000" w:themeColor="text1"/>
        </w:rPr>
        <w:t xml:space="preserve"> wajib menyerahkan obyek perjanjian sesuai spesifikasi dan jadwal yang disepakati </w:t>
      </w:r>
      <w:r w:rsidRPr="00EE4DD9">
        <w:rPr>
          <w:b/>
          <w:color w:val="000000" w:themeColor="text1"/>
        </w:rPr>
        <w:t>Para Pihak</w:t>
      </w:r>
      <w:r w:rsidRPr="00EE4DD9">
        <w:rPr>
          <w:color w:val="000000" w:themeColor="text1"/>
        </w:rPr>
        <w:t>.</w:t>
      </w:r>
    </w:p>
    <w:p w14:paraId="52181601" w14:textId="77777777" w:rsidR="00A812BE" w:rsidRPr="00EE4DD9" w:rsidRDefault="00A812BE" w:rsidP="0094635A">
      <w:pPr>
        <w:pStyle w:val="Default"/>
        <w:numPr>
          <w:ilvl w:val="0"/>
          <w:numId w:val="25"/>
        </w:numPr>
        <w:spacing w:after="71" w:line="276" w:lineRule="auto"/>
        <w:ind w:left="426" w:hanging="426"/>
        <w:jc w:val="both"/>
        <w:rPr>
          <w:bCs/>
          <w:color w:val="000000" w:themeColor="text1"/>
        </w:rPr>
      </w:pPr>
      <w:r w:rsidRPr="00EE4DD9">
        <w:rPr>
          <w:b/>
          <w:bCs/>
          <w:color w:val="000000" w:themeColor="text1"/>
        </w:rPr>
        <w:t>Pihak Pertama</w:t>
      </w:r>
      <w:r w:rsidR="00EC7FF4" w:rsidRPr="00EE4DD9">
        <w:rPr>
          <w:b/>
          <w:bCs/>
          <w:color w:val="000000" w:themeColor="text1"/>
        </w:rPr>
        <w:t xml:space="preserve"> </w:t>
      </w:r>
      <w:r w:rsidRPr="00EE4DD9">
        <w:rPr>
          <w:color w:val="000000" w:themeColor="text1"/>
        </w:rPr>
        <w:t xml:space="preserve">tidak diperbolehkan mengalihkan pekerjaan kepada pihak lain tanpa sepengetahuan dan atau persetujuan tertulis dari </w:t>
      </w:r>
      <w:r w:rsidRPr="00EE4DD9">
        <w:rPr>
          <w:b/>
          <w:bCs/>
          <w:color w:val="000000" w:themeColor="text1"/>
        </w:rPr>
        <w:t>Pihak Kedua</w:t>
      </w:r>
      <w:r w:rsidRPr="00EE4DD9">
        <w:rPr>
          <w:color w:val="000000" w:themeColor="text1"/>
        </w:rPr>
        <w:t>.</w:t>
      </w:r>
    </w:p>
    <w:p w14:paraId="0110F909" w14:textId="77777777" w:rsidR="00A87434" w:rsidRPr="00EE4DD9" w:rsidRDefault="00A87434" w:rsidP="00A812BE">
      <w:pPr>
        <w:pStyle w:val="Default"/>
        <w:spacing w:line="276" w:lineRule="auto"/>
        <w:jc w:val="center"/>
        <w:rPr>
          <w:bCs/>
          <w:color w:val="000000" w:themeColor="text1"/>
        </w:rPr>
      </w:pPr>
    </w:p>
    <w:p w14:paraId="032E8B7D" w14:textId="77777777" w:rsidR="00A812BE" w:rsidRPr="00EE4DD9" w:rsidRDefault="00A812BE" w:rsidP="00A812BE">
      <w:pPr>
        <w:pStyle w:val="Default"/>
        <w:spacing w:line="276" w:lineRule="auto"/>
        <w:jc w:val="center"/>
        <w:rPr>
          <w:color w:val="auto"/>
        </w:rPr>
      </w:pPr>
      <w:r w:rsidRPr="00EE4DD9">
        <w:rPr>
          <w:b/>
          <w:bCs/>
          <w:color w:val="auto"/>
        </w:rPr>
        <w:t xml:space="preserve">Pasal </w:t>
      </w:r>
      <w:r w:rsidR="00EC7FF4" w:rsidRPr="00EE4DD9">
        <w:rPr>
          <w:b/>
          <w:bCs/>
          <w:color w:val="auto"/>
        </w:rPr>
        <w:t>6</w:t>
      </w:r>
    </w:p>
    <w:p w14:paraId="2BA9FD40" w14:textId="77777777" w:rsidR="00A812BE" w:rsidRPr="00EE4DD9" w:rsidRDefault="00A812BE" w:rsidP="00A812BE">
      <w:pPr>
        <w:pStyle w:val="Default"/>
        <w:spacing w:line="276" w:lineRule="auto"/>
        <w:jc w:val="center"/>
        <w:rPr>
          <w:color w:val="000000" w:themeColor="text1"/>
        </w:rPr>
      </w:pPr>
      <w:r w:rsidRPr="00EE4DD9">
        <w:rPr>
          <w:b/>
          <w:bCs/>
          <w:color w:val="000000" w:themeColor="text1"/>
        </w:rPr>
        <w:t>Kewajiban dan Hak Pihak Kedua</w:t>
      </w:r>
    </w:p>
    <w:p w14:paraId="33654020" w14:textId="77777777" w:rsidR="00A812BE" w:rsidRPr="00EE4DD9" w:rsidRDefault="00A812BE" w:rsidP="00862B95">
      <w:pPr>
        <w:pStyle w:val="Default"/>
        <w:numPr>
          <w:ilvl w:val="0"/>
          <w:numId w:val="11"/>
        </w:numPr>
        <w:spacing w:line="276" w:lineRule="auto"/>
        <w:ind w:left="360"/>
        <w:jc w:val="both"/>
        <w:rPr>
          <w:color w:val="000000" w:themeColor="text1"/>
        </w:rPr>
      </w:pPr>
      <w:r w:rsidRPr="00EE4DD9">
        <w:rPr>
          <w:b/>
          <w:color w:val="000000" w:themeColor="text1"/>
        </w:rPr>
        <w:t>Pihak Kedua</w:t>
      </w:r>
      <w:r w:rsidR="00EC7FF4" w:rsidRPr="00EE4DD9">
        <w:rPr>
          <w:b/>
          <w:color w:val="000000" w:themeColor="text1"/>
        </w:rPr>
        <w:t xml:space="preserve"> </w:t>
      </w:r>
      <w:r w:rsidRPr="00EE4DD9">
        <w:rPr>
          <w:color w:val="000000" w:themeColor="text1"/>
        </w:rPr>
        <w:t>wajib membayar tepat waktu sesuai perjanjian.</w:t>
      </w:r>
    </w:p>
    <w:p w14:paraId="4E59DBD6" w14:textId="77777777" w:rsidR="008640AB" w:rsidRPr="00EE4DD9" w:rsidRDefault="00836BC0" w:rsidP="00862B95">
      <w:pPr>
        <w:pStyle w:val="Default"/>
        <w:numPr>
          <w:ilvl w:val="0"/>
          <w:numId w:val="11"/>
        </w:numPr>
        <w:spacing w:line="276" w:lineRule="auto"/>
        <w:ind w:left="360"/>
        <w:jc w:val="both"/>
        <w:rPr>
          <w:color w:val="000000" w:themeColor="text1"/>
        </w:rPr>
      </w:pPr>
      <w:r w:rsidRPr="00EE4DD9">
        <w:rPr>
          <w:b/>
          <w:color w:val="000000" w:themeColor="text1"/>
        </w:rPr>
        <w:t>Pihak Kedua</w:t>
      </w:r>
      <w:r w:rsidRPr="00EE4DD9">
        <w:rPr>
          <w:color w:val="000000" w:themeColor="text1"/>
        </w:rPr>
        <w:t xml:space="preserve"> berhak menerima</w:t>
      </w:r>
      <w:r w:rsidR="00AB39AE" w:rsidRPr="00EE4DD9">
        <w:rPr>
          <w:color w:val="000000" w:themeColor="text1"/>
        </w:rPr>
        <w:t xml:space="preserve"> obyek perjanjian</w:t>
      </w:r>
      <w:r w:rsidRPr="00EE4DD9">
        <w:rPr>
          <w:color w:val="000000" w:themeColor="text1"/>
        </w:rPr>
        <w:t xml:space="preserve"> sesuai spesifikasi dan jadwal yang disepakati </w:t>
      </w:r>
      <w:r w:rsidRPr="00EE4DD9">
        <w:rPr>
          <w:b/>
          <w:color w:val="000000" w:themeColor="text1"/>
        </w:rPr>
        <w:t>Para Pihak</w:t>
      </w:r>
      <w:r w:rsidRPr="00EE4DD9">
        <w:rPr>
          <w:color w:val="000000" w:themeColor="text1"/>
        </w:rPr>
        <w:t>.</w:t>
      </w:r>
    </w:p>
    <w:p w14:paraId="68537885" w14:textId="252FC03E" w:rsidR="00A812BE" w:rsidRPr="00EE4DD9" w:rsidRDefault="00A812BE" w:rsidP="00862B95">
      <w:pPr>
        <w:pStyle w:val="Default"/>
        <w:numPr>
          <w:ilvl w:val="0"/>
          <w:numId w:val="11"/>
        </w:numPr>
        <w:spacing w:line="276" w:lineRule="auto"/>
        <w:ind w:left="360"/>
        <w:jc w:val="both"/>
        <w:rPr>
          <w:color w:val="000000" w:themeColor="text1"/>
        </w:rPr>
      </w:pPr>
      <w:r w:rsidRPr="00EE4DD9">
        <w:rPr>
          <w:b/>
          <w:bCs/>
          <w:color w:val="000000" w:themeColor="text1"/>
        </w:rPr>
        <w:t>Pihak Kedua</w:t>
      </w:r>
      <w:ins w:id="58" w:author="SPVJF-GA-03" w:date="2021-03-15T11:36:00Z">
        <w:r w:rsidR="002C6A02">
          <w:rPr>
            <w:b/>
            <w:bCs/>
            <w:color w:val="000000" w:themeColor="text1"/>
            <w:lang w:val="en-US"/>
          </w:rPr>
          <w:t xml:space="preserve"> </w:t>
        </w:r>
      </w:ins>
      <w:r w:rsidRPr="00EE4DD9">
        <w:rPr>
          <w:bCs/>
          <w:color w:val="000000" w:themeColor="text1"/>
        </w:rPr>
        <w:t xml:space="preserve">berhak atas garansi yang diberikan oleh </w:t>
      </w:r>
      <w:r w:rsidRPr="00EE4DD9">
        <w:rPr>
          <w:b/>
          <w:bCs/>
          <w:color w:val="000000" w:themeColor="text1"/>
        </w:rPr>
        <w:t>PihakPertama</w:t>
      </w:r>
      <w:r w:rsidR="00245D5B" w:rsidRPr="00EE4DD9">
        <w:rPr>
          <w:b/>
          <w:bCs/>
          <w:color w:val="000000" w:themeColor="text1"/>
        </w:rPr>
        <w:t>.</w:t>
      </w:r>
    </w:p>
    <w:p w14:paraId="65436B51" w14:textId="77777777" w:rsidR="00A812BE" w:rsidRPr="00EE4DD9" w:rsidRDefault="00A812BE" w:rsidP="00A812BE">
      <w:pPr>
        <w:pStyle w:val="Default"/>
        <w:tabs>
          <w:tab w:val="left" w:pos="360"/>
        </w:tabs>
        <w:spacing w:line="276" w:lineRule="auto"/>
        <w:ind w:left="360"/>
        <w:jc w:val="both"/>
        <w:rPr>
          <w:bCs/>
          <w:color w:val="000000" w:themeColor="text1"/>
        </w:rPr>
      </w:pPr>
    </w:p>
    <w:p w14:paraId="6678FCEE" w14:textId="77777777" w:rsidR="00A812BE" w:rsidRPr="00EE4DD9" w:rsidRDefault="00A812BE" w:rsidP="00A812BE">
      <w:pPr>
        <w:pStyle w:val="Default"/>
        <w:spacing w:line="276" w:lineRule="auto"/>
        <w:jc w:val="center"/>
        <w:rPr>
          <w:b/>
          <w:bCs/>
          <w:color w:val="auto"/>
        </w:rPr>
      </w:pPr>
      <w:r w:rsidRPr="00EE4DD9">
        <w:rPr>
          <w:b/>
          <w:bCs/>
          <w:color w:val="auto"/>
        </w:rPr>
        <w:t xml:space="preserve">Pasal </w:t>
      </w:r>
      <w:r w:rsidR="00EC7FF4" w:rsidRPr="00EE4DD9">
        <w:rPr>
          <w:b/>
          <w:bCs/>
          <w:color w:val="auto"/>
        </w:rPr>
        <w:t>7</w:t>
      </w:r>
    </w:p>
    <w:p w14:paraId="4A8C35FD" w14:textId="77777777" w:rsidR="00A812BE" w:rsidRPr="00EE4DD9" w:rsidRDefault="00A812BE" w:rsidP="00245D5B">
      <w:pPr>
        <w:pStyle w:val="Default"/>
        <w:spacing w:line="276" w:lineRule="auto"/>
        <w:jc w:val="center"/>
        <w:rPr>
          <w:b/>
          <w:bCs/>
          <w:color w:val="auto"/>
        </w:rPr>
      </w:pPr>
      <w:r w:rsidRPr="00EE4DD9">
        <w:rPr>
          <w:b/>
          <w:bCs/>
          <w:color w:val="auto"/>
        </w:rPr>
        <w:t>Tata Cara Pembayaran</w:t>
      </w:r>
    </w:p>
    <w:p w14:paraId="00000A99" w14:textId="77777777" w:rsidR="00A812BE" w:rsidRPr="00EE4DD9" w:rsidRDefault="001703D8" w:rsidP="00862B95">
      <w:pPr>
        <w:pStyle w:val="Default"/>
        <w:numPr>
          <w:ilvl w:val="0"/>
          <w:numId w:val="5"/>
        </w:numPr>
        <w:spacing w:line="276" w:lineRule="auto"/>
        <w:ind w:left="426" w:hanging="426"/>
        <w:jc w:val="both"/>
        <w:rPr>
          <w:color w:val="000000" w:themeColor="text1"/>
        </w:rPr>
      </w:pPr>
      <w:r w:rsidRPr="00EE4DD9">
        <w:rPr>
          <w:color w:val="000000" w:themeColor="text1"/>
        </w:rPr>
        <w:t>Pem</w:t>
      </w:r>
      <w:r w:rsidR="00A812BE" w:rsidRPr="00EE4DD9">
        <w:rPr>
          <w:color w:val="000000" w:themeColor="text1"/>
        </w:rPr>
        <w:t>bayar</w:t>
      </w:r>
      <w:r w:rsidR="00836BC0" w:rsidRPr="00EE4DD9">
        <w:rPr>
          <w:color w:val="000000" w:themeColor="text1"/>
        </w:rPr>
        <w:t>an</w:t>
      </w:r>
      <w:r w:rsidR="00EC7FF4" w:rsidRPr="00EE4DD9">
        <w:rPr>
          <w:color w:val="000000" w:themeColor="text1"/>
        </w:rPr>
        <w:t xml:space="preserve"> </w:t>
      </w:r>
      <w:r w:rsidR="00225337" w:rsidRPr="00EE4DD9">
        <w:rPr>
          <w:b/>
          <w:color w:val="000000" w:themeColor="text1"/>
        </w:rPr>
        <w:t>Pihak Kedua</w:t>
      </w:r>
      <w:r w:rsidR="00225337" w:rsidRPr="00EE4DD9">
        <w:rPr>
          <w:color w:val="000000" w:themeColor="text1"/>
        </w:rPr>
        <w:t xml:space="preserve"> kepada </w:t>
      </w:r>
      <w:r w:rsidR="00225337" w:rsidRPr="00EE4DD9">
        <w:rPr>
          <w:b/>
          <w:color w:val="000000" w:themeColor="text1"/>
        </w:rPr>
        <w:t>Pihak Pertama</w:t>
      </w:r>
      <w:r w:rsidR="00225337" w:rsidRPr="00EE4DD9">
        <w:rPr>
          <w:color w:val="000000" w:themeColor="text1"/>
        </w:rPr>
        <w:t xml:space="preserve"> dila</w:t>
      </w:r>
      <w:r w:rsidRPr="00EE4DD9">
        <w:rPr>
          <w:color w:val="000000" w:themeColor="text1"/>
        </w:rPr>
        <w:t>kukan dengan cara transfer bank ke nomor rekening:</w:t>
      </w:r>
    </w:p>
    <w:p w14:paraId="1CA34156" w14:textId="357D2998" w:rsidR="001703D8" w:rsidRPr="00EE4DD9" w:rsidRDefault="001703D8" w:rsidP="00862B95">
      <w:pPr>
        <w:pStyle w:val="Default"/>
        <w:numPr>
          <w:ilvl w:val="0"/>
          <w:numId w:val="4"/>
        </w:numPr>
        <w:tabs>
          <w:tab w:val="left" w:pos="540"/>
        </w:tabs>
        <w:spacing w:after="69"/>
        <w:ind w:hanging="180"/>
        <w:jc w:val="both"/>
        <w:rPr>
          <w:color w:val="000000" w:themeColor="text1"/>
        </w:rPr>
      </w:pPr>
      <w:r w:rsidRPr="00EE4DD9">
        <w:rPr>
          <w:color w:val="000000" w:themeColor="text1"/>
        </w:rPr>
        <w:t>Nomor rekening</w:t>
      </w:r>
      <w:r w:rsidRPr="00EE4DD9">
        <w:rPr>
          <w:color w:val="000000" w:themeColor="text1"/>
        </w:rPr>
        <w:tab/>
        <w:t xml:space="preserve">: </w:t>
      </w:r>
      <w:r w:rsidR="00124047">
        <w:rPr>
          <w:color w:val="000000" w:themeColor="text1"/>
          <w:lang w:val="en-US"/>
        </w:rPr>
        <w:t>0362952731</w:t>
      </w:r>
    </w:p>
    <w:p w14:paraId="74C869B8" w14:textId="4BDFDCB9" w:rsidR="00124047" w:rsidRDefault="001703D8" w:rsidP="0083280E">
      <w:pPr>
        <w:pStyle w:val="Default"/>
        <w:numPr>
          <w:ilvl w:val="0"/>
          <w:numId w:val="4"/>
        </w:numPr>
        <w:tabs>
          <w:tab w:val="left" w:pos="540"/>
        </w:tabs>
        <w:spacing w:after="69" w:line="276" w:lineRule="auto"/>
        <w:ind w:hanging="180"/>
        <w:jc w:val="both"/>
        <w:rPr>
          <w:color w:val="000000" w:themeColor="text1"/>
        </w:rPr>
      </w:pPr>
      <w:r w:rsidRPr="00124047">
        <w:rPr>
          <w:color w:val="000000" w:themeColor="text1"/>
        </w:rPr>
        <w:t>Atas nama</w:t>
      </w:r>
      <w:r w:rsidRPr="00124047">
        <w:rPr>
          <w:color w:val="000000" w:themeColor="text1"/>
        </w:rPr>
        <w:tab/>
      </w:r>
      <w:r w:rsidRPr="00124047">
        <w:rPr>
          <w:color w:val="000000" w:themeColor="text1"/>
        </w:rPr>
        <w:tab/>
        <w:t xml:space="preserve">: </w:t>
      </w:r>
      <w:r w:rsidR="00124047">
        <w:rPr>
          <w:color w:val="000000" w:themeColor="text1"/>
          <w:lang w:val="en-US"/>
        </w:rPr>
        <w:t>AKTEC</w:t>
      </w:r>
    </w:p>
    <w:p w14:paraId="4563D0F4" w14:textId="24E77D91" w:rsidR="001703D8" w:rsidRPr="00124047" w:rsidRDefault="001703D8" w:rsidP="0083280E">
      <w:pPr>
        <w:pStyle w:val="Default"/>
        <w:numPr>
          <w:ilvl w:val="0"/>
          <w:numId w:val="4"/>
        </w:numPr>
        <w:tabs>
          <w:tab w:val="left" w:pos="540"/>
        </w:tabs>
        <w:spacing w:after="69" w:line="276" w:lineRule="auto"/>
        <w:ind w:hanging="180"/>
        <w:jc w:val="both"/>
        <w:rPr>
          <w:color w:val="000000" w:themeColor="text1"/>
        </w:rPr>
      </w:pPr>
      <w:r w:rsidRPr="00124047">
        <w:rPr>
          <w:color w:val="000000" w:themeColor="text1"/>
        </w:rPr>
        <w:t>Nama Bank</w:t>
      </w:r>
      <w:r w:rsidRPr="00124047">
        <w:rPr>
          <w:color w:val="000000" w:themeColor="text1"/>
        </w:rPr>
        <w:tab/>
      </w:r>
      <w:r w:rsidRPr="00124047">
        <w:rPr>
          <w:color w:val="000000" w:themeColor="text1"/>
        </w:rPr>
        <w:tab/>
        <w:t xml:space="preserve">: </w:t>
      </w:r>
      <w:r w:rsidR="00124047">
        <w:rPr>
          <w:color w:val="000000" w:themeColor="text1"/>
          <w:lang w:val="en-US"/>
        </w:rPr>
        <w:t>BNI</w:t>
      </w:r>
    </w:p>
    <w:p w14:paraId="2153F670" w14:textId="6267E1E9" w:rsidR="00F33B45" w:rsidRPr="00EE4DD9" w:rsidRDefault="001703D8" w:rsidP="00F33B45">
      <w:pPr>
        <w:pStyle w:val="Default"/>
        <w:numPr>
          <w:ilvl w:val="0"/>
          <w:numId w:val="4"/>
        </w:numPr>
        <w:tabs>
          <w:tab w:val="left" w:pos="540"/>
        </w:tabs>
        <w:spacing w:after="69" w:line="276" w:lineRule="auto"/>
        <w:ind w:hanging="180"/>
        <w:jc w:val="both"/>
        <w:rPr>
          <w:b/>
          <w:color w:val="000000" w:themeColor="text1"/>
        </w:rPr>
      </w:pPr>
      <w:r w:rsidRPr="00EE4DD9">
        <w:rPr>
          <w:color w:val="000000" w:themeColor="text1"/>
        </w:rPr>
        <w:t>Alamat bank</w:t>
      </w:r>
      <w:r w:rsidRPr="00EE4DD9">
        <w:rPr>
          <w:color w:val="000000" w:themeColor="text1"/>
        </w:rPr>
        <w:tab/>
      </w:r>
      <w:r w:rsidRPr="00EE4DD9">
        <w:rPr>
          <w:color w:val="000000" w:themeColor="text1"/>
        </w:rPr>
        <w:tab/>
        <w:t>:</w:t>
      </w:r>
      <w:r w:rsidR="003015E8" w:rsidRPr="00EE4DD9">
        <w:rPr>
          <w:color w:val="000000" w:themeColor="text1"/>
        </w:rPr>
        <w:t xml:space="preserve"> </w:t>
      </w:r>
      <w:r w:rsidR="00124047">
        <w:rPr>
          <w:color w:val="000000" w:themeColor="text1"/>
          <w:lang w:val="en-US"/>
        </w:rPr>
        <w:t>JEPARA</w:t>
      </w:r>
    </w:p>
    <w:p w14:paraId="2D21D957" w14:textId="677E7DCF" w:rsidR="00E47D9D" w:rsidRPr="00EE4DD9" w:rsidRDefault="0003139A" w:rsidP="00F33B45">
      <w:pPr>
        <w:pStyle w:val="Default"/>
        <w:numPr>
          <w:ilvl w:val="0"/>
          <w:numId w:val="5"/>
        </w:numPr>
        <w:tabs>
          <w:tab w:val="left" w:pos="540"/>
        </w:tabs>
        <w:spacing w:after="69" w:line="276" w:lineRule="auto"/>
        <w:ind w:left="426" w:hanging="426"/>
        <w:jc w:val="both"/>
        <w:rPr>
          <w:b/>
          <w:color w:val="000000" w:themeColor="text1"/>
        </w:rPr>
      </w:pPr>
      <w:r w:rsidRPr="00EE4DD9">
        <w:rPr>
          <w:color w:val="000000" w:themeColor="text1"/>
        </w:rPr>
        <w:t>Pembayaran sebesar100</w:t>
      </w:r>
      <w:r w:rsidR="00C4481B" w:rsidRPr="00EE4DD9">
        <w:rPr>
          <w:color w:val="000000" w:themeColor="text1"/>
        </w:rPr>
        <w:t>% dari harga objek, pembayaran dilakukan</w:t>
      </w:r>
      <w:r w:rsidR="009644E5" w:rsidRPr="00EE4DD9">
        <w:rPr>
          <w:color w:val="000000" w:themeColor="text1"/>
        </w:rPr>
        <w:t xml:space="preserve"> </w:t>
      </w:r>
      <w:del w:id="59" w:author="ROHAYATI" w:date="2021-03-17T11:21:00Z">
        <w:r w:rsidR="00124047" w:rsidDel="0083280E">
          <w:rPr>
            <w:color w:val="000000" w:themeColor="text1"/>
            <w:lang w:val="en-US"/>
          </w:rPr>
          <w:delText>15</w:delText>
        </w:r>
        <w:r w:rsidR="00743E14" w:rsidDel="0083280E">
          <w:rPr>
            <w:color w:val="000000" w:themeColor="text1"/>
          </w:rPr>
          <w:delText xml:space="preserve"> </w:delText>
        </w:r>
      </w:del>
      <w:ins w:id="60" w:author="ROHAYATI" w:date="2021-03-17T11:21:00Z">
        <w:r w:rsidR="0083280E">
          <w:rPr>
            <w:color w:val="000000" w:themeColor="text1"/>
            <w:lang w:val="en-US"/>
          </w:rPr>
          <w:t>30</w:t>
        </w:r>
        <w:r w:rsidR="0083280E">
          <w:rPr>
            <w:color w:val="000000" w:themeColor="text1"/>
          </w:rPr>
          <w:t xml:space="preserve"> </w:t>
        </w:r>
      </w:ins>
      <w:r w:rsidR="009644E5" w:rsidRPr="00EE4DD9">
        <w:rPr>
          <w:color w:val="000000" w:themeColor="text1"/>
        </w:rPr>
        <w:t>(</w:t>
      </w:r>
      <w:del w:id="61" w:author="ROHAYATI" w:date="2021-03-17T11:21:00Z">
        <w:r w:rsidR="00124047" w:rsidDel="0083280E">
          <w:rPr>
            <w:color w:val="000000" w:themeColor="text1"/>
            <w:lang w:val="en-US"/>
          </w:rPr>
          <w:delText>lima belas</w:delText>
        </w:r>
      </w:del>
      <w:proofErr w:type="spellStart"/>
      <w:ins w:id="62" w:author="ROHAYATI" w:date="2021-03-17T11:21:00Z">
        <w:r w:rsidR="0083280E">
          <w:rPr>
            <w:color w:val="000000" w:themeColor="text1"/>
            <w:lang w:val="en-US"/>
          </w:rPr>
          <w:t>Tiga</w:t>
        </w:r>
        <w:proofErr w:type="spellEnd"/>
        <w:r w:rsidR="0083280E">
          <w:rPr>
            <w:color w:val="000000" w:themeColor="text1"/>
            <w:lang w:val="en-US"/>
          </w:rPr>
          <w:t xml:space="preserve"> </w:t>
        </w:r>
        <w:proofErr w:type="spellStart"/>
        <w:r w:rsidR="0083280E">
          <w:rPr>
            <w:color w:val="000000" w:themeColor="text1"/>
            <w:lang w:val="en-US"/>
          </w:rPr>
          <w:t>Puluh</w:t>
        </w:r>
      </w:ins>
      <w:proofErr w:type="spellEnd"/>
      <w:r w:rsidR="009644E5" w:rsidRPr="00EE4DD9">
        <w:rPr>
          <w:color w:val="000000" w:themeColor="text1"/>
        </w:rPr>
        <w:t>)</w:t>
      </w:r>
      <w:r w:rsidR="00C4481B" w:rsidRPr="00EE4DD9">
        <w:rPr>
          <w:color w:val="000000" w:themeColor="text1"/>
        </w:rPr>
        <w:t xml:space="preserve"> hari setelah diterimanya Invoice </w:t>
      </w:r>
      <w:r w:rsidR="00FD7661" w:rsidRPr="00EE4DD9">
        <w:rPr>
          <w:color w:val="000000" w:themeColor="text1"/>
        </w:rPr>
        <w:t xml:space="preserve">yang dilampirkan dengan bukti nota pengiriman barang </w:t>
      </w:r>
      <w:r w:rsidR="00C4481B" w:rsidRPr="00EE4DD9">
        <w:rPr>
          <w:color w:val="000000" w:themeColor="text1"/>
        </w:rPr>
        <w:t xml:space="preserve">dari </w:t>
      </w:r>
      <w:r w:rsidR="00C4481B" w:rsidRPr="00EE4DD9">
        <w:rPr>
          <w:b/>
          <w:color w:val="000000" w:themeColor="text1"/>
        </w:rPr>
        <w:t>Pihak Pertama</w:t>
      </w:r>
      <w:r w:rsidR="00C4481B" w:rsidRPr="00EE4DD9">
        <w:rPr>
          <w:color w:val="000000" w:themeColor="text1"/>
        </w:rPr>
        <w:t xml:space="preserve"> kepada </w:t>
      </w:r>
      <w:r w:rsidR="00C4481B" w:rsidRPr="00EE4DD9">
        <w:rPr>
          <w:b/>
          <w:color w:val="000000" w:themeColor="text1"/>
        </w:rPr>
        <w:t>Pihak Kedua</w:t>
      </w:r>
      <w:r w:rsidR="00225337" w:rsidRPr="00EE4DD9">
        <w:rPr>
          <w:bCs/>
          <w:iCs/>
        </w:rPr>
        <w:t>.</w:t>
      </w:r>
      <w:r w:rsidR="00EC7FF4" w:rsidRPr="00EE4DD9">
        <w:rPr>
          <w:bCs/>
          <w:iCs/>
        </w:rPr>
        <w:t xml:space="preserve"> Invoice diterima oleh </w:t>
      </w:r>
      <w:r w:rsidR="00EC7FF4" w:rsidRPr="00743E14">
        <w:rPr>
          <w:b/>
          <w:bCs/>
          <w:iCs/>
        </w:rPr>
        <w:t>Pihak Kedua</w:t>
      </w:r>
      <w:r w:rsidR="00EC7FF4" w:rsidRPr="00EE4DD9">
        <w:rPr>
          <w:bCs/>
          <w:iCs/>
        </w:rPr>
        <w:t xml:space="preserve"> dari </w:t>
      </w:r>
      <w:r w:rsidR="00EC7FF4" w:rsidRPr="00743E14">
        <w:rPr>
          <w:b/>
          <w:bCs/>
          <w:iCs/>
        </w:rPr>
        <w:t>Pihak Pertama</w:t>
      </w:r>
      <w:r w:rsidR="00EC7FF4" w:rsidRPr="00EE4DD9">
        <w:rPr>
          <w:bCs/>
          <w:iCs/>
        </w:rPr>
        <w:t xml:space="preserve"> bersamaan dengan kedatangan barang.</w:t>
      </w:r>
    </w:p>
    <w:p w14:paraId="069BB05B" w14:textId="77777777" w:rsidR="000133E9" w:rsidRPr="00EE4DD9" w:rsidRDefault="000133E9" w:rsidP="002F2DE3">
      <w:pPr>
        <w:pStyle w:val="Default"/>
        <w:spacing w:line="276" w:lineRule="auto"/>
        <w:jc w:val="both"/>
        <w:rPr>
          <w:b/>
          <w:bCs/>
          <w:color w:val="000000" w:themeColor="text1"/>
        </w:rPr>
      </w:pPr>
    </w:p>
    <w:p w14:paraId="1DC94D0E" w14:textId="77777777" w:rsidR="00176442" w:rsidRPr="00EE4DD9" w:rsidRDefault="00176442" w:rsidP="006643C9">
      <w:pPr>
        <w:pStyle w:val="Default"/>
        <w:spacing w:line="276" w:lineRule="auto"/>
        <w:jc w:val="center"/>
        <w:rPr>
          <w:color w:val="000000" w:themeColor="text1"/>
        </w:rPr>
      </w:pPr>
      <w:r w:rsidRPr="00EE4DD9">
        <w:rPr>
          <w:b/>
          <w:bCs/>
          <w:color w:val="000000" w:themeColor="text1"/>
        </w:rPr>
        <w:t xml:space="preserve">Pasal </w:t>
      </w:r>
      <w:r w:rsidR="00EC7FF4" w:rsidRPr="00EE4DD9">
        <w:rPr>
          <w:b/>
          <w:bCs/>
          <w:color w:val="000000" w:themeColor="text1"/>
        </w:rPr>
        <w:t>8</w:t>
      </w:r>
    </w:p>
    <w:p w14:paraId="4E9DDC31" w14:textId="77777777" w:rsidR="00176442" w:rsidRPr="00EE4DD9" w:rsidRDefault="00B907C6" w:rsidP="006643C9">
      <w:pPr>
        <w:pStyle w:val="Default"/>
        <w:spacing w:line="276" w:lineRule="auto"/>
        <w:jc w:val="center"/>
        <w:rPr>
          <w:color w:val="000000" w:themeColor="text1"/>
        </w:rPr>
      </w:pPr>
      <w:r w:rsidRPr="00EE4DD9">
        <w:rPr>
          <w:b/>
          <w:bCs/>
          <w:color w:val="000000" w:themeColor="text1"/>
        </w:rPr>
        <w:t>Waktu Perjanjian</w:t>
      </w:r>
    </w:p>
    <w:p w14:paraId="19150FEE" w14:textId="0B02C097" w:rsidR="00116A55" w:rsidRPr="00EE4DD9" w:rsidRDefault="00116A55" w:rsidP="00116A55">
      <w:pPr>
        <w:pStyle w:val="ListParagraph"/>
        <w:numPr>
          <w:ilvl w:val="0"/>
          <w:numId w:val="23"/>
        </w:numPr>
        <w:ind w:left="426" w:hanging="426"/>
        <w:jc w:val="both"/>
        <w:rPr>
          <w:rFonts w:eastAsiaTheme="minorEastAsia" w:cs="Times New Roman"/>
          <w:color w:val="000000"/>
          <w:kern w:val="0"/>
          <w:lang w:val="id-ID" w:eastAsia="id-ID" w:bidi="ar-SA"/>
        </w:rPr>
      </w:pPr>
      <w:r w:rsidRPr="00EE4DD9">
        <w:rPr>
          <w:rFonts w:eastAsiaTheme="minorEastAsia" w:cs="Times New Roman"/>
          <w:color w:val="000000"/>
          <w:kern w:val="0"/>
          <w:lang w:val="id-ID" w:eastAsia="id-ID" w:bidi="ar-SA"/>
        </w:rPr>
        <w:t xml:space="preserve">Perjanjian ini berlaku selama satu (1) tahun sejak tanggal </w:t>
      </w:r>
      <w:del w:id="63" w:author="ROHAYATI" w:date="2021-04-07T12:27:00Z">
        <w:r w:rsidRPr="00EE4DD9" w:rsidDel="005B55AE">
          <w:rPr>
            <w:rFonts w:eastAsiaTheme="minorEastAsia" w:cs="Times New Roman"/>
            <w:color w:val="000000"/>
            <w:kern w:val="0"/>
            <w:lang w:val="id-ID" w:eastAsia="id-ID" w:bidi="ar-SA"/>
          </w:rPr>
          <w:delText>ditandatangani.</w:delText>
        </w:r>
      </w:del>
      <w:ins w:id="64" w:author="ROHAYATI" w:date="2021-04-08T11:29:00Z">
        <w:r w:rsidR="009A0FB4">
          <w:rPr>
            <w:rFonts w:eastAsiaTheme="minorEastAsia" w:cs="Times New Roman"/>
            <w:color w:val="000000"/>
            <w:kern w:val="0"/>
            <w:lang w:val="en-US" w:eastAsia="id-ID" w:bidi="ar-SA"/>
          </w:rPr>
          <w:t>2</w:t>
        </w:r>
        <w:r w:rsidR="00CE5AFB">
          <w:rPr>
            <w:rFonts w:eastAsiaTheme="minorEastAsia" w:cs="Times New Roman"/>
            <w:color w:val="000000"/>
            <w:kern w:val="0"/>
            <w:lang w:val="en-US" w:eastAsia="id-ID" w:bidi="ar-SA"/>
          </w:rPr>
          <w:t xml:space="preserve"> Mei</w:t>
        </w:r>
      </w:ins>
      <w:ins w:id="65" w:author="ROHAYATI" w:date="2021-04-07T12:27:00Z">
        <w:r w:rsidR="005B55AE">
          <w:rPr>
            <w:rFonts w:eastAsiaTheme="minorEastAsia" w:cs="Times New Roman"/>
            <w:color w:val="000000"/>
            <w:kern w:val="0"/>
            <w:lang w:val="en-US" w:eastAsia="id-ID" w:bidi="ar-SA"/>
          </w:rPr>
          <w:t xml:space="preserve"> </w:t>
        </w:r>
        <w:del w:id="66" w:author="Rudy" w:date="2022-03-18T07:20:00Z">
          <w:r w:rsidR="005B55AE" w:rsidDel="009178E7">
            <w:rPr>
              <w:rFonts w:eastAsiaTheme="minorEastAsia" w:cs="Times New Roman"/>
              <w:color w:val="000000"/>
              <w:kern w:val="0"/>
              <w:lang w:val="en-US" w:eastAsia="id-ID" w:bidi="ar-SA"/>
            </w:rPr>
            <w:delText>2021</w:delText>
          </w:r>
        </w:del>
      </w:ins>
      <w:ins w:id="67" w:author="Rudy" w:date="2022-03-18T07:20:00Z">
        <w:r w:rsidR="009178E7">
          <w:rPr>
            <w:rFonts w:eastAsiaTheme="minorEastAsia" w:cs="Times New Roman"/>
            <w:color w:val="000000"/>
            <w:kern w:val="0"/>
            <w:lang w:val="en-US" w:eastAsia="id-ID" w:bidi="ar-SA"/>
          </w:rPr>
          <w:t>202</w:t>
        </w:r>
      </w:ins>
      <w:ins w:id="68" w:author="ROHAYATI" w:date="2023-04-06T08:53:00Z">
        <w:r w:rsidR="00852B24">
          <w:rPr>
            <w:rFonts w:eastAsiaTheme="minorEastAsia" w:cs="Times New Roman"/>
            <w:color w:val="000000"/>
            <w:kern w:val="0"/>
            <w:lang w:val="en-US" w:eastAsia="id-ID" w:bidi="ar-SA"/>
          </w:rPr>
          <w:t>3</w:t>
        </w:r>
      </w:ins>
      <w:ins w:id="69" w:author="Rudy" w:date="2022-03-18T07:20:00Z">
        <w:del w:id="70" w:author="ROHAYATI" w:date="2023-04-06T08:53:00Z">
          <w:r w:rsidR="009178E7" w:rsidDel="00852B24">
            <w:rPr>
              <w:rFonts w:eastAsiaTheme="minorEastAsia" w:cs="Times New Roman"/>
              <w:color w:val="000000"/>
              <w:kern w:val="0"/>
              <w:lang w:val="en-US" w:eastAsia="id-ID" w:bidi="ar-SA"/>
            </w:rPr>
            <w:delText>2</w:delText>
          </w:r>
        </w:del>
      </w:ins>
      <w:ins w:id="71" w:author="ROHAYATI" w:date="2021-04-07T12:27:00Z">
        <w:r w:rsidR="005B55AE">
          <w:rPr>
            <w:rFonts w:eastAsiaTheme="minorEastAsia" w:cs="Times New Roman"/>
            <w:color w:val="000000"/>
            <w:kern w:val="0"/>
            <w:lang w:val="en-US" w:eastAsia="id-ID" w:bidi="ar-SA"/>
          </w:rPr>
          <w:t xml:space="preserve"> </w:t>
        </w:r>
        <w:proofErr w:type="spellStart"/>
        <w:r w:rsidR="005B55AE">
          <w:rPr>
            <w:rFonts w:eastAsiaTheme="minorEastAsia" w:cs="Times New Roman"/>
            <w:color w:val="000000"/>
            <w:kern w:val="0"/>
            <w:lang w:val="en-US" w:eastAsia="id-ID" w:bidi="ar-SA"/>
          </w:rPr>
          <w:t>sampai</w:t>
        </w:r>
        <w:proofErr w:type="spellEnd"/>
        <w:r w:rsidR="005B55AE">
          <w:rPr>
            <w:rFonts w:eastAsiaTheme="minorEastAsia" w:cs="Times New Roman"/>
            <w:color w:val="000000"/>
            <w:kern w:val="0"/>
            <w:lang w:val="en-US" w:eastAsia="id-ID" w:bidi="ar-SA"/>
          </w:rPr>
          <w:t xml:space="preserve"> </w:t>
        </w:r>
        <w:proofErr w:type="spellStart"/>
        <w:r w:rsidR="005B55AE">
          <w:rPr>
            <w:rFonts w:eastAsiaTheme="minorEastAsia" w:cs="Times New Roman"/>
            <w:color w:val="000000"/>
            <w:kern w:val="0"/>
            <w:lang w:val="en-US" w:eastAsia="id-ID" w:bidi="ar-SA"/>
          </w:rPr>
          <w:t>dengan</w:t>
        </w:r>
        <w:proofErr w:type="spellEnd"/>
        <w:r w:rsidR="005B55AE">
          <w:rPr>
            <w:rFonts w:eastAsiaTheme="minorEastAsia" w:cs="Times New Roman"/>
            <w:color w:val="000000"/>
            <w:kern w:val="0"/>
            <w:lang w:val="en-US" w:eastAsia="id-ID" w:bidi="ar-SA"/>
          </w:rPr>
          <w:t xml:space="preserve"> </w:t>
        </w:r>
        <w:proofErr w:type="spellStart"/>
        <w:r w:rsidR="005B55AE">
          <w:rPr>
            <w:rFonts w:eastAsiaTheme="minorEastAsia" w:cs="Times New Roman"/>
            <w:color w:val="000000"/>
            <w:kern w:val="0"/>
            <w:lang w:val="en-US" w:eastAsia="id-ID" w:bidi="ar-SA"/>
          </w:rPr>
          <w:t>tanggal</w:t>
        </w:r>
        <w:proofErr w:type="spellEnd"/>
        <w:r w:rsidR="005B55AE">
          <w:rPr>
            <w:rFonts w:eastAsiaTheme="minorEastAsia" w:cs="Times New Roman"/>
            <w:color w:val="000000"/>
            <w:kern w:val="0"/>
            <w:lang w:val="en-US" w:eastAsia="id-ID" w:bidi="ar-SA"/>
          </w:rPr>
          <w:t xml:space="preserve"> 30 </w:t>
        </w:r>
      </w:ins>
      <w:ins w:id="72" w:author="ROHAYATI" w:date="2021-04-08T11:30:00Z">
        <w:r w:rsidR="00CE5AFB">
          <w:rPr>
            <w:rFonts w:eastAsiaTheme="minorEastAsia" w:cs="Times New Roman"/>
            <w:color w:val="000000"/>
            <w:kern w:val="0"/>
            <w:lang w:val="en-US" w:eastAsia="id-ID" w:bidi="ar-SA"/>
          </w:rPr>
          <w:t>April</w:t>
        </w:r>
      </w:ins>
      <w:ins w:id="73" w:author="ROHAYATI" w:date="2021-04-07T12:27:00Z">
        <w:r w:rsidR="005B55AE">
          <w:rPr>
            <w:rFonts w:eastAsiaTheme="minorEastAsia" w:cs="Times New Roman"/>
            <w:color w:val="000000"/>
            <w:kern w:val="0"/>
            <w:lang w:val="en-US" w:eastAsia="id-ID" w:bidi="ar-SA"/>
          </w:rPr>
          <w:t xml:space="preserve"> </w:t>
        </w:r>
        <w:del w:id="74" w:author="Rudy" w:date="2022-03-18T07:20:00Z">
          <w:r w:rsidR="005B55AE" w:rsidDel="009178E7">
            <w:rPr>
              <w:rFonts w:eastAsiaTheme="minorEastAsia" w:cs="Times New Roman"/>
              <w:color w:val="000000"/>
              <w:kern w:val="0"/>
              <w:lang w:val="en-US" w:eastAsia="id-ID" w:bidi="ar-SA"/>
            </w:rPr>
            <w:delText>2022</w:delText>
          </w:r>
        </w:del>
      </w:ins>
      <w:ins w:id="75" w:author="Rudy" w:date="2022-03-18T07:20:00Z">
        <w:r w:rsidR="009178E7">
          <w:rPr>
            <w:rFonts w:eastAsiaTheme="minorEastAsia" w:cs="Times New Roman"/>
            <w:color w:val="000000"/>
            <w:kern w:val="0"/>
            <w:lang w:val="en-US" w:eastAsia="id-ID" w:bidi="ar-SA"/>
          </w:rPr>
          <w:t>202</w:t>
        </w:r>
      </w:ins>
      <w:ins w:id="76" w:author="ROHAYATI" w:date="2023-04-06T08:53:00Z">
        <w:r w:rsidR="00852B24">
          <w:rPr>
            <w:rFonts w:eastAsiaTheme="minorEastAsia" w:cs="Times New Roman"/>
            <w:color w:val="000000"/>
            <w:kern w:val="0"/>
            <w:lang w:val="en-US" w:eastAsia="id-ID" w:bidi="ar-SA"/>
          </w:rPr>
          <w:t>4</w:t>
        </w:r>
      </w:ins>
      <w:ins w:id="77" w:author="Rudy" w:date="2022-03-18T07:20:00Z">
        <w:del w:id="78" w:author="ROHAYATI" w:date="2023-04-06T08:53:00Z">
          <w:r w:rsidR="009178E7" w:rsidDel="00852B24">
            <w:rPr>
              <w:rFonts w:eastAsiaTheme="minorEastAsia" w:cs="Times New Roman"/>
              <w:color w:val="000000"/>
              <w:kern w:val="0"/>
              <w:lang w:val="en-US" w:eastAsia="id-ID" w:bidi="ar-SA"/>
            </w:rPr>
            <w:delText>3</w:delText>
          </w:r>
        </w:del>
      </w:ins>
      <w:ins w:id="79" w:author="ROHAYATI" w:date="2021-04-07T12:27:00Z">
        <w:r w:rsidR="005B55AE">
          <w:rPr>
            <w:rFonts w:eastAsiaTheme="minorEastAsia" w:cs="Times New Roman"/>
            <w:color w:val="000000"/>
            <w:kern w:val="0"/>
            <w:lang w:val="en-US" w:eastAsia="id-ID" w:bidi="ar-SA"/>
          </w:rPr>
          <w:t>.</w:t>
        </w:r>
      </w:ins>
    </w:p>
    <w:p w14:paraId="5810E5EA" w14:textId="77777777" w:rsidR="00F33B45" w:rsidRPr="00EE4DD9" w:rsidRDefault="00116A55" w:rsidP="00116A55">
      <w:pPr>
        <w:pStyle w:val="ListParagraph"/>
        <w:numPr>
          <w:ilvl w:val="0"/>
          <w:numId w:val="23"/>
        </w:numPr>
        <w:ind w:left="426" w:hanging="426"/>
        <w:jc w:val="both"/>
        <w:rPr>
          <w:rFonts w:eastAsiaTheme="minorEastAsia" w:cs="Times New Roman"/>
          <w:color w:val="000000"/>
          <w:kern w:val="0"/>
          <w:lang w:val="id-ID" w:eastAsia="id-ID" w:bidi="ar-SA"/>
        </w:rPr>
      </w:pPr>
      <w:r w:rsidRPr="00EE4DD9">
        <w:rPr>
          <w:rFonts w:eastAsiaTheme="minorEastAsia" w:cs="Times New Roman"/>
          <w:color w:val="000000"/>
          <w:kern w:val="0"/>
          <w:lang w:val="id-ID" w:eastAsia="id-ID" w:bidi="ar-SA"/>
        </w:rPr>
        <w:t>Perjanjian ini dapat diperpanjang secara otomatis untuk satu (1) tahun berikutnya kecuali ada pemberitahuan dari salah satupihak secara tertulis untuk mengakhiri atau merubah perjanjian  ini 3 (tiga) bulan sebelum berakhirnya masa 1 (satu) tahun Perjanjian ini atau masa perpanjangannya.</w:t>
      </w:r>
    </w:p>
    <w:p w14:paraId="131E12FD" w14:textId="77777777" w:rsidR="0083280E" w:rsidRPr="0083280E" w:rsidRDefault="0083280E" w:rsidP="002F2DE3">
      <w:pPr>
        <w:pStyle w:val="Default"/>
        <w:spacing w:line="276" w:lineRule="auto"/>
        <w:jc w:val="both"/>
        <w:rPr>
          <w:b/>
          <w:bCs/>
          <w:color w:val="000000" w:themeColor="text1"/>
          <w:lang w:val="en-US"/>
          <w:rPrChange w:id="80" w:author="ROHAYATI" w:date="2021-03-17T11:22:00Z">
            <w:rPr>
              <w:b/>
              <w:bCs/>
              <w:color w:val="000000" w:themeColor="text1"/>
            </w:rPr>
          </w:rPrChange>
        </w:rPr>
      </w:pPr>
    </w:p>
    <w:p w14:paraId="155D9AB3" w14:textId="77777777" w:rsidR="00EC7FF4" w:rsidRPr="00EE4DD9" w:rsidRDefault="00EC7FF4" w:rsidP="00EC7FF4">
      <w:pPr>
        <w:pStyle w:val="Default"/>
        <w:spacing w:line="276" w:lineRule="auto"/>
        <w:jc w:val="center"/>
        <w:rPr>
          <w:color w:val="000000" w:themeColor="text1"/>
        </w:rPr>
      </w:pPr>
      <w:r w:rsidRPr="00EE4DD9">
        <w:rPr>
          <w:b/>
          <w:bCs/>
          <w:color w:val="000000" w:themeColor="text1"/>
        </w:rPr>
        <w:t>Pasal 9</w:t>
      </w:r>
    </w:p>
    <w:p w14:paraId="43048910" w14:textId="77777777" w:rsidR="00EC7FF4" w:rsidRPr="00EE4DD9" w:rsidRDefault="00EC7FF4" w:rsidP="00EC7FF4">
      <w:pPr>
        <w:pStyle w:val="Default"/>
        <w:spacing w:line="276" w:lineRule="auto"/>
        <w:jc w:val="center"/>
        <w:rPr>
          <w:color w:val="000000" w:themeColor="text1"/>
        </w:rPr>
      </w:pPr>
      <w:r w:rsidRPr="00EE4DD9">
        <w:rPr>
          <w:b/>
          <w:bCs/>
          <w:color w:val="000000" w:themeColor="text1"/>
        </w:rPr>
        <w:t>Force Majeure</w:t>
      </w:r>
    </w:p>
    <w:p w14:paraId="200B01F5" w14:textId="77777777" w:rsidR="00EC7FF4" w:rsidRPr="00EE4DD9" w:rsidRDefault="00EC7FF4" w:rsidP="00EE4DD9">
      <w:pPr>
        <w:pStyle w:val="NormalWeb"/>
        <w:numPr>
          <w:ilvl w:val="0"/>
          <w:numId w:val="29"/>
        </w:numPr>
        <w:spacing w:before="0" w:after="0"/>
        <w:ind w:left="426" w:hanging="426"/>
        <w:jc w:val="both"/>
      </w:pPr>
      <w:r w:rsidRPr="00EE4DD9">
        <w:rPr>
          <w:b/>
        </w:rPr>
        <w:lastRenderedPageBreak/>
        <w:t xml:space="preserve">Para </w:t>
      </w:r>
      <w:r w:rsidRPr="00EE4DD9">
        <w:rPr>
          <w:b/>
          <w:lang w:val="id-ID"/>
        </w:rPr>
        <w:t>Pihak</w:t>
      </w:r>
      <w:r w:rsidRPr="00EE4DD9">
        <w:t xml:space="preserve"> </w:t>
      </w:r>
      <w:proofErr w:type="spellStart"/>
      <w:r w:rsidRPr="00EE4DD9">
        <w:t>tidak</w:t>
      </w:r>
      <w:proofErr w:type="spellEnd"/>
      <w:r w:rsidRPr="00EE4DD9">
        <w:t xml:space="preserve"> </w:t>
      </w:r>
      <w:proofErr w:type="spellStart"/>
      <w:r w:rsidRPr="00EE4DD9">
        <w:t>bertanggung</w:t>
      </w:r>
      <w:proofErr w:type="spellEnd"/>
      <w:r w:rsidRPr="00EE4DD9">
        <w:t xml:space="preserve"> </w:t>
      </w:r>
      <w:proofErr w:type="spellStart"/>
      <w:r w:rsidRPr="00EE4DD9">
        <w:t>jawab</w:t>
      </w:r>
      <w:proofErr w:type="spellEnd"/>
      <w:r w:rsidRPr="00EE4DD9">
        <w:t xml:space="preserve"> </w:t>
      </w:r>
      <w:proofErr w:type="spellStart"/>
      <w:r w:rsidRPr="00EE4DD9">
        <w:t>atas</w:t>
      </w:r>
      <w:proofErr w:type="spellEnd"/>
      <w:r w:rsidRPr="00EE4DD9">
        <w:t xml:space="preserve"> </w:t>
      </w:r>
      <w:proofErr w:type="spellStart"/>
      <w:r w:rsidRPr="00EE4DD9">
        <w:t>segala</w:t>
      </w:r>
      <w:proofErr w:type="spellEnd"/>
      <w:r w:rsidRPr="00EE4DD9">
        <w:t xml:space="preserve"> </w:t>
      </w:r>
      <w:proofErr w:type="spellStart"/>
      <w:r w:rsidRPr="00EE4DD9">
        <w:t>kerugian</w:t>
      </w:r>
      <w:proofErr w:type="spellEnd"/>
      <w:r w:rsidRPr="00EE4DD9">
        <w:t xml:space="preserve"> yang </w:t>
      </w:r>
      <w:proofErr w:type="spellStart"/>
      <w:r w:rsidRPr="00EE4DD9">
        <w:t>timbul</w:t>
      </w:r>
      <w:proofErr w:type="spellEnd"/>
      <w:r w:rsidRPr="00EE4DD9">
        <w:t xml:space="preserve"> </w:t>
      </w:r>
      <w:proofErr w:type="spellStart"/>
      <w:r w:rsidRPr="00EE4DD9">
        <w:t>diakibatkan</w:t>
      </w:r>
      <w:proofErr w:type="spellEnd"/>
      <w:r w:rsidRPr="00EE4DD9">
        <w:t xml:space="preserve"> </w:t>
      </w:r>
      <w:proofErr w:type="spellStart"/>
      <w:r w:rsidRPr="00EE4DD9">
        <w:t>oleh</w:t>
      </w:r>
      <w:proofErr w:type="spellEnd"/>
      <w:r w:rsidRPr="00EE4DD9">
        <w:t xml:space="preserve"> </w:t>
      </w:r>
      <w:r w:rsidRPr="00EE4DD9">
        <w:rPr>
          <w:lang w:val="id-ID"/>
        </w:rPr>
        <w:t>force majeure</w:t>
      </w:r>
      <w:r w:rsidRPr="00EE4DD9">
        <w:t>.</w:t>
      </w:r>
    </w:p>
    <w:p w14:paraId="6156D0FE" w14:textId="77777777" w:rsidR="00EC7FF4" w:rsidRPr="00EE4DD9" w:rsidRDefault="00EC7FF4" w:rsidP="00EE4DD9">
      <w:pPr>
        <w:pStyle w:val="NormalWeb"/>
        <w:numPr>
          <w:ilvl w:val="0"/>
          <w:numId w:val="29"/>
        </w:numPr>
        <w:spacing w:before="0" w:after="0"/>
        <w:ind w:left="426" w:hanging="426"/>
        <w:jc w:val="both"/>
      </w:pPr>
      <w:proofErr w:type="spellStart"/>
      <w:r w:rsidRPr="00EE4DD9">
        <w:t>Kondisi</w:t>
      </w:r>
      <w:proofErr w:type="spellEnd"/>
      <w:r w:rsidRPr="00EE4DD9">
        <w:t xml:space="preserve"> yang </w:t>
      </w:r>
      <w:proofErr w:type="spellStart"/>
      <w:r w:rsidRPr="00EE4DD9">
        <w:t>dapat</w:t>
      </w:r>
      <w:proofErr w:type="spellEnd"/>
      <w:r w:rsidRPr="00EE4DD9">
        <w:t xml:space="preserve"> </w:t>
      </w:r>
      <w:proofErr w:type="spellStart"/>
      <w:r w:rsidRPr="00EE4DD9">
        <w:t>diterima</w:t>
      </w:r>
      <w:proofErr w:type="spellEnd"/>
      <w:r w:rsidRPr="00EE4DD9">
        <w:t xml:space="preserve"> </w:t>
      </w:r>
      <w:proofErr w:type="spellStart"/>
      <w:r w:rsidRPr="00EE4DD9">
        <w:t>sebagai</w:t>
      </w:r>
      <w:proofErr w:type="spellEnd"/>
      <w:r w:rsidRPr="00EE4DD9">
        <w:t xml:space="preserve"> </w:t>
      </w:r>
      <w:r w:rsidRPr="00EE4DD9">
        <w:rPr>
          <w:lang w:val="id-ID"/>
        </w:rPr>
        <w:t>force majeure</w:t>
      </w:r>
      <w:r w:rsidRPr="00EE4DD9">
        <w:t xml:space="preserve"> </w:t>
      </w:r>
      <w:proofErr w:type="spellStart"/>
      <w:r w:rsidRPr="00EE4DD9">
        <w:t>oleh</w:t>
      </w:r>
      <w:proofErr w:type="spellEnd"/>
      <w:r w:rsidRPr="00EE4DD9">
        <w:t xml:space="preserve"> </w:t>
      </w:r>
      <w:proofErr w:type="spellStart"/>
      <w:r w:rsidRPr="00EE4DD9">
        <w:t>kedua</w:t>
      </w:r>
      <w:proofErr w:type="spellEnd"/>
      <w:r w:rsidRPr="00EE4DD9">
        <w:t xml:space="preserve"> </w:t>
      </w:r>
      <w:proofErr w:type="spellStart"/>
      <w:r w:rsidRPr="00EE4DD9">
        <w:t>belah</w:t>
      </w:r>
      <w:proofErr w:type="spellEnd"/>
      <w:r w:rsidRPr="00EE4DD9">
        <w:t xml:space="preserve"> </w:t>
      </w:r>
      <w:proofErr w:type="spellStart"/>
      <w:r w:rsidRPr="00EE4DD9">
        <w:t>pihak</w:t>
      </w:r>
      <w:proofErr w:type="spellEnd"/>
      <w:r w:rsidRPr="00EE4DD9">
        <w:t xml:space="preserve"> </w:t>
      </w:r>
      <w:proofErr w:type="spellStart"/>
      <w:r w:rsidRPr="00EE4DD9">
        <w:t>adalah</w:t>
      </w:r>
      <w:proofErr w:type="spellEnd"/>
      <w:r w:rsidRPr="00EE4DD9">
        <w:t xml:space="preserve"> </w:t>
      </w:r>
      <w:proofErr w:type="spellStart"/>
      <w:r w:rsidRPr="00EE4DD9">
        <w:t>Perang</w:t>
      </w:r>
      <w:proofErr w:type="spellEnd"/>
      <w:r w:rsidRPr="00EE4DD9">
        <w:t xml:space="preserve">, </w:t>
      </w:r>
      <w:proofErr w:type="spellStart"/>
      <w:r w:rsidRPr="00EE4DD9">
        <w:t>terorisme</w:t>
      </w:r>
      <w:proofErr w:type="spellEnd"/>
      <w:r w:rsidRPr="00EE4DD9">
        <w:t xml:space="preserve">, </w:t>
      </w:r>
      <w:proofErr w:type="spellStart"/>
      <w:r w:rsidRPr="00EE4DD9">
        <w:t>penutupan</w:t>
      </w:r>
      <w:proofErr w:type="spellEnd"/>
      <w:r w:rsidRPr="00EE4DD9">
        <w:t xml:space="preserve"> </w:t>
      </w:r>
      <w:proofErr w:type="spellStart"/>
      <w:r w:rsidRPr="00EE4DD9">
        <w:t>oleh</w:t>
      </w:r>
      <w:proofErr w:type="spellEnd"/>
      <w:r w:rsidRPr="00EE4DD9">
        <w:t xml:space="preserve"> </w:t>
      </w:r>
      <w:proofErr w:type="spellStart"/>
      <w:r w:rsidRPr="00EE4DD9">
        <w:t>pemerintah</w:t>
      </w:r>
      <w:proofErr w:type="spellEnd"/>
      <w:r w:rsidRPr="00EE4DD9">
        <w:t xml:space="preserve">, </w:t>
      </w:r>
      <w:proofErr w:type="spellStart"/>
      <w:r w:rsidRPr="00EE4DD9">
        <w:t>bencana</w:t>
      </w:r>
      <w:proofErr w:type="spellEnd"/>
      <w:r w:rsidRPr="00EE4DD9">
        <w:t xml:space="preserve"> </w:t>
      </w:r>
      <w:proofErr w:type="spellStart"/>
      <w:r w:rsidRPr="00EE4DD9">
        <w:t>alam</w:t>
      </w:r>
      <w:proofErr w:type="spellEnd"/>
      <w:r w:rsidRPr="00EE4DD9">
        <w:t xml:space="preserve"> yang </w:t>
      </w:r>
      <w:proofErr w:type="spellStart"/>
      <w:r w:rsidRPr="00EE4DD9">
        <w:t>dikatagorikan</w:t>
      </w:r>
      <w:proofErr w:type="spellEnd"/>
      <w:r w:rsidRPr="00EE4DD9">
        <w:t xml:space="preserve"> </w:t>
      </w:r>
      <w:proofErr w:type="spellStart"/>
      <w:r w:rsidRPr="00EE4DD9">
        <w:t>sebagai</w:t>
      </w:r>
      <w:proofErr w:type="spellEnd"/>
      <w:r w:rsidRPr="00EE4DD9">
        <w:t xml:space="preserve"> </w:t>
      </w:r>
      <w:proofErr w:type="spellStart"/>
      <w:r w:rsidRPr="00EE4DD9">
        <w:t>becana</w:t>
      </w:r>
      <w:proofErr w:type="spellEnd"/>
      <w:r w:rsidRPr="00EE4DD9">
        <w:t xml:space="preserve"> </w:t>
      </w:r>
      <w:proofErr w:type="spellStart"/>
      <w:r w:rsidRPr="00EE4DD9">
        <w:t>nasional</w:t>
      </w:r>
      <w:proofErr w:type="spellEnd"/>
      <w:r w:rsidRPr="00EE4DD9">
        <w:t xml:space="preserve"> yang </w:t>
      </w:r>
      <w:proofErr w:type="spellStart"/>
      <w:r w:rsidRPr="00EE4DD9">
        <w:t>dibuktikan</w:t>
      </w:r>
      <w:proofErr w:type="spellEnd"/>
      <w:r w:rsidRPr="00EE4DD9">
        <w:t xml:space="preserve"> </w:t>
      </w:r>
      <w:proofErr w:type="spellStart"/>
      <w:r w:rsidRPr="00EE4DD9">
        <w:t>dengan</w:t>
      </w:r>
      <w:proofErr w:type="spellEnd"/>
      <w:r w:rsidRPr="00EE4DD9">
        <w:t xml:space="preserve"> </w:t>
      </w:r>
      <w:proofErr w:type="spellStart"/>
      <w:r w:rsidRPr="00EE4DD9">
        <w:t>ditetapkan</w:t>
      </w:r>
      <w:proofErr w:type="spellEnd"/>
      <w:r w:rsidRPr="00EE4DD9">
        <w:t xml:space="preserve"> </w:t>
      </w:r>
      <w:proofErr w:type="spellStart"/>
      <w:r w:rsidRPr="00EE4DD9">
        <w:t>oleh</w:t>
      </w:r>
      <w:proofErr w:type="spellEnd"/>
      <w:r w:rsidRPr="00EE4DD9">
        <w:t xml:space="preserve"> </w:t>
      </w:r>
      <w:proofErr w:type="spellStart"/>
      <w:r w:rsidRPr="00EE4DD9">
        <w:t>pemerintah</w:t>
      </w:r>
      <w:proofErr w:type="spellEnd"/>
      <w:r w:rsidRPr="00EE4DD9">
        <w:t>.</w:t>
      </w:r>
    </w:p>
    <w:p w14:paraId="5A9C9AEE" w14:textId="77777777" w:rsidR="00EC7FF4" w:rsidRPr="00EE4DD9" w:rsidRDefault="00EC7FF4" w:rsidP="00EE4DD9">
      <w:pPr>
        <w:pStyle w:val="NormalWeb"/>
        <w:numPr>
          <w:ilvl w:val="0"/>
          <w:numId w:val="29"/>
        </w:numPr>
        <w:spacing w:before="0" w:after="0"/>
        <w:ind w:left="426" w:hanging="426"/>
        <w:jc w:val="both"/>
      </w:pPr>
      <w:proofErr w:type="spellStart"/>
      <w:r w:rsidRPr="00EE4DD9">
        <w:t>Pemberitahuan</w:t>
      </w:r>
      <w:proofErr w:type="spellEnd"/>
      <w:r w:rsidRPr="00EE4DD9">
        <w:t xml:space="preserve"> </w:t>
      </w:r>
      <w:proofErr w:type="spellStart"/>
      <w:r w:rsidRPr="00EE4DD9">
        <w:t>kejadian</w:t>
      </w:r>
      <w:proofErr w:type="spellEnd"/>
      <w:r w:rsidRPr="00EE4DD9">
        <w:t xml:space="preserve"> </w:t>
      </w:r>
      <w:r w:rsidRPr="00EE4DD9">
        <w:rPr>
          <w:lang w:val="id-ID"/>
        </w:rPr>
        <w:t>force majeure</w:t>
      </w:r>
      <w:r w:rsidRPr="00EE4DD9">
        <w:t xml:space="preserve"> </w:t>
      </w:r>
      <w:proofErr w:type="spellStart"/>
      <w:r w:rsidRPr="00EE4DD9">
        <w:t>dibuat</w:t>
      </w:r>
      <w:proofErr w:type="spellEnd"/>
      <w:r w:rsidRPr="00EE4DD9">
        <w:t xml:space="preserve"> </w:t>
      </w:r>
      <w:proofErr w:type="spellStart"/>
      <w:r w:rsidRPr="00EE4DD9">
        <w:t>secara</w:t>
      </w:r>
      <w:proofErr w:type="spellEnd"/>
      <w:r w:rsidRPr="00EE4DD9">
        <w:t xml:space="preserve"> </w:t>
      </w:r>
      <w:proofErr w:type="spellStart"/>
      <w:r w:rsidRPr="00EE4DD9">
        <w:t>tertulis</w:t>
      </w:r>
      <w:proofErr w:type="spellEnd"/>
      <w:r w:rsidRPr="00EE4DD9">
        <w:t xml:space="preserve"> </w:t>
      </w:r>
      <w:proofErr w:type="spellStart"/>
      <w:r w:rsidRPr="00EE4DD9">
        <w:t>maksimal</w:t>
      </w:r>
      <w:proofErr w:type="spellEnd"/>
      <w:r w:rsidRPr="00EE4DD9">
        <w:t xml:space="preserve"> </w:t>
      </w:r>
      <w:proofErr w:type="spellStart"/>
      <w:r w:rsidRPr="00EE4DD9">
        <w:t>dalam</w:t>
      </w:r>
      <w:proofErr w:type="spellEnd"/>
      <w:r w:rsidRPr="00EE4DD9">
        <w:t xml:space="preserve"> </w:t>
      </w:r>
      <w:proofErr w:type="spellStart"/>
      <w:r w:rsidRPr="00EE4DD9">
        <w:t>waktu</w:t>
      </w:r>
      <w:proofErr w:type="spellEnd"/>
      <w:r w:rsidRPr="00EE4DD9">
        <w:t xml:space="preserve"> 7 (</w:t>
      </w:r>
      <w:proofErr w:type="spellStart"/>
      <w:r w:rsidRPr="00EE4DD9">
        <w:t>tujuh</w:t>
      </w:r>
      <w:proofErr w:type="spellEnd"/>
      <w:r w:rsidRPr="00EE4DD9">
        <w:t xml:space="preserve">) </w:t>
      </w:r>
      <w:proofErr w:type="spellStart"/>
      <w:r w:rsidRPr="00EE4DD9">
        <w:t>hari</w:t>
      </w:r>
      <w:proofErr w:type="spellEnd"/>
      <w:r w:rsidRPr="00EE4DD9">
        <w:t xml:space="preserve"> </w:t>
      </w:r>
      <w:proofErr w:type="spellStart"/>
      <w:r w:rsidRPr="00EE4DD9">
        <w:t>dari</w:t>
      </w:r>
      <w:proofErr w:type="spellEnd"/>
      <w:r w:rsidRPr="00EE4DD9">
        <w:t xml:space="preserve"> </w:t>
      </w:r>
      <w:proofErr w:type="spellStart"/>
      <w:r w:rsidRPr="00EE4DD9">
        <w:t>tanggal</w:t>
      </w:r>
      <w:proofErr w:type="spellEnd"/>
      <w:r w:rsidRPr="00EE4DD9">
        <w:t xml:space="preserve"> </w:t>
      </w:r>
      <w:proofErr w:type="spellStart"/>
      <w:r w:rsidRPr="00EE4DD9">
        <w:t>kejadian</w:t>
      </w:r>
      <w:proofErr w:type="spellEnd"/>
      <w:r w:rsidRPr="00EE4DD9">
        <w:t xml:space="preserve"> </w:t>
      </w:r>
      <w:proofErr w:type="spellStart"/>
      <w:r w:rsidRPr="00EE4DD9">
        <w:t>didukung</w:t>
      </w:r>
      <w:proofErr w:type="spellEnd"/>
      <w:r w:rsidRPr="00EE4DD9">
        <w:t xml:space="preserve"> </w:t>
      </w:r>
      <w:proofErr w:type="spellStart"/>
      <w:r w:rsidRPr="00EE4DD9">
        <w:t>dengan</w:t>
      </w:r>
      <w:proofErr w:type="spellEnd"/>
      <w:r w:rsidRPr="00EE4DD9">
        <w:t xml:space="preserve"> </w:t>
      </w:r>
      <w:proofErr w:type="spellStart"/>
      <w:r w:rsidRPr="00EE4DD9">
        <w:t>bukti</w:t>
      </w:r>
      <w:proofErr w:type="spellEnd"/>
      <w:r w:rsidRPr="00EE4DD9">
        <w:t>.</w:t>
      </w:r>
    </w:p>
    <w:p w14:paraId="44F08390" w14:textId="77777777" w:rsidR="00EC7FF4" w:rsidRPr="00EE4DD9" w:rsidRDefault="00EC7FF4" w:rsidP="00EE4DD9">
      <w:pPr>
        <w:pStyle w:val="NormalWeb"/>
        <w:numPr>
          <w:ilvl w:val="0"/>
          <w:numId w:val="29"/>
        </w:numPr>
        <w:spacing w:before="0" w:after="0"/>
        <w:ind w:left="426" w:hanging="426"/>
        <w:jc w:val="both"/>
      </w:pPr>
      <w:proofErr w:type="spellStart"/>
      <w:r w:rsidRPr="00EE4DD9">
        <w:t>Pemberitahuan</w:t>
      </w:r>
      <w:proofErr w:type="spellEnd"/>
      <w:r w:rsidRPr="00EE4DD9">
        <w:t xml:space="preserve"> </w:t>
      </w:r>
      <w:proofErr w:type="spellStart"/>
      <w:r w:rsidRPr="00EE4DD9">
        <w:t>kejadian</w:t>
      </w:r>
      <w:proofErr w:type="spellEnd"/>
      <w:r w:rsidRPr="00EE4DD9">
        <w:t xml:space="preserve"> </w:t>
      </w:r>
      <w:r w:rsidRPr="00EE4DD9">
        <w:rPr>
          <w:lang w:val="id-ID"/>
        </w:rPr>
        <w:t>force majeure</w:t>
      </w:r>
      <w:r w:rsidRPr="00EE4DD9">
        <w:t xml:space="preserve"> </w:t>
      </w:r>
      <w:proofErr w:type="spellStart"/>
      <w:r w:rsidRPr="00EE4DD9">
        <w:t>diterima</w:t>
      </w:r>
      <w:proofErr w:type="spellEnd"/>
      <w:r w:rsidRPr="00EE4DD9">
        <w:t xml:space="preserve"> </w:t>
      </w:r>
      <w:r w:rsidR="00B45E80" w:rsidRPr="00EE4DD9">
        <w:rPr>
          <w:lang w:val="id-ID"/>
        </w:rPr>
        <w:t xml:space="preserve">oleh </w:t>
      </w:r>
      <w:r w:rsidR="00B45E80" w:rsidRPr="00743E14">
        <w:rPr>
          <w:b/>
          <w:lang w:val="id-ID"/>
        </w:rPr>
        <w:t>Pihak Pertama</w:t>
      </w:r>
      <w:r w:rsidR="00B45E80" w:rsidRPr="00EE4DD9">
        <w:rPr>
          <w:lang w:val="id-ID"/>
        </w:rPr>
        <w:t xml:space="preserve"> atau </w:t>
      </w:r>
      <w:r w:rsidR="00B45E80" w:rsidRPr="00743E14">
        <w:rPr>
          <w:b/>
          <w:lang w:val="id-ID"/>
        </w:rPr>
        <w:t>Pihak Kedua</w:t>
      </w:r>
      <w:r w:rsidRPr="00EE4DD9">
        <w:t xml:space="preserve"> </w:t>
      </w:r>
      <w:proofErr w:type="spellStart"/>
      <w:r w:rsidRPr="00EE4DD9">
        <w:t>dan</w:t>
      </w:r>
      <w:proofErr w:type="spellEnd"/>
      <w:r w:rsidRPr="00EE4DD9">
        <w:t xml:space="preserve"> </w:t>
      </w:r>
      <w:proofErr w:type="spellStart"/>
      <w:r w:rsidRPr="00EE4DD9">
        <w:t>ditanggapi</w:t>
      </w:r>
      <w:proofErr w:type="spellEnd"/>
      <w:r w:rsidRPr="00EE4DD9">
        <w:t xml:space="preserve"> </w:t>
      </w:r>
      <w:proofErr w:type="spellStart"/>
      <w:r w:rsidRPr="00EE4DD9">
        <w:t>dalam</w:t>
      </w:r>
      <w:proofErr w:type="spellEnd"/>
      <w:r w:rsidRPr="00EE4DD9">
        <w:t xml:space="preserve"> </w:t>
      </w:r>
      <w:proofErr w:type="spellStart"/>
      <w:r w:rsidRPr="00EE4DD9">
        <w:t>waktu</w:t>
      </w:r>
      <w:proofErr w:type="spellEnd"/>
      <w:r w:rsidRPr="00EE4DD9">
        <w:t xml:space="preserve"> 3 (</w:t>
      </w:r>
      <w:proofErr w:type="spellStart"/>
      <w:r w:rsidRPr="00EE4DD9">
        <w:t>tiga</w:t>
      </w:r>
      <w:proofErr w:type="spellEnd"/>
      <w:r w:rsidRPr="00EE4DD9">
        <w:t xml:space="preserve">) </w:t>
      </w:r>
      <w:proofErr w:type="spellStart"/>
      <w:r w:rsidRPr="00EE4DD9">
        <w:t>hari</w:t>
      </w:r>
      <w:proofErr w:type="spellEnd"/>
      <w:r w:rsidRPr="00EE4DD9">
        <w:t xml:space="preserve"> </w:t>
      </w:r>
      <w:proofErr w:type="spellStart"/>
      <w:r w:rsidRPr="00EE4DD9">
        <w:t>dari</w:t>
      </w:r>
      <w:proofErr w:type="spellEnd"/>
      <w:r w:rsidRPr="00EE4DD9">
        <w:t xml:space="preserve"> </w:t>
      </w:r>
      <w:proofErr w:type="spellStart"/>
      <w:r w:rsidRPr="00EE4DD9">
        <w:t>tanggal</w:t>
      </w:r>
      <w:proofErr w:type="spellEnd"/>
      <w:r w:rsidRPr="00EE4DD9">
        <w:t xml:space="preserve"> </w:t>
      </w:r>
      <w:proofErr w:type="spellStart"/>
      <w:r w:rsidRPr="00EE4DD9">
        <w:t>penerimaan</w:t>
      </w:r>
      <w:proofErr w:type="spellEnd"/>
      <w:r w:rsidRPr="00EE4DD9">
        <w:t xml:space="preserve"> </w:t>
      </w:r>
      <w:proofErr w:type="spellStart"/>
      <w:r w:rsidRPr="00EE4DD9">
        <w:t>pemberitahuan</w:t>
      </w:r>
      <w:proofErr w:type="spellEnd"/>
      <w:r w:rsidRPr="00EE4DD9">
        <w:t xml:space="preserve"> </w:t>
      </w:r>
      <w:r w:rsidRPr="00EE4DD9">
        <w:rPr>
          <w:lang w:val="id-ID"/>
        </w:rPr>
        <w:t>force majeure</w:t>
      </w:r>
      <w:r w:rsidRPr="00EE4DD9">
        <w:t xml:space="preserve">. </w:t>
      </w:r>
      <w:proofErr w:type="spellStart"/>
      <w:r w:rsidRPr="00EE4DD9">
        <w:t>Apabila</w:t>
      </w:r>
      <w:proofErr w:type="spellEnd"/>
      <w:r w:rsidRPr="00EE4DD9">
        <w:t xml:space="preserve"> </w:t>
      </w:r>
      <w:proofErr w:type="spellStart"/>
      <w:r w:rsidRPr="00EE4DD9">
        <w:t>pemberitahuan</w:t>
      </w:r>
      <w:proofErr w:type="spellEnd"/>
      <w:r w:rsidRPr="00EE4DD9">
        <w:t xml:space="preserve"> </w:t>
      </w:r>
      <w:proofErr w:type="spellStart"/>
      <w:r w:rsidRPr="00EE4DD9">
        <w:t>tersebut</w:t>
      </w:r>
      <w:proofErr w:type="spellEnd"/>
      <w:r w:rsidRPr="00EE4DD9">
        <w:t xml:space="preserve"> </w:t>
      </w:r>
      <w:proofErr w:type="spellStart"/>
      <w:r w:rsidRPr="00EE4DD9">
        <w:t>tidak</w:t>
      </w:r>
      <w:proofErr w:type="spellEnd"/>
      <w:r w:rsidRPr="00EE4DD9">
        <w:t xml:space="preserve"> </w:t>
      </w:r>
      <w:proofErr w:type="spellStart"/>
      <w:r w:rsidRPr="00EE4DD9">
        <w:t>ditanggapi</w:t>
      </w:r>
      <w:proofErr w:type="spellEnd"/>
      <w:r w:rsidRPr="00EE4DD9">
        <w:t xml:space="preserve"> </w:t>
      </w:r>
      <w:proofErr w:type="spellStart"/>
      <w:r w:rsidRPr="00EE4DD9">
        <w:t>maka</w:t>
      </w:r>
      <w:proofErr w:type="spellEnd"/>
      <w:r w:rsidRPr="00EE4DD9">
        <w:t xml:space="preserve"> </w:t>
      </w:r>
      <w:proofErr w:type="spellStart"/>
      <w:r w:rsidRPr="00EE4DD9">
        <w:t>dianggap</w:t>
      </w:r>
      <w:proofErr w:type="spellEnd"/>
      <w:r w:rsidRPr="00EE4DD9">
        <w:t xml:space="preserve"> </w:t>
      </w:r>
      <w:proofErr w:type="spellStart"/>
      <w:r w:rsidRPr="00EE4DD9">
        <w:t>telah</w:t>
      </w:r>
      <w:proofErr w:type="spellEnd"/>
      <w:r w:rsidRPr="00EE4DD9">
        <w:t xml:space="preserve"> </w:t>
      </w:r>
      <w:proofErr w:type="spellStart"/>
      <w:r w:rsidRPr="00EE4DD9">
        <w:t>menerima</w:t>
      </w:r>
      <w:proofErr w:type="spellEnd"/>
      <w:proofErr w:type="gramStart"/>
      <w:r w:rsidRPr="00EE4DD9">
        <w:t xml:space="preserve">  </w:t>
      </w:r>
      <w:proofErr w:type="spellStart"/>
      <w:r w:rsidRPr="00EE4DD9">
        <w:t>kejadian</w:t>
      </w:r>
      <w:proofErr w:type="spellEnd"/>
      <w:proofErr w:type="gramEnd"/>
      <w:r w:rsidRPr="00EE4DD9">
        <w:t xml:space="preserve"> </w:t>
      </w:r>
      <w:r w:rsidRPr="00EE4DD9">
        <w:rPr>
          <w:lang w:val="id-ID"/>
        </w:rPr>
        <w:t>force majeure</w:t>
      </w:r>
      <w:r w:rsidRPr="00EE4DD9">
        <w:t xml:space="preserve"> </w:t>
      </w:r>
      <w:proofErr w:type="spellStart"/>
      <w:r w:rsidRPr="00EE4DD9">
        <w:t>tersebut</w:t>
      </w:r>
      <w:proofErr w:type="spellEnd"/>
      <w:r w:rsidRPr="00EE4DD9">
        <w:t>.</w:t>
      </w:r>
    </w:p>
    <w:p w14:paraId="59F402C1" w14:textId="77777777" w:rsidR="00EC7FF4" w:rsidRPr="00EE4DD9" w:rsidRDefault="00EC7FF4" w:rsidP="006643C9">
      <w:pPr>
        <w:widowControl w:val="0"/>
        <w:spacing w:after="0"/>
        <w:jc w:val="center"/>
        <w:rPr>
          <w:rFonts w:ascii="Times New Roman" w:hAnsi="Times New Roman" w:cs="Times New Roman"/>
          <w:b/>
          <w:bCs/>
          <w:color w:val="000000" w:themeColor="text1"/>
          <w:sz w:val="24"/>
          <w:szCs w:val="24"/>
          <w:lang w:val="en-US"/>
        </w:rPr>
      </w:pPr>
    </w:p>
    <w:p w14:paraId="011A7EFB" w14:textId="77777777" w:rsidR="001E0CD7" w:rsidRPr="00EE4DD9" w:rsidRDefault="00F65F2C" w:rsidP="006643C9">
      <w:pPr>
        <w:widowControl w:val="0"/>
        <w:spacing w:after="0"/>
        <w:jc w:val="center"/>
        <w:rPr>
          <w:rFonts w:ascii="Times New Roman" w:hAnsi="Times New Roman" w:cs="Times New Roman"/>
          <w:b/>
          <w:bCs/>
          <w:color w:val="000000" w:themeColor="text1"/>
          <w:sz w:val="24"/>
          <w:szCs w:val="24"/>
        </w:rPr>
      </w:pPr>
      <w:r w:rsidRPr="00EE4DD9">
        <w:rPr>
          <w:rFonts w:ascii="Times New Roman" w:hAnsi="Times New Roman" w:cs="Times New Roman"/>
          <w:b/>
          <w:bCs/>
          <w:color w:val="000000" w:themeColor="text1"/>
          <w:sz w:val="24"/>
          <w:szCs w:val="24"/>
        </w:rPr>
        <w:t>Pasal</w:t>
      </w:r>
      <w:r w:rsidR="007A5FEB" w:rsidRPr="00EE4DD9">
        <w:rPr>
          <w:rFonts w:ascii="Times New Roman" w:hAnsi="Times New Roman" w:cs="Times New Roman"/>
          <w:b/>
          <w:bCs/>
          <w:color w:val="000000" w:themeColor="text1"/>
          <w:sz w:val="24"/>
          <w:szCs w:val="24"/>
        </w:rPr>
        <w:t xml:space="preserve"> </w:t>
      </w:r>
      <w:r w:rsidR="00323B04" w:rsidRPr="00EE4DD9">
        <w:rPr>
          <w:rFonts w:ascii="Times New Roman" w:hAnsi="Times New Roman" w:cs="Times New Roman"/>
          <w:b/>
          <w:bCs/>
          <w:color w:val="000000" w:themeColor="text1"/>
          <w:sz w:val="24"/>
          <w:szCs w:val="24"/>
        </w:rPr>
        <w:t>10</w:t>
      </w:r>
    </w:p>
    <w:p w14:paraId="708626FE" w14:textId="77777777" w:rsidR="001E0CD7" w:rsidRPr="00EE4DD9" w:rsidRDefault="00B8566F" w:rsidP="006643C9">
      <w:pPr>
        <w:widowControl w:val="0"/>
        <w:spacing w:after="0"/>
        <w:jc w:val="center"/>
        <w:rPr>
          <w:rFonts w:ascii="Times New Roman" w:hAnsi="Times New Roman" w:cs="Times New Roman"/>
          <w:b/>
          <w:bCs/>
          <w:color w:val="000000" w:themeColor="text1"/>
          <w:sz w:val="24"/>
          <w:szCs w:val="24"/>
        </w:rPr>
      </w:pPr>
      <w:r w:rsidRPr="00EE4DD9">
        <w:rPr>
          <w:rFonts w:ascii="Times New Roman" w:hAnsi="Times New Roman" w:cs="Times New Roman"/>
          <w:b/>
          <w:bCs/>
          <w:color w:val="000000" w:themeColor="text1"/>
          <w:sz w:val="24"/>
          <w:szCs w:val="24"/>
        </w:rPr>
        <w:t>Sistem Keamanan</w:t>
      </w:r>
    </w:p>
    <w:p w14:paraId="6592C6DF" w14:textId="77777777"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Cs/>
          <w:color w:val="000000" w:themeColor="text1"/>
          <w:lang w:val="id-ID"/>
        </w:rPr>
      </w:pPr>
      <w:r w:rsidRPr="00EE4DD9">
        <w:rPr>
          <w:rFonts w:cs="Times New Roman"/>
          <w:b/>
          <w:bCs/>
          <w:color w:val="000000" w:themeColor="text1"/>
          <w:lang w:val="id-ID"/>
        </w:rPr>
        <w:t>Para Pihak</w:t>
      </w:r>
      <w:r w:rsidRPr="00EE4DD9">
        <w:rPr>
          <w:rFonts w:cs="Times New Roman"/>
          <w:bCs/>
          <w:color w:val="000000" w:themeColor="text1"/>
          <w:lang w:val="id-ID"/>
        </w:rPr>
        <w:t xml:space="preserve"> sepakat untuk menjaga kerahasiaan isi perjanjian ini dan informasi lainnya yang diperoleh berkaitan dengan perjanjian ini, saat ini dan atau dikemudian hari setelah berakhirnya perjanjian kecuali informasi yang sifatnya sudah diketahui oleh umum atau sepatutnya dikategorikan sebagai informasi yang dapat diketahui oleh masyarakat luas atau berdasarkan ketentuan hukum yang berlaku.</w:t>
      </w:r>
    </w:p>
    <w:p w14:paraId="4AE45445" w14:textId="77777777"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Cs/>
          <w:color w:val="000000" w:themeColor="text1"/>
          <w:lang w:val="id-ID"/>
        </w:rPr>
      </w:pPr>
      <w:r w:rsidRPr="00EE4DD9">
        <w:rPr>
          <w:rFonts w:cs="Times New Roman"/>
          <w:b/>
          <w:bCs/>
          <w:color w:val="000000" w:themeColor="text1"/>
        </w:rPr>
        <w:t xml:space="preserve">Para </w:t>
      </w:r>
      <w:proofErr w:type="spellStart"/>
      <w:r w:rsidRPr="00EE4DD9">
        <w:rPr>
          <w:rFonts w:cs="Times New Roman"/>
          <w:b/>
          <w:bCs/>
          <w:color w:val="000000" w:themeColor="text1"/>
        </w:rPr>
        <w:t>Pihak</w:t>
      </w:r>
      <w:proofErr w:type="spellEnd"/>
      <w:r w:rsidRPr="00EE4DD9">
        <w:rPr>
          <w:rFonts w:cs="Times New Roman"/>
          <w:bCs/>
          <w:color w:val="000000" w:themeColor="text1"/>
        </w:rPr>
        <w:t xml:space="preserve"> </w:t>
      </w:r>
      <w:proofErr w:type="spellStart"/>
      <w:r w:rsidRPr="00EE4DD9">
        <w:rPr>
          <w:rFonts w:cs="Times New Roman"/>
          <w:bCs/>
          <w:color w:val="000000" w:themeColor="text1"/>
        </w:rPr>
        <w:t>tidak</w:t>
      </w:r>
      <w:proofErr w:type="spellEnd"/>
      <w:r w:rsidRPr="00EE4DD9">
        <w:rPr>
          <w:rFonts w:cs="Times New Roman"/>
          <w:bCs/>
          <w:color w:val="000000" w:themeColor="text1"/>
        </w:rPr>
        <w:t xml:space="preserve"> </w:t>
      </w:r>
      <w:proofErr w:type="spellStart"/>
      <w:proofErr w:type="gramStart"/>
      <w:r w:rsidRPr="00EE4DD9">
        <w:rPr>
          <w:rFonts w:cs="Times New Roman"/>
          <w:bCs/>
          <w:color w:val="000000" w:themeColor="text1"/>
        </w:rPr>
        <w:t>akan</w:t>
      </w:r>
      <w:proofErr w:type="spellEnd"/>
      <w:proofErr w:type="gramEnd"/>
      <w:r w:rsidRPr="00EE4DD9">
        <w:rPr>
          <w:rFonts w:cs="Times New Roman"/>
          <w:bCs/>
          <w:color w:val="000000" w:themeColor="text1"/>
        </w:rPr>
        <w:t xml:space="preserve"> </w:t>
      </w:r>
      <w:proofErr w:type="spellStart"/>
      <w:r w:rsidRPr="00EE4DD9">
        <w:rPr>
          <w:rFonts w:cs="Times New Roman"/>
          <w:bCs/>
          <w:color w:val="000000" w:themeColor="text1"/>
        </w:rPr>
        <w:t>membuka</w:t>
      </w:r>
      <w:proofErr w:type="spellEnd"/>
      <w:r w:rsidRPr="00EE4DD9">
        <w:rPr>
          <w:rFonts w:cs="Times New Roman"/>
          <w:bCs/>
          <w:color w:val="000000" w:themeColor="text1"/>
        </w:rPr>
        <w:t xml:space="preserve"> </w:t>
      </w:r>
      <w:proofErr w:type="spellStart"/>
      <w:r w:rsidRPr="00EE4DD9">
        <w:rPr>
          <w:rFonts w:cs="Times New Roman"/>
          <w:bCs/>
          <w:color w:val="000000" w:themeColor="text1"/>
        </w:rPr>
        <w:t>kerahasiaan</w:t>
      </w:r>
      <w:proofErr w:type="spellEnd"/>
      <w:r w:rsidRPr="00EE4DD9">
        <w:rPr>
          <w:rFonts w:cs="Times New Roman"/>
          <w:bCs/>
          <w:color w:val="000000" w:themeColor="text1"/>
        </w:rPr>
        <w:t xml:space="preserve"> </w:t>
      </w:r>
      <w:r w:rsidRPr="00EE4DD9">
        <w:rPr>
          <w:rFonts w:cs="Times New Roman"/>
          <w:bCs/>
          <w:color w:val="000000" w:themeColor="text1"/>
          <w:lang w:val="id-ID"/>
        </w:rPr>
        <w:t>informasi perusahaan</w:t>
      </w:r>
      <w:r w:rsidRPr="00EE4DD9">
        <w:rPr>
          <w:rFonts w:cs="Times New Roman"/>
          <w:bCs/>
          <w:color w:val="000000" w:themeColor="text1"/>
        </w:rPr>
        <w:t xml:space="preserve"> </w:t>
      </w:r>
      <w:proofErr w:type="spellStart"/>
      <w:r w:rsidRPr="00EE4DD9">
        <w:rPr>
          <w:rFonts w:cs="Times New Roman"/>
          <w:bCs/>
          <w:color w:val="000000" w:themeColor="text1"/>
        </w:rPr>
        <w:t>kepada</w:t>
      </w:r>
      <w:proofErr w:type="spellEnd"/>
      <w:r w:rsidRPr="00EE4DD9">
        <w:rPr>
          <w:rFonts w:cs="Times New Roman"/>
          <w:bCs/>
          <w:color w:val="000000" w:themeColor="text1"/>
        </w:rPr>
        <w:t xml:space="preserve"> </w:t>
      </w:r>
      <w:r w:rsidRPr="00EE4DD9">
        <w:rPr>
          <w:rFonts w:cs="Times New Roman"/>
          <w:bCs/>
          <w:color w:val="000000" w:themeColor="text1"/>
          <w:lang w:val="id-ID"/>
        </w:rPr>
        <w:t>Pihak Ketiga</w:t>
      </w:r>
      <w:r w:rsidRPr="00EE4DD9">
        <w:rPr>
          <w:rFonts w:cs="Times New Roman"/>
          <w:bCs/>
          <w:color w:val="000000" w:themeColor="text1"/>
        </w:rPr>
        <w:t xml:space="preserve"> </w:t>
      </w:r>
      <w:proofErr w:type="spellStart"/>
      <w:r w:rsidRPr="00EE4DD9">
        <w:rPr>
          <w:rFonts w:cs="Times New Roman"/>
          <w:bCs/>
          <w:color w:val="000000" w:themeColor="text1"/>
        </w:rPr>
        <w:t>tanpa</w:t>
      </w:r>
      <w:proofErr w:type="spellEnd"/>
      <w:r w:rsidRPr="00EE4DD9">
        <w:rPr>
          <w:rFonts w:cs="Times New Roman"/>
          <w:bCs/>
          <w:color w:val="000000" w:themeColor="text1"/>
        </w:rPr>
        <w:t xml:space="preserve"> </w:t>
      </w:r>
      <w:proofErr w:type="spellStart"/>
      <w:r w:rsidRPr="00EE4DD9">
        <w:rPr>
          <w:rFonts w:cs="Times New Roman"/>
          <w:bCs/>
          <w:color w:val="000000" w:themeColor="text1"/>
        </w:rPr>
        <w:t>persetujuan</w:t>
      </w:r>
      <w:proofErr w:type="spellEnd"/>
      <w:r w:rsidRPr="00EE4DD9">
        <w:rPr>
          <w:rFonts w:cs="Times New Roman"/>
          <w:bCs/>
          <w:color w:val="000000" w:themeColor="text1"/>
        </w:rPr>
        <w:t xml:space="preserve"> </w:t>
      </w:r>
      <w:proofErr w:type="spellStart"/>
      <w:r w:rsidRPr="00EE4DD9">
        <w:rPr>
          <w:rFonts w:cs="Times New Roman"/>
          <w:bCs/>
          <w:color w:val="000000" w:themeColor="text1"/>
        </w:rPr>
        <w:t>tertulis</w:t>
      </w:r>
      <w:proofErr w:type="spellEnd"/>
      <w:r w:rsidRPr="00EE4DD9">
        <w:rPr>
          <w:rFonts w:cs="Times New Roman"/>
          <w:bCs/>
          <w:color w:val="000000" w:themeColor="text1"/>
        </w:rPr>
        <w:t xml:space="preserve"> </w:t>
      </w:r>
      <w:r w:rsidRPr="00EE4DD9">
        <w:rPr>
          <w:rFonts w:cs="Times New Roman"/>
          <w:bCs/>
          <w:color w:val="000000" w:themeColor="text1"/>
          <w:lang w:val="id-ID"/>
        </w:rPr>
        <w:t xml:space="preserve">yang ditandatangani atasan tertinggi dari masing-masing </w:t>
      </w:r>
      <w:r w:rsidRPr="00EE4DD9">
        <w:rPr>
          <w:rFonts w:cs="Times New Roman"/>
          <w:b/>
          <w:bCs/>
          <w:color w:val="000000" w:themeColor="text1"/>
          <w:lang w:val="id-ID"/>
        </w:rPr>
        <w:t>Pihak</w:t>
      </w:r>
      <w:r w:rsidRPr="00EE4DD9">
        <w:rPr>
          <w:rFonts w:cs="Times New Roman"/>
          <w:bCs/>
          <w:color w:val="000000" w:themeColor="text1"/>
          <w:lang w:val="id-ID"/>
        </w:rPr>
        <w:t xml:space="preserve">. </w:t>
      </w:r>
      <w:r w:rsidRPr="00EE4DD9">
        <w:rPr>
          <w:rFonts w:eastAsiaTheme="minorEastAsia" w:cs="Times New Roman"/>
          <w:color w:val="000000" w:themeColor="text1"/>
          <w:kern w:val="0"/>
          <w:lang w:val="id-ID" w:eastAsia="en-US" w:bidi="ar-SA"/>
        </w:rPr>
        <w:t>(Seperti upload gambar/ video ke media sosial, dll).</w:t>
      </w:r>
    </w:p>
    <w:p w14:paraId="3481AD30" w14:textId="424859F4"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Cs/>
          <w:color w:val="000000" w:themeColor="text1"/>
          <w:lang w:val="id-ID"/>
        </w:rPr>
      </w:pPr>
      <w:r w:rsidRPr="00EE4DD9">
        <w:rPr>
          <w:rFonts w:eastAsiaTheme="minorEastAsia" w:cs="Times New Roman"/>
          <w:color w:val="000000" w:themeColor="text1"/>
          <w:kern w:val="0"/>
          <w:lang w:val="id-ID" w:eastAsia="en-US" w:bidi="ar-SA"/>
        </w:rPr>
        <w:t>Apabila</w:t>
      </w:r>
      <w:r w:rsidRPr="00EE4DD9">
        <w:rPr>
          <w:rFonts w:eastAsiaTheme="minorEastAsia" w:cs="Times New Roman"/>
          <w:b/>
          <w:color w:val="000000" w:themeColor="text1"/>
          <w:kern w:val="0"/>
          <w:lang w:val="id-ID" w:eastAsia="en-US" w:bidi="ar-SA"/>
        </w:rPr>
        <w:t xml:space="preserve"> Pihak Pertama </w:t>
      </w:r>
      <w:r w:rsidRPr="00EE4DD9">
        <w:rPr>
          <w:rFonts w:eastAsiaTheme="minorEastAsia" w:cs="Times New Roman"/>
          <w:color w:val="000000" w:themeColor="text1"/>
          <w:kern w:val="0"/>
          <w:lang w:val="id-ID" w:eastAsia="en-US" w:bidi="ar-SA"/>
        </w:rPr>
        <w:t xml:space="preserve">membocorkan dan/atau menyebarluaskan kerahasiaan informasi perusahaan </w:t>
      </w:r>
      <w:r w:rsidRPr="00EE4DD9">
        <w:rPr>
          <w:rFonts w:eastAsiaTheme="minorEastAsia" w:cs="Times New Roman"/>
          <w:b/>
          <w:color w:val="000000" w:themeColor="text1"/>
          <w:kern w:val="0"/>
          <w:lang w:val="id-ID" w:eastAsia="en-US" w:bidi="ar-SA"/>
        </w:rPr>
        <w:t>Pihak Kedua</w:t>
      </w:r>
      <w:r w:rsidRPr="00EE4DD9">
        <w:rPr>
          <w:rFonts w:eastAsiaTheme="minorEastAsia" w:cs="Times New Roman"/>
          <w:color w:val="000000" w:themeColor="text1"/>
          <w:kern w:val="0"/>
          <w:lang w:val="id-ID" w:eastAsia="en-US" w:bidi="ar-SA"/>
        </w:rPr>
        <w:t xml:space="preserve"> dan mengakibatkan kerugian </w:t>
      </w:r>
      <w:ins w:id="81" w:author="SPVJF-GA-03" w:date="2021-03-15T11:12:00Z">
        <w:r w:rsidR="0071312E" w:rsidRPr="0071312E">
          <w:rPr>
            <w:rFonts w:eastAsiaTheme="minorEastAsia" w:cs="Times New Roman"/>
            <w:b/>
            <w:color w:val="000000" w:themeColor="text1"/>
            <w:kern w:val="0"/>
            <w:lang w:val="id-ID" w:eastAsia="en-US" w:bidi="ar-SA"/>
          </w:rPr>
          <w:t xml:space="preserve">Pihak Kedua </w:t>
        </w:r>
      </w:ins>
      <w:del w:id="82" w:author="SPVJF-GA-03" w:date="2021-03-15T11:12:00Z">
        <w:r w:rsidRPr="00EE4DD9" w:rsidDel="0071312E">
          <w:rPr>
            <w:rFonts w:eastAsiaTheme="minorEastAsia" w:cs="Times New Roman"/>
            <w:b/>
            <w:color w:val="000000" w:themeColor="text1"/>
            <w:kern w:val="0"/>
            <w:lang w:val="id-ID" w:eastAsia="en-US" w:bidi="ar-SA"/>
          </w:rPr>
          <w:delText>Pihak Pertama</w:delText>
        </w:r>
        <w:r w:rsidRPr="00EE4DD9" w:rsidDel="0071312E">
          <w:rPr>
            <w:rFonts w:eastAsiaTheme="minorEastAsia" w:cs="Times New Roman"/>
            <w:color w:val="000000" w:themeColor="text1"/>
            <w:kern w:val="0"/>
            <w:lang w:val="id-ID" w:eastAsia="en-US" w:bidi="ar-SA"/>
          </w:rPr>
          <w:delText xml:space="preserve"> </w:delText>
        </w:r>
      </w:del>
      <w:r w:rsidRPr="00EE4DD9">
        <w:rPr>
          <w:rFonts w:eastAsiaTheme="minorEastAsia" w:cs="Times New Roman"/>
          <w:color w:val="000000" w:themeColor="text1"/>
          <w:kern w:val="0"/>
          <w:lang w:val="id-ID" w:eastAsia="en-US" w:bidi="ar-SA"/>
        </w:rPr>
        <w:t xml:space="preserve">maka </w:t>
      </w:r>
      <w:r w:rsidRPr="00EE4DD9">
        <w:rPr>
          <w:rFonts w:eastAsiaTheme="minorEastAsia" w:cs="Times New Roman"/>
          <w:b/>
          <w:color w:val="000000" w:themeColor="text1"/>
          <w:kern w:val="0"/>
          <w:lang w:val="id-ID" w:eastAsia="en-US" w:bidi="ar-SA"/>
        </w:rPr>
        <w:t>Pihak Pertama</w:t>
      </w:r>
      <w:r w:rsidRPr="00EE4DD9">
        <w:rPr>
          <w:rFonts w:eastAsiaTheme="minorEastAsia" w:cs="Times New Roman"/>
          <w:color w:val="000000" w:themeColor="text1"/>
          <w:kern w:val="0"/>
          <w:lang w:val="id-ID" w:eastAsia="en-US" w:bidi="ar-SA"/>
        </w:rPr>
        <w:t xml:space="preserve"> wajib membayar seluruh kerugian yang diderita oleh </w:t>
      </w:r>
      <w:r w:rsidRPr="00EE4DD9">
        <w:rPr>
          <w:rFonts w:eastAsiaTheme="minorEastAsia" w:cs="Times New Roman"/>
          <w:b/>
          <w:color w:val="000000" w:themeColor="text1"/>
          <w:kern w:val="0"/>
          <w:lang w:val="id-ID" w:eastAsia="en-US" w:bidi="ar-SA"/>
        </w:rPr>
        <w:t>Pihak Kedua</w:t>
      </w:r>
      <w:r w:rsidRPr="00EE4DD9">
        <w:rPr>
          <w:rFonts w:eastAsiaTheme="minorEastAsia" w:cs="Times New Roman"/>
          <w:color w:val="000000" w:themeColor="text1"/>
          <w:kern w:val="0"/>
          <w:lang w:val="id-ID" w:eastAsia="en-US" w:bidi="ar-SA"/>
        </w:rPr>
        <w:t>.</w:t>
      </w:r>
    </w:p>
    <w:p w14:paraId="6DDDE745" w14:textId="77777777"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Cs/>
          <w:color w:val="000000" w:themeColor="text1"/>
        </w:rPr>
      </w:pPr>
      <w:r w:rsidRPr="00EE4DD9">
        <w:rPr>
          <w:rFonts w:cs="Times New Roman"/>
          <w:b/>
          <w:bCs/>
          <w:color w:val="000000" w:themeColor="text1"/>
          <w:lang w:val="id-ID"/>
        </w:rPr>
        <w:t>Pihak Pertama</w:t>
      </w:r>
      <w:r w:rsidRPr="00EE4DD9">
        <w:rPr>
          <w:rFonts w:cs="Times New Roman"/>
          <w:bCs/>
          <w:color w:val="000000" w:themeColor="text1"/>
        </w:rPr>
        <w:t xml:space="preserve"> </w:t>
      </w:r>
      <w:proofErr w:type="spellStart"/>
      <w:r w:rsidRPr="00EE4DD9">
        <w:rPr>
          <w:rFonts w:cs="Times New Roman"/>
          <w:bCs/>
          <w:color w:val="000000" w:themeColor="text1"/>
        </w:rPr>
        <w:t>berperan</w:t>
      </w:r>
      <w:proofErr w:type="spellEnd"/>
      <w:r w:rsidRPr="00EE4DD9">
        <w:rPr>
          <w:rFonts w:cs="Times New Roman"/>
          <w:bCs/>
          <w:color w:val="000000" w:themeColor="text1"/>
        </w:rPr>
        <w:t xml:space="preserve"> </w:t>
      </w:r>
      <w:proofErr w:type="spellStart"/>
      <w:r w:rsidRPr="00EE4DD9">
        <w:rPr>
          <w:rFonts w:cs="Times New Roman"/>
          <w:bCs/>
          <w:color w:val="000000" w:themeColor="text1"/>
        </w:rPr>
        <w:t>serta</w:t>
      </w:r>
      <w:proofErr w:type="spellEnd"/>
      <w:r w:rsidRPr="00EE4DD9">
        <w:rPr>
          <w:rFonts w:cs="Times New Roman"/>
          <w:bCs/>
          <w:color w:val="000000" w:themeColor="text1"/>
        </w:rPr>
        <w:t xml:space="preserve"> </w:t>
      </w:r>
      <w:proofErr w:type="spellStart"/>
      <w:r w:rsidRPr="00EE4DD9">
        <w:rPr>
          <w:rFonts w:cs="Times New Roman"/>
          <w:bCs/>
          <w:color w:val="000000" w:themeColor="text1"/>
        </w:rPr>
        <w:t>menjaga</w:t>
      </w:r>
      <w:proofErr w:type="spellEnd"/>
      <w:r w:rsidRPr="00EE4DD9">
        <w:rPr>
          <w:rFonts w:cs="Times New Roman"/>
          <w:bCs/>
          <w:color w:val="000000" w:themeColor="text1"/>
        </w:rPr>
        <w:t xml:space="preserve"> </w:t>
      </w:r>
      <w:proofErr w:type="spellStart"/>
      <w:r w:rsidRPr="00EE4DD9">
        <w:rPr>
          <w:rFonts w:cs="Times New Roman"/>
          <w:bCs/>
          <w:color w:val="000000" w:themeColor="text1"/>
        </w:rPr>
        <w:t>aset</w:t>
      </w:r>
      <w:proofErr w:type="spellEnd"/>
      <w:r w:rsidRPr="00EE4DD9">
        <w:rPr>
          <w:rFonts w:cs="Times New Roman"/>
          <w:bCs/>
          <w:color w:val="000000" w:themeColor="text1"/>
        </w:rPr>
        <w:t xml:space="preserve"> </w:t>
      </w:r>
      <w:proofErr w:type="spellStart"/>
      <w:r w:rsidRPr="00EE4DD9">
        <w:rPr>
          <w:rFonts w:cs="Times New Roman"/>
          <w:b/>
          <w:bCs/>
          <w:color w:val="000000" w:themeColor="text1"/>
        </w:rPr>
        <w:t>Pihak</w:t>
      </w:r>
      <w:proofErr w:type="spellEnd"/>
      <w:r w:rsidRPr="00EE4DD9">
        <w:rPr>
          <w:rFonts w:cs="Times New Roman"/>
          <w:b/>
          <w:bCs/>
          <w:color w:val="000000" w:themeColor="text1"/>
        </w:rPr>
        <w:t xml:space="preserve"> </w:t>
      </w:r>
      <w:r w:rsidRPr="00EE4DD9">
        <w:rPr>
          <w:rFonts w:cs="Times New Roman"/>
          <w:b/>
          <w:bCs/>
          <w:color w:val="000000" w:themeColor="text1"/>
          <w:lang w:val="id-ID"/>
        </w:rPr>
        <w:t>Kedua</w:t>
      </w:r>
      <w:r w:rsidRPr="00EE4DD9">
        <w:rPr>
          <w:rFonts w:cs="Times New Roman"/>
          <w:bCs/>
          <w:color w:val="000000" w:themeColor="text1"/>
          <w:lang w:val="id-ID"/>
        </w:rPr>
        <w:t>.</w:t>
      </w:r>
    </w:p>
    <w:p w14:paraId="74FE444A" w14:textId="77777777"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Cs/>
          <w:color w:val="000000" w:themeColor="text1"/>
        </w:rPr>
      </w:pPr>
      <w:proofErr w:type="spellStart"/>
      <w:r w:rsidRPr="00EE4DD9">
        <w:rPr>
          <w:rFonts w:cs="Times New Roman"/>
          <w:b/>
          <w:bCs/>
          <w:color w:val="000000" w:themeColor="text1"/>
        </w:rPr>
        <w:t>Pihak</w:t>
      </w:r>
      <w:proofErr w:type="spellEnd"/>
      <w:r w:rsidRPr="00EE4DD9">
        <w:rPr>
          <w:rFonts w:cs="Times New Roman"/>
          <w:b/>
          <w:bCs/>
          <w:color w:val="000000" w:themeColor="text1"/>
        </w:rPr>
        <w:t xml:space="preserve"> </w:t>
      </w:r>
      <w:r w:rsidRPr="00EE4DD9">
        <w:rPr>
          <w:rFonts w:cs="Times New Roman"/>
          <w:b/>
          <w:bCs/>
          <w:color w:val="000000" w:themeColor="text1"/>
          <w:lang w:val="id-ID"/>
        </w:rPr>
        <w:t>Pertama</w:t>
      </w:r>
      <w:r w:rsidRPr="00EE4DD9">
        <w:rPr>
          <w:rFonts w:cs="Times New Roman"/>
          <w:bCs/>
          <w:color w:val="000000" w:themeColor="text1"/>
        </w:rPr>
        <w:t xml:space="preserve"> </w:t>
      </w:r>
      <w:proofErr w:type="spellStart"/>
      <w:r w:rsidRPr="00EE4DD9">
        <w:rPr>
          <w:rFonts w:cs="Times New Roman"/>
          <w:bCs/>
          <w:color w:val="000000" w:themeColor="text1"/>
        </w:rPr>
        <w:t>dilarang</w:t>
      </w:r>
      <w:proofErr w:type="spellEnd"/>
      <w:r w:rsidRPr="00EE4DD9">
        <w:rPr>
          <w:rFonts w:cs="Times New Roman"/>
          <w:bCs/>
          <w:color w:val="000000" w:themeColor="text1"/>
        </w:rPr>
        <w:t xml:space="preserve"> </w:t>
      </w:r>
      <w:proofErr w:type="spellStart"/>
      <w:r w:rsidRPr="00EE4DD9">
        <w:rPr>
          <w:rFonts w:cs="Times New Roman"/>
          <w:bCs/>
          <w:color w:val="000000" w:themeColor="text1"/>
        </w:rPr>
        <w:t>mengambil</w:t>
      </w:r>
      <w:proofErr w:type="spellEnd"/>
      <w:r w:rsidRPr="00EE4DD9">
        <w:rPr>
          <w:rFonts w:cs="Times New Roman"/>
          <w:bCs/>
          <w:color w:val="000000" w:themeColor="text1"/>
        </w:rPr>
        <w:t xml:space="preserve"> </w:t>
      </w:r>
      <w:proofErr w:type="spellStart"/>
      <w:r w:rsidRPr="00EE4DD9">
        <w:rPr>
          <w:rFonts w:cs="Times New Roman"/>
          <w:bCs/>
          <w:color w:val="000000" w:themeColor="text1"/>
        </w:rPr>
        <w:t>gambar</w:t>
      </w:r>
      <w:proofErr w:type="spellEnd"/>
      <w:r w:rsidRPr="00EE4DD9">
        <w:rPr>
          <w:rFonts w:cs="Times New Roman"/>
          <w:bCs/>
          <w:color w:val="000000" w:themeColor="text1"/>
        </w:rPr>
        <w:t xml:space="preserve">/ video </w:t>
      </w:r>
      <w:proofErr w:type="spellStart"/>
      <w:r w:rsidRPr="00EE4DD9">
        <w:rPr>
          <w:rFonts w:cs="Times New Roman"/>
          <w:bCs/>
          <w:color w:val="000000" w:themeColor="text1"/>
        </w:rPr>
        <w:t>dalam</w:t>
      </w:r>
      <w:proofErr w:type="spellEnd"/>
      <w:r w:rsidRPr="00EE4DD9">
        <w:rPr>
          <w:rFonts w:cs="Times New Roman"/>
          <w:bCs/>
          <w:color w:val="000000" w:themeColor="text1"/>
        </w:rPr>
        <w:t xml:space="preserve"> </w:t>
      </w:r>
      <w:proofErr w:type="spellStart"/>
      <w:r w:rsidRPr="00EE4DD9">
        <w:rPr>
          <w:rFonts w:cs="Times New Roman"/>
          <w:bCs/>
          <w:color w:val="000000" w:themeColor="text1"/>
        </w:rPr>
        <w:t>bentuk</w:t>
      </w:r>
      <w:proofErr w:type="spellEnd"/>
      <w:r w:rsidRPr="00EE4DD9">
        <w:rPr>
          <w:rFonts w:cs="Times New Roman"/>
          <w:bCs/>
          <w:color w:val="000000" w:themeColor="text1"/>
        </w:rPr>
        <w:t xml:space="preserve"> </w:t>
      </w:r>
      <w:proofErr w:type="spellStart"/>
      <w:r w:rsidRPr="00EE4DD9">
        <w:rPr>
          <w:rFonts w:cs="Times New Roman"/>
          <w:bCs/>
          <w:color w:val="000000" w:themeColor="text1"/>
        </w:rPr>
        <w:t>apapun</w:t>
      </w:r>
      <w:proofErr w:type="spellEnd"/>
      <w:r w:rsidRPr="00EE4DD9">
        <w:rPr>
          <w:rFonts w:cs="Times New Roman"/>
          <w:bCs/>
          <w:color w:val="000000" w:themeColor="text1"/>
        </w:rPr>
        <w:t xml:space="preserve"> </w:t>
      </w:r>
      <w:proofErr w:type="spellStart"/>
      <w:r w:rsidRPr="00EE4DD9">
        <w:rPr>
          <w:rFonts w:cs="Times New Roman"/>
          <w:bCs/>
          <w:color w:val="000000" w:themeColor="text1"/>
        </w:rPr>
        <w:t>selain</w:t>
      </w:r>
      <w:proofErr w:type="spellEnd"/>
      <w:r w:rsidRPr="00EE4DD9">
        <w:rPr>
          <w:rFonts w:cs="Times New Roman"/>
          <w:bCs/>
          <w:color w:val="000000" w:themeColor="text1"/>
        </w:rPr>
        <w:t xml:space="preserve"> </w:t>
      </w:r>
      <w:r w:rsidRPr="00EE4DD9">
        <w:rPr>
          <w:rFonts w:cs="Times New Roman"/>
          <w:bCs/>
          <w:color w:val="000000" w:themeColor="text1"/>
          <w:lang w:val="id-ID"/>
        </w:rPr>
        <w:t xml:space="preserve">untuk </w:t>
      </w:r>
      <w:proofErr w:type="spellStart"/>
      <w:r w:rsidRPr="00EE4DD9">
        <w:rPr>
          <w:rFonts w:cs="Times New Roman"/>
          <w:bCs/>
          <w:color w:val="000000" w:themeColor="text1"/>
        </w:rPr>
        <w:t>kepentingan</w:t>
      </w:r>
      <w:proofErr w:type="spellEnd"/>
      <w:r w:rsidRPr="00EE4DD9">
        <w:rPr>
          <w:rFonts w:cs="Times New Roman"/>
          <w:bCs/>
          <w:color w:val="000000" w:themeColor="text1"/>
        </w:rPr>
        <w:t xml:space="preserve"> </w:t>
      </w:r>
      <w:proofErr w:type="spellStart"/>
      <w:r w:rsidRPr="00EE4DD9">
        <w:rPr>
          <w:rFonts w:cs="Times New Roman"/>
          <w:b/>
          <w:bCs/>
          <w:color w:val="000000" w:themeColor="text1"/>
        </w:rPr>
        <w:t>Pihak</w:t>
      </w:r>
      <w:proofErr w:type="spellEnd"/>
      <w:r w:rsidRPr="00EE4DD9">
        <w:rPr>
          <w:rFonts w:cs="Times New Roman"/>
          <w:b/>
          <w:bCs/>
          <w:color w:val="000000" w:themeColor="text1"/>
        </w:rPr>
        <w:t xml:space="preserve"> </w:t>
      </w:r>
      <w:r w:rsidRPr="00EE4DD9">
        <w:rPr>
          <w:rFonts w:cs="Times New Roman"/>
          <w:b/>
          <w:bCs/>
          <w:color w:val="000000" w:themeColor="text1"/>
          <w:lang w:val="id-ID"/>
        </w:rPr>
        <w:t>Kedua</w:t>
      </w:r>
      <w:r w:rsidRPr="00EE4DD9">
        <w:rPr>
          <w:rFonts w:cs="Times New Roman"/>
          <w:bCs/>
          <w:color w:val="000000" w:themeColor="text1"/>
          <w:lang w:val="id-ID"/>
        </w:rPr>
        <w:t>.</w:t>
      </w:r>
    </w:p>
    <w:p w14:paraId="598EBF65" w14:textId="77777777"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Cs/>
          <w:color w:val="000000" w:themeColor="text1"/>
        </w:rPr>
      </w:pPr>
      <w:proofErr w:type="spellStart"/>
      <w:r w:rsidRPr="00EE4DD9">
        <w:rPr>
          <w:rFonts w:cs="Times New Roman"/>
          <w:b/>
          <w:bCs/>
          <w:color w:val="000000" w:themeColor="text1"/>
        </w:rPr>
        <w:t>Pihak</w:t>
      </w:r>
      <w:proofErr w:type="spellEnd"/>
      <w:r w:rsidRPr="00EE4DD9">
        <w:rPr>
          <w:rFonts w:cs="Times New Roman"/>
          <w:b/>
          <w:bCs/>
          <w:color w:val="000000" w:themeColor="text1"/>
        </w:rPr>
        <w:t xml:space="preserve"> </w:t>
      </w:r>
      <w:r w:rsidRPr="00EE4DD9">
        <w:rPr>
          <w:rFonts w:cs="Times New Roman"/>
          <w:b/>
          <w:bCs/>
          <w:color w:val="000000" w:themeColor="text1"/>
          <w:lang w:val="id-ID"/>
        </w:rPr>
        <w:t>Pertama</w:t>
      </w:r>
      <w:r w:rsidRPr="00EE4DD9">
        <w:rPr>
          <w:rFonts w:cs="Times New Roman"/>
          <w:bCs/>
          <w:color w:val="000000" w:themeColor="text1"/>
        </w:rPr>
        <w:t xml:space="preserve"> </w:t>
      </w:r>
      <w:proofErr w:type="spellStart"/>
      <w:r w:rsidRPr="00EE4DD9">
        <w:rPr>
          <w:rFonts w:cs="Times New Roman"/>
          <w:bCs/>
          <w:color w:val="000000" w:themeColor="text1"/>
        </w:rPr>
        <w:t>dilarang</w:t>
      </w:r>
      <w:proofErr w:type="spellEnd"/>
      <w:r w:rsidRPr="00EE4DD9">
        <w:rPr>
          <w:rFonts w:cs="Times New Roman"/>
          <w:bCs/>
          <w:color w:val="000000" w:themeColor="text1"/>
        </w:rPr>
        <w:t xml:space="preserve"> </w:t>
      </w:r>
      <w:proofErr w:type="spellStart"/>
      <w:r w:rsidRPr="00EE4DD9">
        <w:rPr>
          <w:rFonts w:cs="Times New Roman"/>
          <w:bCs/>
          <w:color w:val="000000" w:themeColor="text1"/>
        </w:rPr>
        <w:t>memasuki</w:t>
      </w:r>
      <w:proofErr w:type="spellEnd"/>
      <w:r w:rsidRPr="00EE4DD9">
        <w:rPr>
          <w:rFonts w:cs="Times New Roman"/>
          <w:bCs/>
          <w:color w:val="000000" w:themeColor="text1"/>
        </w:rPr>
        <w:t xml:space="preserve"> area </w:t>
      </w:r>
      <w:r w:rsidRPr="00EE4DD9">
        <w:rPr>
          <w:rFonts w:cs="Times New Roman"/>
          <w:bCs/>
          <w:color w:val="000000" w:themeColor="text1"/>
          <w:lang w:val="id-ID"/>
        </w:rPr>
        <w:t xml:space="preserve">yang bukan area kerjanya </w:t>
      </w:r>
      <w:proofErr w:type="spellStart"/>
      <w:r w:rsidRPr="00EE4DD9">
        <w:rPr>
          <w:rFonts w:cs="Times New Roman"/>
          <w:bCs/>
          <w:color w:val="000000" w:themeColor="text1"/>
        </w:rPr>
        <w:t>dan</w:t>
      </w:r>
      <w:proofErr w:type="spellEnd"/>
      <w:r w:rsidRPr="00EE4DD9">
        <w:rPr>
          <w:rFonts w:cs="Times New Roman"/>
          <w:bCs/>
          <w:color w:val="000000" w:themeColor="text1"/>
        </w:rPr>
        <w:t xml:space="preserve"> </w:t>
      </w:r>
      <w:proofErr w:type="spellStart"/>
      <w:r w:rsidRPr="00EE4DD9">
        <w:rPr>
          <w:rFonts w:cs="Times New Roman"/>
          <w:bCs/>
          <w:color w:val="000000" w:themeColor="text1"/>
        </w:rPr>
        <w:t>mengakses</w:t>
      </w:r>
      <w:proofErr w:type="spellEnd"/>
      <w:r w:rsidRPr="00EE4DD9">
        <w:rPr>
          <w:rFonts w:cs="Times New Roman"/>
          <w:bCs/>
          <w:color w:val="000000" w:themeColor="text1"/>
        </w:rPr>
        <w:t xml:space="preserve"> system </w:t>
      </w:r>
      <w:proofErr w:type="spellStart"/>
      <w:r w:rsidRPr="00EE4DD9">
        <w:rPr>
          <w:rFonts w:cs="Times New Roman"/>
          <w:bCs/>
          <w:color w:val="000000" w:themeColor="text1"/>
        </w:rPr>
        <w:t>informasi</w:t>
      </w:r>
      <w:proofErr w:type="spellEnd"/>
      <w:r w:rsidRPr="00EE4DD9">
        <w:rPr>
          <w:rFonts w:cs="Times New Roman"/>
          <w:bCs/>
          <w:color w:val="000000" w:themeColor="text1"/>
        </w:rPr>
        <w:t xml:space="preserve"> </w:t>
      </w:r>
      <w:proofErr w:type="spellStart"/>
      <w:r w:rsidRPr="00EE4DD9">
        <w:rPr>
          <w:rFonts w:cs="Times New Roman"/>
          <w:bCs/>
          <w:color w:val="000000" w:themeColor="text1"/>
        </w:rPr>
        <w:t>tanpa</w:t>
      </w:r>
      <w:proofErr w:type="spellEnd"/>
      <w:r w:rsidRPr="00EE4DD9">
        <w:rPr>
          <w:rFonts w:cs="Times New Roman"/>
          <w:bCs/>
          <w:color w:val="000000" w:themeColor="text1"/>
        </w:rPr>
        <w:t xml:space="preserve"> </w:t>
      </w:r>
      <w:proofErr w:type="spellStart"/>
      <w:r w:rsidRPr="00EE4DD9">
        <w:rPr>
          <w:rFonts w:cs="Times New Roman"/>
          <w:bCs/>
          <w:color w:val="000000" w:themeColor="text1"/>
        </w:rPr>
        <w:t>seijin</w:t>
      </w:r>
      <w:proofErr w:type="spellEnd"/>
      <w:r w:rsidRPr="00EE4DD9">
        <w:rPr>
          <w:rFonts w:cs="Times New Roman"/>
          <w:bCs/>
          <w:color w:val="000000" w:themeColor="text1"/>
        </w:rPr>
        <w:t xml:space="preserve"> </w:t>
      </w:r>
      <w:proofErr w:type="spellStart"/>
      <w:r w:rsidRPr="00EE4DD9">
        <w:rPr>
          <w:rFonts w:cs="Times New Roman"/>
          <w:b/>
          <w:bCs/>
          <w:color w:val="000000" w:themeColor="text1"/>
        </w:rPr>
        <w:t>Pihak</w:t>
      </w:r>
      <w:proofErr w:type="spellEnd"/>
      <w:r w:rsidRPr="00EE4DD9">
        <w:rPr>
          <w:rFonts w:cs="Times New Roman"/>
          <w:b/>
          <w:bCs/>
          <w:color w:val="000000" w:themeColor="text1"/>
        </w:rPr>
        <w:t xml:space="preserve"> </w:t>
      </w:r>
      <w:r w:rsidRPr="00EE4DD9">
        <w:rPr>
          <w:rFonts w:cs="Times New Roman"/>
          <w:b/>
          <w:bCs/>
          <w:color w:val="000000" w:themeColor="text1"/>
          <w:lang w:val="id-ID"/>
        </w:rPr>
        <w:t>Kedua</w:t>
      </w:r>
      <w:r w:rsidRPr="00EE4DD9">
        <w:rPr>
          <w:rFonts w:cs="Times New Roman"/>
          <w:bCs/>
          <w:color w:val="000000" w:themeColor="text1"/>
          <w:lang w:val="id-ID"/>
        </w:rPr>
        <w:t>.</w:t>
      </w:r>
    </w:p>
    <w:p w14:paraId="545170EA" w14:textId="77777777" w:rsidR="00323B04" w:rsidRPr="00CE5AFB" w:rsidRDefault="00323B04" w:rsidP="00323B04">
      <w:pPr>
        <w:pStyle w:val="ListParagraph"/>
        <w:numPr>
          <w:ilvl w:val="0"/>
          <w:numId w:val="30"/>
        </w:numPr>
        <w:suppressAutoHyphens w:val="0"/>
        <w:spacing w:line="276" w:lineRule="auto"/>
        <w:ind w:left="426" w:hanging="426"/>
        <w:contextualSpacing/>
        <w:jc w:val="both"/>
        <w:rPr>
          <w:ins w:id="83" w:author="ROHAYATI" w:date="2021-04-08T11:27:00Z"/>
          <w:rFonts w:cs="Times New Roman"/>
          <w:b/>
          <w:rPrChange w:id="84" w:author="ROHAYATI" w:date="2021-04-08T11:27:00Z">
            <w:rPr>
              <w:ins w:id="85" w:author="ROHAYATI" w:date="2021-04-08T11:27:00Z"/>
              <w:rFonts w:cs="Times New Roman"/>
              <w:color w:val="000000"/>
            </w:rPr>
          </w:rPrChange>
        </w:rPr>
      </w:pPr>
      <w:proofErr w:type="spellStart"/>
      <w:r w:rsidRPr="00EE4DD9">
        <w:rPr>
          <w:rFonts w:cs="Times New Roman"/>
          <w:b/>
          <w:bCs/>
          <w:color w:val="000000" w:themeColor="text1"/>
        </w:rPr>
        <w:t>Pihak</w:t>
      </w:r>
      <w:proofErr w:type="spellEnd"/>
      <w:r w:rsidRPr="00EE4DD9">
        <w:rPr>
          <w:rFonts w:cs="Times New Roman"/>
          <w:b/>
          <w:bCs/>
          <w:color w:val="000000" w:themeColor="text1"/>
        </w:rPr>
        <w:t xml:space="preserve"> </w:t>
      </w:r>
      <w:r w:rsidRPr="00EE4DD9">
        <w:rPr>
          <w:rFonts w:cs="Times New Roman"/>
          <w:b/>
          <w:bCs/>
          <w:color w:val="000000" w:themeColor="text1"/>
          <w:lang w:val="id-ID"/>
        </w:rPr>
        <w:t>Pertama</w:t>
      </w:r>
      <w:r w:rsidRPr="00EE4DD9">
        <w:rPr>
          <w:rFonts w:cs="Times New Roman"/>
          <w:bCs/>
          <w:color w:val="000000" w:themeColor="text1"/>
        </w:rPr>
        <w:t xml:space="preserve"> </w:t>
      </w:r>
      <w:proofErr w:type="spellStart"/>
      <w:r w:rsidRPr="00EE4DD9">
        <w:rPr>
          <w:rFonts w:cs="Times New Roman"/>
          <w:bCs/>
          <w:color w:val="000000" w:themeColor="text1"/>
        </w:rPr>
        <w:t>wajib</w:t>
      </w:r>
      <w:proofErr w:type="spellEnd"/>
      <w:r w:rsidRPr="00EE4DD9">
        <w:rPr>
          <w:rFonts w:cs="Times New Roman"/>
          <w:bCs/>
          <w:color w:val="000000" w:themeColor="text1"/>
        </w:rPr>
        <w:t xml:space="preserve"> </w:t>
      </w:r>
      <w:proofErr w:type="spellStart"/>
      <w:r w:rsidRPr="00EE4DD9">
        <w:rPr>
          <w:rFonts w:cs="Times New Roman"/>
          <w:bCs/>
          <w:color w:val="000000" w:themeColor="text1"/>
        </w:rPr>
        <w:t>menyampaikan</w:t>
      </w:r>
      <w:proofErr w:type="spellEnd"/>
      <w:r w:rsidRPr="00EE4DD9">
        <w:rPr>
          <w:rFonts w:cs="Times New Roman"/>
          <w:bCs/>
          <w:color w:val="000000" w:themeColor="text1"/>
        </w:rPr>
        <w:t xml:space="preserve"> </w:t>
      </w:r>
      <w:proofErr w:type="spellStart"/>
      <w:r w:rsidRPr="00EE4DD9">
        <w:rPr>
          <w:rFonts w:cs="Times New Roman"/>
          <w:bCs/>
          <w:color w:val="000000" w:themeColor="text1"/>
        </w:rPr>
        <w:t>semua</w:t>
      </w:r>
      <w:proofErr w:type="spellEnd"/>
      <w:r w:rsidRPr="00EE4DD9">
        <w:rPr>
          <w:rFonts w:cs="Times New Roman"/>
          <w:bCs/>
          <w:color w:val="000000" w:themeColor="text1"/>
        </w:rPr>
        <w:t xml:space="preserve"> </w:t>
      </w:r>
      <w:proofErr w:type="spellStart"/>
      <w:r w:rsidRPr="00EE4DD9">
        <w:rPr>
          <w:rFonts w:cs="Times New Roman"/>
          <w:bCs/>
          <w:color w:val="000000" w:themeColor="text1"/>
        </w:rPr>
        <w:t>ketentuan</w:t>
      </w:r>
      <w:proofErr w:type="spellEnd"/>
      <w:r w:rsidRPr="00EE4DD9">
        <w:rPr>
          <w:rFonts w:cs="Times New Roman"/>
          <w:bCs/>
          <w:color w:val="000000" w:themeColor="text1"/>
        </w:rPr>
        <w:t xml:space="preserve"> </w:t>
      </w:r>
      <w:proofErr w:type="spellStart"/>
      <w:r w:rsidRPr="00EE4DD9">
        <w:rPr>
          <w:rFonts w:cs="Times New Roman"/>
          <w:bCs/>
          <w:color w:val="000000" w:themeColor="text1"/>
        </w:rPr>
        <w:t>ini</w:t>
      </w:r>
      <w:proofErr w:type="spellEnd"/>
      <w:r w:rsidRPr="00EE4DD9">
        <w:rPr>
          <w:rFonts w:cs="Times New Roman"/>
          <w:bCs/>
          <w:color w:val="000000" w:themeColor="text1"/>
        </w:rPr>
        <w:t xml:space="preserve"> </w:t>
      </w:r>
      <w:proofErr w:type="spellStart"/>
      <w:r w:rsidRPr="00EE4DD9">
        <w:rPr>
          <w:rFonts w:cs="Times New Roman"/>
          <w:bCs/>
          <w:color w:val="000000" w:themeColor="text1"/>
        </w:rPr>
        <w:t>kepada</w:t>
      </w:r>
      <w:proofErr w:type="spellEnd"/>
      <w:r w:rsidRPr="00EE4DD9">
        <w:rPr>
          <w:rFonts w:cs="Times New Roman"/>
          <w:bCs/>
          <w:color w:val="000000" w:themeColor="text1"/>
        </w:rPr>
        <w:t xml:space="preserve"> </w:t>
      </w:r>
      <w:proofErr w:type="spellStart"/>
      <w:r w:rsidRPr="00EE4DD9">
        <w:rPr>
          <w:rFonts w:cs="Times New Roman"/>
          <w:bCs/>
          <w:color w:val="000000" w:themeColor="text1"/>
        </w:rPr>
        <w:t>semua</w:t>
      </w:r>
      <w:proofErr w:type="spellEnd"/>
      <w:r w:rsidRPr="00EE4DD9">
        <w:rPr>
          <w:rFonts w:cs="Times New Roman"/>
          <w:bCs/>
          <w:color w:val="000000" w:themeColor="text1"/>
        </w:rPr>
        <w:t xml:space="preserve"> </w:t>
      </w:r>
      <w:proofErr w:type="spellStart"/>
      <w:r w:rsidRPr="00EE4DD9">
        <w:rPr>
          <w:rFonts w:cs="Times New Roman"/>
          <w:bCs/>
          <w:color w:val="000000" w:themeColor="text1"/>
        </w:rPr>
        <w:t>karyawan</w:t>
      </w:r>
      <w:proofErr w:type="spellEnd"/>
      <w:r w:rsidRPr="00EE4DD9">
        <w:rPr>
          <w:rFonts w:cs="Times New Roman"/>
          <w:bCs/>
          <w:color w:val="000000" w:themeColor="text1"/>
        </w:rPr>
        <w:t xml:space="preserve"> yang </w:t>
      </w:r>
      <w:proofErr w:type="spellStart"/>
      <w:r w:rsidRPr="00EE4DD9">
        <w:rPr>
          <w:rFonts w:cs="Times New Roman"/>
          <w:bCs/>
          <w:color w:val="000000" w:themeColor="text1"/>
        </w:rPr>
        <w:t>berkaitan</w:t>
      </w:r>
      <w:proofErr w:type="spellEnd"/>
      <w:r w:rsidRPr="00EE4DD9">
        <w:rPr>
          <w:rFonts w:cs="Times New Roman"/>
          <w:bCs/>
          <w:color w:val="000000" w:themeColor="text1"/>
        </w:rPr>
        <w:t xml:space="preserve"> </w:t>
      </w:r>
      <w:proofErr w:type="spellStart"/>
      <w:r w:rsidRPr="00EE4DD9">
        <w:rPr>
          <w:rFonts w:cs="Times New Roman"/>
          <w:bCs/>
          <w:color w:val="000000" w:themeColor="text1"/>
        </w:rPr>
        <w:t>dengan</w:t>
      </w:r>
      <w:proofErr w:type="spellEnd"/>
      <w:r w:rsidRPr="00EE4DD9">
        <w:rPr>
          <w:rFonts w:cs="Times New Roman"/>
          <w:bCs/>
          <w:color w:val="000000" w:themeColor="text1"/>
        </w:rPr>
        <w:t xml:space="preserve"> </w:t>
      </w:r>
      <w:proofErr w:type="spellStart"/>
      <w:r w:rsidRPr="00EE4DD9">
        <w:rPr>
          <w:rFonts w:cs="Times New Roman"/>
          <w:bCs/>
          <w:color w:val="000000" w:themeColor="text1"/>
        </w:rPr>
        <w:t>perjanjian</w:t>
      </w:r>
      <w:proofErr w:type="spellEnd"/>
      <w:r w:rsidRPr="00EE4DD9">
        <w:rPr>
          <w:rFonts w:cs="Times New Roman"/>
          <w:bCs/>
          <w:color w:val="000000" w:themeColor="text1"/>
        </w:rPr>
        <w:t xml:space="preserve"> </w:t>
      </w:r>
      <w:proofErr w:type="spellStart"/>
      <w:r w:rsidRPr="00EE4DD9">
        <w:rPr>
          <w:rFonts w:cs="Times New Roman"/>
          <w:bCs/>
          <w:color w:val="000000" w:themeColor="text1"/>
        </w:rPr>
        <w:t>ini</w:t>
      </w:r>
      <w:proofErr w:type="spellEnd"/>
      <w:r w:rsidRPr="00EE4DD9">
        <w:rPr>
          <w:rFonts w:cs="Times New Roman"/>
          <w:bCs/>
          <w:color w:val="000000" w:themeColor="text1"/>
        </w:rPr>
        <w:t>.</w:t>
      </w:r>
      <w:r w:rsidRPr="00EE4DD9">
        <w:rPr>
          <w:rFonts w:cs="Times New Roman"/>
          <w:color w:val="000000"/>
        </w:rPr>
        <w:t xml:space="preserve"> </w:t>
      </w:r>
    </w:p>
    <w:p w14:paraId="6B05FAC7" w14:textId="77777777" w:rsidR="00CE5AFB" w:rsidRPr="00EE4DD9" w:rsidRDefault="00CE5AFB">
      <w:pPr>
        <w:pStyle w:val="ListParagraph"/>
        <w:suppressAutoHyphens w:val="0"/>
        <w:spacing w:line="276" w:lineRule="auto"/>
        <w:ind w:left="426"/>
        <w:contextualSpacing/>
        <w:jc w:val="both"/>
        <w:rPr>
          <w:rFonts w:cs="Times New Roman"/>
          <w:b/>
        </w:rPr>
        <w:pPrChange w:id="86" w:author="ROHAYATI" w:date="2021-04-08T11:27:00Z">
          <w:pPr>
            <w:pStyle w:val="ListParagraph"/>
            <w:numPr>
              <w:numId w:val="30"/>
            </w:numPr>
            <w:suppressAutoHyphens w:val="0"/>
            <w:spacing w:line="276" w:lineRule="auto"/>
            <w:ind w:left="426" w:hanging="426"/>
            <w:contextualSpacing/>
            <w:jc w:val="both"/>
          </w:pPr>
        </w:pPrChange>
      </w:pPr>
    </w:p>
    <w:p w14:paraId="1EFBDA7D" w14:textId="3097D847" w:rsidR="00CE5AFB" w:rsidRPr="00CE5AFB" w:rsidRDefault="00CE5AFB" w:rsidP="00CE5AFB">
      <w:pPr>
        <w:widowControl w:val="0"/>
        <w:spacing w:after="0"/>
        <w:jc w:val="center"/>
        <w:rPr>
          <w:ins w:id="87" w:author="ROHAYATI" w:date="2021-04-08T11:27:00Z"/>
          <w:rFonts w:ascii="Times New Roman" w:hAnsi="Times New Roman" w:cs="Times New Roman"/>
          <w:b/>
          <w:bCs/>
          <w:color w:val="000000" w:themeColor="text1"/>
          <w:sz w:val="24"/>
          <w:szCs w:val="24"/>
          <w:lang w:val="en-US"/>
          <w:rPrChange w:id="88" w:author="ROHAYATI" w:date="2021-04-08T11:27:00Z">
            <w:rPr>
              <w:ins w:id="89" w:author="ROHAYATI" w:date="2021-04-08T11:27:00Z"/>
              <w:rFonts w:ascii="Times New Roman" w:hAnsi="Times New Roman" w:cs="Times New Roman"/>
              <w:b/>
              <w:bCs/>
              <w:color w:val="000000" w:themeColor="text1"/>
              <w:sz w:val="24"/>
              <w:szCs w:val="24"/>
            </w:rPr>
          </w:rPrChange>
        </w:rPr>
      </w:pPr>
      <w:ins w:id="90" w:author="ROHAYATI" w:date="2021-04-08T11:27:00Z">
        <w:r>
          <w:rPr>
            <w:rFonts w:ascii="Times New Roman" w:hAnsi="Times New Roman" w:cs="Times New Roman"/>
            <w:b/>
            <w:bCs/>
            <w:color w:val="000000" w:themeColor="text1"/>
            <w:sz w:val="24"/>
            <w:szCs w:val="24"/>
          </w:rPr>
          <w:t>Pasal  1</w:t>
        </w:r>
        <w:r>
          <w:rPr>
            <w:rFonts w:ascii="Times New Roman" w:hAnsi="Times New Roman" w:cs="Times New Roman"/>
            <w:b/>
            <w:bCs/>
            <w:color w:val="000000" w:themeColor="text1"/>
            <w:sz w:val="24"/>
            <w:szCs w:val="24"/>
            <w:lang w:val="en-US"/>
          </w:rPr>
          <w:t>1</w:t>
        </w:r>
      </w:ins>
    </w:p>
    <w:p w14:paraId="3EF9AB9A" w14:textId="77777777" w:rsidR="00CE5AFB" w:rsidRPr="004F2AF7" w:rsidRDefault="00CE5AFB" w:rsidP="00CE5AFB">
      <w:pPr>
        <w:widowControl w:val="0"/>
        <w:spacing w:after="0"/>
        <w:jc w:val="center"/>
        <w:rPr>
          <w:ins w:id="91" w:author="ROHAYATI" w:date="2021-04-08T11:27:00Z"/>
          <w:rFonts w:ascii="Times New Roman" w:hAnsi="Times New Roman" w:cs="Times New Roman"/>
          <w:b/>
          <w:bCs/>
          <w:color w:val="000000" w:themeColor="text1"/>
          <w:sz w:val="24"/>
          <w:szCs w:val="24"/>
        </w:rPr>
      </w:pPr>
      <w:ins w:id="92" w:author="ROHAYATI" w:date="2021-04-08T11:27:00Z">
        <w:r w:rsidRPr="004F2AF7">
          <w:rPr>
            <w:rFonts w:ascii="Times New Roman" w:hAnsi="Times New Roman" w:cs="Times New Roman"/>
            <w:b/>
            <w:bCs/>
            <w:color w:val="000000" w:themeColor="text1"/>
            <w:sz w:val="24"/>
            <w:szCs w:val="24"/>
          </w:rPr>
          <w:t>Keselamatan, Kesehatan Kerja (K3) dan Dampak Lingkungan</w:t>
        </w:r>
      </w:ins>
    </w:p>
    <w:p w14:paraId="0B3903A6" w14:textId="77777777" w:rsidR="00CE5AFB" w:rsidRPr="004F2AF7" w:rsidRDefault="00CE5AFB" w:rsidP="00CE5AFB">
      <w:pPr>
        <w:pStyle w:val="ListParagraph"/>
        <w:widowControl w:val="0"/>
        <w:numPr>
          <w:ilvl w:val="0"/>
          <w:numId w:val="13"/>
        </w:numPr>
        <w:tabs>
          <w:tab w:val="clear" w:pos="0"/>
        </w:tabs>
        <w:spacing w:line="276" w:lineRule="auto"/>
        <w:ind w:left="567" w:hanging="567"/>
        <w:jc w:val="both"/>
        <w:rPr>
          <w:ins w:id="93" w:author="ROHAYATI" w:date="2021-04-08T11:27:00Z"/>
          <w:rFonts w:cs="Times New Roman"/>
          <w:bCs/>
          <w:color w:val="000000" w:themeColor="text1"/>
        </w:rPr>
      </w:pPr>
      <w:proofErr w:type="spellStart"/>
      <w:ins w:id="94" w:author="ROHAYATI" w:date="2021-04-08T11:27:00Z">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Pr="004F2AF7">
          <w:rPr>
            <w:rFonts w:cs="Times New Roman"/>
            <w:bCs/>
            <w:color w:val="000000" w:themeColor="text1"/>
          </w:rPr>
          <w:t xml:space="preserve"> </w:t>
        </w:r>
        <w:proofErr w:type="spellStart"/>
        <w:r w:rsidRPr="004F2AF7">
          <w:rPr>
            <w:rFonts w:cs="Times New Roman"/>
            <w:bCs/>
            <w:color w:val="000000" w:themeColor="text1"/>
          </w:rPr>
          <w:t>mematuhi</w:t>
        </w:r>
        <w:proofErr w:type="spellEnd"/>
        <w:r w:rsidRPr="004F2AF7">
          <w:rPr>
            <w:rFonts w:cs="Times New Roman"/>
            <w:bCs/>
            <w:color w:val="000000" w:themeColor="text1"/>
          </w:rPr>
          <w:t xml:space="preserve"> </w:t>
        </w:r>
        <w:r w:rsidRPr="004F2AF7">
          <w:rPr>
            <w:rFonts w:cs="Times New Roman"/>
            <w:bCs/>
            <w:color w:val="000000" w:themeColor="text1"/>
            <w:lang w:val="id-ID"/>
          </w:rPr>
          <w:t>peraturan 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ins>
    </w:p>
    <w:p w14:paraId="254D9C79" w14:textId="77777777" w:rsidR="00CE5AFB" w:rsidRPr="004F2AF7" w:rsidRDefault="00CE5AFB" w:rsidP="00CE5AFB">
      <w:pPr>
        <w:pStyle w:val="ListParagraph"/>
        <w:widowControl w:val="0"/>
        <w:numPr>
          <w:ilvl w:val="0"/>
          <w:numId w:val="13"/>
        </w:numPr>
        <w:tabs>
          <w:tab w:val="clear" w:pos="0"/>
        </w:tabs>
        <w:spacing w:line="276" w:lineRule="auto"/>
        <w:ind w:left="567" w:hanging="567"/>
        <w:jc w:val="both"/>
        <w:rPr>
          <w:ins w:id="95" w:author="ROHAYATI" w:date="2021-04-08T11:27:00Z"/>
          <w:rFonts w:cs="Times New Roman"/>
          <w:bCs/>
          <w:color w:val="000000" w:themeColor="text1"/>
        </w:rPr>
      </w:pPr>
      <w:proofErr w:type="spellStart"/>
      <w:ins w:id="96" w:author="ROHAYATI" w:date="2021-04-08T11:27:00Z">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bertanggung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jawab</w:t>
        </w:r>
        <w:proofErr w:type="spellEnd"/>
        <w:r w:rsidRPr="004F2AF7">
          <w:rPr>
            <w:rFonts w:cs="Times New Roman"/>
            <w:bCs/>
            <w:color w:val="000000" w:themeColor="text1"/>
          </w:rPr>
          <w:t xml:space="preserve"> </w:t>
        </w:r>
        <w:proofErr w:type="spellStart"/>
        <w:r w:rsidRPr="004F2AF7">
          <w:rPr>
            <w:rFonts w:cs="Times New Roman"/>
            <w:bCs/>
            <w:color w:val="000000" w:themeColor="text1"/>
          </w:rPr>
          <w:t>atas</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kecelakaan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kerja</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proofErr w:type="spellStart"/>
        <w:r w:rsidRPr="004F2AF7">
          <w:rPr>
            <w:rFonts w:cs="Times New Roman"/>
            <w:bCs/>
            <w:color w:val="000000" w:themeColor="text1"/>
          </w:rPr>
          <w:t>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ins>
    </w:p>
    <w:p w14:paraId="2D788508" w14:textId="77777777" w:rsidR="00CE5AFB" w:rsidRPr="004F2AF7" w:rsidRDefault="00CE5AFB" w:rsidP="00CE5AFB">
      <w:pPr>
        <w:pStyle w:val="ListParagraph"/>
        <w:widowControl w:val="0"/>
        <w:numPr>
          <w:ilvl w:val="0"/>
          <w:numId w:val="13"/>
        </w:numPr>
        <w:tabs>
          <w:tab w:val="clear" w:pos="0"/>
        </w:tabs>
        <w:spacing w:line="276" w:lineRule="auto"/>
        <w:ind w:left="567" w:hanging="567"/>
        <w:jc w:val="both"/>
        <w:rPr>
          <w:ins w:id="97" w:author="ROHAYATI" w:date="2021-04-08T11:27:00Z"/>
          <w:rFonts w:cs="Times New Roman"/>
          <w:bCs/>
          <w:color w:val="000000" w:themeColor="text1"/>
        </w:rPr>
      </w:pPr>
      <w:proofErr w:type="spellStart"/>
      <w:ins w:id="98" w:author="ROHAYATI" w:date="2021-04-08T11:27:00Z">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selalu</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kebersihan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kerapihan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ins>
    </w:p>
    <w:p w14:paraId="53659813" w14:textId="1E2314A1" w:rsidR="00695E68" w:rsidRPr="00CE5AFB" w:rsidRDefault="00CE5AFB">
      <w:pPr>
        <w:pStyle w:val="ListParagraph"/>
        <w:widowControl w:val="0"/>
        <w:numPr>
          <w:ilvl w:val="0"/>
          <w:numId w:val="13"/>
        </w:numPr>
        <w:tabs>
          <w:tab w:val="clear" w:pos="0"/>
        </w:tabs>
        <w:spacing w:line="276" w:lineRule="auto"/>
        <w:ind w:left="567" w:hanging="567"/>
        <w:jc w:val="both"/>
        <w:rPr>
          <w:rFonts w:cs="Times New Roman"/>
          <w:bCs/>
          <w:color w:val="000000" w:themeColor="text1"/>
          <w:rPrChange w:id="99" w:author="ROHAYATI" w:date="2021-04-08T11:27:00Z">
            <w:rPr>
              <w:rFonts w:ascii="Times New Roman" w:hAnsi="Times New Roman" w:cs="Times New Roman"/>
              <w:b/>
              <w:bCs/>
              <w:color w:val="000000" w:themeColor="text1"/>
              <w:sz w:val="24"/>
              <w:szCs w:val="24"/>
            </w:rPr>
          </w:rPrChange>
        </w:rPr>
        <w:pPrChange w:id="100" w:author="ROHAYATI" w:date="2021-04-08T11:27:00Z">
          <w:pPr>
            <w:widowControl w:val="0"/>
            <w:spacing w:after="0"/>
            <w:jc w:val="center"/>
          </w:pPr>
        </w:pPrChange>
      </w:pPr>
      <w:proofErr w:type="spellStart"/>
      <w:ins w:id="101" w:author="ROHAYATI" w:date="2021-04-08T11:27:00Z">
        <w:r w:rsidRPr="004F2AF7">
          <w:rPr>
            <w:rFonts w:cs="Times New Roman"/>
            <w:bCs/>
            <w:color w:val="000000" w:themeColor="text1"/>
          </w:rPr>
          <w:t>Apabila</w:t>
        </w:r>
        <w:proofErr w:type="spellEnd"/>
        <w:r w:rsidRPr="004F2AF7">
          <w:rPr>
            <w:rFonts w:cs="Times New Roman"/>
            <w:bCs/>
            <w:color w:val="000000" w:themeColor="text1"/>
          </w:rPr>
          <w:t xml:space="preserve"> </w:t>
        </w:r>
        <w:proofErr w:type="spellStart"/>
        <w:r w:rsidRPr="004F2AF7">
          <w:rPr>
            <w:rFonts w:cs="Times New Roman"/>
            <w:b/>
            <w:color w:val="000000"/>
          </w:rPr>
          <w:t>Pihak</w:t>
        </w:r>
        <w:proofErr w:type="spellEnd"/>
        <w:r w:rsidRPr="004F2AF7">
          <w:rPr>
            <w:rFonts w:cs="Times New Roman"/>
            <w:b/>
            <w:color w:val="000000"/>
          </w:rPr>
          <w:t xml:space="preserve"> </w:t>
        </w:r>
        <w:proofErr w:type="spellStart"/>
        <w:r w:rsidRPr="004F2AF7">
          <w:rPr>
            <w:rFonts w:cs="Times New Roman"/>
            <w:b/>
            <w:color w:val="000000"/>
          </w:rPr>
          <w:t>Pertama</w:t>
        </w:r>
        <w:proofErr w:type="spellEnd"/>
        <w:r w:rsidRPr="004F2AF7">
          <w:rPr>
            <w:rFonts w:cs="Times New Roman"/>
            <w:color w:val="000000"/>
            <w:lang w:val="id-ID"/>
          </w:rPr>
          <w:t xml:space="preserve"> </w:t>
        </w:r>
        <w:proofErr w:type="spellStart"/>
        <w:r w:rsidRPr="004F2AF7">
          <w:rPr>
            <w:rFonts w:cs="Times New Roman"/>
            <w:bCs/>
            <w:color w:val="000000" w:themeColor="text1"/>
          </w:rPr>
          <w:t>mendapat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teguran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proofErr w:type="spellStart"/>
        <w:r w:rsidRPr="004F2AF7">
          <w:rPr>
            <w:rFonts w:cs="Times New Roman"/>
            <w:bCs/>
            <w:color w:val="000000" w:themeColor="text1"/>
          </w:rPr>
          <w:t>lebih</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2 (</w:t>
        </w:r>
        <w:proofErr w:type="spellStart"/>
        <w:r w:rsidRPr="004F2AF7">
          <w:rPr>
            <w:rFonts w:cs="Times New Roman"/>
            <w:bCs/>
            <w:color w:val="000000" w:themeColor="text1"/>
          </w:rPr>
          <w:t>dua</w:t>
        </w:r>
        <w:proofErr w:type="spellEnd"/>
        <w:r w:rsidRPr="004F2AF7">
          <w:rPr>
            <w:rFonts w:cs="Times New Roman"/>
            <w:bCs/>
            <w:color w:val="000000" w:themeColor="text1"/>
          </w:rPr>
          <w:t xml:space="preserve">)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Pr="004F2AF7">
          <w:rPr>
            <w:rFonts w:cs="Times New Roman"/>
            <w:bCs/>
            <w:color w:val="000000" w:themeColor="text1"/>
            <w:lang w:val="id-ID"/>
          </w:rPr>
          <w:t xml:space="preserve"> yang dikarenakan </w:t>
        </w:r>
        <w:proofErr w:type="spellStart"/>
        <w:r w:rsidRPr="004F2AF7">
          <w:rPr>
            <w:rFonts w:cs="Times New Roman"/>
            <w:bCs/>
            <w:color w:val="000000" w:themeColor="text1"/>
            <w:lang w:val="en-US"/>
          </w:rPr>
          <w:t>pelanggaran</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K</w:t>
        </w:r>
        <w:r w:rsidRPr="004F2AF7">
          <w:rPr>
            <w:rFonts w:cs="Times New Roman"/>
            <w:bCs/>
            <w:color w:val="000000" w:themeColor="text1"/>
            <w:lang w:val="en-US"/>
          </w:rPr>
          <w:t xml:space="preserve">3 </w:t>
        </w:r>
        <w:proofErr w:type="spellStart"/>
        <w:r w:rsidRPr="004F2AF7">
          <w:rPr>
            <w:rFonts w:cs="Times New Roman"/>
            <w:bCs/>
            <w:color w:val="000000" w:themeColor="text1"/>
            <w:lang w:val="en-US"/>
          </w:rPr>
          <w:t>oleh</w:t>
        </w:r>
        <w:proofErr w:type="spellEnd"/>
        <w:r w:rsidRPr="004F2AF7">
          <w:rPr>
            <w:rFonts w:cs="Times New Roman"/>
            <w:bCs/>
            <w:color w:val="000000" w:themeColor="text1"/>
            <w:lang w:val="en-US"/>
          </w:rPr>
          <w:t xml:space="preserve"> </w:t>
        </w:r>
        <w:proofErr w:type="spellStart"/>
        <w:r w:rsidRPr="004F2AF7">
          <w:rPr>
            <w:rFonts w:cs="Times New Roman"/>
            <w:b/>
            <w:bCs/>
            <w:color w:val="000000" w:themeColor="text1"/>
            <w:lang w:val="en-US"/>
          </w:rPr>
          <w:t>Pihak</w:t>
        </w:r>
        <w:proofErr w:type="spellEnd"/>
        <w:r w:rsidRPr="004F2AF7">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atau</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pada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 xml:space="preserve">ekerja </w:t>
        </w:r>
        <w:proofErr w:type="spellStart"/>
        <w:r w:rsidRPr="004F2AF7">
          <w:rPr>
            <w:rFonts w:cs="Times New Roman"/>
            <w:bCs/>
            <w:color w:val="000000" w:themeColor="text1"/>
          </w:rPr>
          <w:t>maka</w:t>
        </w:r>
        <w:proofErr w:type="spellEnd"/>
        <w:r w:rsidRPr="004F2AF7">
          <w:rPr>
            <w:rFonts w:cs="Times New Roman"/>
            <w:bCs/>
            <w:color w:val="000000" w:themeColor="text1"/>
          </w:rPr>
          <w:t xml:space="preserve"> </w:t>
        </w:r>
        <w:r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bersedia</w:t>
        </w:r>
        <w:proofErr w:type="spellEnd"/>
        <w:r w:rsidRPr="004F2AF7">
          <w:rPr>
            <w:rFonts w:cs="Times New Roman"/>
            <w:bCs/>
            <w:color w:val="000000" w:themeColor="text1"/>
          </w:rPr>
          <w:t xml:space="preserve"> </w:t>
        </w:r>
        <w:proofErr w:type="spellStart"/>
        <w:r w:rsidRPr="004F2AF7">
          <w:rPr>
            <w:rFonts w:cs="Times New Roman"/>
            <w:bCs/>
            <w:color w:val="000000" w:themeColor="text1"/>
          </w:rPr>
          <w:t>untuk</w:t>
        </w:r>
        <w:proofErr w:type="spellEnd"/>
        <w:r w:rsidRPr="004F2AF7">
          <w:rPr>
            <w:rFonts w:cs="Times New Roman"/>
            <w:bCs/>
            <w:color w:val="000000" w:themeColor="text1"/>
          </w:rPr>
          <w:t xml:space="preserve"> </w:t>
        </w:r>
        <w:r w:rsidRPr="004F2AF7">
          <w:rPr>
            <w:rFonts w:cs="Times New Roman"/>
            <w:bCs/>
            <w:color w:val="000000" w:themeColor="text1"/>
            <w:lang w:val="id-ID"/>
          </w:rPr>
          <w:t>dikenakan</w:t>
        </w:r>
        <w:r w:rsidRPr="004F2AF7">
          <w:rPr>
            <w:rFonts w:cs="Times New Roman"/>
            <w:bCs/>
            <w:color w:val="000000" w:themeColor="text1"/>
          </w:rPr>
          <w:t xml:space="preserve"> </w:t>
        </w:r>
        <w:proofErr w:type="spellStart"/>
        <w:r w:rsidRPr="004F2AF7">
          <w:rPr>
            <w:rFonts w:cs="Times New Roman"/>
            <w:bCs/>
            <w:color w:val="000000" w:themeColor="text1"/>
          </w:rPr>
          <w:t>sanksi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sebesar</w:t>
        </w:r>
        <w:proofErr w:type="spellEnd"/>
        <w:r w:rsidRPr="004F2AF7">
          <w:rPr>
            <w:rFonts w:cs="Times New Roman"/>
            <w:bCs/>
            <w:color w:val="000000" w:themeColor="text1"/>
          </w:rPr>
          <w:t xml:space="preserve"> </w:t>
        </w:r>
        <w:proofErr w:type="spellStart"/>
        <w:r w:rsidRPr="004F2AF7">
          <w:rPr>
            <w:rFonts w:cs="Times New Roman"/>
            <w:bCs/>
            <w:color w:val="000000" w:themeColor="text1"/>
          </w:rPr>
          <w:t>Rp</w:t>
        </w:r>
        <w:proofErr w:type="spellEnd"/>
        <w:r w:rsidRPr="004F2AF7">
          <w:rPr>
            <w:rFonts w:cs="Times New Roman"/>
            <w:bCs/>
            <w:color w:val="000000" w:themeColor="text1"/>
          </w:rPr>
          <w:t xml:space="preserve">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ins>
    </w:p>
    <w:p w14:paraId="7B87ED49" w14:textId="42DB16C4" w:rsidR="001E0CD7" w:rsidRPr="00CE5AFB" w:rsidRDefault="00BB1696" w:rsidP="006643C9">
      <w:pPr>
        <w:pStyle w:val="ListParagraph"/>
        <w:suppressAutoHyphens w:val="0"/>
        <w:spacing w:after="200" w:line="276" w:lineRule="auto"/>
        <w:ind w:left="0" w:right="270"/>
        <w:contextualSpacing/>
        <w:jc w:val="center"/>
        <w:rPr>
          <w:rFonts w:cs="Times New Roman"/>
          <w:b/>
          <w:color w:val="000000" w:themeColor="text1"/>
          <w:lang w:val="en-US"/>
          <w:rPrChange w:id="102" w:author="ROHAYATI" w:date="2021-04-08T11:27:00Z">
            <w:rPr>
              <w:rFonts w:cs="Times New Roman"/>
              <w:b/>
              <w:color w:val="000000" w:themeColor="text1"/>
              <w:lang w:val="id-ID"/>
            </w:rPr>
          </w:rPrChange>
        </w:rPr>
      </w:pPr>
      <w:proofErr w:type="spellStart"/>
      <w:r w:rsidRPr="00EE4DD9">
        <w:rPr>
          <w:rFonts w:cs="Times New Roman"/>
          <w:b/>
          <w:color w:val="000000" w:themeColor="text1"/>
        </w:rPr>
        <w:lastRenderedPageBreak/>
        <w:t>Pasal</w:t>
      </w:r>
      <w:proofErr w:type="spellEnd"/>
      <w:r w:rsidRPr="00EE4DD9">
        <w:rPr>
          <w:rFonts w:cs="Times New Roman"/>
          <w:b/>
          <w:color w:val="000000" w:themeColor="text1"/>
        </w:rPr>
        <w:t xml:space="preserve"> 1</w:t>
      </w:r>
      <w:ins w:id="103" w:author="ROHAYATI" w:date="2021-04-08T11:27:00Z">
        <w:r w:rsidR="00CE5AFB">
          <w:rPr>
            <w:rFonts w:cs="Times New Roman"/>
            <w:b/>
            <w:color w:val="000000" w:themeColor="text1"/>
            <w:lang w:val="en-US"/>
          </w:rPr>
          <w:t>2</w:t>
        </w:r>
      </w:ins>
      <w:del w:id="104" w:author="ROHAYATI" w:date="2021-04-08T11:27:00Z">
        <w:r w:rsidR="00323B04" w:rsidRPr="00EE4DD9" w:rsidDel="00CE5AFB">
          <w:rPr>
            <w:rFonts w:cs="Times New Roman"/>
            <w:b/>
            <w:color w:val="000000" w:themeColor="text1"/>
            <w:lang w:val="id-ID"/>
          </w:rPr>
          <w:delText>1</w:delText>
        </w:r>
      </w:del>
    </w:p>
    <w:p w14:paraId="28A7084D" w14:textId="77777777" w:rsidR="001E0CD7" w:rsidRPr="00EE4DD9" w:rsidRDefault="009A0DEF" w:rsidP="006643C9">
      <w:pPr>
        <w:pStyle w:val="ListParagraph"/>
        <w:suppressAutoHyphens w:val="0"/>
        <w:spacing w:after="200" w:line="276" w:lineRule="auto"/>
        <w:ind w:left="0" w:right="270"/>
        <w:contextualSpacing/>
        <w:jc w:val="center"/>
        <w:rPr>
          <w:rFonts w:cs="Times New Roman"/>
          <w:b/>
          <w:color w:val="000000" w:themeColor="text1"/>
          <w:lang w:val="id-ID"/>
        </w:rPr>
      </w:pPr>
      <w:proofErr w:type="spellStart"/>
      <w:r w:rsidRPr="00EE4DD9">
        <w:rPr>
          <w:rFonts w:cs="Times New Roman"/>
          <w:b/>
          <w:color w:val="000000" w:themeColor="text1"/>
        </w:rPr>
        <w:t>Pemberian</w:t>
      </w:r>
      <w:proofErr w:type="spellEnd"/>
      <w:r w:rsidR="00323B04" w:rsidRPr="00EE4DD9">
        <w:rPr>
          <w:rFonts w:cs="Times New Roman"/>
          <w:b/>
          <w:color w:val="000000" w:themeColor="text1"/>
          <w:lang w:val="id-ID"/>
        </w:rPr>
        <w:t xml:space="preserve"> </w:t>
      </w:r>
      <w:proofErr w:type="spellStart"/>
      <w:r w:rsidRPr="00EE4DD9">
        <w:rPr>
          <w:rFonts w:cs="Times New Roman"/>
          <w:b/>
          <w:color w:val="000000" w:themeColor="text1"/>
        </w:rPr>
        <w:t>Hadiah</w:t>
      </w:r>
      <w:proofErr w:type="spellEnd"/>
      <w:r w:rsidR="00745D12" w:rsidRPr="00EE4DD9">
        <w:rPr>
          <w:rFonts w:cs="Times New Roman"/>
          <w:b/>
          <w:color w:val="000000" w:themeColor="text1"/>
          <w:lang w:val="id-ID"/>
        </w:rPr>
        <w:t xml:space="preserve"> atau Janji</w:t>
      </w:r>
    </w:p>
    <w:p w14:paraId="2AF63256" w14:textId="77777777" w:rsidR="00323B04" w:rsidRPr="00EE4DD9" w:rsidRDefault="00323B04" w:rsidP="00323B04">
      <w:pPr>
        <w:pStyle w:val="ListParagraph"/>
        <w:numPr>
          <w:ilvl w:val="0"/>
          <w:numId w:val="15"/>
        </w:numPr>
        <w:suppressAutoHyphens w:val="0"/>
        <w:spacing w:after="200" w:line="276" w:lineRule="auto"/>
        <w:ind w:left="426" w:right="270" w:hanging="426"/>
        <w:contextualSpacing/>
        <w:jc w:val="both"/>
        <w:rPr>
          <w:rFonts w:cs="Times New Roman"/>
          <w:color w:val="000000" w:themeColor="text1"/>
          <w:lang w:val="id-ID"/>
        </w:rPr>
      </w:pPr>
      <w:r w:rsidRPr="00EE4DD9">
        <w:rPr>
          <w:rFonts w:cs="Times New Roman"/>
          <w:b/>
          <w:color w:val="000000" w:themeColor="text1"/>
          <w:lang w:val="id-ID"/>
        </w:rPr>
        <w:t xml:space="preserve">Pihak Pertama </w:t>
      </w:r>
      <w:r w:rsidRPr="00EE4DD9">
        <w:rPr>
          <w:rFonts w:cs="Times New Roman"/>
          <w:color w:val="000000" w:themeColor="text1"/>
          <w:lang w:val="id-ID"/>
        </w:rPr>
        <w:t xml:space="preserve">dilarang untuk memberikan hadiah dalam bentuk apapun baik berupa uang, barang atau bentuk lainnya yang bernilai uang dan bersifat pribadi kepada staff atau karyawan </w:t>
      </w:r>
      <w:r w:rsidRPr="00EE4DD9">
        <w:rPr>
          <w:rFonts w:cs="Times New Roman"/>
          <w:b/>
          <w:color w:val="000000" w:themeColor="text1"/>
          <w:lang w:val="id-ID"/>
        </w:rPr>
        <w:t xml:space="preserve">Pihak Kedua </w:t>
      </w:r>
      <w:r w:rsidRPr="00EE4DD9">
        <w:rPr>
          <w:rFonts w:cs="Times New Roman"/>
          <w:color w:val="000000" w:themeColor="text1"/>
          <w:lang w:val="id-ID"/>
        </w:rPr>
        <w:t>terkait perjanjian ini.</w:t>
      </w:r>
    </w:p>
    <w:p w14:paraId="41F5E835" w14:textId="77777777" w:rsidR="00323B04" w:rsidRPr="00EE4DD9" w:rsidRDefault="00323B04" w:rsidP="00323B04">
      <w:pPr>
        <w:pStyle w:val="ListParagraph"/>
        <w:numPr>
          <w:ilvl w:val="0"/>
          <w:numId w:val="15"/>
        </w:numPr>
        <w:suppressAutoHyphens w:val="0"/>
        <w:spacing w:line="276" w:lineRule="auto"/>
        <w:ind w:left="426" w:right="270" w:hanging="426"/>
        <w:contextualSpacing/>
        <w:jc w:val="both"/>
        <w:rPr>
          <w:rFonts w:cs="Times New Roman"/>
          <w:color w:val="000000" w:themeColor="text1"/>
          <w:lang w:val="en-US"/>
        </w:rPr>
      </w:pPr>
      <w:r w:rsidRPr="00EE4DD9">
        <w:rPr>
          <w:rFonts w:cs="Times New Roman"/>
          <w:color w:val="000000" w:themeColor="text1"/>
          <w:lang w:val="id-ID"/>
        </w:rPr>
        <w:t xml:space="preserve">Sanksi atas pelanggaran ayat 1 (satu) pasal ini kepada </w:t>
      </w:r>
      <w:r w:rsidRPr="00EE4DD9">
        <w:rPr>
          <w:rFonts w:cs="Times New Roman"/>
          <w:b/>
          <w:color w:val="000000" w:themeColor="text1"/>
          <w:lang w:val="id-ID"/>
        </w:rPr>
        <w:t>Pihak Pertama</w:t>
      </w:r>
      <w:r w:rsidRPr="00EE4DD9">
        <w:rPr>
          <w:rFonts w:cs="Times New Roman"/>
          <w:color w:val="000000" w:themeColor="text1"/>
          <w:lang w:val="id-ID"/>
        </w:rPr>
        <w:t xml:space="preserve"> adalah:</w:t>
      </w:r>
    </w:p>
    <w:p w14:paraId="11DA005D" w14:textId="77777777" w:rsidR="00323B04" w:rsidRPr="00EE4DD9" w:rsidRDefault="00323B04" w:rsidP="00323B04">
      <w:pPr>
        <w:pStyle w:val="ListParagraph"/>
        <w:numPr>
          <w:ilvl w:val="0"/>
          <w:numId w:val="31"/>
        </w:numPr>
        <w:suppressAutoHyphens w:val="0"/>
        <w:spacing w:line="276" w:lineRule="auto"/>
        <w:ind w:left="709" w:right="270" w:hanging="283"/>
        <w:contextualSpacing/>
        <w:jc w:val="both"/>
        <w:rPr>
          <w:rFonts w:cs="Times New Roman"/>
          <w:color w:val="000000" w:themeColor="text1"/>
          <w:lang w:val="en-US"/>
        </w:rPr>
      </w:pPr>
      <w:r w:rsidRPr="00EE4DD9">
        <w:rPr>
          <w:rFonts w:cs="Times New Roman"/>
          <w:color w:val="000000" w:themeColor="text1"/>
          <w:lang w:val="id-ID"/>
        </w:rPr>
        <w:t xml:space="preserve">Pemutusan perjanjian secara sepihak oleh </w:t>
      </w:r>
      <w:r w:rsidRPr="00EE4DD9">
        <w:rPr>
          <w:rFonts w:cs="Times New Roman"/>
          <w:b/>
          <w:color w:val="000000" w:themeColor="text1"/>
          <w:lang w:val="id-ID"/>
        </w:rPr>
        <w:t>Pihak Kedua</w:t>
      </w:r>
      <w:r w:rsidRPr="00EE4DD9">
        <w:rPr>
          <w:rFonts w:cs="Times New Roman"/>
          <w:color w:val="000000" w:themeColor="text1"/>
          <w:lang w:val="id-ID"/>
        </w:rPr>
        <w:t>.</w:t>
      </w:r>
    </w:p>
    <w:p w14:paraId="734CB1B8" w14:textId="77777777" w:rsidR="00323B04" w:rsidRPr="00EE4DD9" w:rsidRDefault="00323B04" w:rsidP="00323B04">
      <w:pPr>
        <w:pStyle w:val="ListParagraph"/>
        <w:numPr>
          <w:ilvl w:val="0"/>
          <w:numId w:val="31"/>
        </w:numPr>
        <w:suppressAutoHyphens w:val="0"/>
        <w:spacing w:line="276" w:lineRule="auto"/>
        <w:ind w:left="709" w:right="270" w:hanging="283"/>
        <w:contextualSpacing/>
        <w:jc w:val="both"/>
        <w:rPr>
          <w:rFonts w:cs="Times New Roman"/>
          <w:color w:val="000000" w:themeColor="text1"/>
          <w:lang w:val="en-US"/>
        </w:rPr>
      </w:pPr>
      <w:r w:rsidRPr="00EE4DD9">
        <w:rPr>
          <w:rFonts w:cs="Times New Roman"/>
          <w:color w:val="000000" w:themeColor="text1"/>
          <w:lang w:val="id-ID"/>
        </w:rPr>
        <w:t xml:space="preserve">Karyawan </w:t>
      </w:r>
      <w:r w:rsidRPr="00EE4DD9">
        <w:rPr>
          <w:rFonts w:cs="Times New Roman"/>
          <w:b/>
          <w:color w:val="000000" w:themeColor="text1"/>
          <w:lang w:val="id-ID"/>
        </w:rPr>
        <w:t>Pihak Pertama</w:t>
      </w:r>
      <w:r w:rsidRPr="00EE4DD9">
        <w:rPr>
          <w:rFonts w:cs="Times New Roman"/>
          <w:color w:val="000000" w:themeColor="text1"/>
          <w:lang w:val="id-ID"/>
        </w:rPr>
        <w:t xml:space="preserve"> yang terlibat dalam pemberian hadiah akan dikeluarkan dari perusahaan </w:t>
      </w:r>
      <w:r w:rsidRPr="00EE4DD9">
        <w:rPr>
          <w:rFonts w:cs="Times New Roman"/>
          <w:b/>
          <w:color w:val="000000" w:themeColor="text1"/>
          <w:lang w:val="id-ID"/>
        </w:rPr>
        <w:t>Pihak Pertama</w:t>
      </w:r>
      <w:r w:rsidRPr="00EE4DD9">
        <w:rPr>
          <w:rFonts w:cs="Times New Roman"/>
          <w:color w:val="000000" w:themeColor="text1"/>
          <w:lang w:val="id-ID"/>
        </w:rPr>
        <w:t>.</w:t>
      </w:r>
    </w:p>
    <w:p w14:paraId="604ADA0D" w14:textId="77777777" w:rsidR="00323B04" w:rsidRPr="00EE4DD9" w:rsidRDefault="00323B04" w:rsidP="00323B04">
      <w:pPr>
        <w:pStyle w:val="ListParagraph"/>
        <w:numPr>
          <w:ilvl w:val="0"/>
          <w:numId w:val="31"/>
        </w:numPr>
        <w:suppressAutoHyphens w:val="0"/>
        <w:spacing w:line="276" w:lineRule="auto"/>
        <w:ind w:left="709" w:right="270" w:hanging="283"/>
        <w:contextualSpacing/>
        <w:jc w:val="both"/>
        <w:rPr>
          <w:rFonts w:cs="Times New Roman"/>
          <w:color w:val="000000" w:themeColor="text1"/>
          <w:lang w:val="en-US"/>
        </w:rPr>
      </w:pPr>
      <w:r w:rsidRPr="00EE4DD9">
        <w:rPr>
          <w:rFonts w:cs="Times New Roman"/>
          <w:color w:val="000000" w:themeColor="text1"/>
          <w:lang w:val="id-ID"/>
        </w:rPr>
        <w:t xml:space="preserve">Karyawan </w:t>
      </w:r>
      <w:r w:rsidRPr="00EE4DD9">
        <w:rPr>
          <w:rFonts w:cs="Times New Roman"/>
          <w:b/>
          <w:color w:val="000000" w:themeColor="text1"/>
          <w:lang w:val="id-ID"/>
        </w:rPr>
        <w:t>Pihak Kedua</w:t>
      </w:r>
      <w:r w:rsidRPr="00EE4DD9">
        <w:rPr>
          <w:rFonts w:cs="Times New Roman"/>
          <w:color w:val="000000" w:themeColor="text1"/>
          <w:lang w:val="id-ID"/>
        </w:rPr>
        <w:t xml:space="preserve"> yang terlibat dalam penerimaan hadiah akan diproses sesuai PKB (Peraturan Kerja Bersama) yang berlaku di tempat </w:t>
      </w:r>
      <w:r w:rsidRPr="00EE4DD9">
        <w:rPr>
          <w:rFonts w:cs="Times New Roman"/>
          <w:b/>
          <w:color w:val="000000" w:themeColor="text1"/>
          <w:lang w:val="id-ID"/>
        </w:rPr>
        <w:t>Pihak Kedua</w:t>
      </w:r>
      <w:r w:rsidRPr="00EE4DD9">
        <w:rPr>
          <w:rFonts w:cs="Times New Roman"/>
          <w:color w:val="000000" w:themeColor="text1"/>
          <w:lang w:val="id-ID"/>
        </w:rPr>
        <w:t>.</w:t>
      </w:r>
    </w:p>
    <w:p w14:paraId="329C0874" w14:textId="77777777" w:rsidR="00323B04" w:rsidRPr="00EE4DD9" w:rsidRDefault="00323B04" w:rsidP="00323B04">
      <w:pPr>
        <w:pStyle w:val="ListParagraph"/>
        <w:numPr>
          <w:ilvl w:val="0"/>
          <w:numId w:val="31"/>
        </w:numPr>
        <w:suppressAutoHyphens w:val="0"/>
        <w:spacing w:line="276" w:lineRule="auto"/>
        <w:ind w:left="709" w:right="270" w:hanging="283"/>
        <w:contextualSpacing/>
        <w:jc w:val="both"/>
        <w:rPr>
          <w:rFonts w:cs="Times New Roman"/>
          <w:color w:val="000000" w:themeColor="text1"/>
          <w:lang w:val="en-US"/>
        </w:rPr>
      </w:pPr>
      <w:r w:rsidRPr="00EE4DD9">
        <w:rPr>
          <w:rFonts w:cs="Times New Roman"/>
          <w:b/>
          <w:color w:val="000000" w:themeColor="text1"/>
          <w:lang w:val="id-ID"/>
        </w:rPr>
        <w:t xml:space="preserve">Pihak Pertama </w:t>
      </w:r>
      <w:r w:rsidRPr="00EE4DD9">
        <w:rPr>
          <w:rFonts w:cs="Times New Roman"/>
          <w:color w:val="000000" w:themeColor="text1"/>
          <w:lang w:val="id-ID"/>
        </w:rPr>
        <w:t xml:space="preserve">mengembalikan semua pembayaran yang telah diberikan oleh </w:t>
      </w:r>
      <w:r w:rsidRPr="00EE4DD9">
        <w:rPr>
          <w:rFonts w:cs="Times New Roman"/>
          <w:b/>
          <w:color w:val="000000" w:themeColor="text1"/>
          <w:lang w:val="id-ID"/>
        </w:rPr>
        <w:t>Pihak Kedua</w:t>
      </w:r>
      <w:r w:rsidRPr="00EE4DD9">
        <w:rPr>
          <w:rFonts w:cs="Times New Roman"/>
          <w:color w:val="000000" w:themeColor="text1"/>
          <w:lang w:val="id-ID"/>
        </w:rPr>
        <w:t>.</w:t>
      </w:r>
    </w:p>
    <w:p w14:paraId="26FD1AEA" w14:textId="77777777" w:rsidR="00323B04" w:rsidRPr="00EE4DD9" w:rsidRDefault="00323B04" w:rsidP="00323B04">
      <w:pPr>
        <w:pStyle w:val="ListParagraph"/>
        <w:numPr>
          <w:ilvl w:val="0"/>
          <w:numId w:val="31"/>
        </w:numPr>
        <w:suppressAutoHyphens w:val="0"/>
        <w:spacing w:line="276" w:lineRule="auto"/>
        <w:ind w:left="709" w:right="270" w:hanging="283"/>
        <w:contextualSpacing/>
        <w:jc w:val="both"/>
        <w:rPr>
          <w:rFonts w:cs="Times New Roman"/>
          <w:color w:val="000000" w:themeColor="text1"/>
          <w:lang w:val="en-US"/>
        </w:rPr>
      </w:pPr>
      <w:r w:rsidRPr="00EE4DD9">
        <w:rPr>
          <w:rFonts w:cs="Times New Roman"/>
          <w:b/>
          <w:color w:val="000000" w:themeColor="text1"/>
          <w:lang w:val="id-ID"/>
        </w:rPr>
        <w:t>Pihak Kedua</w:t>
      </w:r>
      <w:r w:rsidRPr="00EE4DD9">
        <w:rPr>
          <w:rFonts w:cs="Times New Roman"/>
          <w:color w:val="000000" w:themeColor="text1"/>
          <w:lang w:val="id-ID"/>
        </w:rPr>
        <w:t xml:space="preserve"> berhak melaporkan kepada pihak yang berwajib. </w:t>
      </w:r>
    </w:p>
    <w:p w14:paraId="03CB1EA0" w14:textId="77777777" w:rsidR="0083280E" w:rsidRDefault="0083280E" w:rsidP="00323B04">
      <w:pPr>
        <w:pStyle w:val="Default"/>
        <w:spacing w:line="276" w:lineRule="auto"/>
        <w:jc w:val="center"/>
        <w:rPr>
          <w:ins w:id="105" w:author="ROHAYATI" w:date="2021-03-17T11:22:00Z"/>
          <w:b/>
          <w:bCs/>
          <w:color w:val="000000" w:themeColor="text1"/>
          <w:lang w:val="en-US"/>
        </w:rPr>
      </w:pPr>
    </w:p>
    <w:p w14:paraId="56FE5581" w14:textId="6A053278" w:rsidR="00323B04" w:rsidRPr="00CE5AFB" w:rsidRDefault="00323B04" w:rsidP="00323B04">
      <w:pPr>
        <w:pStyle w:val="Default"/>
        <w:spacing w:line="276" w:lineRule="auto"/>
        <w:jc w:val="center"/>
        <w:rPr>
          <w:color w:val="000000" w:themeColor="text1"/>
          <w:lang w:val="en-US"/>
          <w:rPrChange w:id="106" w:author="ROHAYATI" w:date="2021-04-08T11:27:00Z">
            <w:rPr>
              <w:color w:val="000000" w:themeColor="text1"/>
            </w:rPr>
          </w:rPrChange>
        </w:rPr>
      </w:pPr>
      <w:r w:rsidRPr="00EE4DD9">
        <w:rPr>
          <w:b/>
          <w:bCs/>
          <w:color w:val="000000" w:themeColor="text1"/>
        </w:rPr>
        <w:t>Pasal 1</w:t>
      </w:r>
      <w:ins w:id="107" w:author="ROHAYATI" w:date="2021-04-08T11:27:00Z">
        <w:r w:rsidR="00CE5AFB">
          <w:rPr>
            <w:b/>
            <w:bCs/>
            <w:color w:val="000000" w:themeColor="text1"/>
            <w:lang w:val="en-US"/>
          </w:rPr>
          <w:t>3</w:t>
        </w:r>
      </w:ins>
      <w:del w:id="108" w:author="ROHAYATI" w:date="2021-04-08T11:27:00Z">
        <w:r w:rsidRPr="00EE4DD9" w:rsidDel="00CE5AFB">
          <w:rPr>
            <w:b/>
            <w:bCs/>
            <w:color w:val="000000" w:themeColor="text1"/>
          </w:rPr>
          <w:delText>2</w:delText>
        </w:r>
      </w:del>
    </w:p>
    <w:p w14:paraId="76230F2D" w14:textId="77777777" w:rsidR="00323B04" w:rsidRPr="00EE4DD9" w:rsidRDefault="00323B04" w:rsidP="00323B04">
      <w:pPr>
        <w:pStyle w:val="Default"/>
        <w:spacing w:line="276" w:lineRule="auto"/>
        <w:jc w:val="center"/>
        <w:rPr>
          <w:color w:val="000000" w:themeColor="text1"/>
        </w:rPr>
      </w:pPr>
      <w:r w:rsidRPr="00EE4DD9">
        <w:rPr>
          <w:b/>
          <w:bCs/>
          <w:color w:val="000000" w:themeColor="text1"/>
        </w:rPr>
        <w:t>Pengakhiran Perjanjian</w:t>
      </w:r>
    </w:p>
    <w:p w14:paraId="3A0A1EF8" w14:textId="77777777" w:rsidR="00323B04" w:rsidRPr="00EE4DD9" w:rsidRDefault="00323B04" w:rsidP="00323B04">
      <w:pPr>
        <w:pStyle w:val="ListParagraph"/>
        <w:numPr>
          <w:ilvl w:val="0"/>
          <w:numId w:val="32"/>
        </w:numPr>
        <w:suppressAutoHyphens w:val="0"/>
        <w:spacing w:line="276" w:lineRule="auto"/>
        <w:ind w:left="426" w:right="270" w:hanging="426"/>
        <w:contextualSpacing/>
        <w:jc w:val="both"/>
        <w:rPr>
          <w:rFonts w:cs="Times New Roman"/>
          <w:color w:val="000000" w:themeColor="text1"/>
        </w:rPr>
      </w:pPr>
      <w:r w:rsidRPr="00EE4DD9">
        <w:rPr>
          <w:rFonts w:cs="Times New Roman"/>
          <w:color w:val="000000" w:themeColor="text1"/>
          <w:lang w:val="id-ID"/>
        </w:rPr>
        <w:t>Perjanjian ini dapat berakhir dikarenakan sebagai berikut:</w:t>
      </w:r>
    </w:p>
    <w:p w14:paraId="3152E00B" w14:textId="77777777" w:rsidR="00323B04" w:rsidRPr="00EE4DD9" w:rsidRDefault="00323B04" w:rsidP="00323B04">
      <w:pPr>
        <w:pStyle w:val="ListParagraph"/>
        <w:numPr>
          <w:ilvl w:val="1"/>
          <w:numId w:val="13"/>
        </w:numPr>
        <w:tabs>
          <w:tab w:val="clear" w:pos="0"/>
        </w:tabs>
        <w:suppressAutoHyphens w:val="0"/>
        <w:spacing w:line="276" w:lineRule="auto"/>
        <w:ind w:left="709" w:right="270" w:hanging="283"/>
        <w:contextualSpacing/>
        <w:jc w:val="both"/>
        <w:rPr>
          <w:rFonts w:cs="Times New Roman"/>
          <w:color w:val="000000" w:themeColor="text1"/>
        </w:rPr>
      </w:pPr>
      <w:r w:rsidRPr="00EE4DD9">
        <w:rPr>
          <w:rFonts w:cs="Times New Roman"/>
          <w:b/>
          <w:color w:val="000000" w:themeColor="text1"/>
          <w:lang w:val="id-ID"/>
        </w:rPr>
        <w:t>Para Pihak</w:t>
      </w:r>
      <w:r w:rsidRPr="00EE4DD9">
        <w:rPr>
          <w:rFonts w:cs="Times New Roman"/>
          <w:color w:val="000000" w:themeColor="text1"/>
          <w:lang w:val="id-ID"/>
        </w:rPr>
        <w:t xml:space="preserve"> sepakat untuk mengakhiri.</w:t>
      </w:r>
    </w:p>
    <w:p w14:paraId="5369D891" w14:textId="77777777" w:rsidR="00323B04" w:rsidRPr="00EE4DD9" w:rsidRDefault="00323B04" w:rsidP="00323B04">
      <w:pPr>
        <w:pStyle w:val="ListParagraph"/>
        <w:numPr>
          <w:ilvl w:val="1"/>
          <w:numId w:val="13"/>
        </w:numPr>
        <w:tabs>
          <w:tab w:val="clear" w:pos="0"/>
        </w:tabs>
        <w:suppressAutoHyphens w:val="0"/>
        <w:spacing w:line="276" w:lineRule="auto"/>
        <w:ind w:left="709" w:right="270" w:hanging="283"/>
        <w:contextualSpacing/>
        <w:jc w:val="both"/>
        <w:rPr>
          <w:rFonts w:cs="Times New Roman"/>
          <w:color w:val="000000" w:themeColor="text1"/>
        </w:rPr>
      </w:pPr>
      <w:r w:rsidRPr="00EE4DD9">
        <w:rPr>
          <w:rFonts w:cs="Times New Roman"/>
          <w:color w:val="000000" w:themeColor="text1"/>
          <w:lang w:val="id-ID"/>
        </w:rPr>
        <w:t>Periode perjanjian telah berakhir.</w:t>
      </w:r>
    </w:p>
    <w:p w14:paraId="1EA612F6" w14:textId="77777777" w:rsidR="00323B04" w:rsidRPr="00EE4DD9" w:rsidRDefault="00323B04" w:rsidP="00323B04">
      <w:pPr>
        <w:pStyle w:val="ListParagraph"/>
        <w:numPr>
          <w:ilvl w:val="1"/>
          <w:numId w:val="13"/>
        </w:numPr>
        <w:tabs>
          <w:tab w:val="clear" w:pos="0"/>
        </w:tabs>
        <w:suppressAutoHyphens w:val="0"/>
        <w:spacing w:line="276" w:lineRule="auto"/>
        <w:ind w:left="709" w:right="270" w:hanging="283"/>
        <w:contextualSpacing/>
        <w:jc w:val="both"/>
        <w:rPr>
          <w:rFonts w:cs="Times New Roman"/>
          <w:color w:val="000000" w:themeColor="text1"/>
        </w:rPr>
      </w:pPr>
      <w:r w:rsidRPr="00EE4DD9">
        <w:rPr>
          <w:rFonts w:cs="Times New Roman"/>
          <w:color w:val="000000" w:themeColor="text1"/>
          <w:lang w:val="id-ID"/>
        </w:rPr>
        <w:t>Salah satu Pihak cidera janji.</w:t>
      </w:r>
    </w:p>
    <w:p w14:paraId="64322A80" w14:textId="77777777" w:rsidR="00323B04" w:rsidRPr="00EE4DD9" w:rsidRDefault="00323B04" w:rsidP="00323B04">
      <w:pPr>
        <w:pStyle w:val="ListParagraph"/>
        <w:numPr>
          <w:ilvl w:val="1"/>
          <w:numId w:val="13"/>
        </w:numPr>
        <w:tabs>
          <w:tab w:val="clear" w:pos="0"/>
        </w:tabs>
        <w:suppressAutoHyphens w:val="0"/>
        <w:spacing w:line="276" w:lineRule="auto"/>
        <w:ind w:left="709" w:right="270" w:hanging="283"/>
        <w:contextualSpacing/>
        <w:jc w:val="both"/>
        <w:rPr>
          <w:rFonts w:cs="Times New Roman"/>
          <w:color w:val="000000" w:themeColor="text1"/>
        </w:rPr>
      </w:pPr>
      <w:r w:rsidRPr="00EE4DD9">
        <w:rPr>
          <w:rFonts w:cs="Times New Roman"/>
          <w:color w:val="000000" w:themeColor="text1"/>
          <w:lang w:val="id-ID"/>
        </w:rPr>
        <w:t>Dengan putusan pengadilan.</w:t>
      </w:r>
    </w:p>
    <w:p w14:paraId="7395671C" w14:textId="77777777" w:rsidR="00323B04" w:rsidRPr="00EE4DD9" w:rsidRDefault="00323B04" w:rsidP="00323B04">
      <w:pPr>
        <w:pStyle w:val="ListParagraph"/>
        <w:numPr>
          <w:ilvl w:val="1"/>
          <w:numId w:val="13"/>
        </w:numPr>
        <w:tabs>
          <w:tab w:val="clear" w:pos="0"/>
        </w:tabs>
        <w:suppressAutoHyphens w:val="0"/>
        <w:spacing w:line="276" w:lineRule="auto"/>
        <w:ind w:left="709" w:right="270" w:hanging="283"/>
        <w:contextualSpacing/>
        <w:jc w:val="both"/>
        <w:rPr>
          <w:rFonts w:cs="Times New Roman"/>
          <w:color w:val="000000" w:themeColor="text1"/>
        </w:rPr>
      </w:pPr>
      <w:r w:rsidRPr="00EE4DD9">
        <w:rPr>
          <w:rFonts w:cs="Times New Roman"/>
          <w:color w:val="000000" w:themeColor="text1"/>
          <w:lang w:val="id-ID"/>
        </w:rPr>
        <w:t>Salah satu Pihak dinyatakan bangkrut/pailit.</w:t>
      </w:r>
    </w:p>
    <w:p w14:paraId="45A18B9E" w14:textId="77777777" w:rsidR="00323B04" w:rsidRPr="00EE4DD9" w:rsidRDefault="00323B04" w:rsidP="00323B04">
      <w:pPr>
        <w:pStyle w:val="ListParagraph"/>
        <w:numPr>
          <w:ilvl w:val="0"/>
          <w:numId w:val="32"/>
        </w:numPr>
        <w:suppressAutoHyphens w:val="0"/>
        <w:spacing w:line="276" w:lineRule="auto"/>
        <w:ind w:left="426" w:right="270" w:hanging="426"/>
        <w:contextualSpacing/>
        <w:jc w:val="both"/>
        <w:rPr>
          <w:rFonts w:cs="Times New Roman"/>
          <w:color w:val="000000" w:themeColor="text1"/>
          <w:lang w:val="id-ID"/>
        </w:rPr>
      </w:pPr>
      <w:r w:rsidRPr="00EE4DD9">
        <w:rPr>
          <w:rFonts w:cs="Times New Roman"/>
          <w:color w:val="000000" w:themeColor="text1"/>
          <w:lang w:val="id-ID"/>
        </w:rPr>
        <w:t xml:space="preserve">Pengakhiran perjanjian dalam ayat (1) poin (a), poin (b) dan poin (c) harus dengan memberitahu/diberitahu terlebih dahulu kepada </w:t>
      </w:r>
      <w:r w:rsidRPr="00743E14">
        <w:rPr>
          <w:rFonts w:cs="Times New Roman"/>
          <w:b/>
          <w:color w:val="000000" w:themeColor="text1"/>
          <w:lang w:val="id-ID"/>
        </w:rPr>
        <w:t>Para Pihak</w:t>
      </w:r>
      <w:r w:rsidRPr="00EE4DD9">
        <w:rPr>
          <w:rFonts w:cs="Times New Roman"/>
          <w:color w:val="000000" w:themeColor="text1"/>
          <w:lang w:val="id-ID"/>
        </w:rPr>
        <w:t xml:space="preserve"> selambat-lambatnya 15 (lima belas) hari sebelum pelaksanaan.</w:t>
      </w:r>
    </w:p>
    <w:p w14:paraId="6175FC58" w14:textId="77777777" w:rsidR="00323B04" w:rsidRPr="00EE4DD9" w:rsidRDefault="00323B04" w:rsidP="0095718C">
      <w:pPr>
        <w:pStyle w:val="Default"/>
        <w:spacing w:line="276" w:lineRule="auto"/>
        <w:jc w:val="center"/>
        <w:rPr>
          <w:b/>
          <w:color w:val="000000" w:themeColor="text1"/>
        </w:rPr>
      </w:pPr>
    </w:p>
    <w:p w14:paraId="065EB4E8" w14:textId="646E1A8E" w:rsidR="00176442" w:rsidRPr="00CE5AFB" w:rsidRDefault="00176442" w:rsidP="0095718C">
      <w:pPr>
        <w:pStyle w:val="Default"/>
        <w:spacing w:line="276" w:lineRule="auto"/>
        <w:jc w:val="center"/>
        <w:rPr>
          <w:color w:val="000000" w:themeColor="text1"/>
          <w:lang w:val="en-US"/>
          <w:rPrChange w:id="109" w:author="ROHAYATI" w:date="2021-04-08T11:27:00Z">
            <w:rPr>
              <w:color w:val="000000" w:themeColor="text1"/>
            </w:rPr>
          </w:rPrChange>
        </w:rPr>
      </w:pPr>
      <w:r w:rsidRPr="00EE4DD9">
        <w:rPr>
          <w:b/>
          <w:bCs/>
          <w:color w:val="000000" w:themeColor="text1"/>
        </w:rPr>
        <w:t xml:space="preserve">Pasal </w:t>
      </w:r>
      <w:r w:rsidR="001E0CD7" w:rsidRPr="00EE4DD9">
        <w:rPr>
          <w:b/>
          <w:bCs/>
          <w:color w:val="000000" w:themeColor="text1"/>
        </w:rPr>
        <w:t>1</w:t>
      </w:r>
      <w:ins w:id="110" w:author="ROHAYATI" w:date="2021-04-08T11:27:00Z">
        <w:r w:rsidR="00CE5AFB">
          <w:rPr>
            <w:b/>
            <w:bCs/>
            <w:color w:val="000000" w:themeColor="text1"/>
            <w:lang w:val="en-US"/>
          </w:rPr>
          <w:t>4</w:t>
        </w:r>
      </w:ins>
      <w:del w:id="111" w:author="ROHAYATI" w:date="2021-04-08T11:27:00Z">
        <w:r w:rsidR="00323B04" w:rsidRPr="00EE4DD9" w:rsidDel="00CE5AFB">
          <w:rPr>
            <w:b/>
            <w:bCs/>
            <w:color w:val="000000" w:themeColor="text1"/>
          </w:rPr>
          <w:delText>3</w:delText>
        </w:r>
      </w:del>
    </w:p>
    <w:p w14:paraId="7A4EE233" w14:textId="77777777" w:rsidR="00323B04" w:rsidRPr="00EE4DD9" w:rsidRDefault="00323B04" w:rsidP="00323B04">
      <w:pPr>
        <w:spacing w:after="0"/>
        <w:jc w:val="center"/>
        <w:rPr>
          <w:rFonts w:ascii="Times New Roman" w:hAnsi="Times New Roman" w:cs="Times New Roman"/>
          <w:b/>
          <w:color w:val="000000" w:themeColor="text1"/>
          <w:sz w:val="24"/>
          <w:szCs w:val="24"/>
        </w:rPr>
      </w:pPr>
      <w:r w:rsidRPr="00EE4DD9">
        <w:rPr>
          <w:rFonts w:ascii="Times New Roman" w:hAnsi="Times New Roman" w:cs="Times New Roman"/>
          <w:b/>
          <w:color w:val="000000" w:themeColor="text1"/>
          <w:sz w:val="24"/>
          <w:szCs w:val="24"/>
        </w:rPr>
        <w:t xml:space="preserve">Penyelesaian Permasalahan </w:t>
      </w:r>
    </w:p>
    <w:p w14:paraId="3F48A807" w14:textId="77777777" w:rsidR="00323B04" w:rsidRPr="00EE4DD9" w:rsidRDefault="00323B04" w:rsidP="00323B04">
      <w:pPr>
        <w:pStyle w:val="ListParagraph"/>
        <w:numPr>
          <w:ilvl w:val="0"/>
          <w:numId w:val="33"/>
        </w:numPr>
        <w:ind w:left="426" w:hanging="426"/>
        <w:rPr>
          <w:rFonts w:cs="Times New Roman"/>
        </w:rPr>
      </w:pPr>
      <w:r w:rsidRPr="00EE4DD9">
        <w:rPr>
          <w:rFonts w:cs="Times New Roman"/>
          <w:lang w:val="id-ID"/>
        </w:rPr>
        <w:t>Jika terjadi permasalahan selain yang tercantum dalam perjanjian ini akan diselesaikan dengan etikat baik dengan musyawarah secara mufakat.</w:t>
      </w:r>
      <w:r w:rsidRPr="00EE4DD9">
        <w:rPr>
          <w:rFonts w:cs="Times New Roman"/>
        </w:rPr>
        <w:t xml:space="preserve"> </w:t>
      </w:r>
    </w:p>
    <w:p w14:paraId="6162E4CA" w14:textId="77777777" w:rsidR="00C5376B" w:rsidRPr="00EE4DD9" w:rsidRDefault="00C5376B" w:rsidP="006643C9">
      <w:pPr>
        <w:spacing w:after="0"/>
        <w:jc w:val="center"/>
        <w:rPr>
          <w:rFonts w:ascii="Times New Roman" w:hAnsi="Times New Roman" w:cs="Times New Roman"/>
          <w:b/>
          <w:color w:val="000000" w:themeColor="text1"/>
          <w:sz w:val="24"/>
          <w:szCs w:val="24"/>
        </w:rPr>
      </w:pPr>
    </w:p>
    <w:p w14:paraId="29F007D4" w14:textId="6EFDA82D" w:rsidR="001E0CD7" w:rsidRPr="00CE5AFB" w:rsidRDefault="001B567F" w:rsidP="006643C9">
      <w:pPr>
        <w:spacing w:after="0"/>
        <w:jc w:val="center"/>
        <w:rPr>
          <w:rFonts w:ascii="Times New Roman" w:hAnsi="Times New Roman" w:cs="Times New Roman"/>
          <w:b/>
          <w:color w:val="000000" w:themeColor="text1"/>
          <w:sz w:val="24"/>
          <w:szCs w:val="24"/>
          <w:lang w:val="en-US"/>
          <w:rPrChange w:id="112" w:author="ROHAYATI" w:date="2021-04-08T11:27:00Z">
            <w:rPr>
              <w:rFonts w:ascii="Times New Roman" w:hAnsi="Times New Roman" w:cs="Times New Roman"/>
              <w:b/>
              <w:color w:val="000000" w:themeColor="text1"/>
              <w:sz w:val="24"/>
              <w:szCs w:val="24"/>
            </w:rPr>
          </w:rPrChange>
        </w:rPr>
      </w:pPr>
      <w:r w:rsidRPr="00EE4DD9">
        <w:rPr>
          <w:rFonts w:ascii="Times New Roman" w:hAnsi="Times New Roman" w:cs="Times New Roman"/>
          <w:b/>
          <w:color w:val="000000" w:themeColor="text1"/>
          <w:sz w:val="24"/>
          <w:szCs w:val="24"/>
        </w:rPr>
        <w:t>Pasal</w:t>
      </w:r>
      <w:r w:rsidR="001E0CD7" w:rsidRPr="00EE4DD9">
        <w:rPr>
          <w:rFonts w:ascii="Times New Roman" w:hAnsi="Times New Roman" w:cs="Times New Roman"/>
          <w:b/>
          <w:color w:val="000000" w:themeColor="text1"/>
          <w:sz w:val="24"/>
          <w:szCs w:val="24"/>
        </w:rPr>
        <w:t xml:space="preserve"> 1</w:t>
      </w:r>
      <w:ins w:id="113" w:author="ROHAYATI" w:date="2021-04-08T11:27:00Z">
        <w:r w:rsidR="00CE5AFB">
          <w:rPr>
            <w:rFonts w:ascii="Times New Roman" w:hAnsi="Times New Roman" w:cs="Times New Roman"/>
            <w:b/>
            <w:color w:val="000000" w:themeColor="text1"/>
            <w:sz w:val="24"/>
            <w:szCs w:val="24"/>
            <w:lang w:val="en-US"/>
          </w:rPr>
          <w:t>5</w:t>
        </w:r>
      </w:ins>
      <w:del w:id="114" w:author="ROHAYATI" w:date="2021-04-08T11:27:00Z">
        <w:r w:rsidR="00323B04" w:rsidRPr="00EE4DD9" w:rsidDel="00CE5AFB">
          <w:rPr>
            <w:rFonts w:ascii="Times New Roman" w:hAnsi="Times New Roman" w:cs="Times New Roman"/>
            <w:b/>
            <w:color w:val="000000" w:themeColor="text1"/>
            <w:sz w:val="24"/>
            <w:szCs w:val="24"/>
          </w:rPr>
          <w:delText>4</w:delText>
        </w:r>
      </w:del>
    </w:p>
    <w:p w14:paraId="78691FD0" w14:textId="77777777" w:rsidR="001E0CD7" w:rsidRPr="00EE4DD9" w:rsidRDefault="00EF15BE" w:rsidP="006643C9">
      <w:pPr>
        <w:spacing w:after="0"/>
        <w:jc w:val="center"/>
        <w:rPr>
          <w:rFonts w:ascii="Times New Roman" w:hAnsi="Times New Roman" w:cs="Times New Roman"/>
          <w:b/>
          <w:color w:val="000000" w:themeColor="text1"/>
          <w:sz w:val="24"/>
          <w:szCs w:val="24"/>
        </w:rPr>
      </w:pPr>
      <w:r w:rsidRPr="00EE4DD9">
        <w:rPr>
          <w:rFonts w:ascii="Times New Roman" w:hAnsi="Times New Roman" w:cs="Times New Roman"/>
          <w:b/>
          <w:color w:val="000000" w:themeColor="text1"/>
          <w:sz w:val="24"/>
          <w:szCs w:val="24"/>
        </w:rPr>
        <w:t>Ketentuan Lain</w:t>
      </w:r>
    </w:p>
    <w:p w14:paraId="73F6598F" w14:textId="77777777" w:rsidR="001E0CD7" w:rsidRPr="00EE4DD9" w:rsidRDefault="001E0CD7" w:rsidP="00862B95">
      <w:pPr>
        <w:pStyle w:val="ListParagraph"/>
        <w:numPr>
          <w:ilvl w:val="1"/>
          <w:numId w:val="16"/>
        </w:numPr>
        <w:ind w:left="426" w:hanging="426"/>
        <w:contextualSpacing/>
        <w:jc w:val="both"/>
        <w:rPr>
          <w:rFonts w:cs="Times New Roman"/>
          <w:color w:val="000000" w:themeColor="text1"/>
        </w:rPr>
      </w:pPr>
      <w:proofErr w:type="spellStart"/>
      <w:r w:rsidRPr="00EE4DD9">
        <w:rPr>
          <w:rFonts w:cs="Times New Roman"/>
          <w:color w:val="000000" w:themeColor="text1"/>
        </w:rPr>
        <w:t>Perubahan</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Perjanjian</w:t>
      </w:r>
      <w:proofErr w:type="spellEnd"/>
    </w:p>
    <w:p w14:paraId="4CD6AB79" w14:textId="77777777" w:rsidR="001E0CD7" w:rsidRPr="00EE4DD9" w:rsidRDefault="001E0CD7" w:rsidP="00EE4DD9">
      <w:pPr>
        <w:pStyle w:val="ListParagraph"/>
        <w:numPr>
          <w:ilvl w:val="0"/>
          <w:numId w:val="35"/>
        </w:numPr>
        <w:suppressAutoHyphens w:val="0"/>
        <w:spacing w:after="200" w:line="276" w:lineRule="auto"/>
        <w:ind w:left="709" w:hanging="283"/>
        <w:contextualSpacing/>
        <w:jc w:val="both"/>
        <w:rPr>
          <w:rFonts w:cs="Times New Roman"/>
          <w:color w:val="000000" w:themeColor="text1"/>
        </w:rPr>
      </w:pPr>
      <w:proofErr w:type="spellStart"/>
      <w:r w:rsidRPr="00EE4DD9">
        <w:rPr>
          <w:rFonts w:cs="Times New Roman"/>
          <w:color w:val="000000" w:themeColor="text1"/>
        </w:rPr>
        <w:t>Setiap</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syarat</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dan</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ketentuan</w:t>
      </w:r>
      <w:proofErr w:type="spellEnd"/>
      <w:r w:rsidRPr="00EE4DD9">
        <w:rPr>
          <w:rFonts w:cs="Times New Roman"/>
          <w:color w:val="000000" w:themeColor="text1"/>
        </w:rPr>
        <w:t xml:space="preserve"> yang </w:t>
      </w:r>
      <w:proofErr w:type="spellStart"/>
      <w:r w:rsidRPr="00EE4DD9">
        <w:rPr>
          <w:rFonts w:cs="Times New Roman"/>
          <w:color w:val="000000" w:themeColor="text1"/>
        </w:rPr>
        <w:t>belum</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atau</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tidak</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diatur</w:t>
      </w:r>
      <w:proofErr w:type="spellEnd"/>
      <w:r w:rsidR="00215F54" w:rsidRPr="00EE4DD9">
        <w:rPr>
          <w:rFonts w:cs="Times New Roman"/>
          <w:color w:val="000000" w:themeColor="text1"/>
          <w:lang w:val="id-ID"/>
        </w:rPr>
        <w:t xml:space="preserve"> </w:t>
      </w:r>
      <w:proofErr w:type="spellStart"/>
      <w:r w:rsidR="001B567F" w:rsidRPr="00EE4DD9">
        <w:rPr>
          <w:rFonts w:cs="Times New Roman"/>
          <w:color w:val="000000" w:themeColor="text1"/>
        </w:rPr>
        <w:t>dalam</w:t>
      </w:r>
      <w:proofErr w:type="spellEnd"/>
      <w:r w:rsidR="00215F54" w:rsidRPr="00EE4DD9">
        <w:rPr>
          <w:rFonts w:cs="Times New Roman"/>
          <w:color w:val="000000" w:themeColor="text1"/>
          <w:lang w:val="id-ID"/>
        </w:rPr>
        <w:t xml:space="preserve"> </w:t>
      </w:r>
      <w:proofErr w:type="spellStart"/>
      <w:r w:rsidR="001B567F" w:rsidRPr="00EE4DD9">
        <w:rPr>
          <w:rFonts w:cs="Times New Roman"/>
          <w:color w:val="000000" w:themeColor="text1"/>
        </w:rPr>
        <w:t>perjanji</w:t>
      </w:r>
      <w:proofErr w:type="spellEnd"/>
      <w:r w:rsidR="001B567F" w:rsidRPr="00EE4DD9">
        <w:rPr>
          <w:rFonts w:cs="Times New Roman"/>
          <w:color w:val="000000" w:themeColor="text1"/>
          <w:lang w:val="id-ID"/>
        </w:rPr>
        <w:t>an</w:t>
      </w:r>
      <w:r w:rsidR="00215F54" w:rsidRPr="00EE4DD9">
        <w:rPr>
          <w:rFonts w:cs="Times New Roman"/>
          <w:color w:val="000000" w:themeColor="text1"/>
          <w:lang w:val="id-ID"/>
        </w:rPr>
        <w:t xml:space="preserve"> </w:t>
      </w:r>
      <w:proofErr w:type="spellStart"/>
      <w:proofErr w:type="gramStart"/>
      <w:r w:rsidRPr="00EE4DD9">
        <w:rPr>
          <w:rFonts w:cs="Times New Roman"/>
          <w:color w:val="000000" w:themeColor="text1"/>
        </w:rPr>
        <w:t>akan</w:t>
      </w:r>
      <w:proofErr w:type="spellEnd"/>
      <w:proofErr w:type="gramEnd"/>
      <w:r w:rsidR="00215F54" w:rsidRPr="00EE4DD9">
        <w:rPr>
          <w:rFonts w:cs="Times New Roman"/>
          <w:color w:val="000000" w:themeColor="text1"/>
          <w:lang w:val="id-ID"/>
        </w:rPr>
        <w:t xml:space="preserve"> </w:t>
      </w:r>
      <w:proofErr w:type="spellStart"/>
      <w:r w:rsidRPr="00EE4DD9">
        <w:rPr>
          <w:rFonts w:cs="Times New Roman"/>
          <w:color w:val="000000" w:themeColor="text1"/>
        </w:rPr>
        <w:t>dibicarakan</w:t>
      </w:r>
      <w:proofErr w:type="spellEnd"/>
      <w:r w:rsidRPr="00EE4DD9">
        <w:rPr>
          <w:rFonts w:cs="Times New Roman"/>
          <w:color w:val="000000" w:themeColor="text1"/>
        </w:rPr>
        <w:t xml:space="preserve">, </w:t>
      </w:r>
      <w:proofErr w:type="spellStart"/>
      <w:r w:rsidRPr="00EE4DD9">
        <w:rPr>
          <w:rFonts w:cs="Times New Roman"/>
          <w:color w:val="000000" w:themeColor="text1"/>
        </w:rPr>
        <w:t>dinegosiasikan</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dan</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ditambahkan</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berdasarkan</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kesepakatan</w:t>
      </w:r>
      <w:proofErr w:type="spellEnd"/>
      <w:r w:rsidR="00215F54" w:rsidRPr="00EE4DD9">
        <w:rPr>
          <w:rFonts w:cs="Times New Roman"/>
          <w:color w:val="000000" w:themeColor="text1"/>
          <w:lang w:val="id-ID"/>
        </w:rPr>
        <w:t xml:space="preserve"> </w:t>
      </w:r>
      <w:r w:rsidR="00EF15BE" w:rsidRPr="00EE4DD9">
        <w:rPr>
          <w:rFonts w:cs="Times New Roman"/>
          <w:b/>
          <w:color w:val="000000" w:themeColor="text1"/>
        </w:rPr>
        <w:t xml:space="preserve">Para </w:t>
      </w:r>
      <w:proofErr w:type="spellStart"/>
      <w:r w:rsidR="00EF15BE" w:rsidRPr="00EE4DD9">
        <w:rPr>
          <w:rFonts w:cs="Times New Roman"/>
          <w:b/>
          <w:color w:val="000000" w:themeColor="text1"/>
        </w:rPr>
        <w:t>Pih</w:t>
      </w:r>
      <w:proofErr w:type="spellEnd"/>
      <w:r w:rsidR="00EF15BE" w:rsidRPr="00EE4DD9">
        <w:rPr>
          <w:rFonts w:cs="Times New Roman"/>
          <w:b/>
          <w:color w:val="000000" w:themeColor="text1"/>
          <w:lang w:val="id-ID"/>
        </w:rPr>
        <w:t>ak</w:t>
      </w:r>
      <w:r w:rsidR="00EF15BE" w:rsidRPr="00EE4DD9">
        <w:rPr>
          <w:rFonts w:cs="Times New Roman"/>
          <w:color w:val="000000" w:themeColor="text1"/>
        </w:rPr>
        <w:t>.</w:t>
      </w:r>
    </w:p>
    <w:p w14:paraId="627D29C8" w14:textId="77777777" w:rsidR="001E0CD7" w:rsidRPr="00EE4DD9" w:rsidRDefault="001E0CD7" w:rsidP="00EE4DD9">
      <w:pPr>
        <w:pStyle w:val="ListParagraph"/>
        <w:numPr>
          <w:ilvl w:val="0"/>
          <w:numId w:val="35"/>
        </w:numPr>
        <w:suppressAutoHyphens w:val="0"/>
        <w:spacing w:after="200" w:line="276" w:lineRule="auto"/>
        <w:ind w:left="709" w:hanging="283"/>
        <w:contextualSpacing/>
        <w:jc w:val="both"/>
        <w:rPr>
          <w:rFonts w:cs="Times New Roman"/>
          <w:color w:val="000000" w:themeColor="text1"/>
        </w:rPr>
      </w:pPr>
      <w:proofErr w:type="spellStart"/>
      <w:r w:rsidRPr="00EE4DD9">
        <w:rPr>
          <w:rFonts w:cs="Times New Roman"/>
          <w:color w:val="000000" w:themeColor="text1"/>
        </w:rPr>
        <w:t>S</w:t>
      </w:r>
      <w:r w:rsidR="001B567F" w:rsidRPr="00EE4DD9">
        <w:rPr>
          <w:rFonts w:cs="Times New Roman"/>
          <w:color w:val="000000" w:themeColor="text1"/>
        </w:rPr>
        <w:t>egala</w:t>
      </w:r>
      <w:proofErr w:type="spellEnd"/>
      <w:r w:rsidR="00215F54" w:rsidRPr="00EE4DD9">
        <w:rPr>
          <w:rFonts w:cs="Times New Roman"/>
          <w:color w:val="000000" w:themeColor="text1"/>
          <w:lang w:val="id-ID"/>
        </w:rPr>
        <w:t xml:space="preserve"> </w:t>
      </w:r>
      <w:proofErr w:type="spellStart"/>
      <w:r w:rsidR="001B567F" w:rsidRPr="00EE4DD9">
        <w:rPr>
          <w:rFonts w:cs="Times New Roman"/>
          <w:color w:val="000000" w:themeColor="text1"/>
        </w:rPr>
        <w:t>perubahan</w:t>
      </w:r>
      <w:proofErr w:type="spellEnd"/>
      <w:r w:rsidR="001B567F" w:rsidRPr="00EE4DD9">
        <w:rPr>
          <w:rFonts w:cs="Times New Roman"/>
          <w:color w:val="000000" w:themeColor="text1"/>
          <w:lang w:val="id-ID"/>
        </w:rPr>
        <w:t xml:space="preserve"> dan atau</w:t>
      </w:r>
      <w:r w:rsidR="00215F54" w:rsidRPr="00EE4DD9">
        <w:rPr>
          <w:rFonts w:cs="Times New Roman"/>
          <w:color w:val="000000" w:themeColor="text1"/>
          <w:lang w:val="id-ID"/>
        </w:rPr>
        <w:t xml:space="preserve"> </w:t>
      </w:r>
      <w:proofErr w:type="spellStart"/>
      <w:r w:rsidR="001B567F" w:rsidRPr="00EE4DD9">
        <w:rPr>
          <w:rFonts w:cs="Times New Roman"/>
          <w:color w:val="000000" w:themeColor="text1"/>
        </w:rPr>
        <w:t>penambahan</w:t>
      </w:r>
      <w:proofErr w:type="spellEnd"/>
      <w:r w:rsidR="00215F54" w:rsidRPr="00EE4DD9">
        <w:rPr>
          <w:rFonts w:cs="Times New Roman"/>
          <w:color w:val="000000" w:themeColor="text1"/>
          <w:lang w:val="id-ID"/>
        </w:rPr>
        <w:t xml:space="preserve"> </w:t>
      </w:r>
      <w:r w:rsidR="001B567F" w:rsidRPr="00EE4DD9">
        <w:rPr>
          <w:rFonts w:cs="Times New Roman"/>
          <w:color w:val="000000" w:themeColor="text1"/>
          <w:lang w:val="id-ID"/>
        </w:rPr>
        <w:t>isi</w:t>
      </w:r>
      <w:r w:rsidR="00215F54" w:rsidRPr="00EE4DD9">
        <w:rPr>
          <w:rFonts w:cs="Times New Roman"/>
          <w:color w:val="000000" w:themeColor="text1"/>
          <w:lang w:val="id-ID"/>
        </w:rPr>
        <w:t xml:space="preserve"> </w:t>
      </w:r>
      <w:proofErr w:type="spellStart"/>
      <w:r w:rsidRPr="00EE4DD9">
        <w:rPr>
          <w:rFonts w:cs="Times New Roman"/>
          <w:color w:val="000000" w:themeColor="text1"/>
        </w:rPr>
        <w:t>p</w:t>
      </w:r>
      <w:r w:rsidR="001B567F" w:rsidRPr="00EE4DD9">
        <w:rPr>
          <w:rFonts w:cs="Times New Roman"/>
          <w:color w:val="000000" w:themeColor="text1"/>
        </w:rPr>
        <w:t>erjanjian</w:t>
      </w:r>
      <w:proofErr w:type="spellEnd"/>
      <w:r w:rsidR="00215F54" w:rsidRPr="00EE4DD9">
        <w:rPr>
          <w:rFonts w:cs="Times New Roman"/>
          <w:color w:val="000000" w:themeColor="text1"/>
          <w:lang w:val="id-ID"/>
        </w:rPr>
        <w:t xml:space="preserve"> </w:t>
      </w:r>
      <w:proofErr w:type="spellStart"/>
      <w:r w:rsidR="001B567F" w:rsidRPr="00EE4DD9">
        <w:rPr>
          <w:rFonts w:cs="Times New Roman"/>
          <w:color w:val="000000" w:themeColor="text1"/>
        </w:rPr>
        <w:t>tidak</w:t>
      </w:r>
      <w:proofErr w:type="spellEnd"/>
      <w:r w:rsidR="00215F54" w:rsidRPr="00EE4DD9">
        <w:rPr>
          <w:rFonts w:cs="Times New Roman"/>
          <w:color w:val="000000" w:themeColor="text1"/>
          <w:lang w:val="id-ID"/>
        </w:rPr>
        <w:t xml:space="preserve"> </w:t>
      </w:r>
      <w:proofErr w:type="spellStart"/>
      <w:r w:rsidR="001B567F" w:rsidRPr="00EE4DD9">
        <w:rPr>
          <w:rFonts w:cs="Times New Roman"/>
          <w:color w:val="000000" w:themeColor="text1"/>
        </w:rPr>
        <w:t>berlaku</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kecual</w:t>
      </w:r>
      <w:r w:rsidR="001B567F" w:rsidRPr="00EE4DD9">
        <w:rPr>
          <w:rFonts w:cs="Times New Roman"/>
          <w:color w:val="000000" w:themeColor="text1"/>
        </w:rPr>
        <w:t>i</w:t>
      </w:r>
      <w:proofErr w:type="spellEnd"/>
      <w:r w:rsidR="00215F54" w:rsidRPr="00EE4DD9">
        <w:rPr>
          <w:rFonts w:cs="Times New Roman"/>
          <w:color w:val="000000" w:themeColor="text1"/>
          <w:lang w:val="id-ID"/>
        </w:rPr>
        <w:t xml:space="preserve"> </w:t>
      </w:r>
      <w:proofErr w:type="spellStart"/>
      <w:r w:rsidR="001B567F" w:rsidRPr="00EE4DD9">
        <w:rPr>
          <w:rFonts w:cs="Times New Roman"/>
          <w:color w:val="000000" w:themeColor="text1"/>
        </w:rPr>
        <w:t>disepakati</w:t>
      </w:r>
      <w:proofErr w:type="spellEnd"/>
      <w:r w:rsidR="00215F54" w:rsidRPr="00EE4DD9">
        <w:rPr>
          <w:rFonts w:cs="Times New Roman"/>
          <w:color w:val="000000" w:themeColor="text1"/>
          <w:lang w:val="id-ID"/>
        </w:rPr>
        <w:t xml:space="preserve"> </w:t>
      </w:r>
      <w:proofErr w:type="spellStart"/>
      <w:r w:rsidR="001B567F" w:rsidRPr="00EE4DD9">
        <w:rPr>
          <w:rFonts w:cs="Times New Roman"/>
          <w:color w:val="000000" w:themeColor="text1"/>
        </w:rPr>
        <w:t>secara</w:t>
      </w:r>
      <w:proofErr w:type="spellEnd"/>
      <w:r w:rsidR="00215F54" w:rsidRPr="00EE4DD9">
        <w:rPr>
          <w:rFonts w:cs="Times New Roman"/>
          <w:color w:val="000000" w:themeColor="text1"/>
          <w:lang w:val="id-ID"/>
        </w:rPr>
        <w:t xml:space="preserve"> </w:t>
      </w:r>
      <w:proofErr w:type="spellStart"/>
      <w:r w:rsidR="001B567F" w:rsidRPr="00EE4DD9">
        <w:rPr>
          <w:rFonts w:cs="Times New Roman"/>
          <w:color w:val="000000" w:themeColor="text1"/>
        </w:rPr>
        <w:t>tertulis</w:t>
      </w:r>
      <w:proofErr w:type="spellEnd"/>
      <w:r w:rsidR="00215F54" w:rsidRPr="00EE4DD9">
        <w:rPr>
          <w:rFonts w:cs="Times New Roman"/>
          <w:color w:val="000000" w:themeColor="text1"/>
          <w:lang w:val="id-ID"/>
        </w:rPr>
        <w:t xml:space="preserve"> </w:t>
      </w:r>
      <w:proofErr w:type="spellStart"/>
      <w:r w:rsidR="001B567F" w:rsidRPr="00EE4DD9">
        <w:rPr>
          <w:rFonts w:cs="Times New Roman"/>
          <w:color w:val="000000" w:themeColor="text1"/>
        </w:rPr>
        <w:t>oleh</w:t>
      </w:r>
      <w:proofErr w:type="spellEnd"/>
      <w:r w:rsidR="00215F54" w:rsidRPr="00EE4DD9">
        <w:rPr>
          <w:rFonts w:cs="Times New Roman"/>
          <w:color w:val="000000" w:themeColor="text1"/>
          <w:lang w:val="id-ID"/>
        </w:rPr>
        <w:t xml:space="preserve"> </w:t>
      </w:r>
      <w:r w:rsidR="00EF15BE" w:rsidRPr="00EE4DD9">
        <w:rPr>
          <w:rFonts w:cs="Times New Roman"/>
          <w:b/>
          <w:color w:val="000000" w:themeColor="text1"/>
        </w:rPr>
        <w:t xml:space="preserve">Para </w:t>
      </w:r>
      <w:proofErr w:type="spellStart"/>
      <w:r w:rsidR="00EF15BE" w:rsidRPr="00EE4DD9">
        <w:rPr>
          <w:rFonts w:cs="Times New Roman"/>
          <w:b/>
          <w:color w:val="000000" w:themeColor="text1"/>
        </w:rPr>
        <w:t>Pihak</w:t>
      </w:r>
      <w:proofErr w:type="spellEnd"/>
      <w:r w:rsidR="00215F54" w:rsidRPr="00EE4DD9">
        <w:rPr>
          <w:rFonts w:cs="Times New Roman"/>
          <w:b/>
          <w:color w:val="000000" w:themeColor="text1"/>
          <w:lang w:val="id-ID"/>
        </w:rPr>
        <w:t xml:space="preserve"> </w:t>
      </w:r>
      <w:r w:rsidR="001B567F" w:rsidRPr="00EE4DD9">
        <w:rPr>
          <w:rFonts w:cs="Times New Roman"/>
          <w:color w:val="000000" w:themeColor="text1"/>
          <w:lang w:val="id-ID"/>
        </w:rPr>
        <w:t xml:space="preserve">sebagai bagian </w:t>
      </w:r>
      <w:r w:rsidR="00EF15BE" w:rsidRPr="00EE4DD9">
        <w:rPr>
          <w:rFonts w:cs="Times New Roman"/>
          <w:color w:val="000000" w:themeColor="text1"/>
        </w:rPr>
        <w:t xml:space="preserve">yang </w:t>
      </w:r>
      <w:proofErr w:type="spellStart"/>
      <w:r w:rsidR="00EF15BE" w:rsidRPr="00EE4DD9">
        <w:rPr>
          <w:rFonts w:cs="Times New Roman"/>
          <w:color w:val="000000" w:themeColor="text1"/>
        </w:rPr>
        <w:t>tidak</w:t>
      </w:r>
      <w:proofErr w:type="spellEnd"/>
      <w:r w:rsidR="00215F54" w:rsidRPr="00EE4DD9">
        <w:rPr>
          <w:rFonts w:cs="Times New Roman"/>
          <w:color w:val="000000" w:themeColor="text1"/>
          <w:lang w:val="id-ID"/>
        </w:rPr>
        <w:t xml:space="preserve"> </w:t>
      </w:r>
      <w:r w:rsidR="001B567F" w:rsidRPr="00EE4DD9">
        <w:rPr>
          <w:rFonts w:cs="Times New Roman"/>
          <w:color w:val="000000" w:themeColor="text1"/>
          <w:lang w:val="id-ID"/>
        </w:rPr>
        <w:t>ter</w:t>
      </w:r>
      <w:proofErr w:type="spellStart"/>
      <w:r w:rsidRPr="00EE4DD9">
        <w:rPr>
          <w:rFonts w:cs="Times New Roman"/>
          <w:color w:val="000000" w:themeColor="text1"/>
        </w:rPr>
        <w:t>pisahkan</w:t>
      </w:r>
      <w:proofErr w:type="spellEnd"/>
      <w:r w:rsidRPr="00EE4DD9">
        <w:rPr>
          <w:rFonts w:cs="Times New Roman"/>
          <w:color w:val="000000" w:themeColor="text1"/>
        </w:rPr>
        <w:t>.</w:t>
      </w:r>
    </w:p>
    <w:p w14:paraId="76B8BBEA" w14:textId="77777777" w:rsidR="009B1BFF" w:rsidRPr="00EE4DD9" w:rsidRDefault="001E0CD7" w:rsidP="00862B95">
      <w:pPr>
        <w:pStyle w:val="ListParagraph"/>
        <w:numPr>
          <w:ilvl w:val="0"/>
          <w:numId w:val="17"/>
        </w:numPr>
        <w:suppressAutoHyphens w:val="0"/>
        <w:spacing w:after="200" w:line="276" w:lineRule="auto"/>
        <w:ind w:left="426" w:hanging="426"/>
        <w:contextualSpacing/>
        <w:jc w:val="both"/>
        <w:rPr>
          <w:rFonts w:cs="Times New Roman"/>
          <w:color w:val="000000" w:themeColor="text1"/>
        </w:rPr>
      </w:pPr>
      <w:proofErr w:type="spellStart"/>
      <w:r w:rsidRPr="00EE4DD9">
        <w:rPr>
          <w:rFonts w:cs="Times New Roman"/>
          <w:color w:val="000000" w:themeColor="text1"/>
        </w:rPr>
        <w:t>Korespondensi</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atau</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pemberitahuan</w:t>
      </w:r>
      <w:proofErr w:type="spellEnd"/>
    </w:p>
    <w:p w14:paraId="280DED2E" w14:textId="77777777" w:rsidR="001E0CD7" w:rsidRPr="00EE4DD9" w:rsidRDefault="001B567F" w:rsidP="00EE4DD9">
      <w:pPr>
        <w:pStyle w:val="ListParagraph"/>
        <w:suppressAutoHyphens w:val="0"/>
        <w:spacing w:after="200" w:line="276" w:lineRule="auto"/>
        <w:ind w:left="426"/>
        <w:contextualSpacing/>
        <w:jc w:val="both"/>
        <w:rPr>
          <w:rFonts w:cs="Times New Roman"/>
          <w:color w:val="000000" w:themeColor="text1"/>
        </w:rPr>
      </w:pPr>
      <w:proofErr w:type="spellStart"/>
      <w:r w:rsidRPr="00EE4DD9">
        <w:rPr>
          <w:rFonts w:cs="Times New Roman"/>
          <w:color w:val="000000" w:themeColor="text1"/>
        </w:rPr>
        <w:t>Setiap</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korespondensi</w:t>
      </w:r>
      <w:proofErr w:type="spellEnd"/>
      <w:r w:rsidR="00215F54" w:rsidRPr="00EE4DD9">
        <w:rPr>
          <w:rFonts w:cs="Times New Roman"/>
          <w:color w:val="000000" w:themeColor="text1"/>
          <w:lang w:val="id-ID"/>
        </w:rPr>
        <w:t xml:space="preserve"> </w:t>
      </w:r>
      <w:proofErr w:type="spellStart"/>
      <w:proofErr w:type="gramStart"/>
      <w:r w:rsidR="001E0CD7" w:rsidRPr="00EE4DD9">
        <w:rPr>
          <w:rFonts w:cs="Times New Roman"/>
          <w:color w:val="000000" w:themeColor="text1"/>
        </w:rPr>
        <w:t>akan</w:t>
      </w:r>
      <w:proofErr w:type="spellEnd"/>
      <w:proofErr w:type="gramEnd"/>
      <w:r w:rsidR="00215F54" w:rsidRPr="00EE4DD9">
        <w:rPr>
          <w:rFonts w:cs="Times New Roman"/>
          <w:color w:val="000000" w:themeColor="text1"/>
          <w:lang w:val="id-ID"/>
        </w:rPr>
        <w:t xml:space="preserve"> </w:t>
      </w:r>
      <w:proofErr w:type="spellStart"/>
      <w:r w:rsidR="001E0CD7" w:rsidRPr="00EE4DD9">
        <w:rPr>
          <w:rFonts w:cs="Times New Roman"/>
          <w:color w:val="000000" w:themeColor="text1"/>
        </w:rPr>
        <w:t>disampaikan</w:t>
      </w:r>
      <w:proofErr w:type="spellEnd"/>
      <w:r w:rsidR="00215F54" w:rsidRPr="00EE4DD9">
        <w:rPr>
          <w:rFonts w:cs="Times New Roman"/>
          <w:color w:val="000000" w:themeColor="text1"/>
          <w:lang w:val="id-ID"/>
        </w:rPr>
        <w:t xml:space="preserve"> </w:t>
      </w:r>
      <w:proofErr w:type="spellStart"/>
      <w:r w:rsidR="001E0CD7" w:rsidRPr="00EE4DD9">
        <w:rPr>
          <w:rFonts w:cs="Times New Roman"/>
          <w:color w:val="000000" w:themeColor="text1"/>
        </w:rPr>
        <w:t>melalui</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pos</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tercatat</w:t>
      </w:r>
      <w:proofErr w:type="spellEnd"/>
      <w:r w:rsidRPr="00EE4DD9">
        <w:rPr>
          <w:rFonts w:cs="Times New Roman"/>
          <w:color w:val="000000" w:themeColor="text1"/>
        </w:rPr>
        <w:t xml:space="preserve">, </w:t>
      </w:r>
      <w:proofErr w:type="spellStart"/>
      <w:r w:rsidRPr="00EE4DD9">
        <w:rPr>
          <w:rFonts w:cs="Times New Roman"/>
          <w:color w:val="000000" w:themeColor="text1"/>
        </w:rPr>
        <w:t>jasa</w:t>
      </w:r>
      <w:proofErr w:type="spellEnd"/>
      <w:r w:rsidR="00215F54" w:rsidRPr="00EE4DD9">
        <w:rPr>
          <w:rFonts w:cs="Times New Roman"/>
          <w:color w:val="000000" w:themeColor="text1"/>
          <w:lang w:val="id-ID"/>
        </w:rPr>
        <w:t xml:space="preserve"> </w:t>
      </w:r>
      <w:proofErr w:type="spellStart"/>
      <w:r w:rsidRPr="00EE4DD9">
        <w:rPr>
          <w:rFonts w:cs="Times New Roman"/>
          <w:color w:val="000000" w:themeColor="text1"/>
        </w:rPr>
        <w:t>kurir</w:t>
      </w:r>
      <w:proofErr w:type="spellEnd"/>
      <w:r w:rsidRPr="00EE4DD9">
        <w:rPr>
          <w:rFonts w:cs="Times New Roman"/>
          <w:color w:val="000000" w:themeColor="text1"/>
        </w:rPr>
        <w:t>,</w:t>
      </w:r>
      <w:r w:rsidR="00215F54" w:rsidRPr="00EE4DD9">
        <w:rPr>
          <w:rFonts w:cs="Times New Roman"/>
          <w:color w:val="000000" w:themeColor="text1"/>
          <w:lang w:val="id-ID"/>
        </w:rPr>
        <w:t xml:space="preserve"> </w:t>
      </w:r>
      <w:proofErr w:type="spellStart"/>
      <w:r w:rsidR="001E0CD7" w:rsidRPr="00EE4DD9">
        <w:rPr>
          <w:rFonts w:cs="Times New Roman"/>
          <w:color w:val="000000" w:themeColor="text1"/>
        </w:rPr>
        <w:t>surat</w:t>
      </w:r>
      <w:proofErr w:type="spellEnd"/>
      <w:r w:rsidR="00215F54" w:rsidRPr="00EE4DD9">
        <w:rPr>
          <w:rFonts w:cs="Times New Roman"/>
          <w:color w:val="000000" w:themeColor="text1"/>
          <w:lang w:val="id-ID"/>
        </w:rPr>
        <w:t xml:space="preserve"> </w:t>
      </w:r>
      <w:proofErr w:type="spellStart"/>
      <w:r w:rsidR="001E0CD7" w:rsidRPr="00EE4DD9">
        <w:rPr>
          <w:rFonts w:cs="Times New Roman"/>
          <w:color w:val="000000" w:themeColor="text1"/>
        </w:rPr>
        <w:t>elektronik</w:t>
      </w:r>
      <w:proofErr w:type="spellEnd"/>
      <w:r w:rsidR="00215F54" w:rsidRPr="00EE4DD9">
        <w:rPr>
          <w:rFonts w:cs="Times New Roman"/>
          <w:color w:val="000000" w:themeColor="text1"/>
          <w:lang w:val="id-ID"/>
        </w:rPr>
        <w:t xml:space="preserve"> </w:t>
      </w:r>
      <w:proofErr w:type="spellStart"/>
      <w:r w:rsidR="001E0CD7" w:rsidRPr="00EE4DD9">
        <w:rPr>
          <w:rFonts w:cs="Times New Roman"/>
          <w:color w:val="000000" w:themeColor="text1"/>
        </w:rPr>
        <w:t>atau</w:t>
      </w:r>
      <w:proofErr w:type="spellEnd"/>
      <w:r w:rsidR="00215F54" w:rsidRPr="00EE4DD9">
        <w:rPr>
          <w:rFonts w:cs="Times New Roman"/>
          <w:color w:val="000000" w:themeColor="text1"/>
          <w:lang w:val="id-ID"/>
        </w:rPr>
        <w:t xml:space="preserve"> </w:t>
      </w:r>
      <w:proofErr w:type="spellStart"/>
      <w:r w:rsidR="001E0CD7" w:rsidRPr="00EE4DD9">
        <w:rPr>
          <w:rFonts w:cs="Times New Roman"/>
          <w:color w:val="000000" w:themeColor="text1"/>
        </w:rPr>
        <w:t>diserahkan</w:t>
      </w:r>
      <w:proofErr w:type="spellEnd"/>
      <w:r w:rsidR="00215F54" w:rsidRPr="00EE4DD9">
        <w:rPr>
          <w:rFonts w:cs="Times New Roman"/>
          <w:color w:val="000000" w:themeColor="text1"/>
          <w:lang w:val="id-ID"/>
        </w:rPr>
        <w:t xml:space="preserve"> </w:t>
      </w:r>
      <w:proofErr w:type="spellStart"/>
      <w:r w:rsidR="001E0CD7" w:rsidRPr="00EE4DD9">
        <w:rPr>
          <w:rFonts w:cs="Times New Roman"/>
          <w:color w:val="000000" w:themeColor="text1"/>
        </w:rPr>
        <w:t>langsung</w:t>
      </w:r>
      <w:proofErr w:type="spellEnd"/>
      <w:r w:rsidR="00215F54" w:rsidRPr="00EE4DD9">
        <w:rPr>
          <w:rFonts w:cs="Times New Roman"/>
          <w:color w:val="000000" w:themeColor="text1"/>
          <w:lang w:val="id-ID"/>
        </w:rPr>
        <w:t xml:space="preserve"> </w:t>
      </w:r>
      <w:proofErr w:type="spellStart"/>
      <w:r w:rsidR="001E0CD7" w:rsidRPr="00EE4DD9">
        <w:rPr>
          <w:rFonts w:cs="Times New Roman"/>
          <w:color w:val="000000" w:themeColor="text1"/>
        </w:rPr>
        <w:t>dan</w:t>
      </w:r>
      <w:proofErr w:type="spellEnd"/>
      <w:r w:rsidR="00215F54" w:rsidRPr="00EE4DD9">
        <w:rPr>
          <w:rFonts w:cs="Times New Roman"/>
          <w:color w:val="000000" w:themeColor="text1"/>
          <w:lang w:val="id-ID"/>
        </w:rPr>
        <w:t xml:space="preserve"> </w:t>
      </w:r>
      <w:proofErr w:type="spellStart"/>
      <w:r w:rsidR="001E0CD7" w:rsidRPr="00EE4DD9">
        <w:rPr>
          <w:rFonts w:cs="Times New Roman"/>
          <w:color w:val="000000" w:themeColor="text1"/>
        </w:rPr>
        <w:t>dialamatkan</w:t>
      </w:r>
      <w:proofErr w:type="spellEnd"/>
      <w:r w:rsidR="00215F54" w:rsidRPr="00EE4DD9">
        <w:rPr>
          <w:rFonts w:cs="Times New Roman"/>
          <w:color w:val="000000" w:themeColor="text1"/>
          <w:lang w:val="id-ID"/>
        </w:rPr>
        <w:t xml:space="preserve"> </w:t>
      </w:r>
      <w:proofErr w:type="spellStart"/>
      <w:r w:rsidR="001E0CD7" w:rsidRPr="00EE4DD9">
        <w:rPr>
          <w:rFonts w:cs="Times New Roman"/>
          <w:color w:val="000000" w:themeColor="text1"/>
        </w:rPr>
        <w:t>ke</w:t>
      </w:r>
      <w:proofErr w:type="spellEnd"/>
      <w:r w:rsidR="001E0CD7" w:rsidRPr="00EE4DD9">
        <w:rPr>
          <w:rFonts w:cs="Times New Roman"/>
          <w:color w:val="000000" w:themeColor="text1"/>
        </w:rPr>
        <w:t>:</w:t>
      </w:r>
    </w:p>
    <w:p w14:paraId="3950CA37" w14:textId="2793CB6B" w:rsidR="00EF15BE" w:rsidRPr="004B13F6" w:rsidRDefault="00EF15BE" w:rsidP="00EE4DD9">
      <w:pPr>
        <w:pStyle w:val="ListParagraph"/>
        <w:spacing w:line="276" w:lineRule="auto"/>
        <w:ind w:left="426"/>
        <w:jc w:val="both"/>
        <w:rPr>
          <w:rFonts w:cs="Times New Roman"/>
          <w:lang w:val="en-US"/>
          <w:rPrChange w:id="115" w:author="ROHAYATI" w:date="2021-03-17T12:36:00Z">
            <w:rPr>
              <w:rFonts w:cs="Times New Roman"/>
              <w:lang w:val="id-ID"/>
            </w:rPr>
          </w:rPrChange>
        </w:rPr>
      </w:pPr>
      <w:proofErr w:type="spellStart"/>
      <w:r w:rsidRPr="00EE4DD9">
        <w:rPr>
          <w:rFonts w:cs="Times New Roman"/>
          <w:b/>
        </w:rPr>
        <w:t>Pihak</w:t>
      </w:r>
      <w:proofErr w:type="spellEnd"/>
      <w:r w:rsidR="00215F54" w:rsidRPr="00EE4DD9">
        <w:rPr>
          <w:rFonts w:cs="Times New Roman"/>
          <w:b/>
          <w:lang w:val="id-ID"/>
        </w:rPr>
        <w:t xml:space="preserve"> </w:t>
      </w:r>
      <w:proofErr w:type="spellStart"/>
      <w:r w:rsidRPr="00EE4DD9">
        <w:rPr>
          <w:rFonts w:cs="Times New Roman"/>
          <w:b/>
        </w:rPr>
        <w:t>Pertama</w:t>
      </w:r>
      <w:proofErr w:type="spellEnd"/>
      <w:r w:rsidRPr="00EE4DD9">
        <w:rPr>
          <w:rFonts w:cs="Times New Roman"/>
        </w:rPr>
        <w:tab/>
        <w:t>:</w:t>
      </w:r>
      <w:r w:rsidR="00215F54" w:rsidRPr="00EE4DD9">
        <w:rPr>
          <w:rFonts w:cs="Times New Roman"/>
          <w:lang w:val="id-ID"/>
        </w:rPr>
        <w:t xml:space="preserve"> </w:t>
      </w:r>
      <w:ins w:id="116" w:author="ROHAYATI" w:date="2021-03-17T12:36:00Z">
        <w:r w:rsidR="004B13F6">
          <w:rPr>
            <w:rFonts w:cs="Times New Roman"/>
            <w:lang w:val="en-US"/>
          </w:rPr>
          <w:t xml:space="preserve">CV. Anugrah </w:t>
        </w:r>
        <w:proofErr w:type="spellStart"/>
        <w:r w:rsidR="004B13F6">
          <w:rPr>
            <w:rFonts w:cs="Times New Roman"/>
            <w:lang w:val="en-US"/>
          </w:rPr>
          <w:t>Karfela</w:t>
        </w:r>
        <w:proofErr w:type="spellEnd"/>
        <w:r w:rsidR="004B13F6">
          <w:rPr>
            <w:rFonts w:cs="Times New Roman"/>
            <w:lang w:val="en-US"/>
          </w:rPr>
          <w:t xml:space="preserve"> Technic</w:t>
        </w:r>
      </w:ins>
    </w:p>
    <w:p w14:paraId="6B6A64EA" w14:textId="0DD93D56" w:rsidR="00AB39AE" w:rsidRPr="00EE4DD9" w:rsidRDefault="00EF15BE" w:rsidP="00EE4DD9">
      <w:pPr>
        <w:pStyle w:val="ListParagraph"/>
        <w:spacing w:line="276" w:lineRule="auto"/>
        <w:ind w:left="426"/>
        <w:jc w:val="both"/>
        <w:rPr>
          <w:rFonts w:cs="Times New Roman"/>
          <w:lang w:val="id-ID"/>
        </w:rPr>
      </w:pPr>
      <w:proofErr w:type="spellStart"/>
      <w:r w:rsidRPr="00EE4DD9">
        <w:rPr>
          <w:rFonts w:cs="Times New Roman"/>
        </w:rPr>
        <w:t>Alamat</w:t>
      </w:r>
      <w:proofErr w:type="spellEnd"/>
      <w:r w:rsidRPr="00EE4DD9">
        <w:rPr>
          <w:rFonts w:cs="Times New Roman"/>
        </w:rPr>
        <w:tab/>
      </w:r>
      <w:r w:rsidRPr="00EE4DD9">
        <w:rPr>
          <w:rFonts w:cs="Times New Roman"/>
        </w:rPr>
        <w:tab/>
        <w:t xml:space="preserve">: </w:t>
      </w:r>
      <w:r w:rsidR="00124047">
        <w:rPr>
          <w:rFonts w:cs="Times New Roman"/>
        </w:rPr>
        <w:t xml:space="preserve">Ds. </w:t>
      </w:r>
      <w:proofErr w:type="spellStart"/>
      <w:r w:rsidR="00124047">
        <w:rPr>
          <w:rFonts w:cs="Times New Roman"/>
        </w:rPr>
        <w:t>Wedelan</w:t>
      </w:r>
      <w:proofErr w:type="spellEnd"/>
      <w:r w:rsidR="00124047">
        <w:rPr>
          <w:rFonts w:cs="Times New Roman"/>
        </w:rPr>
        <w:t xml:space="preserve"> RT.01 / RW.06</w:t>
      </w:r>
    </w:p>
    <w:p w14:paraId="6BAE430A" w14:textId="3D1F711B" w:rsidR="00EF15BE" w:rsidRPr="00EE4DD9" w:rsidRDefault="00EF15BE" w:rsidP="00EE4DD9">
      <w:pPr>
        <w:pStyle w:val="ListParagraph"/>
        <w:spacing w:line="276" w:lineRule="auto"/>
        <w:ind w:left="426"/>
        <w:jc w:val="both"/>
        <w:rPr>
          <w:rFonts w:cs="Times New Roman"/>
          <w:lang w:val="id-ID"/>
        </w:rPr>
      </w:pPr>
      <w:proofErr w:type="spellStart"/>
      <w:r w:rsidRPr="00EE4DD9">
        <w:rPr>
          <w:rFonts w:cs="Times New Roman"/>
        </w:rPr>
        <w:t>Telepon</w:t>
      </w:r>
      <w:proofErr w:type="spellEnd"/>
      <w:r w:rsidRPr="00EE4DD9">
        <w:rPr>
          <w:rFonts w:cs="Times New Roman"/>
        </w:rPr>
        <w:tab/>
      </w:r>
      <w:r w:rsidRPr="00EE4DD9">
        <w:rPr>
          <w:rFonts w:cs="Times New Roman"/>
        </w:rPr>
        <w:tab/>
        <w:t xml:space="preserve">: </w:t>
      </w:r>
      <w:r w:rsidR="00124047">
        <w:rPr>
          <w:rFonts w:cs="Times New Roman"/>
        </w:rPr>
        <w:t>081 3300 53 906</w:t>
      </w:r>
    </w:p>
    <w:p w14:paraId="174ED557" w14:textId="50821861" w:rsidR="00EF15BE" w:rsidRPr="00EE4DD9" w:rsidRDefault="00FB4651" w:rsidP="00EE4DD9">
      <w:pPr>
        <w:pStyle w:val="ListParagraph"/>
        <w:spacing w:line="276" w:lineRule="auto"/>
        <w:ind w:left="426"/>
        <w:jc w:val="both"/>
        <w:rPr>
          <w:rFonts w:cs="Times New Roman"/>
          <w:lang w:val="id-ID"/>
        </w:rPr>
      </w:pPr>
      <w:r w:rsidRPr="00EE4DD9">
        <w:rPr>
          <w:rFonts w:cs="Times New Roman"/>
        </w:rPr>
        <w:t>Email</w:t>
      </w:r>
      <w:r w:rsidRPr="00EE4DD9">
        <w:rPr>
          <w:rFonts w:cs="Times New Roman"/>
        </w:rPr>
        <w:tab/>
      </w:r>
      <w:r w:rsidRPr="00EE4DD9">
        <w:rPr>
          <w:rFonts w:cs="Times New Roman"/>
        </w:rPr>
        <w:tab/>
      </w:r>
      <w:r w:rsidR="00EF15BE" w:rsidRPr="00EE4DD9">
        <w:rPr>
          <w:rFonts w:cs="Times New Roman"/>
        </w:rPr>
        <w:t xml:space="preserve">: </w:t>
      </w:r>
      <w:r w:rsidR="00124047">
        <w:rPr>
          <w:rFonts w:cs="Times New Roman"/>
        </w:rPr>
        <w:t>cvaktec@gmail.com</w:t>
      </w:r>
    </w:p>
    <w:p w14:paraId="465B2413" w14:textId="57CC5147" w:rsidR="00EF15BE" w:rsidDel="004B13F6" w:rsidRDefault="00EF15BE">
      <w:pPr>
        <w:pStyle w:val="ListParagraph"/>
        <w:spacing w:line="276" w:lineRule="auto"/>
        <w:ind w:left="426"/>
        <w:jc w:val="both"/>
        <w:rPr>
          <w:del w:id="117" w:author="ROHAYATI" w:date="2021-03-17T12:35:00Z"/>
          <w:rFonts w:cs="Times New Roman"/>
          <w:color w:val="000000" w:themeColor="text1"/>
          <w:lang w:val="en-US"/>
        </w:rPr>
      </w:pPr>
      <w:r w:rsidRPr="00EE4DD9">
        <w:rPr>
          <w:rFonts w:cs="Times New Roman"/>
        </w:rPr>
        <w:t>Up</w:t>
      </w:r>
      <w:r w:rsidRPr="00EE4DD9">
        <w:rPr>
          <w:rFonts w:cs="Times New Roman"/>
        </w:rPr>
        <w:tab/>
      </w:r>
      <w:r w:rsidRPr="00EE4DD9">
        <w:rPr>
          <w:rFonts w:cs="Times New Roman"/>
        </w:rPr>
        <w:tab/>
      </w:r>
      <w:r w:rsidRPr="00EE4DD9">
        <w:rPr>
          <w:rFonts w:cs="Times New Roman"/>
        </w:rPr>
        <w:tab/>
        <w:t>:</w:t>
      </w:r>
      <w:r w:rsidR="003015E8" w:rsidRPr="00EE4DD9">
        <w:rPr>
          <w:rFonts w:cs="Times New Roman"/>
          <w:color w:val="000000" w:themeColor="text1"/>
          <w:lang w:val="id-ID"/>
        </w:rPr>
        <w:t xml:space="preserve"> </w:t>
      </w:r>
      <w:r w:rsidR="00124047">
        <w:rPr>
          <w:rFonts w:cs="Times New Roman"/>
          <w:color w:val="000000" w:themeColor="text1"/>
          <w:lang w:val="en-US"/>
        </w:rPr>
        <w:t xml:space="preserve">Rudy </w:t>
      </w:r>
      <w:proofErr w:type="spellStart"/>
      <w:r w:rsidR="00124047">
        <w:rPr>
          <w:rFonts w:cs="Times New Roman"/>
          <w:color w:val="000000" w:themeColor="text1"/>
          <w:lang w:val="en-US"/>
        </w:rPr>
        <w:t>Felandy</w:t>
      </w:r>
      <w:proofErr w:type="spellEnd"/>
    </w:p>
    <w:p w14:paraId="6BEF8EE7" w14:textId="77777777" w:rsidR="004B13F6" w:rsidRPr="00124047" w:rsidRDefault="004B13F6" w:rsidP="00EE4DD9">
      <w:pPr>
        <w:pStyle w:val="ListParagraph"/>
        <w:spacing w:line="276" w:lineRule="auto"/>
        <w:ind w:left="426"/>
        <w:jc w:val="both"/>
        <w:rPr>
          <w:ins w:id="118" w:author="ROHAYATI" w:date="2021-03-17T12:37:00Z"/>
          <w:rFonts w:cs="Times New Roman"/>
          <w:lang w:val="en-US"/>
        </w:rPr>
      </w:pPr>
    </w:p>
    <w:p w14:paraId="3183D2F5" w14:textId="77777777" w:rsidR="00EF15BE" w:rsidRPr="004B13F6" w:rsidRDefault="00EF15BE">
      <w:pPr>
        <w:pStyle w:val="ListParagraph"/>
        <w:spacing w:line="276" w:lineRule="auto"/>
        <w:ind w:left="426"/>
        <w:jc w:val="both"/>
      </w:pPr>
    </w:p>
    <w:p w14:paraId="2940C39E" w14:textId="77777777" w:rsidR="001E0CD7" w:rsidRPr="00EE4DD9" w:rsidRDefault="00EF15BE" w:rsidP="00EE4DD9">
      <w:pPr>
        <w:pStyle w:val="ListParagraph"/>
        <w:spacing w:line="276" w:lineRule="auto"/>
        <w:ind w:left="426"/>
        <w:jc w:val="both"/>
        <w:rPr>
          <w:rFonts w:cs="Times New Roman"/>
          <w:color w:val="000000" w:themeColor="text1"/>
          <w:lang w:val="id-ID"/>
        </w:rPr>
      </w:pPr>
      <w:proofErr w:type="spellStart"/>
      <w:r w:rsidRPr="00EE4DD9">
        <w:rPr>
          <w:rFonts w:cs="Times New Roman"/>
          <w:b/>
          <w:color w:val="000000" w:themeColor="text1"/>
        </w:rPr>
        <w:t>Pihak</w:t>
      </w:r>
      <w:proofErr w:type="spellEnd"/>
      <w:r w:rsidR="00215F54" w:rsidRPr="00EE4DD9">
        <w:rPr>
          <w:rFonts w:cs="Times New Roman"/>
          <w:b/>
          <w:color w:val="000000" w:themeColor="text1"/>
          <w:lang w:val="id-ID"/>
        </w:rPr>
        <w:t xml:space="preserve"> </w:t>
      </w:r>
      <w:proofErr w:type="spellStart"/>
      <w:r w:rsidRPr="00EE4DD9">
        <w:rPr>
          <w:rFonts w:cs="Times New Roman"/>
          <w:b/>
          <w:color w:val="000000" w:themeColor="text1"/>
        </w:rPr>
        <w:t>Kedua</w:t>
      </w:r>
      <w:proofErr w:type="spellEnd"/>
      <w:r w:rsidR="001E0CD7" w:rsidRPr="00EE4DD9">
        <w:rPr>
          <w:rFonts w:cs="Times New Roman"/>
          <w:color w:val="000000" w:themeColor="text1"/>
        </w:rPr>
        <w:tab/>
        <w:t xml:space="preserve">: </w:t>
      </w:r>
      <w:r w:rsidR="00FB0D2C" w:rsidRPr="00EE4DD9">
        <w:rPr>
          <w:rFonts w:cs="Times New Roman"/>
          <w:color w:val="000000" w:themeColor="text1"/>
          <w:lang w:val="id-ID"/>
        </w:rPr>
        <w:t>PT. Semarang Autocomp Manufacturing Indonesia</w:t>
      </w:r>
    </w:p>
    <w:p w14:paraId="349D4A3C" w14:textId="4BD58C0D" w:rsidR="001E0CD7" w:rsidRPr="00EE4DD9" w:rsidRDefault="001E0CD7" w:rsidP="00EE4DD9">
      <w:pPr>
        <w:pStyle w:val="ListParagraph"/>
        <w:spacing w:line="276" w:lineRule="auto"/>
        <w:ind w:left="426"/>
        <w:jc w:val="both"/>
        <w:rPr>
          <w:rFonts w:cs="Times New Roman"/>
          <w:color w:val="000000" w:themeColor="text1"/>
        </w:rPr>
      </w:pPr>
      <w:proofErr w:type="spellStart"/>
      <w:r w:rsidRPr="00EE4DD9">
        <w:rPr>
          <w:rFonts w:cs="Times New Roman"/>
          <w:color w:val="000000" w:themeColor="text1"/>
        </w:rPr>
        <w:t>Alamat</w:t>
      </w:r>
      <w:proofErr w:type="spellEnd"/>
      <w:r w:rsidRPr="00EE4DD9">
        <w:rPr>
          <w:rFonts w:cs="Times New Roman"/>
          <w:color w:val="000000" w:themeColor="text1"/>
        </w:rPr>
        <w:tab/>
      </w:r>
      <w:r w:rsidRPr="00EE4DD9">
        <w:rPr>
          <w:rFonts w:cs="Times New Roman"/>
          <w:color w:val="000000" w:themeColor="text1"/>
        </w:rPr>
        <w:tab/>
        <w:t xml:space="preserve">: </w:t>
      </w:r>
      <w:r w:rsidR="000132AA">
        <w:rPr>
          <w:rFonts w:cs="Times New Roman"/>
          <w:color w:val="000000" w:themeColor="text1"/>
        </w:rPr>
        <w:t xml:space="preserve">Jl. </w:t>
      </w:r>
      <w:proofErr w:type="spellStart"/>
      <w:r w:rsidR="000132AA">
        <w:rPr>
          <w:rFonts w:cs="Times New Roman"/>
          <w:color w:val="000000" w:themeColor="text1"/>
        </w:rPr>
        <w:t>Jepara</w:t>
      </w:r>
      <w:proofErr w:type="spellEnd"/>
      <w:r w:rsidR="000132AA">
        <w:rPr>
          <w:rFonts w:cs="Times New Roman"/>
          <w:color w:val="000000" w:themeColor="text1"/>
        </w:rPr>
        <w:t xml:space="preserve"> Kudus KM 28 </w:t>
      </w:r>
      <w:proofErr w:type="spellStart"/>
      <w:r w:rsidR="000132AA">
        <w:rPr>
          <w:rFonts w:cs="Times New Roman"/>
          <w:color w:val="000000" w:themeColor="text1"/>
        </w:rPr>
        <w:t>Sengonbugel</w:t>
      </w:r>
      <w:proofErr w:type="spellEnd"/>
      <w:r w:rsidR="000132AA">
        <w:rPr>
          <w:rFonts w:cs="Times New Roman"/>
          <w:color w:val="000000" w:themeColor="text1"/>
        </w:rPr>
        <w:t xml:space="preserve">, </w:t>
      </w:r>
      <w:proofErr w:type="spellStart"/>
      <w:r w:rsidR="000132AA">
        <w:rPr>
          <w:rFonts w:cs="Times New Roman"/>
          <w:color w:val="000000" w:themeColor="text1"/>
        </w:rPr>
        <w:t>Mayong</w:t>
      </w:r>
      <w:proofErr w:type="spellEnd"/>
      <w:r w:rsidR="000132AA">
        <w:rPr>
          <w:rFonts w:cs="Times New Roman"/>
          <w:color w:val="000000" w:themeColor="text1"/>
        </w:rPr>
        <w:t xml:space="preserve"> </w:t>
      </w:r>
      <w:proofErr w:type="spellStart"/>
      <w:r w:rsidR="000132AA">
        <w:rPr>
          <w:rFonts w:cs="Times New Roman"/>
          <w:color w:val="000000" w:themeColor="text1"/>
        </w:rPr>
        <w:t>Jepara</w:t>
      </w:r>
      <w:proofErr w:type="spellEnd"/>
      <w:r w:rsidR="000132AA">
        <w:rPr>
          <w:rFonts w:cs="Times New Roman"/>
          <w:color w:val="000000" w:themeColor="text1"/>
        </w:rPr>
        <w:t>.</w:t>
      </w:r>
    </w:p>
    <w:p w14:paraId="11359E5D" w14:textId="5A6ABF30" w:rsidR="001E0CD7" w:rsidRPr="00743E14" w:rsidRDefault="001E0CD7" w:rsidP="00EE4DD9">
      <w:pPr>
        <w:pStyle w:val="ListParagraph"/>
        <w:spacing w:line="276" w:lineRule="auto"/>
        <w:ind w:left="426"/>
        <w:jc w:val="both"/>
        <w:rPr>
          <w:rFonts w:cs="Times New Roman"/>
          <w:color w:val="000000" w:themeColor="text1"/>
          <w:lang w:val="id-ID"/>
        </w:rPr>
      </w:pPr>
      <w:proofErr w:type="spellStart"/>
      <w:r w:rsidRPr="00EE4DD9">
        <w:rPr>
          <w:rFonts w:cs="Times New Roman"/>
          <w:color w:val="000000" w:themeColor="text1"/>
        </w:rPr>
        <w:t>Telepon</w:t>
      </w:r>
      <w:proofErr w:type="spellEnd"/>
      <w:r w:rsidRPr="00EE4DD9">
        <w:rPr>
          <w:rFonts w:cs="Times New Roman"/>
          <w:color w:val="000000" w:themeColor="text1"/>
        </w:rPr>
        <w:tab/>
      </w:r>
      <w:r w:rsidRPr="00EE4DD9">
        <w:rPr>
          <w:rFonts w:cs="Times New Roman"/>
          <w:color w:val="000000" w:themeColor="text1"/>
        </w:rPr>
        <w:tab/>
        <w:t xml:space="preserve">: </w:t>
      </w:r>
      <w:r w:rsidR="000132AA">
        <w:rPr>
          <w:rFonts w:cs="Times New Roman"/>
          <w:color w:val="000000" w:themeColor="text1"/>
        </w:rPr>
        <w:t>0291-7512101</w:t>
      </w:r>
    </w:p>
    <w:p w14:paraId="510922F6" w14:textId="4C3586ED" w:rsidR="00EF15BE" w:rsidRPr="00EE4DD9" w:rsidRDefault="001E0CD7" w:rsidP="00EE4DD9">
      <w:pPr>
        <w:pStyle w:val="ListParagraph"/>
        <w:spacing w:line="276" w:lineRule="auto"/>
        <w:ind w:left="426"/>
        <w:jc w:val="both"/>
        <w:rPr>
          <w:rFonts w:cs="Times New Roman"/>
          <w:color w:val="000000" w:themeColor="text1"/>
        </w:rPr>
      </w:pPr>
      <w:r w:rsidRPr="00EE4DD9">
        <w:rPr>
          <w:rFonts w:cs="Times New Roman"/>
          <w:color w:val="000000" w:themeColor="text1"/>
        </w:rPr>
        <w:t>Email</w:t>
      </w:r>
      <w:r w:rsidRPr="00EE4DD9">
        <w:rPr>
          <w:rFonts w:cs="Times New Roman"/>
          <w:color w:val="000000" w:themeColor="text1"/>
        </w:rPr>
        <w:tab/>
      </w:r>
      <w:r w:rsidRPr="00EE4DD9">
        <w:rPr>
          <w:rFonts w:cs="Times New Roman"/>
          <w:color w:val="000000" w:themeColor="text1"/>
        </w:rPr>
        <w:tab/>
        <w:t xml:space="preserve">: </w:t>
      </w:r>
      <w:r w:rsidR="000132AA">
        <w:rPr>
          <w:rFonts w:cs="Times New Roman"/>
          <w:color w:val="000000" w:themeColor="text1"/>
        </w:rPr>
        <w:t>ga_03@sami-jf.co.id</w:t>
      </w:r>
    </w:p>
    <w:p w14:paraId="668F14A7" w14:textId="303C2BF5" w:rsidR="00EF15BE" w:rsidRPr="00EE4DD9" w:rsidRDefault="001E0CD7" w:rsidP="00EE4DD9">
      <w:pPr>
        <w:pStyle w:val="ListParagraph"/>
        <w:spacing w:line="276" w:lineRule="auto"/>
        <w:ind w:left="426"/>
        <w:jc w:val="both"/>
        <w:rPr>
          <w:rFonts w:cs="Times New Roman"/>
          <w:color w:val="000000" w:themeColor="text1"/>
          <w:lang w:val="id-ID"/>
        </w:rPr>
      </w:pPr>
      <w:r w:rsidRPr="00EE4DD9">
        <w:rPr>
          <w:rFonts w:cs="Times New Roman"/>
          <w:color w:val="000000" w:themeColor="text1"/>
        </w:rPr>
        <w:t>Up</w:t>
      </w:r>
      <w:r w:rsidRPr="00EE4DD9">
        <w:rPr>
          <w:rFonts w:cs="Times New Roman"/>
          <w:color w:val="000000" w:themeColor="text1"/>
        </w:rPr>
        <w:tab/>
      </w:r>
      <w:r w:rsidRPr="00EE4DD9">
        <w:rPr>
          <w:rFonts w:cs="Times New Roman"/>
          <w:color w:val="000000" w:themeColor="text1"/>
        </w:rPr>
        <w:tab/>
      </w:r>
      <w:r w:rsidRPr="00EE4DD9">
        <w:rPr>
          <w:rFonts w:cs="Times New Roman"/>
          <w:color w:val="000000" w:themeColor="text1"/>
        </w:rPr>
        <w:tab/>
        <w:t xml:space="preserve">: </w:t>
      </w:r>
      <w:proofErr w:type="spellStart"/>
      <w:r w:rsidR="000132AA">
        <w:rPr>
          <w:rFonts w:cs="Times New Roman"/>
          <w:color w:val="000000" w:themeColor="text1"/>
        </w:rPr>
        <w:t>Ibu</w:t>
      </w:r>
      <w:proofErr w:type="spellEnd"/>
      <w:r w:rsidR="000132AA">
        <w:rPr>
          <w:rFonts w:cs="Times New Roman"/>
          <w:color w:val="000000" w:themeColor="text1"/>
        </w:rPr>
        <w:t xml:space="preserve"> </w:t>
      </w:r>
      <w:proofErr w:type="spellStart"/>
      <w:r w:rsidR="000132AA">
        <w:rPr>
          <w:rFonts w:cs="Times New Roman"/>
          <w:color w:val="000000" w:themeColor="text1"/>
        </w:rPr>
        <w:t>Aya</w:t>
      </w:r>
      <w:proofErr w:type="spellEnd"/>
      <w:r w:rsidR="000132AA">
        <w:rPr>
          <w:rFonts w:cs="Times New Roman"/>
          <w:color w:val="000000" w:themeColor="text1"/>
        </w:rPr>
        <w:t xml:space="preserve"> / Pak </w:t>
      </w:r>
      <w:proofErr w:type="spellStart"/>
      <w:r w:rsidR="000132AA">
        <w:rPr>
          <w:rFonts w:cs="Times New Roman"/>
          <w:color w:val="000000" w:themeColor="text1"/>
        </w:rPr>
        <w:t>Yoyok</w:t>
      </w:r>
      <w:proofErr w:type="spellEnd"/>
    </w:p>
    <w:p w14:paraId="1A1829FB" w14:textId="77777777" w:rsidR="005C2C32" w:rsidRPr="00EE4DD9" w:rsidRDefault="004D7437" w:rsidP="00EE4DD9">
      <w:pPr>
        <w:pStyle w:val="ListParagraph"/>
        <w:spacing w:line="276" w:lineRule="auto"/>
        <w:ind w:left="426"/>
        <w:jc w:val="both"/>
        <w:rPr>
          <w:rFonts w:cs="Times New Roman"/>
          <w:color w:val="000000" w:themeColor="text1"/>
          <w:lang w:val="id-ID"/>
        </w:rPr>
      </w:pPr>
      <w:r w:rsidRPr="00EE4DD9">
        <w:rPr>
          <w:rFonts w:cs="Times New Roman"/>
          <w:color w:val="000000" w:themeColor="text1"/>
          <w:lang w:val="id-ID"/>
        </w:rPr>
        <w:t xml:space="preserve">Setiap pemberitahuan atau </w:t>
      </w:r>
      <w:r w:rsidR="001E0CD7" w:rsidRPr="00EE4DD9">
        <w:rPr>
          <w:rFonts w:cs="Times New Roman"/>
          <w:color w:val="000000" w:themeColor="text1"/>
          <w:lang w:val="id-ID"/>
        </w:rPr>
        <w:t>korespondensi pos terc</w:t>
      </w:r>
      <w:r w:rsidR="003213F6" w:rsidRPr="00EE4DD9">
        <w:rPr>
          <w:rFonts w:cs="Times New Roman"/>
          <w:color w:val="000000" w:themeColor="text1"/>
          <w:lang w:val="id-ID"/>
        </w:rPr>
        <w:t xml:space="preserve">atat atau jasa kurir dianggap </w:t>
      </w:r>
      <w:r w:rsidR="001E0CD7" w:rsidRPr="00EE4DD9">
        <w:rPr>
          <w:rFonts w:cs="Times New Roman"/>
          <w:color w:val="000000" w:themeColor="text1"/>
          <w:lang w:val="id-ID"/>
        </w:rPr>
        <w:t>telah diterima pada hari ke-lima</w:t>
      </w:r>
      <w:r w:rsidR="00215F54" w:rsidRPr="00EE4DD9">
        <w:rPr>
          <w:rFonts w:cs="Times New Roman"/>
          <w:color w:val="000000" w:themeColor="text1"/>
          <w:lang w:val="id-ID"/>
        </w:rPr>
        <w:t xml:space="preserve"> </w:t>
      </w:r>
      <w:r w:rsidR="003213F6" w:rsidRPr="00EE4DD9">
        <w:rPr>
          <w:rFonts w:cs="Times New Roman"/>
          <w:color w:val="000000" w:themeColor="text1"/>
          <w:lang w:val="id-ID"/>
        </w:rPr>
        <w:t xml:space="preserve">pada </w:t>
      </w:r>
      <w:r w:rsidR="001E0CD7" w:rsidRPr="00EE4DD9">
        <w:rPr>
          <w:rFonts w:cs="Times New Roman"/>
          <w:color w:val="000000" w:themeColor="text1"/>
          <w:lang w:val="id-ID"/>
        </w:rPr>
        <w:t>hari kerja setelah tanggal pengiriman dan pemberitahuan dengan menyerahkan langsu</w:t>
      </w:r>
      <w:r w:rsidR="003213F6" w:rsidRPr="00EE4DD9">
        <w:rPr>
          <w:rFonts w:cs="Times New Roman"/>
          <w:color w:val="000000" w:themeColor="text1"/>
          <w:lang w:val="id-ID"/>
        </w:rPr>
        <w:t xml:space="preserve">ng </w:t>
      </w:r>
      <w:r w:rsidR="001E0CD7" w:rsidRPr="00EE4DD9">
        <w:rPr>
          <w:rFonts w:cs="Times New Roman"/>
          <w:color w:val="000000" w:themeColor="text1"/>
          <w:lang w:val="id-ID"/>
        </w:rPr>
        <w:t>pada saat diserahkan.</w:t>
      </w:r>
    </w:p>
    <w:p w14:paraId="2C0F3776" w14:textId="77777777" w:rsidR="001E0CD7" w:rsidRPr="00EE4DD9" w:rsidRDefault="004D7437" w:rsidP="00862B95">
      <w:pPr>
        <w:pStyle w:val="ListParagraph"/>
        <w:numPr>
          <w:ilvl w:val="0"/>
          <w:numId w:val="18"/>
        </w:numPr>
        <w:ind w:left="426" w:hanging="426"/>
        <w:contextualSpacing/>
        <w:jc w:val="both"/>
        <w:rPr>
          <w:rFonts w:cs="Times New Roman"/>
          <w:color w:val="000000" w:themeColor="text1"/>
        </w:rPr>
      </w:pPr>
      <w:r w:rsidRPr="00EE4DD9">
        <w:rPr>
          <w:rFonts w:cs="Times New Roman"/>
          <w:color w:val="000000" w:themeColor="text1"/>
        </w:rPr>
        <w:t>Pen</w:t>
      </w:r>
      <w:r w:rsidRPr="00EE4DD9">
        <w:rPr>
          <w:rFonts w:cs="Times New Roman"/>
          <w:color w:val="000000" w:themeColor="text1"/>
          <w:lang w:val="id-ID"/>
        </w:rPr>
        <w:t>gecualian.</w:t>
      </w:r>
    </w:p>
    <w:p w14:paraId="5ECF62F6" w14:textId="77777777" w:rsidR="00C5376B" w:rsidRPr="00EE4DD9" w:rsidRDefault="004D7437" w:rsidP="00EE4DD9">
      <w:pPr>
        <w:pStyle w:val="ListParagraph"/>
        <w:spacing w:line="276" w:lineRule="auto"/>
        <w:ind w:left="426"/>
        <w:jc w:val="both"/>
        <w:rPr>
          <w:rFonts w:cs="Times New Roman"/>
          <w:color w:val="000000" w:themeColor="text1"/>
          <w:lang w:val="id-ID"/>
        </w:rPr>
      </w:pPr>
      <w:proofErr w:type="spellStart"/>
      <w:r w:rsidRPr="00EE4DD9">
        <w:rPr>
          <w:rFonts w:cs="Times New Roman"/>
          <w:color w:val="000000" w:themeColor="text1"/>
        </w:rPr>
        <w:t>Apabila</w:t>
      </w:r>
      <w:proofErr w:type="spellEnd"/>
      <w:r w:rsidR="00323B04" w:rsidRPr="00EE4DD9">
        <w:rPr>
          <w:rFonts w:cs="Times New Roman"/>
          <w:color w:val="000000" w:themeColor="text1"/>
          <w:lang w:val="id-ID"/>
        </w:rPr>
        <w:t xml:space="preserve"> </w:t>
      </w:r>
      <w:proofErr w:type="spellStart"/>
      <w:r w:rsidRPr="00EE4DD9">
        <w:rPr>
          <w:rFonts w:cs="Times New Roman"/>
          <w:color w:val="000000" w:themeColor="text1"/>
        </w:rPr>
        <w:t>terjadi</w:t>
      </w:r>
      <w:proofErr w:type="spellEnd"/>
      <w:r w:rsidR="00323B04" w:rsidRPr="00EE4DD9">
        <w:rPr>
          <w:rFonts w:cs="Times New Roman"/>
          <w:color w:val="000000" w:themeColor="text1"/>
          <w:lang w:val="id-ID"/>
        </w:rPr>
        <w:t xml:space="preserve"> </w:t>
      </w:r>
      <w:proofErr w:type="spellStart"/>
      <w:r w:rsidRPr="00EE4DD9">
        <w:rPr>
          <w:rFonts w:cs="Times New Roman"/>
          <w:color w:val="000000" w:themeColor="text1"/>
        </w:rPr>
        <w:t>pemutusan</w:t>
      </w:r>
      <w:proofErr w:type="spellEnd"/>
      <w:r w:rsidRPr="00EE4DD9">
        <w:rPr>
          <w:rFonts w:cs="Times New Roman"/>
          <w:color w:val="000000" w:themeColor="text1"/>
          <w:lang w:val="id-ID"/>
        </w:rPr>
        <w:t xml:space="preserve"> atau</w:t>
      </w:r>
      <w:r w:rsidR="00323B04" w:rsidRPr="00EE4DD9">
        <w:rPr>
          <w:rFonts w:cs="Times New Roman"/>
          <w:color w:val="000000" w:themeColor="text1"/>
          <w:lang w:val="id-ID"/>
        </w:rPr>
        <w:t xml:space="preserve"> </w:t>
      </w:r>
      <w:proofErr w:type="spellStart"/>
      <w:r w:rsidR="001E0CD7" w:rsidRPr="00EE4DD9">
        <w:rPr>
          <w:rFonts w:cs="Times New Roman"/>
          <w:color w:val="000000" w:themeColor="text1"/>
        </w:rPr>
        <w:t>pembatalan</w:t>
      </w:r>
      <w:proofErr w:type="spellEnd"/>
      <w:r w:rsidR="00323B04" w:rsidRPr="00EE4DD9">
        <w:rPr>
          <w:rFonts w:cs="Times New Roman"/>
          <w:color w:val="000000" w:themeColor="text1"/>
          <w:lang w:val="id-ID"/>
        </w:rPr>
        <w:t xml:space="preserve"> </w:t>
      </w:r>
      <w:proofErr w:type="spellStart"/>
      <w:r w:rsidR="003213F6" w:rsidRPr="00EE4DD9">
        <w:rPr>
          <w:rFonts w:cs="Times New Roman"/>
          <w:color w:val="000000" w:themeColor="text1"/>
        </w:rPr>
        <w:t>terhadap</w:t>
      </w:r>
      <w:proofErr w:type="spellEnd"/>
      <w:r w:rsidR="00323B04" w:rsidRPr="00EE4DD9">
        <w:rPr>
          <w:rFonts w:cs="Times New Roman"/>
          <w:color w:val="000000" w:themeColor="text1"/>
          <w:lang w:val="id-ID"/>
        </w:rPr>
        <w:t xml:space="preserve"> </w:t>
      </w:r>
      <w:proofErr w:type="spellStart"/>
      <w:r w:rsidR="003213F6" w:rsidRPr="00EE4DD9">
        <w:rPr>
          <w:rFonts w:cs="Times New Roman"/>
          <w:color w:val="000000" w:themeColor="text1"/>
        </w:rPr>
        <w:t>perjanjian</w:t>
      </w:r>
      <w:proofErr w:type="spellEnd"/>
      <w:r w:rsidR="003213F6" w:rsidRPr="00EE4DD9">
        <w:rPr>
          <w:rFonts w:cs="Times New Roman"/>
          <w:color w:val="000000" w:themeColor="text1"/>
        </w:rPr>
        <w:t xml:space="preserve">, </w:t>
      </w:r>
      <w:r w:rsidR="00EF15BE" w:rsidRPr="00EE4DD9">
        <w:rPr>
          <w:rFonts w:cs="Times New Roman"/>
          <w:b/>
          <w:color w:val="000000" w:themeColor="text1"/>
        </w:rPr>
        <w:t xml:space="preserve">Para </w:t>
      </w:r>
      <w:proofErr w:type="spellStart"/>
      <w:r w:rsidR="00EF15BE" w:rsidRPr="00EE4DD9">
        <w:rPr>
          <w:rFonts w:cs="Times New Roman"/>
          <w:b/>
          <w:color w:val="000000" w:themeColor="text1"/>
        </w:rPr>
        <w:t>Pihak</w:t>
      </w:r>
      <w:proofErr w:type="spellEnd"/>
      <w:r w:rsidR="00323B04" w:rsidRPr="00EE4DD9">
        <w:rPr>
          <w:rFonts w:cs="Times New Roman"/>
          <w:b/>
          <w:color w:val="000000" w:themeColor="text1"/>
          <w:lang w:val="id-ID"/>
        </w:rPr>
        <w:t xml:space="preserve"> </w:t>
      </w:r>
      <w:proofErr w:type="spellStart"/>
      <w:r w:rsidR="003213F6" w:rsidRPr="00EE4DD9">
        <w:rPr>
          <w:rFonts w:cs="Times New Roman"/>
          <w:color w:val="000000" w:themeColor="text1"/>
        </w:rPr>
        <w:t>sepakat</w:t>
      </w:r>
      <w:proofErr w:type="spellEnd"/>
      <w:r w:rsidR="00323B04" w:rsidRPr="00EE4DD9">
        <w:rPr>
          <w:rFonts w:cs="Times New Roman"/>
          <w:color w:val="000000" w:themeColor="text1"/>
          <w:lang w:val="id-ID"/>
        </w:rPr>
        <w:t xml:space="preserve"> </w:t>
      </w:r>
      <w:proofErr w:type="spellStart"/>
      <w:r w:rsidR="001E0CD7" w:rsidRPr="00EE4DD9">
        <w:rPr>
          <w:rFonts w:cs="Times New Roman"/>
          <w:color w:val="000000" w:themeColor="text1"/>
        </w:rPr>
        <w:t>mengabai</w:t>
      </w:r>
      <w:r w:rsidR="003213F6" w:rsidRPr="00EE4DD9">
        <w:rPr>
          <w:rFonts w:cs="Times New Roman"/>
          <w:color w:val="000000" w:themeColor="text1"/>
        </w:rPr>
        <w:t>kan</w:t>
      </w:r>
      <w:proofErr w:type="spellEnd"/>
      <w:r w:rsidR="00323B04" w:rsidRPr="00EE4DD9">
        <w:rPr>
          <w:rFonts w:cs="Times New Roman"/>
          <w:color w:val="000000" w:themeColor="text1"/>
          <w:lang w:val="id-ID"/>
        </w:rPr>
        <w:t xml:space="preserve"> </w:t>
      </w:r>
      <w:proofErr w:type="spellStart"/>
      <w:r w:rsidR="003213F6" w:rsidRPr="00EE4DD9">
        <w:rPr>
          <w:rFonts w:cs="Times New Roman"/>
          <w:color w:val="000000" w:themeColor="text1"/>
        </w:rPr>
        <w:t>berlakunya</w:t>
      </w:r>
      <w:proofErr w:type="spellEnd"/>
      <w:r w:rsidR="00323B04" w:rsidRPr="00EE4DD9">
        <w:rPr>
          <w:rFonts w:cs="Times New Roman"/>
          <w:color w:val="000000" w:themeColor="text1"/>
          <w:lang w:val="id-ID"/>
        </w:rPr>
        <w:t xml:space="preserve"> </w:t>
      </w:r>
      <w:proofErr w:type="spellStart"/>
      <w:r w:rsidR="001E0CD7" w:rsidRPr="00EE4DD9">
        <w:rPr>
          <w:rFonts w:cs="Times New Roman"/>
          <w:color w:val="000000" w:themeColor="text1"/>
        </w:rPr>
        <w:t>pasal</w:t>
      </w:r>
      <w:proofErr w:type="spellEnd"/>
      <w:r w:rsidR="001E0CD7" w:rsidRPr="00EE4DD9">
        <w:rPr>
          <w:rFonts w:cs="Times New Roman"/>
          <w:color w:val="000000" w:themeColor="text1"/>
        </w:rPr>
        <w:t xml:space="preserve"> 1266 </w:t>
      </w:r>
      <w:proofErr w:type="spellStart"/>
      <w:r w:rsidR="001E0CD7" w:rsidRPr="00EE4DD9">
        <w:rPr>
          <w:rFonts w:cs="Times New Roman"/>
          <w:color w:val="000000" w:themeColor="text1"/>
        </w:rPr>
        <w:t>Kitab</w:t>
      </w:r>
      <w:proofErr w:type="spellEnd"/>
      <w:r w:rsidR="00323B04" w:rsidRPr="00EE4DD9">
        <w:rPr>
          <w:rFonts w:cs="Times New Roman"/>
          <w:color w:val="000000" w:themeColor="text1"/>
          <w:lang w:val="id-ID"/>
        </w:rPr>
        <w:t xml:space="preserve"> </w:t>
      </w:r>
      <w:proofErr w:type="spellStart"/>
      <w:r w:rsidR="001E0CD7" w:rsidRPr="00EE4DD9">
        <w:rPr>
          <w:rFonts w:cs="Times New Roman"/>
          <w:color w:val="000000" w:themeColor="text1"/>
        </w:rPr>
        <w:t>Undang</w:t>
      </w:r>
      <w:r w:rsidR="003213F6" w:rsidRPr="00EE4DD9">
        <w:rPr>
          <w:rFonts w:cs="Times New Roman"/>
          <w:color w:val="000000" w:themeColor="text1"/>
        </w:rPr>
        <w:t>-Undang</w:t>
      </w:r>
      <w:proofErr w:type="spellEnd"/>
      <w:r w:rsidR="00323B04" w:rsidRPr="00EE4DD9">
        <w:rPr>
          <w:rFonts w:cs="Times New Roman"/>
          <w:color w:val="000000" w:themeColor="text1"/>
          <w:lang w:val="id-ID"/>
        </w:rPr>
        <w:t xml:space="preserve"> </w:t>
      </w:r>
      <w:proofErr w:type="spellStart"/>
      <w:r w:rsidR="003213F6" w:rsidRPr="00EE4DD9">
        <w:rPr>
          <w:rFonts w:cs="Times New Roman"/>
          <w:color w:val="000000" w:themeColor="text1"/>
        </w:rPr>
        <w:t>Hukum</w:t>
      </w:r>
      <w:proofErr w:type="spellEnd"/>
      <w:r w:rsidR="00323B04" w:rsidRPr="00EE4DD9">
        <w:rPr>
          <w:rFonts w:cs="Times New Roman"/>
          <w:color w:val="000000" w:themeColor="text1"/>
          <w:lang w:val="id-ID"/>
        </w:rPr>
        <w:t xml:space="preserve"> </w:t>
      </w:r>
      <w:proofErr w:type="spellStart"/>
      <w:r w:rsidR="003213F6" w:rsidRPr="00EE4DD9">
        <w:rPr>
          <w:rFonts w:cs="Times New Roman"/>
          <w:color w:val="000000" w:themeColor="text1"/>
        </w:rPr>
        <w:t>Perdata</w:t>
      </w:r>
      <w:proofErr w:type="spellEnd"/>
      <w:r w:rsidR="003213F6" w:rsidRPr="00EE4DD9">
        <w:rPr>
          <w:rFonts w:cs="Times New Roman"/>
          <w:color w:val="000000" w:themeColor="text1"/>
        </w:rPr>
        <w:t xml:space="preserve"> Indonesia</w:t>
      </w:r>
      <w:r w:rsidR="003213F6" w:rsidRPr="00EE4DD9">
        <w:rPr>
          <w:rFonts w:cs="Times New Roman"/>
          <w:color w:val="000000" w:themeColor="text1"/>
          <w:lang w:val="id-ID"/>
        </w:rPr>
        <w:t>.</w:t>
      </w:r>
    </w:p>
    <w:p w14:paraId="551460F1" w14:textId="77777777" w:rsidR="001E0CD7" w:rsidRPr="00EE4DD9" w:rsidRDefault="001E0CD7" w:rsidP="00862B95">
      <w:pPr>
        <w:pStyle w:val="ListParagraph"/>
        <w:numPr>
          <w:ilvl w:val="0"/>
          <w:numId w:val="19"/>
        </w:numPr>
        <w:suppressAutoHyphens w:val="0"/>
        <w:spacing w:after="200" w:line="276" w:lineRule="auto"/>
        <w:ind w:left="426" w:hanging="426"/>
        <w:contextualSpacing/>
        <w:jc w:val="both"/>
        <w:rPr>
          <w:rFonts w:cs="Times New Roman"/>
          <w:color w:val="000000" w:themeColor="text1"/>
        </w:rPr>
      </w:pPr>
      <w:proofErr w:type="spellStart"/>
      <w:r w:rsidRPr="00EE4DD9">
        <w:rPr>
          <w:rFonts w:cs="Times New Roman"/>
          <w:color w:val="000000" w:themeColor="text1"/>
        </w:rPr>
        <w:t>Hukum</w:t>
      </w:r>
      <w:proofErr w:type="spellEnd"/>
      <w:r w:rsidRPr="00EE4DD9">
        <w:rPr>
          <w:rFonts w:cs="Times New Roman"/>
          <w:color w:val="000000" w:themeColor="text1"/>
        </w:rPr>
        <w:t xml:space="preserve"> yang </w:t>
      </w:r>
      <w:proofErr w:type="spellStart"/>
      <w:r w:rsidRPr="00EE4DD9">
        <w:rPr>
          <w:rFonts w:cs="Times New Roman"/>
          <w:color w:val="000000" w:themeColor="text1"/>
        </w:rPr>
        <w:t>berlaku</w:t>
      </w:r>
      <w:proofErr w:type="spellEnd"/>
    </w:p>
    <w:p w14:paraId="09D7D4C5" w14:textId="77777777" w:rsidR="001E0CD7" w:rsidRPr="00EE4DD9" w:rsidRDefault="001E0CD7" w:rsidP="00EE4DD9">
      <w:pPr>
        <w:pStyle w:val="ListParagraph"/>
        <w:numPr>
          <w:ilvl w:val="0"/>
          <w:numId w:val="36"/>
        </w:numPr>
        <w:suppressAutoHyphens w:val="0"/>
        <w:spacing w:after="200" w:line="276" w:lineRule="auto"/>
        <w:ind w:left="709" w:hanging="283"/>
        <w:contextualSpacing/>
        <w:jc w:val="both"/>
        <w:rPr>
          <w:rFonts w:cs="Times New Roman"/>
          <w:color w:val="000000" w:themeColor="text1"/>
        </w:rPr>
      </w:pPr>
      <w:proofErr w:type="spellStart"/>
      <w:r w:rsidRPr="00EE4DD9">
        <w:rPr>
          <w:rFonts w:cs="Times New Roman"/>
          <w:color w:val="000000" w:themeColor="text1"/>
        </w:rPr>
        <w:t>Perjanjian</w:t>
      </w:r>
      <w:proofErr w:type="spellEnd"/>
      <w:r w:rsidR="00323B04" w:rsidRPr="00EE4DD9">
        <w:rPr>
          <w:rFonts w:cs="Times New Roman"/>
          <w:color w:val="000000" w:themeColor="text1"/>
          <w:lang w:val="id-ID"/>
        </w:rPr>
        <w:t xml:space="preserve"> </w:t>
      </w:r>
      <w:proofErr w:type="spellStart"/>
      <w:r w:rsidR="003213F6" w:rsidRPr="00EE4DD9">
        <w:rPr>
          <w:rFonts w:cs="Times New Roman"/>
          <w:color w:val="000000" w:themeColor="text1"/>
        </w:rPr>
        <w:t>ini</w:t>
      </w:r>
      <w:proofErr w:type="spellEnd"/>
      <w:r w:rsidR="00323B04" w:rsidRPr="00EE4DD9">
        <w:rPr>
          <w:rFonts w:cs="Times New Roman"/>
          <w:color w:val="000000" w:themeColor="text1"/>
          <w:lang w:val="id-ID"/>
        </w:rPr>
        <w:t xml:space="preserve"> </w:t>
      </w:r>
      <w:proofErr w:type="spellStart"/>
      <w:r w:rsidR="003213F6" w:rsidRPr="00EE4DD9">
        <w:rPr>
          <w:rFonts w:cs="Times New Roman"/>
          <w:color w:val="000000" w:themeColor="text1"/>
        </w:rPr>
        <w:t>dan</w:t>
      </w:r>
      <w:proofErr w:type="spellEnd"/>
      <w:r w:rsidR="00323B04" w:rsidRPr="00EE4DD9">
        <w:rPr>
          <w:rFonts w:cs="Times New Roman"/>
          <w:color w:val="000000" w:themeColor="text1"/>
          <w:lang w:val="id-ID"/>
        </w:rPr>
        <w:t xml:space="preserve"> </w:t>
      </w:r>
      <w:proofErr w:type="spellStart"/>
      <w:r w:rsidR="003213F6" w:rsidRPr="00EE4DD9">
        <w:rPr>
          <w:rFonts w:cs="Times New Roman"/>
          <w:color w:val="000000" w:themeColor="text1"/>
        </w:rPr>
        <w:t>pelaksanaan</w:t>
      </w:r>
      <w:r w:rsidRPr="00EE4DD9">
        <w:rPr>
          <w:rFonts w:cs="Times New Roman"/>
          <w:color w:val="000000" w:themeColor="text1"/>
        </w:rPr>
        <w:t>nya</w:t>
      </w:r>
      <w:proofErr w:type="spellEnd"/>
      <w:r w:rsidR="00323B04" w:rsidRPr="00EE4DD9">
        <w:rPr>
          <w:rFonts w:cs="Times New Roman"/>
          <w:color w:val="000000" w:themeColor="text1"/>
          <w:lang w:val="id-ID"/>
        </w:rPr>
        <w:t xml:space="preserve"> </w:t>
      </w:r>
      <w:r w:rsidR="007F489B" w:rsidRPr="00EE4DD9">
        <w:rPr>
          <w:rFonts w:cs="Times New Roman"/>
          <w:color w:val="000000" w:themeColor="text1"/>
          <w:lang w:val="id-ID"/>
        </w:rPr>
        <w:t xml:space="preserve">tunduk dan patuh pada ketentuan/peraturan hukum yang berlaku di </w:t>
      </w:r>
      <w:r w:rsidRPr="00EE4DD9">
        <w:rPr>
          <w:rFonts w:cs="Times New Roman"/>
          <w:color w:val="000000" w:themeColor="text1"/>
        </w:rPr>
        <w:t>Indonesia.</w:t>
      </w:r>
    </w:p>
    <w:p w14:paraId="380A4D87" w14:textId="77777777" w:rsidR="00323B04" w:rsidRPr="00EE4DD9" w:rsidRDefault="00323B04" w:rsidP="00EE4DD9">
      <w:pPr>
        <w:pStyle w:val="ListParagraph"/>
        <w:numPr>
          <w:ilvl w:val="0"/>
          <w:numId w:val="36"/>
        </w:numPr>
        <w:suppressAutoHyphens w:val="0"/>
        <w:spacing w:after="200" w:line="276" w:lineRule="auto"/>
        <w:ind w:left="709" w:hanging="283"/>
        <w:contextualSpacing/>
        <w:jc w:val="both"/>
        <w:rPr>
          <w:rFonts w:cs="Times New Roman"/>
          <w:color w:val="000000"/>
        </w:rPr>
      </w:pPr>
      <w:proofErr w:type="spellStart"/>
      <w:r w:rsidRPr="00EE4DD9">
        <w:rPr>
          <w:rFonts w:cs="Times New Roman"/>
          <w:color w:val="000000"/>
        </w:rPr>
        <w:t>Apabila</w:t>
      </w:r>
      <w:proofErr w:type="spellEnd"/>
      <w:r w:rsidRPr="00EE4DD9">
        <w:rPr>
          <w:rFonts w:cs="Times New Roman"/>
          <w:color w:val="000000"/>
        </w:rPr>
        <w:t xml:space="preserve"> </w:t>
      </w:r>
      <w:r w:rsidRPr="00EE4DD9">
        <w:rPr>
          <w:rFonts w:cs="Times New Roman"/>
          <w:color w:val="000000"/>
          <w:lang w:val="id-ID"/>
        </w:rPr>
        <w:t>di</w:t>
      </w:r>
      <w:proofErr w:type="spellStart"/>
      <w:r w:rsidRPr="00EE4DD9">
        <w:rPr>
          <w:rFonts w:cs="Times New Roman"/>
          <w:color w:val="000000"/>
        </w:rPr>
        <w:t>kemudian</w:t>
      </w:r>
      <w:proofErr w:type="spellEnd"/>
      <w:r w:rsidRPr="00EE4DD9">
        <w:rPr>
          <w:rFonts w:cs="Times New Roman"/>
          <w:color w:val="000000"/>
        </w:rPr>
        <w:t xml:space="preserve"> </w:t>
      </w:r>
      <w:proofErr w:type="spellStart"/>
      <w:r w:rsidRPr="00EE4DD9">
        <w:rPr>
          <w:rFonts w:cs="Times New Roman"/>
          <w:color w:val="000000"/>
        </w:rPr>
        <w:t>hari</w:t>
      </w:r>
      <w:proofErr w:type="spellEnd"/>
      <w:r w:rsidRPr="00EE4DD9">
        <w:rPr>
          <w:rFonts w:cs="Times New Roman"/>
          <w:color w:val="000000"/>
        </w:rPr>
        <w:t xml:space="preserve"> </w:t>
      </w:r>
      <w:proofErr w:type="spellStart"/>
      <w:r w:rsidRPr="00EE4DD9">
        <w:rPr>
          <w:rFonts w:cs="Times New Roman"/>
          <w:color w:val="000000"/>
        </w:rPr>
        <w:t>terbit</w:t>
      </w:r>
      <w:proofErr w:type="spellEnd"/>
      <w:r w:rsidRPr="00EE4DD9">
        <w:rPr>
          <w:rFonts w:cs="Times New Roman"/>
          <w:color w:val="000000"/>
        </w:rPr>
        <w:t xml:space="preserve"> </w:t>
      </w:r>
      <w:proofErr w:type="spellStart"/>
      <w:r w:rsidRPr="00EE4DD9">
        <w:rPr>
          <w:rFonts w:cs="Times New Roman"/>
          <w:color w:val="000000"/>
        </w:rPr>
        <w:t>perundangan</w:t>
      </w:r>
      <w:proofErr w:type="spellEnd"/>
      <w:r w:rsidRPr="00EE4DD9">
        <w:rPr>
          <w:rFonts w:cs="Times New Roman"/>
          <w:color w:val="000000"/>
        </w:rPr>
        <w:t xml:space="preserve"> </w:t>
      </w:r>
      <w:proofErr w:type="spellStart"/>
      <w:r w:rsidRPr="00EE4DD9">
        <w:rPr>
          <w:rFonts w:cs="Times New Roman"/>
          <w:color w:val="000000"/>
        </w:rPr>
        <w:t>baru</w:t>
      </w:r>
      <w:proofErr w:type="spellEnd"/>
      <w:r w:rsidRPr="00EE4DD9">
        <w:rPr>
          <w:rFonts w:cs="Times New Roman"/>
          <w:color w:val="000000"/>
        </w:rPr>
        <w:t xml:space="preserve">, </w:t>
      </w:r>
      <w:r w:rsidRPr="00EE4DD9">
        <w:rPr>
          <w:rFonts w:cs="Times New Roman"/>
          <w:color w:val="000000"/>
          <w:lang w:val="id-ID"/>
        </w:rPr>
        <w:t>agar</w:t>
      </w:r>
      <w:r w:rsidRPr="00EE4DD9">
        <w:rPr>
          <w:rFonts w:cs="Times New Roman"/>
          <w:color w:val="000000"/>
        </w:rPr>
        <w:t xml:space="preserve"> </w:t>
      </w:r>
      <w:proofErr w:type="spellStart"/>
      <w:r w:rsidRPr="00EE4DD9">
        <w:rPr>
          <w:rFonts w:cs="Times New Roman"/>
          <w:color w:val="000000"/>
        </w:rPr>
        <w:t>pasal-pasal</w:t>
      </w:r>
      <w:proofErr w:type="spellEnd"/>
      <w:r w:rsidRPr="00EE4DD9">
        <w:rPr>
          <w:rFonts w:cs="Times New Roman"/>
          <w:color w:val="000000"/>
        </w:rPr>
        <w:t xml:space="preserve"> </w:t>
      </w:r>
      <w:r w:rsidRPr="00EE4DD9">
        <w:rPr>
          <w:rFonts w:cs="Times New Roman"/>
          <w:color w:val="000000"/>
          <w:lang w:val="id-ID"/>
        </w:rPr>
        <w:t xml:space="preserve">dalam </w:t>
      </w:r>
      <w:proofErr w:type="spellStart"/>
      <w:r w:rsidRPr="00EE4DD9">
        <w:rPr>
          <w:rFonts w:cs="Times New Roman"/>
          <w:color w:val="000000"/>
        </w:rPr>
        <w:t>perjanjian</w:t>
      </w:r>
      <w:proofErr w:type="spellEnd"/>
      <w:r w:rsidRPr="00EE4DD9">
        <w:rPr>
          <w:rFonts w:cs="Times New Roman"/>
          <w:color w:val="000000"/>
        </w:rPr>
        <w:t xml:space="preserve"> </w:t>
      </w:r>
      <w:proofErr w:type="spellStart"/>
      <w:r w:rsidRPr="00EE4DD9">
        <w:rPr>
          <w:rFonts w:cs="Times New Roman"/>
          <w:color w:val="000000"/>
        </w:rPr>
        <w:t>ini</w:t>
      </w:r>
      <w:proofErr w:type="spellEnd"/>
      <w:r w:rsidRPr="00EE4DD9">
        <w:rPr>
          <w:rFonts w:cs="Times New Roman"/>
          <w:color w:val="000000"/>
        </w:rPr>
        <w:t xml:space="preserve"> </w:t>
      </w:r>
      <w:r w:rsidRPr="00EE4DD9">
        <w:rPr>
          <w:rFonts w:cs="Times New Roman"/>
          <w:color w:val="000000"/>
          <w:lang w:val="id-ID"/>
        </w:rPr>
        <w:t>tidak</w:t>
      </w:r>
      <w:r w:rsidRPr="00EE4DD9">
        <w:rPr>
          <w:rFonts w:cs="Times New Roman"/>
          <w:color w:val="000000"/>
        </w:rPr>
        <w:t xml:space="preserve"> </w:t>
      </w:r>
      <w:proofErr w:type="spellStart"/>
      <w:r w:rsidRPr="00EE4DD9">
        <w:rPr>
          <w:rFonts w:cs="Times New Roman"/>
          <w:color w:val="000000"/>
        </w:rPr>
        <w:t>bertentangan</w:t>
      </w:r>
      <w:proofErr w:type="spellEnd"/>
      <w:r w:rsidRPr="00EE4DD9">
        <w:rPr>
          <w:rFonts w:cs="Times New Roman"/>
          <w:color w:val="000000"/>
        </w:rPr>
        <w:t xml:space="preserve"> </w:t>
      </w:r>
      <w:proofErr w:type="spellStart"/>
      <w:r w:rsidRPr="00EE4DD9">
        <w:rPr>
          <w:rFonts w:cs="Times New Roman"/>
          <w:color w:val="000000"/>
        </w:rPr>
        <w:t>dengan</w:t>
      </w:r>
      <w:proofErr w:type="spellEnd"/>
      <w:r w:rsidRPr="00EE4DD9">
        <w:rPr>
          <w:rFonts w:cs="Times New Roman"/>
          <w:color w:val="000000"/>
        </w:rPr>
        <w:t xml:space="preserve"> </w:t>
      </w:r>
      <w:proofErr w:type="spellStart"/>
      <w:r w:rsidRPr="00EE4DD9">
        <w:rPr>
          <w:rFonts w:cs="Times New Roman"/>
          <w:color w:val="000000"/>
        </w:rPr>
        <w:t>perundangan</w:t>
      </w:r>
      <w:proofErr w:type="spellEnd"/>
      <w:r w:rsidRPr="00EE4DD9">
        <w:rPr>
          <w:rFonts w:cs="Times New Roman"/>
          <w:color w:val="000000"/>
        </w:rPr>
        <w:t xml:space="preserve"> </w:t>
      </w:r>
      <w:proofErr w:type="spellStart"/>
      <w:r w:rsidRPr="00EE4DD9">
        <w:rPr>
          <w:rFonts w:cs="Times New Roman"/>
          <w:color w:val="000000"/>
        </w:rPr>
        <w:t>baru</w:t>
      </w:r>
      <w:proofErr w:type="spellEnd"/>
      <w:r w:rsidRPr="00EE4DD9">
        <w:rPr>
          <w:rFonts w:cs="Times New Roman"/>
          <w:color w:val="000000"/>
        </w:rPr>
        <w:t xml:space="preserve"> </w:t>
      </w:r>
      <w:proofErr w:type="spellStart"/>
      <w:r w:rsidRPr="00EE4DD9">
        <w:rPr>
          <w:rFonts w:cs="Times New Roman"/>
          <w:color w:val="000000"/>
        </w:rPr>
        <w:t>tersebut</w:t>
      </w:r>
      <w:proofErr w:type="spellEnd"/>
      <w:r w:rsidRPr="00EE4DD9">
        <w:rPr>
          <w:rFonts w:cs="Times New Roman"/>
          <w:color w:val="000000"/>
          <w:lang w:val="id-ID"/>
        </w:rPr>
        <w:t>, maka</w:t>
      </w:r>
      <w:r w:rsidRPr="00EE4DD9">
        <w:rPr>
          <w:rFonts w:cs="Times New Roman"/>
          <w:color w:val="000000"/>
        </w:rPr>
        <w:t xml:space="preserve"> </w:t>
      </w:r>
      <w:proofErr w:type="spellStart"/>
      <w:proofErr w:type="gramStart"/>
      <w:r w:rsidRPr="00EE4DD9">
        <w:rPr>
          <w:rFonts w:cs="Times New Roman"/>
          <w:color w:val="000000"/>
        </w:rPr>
        <w:t>akan</w:t>
      </w:r>
      <w:proofErr w:type="spellEnd"/>
      <w:proofErr w:type="gramEnd"/>
      <w:r w:rsidRPr="00EE4DD9">
        <w:rPr>
          <w:rFonts w:cs="Times New Roman"/>
          <w:color w:val="000000"/>
        </w:rPr>
        <w:t xml:space="preserve"> </w:t>
      </w:r>
      <w:proofErr w:type="spellStart"/>
      <w:r w:rsidRPr="00EE4DD9">
        <w:rPr>
          <w:rFonts w:cs="Times New Roman"/>
          <w:color w:val="000000"/>
        </w:rPr>
        <w:t>dimusyawarahkan</w:t>
      </w:r>
      <w:proofErr w:type="spellEnd"/>
      <w:r w:rsidRPr="00EE4DD9">
        <w:rPr>
          <w:rFonts w:cs="Times New Roman"/>
          <w:color w:val="000000"/>
        </w:rPr>
        <w:t xml:space="preserve"> </w:t>
      </w:r>
      <w:proofErr w:type="spellStart"/>
      <w:r w:rsidRPr="00EE4DD9">
        <w:rPr>
          <w:rFonts w:cs="Times New Roman"/>
          <w:color w:val="000000"/>
        </w:rPr>
        <w:t>kembali</w:t>
      </w:r>
      <w:proofErr w:type="spellEnd"/>
      <w:r w:rsidRPr="00EE4DD9">
        <w:rPr>
          <w:rFonts w:cs="Times New Roman"/>
          <w:color w:val="000000"/>
        </w:rPr>
        <w:t xml:space="preserve"> </w:t>
      </w:r>
      <w:proofErr w:type="spellStart"/>
      <w:r w:rsidRPr="00EE4DD9">
        <w:rPr>
          <w:rFonts w:cs="Times New Roman"/>
          <w:color w:val="000000"/>
        </w:rPr>
        <w:t>oleh</w:t>
      </w:r>
      <w:proofErr w:type="spellEnd"/>
      <w:r w:rsidRPr="00EE4DD9">
        <w:rPr>
          <w:rFonts w:cs="Times New Roman"/>
          <w:color w:val="000000"/>
        </w:rPr>
        <w:t xml:space="preserve"> </w:t>
      </w:r>
      <w:r w:rsidRPr="00EE4DD9">
        <w:rPr>
          <w:rFonts w:cs="Times New Roman"/>
          <w:b/>
          <w:color w:val="000000"/>
        </w:rPr>
        <w:t xml:space="preserve">Para </w:t>
      </w:r>
      <w:proofErr w:type="spellStart"/>
      <w:r w:rsidRPr="00EE4DD9">
        <w:rPr>
          <w:rFonts w:cs="Times New Roman"/>
          <w:b/>
          <w:color w:val="000000"/>
        </w:rPr>
        <w:t>Pihak</w:t>
      </w:r>
      <w:proofErr w:type="spellEnd"/>
      <w:r w:rsidRPr="00EE4DD9">
        <w:rPr>
          <w:rFonts w:cs="Times New Roman"/>
          <w:color w:val="000000"/>
        </w:rPr>
        <w:t xml:space="preserve"> </w:t>
      </w:r>
      <w:proofErr w:type="spellStart"/>
      <w:r w:rsidRPr="00EE4DD9">
        <w:rPr>
          <w:rFonts w:cs="Times New Roman"/>
          <w:color w:val="000000"/>
        </w:rPr>
        <w:t>dengan</w:t>
      </w:r>
      <w:proofErr w:type="spellEnd"/>
      <w:r w:rsidRPr="00EE4DD9">
        <w:rPr>
          <w:rFonts w:cs="Times New Roman"/>
          <w:color w:val="000000"/>
        </w:rPr>
        <w:t xml:space="preserve"> </w:t>
      </w:r>
      <w:proofErr w:type="spellStart"/>
      <w:r w:rsidRPr="00EE4DD9">
        <w:rPr>
          <w:rFonts w:cs="Times New Roman"/>
          <w:color w:val="000000"/>
        </w:rPr>
        <w:t>tidak</w:t>
      </w:r>
      <w:proofErr w:type="spellEnd"/>
      <w:r w:rsidRPr="00EE4DD9">
        <w:rPr>
          <w:rFonts w:cs="Times New Roman"/>
          <w:color w:val="000000"/>
        </w:rPr>
        <w:t xml:space="preserve"> </w:t>
      </w:r>
      <w:proofErr w:type="spellStart"/>
      <w:r w:rsidRPr="00EE4DD9">
        <w:rPr>
          <w:rFonts w:cs="Times New Roman"/>
          <w:color w:val="000000"/>
        </w:rPr>
        <w:t>membatalkan</w:t>
      </w:r>
      <w:proofErr w:type="spellEnd"/>
      <w:r w:rsidRPr="00EE4DD9">
        <w:rPr>
          <w:rFonts w:cs="Times New Roman"/>
          <w:color w:val="000000"/>
        </w:rPr>
        <w:t xml:space="preserve"> </w:t>
      </w:r>
      <w:proofErr w:type="spellStart"/>
      <w:r w:rsidRPr="00EE4DD9">
        <w:rPr>
          <w:rFonts w:cs="Times New Roman"/>
          <w:color w:val="000000"/>
        </w:rPr>
        <w:t>perjanjian</w:t>
      </w:r>
      <w:proofErr w:type="spellEnd"/>
      <w:r w:rsidRPr="00EE4DD9">
        <w:rPr>
          <w:rFonts w:cs="Times New Roman"/>
          <w:color w:val="000000"/>
        </w:rPr>
        <w:t xml:space="preserve"> </w:t>
      </w:r>
      <w:proofErr w:type="spellStart"/>
      <w:r w:rsidRPr="00EE4DD9">
        <w:rPr>
          <w:rFonts w:cs="Times New Roman"/>
          <w:color w:val="000000"/>
        </w:rPr>
        <w:t>ini</w:t>
      </w:r>
      <w:proofErr w:type="spellEnd"/>
      <w:r w:rsidRPr="00EE4DD9">
        <w:rPr>
          <w:rFonts w:cs="Times New Roman"/>
          <w:color w:val="000000"/>
        </w:rPr>
        <w:t>.</w:t>
      </w:r>
    </w:p>
    <w:p w14:paraId="7E4D0436" w14:textId="77777777" w:rsidR="000B50DF" w:rsidRDefault="001E0CD7" w:rsidP="009B1BFF">
      <w:pPr>
        <w:jc w:val="both"/>
        <w:rPr>
          <w:rFonts w:ascii="Times New Roman" w:hAnsi="Times New Roman" w:cs="Times New Roman"/>
          <w:color w:val="000000" w:themeColor="text1"/>
          <w:sz w:val="24"/>
          <w:szCs w:val="24"/>
        </w:rPr>
      </w:pPr>
      <w:r w:rsidRPr="00EE4DD9">
        <w:rPr>
          <w:rFonts w:ascii="Times New Roman" w:hAnsi="Times New Roman" w:cs="Times New Roman"/>
          <w:color w:val="000000" w:themeColor="text1"/>
          <w:sz w:val="24"/>
          <w:szCs w:val="24"/>
        </w:rPr>
        <w:t>Demikian perjanj</w:t>
      </w:r>
      <w:r w:rsidR="00F02720" w:rsidRPr="00EE4DD9">
        <w:rPr>
          <w:rFonts w:ascii="Times New Roman" w:hAnsi="Times New Roman" w:cs="Times New Roman"/>
          <w:color w:val="000000" w:themeColor="text1"/>
          <w:sz w:val="24"/>
          <w:szCs w:val="24"/>
        </w:rPr>
        <w:t>ian</w:t>
      </w:r>
      <w:r w:rsidR="00215F54" w:rsidRPr="00EE4DD9">
        <w:rPr>
          <w:rFonts w:ascii="Times New Roman" w:hAnsi="Times New Roman" w:cs="Times New Roman"/>
          <w:color w:val="000000" w:themeColor="text1"/>
          <w:sz w:val="24"/>
          <w:szCs w:val="24"/>
        </w:rPr>
        <w:t xml:space="preserve"> </w:t>
      </w:r>
      <w:r w:rsidR="00F02720" w:rsidRPr="00EE4DD9">
        <w:rPr>
          <w:rFonts w:ascii="Times New Roman" w:hAnsi="Times New Roman" w:cs="Times New Roman"/>
          <w:color w:val="000000" w:themeColor="text1"/>
          <w:sz w:val="24"/>
          <w:szCs w:val="24"/>
        </w:rPr>
        <w:t xml:space="preserve">ini dibuat </w:t>
      </w:r>
      <w:r w:rsidRPr="00EE4DD9">
        <w:rPr>
          <w:rFonts w:ascii="Times New Roman" w:hAnsi="Times New Roman" w:cs="Times New Roman"/>
          <w:color w:val="000000" w:themeColor="text1"/>
          <w:sz w:val="24"/>
          <w:szCs w:val="24"/>
        </w:rPr>
        <w:t>rangkap dua yang masing-m</w:t>
      </w:r>
      <w:r w:rsidR="00F02720" w:rsidRPr="00EE4DD9">
        <w:rPr>
          <w:rFonts w:ascii="Times New Roman" w:hAnsi="Times New Roman" w:cs="Times New Roman"/>
          <w:color w:val="000000" w:themeColor="text1"/>
          <w:sz w:val="24"/>
          <w:szCs w:val="24"/>
        </w:rPr>
        <w:t xml:space="preserve">asing </w:t>
      </w:r>
      <w:r w:rsidRPr="00EE4DD9">
        <w:rPr>
          <w:rFonts w:ascii="Times New Roman" w:hAnsi="Times New Roman" w:cs="Times New Roman"/>
          <w:color w:val="000000" w:themeColor="text1"/>
          <w:sz w:val="24"/>
          <w:szCs w:val="24"/>
        </w:rPr>
        <w:t>mempunyai kek</w:t>
      </w:r>
      <w:r w:rsidR="004F25E8" w:rsidRPr="00EE4DD9">
        <w:rPr>
          <w:rFonts w:ascii="Times New Roman" w:hAnsi="Times New Roman" w:cs="Times New Roman"/>
          <w:color w:val="000000" w:themeColor="text1"/>
          <w:sz w:val="24"/>
          <w:szCs w:val="24"/>
        </w:rPr>
        <w:t>uatan hukum yang sama diatas me</w:t>
      </w:r>
      <w:r w:rsidR="00F02720" w:rsidRPr="00EE4DD9">
        <w:rPr>
          <w:rFonts w:ascii="Times New Roman" w:hAnsi="Times New Roman" w:cs="Times New Roman"/>
          <w:color w:val="000000" w:themeColor="text1"/>
          <w:sz w:val="24"/>
          <w:szCs w:val="24"/>
        </w:rPr>
        <w:t xml:space="preserve">terai yang cukup satu untuk </w:t>
      </w:r>
      <w:r w:rsidR="00EF15BE" w:rsidRPr="00EE4DD9">
        <w:rPr>
          <w:rFonts w:ascii="Times New Roman" w:hAnsi="Times New Roman" w:cs="Times New Roman"/>
          <w:b/>
          <w:color w:val="000000" w:themeColor="text1"/>
          <w:sz w:val="24"/>
          <w:szCs w:val="24"/>
        </w:rPr>
        <w:t>Pihak Pertama</w:t>
      </w:r>
      <w:r w:rsidR="00215F54" w:rsidRPr="00EE4DD9">
        <w:rPr>
          <w:rFonts w:ascii="Times New Roman" w:hAnsi="Times New Roman" w:cs="Times New Roman"/>
          <w:b/>
          <w:color w:val="000000" w:themeColor="text1"/>
          <w:sz w:val="24"/>
          <w:szCs w:val="24"/>
        </w:rPr>
        <w:t xml:space="preserve"> </w:t>
      </w:r>
      <w:r w:rsidR="00F02720" w:rsidRPr="00EE4DD9">
        <w:rPr>
          <w:rFonts w:ascii="Times New Roman" w:hAnsi="Times New Roman" w:cs="Times New Roman"/>
          <w:color w:val="000000" w:themeColor="text1"/>
          <w:sz w:val="24"/>
          <w:szCs w:val="24"/>
        </w:rPr>
        <w:t xml:space="preserve">dan satu untuk </w:t>
      </w:r>
      <w:r w:rsidR="00EF15BE" w:rsidRPr="00EE4DD9">
        <w:rPr>
          <w:rFonts w:ascii="Times New Roman" w:hAnsi="Times New Roman" w:cs="Times New Roman"/>
          <w:b/>
          <w:color w:val="000000" w:themeColor="text1"/>
          <w:sz w:val="24"/>
          <w:szCs w:val="24"/>
        </w:rPr>
        <w:t>Pihak Kedua</w:t>
      </w:r>
      <w:r w:rsidR="00F02720" w:rsidRPr="00EE4DD9">
        <w:rPr>
          <w:rFonts w:ascii="Times New Roman" w:hAnsi="Times New Roman" w:cs="Times New Roman"/>
          <w:color w:val="000000" w:themeColor="text1"/>
          <w:sz w:val="24"/>
          <w:szCs w:val="24"/>
        </w:rPr>
        <w:t>.</w:t>
      </w:r>
    </w:p>
    <w:p w14:paraId="6BA79974" w14:textId="77777777" w:rsidR="00743E14" w:rsidRPr="00EE4DD9" w:rsidRDefault="00743E14" w:rsidP="009B1BFF">
      <w:pPr>
        <w:jc w:val="both"/>
        <w:rPr>
          <w:rFonts w:ascii="Times New Roman" w:hAnsi="Times New Roman" w:cs="Times New Roman"/>
          <w:color w:val="000000" w:themeColor="text1"/>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Change w:id="119" w:author="SPVJF-GA-03" w:date="2021-03-15T11:15:00Z">
          <w:tblPr>
            <w:tblW w:w="0" w:type="auto"/>
            <w:tblLayout w:type="fixed"/>
            <w:tblCellMar>
              <w:left w:w="0" w:type="dxa"/>
              <w:right w:w="0" w:type="dxa"/>
            </w:tblCellMar>
            <w:tblLook w:val="0000" w:firstRow="0" w:lastRow="0" w:firstColumn="0" w:lastColumn="0" w:noHBand="0" w:noVBand="0"/>
          </w:tblPr>
        </w:tblPrChange>
      </w:tblPr>
      <w:tblGrid>
        <w:gridCol w:w="3980"/>
        <w:gridCol w:w="4760"/>
        <w:tblGridChange w:id="120">
          <w:tblGrid>
            <w:gridCol w:w="3980"/>
            <w:gridCol w:w="4760"/>
          </w:tblGrid>
        </w:tblGridChange>
      </w:tblGrid>
      <w:tr w:rsidR="001E0CD7" w:rsidRPr="00EE4DD9" w:rsidDel="0071312E" w14:paraId="605B86CD" w14:textId="0FF57707" w:rsidTr="0071312E">
        <w:trPr>
          <w:trHeight w:val="55"/>
          <w:del w:id="121" w:author="SPVJF-GA-03" w:date="2021-03-15T11:19:00Z"/>
          <w:trPrChange w:id="122" w:author="SPVJF-GA-03" w:date="2021-03-15T11:15:00Z">
            <w:trPr>
              <w:trHeight w:val="55"/>
            </w:trPr>
          </w:trPrChange>
        </w:trPr>
        <w:tc>
          <w:tcPr>
            <w:tcW w:w="8740" w:type="dxa"/>
            <w:gridSpan w:val="2"/>
            <w:vAlign w:val="bottom"/>
            <w:tcPrChange w:id="123" w:author="SPVJF-GA-03" w:date="2021-03-15T11:15:00Z">
              <w:tcPr>
                <w:tcW w:w="8740" w:type="dxa"/>
                <w:gridSpan w:val="2"/>
                <w:vAlign w:val="bottom"/>
              </w:tcPr>
            </w:tcPrChange>
          </w:tcPr>
          <w:p w14:paraId="17B6F180" w14:textId="3CD9F0BE" w:rsidR="001E0CD7" w:rsidRPr="00EE4DD9" w:rsidDel="0071312E" w:rsidRDefault="001E0CD7" w:rsidP="00C5376B">
            <w:pPr>
              <w:widowControl w:val="0"/>
              <w:autoSpaceDE w:val="0"/>
              <w:autoSpaceDN w:val="0"/>
              <w:adjustRightInd w:val="0"/>
              <w:spacing w:after="0"/>
              <w:ind w:left="5392"/>
              <w:jc w:val="both"/>
              <w:rPr>
                <w:del w:id="124" w:author="SPVJF-GA-03" w:date="2021-03-15T11:19:00Z"/>
                <w:rFonts w:ascii="Times New Roman" w:hAnsi="Times New Roman" w:cs="Times New Roman"/>
                <w:color w:val="000000" w:themeColor="text1"/>
                <w:sz w:val="24"/>
                <w:szCs w:val="24"/>
              </w:rPr>
            </w:pPr>
          </w:p>
        </w:tc>
      </w:tr>
      <w:tr w:rsidR="007749D3" w:rsidRPr="00EE4DD9" w:rsidDel="0071312E" w14:paraId="5AF0AF56" w14:textId="60A4A621" w:rsidTr="0071312E">
        <w:trPr>
          <w:trHeight w:val="1483"/>
          <w:del w:id="125" w:author="SPVJF-GA-03" w:date="2021-03-15T11:19:00Z"/>
          <w:trPrChange w:id="126" w:author="SPVJF-GA-03" w:date="2021-03-15T11:15:00Z">
            <w:trPr>
              <w:trHeight w:val="1483"/>
            </w:trPr>
          </w:trPrChange>
        </w:trPr>
        <w:tc>
          <w:tcPr>
            <w:tcW w:w="3980" w:type="dxa"/>
            <w:vAlign w:val="bottom"/>
            <w:tcPrChange w:id="127" w:author="SPVJF-GA-03" w:date="2021-03-15T11:15:00Z">
              <w:tcPr>
                <w:tcW w:w="3980" w:type="dxa"/>
                <w:vAlign w:val="bottom"/>
              </w:tcPr>
            </w:tcPrChange>
          </w:tcPr>
          <w:p w14:paraId="324F555E" w14:textId="03A31AAC" w:rsidR="007749D3" w:rsidRPr="00EE4DD9" w:rsidDel="0071312E" w:rsidRDefault="007749D3" w:rsidP="007749D3">
            <w:pPr>
              <w:widowControl w:val="0"/>
              <w:autoSpaceDE w:val="0"/>
              <w:autoSpaceDN w:val="0"/>
              <w:adjustRightInd w:val="0"/>
              <w:spacing w:after="0"/>
              <w:ind w:right="105"/>
              <w:jc w:val="center"/>
              <w:rPr>
                <w:del w:id="128" w:author="SPVJF-GA-03" w:date="2021-03-15T11:19:00Z"/>
                <w:rFonts w:ascii="Times New Roman" w:hAnsi="Times New Roman" w:cs="Times New Roman"/>
                <w:b/>
                <w:bCs/>
                <w:color w:val="000000" w:themeColor="text1"/>
                <w:sz w:val="24"/>
                <w:szCs w:val="24"/>
              </w:rPr>
            </w:pPr>
            <w:del w:id="129" w:author="SPVJF-GA-03" w:date="2021-03-15T11:19:00Z">
              <w:r w:rsidRPr="00EE4DD9" w:rsidDel="0071312E">
                <w:rPr>
                  <w:rFonts w:ascii="Times New Roman" w:hAnsi="Times New Roman" w:cs="Times New Roman"/>
                  <w:b/>
                  <w:bCs/>
                  <w:color w:val="000000" w:themeColor="text1"/>
                  <w:sz w:val="24"/>
                  <w:szCs w:val="24"/>
                </w:rPr>
                <w:delText>PIHAK PERTAMA</w:delText>
              </w:r>
            </w:del>
          </w:p>
          <w:p w14:paraId="288ACA65" w14:textId="5A4623D2" w:rsidR="00743E14" w:rsidRPr="00124047" w:rsidDel="0071312E" w:rsidRDefault="00124047" w:rsidP="00743E14">
            <w:pPr>
              <w:widowControl w:val="0"/>
              <w:autoSpaceDE w:val="0"/>
              <w:autoSpaceDN w:val="0"/>
              <w:adjustRightInd w:val="0"/>
              <w:spacing w:after="0"/>
              <w:ind w:right="105"/>
              <w:jc w:val="center"/>
              <w:rPr>
                <w:del w:id="130" w:author="SPVJF-GA-03" w:date="2021-03-15T11:19:00Z"/>
                <w:rFonts w:ascii="Times New Roman" w:hAnsi="Times New Roman" w:cs="Times New Roman"/>
                <w:b/>
                <w:bCs/>
                <w:color w:val="000000" w:themeColor="text1"/>
                <w:sz w:val="24"/>
                <w:szCs w:val="24"/>
                <w:lang w:val="en-US"/>
              </w:rPr>
            </w:pPr>
            <w:del w:id="131" w:author="SPVJF-GA-03" w:date="2021-03-15T11:19:00Z">
              <w:r w:rsidDel="0071312E">
                <w:rPr>
                  <w:rFonts w:ascii="Times New Roman" w:hAnsi="Times New Roman" w:cs="Times New Roman"/>
                  <w:b/>
                  <w:bCs/>
                  <w:color w:val="000000" w:themeColor="text1"/>
                  <w:sz w:val="24"/>
                  <w:szCs w:val="24"/>
                  <w:lang w:val="en-US"/>
                </w:rPr>
                <w:delText xml:space="preserve">CV. ANUGERAH KARFELA TECHNIC </w:delText>
              </w:r>
            </w:del>
          </w:p>
          <w:p w14:paraId="6F8356F6" w14:textId="4FD91C62" w:rsidR="00915F3B" w:rsidRPr="00EE4DD9" w:rsidDel="0071312E" w:rsidRDefault="00915F3B" w:rsidP="007749D3">
            <w:pPr>
              <w:widowControl w:val="0"/>
              <w:autoSpaceDE w:val="0"/>
              <w:autoSpaceDN w:val="0"/>
              <w:adjustRightInd w:val="0"/>
              <w:spacing w:after="0"/>
              <w:ind w:right="105"/>
              <w:jc w:val="center"/>
              <w:rPr>
                <w:del w:id="132" w:author="SPVJF-GA-03" w:date="2021-03-15T11:19:00Z"/>
                <w:rFonts w:ascii="Times New Roman" w:hAnsi="Times New Roman" w:cs="Times New Roman"/>
                <w:b/>
                <w:bCs/>
                <w:color w:val="000000" w:themeColor="text1"/>
                <w:sz w:val="24"/>
                <w:szCs w:val="24"/>
              </w:rPr>
            </w:pPr>
          </w:p>
          <w:p w14:paraId="1CAC0624" w14:textId="5722C76C" w:rsidR="00A3233A" w:rsidRPr="00EE4DD9" w:rsidDel="0071312E" w:rsidRDefault="00A3233A" w:rsidP="007749D3">
            <w:pPr>
              <w:widowControl w:val="0"/>
              <w:autoSpaceDE w:val="0"/>
              <w:autoSpaceDN w:val="0"/>
              <w:adjustRightInd w:val="0"/>
              <w:spacing w:after="0"/>
              <w:ind w:right="105"/>
              <w:jc w:val="center"/>
              <w:rPr>
                <w:del w:id="133" w:author="SPVJF-GA-03" w:date="2021-03-15T11:19:00Z"/>
                <w:rFonts w:ascii="Times New Roman" w:hAnsi="Times New Roman" w:cs="Times New Roman"/>
                <w:b/>
                <w:bCs/>
                <w:color w:val="000000" w:themeColor="text1"/>
                <w:sz w:val="24"/>
                <w:szCs w:val="24"/>
              </w:rPr>
            </w:pPr>
          </w:p>
          <w:p w14:paraId="0E7466C7" w14:textId="6C4962AF" w:rsidR="00A3233A" w:rsidDel="0071312E" w:rsidRDefault="00A3233A" w:rsidP="007749D3">
            <w:pPr>
              <w:widowControl w:val="0"/>
              <w:autoSpaceDE w:val="0"/>
              <w:autoSpaceDN w:val="0"/>
              <w:adjustRightInd w:val="0"/>
              <w:spacing w:after="0"/>
              <w:ind w:right="105"/>
              <w:jc w:val="center"/>
              <w:rPr>
                <w:del w:id="134" w:author="SPVJF-GA-03" w:date="2021-03-15T11:19:00Z"/>
                <w:rFonts w:ascii="Times New Roman" w:hAnsi="Times New Roman" w:cs="Times New Roman"/>
                <w:b/>
                <w:bCs/>
                <w:color w:val="000000" w:themeColor="text1"/>
                <w:sz w:val="24"/>
                <w:szCs w:val="24"/>
              </w:rPr>
            </w:pPr>
          </w:p>
          <w:p w14:paraId="22978FA6" w14:textId="565BB55B" w:rsidR="00743E14" w:rsidRPr="00EE4DD9" w:rsidDel="0071312E" w:rsidRDefault="00743E14" w:rsidP="007749D3">
            <w:pPr>
              <w:widowControl w:val="0"/>
              <w:autoSpaceDE w:val="0"/>
              <w:autoSpaceDN w:val="0"/>
              <w:adjustRightInd w:val="0"/>
              <w:spacing w:after="0"/>
              <w:ind w:right="105"/>
              <w:jc w:val="center"/>
              <w:rPr>
                <w:del w:id="135" w:author="SPVJF-GA-03" w:date="2021-03-15T11:19:00Z"/>
                <w:rFonts w:ascii="Times New Roman" w:hAnsi="Times New Roman" w:cs="Times New Roman"/>
                <w:b/>
                <w:bCs/>
                <w:color w:val="000000" w:themeColor="text1"/>
                <w:sz w:val="24"/>
                <w:szCs w:val="24"/>
              </w:rPr>
            </w:pPr>
          </w:p>
          <w:p w14:paraId="2B6EA55A" w14:textId="17493F8D" w:rsidR="0046058D" w:rsidRPr="00EE4DD9" w:rsidDel="0071312E" w:rsidRDefault="0046058D" w:rsidP="007749D3">
            <w:pPr>
              <w:widowControl w:val="0"/>
              <w:autoSpaceDE w:val="0"/>
              <w:autoSpaceDN w:val="0"/>
              <w:adjustRightInd w:val="0"/>
              <w:spacing w:after="0"/>
              <w:ind w:right="105"/>
              <w:jc w:val="center"/>
              <w:rPr>
                <w:del w:id="136" w:author="SPVJF-GA-03" w:date="2021-03-15T11:19:00Z"/>
                <w:rFonts w:ascii="Times New Roman" w:hAnsi="Times New Roman" w:cs="Times New Roman"/>
                <w:b/>
                <w:bCs/>
                <w:color w:val="000000" w:themeColor="text1"/>
                <w:sz w:val="24"/>
                <w:szCs w:val="24"/>
              </w:rPr>
            </w:pPr>
          </w:p>
          <w:p w14:paraId="4ECA4390" w14:textId="7017AF61" w:rsidR="00A3233A" w:rsidRPr="00EE4DD9" w:rsidDel="0071312E" w:rsidRDefault="00A3233A" w:rsidP="00A3233A">
            <w:pPr>
              <w:widowControl w:val="0"/>
              <w:autoSpaceDE w:val="0"/>
              <w:autoSpaceDN w:val="0"/>
              <w:adjustRightInd w:val="0"/>
              <w:spacing w:after="0"/>
              <w:ind w:right="105"/>
              <w:rPr>
                <w:del w:id="137" w:author="SPVJF-GA-03" w:date="2021-03-15T11:19:00Z"/>
                <w:rFonts w:ascii="Times New Roman" w:hAnsi="Times New Roman" w:cs="Times New Roman"/>
                <w:b/>
                <w:bCs/>
                <w:color w:val="000000" w:themeColor="text1"/>
                <w:sz w:val="24"/>
                <w:szCs w:val="24"/>
              </w:rPr>
            </w:pPr>
          </w:p>
          <w:p w14:paraId="2584B28F" w14:textId="181805A2" w:rsidR="00124047" w:rsidRPr="00EE4DD9" w:rsidDel="0071312E" w:rsidRDefault="00124047" w:rsidP="00124047">
            <w:pPr>
              <w:widowControl w:val="0"/>
              <w:autoSpaceDE w:val="0"/>
              <w:autoSpaceDN w:val="0"/>
              <w:adjustRightInd w:val="0"/>
              <w:spacing w:after="0"/>
              <w:jc w:val="center"/>
              <w:rPr>
                <w:del w:id="138" w:author="SPVJF-GA-03" w:date="2021-03-15T11:19:00Z"/>
                <w:rFonts w:ascii="Times New Roman" w:hAnsi="Times New Roman" w:cs="Times New Roman"/>
                <w:b/>
                <w:color w:val="000000" w:themeColor="text1"/>
                <w:sz w:val="24"/>
                <w:szCs w:val="24"/>
                <w:lang w:val="en-US"/>
              </w:rPr>
            </w:pPr>
            <w:del w:id="139" w:author="SPVJF-GA-03" w:date="2021-03-15T11:19:00Z">
              <w:r w:rsidDel="0071312E">
                <w:rPr>
                  <w:rFonts w:ascii="Times New Roman" w:hAnsi="Times New Roman" w:cs="Times New Roman"/>
                  <w:b/>
                  <w:color w:val="000000" w:themeColor="text1"/>
                  <w:sz w:val="24"/>
                  <w:szCs w:val="24"/>
                  <w:u w:val="single"/>
                  <w:lang w:val="en-US"/>
                </w:rPr>
                <w:delText xml:space="preserve">Rudy Felandy </w:delText>
              </w:r>
            </w:del>
          </w:p>
          <w:p w14:paraId="408ECB4C" w14:textId="550354C4" w:rsidR="007749D3" w:rsidRPr="00124047" w:rsidDel="0071312E" w:rsidRDefault="00124047" w:rsidP="00124047">
            <w:pPr>
              <w:widowControl w:val="0"/>
              <w:tabs>
                <w:tab w:val="left" w:pos="3980"/>
              </w:tabs>
              <w:autoSpaceDE w:val="0"/>
              <w:autoSpaceDN w:val="0"/>
              <w:adjustRightInd w:val="0"/>
              <w:spacing w:after="0"/>
              <w:ind w:right="15"/>
              <w:jc w:val="center"/>
              <w:rPr>
                <w:del w:id="140" w:author="SPVJF-GA-03" w:date="2021-03-15T11:19:00Z"/>
                <w:rFonts w:ascii="Times New Roman" w:hAnsi="Times New Roman" w:cs="Times New Roman"/>
                <w:bCs/>
                <w:color w:val="000000" w:themeColor="text1"/>
                <w:sz w:val="24"/>
                <w:szCs w:val="24"/>
                <w:lang w:val="en-US"/>
              </w:rPr>
            </w:pPr>
            <w:del w:id="141" w:author="SPVJF-GA-03" w:date="2021-03-15T11:19:00Z">
              <w:r w:rsidRPr="00EE4DD9" w:rsidDel="0071312E">
                <w:rPr>
                  <w:rFonts w:ascii="Times New Roman" w:hAnsi="Times New Roman" w:cs="Times New Roman"/>
                  <w:color w:val="000000" w:themeColor="text1"/>
                  <w:sz w:val="24"/>
                  <w:szCs w:val="24"/>
                </w:rPr>
                <w:delText>Direktur</w:delText>
              </w:r>
            </w:del>
          </w:p>
        </w:tc>
        <w:tc>
          <w:tcPr>
            <w:tcW w:w="4760" w:type="dxa"/>
            <w:vAlign w:val="bottom"/>
            <w:tcPrChange w:id="142" w:author="SPVJF-GA-03" w:date="2021-03-15T11:15:00Z">
              <w:tcPr>
                <w:tcW w:w="4760" w:type="dxa"/>
                <w:vAlign w:val="bottom"/>
              </w:tcPr>
            </w:tcPrChange>
          </w:tcPr>
          <w:p w14:paraId="4119F03C" w14:textId="2008CED3" w:rsidR="007749D3" w:rsidRPr="00EE4DD9" w:rsidDel="0071312E" w:rsidRDefault="007749D3" w:rsidP="007749D3">
            <w:pPr>
              <w:widowControl w:val="0"/>
              <w:autoSpaceDE w:val="0"/>
              <w:autoSpaceDN w:val="0"/>
              <w:adjustRightInd w:val="0"/>
              <w:spacing w:after="0"/>
              <w:jc w:val="center"/>
              <w:rPr>
                <w:del w:id="143" w:author="SPVJF-GA-03" w:date="2021-03-15T11:19:00Z"/>
                <w:rFonts w:ascii="Times New Roman" w:hAnsi="Times New Roman" w:cs="Times New Roman"/>
                <w:b/>
                <w:bCs/>
                <w:color w:val="000000" w:themeColor="text1"/>
                <w:sz w:val="24"/>
                <w:szCs w:val="24"/>
              </w:rPr>
            </w:pPr>
            <w:del w:id="144" w:author="SPVJF-GA-03" w:date="2021-03-15T11:19:00Z">
              <w:r w:rsidRPr="00EE4DD9" w:rsidDel="0071312E">
                <w:rPr>
                  <w:rFonts w:ascii="Times New Roman" w:hAnsi="Times New Roman" w:cs="Times New Roman"/>
                  <w:b/>
                  <w:bCs/>
                  <w:color w:val="000000" w:themeColor="text1"/>
                  <w:sz w:val="24"/>
                  <w:szCs w:val="24"/>
                </w:rPr>
                <w:delText>PIHAK KEDUA</w:delText>
              </w:r>
            </w:del>
          </w:p>
          <w:p w14:paraId="1B220E88" w14:textId="4A192A99" w:rsidR="007749D3" w:rsidRPr="00EE4DD9" w:rsidDel="0071312E" w:rsidRDefault="007749D3" w:rsidP="007749D3">
            <w:pPr>
              <w:widowControl w:val="0"/>
              <w:autoSpaceDE w:val="0"/>
              <w:autoSpaceDN w:val="0"/>
              <w:adjustRightInd w:val="0"/>
              <w:spacing w:after="0"/>
              <w:jc w:val="center"/>
              <w:rPr>
                <w:del w:id="145" w:author="SPVJF-GA-03" w:date="2021-03-15T11:19:00Z"/>
                <w:rFonts w:ascii="Times New Roman" w:hAnsi="Times New Roman" w:cs="Times New Roman"/>
                <w:b/>
                <w:bCs/>
                <w:color w:val="000000" w:themeColor="text1"/>
                <w:sz w:val="24"/>
                <w:szCs w:val="24"/>
              </w:rPr>
            </w:pPr>
            <w:del w:id="146" w:author="SPVJF-GA-03" w:date="2021-03-15T11:19:00Z">
              <w:r w:rsidRPr="00EE4DD9" w:rsidDel="0071312E">
                <w:rPr>
                  <w:rFonts w:ascii="Times New Roman" w:hAnsi="Times New Roman" w:cs="Times New Roman"/>
                  <w:b/>
                  <w:bCs/>
                  <w:color w:val="000000" w:themeColor="text1"/>
                  <w:sz w:val="24"/>
                  <w:szCs w:val="24"/>
                </w:rPr>
                <w:delText>PT.</w:delText>
              </w:r>
              <w:r w:rsidR="00743E14" w:rsidDel="0071312E">
                <w:rPr>
                  <w:rFonts w:ascii="Times New Roman" w:hAnsi="Times New Roman" w:cs="Times New Roman"/>
                  <w:b/>
                  <w:bCs/>
                  <w:color w:val="000000" w:themeColor="text1"/>
                  <w:sz w:val="24"/>
                  <w:szCs w:val="24"/>
                </w:rPr>
                <w:delText xml:space="preserve"> SEMARANG AUTOCOMP MANUFACTURING INDONESIA</w:delText>
              </w:r>
            </w:del>
          </w:p>
          <w:p w14:paraId="04943DFE" w14:textId="42841D47" w:rsidR="007749D3" w:rsidRPr="00EE4DD9" w:rsidDel="0071312E" w:rsidRDefault="007749D3" w:rsidP="007749D3">
            <w:pPr>
              <w:widowControl w:val="0"/>
              <w:autoSpaceDE w:val="0"/>
              <w:autoSpaceDN w:val="0"/>
              <w:adjustRightInd w:val="0"/>
              <w:spacing w:after="0"/>
              <w:jc w:val="center"/>
              <w:rPr>
                <w:del w:id="147" w:author="SPVJF-GA-03" w:date="2021-03-15T11:19:00Z"/>
                <w:rFonts w:ascii="Times New Roman" w:hAnsi="Times New Roman" w:cs="Times New Roman"/>
                <w:b/>
                <w:bCs/>
                <w:color w:val="000000" w:themeColor="text1"/>
                <w:sz w:val="24"/>
                <w:szCs w:val="24"/>
              </w:rPr>
            </w:pPr>
          </w:p>
          <w:p w14:paraId="461AF0CC" w14:textId="616403A2" w:rsidR="007749D3" w:rsidRPr="00EE4DD9" w:rsidDel="0071312E" w:rsidRDefault="007749D3" w:rsidP="007749D3">
            <w:pPr>
              <w:widowControl w:val="0"/>
              <w:autoSpaceDE w:val="0"/>
              <w:autoSpaceDN w:val="0"/>
              <w:adjustRightInd w:val="0"/>
              <w:spacing w:after="0"/>
              <w:jc w:val="center"/>
              <w:rPr>
                <w:del w:id="148" w:author="SPVJF-GA-03" w:date="2021-03-15T11:19:00Z"/>
                <w:rFonts w:ascii="Times New Roman" w:hAnsi="Times New Roman" w:cs="Times New Roman"/>
                <w:b/>
                <w:bCs/>
                <w:color w:val="000000" w:themeColor="text1"/>
                <w:sz w:val="24"/>
                <w:szCs w:val="24"/>
              </w:rPr>
            </w:pPr>
          </w:p>
          <w:p w14:paraId="12948C71" w14:textId="54EC4BB2" w:rsidR="00A3233A" w:rsidRPr="00EE4DD9" w:rsidDel="0071312E" w:rsidRDefault="00A3233A" w:rsidP="007749D3">
            <w:pPr>
              <w:widowControl w:val="0"/>
              <w:autoSpaceDE w:val="0"/>
              <w:autoSpaceDN w:val="0"/>
              <w:adjustRightInd w:val="0"/>
              <w:spacing w:after="0"/>
              <w:jc w:val="center"/>
              <w:rPr>
                <w:del w:id="149" w:author="SPVJF-GA-03" w:date="2021-03-15T11:19:00Z"/>
                <w:rFonts w:ascii="Times New Roman" w:hAnsi="Times New Roman" w:cs="Times New Roman"/>
                <w:b/>
                <w:bCs/>
                <w:color w:val="000000" w:themeColor="text1"/>
                <w:sz w:val="24"/>
                <w:szCs w:val="24"/>
              </w:rPr>
            </w:pPr>
          </w:p>
          <w:p w14:paraId="67DC85B8" w14:textId="0820D072" w:rsidR="0046058D" w:rsidRPr="00EE4DD9" w:rsidDel="0071312E" w:rsidRDefault="0046058D" w:rsidP="007749D3">
            <w:pPr>
              <w:widowControl w:val="0"/>
              <w:autoSpaceDE w:val="0"/>
              <w:autoSpaceDN w:val="0"/>
              <w:adjustRightInd w:val="0"/>
              <w:spacing w:after="0"/>
              <w:jc w:val="center"/>
              <w:rPr>
                <w:del w:id="150" w:author="SPVJF-GA-03" w:date="2021-03-15T11:19:00Z"/>
                <w:rFonts w:ascii="Times New Roman" w:hAnsi="Times New Roman" w:cs="Times New Roman"/>
                <w:b/>
                <w:bCs/>
                <w:color w:val="000000" w:themeColor="text1"/>
                <w:sz w:val="24"/>
                <w:szCs w:val="24"/>
              </w:rPr>
            </w:pPr>
          </w:p>
          <w:p w14:paraId="1202C64D" w14:textId="6DE964A7" w:rsidR="00A3233A" w:rsidRPr="00EE4DD9" w:rsidDel="0071312E" w:rsidRDefault="00A3233A" w:rsidP="007749D3">
            <w:pPr>
              <w:widowControl w:val="0"/>
              <w:autoSpaceDE w:val="0"/>
              <w:autoSpaceDN w:val="0"/>
              <w:adjustRightInd w:val="0"/>
              <w:spacing w:after="0"/>
              <w:jc w:val="center"/>
              <w:rPr>
                <w:del w:id="151" w:author="SPVJF-GA-03" w:date="2021-03-15T11:19:00Z"/>
                <w:rFonts w:ascii="Times New Roman" w:hAnsi="Times New Roman" w:cs="Times New Roman"/>
                <w:b/>
                <w:bCs/>
                <w:color w:val="000000" w:themeColor="text1"/>
                <w:sz w:val="24"/>
                <w:szCs w:val="24"/>
              </w:rPr>
            </w:pPr>
          </w:p>
          <w:p w14:paraId="0F7E4560" w14:textId="4FF69CCC" w:rsidR="007749D3" w:rsidRPr="00EE4DD9" w:rsidDel="0071312E" w:rsidRDefault="000132AA" w:rsidP="007749D3">
            <w:pPr>
              <w:widowControl w:val="0"/>
              <w:autoSpaceDE w:val="0"/>
              <w:autoSpaceDN w:val="0"/>
              <w:adjustRightInd w:val="0"/>
              <w:spacing w:after="0"/>
              <w:jc w:val="center"/>
              <w:rPr>
                <w:del w:id="152" w:author="SPVJF-GA-03" w:date="2021-03-15T11:19:00Z"/>
                <w:rFonts w:ascii="Times New Roman" w:hAnsi="Times New Roman" w:cs="Times New Roman"/>
                <w:b/>
                <w:color w:val="000000" w:themeColor="text1"/>
                <w:sz w:val="24"/>
                <w:szCs w:val="24"/>
                <w:lang w:val="en-US"/>
              </w:rPr>
            </w:pPr>
            <w:del w:id="153" w:author="SPVJF-GA-03" w:date="2021-03-15T11:19:00Z">
              <w:r w:rsidDel="0071312E">
                <w:rPr>
                  <w:rFonts w:ascii="Times New Roman" w:hAnsi="Times New Roman" w:cs="Times New Roman"/>
                  <w:b/>
                  <w:color w:val="000000" w:themeColor="text1"/>
                  <w:sz w:val="24"/>
                  <w:szCs w:val="24"/>
                  <w:u w:val="single"/>
                  <w:lang w:val="en-US"/>
                </w:rPr>
                <w:delText>Tatsuya Matsushita</w:delText>
              </w:r>
            </w:del>
          </w:p>
          <w:p w14:paraId="7A383FB3" w14:textId="34A60899" w:rsidR="007749D3" w:rsidRPr="00EE4DD9" w:rsidDel="0071312E" w:rsidRDefault="006C01EA" w:rsidP="007749D3">
            <w:pPr>
              <w:widowControl w:val="0"/>
              <w:autoSpaceDE w:val="0"/>
              <w:autoSpaceDN w:val="0"/>
              <w:adjustRightInd w:val="0"/>
              <w:spacing w:after="0"/>
              <w:jc w:val="center"/>
              <w:rPr>
                <w:del w:id="154" w:author="SPVJF-GA-03" w:date="2021-03-15T11:19:00Z"/>
                <w:rFonts w:ascii="Times New Roman" w:hAnsi="Times New Roman" w:cs="Times New Roman"/>
                <w:bCs/>
                <w:color w:val="000000" w:themeColor="text1"/>
                <w:sz w:val="24"/>
                <w:szCs w:val="24"/>
              </w:rPr>
            </w:pPr>
            <w:del w:id="155" w:author="SPVJF-GA-03" w:date="2021-03-15T11:19:00Z">
              <w:r w:rsidRPr="00EE4DD9" w:rsidDel="0071312E">
                <w:rPr>
                  <w:rFonts w:ascii="Times New Roman" w:hAnsi="Times New Roman" w:cs="Times New Roman"/>
                  <w:color w:val="000000" w:themeColor="text1"/>
                  <w:sz w:val="24"/>
                  <w:szCs w:val="24"/>
                </w:rPr>
                <w:delText>Direk</w:delText>
              </w:r>
              <w:r w:rsidR="007749D3" w:rsidRPr="00EE4DD9" w:rsidDel="0071312E">
                <w:rPr>
                  <w:rFonts w:ascii="Times New Roman" w:hAnsi="Times New Roman" w:cs="Times New Roman"/>
                  <w:color w:val="000000" w:themeColor="text1"/>
                  <w:sz w:val="24"/>
                  <w:szCs w:val="24"/>
                </w:rPr>
                <w:delText>tur</w:delText>
              </w:r>
            </w:del>
          </w:p>
        </w:tc>
      </w:tr>
    </w:tbl>
    <w:p w14:paraId="5E835314" w14:textId="77777777" w:rsidR="000250C0" w:rsidRPr="00EE4DD9" w:rsidRDefault="000250C0" w:rsidP="002F2DE3">
      <w:pPr>
        <w:pStyle w:val="Default"/>
        <w:tabs>
          <w:tab w:val="center" w:pos="7560"/>
        </w:tabs>
        <w:spacing w:line="276" w:lineRule="auto"/>
        <w:jc w:val="both"/>
        <w:rPr>
          <w:b/>
          <w:bCs/>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56" w:author="SPVJF-GA-03" w:date="2021-03-15T11:19:00Z">
          <w:tblPr>
            <w:tblStyle w:val="TableGrid"/>
            <w:tblW w:w="0" w:type="auto"/>
            <w:tblLook w:val="04A0" w:firstRow="1" w:lastRow="0" w:firstColumn="1" w:lastColumn="0" w:noHBand="0" w:noVBand="1"/>
          </w:tblPr>
        </w:tblPrChange>
      </w:tblPr>
      <w:tblGrid>
        <w:gridCol w:w="4496"/>
        <w:gridCol w:w="4531"/>
        <w:tblGridChange w:id="157">
          <w:tblGrid>
            <w:gridCol w:w="4621"/>
            <w:gridCol w:w="4622"/>
          </w:tblGrid>
        </w:tblGridChange>
      </w:tblGrid>
      <w:tr w:rsidR="0071312E" w14:paraId="0E5FD53A" w14:textId="77777777" w:rsidTr="0071312E">
        <w:trPr>
          <w:ins w:id="158" w:author="SPVJF-GA-03" w:date="2021-03-15T11:17:00Z"/>
        </w:trPr>
        <w:tc>
          <w:tcPr>
            <w:tcW w:w="4621" w:type="dxa"/>
            <w:tcPrChange w:id="159" w:author="SPVJF-GA-03" w:date="2021-03-15T11:19:00Z">
              <w:tcPr>
                <w:tcW w:w="4621" w:type="dxa"/>
              </w:tcPr>
            </w:tcPrChange>
          </w:tcPr>
          <w:p w14:paraId="59AD8E63" w14:textId="16D8140E" w:rsidR="0071312E" w:rsidRPr="0071312E" w:rsidRDefault="0071312E">
            <w:pPr>
              <w:widowControl w:val="0"/>
              <w:autoSpaceDE w:val="0"/>
              <w:autoSpaceDN w:val="0"/>
              <w:adjustRightInd w:val="0"/>
              <w:ind w:right="105"/>
              <w:jc w:val="center"/>
              <w:rPr>
                <w:ins w:id="160" w:author="SPVJF-GA-03" w:date="2021-03-15T11:17:00Z"/>
                <w:b/>
                <w:bCs/>
                <w:color w:val="000000" w:themeColor="text1"/>
                <w:lang w:val="en-US"/>
                <w:rPrChange w:id="161" w:author="SPVJF-GA-03" w:date="2021-03-15T11:17:00Z">
                  <w:rPr>
                    <w:ins w:id="162" w:author="SPVJF-GA-03" w:date="2021-03-15T11:17:00Z"/>
                    <w:bCs/>
                    <w:color w:val="000000" w:themeColor="text1"/>
                  </w:rPr>
                </w:rPrChange>
              </w:rPr>
              <w:pPrChange w:id="163" w:author="SPVJF-GA-03" w:date="2021-03-15T11:17:00Z">
                <w:pPr>
                  <w:pStyle w:val="Default"/>
                  <w:tabs>
                    <w:tab w:val="center" w:pos="7560"/>
                  </w:tabs>
                  <w:spacing w:line="276" w:lineRule="auto"/>
                  <w:jc w:val="both"/>
                </w:pPr>
              </w:pPrChange>
            </w:pPr>
            <w:ins w:id="164" w:author="SPVJF-GA-03" w:date="2021-03-15T11:17:00Z">
              <w:r w:rsidRPr="00EE4DD9">
                <w:rPr>
                  <w:rFonts w:ascii="Times New Roman" w:hAnsi="Times New Roman" w:cs="Times New Roman"/>
                  <w:b/>
                  <w:bCs/>
                  <w:color w:val="000000" w:themeColor="text1"/>
                  <w:sz w:val="24"/>
                  <w:szCs w:val="24"/>
                </w:rPr>
                <w:t>PIHAK PERTAMA</w:t>
              </w:r>
            </w:ins>
          </w:p>
        </w:tc>
        <w:tc>
          <w:tcPr>
            <w:tcW w:w="4622" w:type="dxa"/>
            <w:tcPrChange w:id="165" w:author="SPVJF-GA-03" w:date="2021-03-15T11:19:00Z">
              <w:tcPr>
                <w:tcW w:w="4622" w:type="dxa"/>
              </w:tcPr>
            </w:tcPrChange>
          </w:tcPr>
          <w:p w14:paraId="723C4CEB" w14:textId="5DF41E68" w:rsidR="0071312E" w:rsidRDefault="0071312E">
            <w:pPr>
              <w:pStyle w:val="Default"/>
              <w:tabs>
                <w:tab w:val="center" w:pos="7560"/>
              </w:tabs>
              <w:spacing w:line="276" w:lineRule="auto"/>
              <w:jc w:val="center"/>
              <w:rPr>
                <w:ins w:id="166" w:author="SPVJF-GA-03" w:date="2021-03-15T11:17:00Z"/>
                <w:bCs/>
                <w:color w:val="000000" w:themeColor="text1"/>
              </w:rPr>
              <w:pPrChange w:id="167" w:author="SPVJF-GA-03" w:date="2021-03-15T11:18:00Z">
                <w:pPr>
                  <w:pStyle w:val="Default"/>
                  <w:tabs>
                    <w:tab w:val="center" w:pos="7560"/>
                  </w:tabs>
                  <w:spacing w:line="276" w:lineRule="auto"/>
                  <w:jc w:val="both"/>
                </w:pPr>
              </w:pPrChange>
            </w:pPr>
            <w:ins w:id="168" w:author="SPVJF-GA-03" w:date="2021-03-15T11:18:00Z">
              <w:r w:rsidRPr="00EE4DD9">
                <w:rPr>
                  <w:b/>
                  <w:bCs/>
                  <w:color w:val="000000" w:themeColor="text1"/>
                </w:rPr>
                <w:t>PIHAK KEDUA</w:t>
              </w:r>
            </w:ins>
          </w:p>
        </w:tc>
      </w:tr>
      <w:tr w:rsidR="0071312E" w14:paraId="785583D2" w14:textId="77777777" w:rsidTr="0071312E">
        <w:trPr>
          <w:ins w:id="169" w:author="SPVJF-GA-03" w:date="2021-03-15T11:17:00Z"/>
        </w:trPr>
        <w:tc>
          <w:tcPr>
            <w:tcW w:w="4621" w:type="dxa"/>
            <w:tcPrChange w:id="170" w:author="SPVJF-GA-03" w:date="2021-03-15T11:19:00Z">
              <w:tcPr>
                <w:tcW w:w="4621" w:type="dxa"/>
              </w:tcPr>
            </w:tcPrChange>
          </w:tcPr>
          <w:p w14:paraId="0D83BD4F" w14:textId="2ED434DF" w:rsidR="0071312E" w:rsidRDefault="0071312E">
            <w:pPr>
              <w:pStyle w:val="Default"/>
              <w:tabs>
                <w:tab w:val="center" w:pos="7560"/>
              </w:tabs>
              <w:spacing w:line="276" w:lineRule="auto"/>
              <w:jc w:val="center"/>
              <w:rPr>
                <w:ins w:id="171" w:author="SPVJF-GA-03" w:date="2021-03-15T11:17:00Z"/>
                <w:bCs/>
                <w:color w:val="000000" w:themeColor="text1"/>
              </w:rPr>
              <w:pPrChange w:id="172" w:author="SPVJF-GA-03" w:date="2021-03-15T11:17:00Z">
                <w:pPr>
                  <w:pStyle w:val="Default"/>
                  <w:tabs>
                    <w:tab w:val="center" w:pos="7560"/>
                  </w:tabs>
                  <w:spacing w:line="276" w:lineRule="auto"/>
                  <w:jc w:val="both"/>
                </w:pPr>
              </w:pPrChange>
            </w:pPr>
            <w:ins w:id="173" w:author="SPVJF-GA-03" w:date="2021-03-15T11:17:00Z">
              <w:r>
                <w:rPr>
                  <w:b/>
                  <w:bCs/>
                  <w:color w:val="000000" w:themeColor="text1"/>
                  <w:lang w:val="en-US"/>
                </w:rPr>
                <w:t>CV. ANUGERAH KARFELA TECHNIC</w:t>
              </w:r>
            </w:ins>
          </w:p>
        </w:tc>
        <w:tc>
          <w:tcPr>
            <w:tcW w:w="4622" w:type="dxa"/>
            <w:tcPrChange w:id="174" w:author="SPVJF-GA-03" w:date="2021-03-15T11:19:00Z">
              <w:tcPr>
                <w:tcW w:w="4622" w:type="dxa"/>
              </w:tcPr>
            </w:tcPrChange>
          </w:tcPr>
          <w:p w14:paraId="12022BC3" w14:textId="1E28BADE" w:rsidR="0071312E" w:rsidRPr="0071312E" w:rsidRDefault="0071312E">
            <w:pPr>
              <w:pStyle w:val="Default"/>
              <w:tabs>
                <w:tab w:val="center" w:pos="7560"/>
              </w:tabs>
              <w:jc w:val="center"/>
              <w:rPr>
                <w:ins w:id="175" w:author="SPVJF-GA-03" w:date="2021-03-15T11:17:00Z"/>
                <w:b/>
                <w:bCs/>
                <w:color w:val="000000" w:themeColor="text1"/>
                <w:rPrChange w:id="176" w:author="SPVJF-GA-03" w:date="2021-03-15T11:18:00Z">
                  <w:rPr>
                    <w:ins w:id="177" w:author="SPVJF-GA-03" w:date="2021-03-15T11:17:00Z"/>
                    <w:bCs/>
                    <w:color w:val="000000" w:themeColor="text1"/>
                  </w:rPr>
                </w:rPrChange>
              </w:rPr>
              <w:pPrChange w:id="178" w:author="SPVJF-GA-03" w:date="2021-03-15T11:18:00Z">
                <w:pPr>
                  <w:pStyle w:val="Default"/>
                  <w:tabs>
                    <w:tab w:val="center" w:pos="7560"/>
                  </w:tabs>
                  <w:spacing w:line="276" w:lineRule="auto"/>
                  <w:jc w:val="both"/>
                </w:pPr>
              </w:pPrChange>
            </w:pPr>
            <w:ins w:id="179" w:author="SPVJF-GA-03" w:date="2021-03-15T11:18:00Z">
              <w:r w:rsidRPr="0071312E">
                <w:rPr>
                  <w:b/>
                  <w:bCs/>
                  <w:color w:val="000000" w:themeColor="text1"/>
                </w:rPr>
                <w:t>PT. SEMARANG AUTOCOMP MANUFACTURING INDONESIA</w:t>
              </w:r>
            </w:ins>
          </w:p>
        </w:tc>
      </w:tr>
      <w:tr w:rsidR="0071312E" w14:paraId="5AA9A7A5" w14:textId="77777777" w:rsidTr="0071312E">
        <w:trPr>
          <w:ins w:id="180" w:author="SPVJF-GA-03" w:date="2021-03-15T11:17:00Z"/>
        </w:trPr>
        <w:tc>
          <w:tcPr>
            <w:tcW w:w="4621" w:type="dxa"/>
            <w:tcPrChange w:id="181" w:author="SPVJF-GA-03" w:date="2021-03-15T11:19:00Z">
              <w:tcPr>
                <w:tcW w:w="4621" w:type="dxa"/>
              </w:tcPr>
            </w:tcPrChange>
          </w:tcPr>
          <w:p w14:paraId="03AF0109" w14:textId="77777777" w:rsidR="0071312E" w:rsidRDefault="0071312E" w:rsidP="002F2DE3">
            <w:pPr>
              <w:pStyle w:val="Default"/>
              <w:tabs>
                <w:tab w:val="center" w:pos="7560"/>
              </w:tabs>
              <w:spacing w:line="276" w:lineRule="auto"/>
              <w:jc w:val="both"/>
              <w:rPr>
                <w:ins w:id="182" w:author="SPVJF-GA-03" w:date="2021-03-15T11:17:00Z"/>
                <w:bCs/>
                <w:color w:val="000000" w:themeColor="text1"/>
              </w:rPr>
            </w:pPr>
          </w:p>
        </w:tc>
        <w:tc>
          <w:tcPr>
            <w:tcW w:w="4622" w:type="dxa"/>
            <w:tcPrChange w:id="183" w:author="SPVJF-GA-03" w:date="2021-03-15T11:19:00Z">
              <w:tcPr>
                <w:tcW w:w="4622" w:type="dxa"/>
              </w:tcPr>
            </w:tcPrChange>
          </w:tcPr>
          <w:p w14:paraId="6BC75F8D" w14:textId="77777777" w:rsidR="0071312E" w:rsidRDefault="0071312E" w:rsidP="002F2DE3">
            <w:pPr>
              <w:pStyle w:val="Default"/>
              <w:tabs>
                <w:tab w:val="center" w:pos="7560"/>
              </w:tabs>
              <w:spacing w:line="276" w:lineRule="auto"/>
              <w:jc w:val="both"/>
              <w:rPr>
                <w:ins w:id="184" w:author="SPVJF-GA-03" w:date="2021-03-15T11:17:00Z"/>
                <w:bCs/>
                <w:color w:val="000000" w:themeColor="text1"/>
              </w:rPr>
            </w:pPr>
          </w:p>
        </w:tc>
      </w:tr>
      <w:tr w:rsidR="0071312E" w14:paraId="3027E63B" w14:textId="77777777" w:rsidTr="00CB5D40">
        <w:trPr>
          <w:trHeight w:val="869"/>
          <w:ins w:id="185" w:author="SPVJF-GA-03" w:date="2021-03-15T11:17:00Z"/>
        </w:trPr>
        <w:tc>
          <w:tcPr>
            <w:tcW w:w="4621" w:type="dxa"/>
            <w:tcPrChange w:id="186" w:author="SPVJF-GA-03" w:date="2021-03-15T11:20:00Z">
              <w:tcPr>
                <w:tcW w:w="4621" w:type="dxa"/>
              </w:tcPr>
            </w:tcPrChange>
          </w:tcPr>
          <w:p w14:paraId="399155DC" w14:textId="77777777" w:rsidR="0071312E" w:rsidRDefault="0071312E" w:rsidP="002F2DE3">
            <w:pPr>
              <w:pStyle w:val="Default"/>
              <w:tabs>
                <w:tab w:val="center" w:pos="7560"/>
              </w:tabs>
              <w:spacing w:line="276" w:lineRule="auto"/>
              <w:jc w:val="both"/>
              <w:rPr>
                <w:ins w:id="187" w:author="SPVJF-GA-03" w:date="2021-03-15T11:17:00Z"/>
                <w:bCs/>
                <w:color w:val="000000" w:themeColor="text1"/>
              </w:rPr>
            </w:pPr>
          </w:p>
        </w:tc>
        <w:tc>
          <w:tcPr>
            <w:tcW w:w="4622" w:type="dxa"/>
            <w:tcPrChange w:id="188" w:author="SPVJF-GA-03" w:date="2021-03-15T11:20:00Z">
              <w:tcPr>
                <w:tcW w:w="4622" w:type="dxa"/>
              </w:tcPr>
            </w:tcPrChange>
          </w:tcPr>
          <w:p w14:paraId="1797A880" w14:textId="77777777" w:rsidR="0071312E" w:rsidRDefault="0071312E" w:rsidP="002F2DE3">
            <w:pPr>
              <w:pStyle w:val="Default"/>
              <w:tabs>
                <w:tab w:val="center" w:pos="7560"/>
              </w:tabs>
              <w:spacing w:line="276" w:lineRule="auto"/>
              <w:jc w:val="both"/>
              <w:rPr>
                <w:ins w:id="189" w:author="SPVJF-GA-03" w:date="2021-03-15T11:17:00Z"/>
                <w:bCs/>
                <w:color w:val="000000" w:themeColor="text1"/>
              </w:rPr>
            </w:pPr>
          </w:p>
        </w:tc>
      </w:tr>
      <w:tr w:rsidR="0071312E" w14:paraId="61E67358" w14:textId="77777777" w:rsidTr="00CB5D40">
        <w:trPr>
          <w:trHeight w:val="275"/>
          <w:ins w:id="190" w:author="SPVJF-GA-03" w:date="2021-03-15T11:17:00Z"/>
        </w:trPr>
        <w:tc>
          <w:tcPr>
            <w:tcW w:w="4621" w:type="dxa"/>
            <w:tcPrChange w:id="191" w:author="SPVJF-GA-03" w:date="2021-03-15T11:20:00Z">
              <w:tcPr>
                <w:tcW w:w="4621" w:type="dxa"/>
              </w:tcPr>
            </w:tcPrChange>
          </w:tcPr>
          <w:p w14:paraId="05B833F6" w14:textId="3B89CAD8" w:rsidR="0071312E" w:rsidRPr="0071312E" w:rsidRDefault="0071312E">
            <w:pPr>
              <w:widowControl w:val="0"/>
              <w:autoSpaceDE w:val="0"/>
              <w:autoSpaceDN w:val="0"/>
              <w:adjustRightInd w:val="0"/>
              <w:jc w:val="center"/>
              <w:rPr>
                <w:ins w:id="192" w:author="SPVJF-GA-03" w:date="2021-03-15T11:17:00Z"/>
                <w:b/>
                <w:color w:val="000000" w:themeColor="text1"/>
                <w:lang w:val="en-US"/>
                <w:rPrChange w:id="193" w:author="SPVJF-GA-03" w:date="2021-03-15T11:17:00Z">
                  <w:rPr>
                    <w:ins w:id="194" w:author="SPVJF-GA-03" w:date="2021-03-15T11:17:00Z"/>
                    <w:bCs/>
                    <w:color w:val="000000" w:themeColor="text1"/>
                  </w:rPr>
                </w:rPrChange>
              </w:rPr>
              <w:pPrChange w:id="195" w:author="SPVJF-GA-03" w:date="2021-03-15T11:17:00Z">
                <w:pPr>
                  <w:pStyle w:val="Default"/>
                  <w:tabs>
                    <w:tab w:val="center" w:pos="7560"/>
                  </w:tabs>
                  <w:spacing w:line="276" w:lineRule="auto"/>
                  <w:jc w:val="both"/>
                </w:pPr>
              </w:pPrChange>
            </w:pPr>
            <w:ins w:id="196" w:author="SPVJF-GA-03" w:date="2021-03-15T11:17:00Z">
              <w:r>
                <w:rPr>
                  <w:rFonts w:ascii="Times New Roman" w:hAnsi="Times New Roman" w:cs="Times New Roman"/>
                  <w:b/>
                  <w:color w:val="000000" w:themeColor="text1"/>
                  <w:sz w:val="24"/>
                  <w:szCs w:val="24"/>
                  <w:u w:val="single"/>
                  <w:lang w:val="en-US"/>
                </w:rPr>
                <w:t xml:space="preserve">Rudy </w:t>
              </w:r>
              <w:proofErr w:type="spellStart"/>
              <w:r>
                <w:rPr>
                  <w:rFonts w:ascii="Times New Roman" w:hAnsi="Times New Roman" w:cs="Times New Roman"/>
                  <w:b/>
                  <w:color w:val="000000" w:themeColor="text1"/>
                  <w:sz w:val="24"/>
                  <w:szCs w:val="24"/>
                  <w:u w:val="single"/>
                  <w:lang w:val="en-US"/>
                </w:rPr>
                <w:t>Felandy</w:t>
              </w:r>
              <w:proofErr w:type="spellEnd"/>
              <w:r>
                <w:rPr>
                  <w:rFonts w:ascii="Times New Roman" w:hAnsi="Times New Roman" w:cs="Times New Roman"/>
                  <w:b/>
                  <w:color w:val="000000" w:themeColor="text1"/>
                  <w:sz w:val="24"/>
                  <w:szCs w:val="24"/>
                  <w:u w:val="single"/>
                  <w:lang w:val="en-US"/>
                </w:rPr>
                <w:t xml:space="preserve"> </w:t>
              </w:r>
            </w:ins>
          </w:p>
        </w:tc>
        <w:tc>
          <w:tcPr>
            <w:tcW w:w="4622" w:type="dxa"/>
            <w:tcPrChange w:id="197" w:author="SPVJF-GA-03" w:date="2021-03-15T11:20:00Z">
              <w:tcPr>
                <w:tcW w:w="4622" w:type="dxa"/>
              </w:tcPr>
            </w:tcPrChange>
          </w:tcPr>
          <w:p w14:paraId="06AE25A2" w14:textId="2205AA4A" w:rsidR="0071312E" w:rsidRPr="0071312E" w:rsidRDefault="0071312E">
            <w:pPr>
              <w:widowControl w:val="0"/>
              <w:autoSpaceDE w:val="0"/>
              <w:autoSpaceDN w:val="0"/>
              <w:adjustRightInd w:val="0"/>
              <w:jc w:val="center"/>
              <w:rPr>
                <w:ins w:id="198" w:author="SPVJF-GA-03" w:date="2021-03-15T11:17:00Z"/>
                <w:b/>
                <w:color w:val="000000" w:themeColor="text1"/>
                <w:lang w:val="en-US"/>
                <w:rPrChange w:id="199" w:author="SPVJF-GA-03" w:date="2021-03-15T11:18:00Z">
                  <w:rPr>
                    <w:ins w:id="200" w:author="SPVJF-GA-03" w:date="2021-03-15T11:17:00Z"/>
                    <w:bCs/>
                    <w:color w:val="000000" w:themeColor="text1"/>
                  </w:rPr>
                </w:rPrChange>
              </w:rPr>
              <w:pPrChange w:id="201" w:author="SPVJF-GA-03" w:date="2021-03-15T11:18:00Z">
                <w:pPr>
                  <w:pStyle w:val="Default"/>
                  <w:tabs>
                    <w:tab w:val="center" w:pos="7560"/>
                  </w:tabs>
                  <w:spacing w:line="276" w:lineRule="auto"/>
                  <w:jc w:val="both"/>
                </w:pPr>
              </w:pPrChange>
            </w:pPr>
            <w:ins w:id="202" w:author="SPVJF-GA-03" w:date="2021-03-15T11:18:00Z">
              <w:del w:id="203" w:author="ROHAYATI" w:date="2023-04-20T16:10:00Z">
                <w:r w:rsidDel="00DE267A">
                  <w:rPr>
                    <w:rFonts w:ascii="Times New Roman" w:hAnsi="Times New Roman" w:cs="Times New Roman"/>
                    <w:b/>
                    <w:color w:val="000000" w:themeColor="text1"/>
                    <w:sz w:val="24"/>
                    <w:szCs w:val="24"/>
                    <w:u w:val="single"/>
                    <w:lang w:val="en-US"/>
                  </w:rPr>
                  <w:delText>Tatsuya Matsushita</w:delText>
                </w:r>
              </w:del>
            </w:ins>
            <w:ins w:id="204" w:author="ROHAYATI" w:date="2023-04-20T16:10:00Z">
              <w:r w:rsidR="00DE267A">
                <w:rPr>
                  <w:rFonts w:ascii="Times New Roman" w:hAnsi="Times New Roman" w:cs="Times New Roman"/>
                  <w:b/>
                  <w:color w:val="000000" w:themeColor="text1"/>
                  <w:sz w:val="24"/>
                  <w:szCs w:val="24"/>
                  <w:u w:val="single"/>
                  <w:lang w:val="en-US"/>
                </w:rPr>
                <w:t xml:space="preserve">Kawasaki </w:t>
              </w:r>
              <w:proofErr w:type="spellStart"/>
              <w:r w:rsidR="00DE267A">
                <w:rPr>
                  <w:rFonts w:ascii="Times New Roman" w:hAnsi="Times New Roman" w:cs="Times New Roman"/>
                  <w:b/>
                  <w:color w:val="000000" w:themeColor="text1"/>
                  <w:sz w:val="24"/>
                  <w:szCs w:val="24"/>
                  <w:u w:val="single"/>
                  <w:lang w:val="en-US"/>
                </w:rPr>
                <w:t>Nozomi</w:t>
              </w:r>
            </w:ins>
            <w:proofErr w:type="spellEnd"/>
          </w:p>
        </w:tc>
      </w:tr>
      <w:tr w:rsidR="0071312E" w14:paraId="0AA879F1" w14:textId="77777777" w:rsidTr="00CB5D40">
        <w:trPr>
          <w:trHeight w:val="635"/>
          <w:ins w:id="205" w:author="SPVJF-GA-03" w:date="2021-03-15T11:17:00Z"/>
        </w:trPr>
        <w:tc>
          <w:tcPr>
            <w:tcW w:w="4621" w:type="dxa"/>
            <w:tcPrChange w:id="206" w:author="SPVJF-GA-03" w:date="2021-03-15T11:20:00Z">
              <w:tcPr>
                <w:tcW w:w="4621" w:type="dxa"/>
              </w:tcPr>
            </w:tcPrChange>
          </w:tcPr>
          <w:p w14:paraId="60E3D959" w14:textId="6038D998" w:rsidR="0071312E" w:rsidRDefault="0071312E">
            <w:pPr>
              <w:pStyle w:val="Default"/>
              <w:tabs>
                <w:tab w:val="center" w:pos="7560"/>
              </w:tabs>
              <w:spacing w:line="276" w:lineRule="auto"/>
              <w:jc w:val="center"/>
              <w:rPr>
                <w:ins w:id="207" w:author="SPVJF-GA-03" w:date="2021-03-15T11:17:00Z"/>
                <w:bCs/>
                <w:color w:val="000000" w:themeColor="text1"/>
              </w:rPr>
              <w:pPrChange w:id="208" w:author="SPVJF-GA-03" w:date="2021-03-15T11:18:00Z">
                <w:pPr>
                  <w:pStyle w:val="Default"/>
                  <w:tabs>
                    <w:tab w:val="center" w:pos="7560"/>
                  </w:tabs>
                  <w:spacing w:line="276" w:lineRule="auto"/>
                  <w:jc w:val="both"/>
                </w:pPr>
              </w:pPrChange>
            </w:pPr>
            <w:ins w:id="209" w:author="SPVJF-GA-03" w:date="2021-03-15T11:18:00Z">
              <w:r w:rsidRPr="00EE4DD9">
                <w:rPr>
                  <w:color w:val="000000" w:themeColor="text1"/>
                </w:rPr>
                <w:t>Direktur</w:t>
              </w:r>
            </w:ins>
          </w:p>
        </w:tc>
        <w:tc>
          <w:tcPr>
            <w:tcW w:w="4622" w:type="dxa"/>
            <w:tcPrChange w:id="210" w:author="SPVJF-GA-03" w:date="2021-03-15T11:20:00Z">
              <w:tcPr>
                <w:tcW w:w="4622" w:type="dxa"/>
              </w:tcPr>
            </w:tcPrChange>
          </w:tcPr>
          <w:p w14:paraId="20161821" w14:textId="60861C05" w:rsidR="0071312E" w:rsidRDefault="0071312E">
            <w:pPr>
              <w:pStyle w:val="Default"/>
              <w:tabs>
                <w:tab w:val="center" w:pos="7560"/>
              </w:tabs>
              <w:spacing w:line="276" w:lineRule="auto"/>
              <w:jc w:val="center"/>
              <w:rPr>
                <w:ins w:id="211" w:author="SPVJF-GA-03" w:date="2021-03-15T11:17:00Z"/>
                <w:bCs/>
                <w:color w:val="000000" w:themeColor="text1"/>
              </w:rPr>
              <w:pPrChange w:id="212" w:author="SPVJF-GA-03" w:date="2021-03-15T11:19:00Z">
                <w:pPr>
                  <w:pStyle w:val="Default"/>
                  <w:tabs>
                    <w:tab w:val="center" w:pos="7560"/>
                  </w:tabs>
                  <w:spacing w:line="276" w:lineRule="auto"/>
                  <w:jc w:val="both"/>
                </w:pPr>
              </w:pPrChange>
            </w:pPr>
            <w:ins w:id="213" w:author="SPVJF-GA-03" w:date="2021-03-15T11:19:00Z">
              <w:r w:rsidRPr="00EE4DD9">
                <w:rPr>
                  <w:color w:val="000000" w:themeColor="text1"/>
                </w:rPr>
                <w:t>Direktur</w:t>
              </w:r>
            </w:ins>
          </w:p>
        </w:tc>
      </w:tr>
    </w:tbl>
    <w:p w14:paraId="6F170220" w14:textId="77777777" w:rsidR="0094347D" w:rsidRPr="00EE4DD9" w:rsidRDefault="0094347D" w:rsidP="002F2DE3">
      <w:pPr>
        <w:pStyle w:val="Default"/>
        <w:tabs>
          <w:tab w:val="center" w:pos="7560"/>
        </w:tabs>
        <w:spacing w:line="276" w:lineRule="auto"/>
        <w:jc w:val="both"/>
        <w:rPr>
          <w:bCs/>
          <w:color w:val="000000" w:themeColor="text1"/>
        </w:rPr>
      </w:pPr>
    </w:p>
    <w:sectPr w:rsidR="0094347D" w:rsidRPr="00EE4DD9" w:rsidSect="00041EE8">
      <w:footerReference w:type="default" r:id="rId8"/>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C06A3A" w14:textId="77777777" w:rsidR="00560E14" w:rsidRDefault="00560E14" w:rsidP="001A0EC8">
      <w:pPr>
        <w:spacing w:after="0" w:line="240" w:lineRule="auto"/>
      </w:pPr>
      <w:r>
        <w:separator/>
      </w:r>
    </w:p>
  </w:endnote>
  <w:endnote w:type="continuationSeparator" w:id="0">
    <w:p w14:paraId="4566B1B9" w14:textId="77777777" w:rsidR="00560E14" w:rsidRDefault="00560E14"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5B55AE" w:rsidRPr="007D7353" w14:paraId="481094AF" w14:textId="77777777" w:rsidTr="0083280E">
      <w:trPr>
        <w:trHeight w:val="710"/>
      </w:trPr>
      <w:tc>
        <w:tcPr>
          <w:tcW w:w="850" w:type="dxa"/>
        </w:tcPr>
        <w:p w14:paraId="4010A79E" w14:textId="77777777" w:rsidR="005B55AE" w:rsidRPr="007D7353" w:rsidRDefault="005B55AE" w:rsidP="0083280E">
          <w:pPr>
            <w:pStyle w:val="Footer"/>
            <w:jc w:val="center"/>
            <w:rPr>
              <w:rFonts w:ascii="Times New Roman" w:hAnsi="Times New Roman" w:cs="Times New Roman"/>
              <w:sz w:val="18"/>
              <w:szCs w:val="18"/>
            </w:rPr>
          </w:pPr>
          <w:r w:rsidRPr="007D7353">
            <w:rPr>
              <w:rFonts w:ascii="Times New Roman" w:hAnsi="Times New Roman" w:cs="Times New Roman"/>
              <w:sz w:val="18"/>
              <w:szCs w:val="18"/>
            </w:rPr>
            <w:t>Legal</w:t>
          </w:r>
        </w:p>
        <w:p w14:paraId="59FB3FE0" w14:textId="77777777" w:rsidR="005B55AE" w:rsidRPr="007D7353" w:rsidRDefault="005B55AE" w:rsidP="0083280E">
          <w:pPr>
            <w:pStyle w:val="Footer"/>
            <w:rPr>
              <w:rFonts w:ascii="Times New Roman" w:hAnsi="Times New Roman" w:cs="Times New Roman"/>
              <w:sz w:val="18"/>
              <w:szCs w:val="18"/>
            </w:rPr>
          </w:pPr>
        </w:p>
        <w:p w14:paraId="16CE484C" w14:textId="77777777" w:rsidR="005B55AE" w:rsidRPr="007D7353" w:rsidRDefault="005B55AE" w:rsidP="0083280E">
          <w:pPr>
            <w:pStyle w:val="Footer"/>
            <w:jc w:val="center"/>
            <w:rPr>
              <w:rFonts w:ascii="Times New Roman" w:hAnsi="Times New Roman" w:cs="Times New Roman"/>
              <w:sz w:val="18"/>
              <w:szCs w:val="18"/>
            </w:rPr>
          </w:pPr>
        </w:p>
        <w:p w14:paraId="02B84FE0" w14:textId="77777777" w:rsidR="005B55AE" w:rsidRPr="007D7353" w:rsidRDefault="005B55AE" w:rsidP="0083280E">
          <w:pPr>
            <w:pStyle w:val="Footer"/>
            <w:jc w:val="center"/>
            <w:rPr>
              <w:rFonts w:ascii="Times New Roman" w:hAnsi="Times New Roman" w:cs="Times New Roman"/>
              <w:sz w:val="18"/>
              <w:szCs w:val="18"/>
            </w:rPr>
          </w:pPr>
        </w:p>
      </w:tc>
      <w:tc>
        <w:tcPr>
          <w:tcW w:w="851" w:type="dxa"/>
        </w:tcPr>
        <w:p w14:paraId="73DCE3B1" w14:textId="77777777" w:rsidR="005B55AE" w:rsidRPr="007D7353" w:rsidRDefault="005B55AE" w:rsidP="0083280E">
          <w:pPr>
            <w:pStyle w:val="Footer"/>
            <w:jc w:val="center"/>
            <w:rPr>
              <w:rFonts w:ascii="Times New Roman" w:hAnsi="Times New Roman" w:cs="Times New Roman"/>
              <w:sz w:val="18"/>
              <w:szCs w:val="18"/>
            </w:rPr>
          </w:pPr>
          <w:r w:rsidRPr="007D7353">
            <w:rPr>
              <w:rFonts w:ascii="Times New Roman" w:hAnsi="Times New Roman" w:cs="Times New Roman"/>
              <w:sz w:val="18"/>
              <w:szCs w:val="18"/>
            </w:rPr>
            <w:t>Pihak I</w:t>
          </w:r>
        </w:p>
      </w:tc>
      <w:tc>
        <w:tcPr>
          <w:tcW w:w="850" w:type="dxa"/>
          <w:tcBorders>
            <w:right w:val="single" w:sz="4" w:space="0" w:color="auto"/>
          </w:tcBorders>
        </w:tcPr>
        <w:p w14:paraId="7C17FAA8" w14:textId="77777777" w:rsidR="005B55AE" w:rsidRPr="007D7353" w:rsidRDefault="005B55AE" w:rsidP="0083280E">
          <w:pPr>
            <w:pStyle w:val="Footer"/>
            <w:jc w:val="center"/>
            <w:rPr>
              <w:rFonts w:ascii="Times New Roman" w:hAnsi="Times New Roman" w:cs="Times New Roman"/>
              <w:sz w:val="18"/>
              <w:szCs w:val="18"/>
            </w:rPr>
          </w:pPr>
          <w:r w:rsidRPr="007D7353">
            <w:rPr>
              <w:rFonts w:ascii="Times New Roman" w:hAnsi="Times New Roman" w:cs="Times New Roman"/>
              <w:sz w:val="18"/>
              <w:szCs w:val="18"/>
            </w:rPr>
            <w:t>Pihak II</w:t>
          </w:r>
        </w:p>
      </w:tc>
      <w:tc>
        <w:tcPr>
          <w:tcW w:w="851" w:type="dxa"/>
          <w:tcBorders>
            <w:left w:val="single" w:sz="4" w:space="0" w:color="auto"/>
          </w:tcBorders>
        </w:tcPr>
        <w:p w14:paraId="3EF7EB74" w14:textId="77777777" w:rsidR="005B55AE" w:rsidRPr="007D7353" w:rsidRDefault="005B55AE" w:rsidP="0083280E">
          <w:pPr>
            <w:pStyle w:val="Footer"/>
            <w:jc w:val="center"/>
            <w:rPr>
              <w:rFonts w:ascii="Times New Roman" w:hAnsi="Times New Roman" w:cs="Times New Roman"/>
              <w:sz w:val="18"/>
              <w:szCs w:val="18"/>
            </w:rPr>
          </w:pPr>
          <w:r w:rsidRPr="007D7353">
            <w:rPr>
              <w:rFonts w:ascii="Times New Roman" w:hAnsi="Times New Roman" w:cs="Times New Roman"/>
              <w:sz w:val="18"/>
              <w:szCs w:val="18"/>
            </w:rPr>
            <w:t>Legal</w:t>
          </w:r>
        </w:p>
      </w:tc>
    </w:tr>
  </w:tbl>
  <w:p w14:paraId="3F24EBB8" w14:textId="77777777" w:rsidR="005B55AE" w:rsidRPr="007D7353" w:rsidRDefault="005B55AE" w:rsidP="00743E14">
    <w:pPr>
      <w:pStyle w:val="Footer"/>
      <w:rPr>
        <w:rFonts w:ascii="Times New Roman" w:hAnsi="Times New Roman" w:cs="Times New Roman"/>
        <w:sz w:val="18"/>
        <w:szCs w:val="18"/>
      </w:rPr>
    </w:pPr>
    <w:r w:rsidRPr="007D7353">
      <w:rPr>
        <w:rFonts w:ascii="Times New Roman" w:hAnsi="Times New Roman" w:cs="Times New Roman"/>
        <w:sz w:val="18"/>
        <w:szCs w:val="18"/>
      </w:rPr>
      <w:t xml:space="preserve">Hal </w:t>
    </w:r>
    <w:r w:rsidRPr="007D7353">
      <w:rPr>
        <w:rFonts w:ascii="Times New Roman" w:hAnsi="Times New Roman" w:cs="Times New Roman"/>
        <w:b/>
        <w:sz w:val="18"/>
        <w:szCs w:val="18"/>
      </w:rPr>
      <w:fldChar w:fldCharType="begin"/>
    </w:r>
    <w:r w:rsidRPr="007D7353">
      <w:rPr>
        <w:rFonts w:ascii="Times New Roman" w:hAnsi="Times New Roman" w:cs="Times New Roman"/>
        <w:b/>
        <w:sz w:val="18"/>
        <w:szCs w:val="18"/>
      </w:rPr>
      <w:instrText xml:space="preserve"> PAGE </w:instrText>
    </w:r>
    <w:r w:rsidRPr="007D7353">
      <w:rPr>
        <w:rFonts w:ascii="Times New Roman" w:hAnsi="Times New Roman" w:cs="Times New Roman"/>
        <w:b/>
        <w:sz w:val="18"/>
        <w:szCs w:val="18"/>
      </w:rPr>
      <w:fldChar w:fldCharType="separate"/>
    </w:r>
    <w:r w:rsidR="00DE267A">
      <w:rPr>
        <w:rFonts w:ascii="Times New Roman" w:hAnsi="Times New Roman" w:cs="Times New Roman"/>
        <w:b/>
        <w:noProof/>
        <w:sz w:val="18"/>
        <w:szCs w:val="18"/>
      </w:rPr>
      <w:t>6</w:t>
    </w:r>
    <w:r w:rsidRPr="007D7353">
      <w:rPr>
        <w:rFonts w:ascii="Times New Roman" w:hAnsi="Times New Roman" w:cs="Times New Roman"/>
        <w:b/>
        <w:sz w:val="18"/>
        <w:szCs w:val="18"/>
      </w:rPr>
      <w:fldChar w:fldCharType="end"/>
    </w:r>
    <w:r w:rsidRPr="007D7353">
      <w:rPr>
        <w:rFonts w:ascii="Times New Roman" w:hAnsi="Times New Roman" w:cs="Times New Roman"/>
        <w:sz w:val="18"/>
        <w:szCs w:val="18"/>
      </w:rPr>
      <w:t xml:space="preserve"> / </w:t>
    </w:r>
    <w:r w:rsidRPr="007D7353">
      <w:rPr>
        <w:rFonts w:ascii="Times New Roman" w:hAnsi="Times New Roman" w:cs="Times New Roman"/>
        <w:b/>
        <w:sz w:val="18"/>
        <w:szCs w:val="18"/>
      </w:rPr>
      <w:fldChar w:fldCharType="begin"/>
    </w:r>
    <w:r w:rsidRPr="007D7353">
      <w:rPr>
        <w:rFonts w:ascii="Times New Roman" w:hAnsi="Times New Roman" w:cs="Times New Roman"/>
        <w:b/>
        <w:sz w:val="18"/>
        <w:szCs w:val="18"/>
      </w:rPr>
      <w:instrText xml:space="preserve"> NUMPAGES  </w:instrText>
    </w:r>
    <w:r w:rsidRPr="007D7353">
      <w:rPr>
        <w:rFonts w:ascii="Times New Roman" w:hAnsi="Times New Roman" w:cs="Times New Roman"/>
        <w:b/>
        <w:sz w:val="18"/>
        <w:szCs w:val="18"/>
      </w:rPr>
      <w:fldChar w:fldCharType="separate"/>
    </w:r>
    <w:r w:rsidR="00DE267A">
      <w:rPr>
        <w:rFonts w:ascii="Times New Roman" w:hAnsi="Times New Roman" w:cs="Times New Roman"/>
        <w:b/>
        <w:noProof/>
        <w:sz w:val="18"/>
        <w:szCs w:val="18"/>
      </w:rPr>
      <w:t>6</w:t>
    </w:r>
    <w:r w:rsidRPr="007D7353">
      <w:rPr>
        <w:rFonts w:ascii="Times New Roman" w:hAnsi="Times New Roman" w:cs="Times New Roman"/>
        <w:b/>
        <w:sz w:val="18"/>
        <w:szCs w:val="18"/>
      </w:rPr>
      <w:fldChar w:fldCharType="end"/>
    </w:r>
  </w:p>
  <w:p w14:paraId="04191144" w14:textId="77777777" w:rsidR="00DE267A" w:rsidRDefault="00DE267A" w:rsidP="00743E14">
    <w:pPr>
      <w:pStyle w:val="Default"/>
      <w:spacing w:line="276" w:lineRule="auto"/>
      <w:rPr>
        <w:ins w:id="214" w:author="ROHAYATI" w:date="2023-04-20T16:10:00Z"/>
        <w:color w:val="000000" w:themeColor="text1"/>
        <w:sz w:val="18"/>
        <w:szCs w:val="18"/>
      </w:rPr>
    </w:pPr>
    <w:ins w:id="215" w:author="ROHAYATI" w:date="2023-04-20T16:10:00Z">
      <w:r w:rsidRPr="00DE267A">
        <w:rPr>
          <w:color w:val="000000" w:themeColor="text1"/>
          <w:sz w:val="18"/>
          <w:szCs w:val="18"/>
        </w:rPr>
        <w:t>SAMIJF/LKM-LA/04-2023/040</w:t>
      </w:r>
    </w:ins>
  </w:p>
  <w:p w14:paraId="0673CC23" w14:textId="50B814A0" w:rsidR="005B55AE" w:rsidRPr="007D7353" w:rsidDel="0083280E" w:rsidRDefault="005B55AE" w:rsidP="00743E14">
    <w:pPr>
      <w:pStyle w:val="Default"/>
      <w:spacing w:line="276" w:lineRule="auto"/>
      <w:rPr>
        <w:del w:id="216" w:author="ROHAYATI" w:date="2021-03-17T11:19:00Z"/>
        <w:i/>
        <w:color w:val="000000" w:themeColor="text1"/>
        <w:sz w:val="18"/>
        <w:szCs w:val="18"/>
        <w:lang w:val="en-US"/>
      </w:rPr>
    </w:pPr>
    <w:del w:id="217" w:author="ROHAYATI" w:date="2021-03-17T11:19:00Z">
      <w:r w:rsidRPr="007D7353" w:rsidDel="0083280E">
        <w:rPr>
          <w:color w:val="000000" w:themeColor="text1"/>
          <w:sz w:val="18"/>
          <w:szCs w:val="18"/>
          <w:lang w:val="en-US"/>
        </w:rPr>
        <w:delText xml:space="preserve">………………………… </w:delText>
      </w:r>
      <w:r w:rsidRPr="007D7353" w:rsidDel="0083280E">
        <w:rPr>
          <w:i/>
          <w:color w:val="000000" w:themeColor="text1"/>
          <w:sz w:val="18"/>
          <w:szCs w:val="18"/>
          <w:lang w:val="en-US"/>
        </w:rPr>
        <w:delText>[Nomor kontrak PIC: Legal]</w:delText>
      </w:r>
    </w:del>
  </w:p>
  <w:p w14:paraId="236B0979" w14:textId="0290C43F" w:rsidR="005B55AE" w:rsidRPr="00743E14" w:rsidRDefault="005B55AE" w:rsidP="00743E14">
    <w:pPr>
      <w:pStyle w:val="Default"/>
      <w:spacing w:line="276" w:lineRule="auto"/>
      <w:rPr>
        <w:color w:val="000000" w:themeColor="text1"/>
        <w:sz w:val="18"/>
        <w:szCs w:val="18"/>
      </w:rPr>
    </w:pPr>
    <w:del w:id="218" w:author="ROHAYATI" w:date="2021-03-17T11:19:00Z">
      <w:r w:rsidRPr="00AB2EEA" w:rsidDel="0083280E">
        <w:rPr>
          <w:color w:val="000000" w:themeColor="text1"/>
          <w:sz w:val="18"/>
          <w:szCs w:val="18"/>
          <w:highlight w:val="green"/>
          <w:lang w:val="en-US"/>
        </w:rPr>
        <w:delText xml:space="preserve">………………………… </w:delText>
      </w:r>
      <w:r w:rsidRPr="00AB2EEA" w:rsidDel="0083280E">
        <w:rPr>
          <w:i/>
          <w:color w:val="000000" w:themeColor="text1"/>
          <w:sz w:val="18"/>
          <w:szCs w:val="18"/>
          <w:highlight w:val="green"/>
          <w:lang w:val="en-US"/>
        </w:rPr>
        <w:delText>[nama supplier</w:delText>
      </w:r>
      <w:r w:rsidRPr="00AB2EEA" w:rsidDel="0083280E">
        <w:rPr>
          <w:i/>
          <w:color w:val="000000" w:themeColor="text1"/>
          <w:sz w:val="18"/>
          <w:szCs w:val="18"/>
          <w:highlight w:val="green"/>
        </w:rPr>
        <w:delText xml:space="preserve"> &amp; PT. SAMI</w:delText>
      </w:r>
      <w:r w:rsidRPr="00AB2EEA" w:rsidDel="0083280E">
        <w:rPr>
          <w:i/>
          <w:color w:val="000000" w:themeColor="text1"/>
          <w:sz w:val="18"/>
          <w:szCs w:val="18"/>
          <w:highlight w:val="green"/>
          <w:lang w:val="en-US"/>
        </w:rPr>
        <w:delText>]</w:delText>
      </w:r>
    </w:del>
    <w:ins w:id="219" w:author="ROHAYATI" w:date="2021-03-17T11:19:00Z">
      <w:r>
        <w:rPr>
          <w:color w:val="000000" w:themeColor="text1"/>
          <w:sz w:val="18"/>
          <w:szCs w:val="18"/>
          <w:lang w:val="en-US"/>
        </w:rPr>
        <w:t>CV. AKTEC &amp; PT. SAMI</w:t>
      </w:r>
    </w:in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856261" w14:textId="77777777" w:rsidR="00560E14" w:rsidRDefault="00560E14" w:rsidP="001A0EC8">
      <w:pPr>
        <w:spacing w:after="0" w:line="240" w:lineRule="auto"/>
      </w:pPr>
      <w:r>
        <w:separator/>
      </w:r>
    </w:p>
  </w:footnote>
  <w:footnote w:type="continuationSeparator" w:id="0">
    <w:p w14:paraId="7CA07BBF" w14:textId="77777777" w:rsidR="00560E14" w:rsidRDefault="00560E14"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9" w15:restartNumberingAfterBreak="0">
    <w:nsid w:val="0BC9569D"/>
    <w:multiLevelType w:val="hybridMultilevel"/>
    <w:tmpl w:val="1A40533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DC61021"/>
    <w:multiLevelType w:val="multilevel"/>
    <w:tmpl w:val="EE5AA638"/>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F351867"/>
    <w:multiLevelType w:val="hybridMultilevel"/>
    <w:tmpl w:val="C2ACD2F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A737111"/>
    <w:multiLevelType w:val="hybridMultilevel"/>
    <w:tmpl w:val="C6147BE4"/>
    <w:lvl w:ilvl="0" w:tplc="04210011">
      <w:start w:val="1"/>
      <w:numFmt w:val="decimal"/>
      <w:lvlText w:val="%1)"/>
      <w:lvlJc w:val="left"/>
      <w:pPr>
        <w:ind w:left="2368" w:hanging="360"/>
      </w:pPr>
    </w:lvl>
    <w:lvl w:ilvl="1" w:tplc="04210019" w:tentative="1">
      <w:start w:val="1"/>
      <w:numFmt w:val="lowerLetter"/>
      <w:lvlText w:val="%2."/>
      <w:lvlJc w:val="left"/>
      <w:pPr>
        <w:ind w:left="3088" w:hanging="360"/>
      </w:pPr>
    </w:lvl>
    <w:lvl w:ilvl="2" w:tplc="0421001B" w:tentative="1">
      <w:start w:val="1"/>
      <w:numFmt w:val="lowerRoman"/>
      <w:lvlText w:val="%3."/>
      <w:lvlJc w:val="right"/>
      <w:pPr>
        <w:ind w:left="3808" w:hanging="180"/>
      </w:pPr>
    </w:lvl>
    <w:lvl w:ilvl="3" w:tplc="0421000F" w:tentative="1">
      <w:start w:val="1"/>
      <w:numFmt w:val="decimal"/>
      <w:lvlText w:val="%4."/>
      <w:lvlJc w:val="left"/>
      <w:pPr>
        <w:ind w:left="4528" w:hanging="360"/>
      </w:pPr>
    </w:lvl>
    <w:lvl w:ilvl="4" w:tplc="04210019" w:tentative="1">
      <w:start w:val="1"/>
      <w:numFmt w:val="lowerLetter"/>
      <w:lvlText w:val="%5."/>
      <w:lvlJc w:val="left"/>
      <w:pPr>
        <w:ind w:left="5248" w:hanging="360"/>
      </w:pPr>
    </w:lvl>
    <w:lvl w:ilvl="5" w:tplc="0421001B" w:tentative="1">
      <w:start w:val="1"/>
      <w:numFmt w:val="lowerRoman"/>
      <w:lvlText w:val="%6."/>
      <w:lvlJc w:val="right"/>
      <w:pPr>
        <w:ind w:left="5968" w:hanging="180"/>
      </w:pPr>
    </w:lvl>
    <w:lvl w:ilvl="6" w:tplc="0421000F" w:tentative="1">
      <w:start w:val="1"/>
      <w:numFmt w:val="decimal"/>
      <w:lvlText w:val="%7."/>
      <w:lvlJc w:val="left"/>
      <w:pPr>
        <w:ind w:left="6688" w:hanging="360"/>
      </w:pPr>
    </w:lvl>
    <w:lvl w:ilvl="7" w:tplc="04210019" w:tentative="1">
      <w:start w:val="1"/>
      <w:numFmt w:val="lowerLetter"/>
      <w:lvlText w:val="%8."/>
      <w:lvlJc w:val="left"/>
      <w:pPr>
        <w:ind w:left="7408" w:hanging="360"/>
      </w:pPr>
    </w:lvl>
    <w:lvl w:ilvl="8" w:tplc="0421001B" w:tentative="1">
      <w:start w:val="1"/>
      <w:numFmt w:val="lowerRoman"/>
      <w:lvlText w:val="%9."/>
      <w:lvlJc w:val="right"/>
      <w:pPr>
        <w:ind w:left="8128" w:hanging="180"/>
      </w:pPr>
    </w:lvl>
  </w:abstractNum>
  <w:abstractNum w:abstractNumId="16" w15:restartNumberingAfterBreak="0">
    <w:nsid w:val="1F985505"/>
    <w:multiLevelType w:val="hybridMultilevel"/>
    <w:tmpl w:val="EF72698C"/>
    <w:lvl w:ilvl="0" w:tplc="5F48BB06">
      <w:start w:val="1"/>
      <w:numFmt w:val="decimal"/>
      <w:lvlText w:val="(%1)"/>
      <w:lvlJc w:val="left"/>
      <w:pPr>
        <w:ind w:left="2368" w:hanging="360"/>
      </w:pPr>
      <w:rPr>
        <w:rFonts w:hint="default"/>
        <w:b w:val="0"/>
        <w:i w:val="0"/>
      </w:rPr>
    </w:lvl>
    <w:lvl w:ilvl="1" w:tplc="04210019" w:tentative="1">
      <w:start w:val="1"/>
      <w:numFmt w:val="lowerLetter"/>
      <w:lvlText w:val="%2."/>
      <w:lvlJc w:val="left"/>
      <w:pPr>
        <w:ind w:left="3088" w:hanging="360"/>
      </w:pPr>
    </w:lvl>
    <w:lvl w:ilvl="2" w:tplc="0421001B" w:tentative="1">
      <w:start w:val="1"/>
      <w:numFmt w:val="lowerRoman"/>
      <w:lvlText w:val="%3."/>
      <w:lvlJc w:val="right"/>
      <w:pPr>
        <w:ind w:left="3808" w:hanging="180"/>
      </w:pPr>
    </w:lvl>
    <w:lvl w:ilvl="3" w:tplc="0421000F" w:tentative="1">
      <w:start w:val="1"/>
      <w:numFmt w:val="decimal"/>
      <w:lvlText w:val="%4."/>
      <w:lvlJc w:val="left"/>
      <w:pPr>
        <w:ind w:left="4528" w:hanging="360"/>
      </w:pPr>
    </w:lvl>
    <w:lvl w:ilvl="4" w:tplc="04210019" w:tentative="1">
      <w:start w:val="1"/>
      <w:numFmt w:val="lowerLetter"/>
      <w:lvlText w:val="%5."/>
      <w:lvlJc w:val="left"/>
      <w:pPr>
        <w:ind w:left="5248" w:hanging="360"/>
      </w:pPr>
    </w:lvl>
    <w:lvl w:ilvl="5" w:tplc="0421001B" w:tentative="1">
      <w:start w:val="1"/>
      <w:numFmt w:val="lowerRoman"/>
      <w:lvlText w:val="%6."/>
      <w:lvlJc w:val="right"/>
      <w:pPr>
        <w:ind w:left="5968" w:hanging="180"/>
      </w:pPr>
    </w:lvl>
    <w:lvl w:ilvl="6" w:tplc="0421000F" w:tentative="1">
      <w:start w:val="1"/>
      <w:numFmt w:val="decimal"/>
      <w:lvlText w:val="%7."/>
      <w:lvlJc w:val="left"/>
      <w:pPr>
        <w:ind w:left="6688" w:hanging="360"/>
      </w:pPr>
    </w:lvl>
    <w:lvl w:ilvl="7" w:tplc="04210019" w:tentative="1">
      <w:start w:val="1"/>
      <w:numFmt w:val="lowerLetter"/>
      <w:lvlText w:val="%8."/>
      <w:lvlJc w:val="left"/>
      <w:pPr>
        <w:ind w:left="7408" w:hanging="360"/>
      </w:pPr>
    </w:lvl>
    <w:lvl w:ilvl="8" w:tplc="0421001B" w:tentative="1">
      <w:start w:val="1"/>
      <w:numFmt w:val="lowerRoman"/>
      <w:lvlText w:val="%9."/>
      <w:lvlJc w:val="right"/>
      <w:pPr>
        <w:ind w:left="8128" w:hanging="180"/>
      </w:pPr>
    </w:lvl>
  </w:abstractNum>
  <w:abstractNum w:abstractNumId="17"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0"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3"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E545E23"/>
    <w:multiLevelType w:val="hybridMultilevel"/>
    <w:tmpl w:val="845AFADE"/>
    <w:lvl w:ilvl="0" w:tplc="5F48BB06">
      <w:start w:val="1"/>
      <w:numFmt w:val="decimal"/>
      <w:lvlText w:val="(%1)"/>
      <w:lvlJc w:val="left"/>
      <w:pPr>
        <w:ind w:left="928" w:hanging="360"/>
      </w:pPr>
      <w:rPr>
        <w:rFonts w:hint="default"/>
        <w:b w:val="0"/>
        <w:i w:val="0"/>
      </w:rPr>
    </w:lvl>
    <w:lvl w:ilvl="1" w:tplc="04210019">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32"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4"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6"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4EB3C7E"/>
    <w:multiLevelType w:val="hybridMultilevel"/>
    <w:tmpl w:val="F808000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3"/>
  </w:num>
  <w:num w:numId="2">
    <w:abstractNumId w:val="20"/>
  </w:num>
  <w:num w:numId="3">
    <w:abstractNumId w:val="30"/>
  </w:num>
  <w:num w:numId="4">
    <w:abstractNumId w:val="38"/>
  </w:num>
  <w:num w:numId="5">
    <w:abstractNumId w:val="4"/>
  </w:num>
  <w:num w:numId="6">
    <w:abstractNumId w:val="12"/>
  </w:num>
  <w:num w:numId="7">
    <w:abstractNumId w:val="36"/>
  </w:num>
  <w:num w:numId="8">
    <w:abstractNumId w:val="24"/>
  </w:num>
  <w:num w:numId="9">
    <w:abstractNumId w:val="17"/>
  </w:num>
  <w:num w:numId="10">
    <w:abstractNumId w:val="27"/>
  </w:num>
  <w:num w:numId="11">
    <w:abstractNumId w:val="25"/>
  </w:num>
  <w:num w:numId="12">
    <w:abstractNumId w:val="21"/>
  </w:num>
  <w:num w:numId="13">
    <w:abstractNumId w:val="19"/>
  </w:num>
  <w:num w:numId="14">
    <w:abstractNumId w:val="22"/>
  </w:num>
  <w:num w:numId="15">
    <w:abstractNumId w:val="28"/>
  </w:num>
  <w:num w:numId="16">
    <w:abstractNumId w:val="14"/>
  </w:num>
  <w:num w:numId="17">
    <w:abstractNumId w:val="26"/>
  </w:num>
  <w:num w:numId="18">
    <w:abstractNumId w:val="34"/>
  </w:num>
  <w:num w:numId="19">
    <w:abstractNumId w:val="32"/>
  </w:num>
  <w:num w:numId="20">
    <w:abstractNumId w:val="5"/>
  </w:num>
  <w:num w:numId="21">
    <w:abstractNumId w:val="33"/>
  </w:num>
  <w:num w:numId="22">
    <w:abstractNumId w:val="35"/>
  </w:num>
  <w:num w:numId="23">
    <w:abstractNumId w:val="23"/>
  </w:num>
  <w:num w:numId="24">
    <w:abstractNumId w:val="7"/>
  </w:num>
  <w:num w:numId="25">
    <w:abstractNumId w:val="29"/>
  </w:num>
  <w:num w:numId="26">
    <w:abstractNumId w:val="10"/>
  </w:num>
  <w:num w:numId="27">
    <w:abstractNumId w:val="31"/>
  </w:num>
  <w:num w:numId="28">
    <w:abstractNumId w:val="15"/>
  </w:num>
  <w:num w:numId="29">
    <w:abstractNumId w:val="16"/>
  </w:num>
  <w:num w:numId="30">
    <w:abstractNumId w:val="18"/>
  </w:num>
  <w:num w:numId="31">
    <w:abstractNumId w:val="6"/>
  </w:num>
  <w:num w:numId="32">
    <w:abstractNumId w:val="13"/>
  </w:num>
  <w:num w:numId="33">
    <w:abstractNumId w:val="8"/>
  </w:num>
  <w:num w:numId="34">
    <w:abstractNumId w:val="11"/>
  </w:num>
  <w:num w:numId="35">
    <w:abstractNumId w:val="9"/>
  </w:num>
  <w:num w:numId="36">
    <w:abstractNumId w:val="37"/>
  </w:num>
  <w:numIdMacAtCleanup w:val="1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HAYATI">
    <w15:presenceInfo w15:providerId="AD" w15:userId="S-1-5-21-1426287905-1730833988-3196665247-4667"/>
  </w15:person>
  <w15:person w15:author="Rudy">
    <w15:presenceInfo w15:providerId="Windows Live" w15:userId="1721c75e3cf49e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685A"/>
    <w:rsid w:val="00011391"/>
    <w:rsid w:val="000132AA"/>
    <w:rsid w:val="000133E9"/>
    <w:rsid w:val="000208EE"/>
    <w:rsid w:val="000250C0"/>
    <w:rsid w:val="0002587A"/>
    <w:rsid w:val="0003139A"/>
    <w:rsid w:val="0003772D"/>
    <w:rsid w:val="00041EE8"/>
    <w:rsid w:val="00042008"/>
    <w:rsid w:val="00043F9B"/>
    <w:rsid w:val="000449C5"/>
    <w:rsid w:val="00052833"/>
    <w:rsid w:val="00052C5B"/>
    <w:rsid w:val="000532DC"/>
    <w:rsid w:val="0005507F"/>
    <w:rsid w:val="00055704"/>
    <w:rsid w:val="000573BB"/>
    <w:rsid w:val="00061783"/>
    <w:rsid w:val="00062D02"/>
    <w:rsid w:val="000721BE"/>
    <w:rsid w:val="0008012D"/>
    <w:rsid w:val="0008169F"/>
    <w:rsid w:val="0008627A"/>
    <w:rsid w:val="00093071"/>
    <w:rsid w:val="000A36CF"/>
    <w:rsid w:val="000A4DEB"/>
    <w:rsid w:val="000B2290"/>
    <w:rsid w:val="000B4643"/>
    <w:rsid w:val="000B50DF"/>
    <w:rsid w:val="000C114B"/>
    <w:rsid w:val="000D3C9D"/>
    <w:rsid w:val="000E030E"/>
    <w:rsid w:val="000E6C54"/>
    <w:rsid w:val="000E732D"/>
    <w:rsid w:val="000F0BD6"/>
    <w:rsid w:val="000F0D8E"/>
    <w:rsid w:val="000F7A42"/>
    <w:rsid w:val="00105D1D"/>
    <w:rsid w:val="00116A55"/>
    <w:rsid w:val="00124047"/>
    <w:rsid w:val="001368C2"/>
    <w:rsid w:val="00147AB0"/>
    <w:rsid w:val="00163EC8"/>
    <w:rsid w:val="001703D8"/>
    <w:rsid w:val="00176442"/>
    <w:rsid w:val="00177B65"/>
    <w:rsid w:val="0019486C"/>
    <w:rsid w:val="001A0EC8"/>
    <w:rsid w:val="001A5DFD"/>
    <w:rsid w:val="001B567F"/>
    <w:rsid w:val="001D43A3"/>
    <w:rsid w:val="001E0CD7"/>
    <w:rsid w:val="001E5A94"/>
    <w:rsid w:val="001E5DF7"/>
    <w:rsid w:val="001E7C01"/>
    <w:rsid w:val="00200A76"/>
    <w:rsid w:val="00213EEA"/>
    <w:rsid w:val="00215F54"/>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C62A1"/>
    <w:rsid w:val="002C6A02"/>
    <w:rsid w:val="002D032E"/>
    <w:rsid w:val="002E36F1"/>
    <w:rsid w:val="002E3882"/>
    <w:rsid w:val="002E3D4A"/>
    <w:rsid w:val="002E634B"/>
    <w:rsid w:val="002F2DE3"/>
    <w:rsid w:val="002F2FBD"/>
    <w:rsid w:val="003015E8"/>
    <w:rsid w:val="00306C3D"/>
    <w:rsid w:val="003213F6"/>
    <w:rsid w:val="00323B04"/>
    <w:rsid w:val="003505BA"/>
    <w:rsid w:val="003567B4"/>
    <w:rsid w:val="0035701F"/>
    <w:rsid w:val="00364ECB"/>
    <w:rsid w:val="00374E42"/>
    <w:rsid w:val="003750C5"/>
    <w:rsid w:val="003C5922"/>
    <w:rsid w:val="003D61A6"/>
    <w:rsid w:val="003E63D8"/>
    <w:rsid w:val="003F0264"/>
    <w:rsid w:val="003F4FD7"/>
    <w:rsid w:val="003F74DB"/>
    <w:rsid w:val="00405773"/>
    <w:rsid w:val="004112A0"/>
    <w:rsid w:val="00415D5A"/>
    <w:rsid w:val="004166BB"/>
    <w:rsid w:val="00424E0D"/>
    <w:rsid w:val="00450FB6"/>
    <w:rsid w:val="00451346"/>
    <w:rsid w:val="0046058D"/>
    <w:rsid w:val="00471F88"/>
    <w:rsid w:val="00482CD8"/>
    <w:rsid w:val="004932E8"/>
    <w:rsid w:val="004961FA"/>
    <w:rsid w:val="004A04F5"/>
    <w:rsid w:val="004B06E2"/>
    <w:rsid w:val="004B13F6"/>
    <w:rsid w:val="004B765E"/>
    <w:rsid w:val="004C18E3"/>
    <w:rsid w:val="004C397A"/>
    <w:rsid w:val="004C673E"/>
    <w:rsid w:val="004D59D9"/>
    <w:rsid w:val="004D7437"/>
    <w:rsid w:val="004F25E8"/>
    <w:rsid w:val="004F46B0"/>
    <w:rsid w:val="00500450"/>
    <w:rsid w:val="005010F6"/>
    <w:rsid w:val="005151EA"/>
    <w:rsid w:val="00517428"/>
    <w:rsid w:val="00525602"/>
    <w:rsid w:val="00526995"/>
    <w:rsid w:val="00550F4B"/>
    <w:rsid w:val="00555BDE"/>
    <w:rsid w:val="00560D57"/>
    <w:rsid w:val="00560E14"/>
    <w:rsid w:val="00571030"/>
    <w:rsid w:val="00572239"/>
    <w:rsid w:val="005736E5"/>
    <w:rsid w:val="00575435"/>
    <w:rsid w:val="005A6D39"/>
    <w:rsid w:val="005B2481"/>
    <w:rsid w:val="005B55AE"/>
    <w:rsid w:val="005C1299"/>
    <w:rsid w:val="005C1806"/>
    <w:rsid w:val="005C2C32"/>
    <w:rsid w:val="005C5C96"/>
    <w:rsid w:val="005D74EB"/>
    <w:rsid w:val="005F72BA"/>
    <w:rsid w:val="006007C3"/>
    <w:rsid w:val="006045D9"/>
    <w:rsid w:val="0060474E"/>
    <w:rsid w:val="00623818"/>
    <w:rsid w:val="00637F9E"/>
    <w:rsid w:val="00652BDB"/>
    <w:rsid w:val="006578F3"/>
    <w:rsid w:val="006643C9"/>
    <w:rsid w:val="00671757"/>
    <w:rsid w:val="00681E76"/>
    <w:rsid w:val="00682701"/>
    <w:rsid w:val="0068476C"/>
    <w:rsid w:val="0069154D"/>
    <w:rsid w:val="006921BD"/>
    <w:rsid w:val="00694166"/>
    <w:rsid w:val="00695E68"/>
    <w:rsid w:val="006A2E10"/>
    <w:rsid w:val="006B584B"/>
    <w:rsid w:val="006C01EA"/>
    <w:rsid w:val="006D1A1C"/>
    <w:rsid w:val="006D3013"/>
    <w:rsid w:val="006F3111"/>
    <w:rsid w:val="006F458E"/>
    <w:rsid w:val="006F69B6"/>
    <w:rsid w:val="00700E71"/>
    <w:rsid w:val="00711A63"/>
    <w:rsid w:val="007129D7"/>
    <w:rsid w:val="0071312E"/>
    <w:rsid w:val="00716105"/>
    <w:rsid w:val="00723AC8"/>
    <w:rsid w:val="0072585C"/>
    <w:rsid w:val="007314BB"/>
    <w:rsid w:val="00734C31"/>
    <w:rsid w:val="00743E14"/>
    <w:rsid w:val="00745D12"/>
    <w:rsid w:val="0075080D"/>
    <w:rsid w:val="00754F7C"/>
    <w:rsid w:val="00757B73"/>
    <w:rsid w:val="00757FD9"/>
    <w:rsid w:val="00762664"/>
    <w:rsid w:val="007749D3"/>
    <w:rsid w:val="0077700F"/>
    <w:rsid w:val="007771D6"/>
    <w:rsid w:val="00781168"/>
    <w:rsid w:val="00791E76"/>
    <w:rsid w:val="00794ED1"/>
    <w:rsid w:val="007A4E8E"/>
    <w:rsid w:val="007A5FEB"/>
    <w:rsid w:val="007B00D8"/>
    <w:rsid w:val="007D5ED5"/>
    <w:rsid w:val="007E2FDA"/>
    <w:rsid w:val="007F2280"/>
    <w:rsid w:val="007F489B"/>
    <w:rsid w:val="007F510D"/>
    <w:rsid w:val="007F5E99"/>
    <w:rsid w:val="008065E6"/>
    <w:rsid w:val="00824E1A"/>
    <w:rsid w:val="008256CD"/>
    <w:rsid w:val="0083280E"/>
    <w:rsid w:val="00836BC0"/>
    <w:rsid w:val="00837023"/>
    <w:rsid w:val="008522C7"/>
    <w:rsid w:val="00852B24"/>
    <w:rsid w:val="00852FD9"/>
    <w:rsid w:val="00856F60"/>
    <w:rsid w:val="0086202A"/>
    <w:rsid w:val="00862B95"/>
    <w:rsid w:val="008640AB"/>
    <w:rsid w:val="0086459C"/>
    <w:rsid w:val="00864EFD"/>
    <w:rsid w:val="00870FE2"/>
    <w:rsid w:val="008712D5"/>
    <w:rsid w:val="00881FEF"/>
    <w:rsid w:val="00884943"/>
    <w:rsid w:val="008864DE"/>
    <w:rsid w:val="00886BF6"/>
    <w:rsid w:val="0089725F"/>
    <w:rsid w:val="008A77AD"/>
    <w:rsid w:val="008D10D9"/>
    <w:rsid w:val="008D5913"/>
    <w:rsid w:val="008E280C"/>
    <w:rsid w:val="008E36CA"/>
    <w:rsid w:val="008F01A0"/>
    <w:rsid w:val="008F03A6"/>
    <w:rsid w:val="008F1187"/>
    <w:rsid w:val="008F632C"/>
    <w:rsid w:val="00902684"/>
    <w:rsid w:val="00905734"/>
    <w:rsid w:val="00905B48"/>
    <w:rsid w:val="009068B9"/>
    <w:rsid w:val="00907B5F"/>
    <w:rsid w:val="00913BDC"/>
    <w:rsid w:val="00915F3B"/>
    <w:rsid w:val="009178E7"/>
    <w:rsid w:val="009367D1"/>
    <w:rsid w:val="0094347D"/>
    <w:rsid w:val="0094635A"/>
    <w:rsid w:val="00954086"/>
    <w:rsid w:val="0095718C"/>
    <w:rsid w:val="009644E5"/>
    <w:rsid w:val="00964712"/>
    <w:rsid w:val="00967C87"/>
    <w:rsid w:val="00970375"/>
    <w:rsid w:val="00973458"/>
    <w:rsid w:val="009850FF"/>
    <w:rsid w:val="00992CA3"/>
    <w:rsid w:val="009A0DEF"/>
    <w:rsid w:val="009A0FB4"/>
    <w:rsid w:val="009A778D"/>
    <w:rsid w:val="009A7A24"/>
    <w:rsid w:val="009B1BFF"/>
    <w:rsid w:val="009B456F"/>
    <w:rsid w:val="009B5E15"/>
    <w:rsid w:val="009C08F9"/>
    <w:rsid w:val="009C5ADA"/>
    <w:rsid w:val="009D0753"/>
    <w:rsid w:val="009D3E71"/>
    <w:rsid w:val="009E4B48"/>
    <w:rsid w:val="00A119D8"/>
    <w:rsid w:val="00A12E59"/>
    <w:rsid w:val="00A17C10"/>
    <w:rsid w:val="00A3233A"/>
    <w:rsid w:val="00A40055"/>
    <w:rsid w:val="00A43BE8"/>
    <w:rsid w:val="00A43CD8"/>
    <w:rsid w:val="00A475D7"/>
    <w:rsid w:val="00A62477"/>
    <w:rsid w:val="00A6360C"/>
    <w:rsid w:val="00A655A1"/>
    <w:rsid w:val="00A80544"/>
    <w:rsid w:val="00A812BE"/>
    <w:rsid w:val="00A81572"/>
    <w:rsid w:val="00A8506C"/>
    <w:rsid w:val="00A87434"/>
    <w:rsid w:val="00A935F8"/>
    <w:rsid w:val="00AB1FC9"/>
    <w:rsid w:val="00AB2EEA"/>
    <w:rsid w:val="00AB39AE"/>
    <w:rsid w:val="00AB77A2"/>
    <w:rsid w:val="00AC58E9"/>
    <w:rsid w:val="00AD185B"/>
    <w:rsid w:val="00AD3B24"/>
    <w:rsid w:val="00AD7185"/>
    <w:rsid w:val="00B02046"/>
    <w:rsid w:val="00B02DA1"/>
    <w:rsid w:val="00B04A0F"/>
    <w:rsid w:val="00B0726F"/>
    <w:rsid w:val="00B34A31"/>
    <w:rsid w:val="00B41120"/>
    <w:rsid w:val="00B42BD1"/>
    <w:rsid w:val="00B44053"/>
    <w:rsid w:val="00B446D9"/>
    <w:rsid w:val="00B45E80"/>
    <w:rsid w:val="00B674C0"/>
    <w:rsid w:val="00B752B9"/>
    <w:rsid w:val="00B8566F"/>
    <w:rsid w:val="00B907C6"/>
    <w:rsid w:val="00B97F45"/>
    <w:rsid w:val="00BA5E6B"/>
    <w:rsid w:val="00BB1696"/>
    <w:rsid w:val="00BB7F0A"/>
    <w:rsid w:val="00BC5BCA"/>
    <w:rsid w:val="00BC7620"/>
    <w:rsid w:val="00BD2109"/>
    <w:rsid w:val="00BE3F10"/>
    <w:rsid w:val="00BF56B8"/>
    <w:rsid w:val="00BF62C6"/>
    <w:rsid w:val="00BF75D9"/>
    <w:rsid w:val="00C16DE3"/>
    <w:rsid w:val="00C3138F"/>
    <w:rsid w:val="00C40991"/>
    <w:rsid w:val="00C419A0"/>
    <w:rsid w:val="00C42A89"/>
    <w:rsid w:val="00C4451F"/>
    <w:rsid w:val="00C4481B"/>
    <w:rsid w:val="00C5376B"/>
    <w:rsid w:val="00C57C2E"/>
    <w:rsid w:val="00C63720"/>
    <w:rsid w:val="00C75503"/>
    <w:rsid w:val="00C7675B"/>
    <w:rsid w:val="00C81459"/>
    <w:rsid w:val="00C8171A"/>
    <w:rsid w:val="00C83D73"/>
    <w:rsid w:val="00C91D9A"/>
    <w:rsid w:val="00CA0088"/>
    <w:rsid w:val="00CA42F7"/>
    <w:rsid w:val="00CB5D40"/>
    <w:rsid w:val="00CD3FD1"/>
    <w:rsid w:val="00CD4D92"/>
    <w:rsid w:val="00CE1E7C"/>
    <w:rsid w:val="00CE5AFB"/>
    <w:rsid w:val="00D026D9"/>
    <w:rsid w:val="00D218EE"/>
    <w:rsid w:val="00D21C54"/>
    <w:rsid w:val="00D23420"/>
    <w:rsid w:val="00D239B5"/>
    <w:rsid w:val="00D31945"/>
    <w:rsid w:val="00D367A7"/>
    <w:rsid w:val="00D46468"/>
    <w:rsid w:val="00D60591"/>
    <w:rsid w:val="00D74CF8"/>
    <w:rsid w:val="00D826E6"/>
    <w:rsid w:val="00D95567"/>
    <w:rsid w:val="00DA6D1C"/>
    <w:rsid w:val="00DB1FC8"/>
    <w:rsid w:val="00DC03C0"/>
    <w:rsid w:val="00DC11F4"/>
    <w:rsid w:val="00DC2D4B"/>
    <w:rsid w:val="00DC2F3B"/>
    <w:rsid w:val="00DD6B5C"/>
    <w:rsid w:val="00DD6E4C"/>
    <w:rsid w:val="00DE267A"/>
    <w:rsid w:val="00DE3B51"/>
    <w:rsid w:val="00DE7E01"/>
    <w:rsid w:val="00DF2180"/>
    <w:rsid w:val="00DF60CB"/>
    <w:rsid w:val="00E0092D"/>
    <w:rsid w:val="00E04469"/>
    <w:rsid w:val="00E20609"/>
    <w:rsid w:val="00E236C0"/>
    <w:rsid w:val="00E353B1"/>
    <w:rsid w:val="00E46359"/>
    <w:rsid w:val="00E47A84"/>
    <w:rsid w:val="00E47D9D"/>
    <w:rsid w:val="00E6360B"/>
    <w:rsid w:val="00E8349D"/>
    <w:rsid w:val="00E94CFB"/>
    <w:rsid w:val="00E97864"/>
    <w:rsid w:val="00EA31F6"/>
    <w:rsid w:val="00EA7074"/>
    <w:rsid w:val="00EC7FF4"/>
    <w:rsid w:val="00EE2208"/>
    <w:rsid w:val="00EE4DD9"/>
    <w:rsid w:val="00EF15BE"/>
    <w:rsid w:val="00EF5290"/>
    <w:rsid w:val="00F00A90"/>
    <w:rsid w:val="00F02720"/>
    <w:rsid w:val="00F05C63"/>
    <w:rsid w:val="00F11B38"/>
    <w:rsid w:val="00F11D33"/>
    <w:rsid w:val="00F11DC6"/>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A1814"/>
    <w:rsid w:val="00FB0D2C"/>
    <w:rsid w:val="00FB22B8"/>
    <w:rsid w:val="00FB239E"/>
    <w:rsid w:val="00FB277C"/>
    <w:rsid w:val="00FB3EBB"/>
    <w:rsid w:val="00FB4651"/>
    <w:rsid w:val="00FB7B39"/>
    <w:rsid w:val="00FC2703"/>
    <w:rsid w:val="00FD7661"/>
    <w:rsid w:val="00FE256B"/>
    <w:rsid w:val="00FE73BA"/>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27B9B74"/>
  <w15:docId w15:val="{A0EA934C-C48C-4BCC-B69A-83820B6E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rsid w:val="00EC7FF4"/>
    <w:pPr>
      <w:suppressAutoHyphens/>
      <w:spacing w:before="280" w:after="115" w:line="240" w:lineRule="auto"/>
    </w:pPr>
    <w:rPr>
      <w:rFonts w:ascii="Times New Roman" w:eastAsia="Times New Roman" w:hAnsi="Times New Roman" w:cs="Times New Roman"/>
      <w:sz w:val="24"/>
      <w:szCs w:val="24"/>
      <w:lang w:val="en-US" w:eastAsia="ar-SA"/>
    </w:rPr>
  </w:style>
  <w:style w:type="character" w:customStyle="1" w:styleId="ListParagraphChar">
    <w:name w:val="List Paragraph Char"/>
    <w:link w:val="ListParagraph"/>
    <w:uiPriority w:val="34"/>
    <w:locked/>
    <w:rsid w:val="00CE5AFB"/>
    <w:rPr>
      <w:rFonts w:ascii="Times New Roman" w:eastAsia="Arial Unicode MS" w:hAnsi="Times New Roman" w:cs="Mangal"/>
      <w:kern w:val="1"/>
      <w:sz w:val="24"/>
      <w:szCs w:val="24"/>
      <w:lang w:val="en-GB"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6FAF1D-A878-4AE4-889C-E0AC39189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1848</Words>
  <Characters>10539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12363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5</cp:revision>
  <cp:lastPrinted>2022-03-18T00:28:00Z</cp:lastPrinted>
  <dcterms:created xsi:type="dcterms:W3CDTF">2022-03-18T03:07:00Z</dcterms:created>
  <dcterms:modified xsi:type="dcterms:W3CDTF">2023-04-20T09:10:00Z</dcterms:modified>
</cp:coreProperties>
</file>