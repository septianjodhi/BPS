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08811"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0620EB51"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37F02E8F" w14:textId="6CA89037" w:rsidR="00176442" w:rsidRPr="004F2AF7" w:rsidRDefault="00694B56" w:rsidP="004F2AF7">
      <w:pPr>
        <w:pStyle w:val="Default"/>
        <w:spacing w:line="276" w:lineRule="auto"/>
        <w:jc w:val="center"/>
        <w:rPr>
          <w:color w:val="000000" w:themeColor="text1"/>
          <w:lang w:val="en-US"/>
        </w:rPr>
      </w:pPr>
      <w:r>
        <w:rPr>
          <w:b/>
          <w:bCs/>
          <w:color w:val="000000" w:themeColor="text1"/>
          <w:lang w:val="en-US"/>
        </w:rPr>
        <w:t>CV. SAVIN CIPTA KARY</w:t>
      </w:r>
      <w:r w:rsidR="004D478D">
        <w:rPr>
          <w:b/>
          <w:bCs/>
          <w:color w:val="000000" w:themeColor="text1"/>
          <w:lang w:val="en-US"/>
        </w:rPr>
        <w:t>A</w:t>
      </w:r>
    </w:p>
    <w:p w14:paraId="1436FD44"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1C9EE0F6"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39DCBE77" w14:textId="77777777" w:rsidR="00CD1075" w:rsidRDefault="00CD1075">
      <w:pPr>
        <w:pStyle w:val="Default"/>
        <w:spacing w:line="276" w:lineRule="auto"/>
        <w:jc w:val="center"/>
        <w:rPr>
          <w:ins w:id="0" w:author="ROHAYATI" w:date="2024-07-02T16:36:00Z"/>
          <w:color w:val="000000" w:themeColor="text1"/>
        </w:rPr>
      </w:pPr>
      <w:ins w:id="1" w:author="ROHAYATI" w:date="2024-07-02T16:36:00Z">
        <w:r w:rsidRPr="00CD1075">
          <w:rPr>
            <w:color w:val="000000" w:themeColor="text1"/>
          </w:rPr>
          <w:t>SAMIJF/LKM-LA/04-2024/053</w:t>
        </w:r>
      </w:ins>
    </w:p>
    <w:p w14:paraId="6DB0999D" w14:textId="6483B093" w:rsidR="007973CA" w:rsidRPr="00EE3914" w:rsidDel="00CD1075" w:rsidRDefault="007973CA" w:rsidP="007973CA">
      <w:pPr>
        <w:pStyle w:val="Default"/>
        <w:spacing w:line="276" w:lineRule="auto"/>
        <w:jc w:val="center"/>
        <w:rPr>
          <w:del w:id="2" w:author="ROHAYATI" w:date="2024-07-02T16:36:00Z"/>
          <w:color w:val="000000" w:themeColor="text1"/>
          <w:lang w:val="en-US"/>
          <w:rPrChange w:id="3" w:author="ROHAYATI" w:date="2024-04-17T16:13:00Z">
            <w:rPr>
              <w:del w:id="4" w:author="ROHAYATI" w:date="2024-07-02T16:36:00Z"/>
              <w:color w:val="000000" w:themeColor="text1"/>
            </w:rPr>
          </w:rPrChange>
        </w:rPr>
      </w:pPr>
      <w:del w:id="5" w:author="ROHAYATI" w:date="2024-04-17T16:13:00Z">
        <w:r w:rsidRPr="00DE6141" w:rsidDel="00EE3914">
          <w:rPr>
            <w:color w:val="000000" w:themeColor="text1"/>
          </w:rPr>
          <w:delText>SAMIJF/LKM-LA/04-2023/041</w:delText>
        </w:r>
      </w:del>
    </w:p>
    <w:p w14:paraId="3FEDCF20" w14:textId="77777777" w:rsidR="00F33B45" w:rsidRPr="004F2AF7" w:rsidRDefault="00F33B45">
      <w:pPr>
        <w:pStyle w:val="Default"/>
        <w:spacing w:line="276" w:lineRule="auto"/>
        <w:jc w:val="center"/>
        <w:rPr>
          <w:color w:val="000000" w:themeColor="text1"/>
          <w:lang w:val="en-US"/>
        </w:rPr>
      </w:pPr>
    </w:p>
    <w:p w14:paraId="212FE308" w14:textId="1D9C66A1"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30770F">
        <w:rPr>
          <w:color w:val="000000" w:themeColor="text1"/>
          <w:lang w:val="en-US"/>
        </w:rPr>
        <w:t>Kamis</w:t>
      </w:r>
      <w:r w:rsidR="004D478D">
        <w:rPr>
          <w:color w:val="000000" w:themeColor="text1"/>
          <w:lang w:val="en-US"/>
        </w:rPr>
        <w:t xml:space="preserve">, </w:t>
      </w:r>
      <w:r w:rsidR="0030770F">
        <w:rPr>
          <w:color w:val="000000" w:themeColor="text1"/>
          <w:lang w:val="en-US"/>
        </w:rPr>
        <w:t>01 Juni</w:t>
      </w:r>
      <w:r w:rsidR="00694B56">
        <w:rPr>
          <w:color w:val="000000" w:themeColor="text1"/>
          <w:lang w:val="en-US"/>
        </w:rPr>
        <w:t xml:space="preserve"> 202</w:t>
      </w:r>
      <w:ins w:id="6" w:author="ROHAYATI" w:date="2024-04-17T16:13:00Z">
        <w:r w:rsidR="00EE3914">
          <w:rPr>
            <w:color w:val="000000" w:themeColor="text1"/>
            <w:lang w:val="en-US"/>
          </w:rPr>
          <w:t>4</w:t>
        </w:r>
      </w:ins>
      <w:del w:id="7" w:author="ROHAYATI" w:date="2024-04-17T16:13:00Z">
        <w:r w:rsidR="0030770F" w:rsidDel="00EE3914">
          <w:rPr>
            <w:color w:val="000000" w:themeColor="text1"/>
            <w:lang w:val="en-US"/>
          </w:rPr>
          <w:delText>3</w:delText>
        </w:r>
      </w:del>
      <w:r w:rsidR="00F33B45" w:rsidRPr="004F2AF7">
        <w:rPr>
          <w:i/>
          <w:color w:val="000000" w:themeColor="text1"/>
          <w:lang w:val="en-US"/>
        </w:rPr>
        <w:t xml:space="preserve"> </w:t>
      </w:r>
      <w:r w:rsidRPr="004F2AF7">
        <w:rPr>
          <w:color w:val="000000" w:themeColor="text1"/>
        </w:rPr>
        <w:t xml:space="preserve">bertempat di </w:t>
      </w:r>
      <w:r w:rsidR="004D478D">
        <w:rPr>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45256CAB" w14:textId="77777777" w:rsidR="001A1104" w:rsidRPr="004F2AF7" w:rsidRDefault="001A1104" w:rsidP="004F2AF7">
      <w:pPr>
        <w:pStyle w:val="Default"/>
        <w:spacing w:line="276" w:lineRule="auto"/>
        <w:jc w:val="both"/>
        <w:rPr>
          <w:color w:val="000000" w:themeColor="text1"/>
        </w:rPr>
      </w:pPr>
    </w:p>
    <w:p w14:paraId="47C6AFE4" w14:textId="00B56739" w:rsidR="001A1104" w:rsidRPr="00DB495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694B56">
        <w:rPr>
          <w:color w:val="000000" w:themeColor="text1"/>
          <w:lang w:val="en-US"/>
        </w:rPr>
        <w:t>AGUS SUNARTO</w:t>
      </w:r>
    </w:p>
    <w:p w14:paraId="2C569A84" w14:textId="79B3484B" w:rsidR="001A1104" w:rsidRPr="00DB495E"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694B56">
        <w:rPr>
          <w:color w:val="000000" w:themeColor="text1"/>
          <w:lang w:val="en-US"/>
        </w:rPr>
        <w:t>Direktur</w:t>
      </w:r>
    </w:p>
    <w:p w14:paraId="117287E2" w14:textId="5582903B" w:rsidR="001A1104" w:rsidRPr="00DB495E"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694B56">
        <w:rPr>
          <w:color w:val="000000" w:themeColor="text1"/>
          <w:lang w:val="en-US"/>
        </w:rPr>
        <w:t>Jl.Taman Tlogomulyo , Pedurungan - SEMARANG</w:t>
      </w:r>
    </w:p>
    <w:p w14:paraId="71D398FA" w14:textId="5FDDE5F8"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694B56" w:rsidRPr="00DB495E">
        <w:rPr>
          <w:iCs/>
          <w:color w:val="000000" w:themeColor="text1"/>
          <w:lang w:val="en-US"/>
        </w:rPr>
        <w:t>CV. SAVIN CIPTA KARYA</w:t>
      </w:r>
      <w:r w:rsidRPr="004F2AF7">
        <w:rPr>
          <w:color w:val="000000" w:themeColor="text1"/>
        </w:rPr>
        <w:t xml:space="preserve">, untuk selanjutnya disebut </w:t>
      </w:r>
      <w:r w:rsidRPr="004F2AF7">
        <w:rPr>
          <w:b/>
          <w:bCs/>
          <w:color w:val="000000" w:themeColor="text1"/>
        </w:rPr>
        <w:t>Pihak Pertama.</w:t>
      </w:r>
    </w:p>
    <w:p w14:paraId="5DA0B1A5" w14:textId="77777777" w:rsidR="001A1104" w:rsidRPr="004F2AF7" w:rsidRDefault="001A1104" w:rsidP="004F2AF7">
      <w:pPr>
        <w:pStyle w:val="Default"/>
        <w:spacing w:line="276" w:lineRule="auto"/>
        <w:jc w:val="both"/>
        <w:rPr>
          <w:color w:val="000000" w:themeColor="text1"/>
        </w:rPr>
      </w:pPr>
    </w:p>
    <w:p w14:paraId="78CBE679" w14:textId="0D9BAC1A" w:rsidR="001A1104" w:rsidRPr="00A20018"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30770F">
        <w:rPr>
          <w:color w:val="000000" w:themeColor="text1"/>
          <w:lang w:val="en-US"/>
        </w:rPr>
        <w:t>Kawasaki Nozomi</w:t>
      </w:r>
    </w:p>
    <w:p w14:paraId="4155A080"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0CFB21C0"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194A6EA9"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14:paraId="57840DCE"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14:paraId="00126B76"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DB13641" w14:textId="77777777" w:rsidR="001A0EC8" w:rsidRPr="004F2AF7" w:rsidRDefault="001A0EC8" w:rsidP="004F2AF7">
      <w:pPr>
        <w:pStyle w:val="Default"/>
        <w:spacing w:line="276" w:lineRule="auto"/>
        <w:jc w:val="both"/>
        <w:rPr>
          <w:color w:val="000000" w:themeColor="text1"/>
        </w:rPr>
      </w:pPr>
    </w:p>
    <w:p w14:paraId="727B31C8"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7B31A8C8" w14:textId="77777777" w:rsidR="000F7A42" w:rsidRPr="004F2AF7" w:rsidRDefault="000F7A42" w:rsidP="004F2AF7">
      <w:pPr>
        <w:pStyle w:val="Default"/>
        <w:spacing w:line="276" w:lineRule="auto"/>
        <w:jc w:val="both"/>
        <w:rPr>
          <w:color w:val="000000" w:themeColor="text1"/>
        </w:rPr>
      </w:pPr>
    </w:p>
    <w:p w14:paraId="3B250CD9"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176AB4FB" w14:textId="5C75BB86" w:rsidR="00E94CFB" w:rsidRPr="004D478D" w:rsidRDefault="000F7A42" w:rsidP="004F2AF7">
      <w:pPr>
        <w:pStyle w:val="Default"/>
        <w:numPr>
          <w:ilvl w:val="0"/>
          <w:numId w:val="7"/>
        </w:numPr>
        <w:spacing w:line="276" w:lineRule="auto"/>
        <w:ind w:left="567" w:hanging="567"/>
        <w:jc w:val="both"/>
        <w:rPr>
          <w:color w:val="000000" w:themeColor="text1"/>
        </w:rPr>
      </w:pPr>
      <w:r w:rsidRPr="004D478D">
        <w:rPr>
          <w:b/>
          <w:bCs/>
          <w:color w:val="000000" w:themeColor="text1"/>
        </w:rPr>
        <w:t>Pihak Pertama</w:t>
      </w:r>
      <w:r w:rsidRPr="004D478D">
        <w:rPr>
          <w:bCs/>
          <w:color w:val="000000" w:themeColor="text1"/>
        </w:rPr>
        <w:t xml:space="preserve"> </w:t>
      </w:r>
      <w:r w:rsidR="007F2280" w:rsidRPr="004D478D">
        <w:rPr>
          <w:bCs/>
          <w:color w:val="000000" w:themeColor="text1"/>
        </w:rPr>
        <w:t>adalah</w:t>
      </w:r>
      <w:r w:rsidR="00052833" w:rsidRPr="004D478D">
        <w:rPr>
          <w:bCs/>
          <w:color w:val="000000" w:themeColor="text1"/>
        </w:rPr>
        <w:t xml:space="preserve"> </w:t>
      </w:r>
      <w:r w:rsidR="000532DC" w:rsidRPr="004D478D">
        <w:rPr>
          <w:color w:val="000000" w:themeColor="text1"/>
        </w:rPr>
        <w:t xml:space="preserve">perusahaan </w:t>
      </w:r>
      <w:r w:rsidR="00230E8E" w:rsidRPr="00DB495E">
        <w:rPr>
          <w:color w:val="000000" w:themeColor="text1"/>
          <w:lang w:val="en-US"/>
        </w:rPr>
        <w:t xml:space="preserve">dalam bisang jasa sewa alat kantor </w:t>
      </w:r>
      <w:r w:rsidR="00451346" w:rsidRPr="00DB495E">
        <w:rPr>
          <w:color w:val="000000" w:themeColor="text1"/>
        </w:rPr>
        <w:t xml:space="preserve"> </w:t>
      </w:r>
      <w:r w:rsidR="00D21C54" w:rsidRPr="004D478D">
        <w:rPr>
          <w:color w:val="000000" w:themeColor="text1"/>
        </w:rPr>
        <w:t xml:space="preserve">sesuai </w:t>
      </w:r>
      <w:r w:rsidR="00052833" w:rsidRPr="004D478D">
        <w:rPr>
          <w:color w:val="000000" w:themeColor="text1"/>
        </w:rPr>
        <w:t xml:space="preserve">Akta </w:t>
      </w:r>
      <w:r w:rsidR="00052833" w:rsidRPr="00DB495E">
        <w:rPr>
          <w:iCs/>
          <w:color w:val="000000" w:themeColor="text1"/>
        </w:rPr>
        <w:t>No</w:t>
      </w:r>
      <w:r w:rsidR="00052833" w:rsidRPr="004D478D">
        <w:rPr>
          <w:color w:val="000000" w:themeColor="text1"/>
        </w:rPr>
        <w:t xml:space="preserve">. </w:t>
      </w:r>
      <w:r w:rsidR="00230E8E" w:rsidRPr="004D478D">
        <w:rPr>
          <w:color w:val="000000" w:themeColor="text1"/>
          <w:lang w:val="en-US"/>
        </w:rPr>
        <w:t>28</w:t>
      </w:r>
      <w:r w:rsidR="00147AB0" w:rsidRPr="004D478D">
        <w:rPr>
          <w:color w:val="000000" w:themeColor="text1"/>
          <w:lang w:val="en-US"/>
        </w:rPr>
        <w:t>.</w:t>
      </w:r>
      <w:r w:rsidR="00451346" w:rsidRPr="004D478D">
        <w:rPr>
          <w:color w:val="000000" w:themeColor="text1"/>
        </w:rPr>
        <w:t xml:space="preserve"> </w:t>
      </w:r>
      <w:r w:rsidR="00052833" w:rsidRPr="004D478D">
        <w:rPr>
          <w:color w:val="000000" w:themeColor="text1"/>
        </w:rPr>
        <w:t xml:space="preserve">tanggal </w:t>
      </w:r>
      <w:r w:rsidR="00230E8E" w:rsidRPr="00DB495E">
        <w:rPr>
          <w:iCs/>
          <w:color w:val="000000" w:themeColor="text1"/>
          <w:lang w:val="en-US"/>
        </w:rPr>
        <w:t>27 Otober 2017</w:t>
      </w:r>
      <w:r w:rsidR="00451346" w:rsidRPr="004D478D">
        <w:rPr>
          <w:color w:val="000000" w:themeColor="text1"/>
        </w:rPr>
        <w:t xml:space="preserve"> yang dibuat dihadapan</w:t>
      </w:r>
      <w:r w:rsidR="004D478D" w:rsidRPr="004D478D">
        <w:rPr>
          <w:color w:val="000000" w:themeColor="text1"/>
          <w:lang w:val="en-US"/>
        </w:rPr>
        <w:t xml:space="preserve"> </w:t>
      </w:r>
      <w:r w:rsidR="00230E8E" w:rsidRPr="00DB495E">
        <w:rPr>
          <w:iCs/>
          <w:color w:val="000000" w:themeColor="text1"/>
          <w:lang w:val="en-US"/>
        </w:rPr>
        <w:t>SUYANTO ,SH</w:t>
      </w:r>
      <w:r w:rsidR="004D478D" w:rsidRPr="004D478D">
        <w:rPr>
          <w:color w:val="000000" w:themeColor="text1"/>
          <w:lang w:val="en-US"/>
        </w:rPr>
        <w:t xml:space="preserve"> </w:t>
      </w:r>
      <w:r w:rsidR="00052833" w:rsidRPr="004D478D">
        <w:rPr>
          <w:color w:val="000000" w:themeColor="text1"/>
        </w:rPr>
        <w:t>Notaris di</w:t>
      </w:r>
      <w:r w:rsidR="00451346" w:rsidRPr="004D478D">
        <w:rPr>
          <w:color w:val="000000" w:themeColor="text1"/>
        </w:rPr>
        <w:t xml:space="preserve"> </w:t>
      </w:r>
      <w:r w:rsidR="00230E8E" w:rsidRPr="00DB495E">
        <w:rPr>
          <w:color w:val="000000" w:themeColor="text1"/>
          <w:lang w:val="en-US"/>
        </w:rPr>
        <w:t>Jl.Widoharjo no.20 Semarang</w:t>
      </w:r>
      <w:r w:rsidR="00052833" w:rsidRPr="004D478D">
        <w:rPr>
          <w:color w:val="000000" w:themeColor="text1"/>
        </w:rPr>
        <w:t xml:space="preserve"> dan telah memperoleh persetujuan dan pengesahan dari Menteri Kehakiman Republik Indonesia </w:t>
      </w:r>
      <w:r w:rsidR="00052833" w:rsidRPr="00DB495E">
        <w:rPr>
          <w:iCs/>
          <w:color w:val="000000" w:themeColor="text1"/>
        </w:rPr>
        <w:t>No.</w:t>
      </w:r>
      <w:r w:rsidR="004D478D" w:rsidRPr="00DB495E">
        <w:rPr>
          <w:iCs/>
          <w:color w:val="000000" w:themeColor="text1"/>
          <w:lang w:val="en-US"/>
        </w:rPr>
        <w:t xml:space="preserve"> </w:t>
      </w:r>
      <w:r w:rsidR="00F23738" w:rsidRPr="00DB495E">
        <w:rPr>
          <w:iCs/>
          <w:color w:val="000000" w:themeColor="text1"/>
          <w:lang w:val="en-US"/>
        </w:rPr>
        <w:t>M-05-HT.03.01-TH.1985</w:t>
      </w:r>
      <w:r w:rsidR="00147AB0" w:rsidRPr="00DB495E">
        <w:rPr>
          <w:color w:val="000000" w:themeColor="text1"/>
          <w:lang w:val="en-US"/>
        </w:rPr>
        <w:t xml:space="preserve"> </w:t>
      </w:r>
      <w:r w:rsidR="00052833" w:rsidRPr="004D478D">
        <w:rPr>
          <w:color w:val="000000" w:themeColor="text1"/>
        </w:rPr>
        <w:t xml:space="preserve">tanggal </w:t>
      </w:r>
      <w:r w:rsidR="006E659D" w:rsidRPr="00DB495E">
        <w:rPr>
          <w:iCs/>
          <w:color w:val="000000" w:themeColor="text1"/>
          <w:lang w:val="en-US"/>
        </w:rPr>
        <w:t xml:space="preserve">26 </w:t>
      </w:r>
      <w:r w:rsidR="00F23738" w:rsidRPr="00DB495E">
        <w:rPr>
          <w:iCs/>
          <w:color w:val="000000" w:themeColor="text1"/>
          <w:lang w:val="en-US"/>
        </w:rPr>
        <w:t>Februari 1985</w:t>
      </w:r>
      <w:r w:rsidR="00147AB0" w:rsidRPr="00DB495E">
        <w:rPr>
          <w:color w:val="000000" w:themeColor="text1"/>
          <w:lang w:val="en-US"/>
        </w:rPr>
        <w:t xml:space="preserve"> </w:t>
      </w:r>
      <w:r w:rsidR="009850FF" w:rsidRPr="004D478D">
        <w:rPr>
          <w:color w:val="000000" w:themeColor="text1"/>
        </w:rPr>
        <w:t xml:space="preserve">yang </w:t>
      </w:r>
      <w:r w:rsidR="00E94CFB" w:rsidRPr="004D478D">
        <w:rPr>
          <w:bCs/>
          <w:iCs/>
          <w:color w:val="000000" w:themeColor="text1"/>
        </w:rPr>
        <w:t xml:space="preserve">dalam </w:t>
      </w:r>
      <w:r w:rsidR="00DE3B51" w:rsidRPr="004D478D">
        <w:rPr>
          <w:bCs/>
          <w:iCs/>
          <w:color w:val="000000" w:themeColor="text1"/>
        </w:rPr>
        <w:t>perjanjian</w:t>
      </w:r>
      <w:r w:rsidR="00E94CFB" w:rsidRPr="004D478D">
        <w:rPr>
          <w:bCs/>
          <w:iCs/>
          <w:color w:val="000000" w:themeColor="text1"/>
        </w:rPr>
        <w:t xml:space="preserve"> ini </w:t>
      </w:r>
      <w:r w:rsidR="00723AC8" w:rsidRPr="004D478D">
        <w:rPr>
          <w:bCs/>
          <w:iCs/>
          <w:color w:val="000000" w:themeColor="text1"/>
        </w:rPr>
        <w:t xml:space="preserve">disebut </w:t>
      </w:r>
      <w:r w:rsidR="00E94CFB" w:rsidRPr="004D478D">
        <w:rPr>
          <w:bCs/>
          <w:iCs/>
          <w:color w:val="000000" w:themeColor="text1"/>
        </w:rPr>
        <w:t xml:space="preserve">sebagai </w:t>
      </w:r>
      <w:r w:rsidR="009850FF" w:rsidRPr="004D478D">
        <w:rPr>
          <w:bCs/>
          <w:iCs/>
          <w:color w:val="000000" w:themeColor="text1"/>
        </w:rPr>
        <w:t>PENJUAL</w:t>
      </w:r>
      <w:r w:rsidR="000532DC" w:rsidRPr="004D478D">
        <w:rPr>
          <w:bCs/>
          <w:color w:val="000000" w:themeColor="text1"/>
        </w:rPr>
        <w:t>.</w:t>
      </w:r>
    </w:p>
    <w:p w14:paraId="73ADB3FB"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69DEAA3A" w14:textId="77777777" w:rsidR="001A1104" w:rsidRPr="004F2AF7" w:rsidRDefault="001A1104" w:rsidP="004F2AF7">
      <w:pPr>
        <w:pStyle w:val="Default"/>
        <w:spacing w:line="276" w:lineRule="auto"/>
        <w:jc w:val="both"/>
        <w:rPr>
          <w:color w:val="000000" w:themeColor="text1"/>
        </w:rPr>
      </w:pPr>
    </w:p>
    <w:p w14:paraId="1E3571A0"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0354D8F3" w14:textId="77777777" w:rsidR="00B674C0" w:rsidRPr="004F2AF7" w:rsidRDefault="00B674C0" w:rsidP="004F2AF7">
      <w:pPr>
        <w:pStyle w:val="Default"/>
        <w:spacing w:line="276" w:lineRule="auto"/>
        <w:jc w:val="both"/>
        <w:rPr>
          <w:b/>
          <w:bCs/>
          <w:color w:val="000000" w:themeColor="text1"/>
        </w:rPr>
      </w:pPr>
    </w:p>
    <w:p w14:paraId="6913A33D"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14:paraId="316A4783"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554629BB" w14:textId="04FD1C83"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Objek perjanjian ini adalah pembelian/pengadaan</w:t>
      </w:r>
      <w:r w:rsidR="00504328">
        <w:rPr>
          <w:bCs/>
          <w:iCs/>
          <w:color w:val="000000" w:themeColor="text1"/>
          <w:lang w:val="en-US"/>
        </w:rPr>
        <w:t xml:space="preserve"> </w:t>
      </w:r>
      <w:r w:rsidR="003A1421">
        <w:rPr>
          <w:bCs/>
          <w:iCs/>
          <w:color w:val="000000" w:themeColor="text1"/>
          <w:lang w:val="en-US"/>
        </w:rPr>
        <w:t xml:space="preserve">1 unit </w:t>
      </w:r>
      <w:r w:rsidR="00504328">
        <w:rPr>
          <w:bCs/>
          <w:iCs/>
          <w:color w:val="000000" w:themeColor="text1"/>
          <w:lang w:val="en-US"/>
        </w:rPr>
        <w:t xml:space="preserve">mesin Fotocopy Canon Ira 4235/4251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598"/>
        <w:gridCol w:w="1162"/>
        <w:gridCol w:w="2242"/>
        <w:gridCol w:w="1842"/>
        <w:gridCol w:w="1435"/>
        <w:gridCol w:w="1738"/>
      </w:tblGrid>
      <w:tr w:rsidR="00F33B45" w:rsidRPr="004F2AF7" w14:paraId="1E40BF7E" w14:textId="77777777" w:rsidTr="00DB495E">
        <w:tc>
          <w:tcPr>
            <w:tcW w:w="333" w:type="pct"/>
          </w:tcPr>
          <w:p w14:paraId="7FBBCD29" w14:textId="77777777"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646" w:type="pct"/>
          </w:tcPr>
          <w:p w14:paraId="62BAA31E"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Barang</w:t>
            </w:r>
          </w:p>
        </w:tc>
        <w:tc>
          <w:tcPr>
            <w:tcW w:w="1245" w:type="pct"/>
          </w:tcPr>
          <w:p w14:paraId="2D108E3E"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Deskripsi</w:t>
            </w:r>
          </w:p>
        </w:tc>
        <w:tc>
          <w:tcPr>
            <w:tcW w:w="1014" w:type="pct"/>
          </w:tcPr>
          <w:p w14:paraId="6F2D99EA"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Harga</w:t>
            </w:r>
          </w:p>
        </w:tc>
        <w:tc>
          <w:tcPr>
            <w:tcW w:w="797" w:type="pct"/>
          </w:tcPr>
          <w:p w14:paraId="4376AB75"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Satuan</w:t>
            </w:r>
          </w:p>
        </w:tc>
        <w:tc>
          <w:tcPr>
            <w:tcW w:w="966" w:type="pct"/>
          </w:tcPr>
          <w:p w14:paraId="3A9C6E50"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Garansi</w:t>
            </w:r>
          </w:p>
        </w:tc>
      </w:tr>
      <w:tr w:rsidR="00F33B45" w:rsidRPr="004F2AF7" w14:paraId="4B093BFD" w14:textId="77777777" w:rsidTr="00DB495E">
        <w:tc>
          <w:tcPr>
            <w:tcW w:w="333" w:type="pct"/>
          </w:tcPr>
          <w:p w14:paraId="34FF02BD" w14:textId="32D84D24" w:rsidR="00F33B45" w:rsidRPr="004F2AF7" w:rsidRDefault="00902B62" w:rsidP="004F2AF7">
            <w:pPr>
              <w:pStyle w:val="Default"/>
              <w:spacing w:line="276" w:lineRule="auto"/>
              <w:ind w:left="426" w:hanging="426"/>
              <w:jc w:val="both"/>
              <w:rPr>
                <w:color w:val="000000" w:themeColor="text1"/>
                <w:lang w:val="en-US"/>
              </w:rPr>
            </w:pPr>
            <w:r>
              <w:rPr>
                <w:color w:val="000000" w:themeColor="text1"/>
                <w:lang w:val="en-US"/>
              </w:rPr>
              <w:t>1</w:t>
            </w:r>
            <w:r w:rsidR="00961F80">
              <w:rPr>
                <w:color w:val="000000" w:themeColor="text1"/>
                <w:lang w:val="en-US"/>
              </w:rPr>
              <w:t>.</w:t>
            </w:r>
          </w:p>
        </w:tc>
        <w:tc>
          <w:tcPr>
            <w:tcW w:w="646" w:type="pct"/>
          </w:tcPr>
          <w:p w14:paraId="3618EED1" w14:textId="017CAF37" w:rsidR="00F33B45" w:rsidRPr="00DB495E" w:rsidRDefault="00902B62" w:rsidP="004F2AF7">
            <w:pPr>
              <w:pStyle w:val="Default"/>
              <w:spacing w:line="276" w:lineRule="auto"/>
              <w:ind w:left="426" w:hanging="426"/>
              <w:jc w:val="both"/>
              <w:rPr>
                <w:color w:val="000000" w:themeColor="text1"/>
                <w:lang w:val="en-US"/>
              </w:rPr>
            </w:pPr>
            <w:r>
              <w:rPr>
                <w:color w:val="000000" w:themeColor="text1"/>
                <w:lang w:val="en-US"/>
              </w:rPr>
              <w:t>Mesin FC</w:t>
            </w:r>
          </w:p>
        </w:tc>
        <w:tc>
          <w:tcPr>
            <w:tcW w:w="1245" w:type="pct"/>
          </w:tcPr>
          <w:p w14:paraId="2A25CA0F" w14:textId="77777777" w:rsidR="00F33B45" w:rsidRDefault="00902B62" w:rsidP="004F2AF7">
            <w:pPr>
              <w:pStyle w:val="Default"/>
              <w:spacing w:line="276" w:lineRule="auto"/>
              <w:ind w:left="426" w:hanging="426"/>
              <w:jc w:val="both"/>
              <w:rPr>
                <w:color w:val="000000" w:themeColor="text1"/>
                <w:lang w:val="en-US"/>
              </w:rPr>
            </w:pPr>
            <w:r>
              <w:rPr>
                <w:color w:val="000000" w:themeColor="text1"/>
                <w:lang w:val="en-US"/>
              </w:rPr>
              <w:t>Merk Canon iRA</w:t>
            </w:r>
          </w:p>
          <w:p w14:paraId="758E9FD0" w14:textId="420E7DC5" w:rsidR="00974C16" w:rsidRPr="00DB495E" w:rsidRDefault="00974C16" w:rsidP="004F2AF7">
            <w:pPr>
              <w:pStyle w:val="Default"/>
              <w:spacing w:line="276" w:lineRule="auto"/>
              <w:ind w:left="426" w:hanging="426"/>
              <w:jc w:val="both"/>
              <w:rPr>
                <w:color w:val="000000" w:themeColor="text1"/>
                <w:lang w:val="en-US"/>
              </w:rPr>
            </w:pPr>
            <w:r>
              <w:rPr>
                <w:color w:val="000000" w:themeColor="text1"/>
                <w:lang w:val="en-US"/>
              </w:rPr>
              <w:t>4235/4251</w:t>
            </w:r>
          </w:p>
        </w:tc>
        <w:tc>
          <w:tcPr>
            <w:tcW w:w="1014" w:type="pct"/>
          </w:tcPr>
          <w:p w14:paraId="7B95F13C" w14:textId="282622DC" w:rsidR="00F33B45" w:rsidRPr="004F2AF7" w:rsidRDefault="00902B62" w:rsidP="004F2AF7">
            <w:pPr>
              <w:pStyle w:val="Default"/>
              <w:spacing w:line="276" w:lineRule="auto"/>
              <w:ind w:left="426" w:hanging="426"/>
              <w:jc w:val="both"/>
              <w:rPr>
                <w:color w:val="000000" w:themeColor="text1"/>
                <w:lang w:val="en-US"/>
              </w:rPr>
            </w:pPr>
            <w:r>
              <w:rPr>
                <w:color w:val="000000" w:themeColor="text1"/>
                <w:lang w:val="en-US"/>
              </w:rPr>
              <w:t>Rp.3</w:t>
            </w:r>
            <w:r w:rsidR="00707FE0">
              <w:rPr>
                <w:color w:val="000000" w:themeColor="text1"/>
                <w:lang w:val="en-US"/>
              </w:rPr>
              <w:t>7</w:t>
            </w:r>
            <w:r>
              <w:rPr>
                <w:color w:val="000000" w:themeColor="text1"/>
                <w:lang w:val="en-US"/>
              </w:rPr>
              <w:t>5.000</w:t>
            </w:r>
            <w:r w:rsidR="00E0364A">
              <w:rPr>
                <w:color w:val="000000" w:themeColor="text1"/>
                <w:lang w:val="en-US"/>
              </w:rPr>
              <w:t xml:space="preserve"> / bulan exclude Ppn</w:t>
            </w:r>
          </w:p>
        </w:tc>
        <w:tc>
          <w:tcPr>
            <w:tcW w:w="797" w:type="pct"/>
          </w:tcPr>
          <w:p w14:paraId="4254829B" w14:textId="259616D4" w:rsidR="00F33B45" w:rsidRPr="004F2AF7" w:rsidRDefault="00902B62" w:rsidP="004F2AF7">
            <w:pPr>
              <w:pStyle w:val="Default"/>
              <w:spacing w:line="276" w:lineRule="auto"/>
              <w:ind w:left="426" w:hanging="426"/>
              <w:jc w:val="both"/>
              <w:rPr>
                <w:color w:val="000000" w:themeColor="text1"/>
                <w:lang w:val="en-US"/>
              </w:rPr>
            </w:pPr>
            <w:r>
              <w:rPr>
                <w:color w:val="000000" w:themeColor="text1"/>
                <w:lang w:val="en-US"/>
              </w:rPr>
              <w:t>1 unit</w:t>
            </w:r>
          </w:p>
        </w:tc>
        <w:tc>
          <w:tcPr>
            <w:tcW w:w="966" w:type="pct"/>
          </w:tcPr>
          <w:p w14:paraId="3F235F3B" w14:textId="15763A77" w:rsidR="00961F80" w:rsidRPr="004F2AF7" w:rsidRDefault="00961F80" w:rsidP="004F2AF7">
            <w:pPr>
              <w:pStyle w:val="Default"/>
              <w:spacing w:line="276" w:lineRule="auto"/>
              <w:ind w:left="426" w:hanging="426"/>
              <w:jc w:val="both"/>
              <w:rPr>
                <w:color w:val="000000" w:themeColor="text1"/>
                <w:lang w:val="en-US"/>
              </w:rPr>
            </w:pPr>
            <w:r>
              <w:rPr>
                <w:color w:val="000000" w:themeColor="text1"/>
                <w:lang w:val="en-US"/>
              </w:rPr>
              <w:t>(selama kontrak kerja )</w:t>
            </w:r>
          </w:p>
        </w:tc>
      </w:tr>
      <w:tr w:rsidR="00F33B45" w:rsidRPr="004F2AF7" w14:paraId="65248419" w14:textId="77777777" w:rsidTr="00DB495E">
        <w:tc>
          <w:tcPr>
            <w:tcW w:w="333" w:type="pct"/>
          </w:tcPr>
          <w:p w14:paraId="3C4F45C8" w14:textId="77777777" w:rsidR="00F33B45" w:rsidRPr="004F2AF7" w:rsidRDefault="00F33B45" w:rsidP="004F2AF7">
            <w:pPr>
              <w:pStyle w:val="Default"/>
              <w:spacing w:line="276" w:lineRule="auto"/>
              <w:ind w:left="426" w:hanging="426"/>
              <w:jc w:val="both"/>
              <w:rPr>
                <w:color w:val="000000" w:themeColor="text1"/>
              </w:rPr>
            </w:pPr>
          </w:p>
        </w:tc>
        <w:tc>
          <w:tcPr>
            <w:tcW w:w="646" w:type="pct"/>
          </w:tcPr>
          <w:p w14:paraId="4834E093" w14:textId="77777777" w:rsidR="00F33B45" w:rsidRPr="004F2AF7" w:rsidRDefault="00F33B45" w:rsidP="004F2AF7">
            <w:pPr>
              <w:pStyle w:val="Default"/>
              <w:spacing w:line="276" w:lineRule="auto"/>
              <w:ind w:left="426" w:hanging="426"/>
              <w:jc w:val="both"/>
              <w:rPr>
                <w:color w:val="000000" w:themeColor="text1"/>
              </w:rPr>
            </w:pPr>
          </w:p>
        </w:tc>
        <w:tc>
          <w:tcPr>
            <w:tcW w:w="1245" w:type="pct"/>
          </w:tcPr>
          <w:p w14:paraId="2F9835DB" w14:textId="6684E726" w:rsidR="00F33B45" w:rsidRPr="00DB495E" w:rsidRDefault="00F33B45" w:rsidP="004F2AF7">
            <w:pPr>
              <w:pStyle w:val="Default"/>
              <w:spacing w:line="276" w:lineRule="auto"/>
              <w:ind w:left="426" w:hanging="426"/>
              <w:jc w:val="both"/>
              <w:rPr>
                <w:color w:val="000000" w:themeColor="text1"/>
                <w:lang w:val="en-US"/>
              </w:rPr>
            </w:pPr>
          </w:p>
        </w:tc>
        <w:tc>
          <w:tcPr>
            <w:tcW w:w="1014" w:type="pct"/>
          </w:tcPr>
          <w:p w14:paraId="7D56CCD9" w14:textId="61604AA3" w:rsidR="00F33B45" w:rsidRPr="00DB495E" w:rsidRDefault="00902B62" w:rsidP="004F2AF7">
            <w:pPr>
              <w:pStyle w:val="Default"/>
              <w:spacing w:line="276" w:lineRule="auto"/>
              <w:ind w:left="426" w:hanging="426"/>
              <w:jc w:val="both"/>
              <w:rPr>
                <w:color w:val="000000" w:themeColor="text1"/>
                <w:lang w:val="en-US"/>
              </w:rPr>
            </w:pPr>
            <w:r>
              <w:rPr>
                <w:color w:val="000000" w:themeColor="text1"/>
                <w:lang w:val="en-US"/>
              </w:rPr>
              <w:t>( Rp.80</w:t>
            </w:r>
            <w:r w:rsidR="0001239E">
              <w:rPr>
                <w:color w:val="000000" w:themeColor="text1"/>
                <w:lang w:val="en-US"/>
              </w:rPr>
              <w:t xml:space="preserve"> / lembar kertas, dijumlahkan setiap bulan nya ).</w:t>
            </w:r>
          </w:p>
        </w:tc>
        <w:tc>
          <w:tcPr>
            <w:tcW w:w="797" w:type="pct"/>
          </w:tcPr>
          <w:p w14:paraId="05FDAD2D" w14:textId="77777777" w:rsidR="00F33B45" w:rsidRPr="004F2AF7" w:rsidRDefault="00F33B45" w:rsidP="004F2AF7">
            <w:pPr>
              <w:pStyle w:val="Default"/>
              <w:spacing w:line="276" w:lineRule="auto"/>
              <w:ind w:left="426" w:hanging="426"/>
              <w:jc w:val="both"/>
              <w:rPr>
                <w:color w:val="000000" w:themeColor="text1"/>
              </w:rPr>
            </w:pPr>
          </w:p>
        </w:tc>
        <w:tc>
          <w:tcPr>
            <w:tcW w:w="966" w:type="pct"/>
          </w:tcPr>
          <w:p w14:paraId="6FE95310" w14:textId="77777777" w:rsidR="00F33B45" w:rsidRPr="004F2AF7" w:rsidRDefault="00F33B45" w:rsidP="004F2AF7">
            <w:pPr>
              <w:pStyle w:val="Default"/>
              <w:spacing w:line="276" w:lineRule="auto"/>
              <w:ind w:left="426" w:hanging="426"/>
              <w:jc w:val="both"/>
              <w:rPr>
                <w:color w:val="000000" w:themeColor="text1"/>
              </w:rPr>
            </w:pPr>
          </w:p>
        </w:tc>
      </w:tr>
      <w:tr w:rsidR="00F33B45" w:rsidRPr="004F2AF7" w14:paraId="2F2A98E3" w14:textId="77777777" w:rsidTr="00DB495E">
        <w:tc>
          <w:tcPr>
            <w:tcW w:w="333" w:type="pct"/>
          </w:tcPr>
          <w:p w14:paraId="44EC9384" w14:textId="77777777" w:rsidR="00F33B45" w:rsidRPr="004F2AF7" w:rsidRDefault="00F33B45" w:rsidP="004F2AF7">
            <w:pPr>
              <w:pStyle w:val="Default"/>
              <w:spacing w:line="276" w:lineRule="auto"/>
              <w:ind w:left="426" w:hanging="426"/>
              <w:jc w:val="both"/>
              <w:rPr>
                <w:color w:val="000000" w:themeColor="text1"/>
              </w:rPr>
            </w:pPr>
          </w:p>
        </w:tc>
        <w:tc>
          <w:tcPr>
            <w:tcW w:w="646" w:type="pct"/>
          </w:tcPr>
          <w:p w14:paraId="42E40007" w14:textId="77777777" w:rsidR="00F33B45" w:rsidRPr="004F2AF7" w:rsidRDefault="00F33B45" w:rsidP="004F2AF7">
            <w:pPr>
              <w:pStyle w:val="Default"/>
              <w:spacing w:line="276" w:lineRule="auto"/>
              <w:ind w:left="426" w:hanging="426"/>
              <w:jc w:val="both"/>
              <w:rPr>
                <w:color w:val="000000" w:themeColor="text1"/>
              </w:rPr>
            </w:pPr>
          </w:p>
        </w:tc>
        <w:tc>
          <w:tcPr>
            <w:tcW w:w="1245" w:type="pct"/>
          </w:tcPr>
          <w:p w14:paraId="3FE1D48D" w14:textId="77777777" w:rsidR="00F33B45" w:rsidRPr="004F2AF7" w:rsidRDefault="00F33B45" w:rsidP="004F2AF7">
            <w:pPr>
              <w:pStyle w:val="Default"/>
              <w:spacing w:line="276" w:lineRule="auto"/>
              <w:ind w:left="426" w:hanging="426"/>
              <w:jc w:val="both"/>
              <w:rPr>
                <w:color w:val="000000" w:themeColor="text1"/>
              </w:rPr>
            </w:pPr>
          </w:p>
        </w:tc>
        <w:tc>
          <w:tcPr>
            <w:tcW w:w="1014" w:type="pct"/>
          </w:tcPr>
          <w:p w14:paraId="55A3EE0D" w14:textId="77777777" w:rsidR="00F33B45" w:rsidRPr="004F2AF7" w:rsidRDefault="00F33B45" w:rsidP="004F2AF7">
            <w:pPr>
              <w:pStyle w:val="Default"/>
              <w:spacing w:line="276" w:lineRule="auto"/>
              <w:ind w:left="426" w:hanging="426"/>
              <w:jc w:val="both"/>
              <w:rPr>
                <w:color w:val="000000" w:themeColor="text1"/>
              </w:rPr>
            </w:pPr>
          </w:p>
        </w:tc>
        <w:tc>
          <w:tcPr>
            <w:tcW w:w="797" w:type="pct"/>
          </w:tcPr>
          <w:p w14:paraId="0CF057D8" w14:textId="77777777" w:rsidR="00F33B45" w:rsidRPr="004F2AF7" w:rsidRDefault="00F33B45" w:rsidP="004F2AF7">
            <w:pPr>
              <w:pStyle w:val="Default"/>
              <w:spacing w:line="276" w:lineRule="auto"/>
              <w:ind w:left="426" w:hanging="426"/>
              <w:jc w:val="both"/>
              <w:rPr>
                <w:color w:val="000000" w:themeColor="text1"/>
              </w:rPr>
            </w:pPr>
          </w:p>
        </w:tc>
        <w:tc>
          <w:tcPr>
            <w:tcW w:w="966" w:type="pct"/>
          </w:tcPr>
          <w:p w14:paraId="7B66BB41" w14:textId="77777777" w:rsidR="00F33B45" w:rsidRPr="004F2AF7" w:rsidRDefault="00F33B45" w:rsidP="004F2AF7">
            <w:pPr>
              <w:pStyle w:val="Default"/>
              <w:spacing w:line="276" w:lineRule="auto"/>
              <w:ind w:left="426" w:hanging="426"/>
              <w:jc w:val="both"/>
              <w:rPr>
                <w:color w:val="000000" w:themeColor="text1"/>
              </w:rPr>
            </w:pPr>
          </w:p>
        </w:tc>
      </w:tr>
      <w:tr w:rsidR="00F33B45" w:rsidRPr="004F2AF7" w14:paraId="420FEC29" w14:textId="77777777" w:rsidTr="00DB495E">
        <w:tc>
          <w:tcPr>
            <w:tcW w:w="333" w:type="pct"/>
          </w:tcPr>
          <w:p w14:paraId="10380214" w14:textId="77777777" w:rsidR="00F33B45" w:rsidRPr="004F2AF7" w:rsidRDefault="00F33B45" w:rsidP="004F2AF7">
            <w:pPr>
              <w:pStyle w:val="Default"/>
              <w:spacing w:line="276" w:lineRule="auto"/>
              <w:ind w:left="426" w:hanging="426"/>
              <w:jc w:val="both"/>
              <w:rPr>
                <w:color w:val="000000" w:themeColor="text1"/>
              </w:rPr>
            </w:pPr>
          </w:p>
        </w:tc>
        <w:tc>
          <w:tcPr>
            <w:tcW w:w="646" w:type="pct"/>
          </w:tcPr>
          <w:p w14:paraId="4FB462ED" w14:textId="77777777" w:rsidR="00F33B45" w:rsidRPr="004F2AF7" w:rsidRDefault="00F33B45" w:rsidP="004F2AF7">
            <w:pPr>
              <w:pStyle w:val="Default"/>
              <w:spacing w:line="276" w:lineRule="auto"/>
              <w:ind w:left="426" w:hanging="426"/>
              <w:jc w:val="both"/>
              <w:rPr>
                <w:color w:val="000000" w:themeColor="text1"/>
              </w:rPr>
            </w:pPr>
          </w:p>
        </w:tc>
        <w:tc>
          <w:tcPr>
            <w:tcW w:w="1245" w:type="pct"/>
          </w:tcPr>
          <w:p w14:paraId="5643F7A3" w14:textId="77777777" w:rsidR="00F33B45" w:rsidRPr="004F2AF7" w:rsidRDefault="00F33B45" w:rsidP="004F2AF7">
            <w:pPr>
              <w:pStyle w:val="Default"/>
              <w:spacing w:line="276" w:lineRule="auto"/>
              <w:ind w:left="426" w:hanging="426"/>
              <w:jc w:val="both"/>
              <w:rPr>
                <w:color w:val="000000" w:themeColor="text1"/>
              </w:rPr>
            </w:pPr>
          </w:p>
        </w:tc>
        <w:tc>
          <w:tcPr>
            <w:tcW w:w="1014" w:type="pct"/>
          </w:tcPr>
          <w:p w14:paraId="08800461" w14:textId="77777777" w:rsidR="00F33B45" w:rsidRPr="004F2AF7" w:rsidRDefault="00F33B45" w:rsidP="004F2AF7">
            <w:pPr>
              <w:pStyle w:val="Default"/>
              <w:spacing w:line="276" w:lineRule="auto"/>
              <w:ind w:left="426" w:hanging="426"/>
              <w:jc w:val="both"/>
              <w:rPr>
                <w:color w:val="000000" w:themeColor="text1"/>
              </w:rPr>
            </w:pPr>
          </w:p>
        </w:tc>
        <w:tc>
          <w:tcPr>
            <w:tcW w:w="797" w:type="pct"/>
          </w:tcPr>
          <w:p w14:paraId="3234C0C0" w14:textId="77777777" w:rsidR="00F33B45" w:rsidRPr="004F2AF7" w:rsidRDefault="00F33B45" w:rsidP="004F2AF7">
            <w:pPr>
              <w:pStyle w:val="Default"/>
              <w:spacing w:line="276" w:lineRule="auto"/>
              <w:ind w:left="426" w:hanging="426"/>
              <w:jc w:val="both"/>
              <w:rPr>
                <w:color w:val="000000" w:themeColor="text1"/>
              </w:rPr>
            </w:pPr>
          </w:p>
        </w:tc>
        <w:tc>
          <w:tcPr>
            <w:tcW w:w="966" w:type="pct"/>
          </w:tcPr>
          <w:p w14:paraId="2CD3527A" w14:textId="77777777" w:rsidR="00F33B45" w:rsidRPr="004F2AF7" w:rsidRDefault="00F33B45" w:rsidP="004F2AF7">
            <w:pPr>
              <w:pStyle w:val="Default"/>
              <w:spacing w:line="276" w:lineRule="auto"/>
              <w:ind w:left="426" w:hanging="426"/>
              <w:jc w:val="both"/>
              <w:rPr>
                <w:color w:val="000000" w:themeColor="text1"/>
              </w:rPr>
            </w:pPr>
          </w:p>
        </w:tc>
      </w:tr>
    </w:tbl>
    <w:p w14:paraId="77E3B290" w14:textId="7D3B772C"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untuk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14:paraId="75463E10"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22C7E07A" w14:textId="77777777"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14:paraId="68FB7B1D"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14:paraId="12AEFCBA" w14:textId="77777777" w:rsidR="00D826E6" w:rsidRPr="004F2AF7" w:rsidRDefault="00D826E6" w:rsidP="004F2AF7">
      <w:pPr>
        <w:pStyle w:val="Default"/>
        <w:spacing w:line="276" w:lineRule="auto"/>
        <w:rPr>
          <w:b/>
          <w:bCs/>
          <w:color w:val="000000" w:themeColor="text1"/>
        </w:rPr>
      </w:pPr>
    </w:p>
    <w:p w14:paraId="5E22225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5E8C5B5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4998FC7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0D1AFFC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5FD27FB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297B0300"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6F2ED736"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7303260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5AD5EA13"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5B81C28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lastRenderedPageBreak/>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1C1096E7" w14:textId="77777777" w:rsidR="00414AE8" w:rsidRPr="004F2AF7" w:rsidRDefault="00414AE8" w:rsidP="004F2AF7">
      <w:pPr>
        <w:pStyle w:val="Default"/>
        <w:spacing w:line="276" w:lineRule="auto"/>
        <w:jc w:val="center"/>
        <w:rPr>
          <w:b/>
          <w:bCs/>
          <w:color w:val="000000" w:themeColor="text1"/>
        </w:rPr>
      </w:pPr>
    </w:p>
    <w:p w14:paraId="4379D7F0"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345DD89F"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0F4C1BB7"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75CFE7AF"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43F82B38"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229EECEB"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w:t>
      </w:r>
      <w:commentRangeStart w:id="8"/>
      <w:r w:rsidR="00CC0247" w:rsidRPr="004F2AF7">
        <w:rPr>
          <w:bCs/>
          <w:color w:val="000000" w:themeColor="text1"/>
        </w:rPr>
        <w:t>mercury, cadmium, hexavalent chromium, polybrominated biphenyl, polybrominated diphenyl ether</w:t>
      </w:r>
      <w:commentRangeEnd w:id="8"/>
      <w:r w:rsidR="00761E03">
        <w:rPr>
          <w:rStyle w:val="CommentReference"/>
          <w:rFonts w:asciiTheme="minorHAnsi" w:hAnsiTheme="minorHAnsi"/>
          <w:color w:val="auto"/>
        </w:rPr>
        <w:commentReference w:id="8"/>
      </w:r>
      <w:r w:rsidR="00CC0247" w:rsidRPr="004F2AF7">
        <w:rPr>
          <w:bCs/>
          <w:color w:val="000000" w:themeColor="text1"/>
        </w:rPr>
        <w:t xml:space="preserve">,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10"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45F3CA96"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14:paraId="34AFC6D1"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566B1019" w14:textId="77777777" w:rsidR="00E16BCC" w:rsidRPr="004F2AF7" w:rsidRDefault="00E16BCC" w:rsidP="004F2AF7">
      <w:pPr>
        <w:pStyle w:val="Default"/>
        <w:spacing w:line="276" w:lineRule="auto"/>
        <w:jc w:val="center"/>
        <w:rPr>
          <w:b/>
          <w:bCs/>
          <w:color w:val="000000" w:themeColor="text1"/>
        </w:rPr>
      </w:pPr>
    </w:p>
    <w:p w14:paraId="6455768E"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3DB21FDF"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757D7245"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6895AD1C"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w:t>
      </w:r>
      <w:r w:rsidR="007D7353" w:rsidRPr="004F2AF7">
        <w:rPr>
          <w:color w:val="000000" w:themeColor="text1"/>
        </w:rPr>
        <w:lastRenderedPageBreak/>
        <w:t xml:space="preserve">disepakati </w:t>
      </w:r>
      <w:r w:rsidR="007D7353" w:rsidRPr="004F2AF7">
        <w:rPr>
          <w:b/>
          <w:color w:val="000000" w:themeColor="text1"/>
        </w:rPr>
        <w:t>Para Pihak</w:t>
      </w:r>
      <w:r w:rsidR="0008012D" w:rsidRPr="004F2AF7">
        <w:rPr>
          <w:color w:val="000000" w:themeColor="text1"/>
        </w:rPr>
        <w:t>.</w:t>
      </w:r>
    </w:p>
    <w:p w14:paraId="511F08AD"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2E9CB834" w14:textId="77777777" w:rsidR="00A87434" w:rsidRPr="004F2AF7" w:rsidRDefault="00A87434" w:rsidP="004F2AF7">
      <w:pPr>
        <w:pStyle w:val="Default"/>
        <w:spacing w:line="276" w:lineRule="auto"/>
        <w:jc w:val="center"/>
        <w:rPr>
          <w:bCs/>
          <w:color w:val="000000" w:themeColor="text1"/>
        </w:rPr>
      </w:pPr>
    </w:p>
    <w:p w14:paraId="4D53772F"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16102D2E"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05A1EECB"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30529440"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6B0E1F0F"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17CA6B0D" w14:textId="77777777" w:rsidR="00A812BE" w:rsidRPr="004F2AF7" w:rsidRDefault="00A812BE" w:rsidP="004F2AF7">
      <w:pPr>
        <w:pStyle w:val="Default"/>
        <w:tabs>
          <w:tab w:val="left" w:pos="360"/>
        </w:tabs>
        <w:spacing w:line="276" w:lineRule="auto"/>
        <w:ind w:left="360"/>
        <w:jc w:val="both"/>
        <w:rPr>
          <w:bCs/>
          <w:color w:val="000000" w:themeColor="text1"/>
        </w:rPr>
      </w:pPr>
    </w:p>
    <w:p w14:paraId="4B799B14"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133F2170"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77F290FD"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2FB128CE" w14:textId="3EDB6DFC" w:rsidR="001703D8" w:rsidRPr="00DB495E" w:rsidRDefault="001703D8" w:rsidP="00DB495E">
      <w:pPr>
        <w:pStyle w:val="Default"/>
        <w:spacing w:line="276" w:lineRule="auto"/>
        <w:ind w:left="720"/>
        <w:jc w:val="both"/>
        <w:rPr>
          <w:color w:val="000000" w:themeColor="text1"/>
          <w:lang w:val="en-US"/>
        </w:rPr>
      </w:pPr>
      <w:r w:rsidRPr="004F2AF7">
        <w:rPr>
          <w:color w:val="000000" w:themeColor="text1"/>
        </w:rPr>
        <w:t>Nomor rekening</w:t>
      </w:r>
      <w:r w:rsidRPr="004F2AF7">
        <w:rPr>
          <w:color w:val="000000" w:themeColor="text1"/>
        </w:rPr>
        <w:tab/>
        <w:t xml:space="preserve">: </w:t>
      </w:r>
      <w:r w:rsidR="00BC6631">
        <w:rPr>
          <w:color w:val="000000" w:themeColor="text1"/>
          <w:lang w:val="en-US"/>
        </w:rPr>
        <w:t>1.088.00291.8</w:t>
      </w:r>
    </w:p>
    <w:p w14:paraId="3A773A15" w14:textId="2AED7864"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404410">
        <w:rPr>
          <w:color w:val="000000" w:themeColor="text1"/>
          <w:lang w:val="en-US"/>
        </w:rPr>
        <w:t>CV. SAVIN CIPTA KARYA</w:t>
      </w:r>
    </w:p>
    <w:p w14:paraId="0214A755" w14:textId="1C9ED967" w:rsidR="00404410" w:rsidRPr="00DB495E" w:rsidRDefault="001703D8" w:rsidP="00A547C2">
      <w:pPr>
        <w:pStyle w:val="Default"/>
        <w:numPr>
          <w:ilvl w:val="0"/>
          <w:numId w:val="4"/>
        </w:numPr>
        <w:spacing w:line="276" w:lineRule="auto"/>
        <w:ind w:left="993" w:hanging="426"/>
        <w:jc w:val="both"/>
        <w:rPr>
          <w:b/>
          <w:color w:val="000000" w:themeColor="text1"/>
        </w:rPr>
      </w:pPr>
      <w:r w:rsidRPr="00404410">
        <w:rPr>
          <w:color w:val="000000" w:themeColor="text1"/>
        </w:rPr>
        <w:t>Nama Bank</w:t>
      </w:r>
      <w:r w:rsidRPr="00404410">
        <w:rPr>
          <w:color w:val="000000" w:themeColor="text1"/>
        </w:rPr>
        <w:tab/>
      </w:r>
      <w:r w:rsidRPr="00404410">
        <w:rPr>
          <w:color w:val="000000" w:themeColor="text1"/>
        </w:rPr>
        <w:tab/>
        <w:t xml:space="preserve">: </w:t>
      </w:r>
      <w:r w:rsidR="00404410" w:rsidRPr="00404410">
        <w:rPr>
          <w:color w:val="000000" w:themeColor="text1"/>
          <w:lang w:val="en-US"/>
        </w:rPr>
        <w:t>Bank JATENG KCP Satrio Wibowo</w:t>
      </w:r>
    </w:p>
    <w:p w14:paraId="6D641522" w14:textId="6E384303" w:rsidR="00F33B45" w:rsidRPr="00404410" w:rsidRDefault="001703D8">
      <w:pPr>
        <w:pStyle w:val="Default"/>
        <w:numPr>
          <w:ilvl w:val="0"/>
          <w:numId w:val="4"/>
        </w:numPr>
        <w:spacing w:line="276" w:lineRule="auto"/>
        <w:ind w:left="993" w:hanging="426"/>
        <w:jc w:val="both"/>
        <w:rPr>
          <w:b/>
          <w:color w:val="000000" w:themeColor="text1"/>
        </w:rPr>
      </w:pPr>
      <w:r w:rsidRPr="00404410">
        <w:rPr>
          <w:color w:val="000000" w:themeColor="text1"/>
        </w:rPr>
        <w:t>Alamat bank</w:t>
      </w:r>
      <w:r w:rsidRPr="00404410">
        <w:rPr>
          <w:color w:val="000000" w:themeColor="text1"/>
        </w:rPr>
        <w:tab/>
        <w:t>:</w:t>
      </w:r>
      <w:r w:rsidR="00AD3B24" w:rsidRPr="00404410">
        <w:rPr>
          <w:color w:val="000000" w:themeColor="text1"/>
        </w:rPr>
        <w:t xml:space="preserve"> </w:t>
      </w:r>
      <w:r w:rsidR="00404410" w:rsidRPr="00DB495E">
        <w:rPr>
          <w:color w:val="000000" w:themeColor="text1"/>
          <w:lang w:val="en-US"/>
        </w:rPr>
        <w:t>Jl.Tlogosari Raya II no.47 Tlogosari Kulon , Kec.Pedurungan Kota SEMARANG – Jawa Tengah 50196</w:t>
      </w:r>
    </w:p>
    <w:p w14:paraId="338BAE78"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10B0F867"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703653D8" w14:textId="77777777" w:rsidR="00E16BCC" w:rsidRPr="004F2AF7" w:rsidRDefault="00E16BCC" w:rsidP="004F2AF7">
      <w:pPr>
        <w:pStyle w:val="Default"/>
        <w:spacing w:line="276" w:lineRule="auto"/>
        <w:jc w:val="center"/>
        <w:rPr>
          <w:b/>
          <w:bCs/>
          <w:color w:val="000000" w:themeColor="text1"/>
        </w:rPr>
      </w:pPr>
    </w:p>
    <w:p w14:paraId="6F3B69CC"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55569957"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76457D89" w14:textId="0575CC6A" w:rsidR="00116A55" w:rsidRPr="000A6E42" w:rsidDel="000A6E42" w:rsidRDefault="00116A55">
      <w:pPr>
        <w:pStyle w:val="ListParagraph"/>
        <w:numPr>
          <w:ilvl w:val="0"/>
          <w:numId w:val="23"/>
        </w:numPr>
        <w:spacing w:line="276" w:lineRule="auto"/>
        <w:ind w:left="567" w:hanging="567"/>
        <w:jc w:val="both"/>
        <w:rPr>
          <w:del w:id="9" w:author="ROHAYATI" w:date="2024-04-17T16:16:00Z"/>
          <w:rFonts w:eastAsiaTheme="minorEastAsia" w:cs="Times New Roman"/>
          <w:color w:val="000000"/>
          <w:kern w:val="0"/>
          <w:lang w:val="id-ID" w:eastAsia="id-ID" w:bidi="ar-SA"/>
          <w:rPrChange w:id="10" w:author="ROHAYATI" w:date="2024-04-17T16:16:00Z">
            <w:rPr>
              <w:del w:id="11" w:author="ROHAYATI" w:date="2024-04-17T16:16:00Z"/>
              <w:rFonts w:eastAsiaTheme="minorEastAsia" w:cs="Times New Roman"/>
              <w:color w:val="000000"/>
              <w:kern w:val="0"/>
              <w:lang w:val="en-US" w:eastAsia="id-ID" w:bidi="ar-SA"/>
            </w:rPr>
          </w:rPrChange>
        </w:rPr>
        <w:pPrChange w:id="12" w:author="ROHAYATI" w:date="2024-04-17T16:16:00Z">
          <w:pPr>
            <w:pStyle w:val="ListParagraph"/>
            <w:spacing w:line="276" w:lineRule="auto"/>
            <w:ind w:left="426"/>
            <w:jc w:val="both"/>
          </w:pPr>
        </w:pPrChange>
      </w:pPr>
      <w:r w:rsidRPr="004F2AF7">
        <w:rPr>
          <w:rFonts w:eastAsiaTheme="minorEastAsia" w:cs="Times New Roman"/>
          <w:color w:val="000000"/>
          <w:kern w:val="0"/>
          <w:lang w:val="id-ID" w:eastAsia="id-ID" w:bidi="ar-SA"/>
        </w:rPr>
        <w:t xml:space="preserve">Perjanjian ini berlaku selama satu (1) tahun sejak tanggal </w:t>
      </w:r>
      <w:r w:rsidR="00BC6631">
        <w:rPr>
          <w:rFonts w:eastAsiaTheme="minorEastAsia" w:cs="Times New Roman"/>
          <w:color w:val="000000"/>
          <w:kern w:val="0"/>
          <w:lang w:val="en-US" w:eastAsia="id-ID" w:bidi="ar-SA"/>
        </w:rPr>
        <w:t>01 Juni 202</w:t>
      </w:r>
      <w:ins w:id="13" w:author="ROHAYATI" w:date="2024-04-17T16:14:00Z">
        <w:r w:rsidR="00EE3914">
          <w:rPr>
            <w:rFonts w:eastAsiaTheme="minorEastAsia" w:cs="Times New Roman"/>
            <w:color w:val="000000"/>
            <w:kern w:val="0"/>
            <w:lang w:val="en-US" w:eastAsia="id-ID" w:bidi="ar-SA"/>
          </w:rPr>
          <w:t>4</w:t>
        </w:r>
      </w:ins>
      <w:del w:id="14" w:author="ROHAYATI" w:date="2024-04-17T16:14:00Z">
        <w:r w:rsidR="0030770F" w:rsidDel="00EE3914">
          <w:rPr>
            <w:rFonts w:eastAsiaTheme="minorEastAsia" w:cs="Times New Roman"/>
            <w:color w:val="000000"/>
            <w:kern w:val="0"/>
            <w:lang w:val="en-US" w:eastAsia="id-ID" w:bidi="ar-SA"/>
          </w:rPr>
          <w:delText>3</w:delText>
        </w:r>
      </w:del>
      <w:r w:rsidR="00E16BCC" w:rsidRPr="004F2AF7">
        <w:rPr>
          <w:rFonts w:eastAsiaTheme="minorEastAsia" w:cs="Times New Roman"/>
          <w:color w:val="000000"/>
          <w:kern w:val="0"/>
          <w:lang w:val="id-ID" w:eastAsia="id-ID" w:bidi="ar-SA"/>
        </w:rPr>
        <w:t xml:space="preserve"> sampai dengan tanggal </w:t>
      </w:r>
      <w:r w:rsidR="00C667ED">
        <w:rPr>
          <w:rFonts w:eastAsiaTheme="minorEastAsia" w:cs="Times New Roman"/>
          <w:color w:val="000000"/>
          <w:kern w:val="0"/>
          <w:lang w:val="en-US" w:eastAsia="id-ID" w:bidi="ar-SA"/>
        </w:rPr>
        <w:t>30 Mei</w:t>
      </w:r>
      <w:r w:rsidR="00BC6631">
        <w:rPr>
          <w:rFonts w:eastAsiaTheme="minorEastAsia" w:cs="Times New Roman"/>
          <w:color w:val="000000"/>
          <w:kern w:val="0"/>
          <w:lang w:val="en-US" w:eastAsia="id-ID" w:bidi="ar-SA"/>
        </w:rPr>
        <w:t xml:space="preserve"> 202</w:t>
      </w:r>
      <w:ins w:id="15" w:author="ROHAYATI" w:date="2024-04-17T16:14:00Z">
        <w:r w:rsidR="00EE3914">
          <w:rPr>
            <w:rFonts w:eastAsiaTheme="minorEastAsia" w:cs="Times New Roman"/>
            <w:color w:val="000000"/>
            <w:kern w:val="0"/>
            <w:lang w:val="en-US" w:eastAsia="id-ID" w:bidi="ar-SA"/>
          </w:rPr>
          <w:t>5</w:t>
        </w:r>
      </w:ins>
      <w:del w:id="16" w:author="ROHAYATI" w:date="2024-04-17T16:14:00Z">
        <w:r w:rsidR="0030770F" w:rsidDel="00EE3914">
          <w:rPr>
            <w:rFonts w:eastAsiaTheme="minorEastAsia" w:cs="Times New Roman"/>
            <w:color w:val="000000"/>
            <w:kern w:val="0"/>
            <w:lang w:val="en-US" w:eastAsia="id-ID" w:bidi="ar-SA"/>
          </w:rPr>
          <w:delText>4</w:delText>
        </w:r>
      </w:del>
      <w:r w:rsidR="00BC6631">
        <w:rPr>
          <w:rFonts w:eastAsiaTheme="minorEastAsia" w:cs="Times New Roman"/>
          <w:color w:val="000000"/>
          <w:kern w:val="0"/>
          <w:lang w:val="en-US" w:eastAsia="id-ID" w:bidi="ar-SA"/>
        </w:rPr>
        <w:t>.</w:t>
      </w:r>
    </w:p>
    <w:p w14:paraId="29E6A1C5" w14:textId="77777777" w:rsidR="000A6E42" w:rsidRPr="004F2AF7" w:rsidRDefault="000A6E42" w:rsidP="004F2AF7">
      <w:pPr>
        <w:pStyle w:val="ListParagraph"/>
        <w:numPr>
          <w:ilvl w:val="0"/>
          <w:numId w:val="23"/>
        </w:numPr>
        <w:spacing w:line="276" w:lineRule="auto"/>
        <w:ind w:left="567" w:hanging="567"/>
        <w:jc w:val="both"/>
        <w:rPr>
          <w:ins w:id="17" w:author="ROHAYATI" w:date="2024-04-17T16:16:00Z"/>
          <w:rFonts w:eastAsiaTheme="minorEastAsia" w:cs="Times New Roman"/>
          <w:color w:val="000000"/>
          <w:kern w:val="0"/>
          <w:lang w:val="id-ID" w:eastAsia="id-ID" w:bidi="ar-SA"/>
        </w:rPr>
      </w:pPr>
    </w:p>
    <w:p w14:paraId="589C84E3" w14:textId="77777777" w:rsidR="000A6E42" w:rsidRDefault="000A6E42">
      <w:pPr>
        <w:pStyle w:val="ListParagraph"/>
        <w:numPr>
          <w:ilvl w:val="0"/>
          <w:numId w:val="23"/>
        </w:numPr>
        <w:spacing w:line="276" w:lineRule="auto"/>
        <w:ind w:left="567" w:hanging="567"/>
        <w:jc w:val="both"/>
        <w:rPr>
          <w:ins w:id="18" w:author="ROHAYATI" w:date="2024-04-17T16:16:00Z"/>
          <w:rFonts w:cs="Times New Roman"/>
          <w:color w:val="000000"/>
          <w:lang w:val="id-ID" w:eastAsia="id-ID" w:bidi="ar-SA"/>
        </w:rPr>
        <w:pPrChange w:id="19" w:author="ROHAYATI" w:date="2024-04-17T16:16:00Z">
          <w:pPr>
            <w:pStyle w:val="ListParagraph"/>
            <w:spacing w:line="276" w:lineRule="auto"/>
            <w:ind w:left="426"/>
            <w:jc w:val="both"/>
          </w:pPr>
        </w:pPrChange>
      </w:pPr>
      <w:ins w:id="20" w:author="ROHAYATI" w:date="2024-04-17T16:16:00Z">
        <w:r w:rsidRPr="000A6E42">
          <w:rPr>
            <w:rFonts w:cs="Times New Roman"/>
            <w:color w:val="000000"/>
            <w:lang w:val="id-ID" w:eastAsia="id-ID" w:bidi="ar-SA"/>
          </w:rPr>
          <w:t>Perjanjian ini dapat diperpanjang secara otomatis untuk satu (1) tahun berikutnya kecuali ada pemberitahuan dari salah satupihak secara tertulis untuk mengakhiri atau merubah perjanjian  ini 3 (tiga) bulan sebelum berakhirnya masa 1 (satu) tahun Perjanjian ini atau masa perpanjangannya.</w:t>
        </w:r>
      </w:ins>
    </w:p>
    <w:p w14:paraId="62EDF64A" w14:textId="07A2DAD9" w:rsidR="00AC58E9" w:rsidRPr="000A6E42" w:rsidDel="000A6E42" w:rsidRDefault="00116A55">
      <w:pPr>
        <w:pStyle w:val="ListParagraph"/>
        <w:spacing w:line="276" w:lineRule="auto"/>
        <w:ind w:left="567"/>
        <w:jc w:val="both"/>
        <w:rPr>
          <w:del w:id="21" w:author="ROHAYATI" w:date="2024-04-17T16:16:00Z"/>
          <w:rFonts w:cs="Times New Roman"/>
          <w:color w:val="000000"/>
          <w:lang w:val="id-ID" w:eastAsia="id-ID" w:bidi="ar-SA"/>
          <w:rPrChange w:id="22" w:author="ROHAYATI" w:date="2024-04-17T16:16:00Z">
            <w:rPr>
              <w:del w:id="23" w:author="ROHAYATI" w:date="2024-04-17T16:16:00Z"/>
              <w:lang w:val="id-ID" w:eastAsia="id-ID" w:bidi="ar-SA"/>
            </w:rPr>
          </w:rPrChange>
        </w:rPr>
        <w:pPrChange w:id="24" w:author="ROHAYATI" w:date="2024-04-17T16:16:00Z">
          <w:pPr>
            <w:pStyle w:val="ListParagraph"/>
            <w:numPr>
              <w:numId w:val="23"/>
            </w:numPr>
            <w:spacing w:line="276" w:lineRule="auto"/>
            <w:ind w:left="567" w:hanging="567"/>
            <w:jc w:val="both"/>
          </w:pPr>
        </w:pPrChange>
      </w:pPr>
      <w:del w:id="25" w:author="ROHAYATI" w:date="2024-04-17T16:16:00Z">
        <w:r w:rsidRPr="000A6E42" w:rsidDel="000A6E42">
          <w:rPr>
            <w:rFonts w:cs="Times New Roman"/>
            <w:color w:val="000000"/>
            <w:rPrChange w:id="26" w:author="ROHAYATI" w:date="2024-04-17T16:16:00Z">
              <w:rPr/>
            </w:rPrChange>
          </w:rPr>
          <w:delText xml:space="preserve">Perjanjian ini dapat </w:delText>
        </w:r>
        <w:r w:rsidR="00E16BCC" w:rsidRPr="000A6E42" w:rsidDel="000A6E42">
          <w:rPr>
            <w:rFonts w:cs="Times New Roman"/>
            <w:color w:val="000000"/>
            <w:rPrChange w:id="27" w:author="ROHAYATI" w:date="2024-04-17T16:16:00Z">
              <w:rPr/>
            </w:rPrChange>
          </w:rPr>
          <w:delText xml:space="preserve">diperpanjang berdasarkan kesepakatan </w:delText>
        </w:r>
        <w:r w:rsidR="00E16BCC" w:rsidRPr="000A6E42" w:rsidDel="000A6E42">
          <w:rPr>
            <w:rFonts w:cs="Times New Roman"/>
            <w:b/>
            <w:color w:val="000000"/>
            <w:rPrChange w:id="28" w:author="ROHAYATI" w:date="2024-04-17T16:16:00Z">
              <w:rPr>
                <w:b/>
              </w:rPr>
            </w:rPrChange>
          </w:rPr>
          <w:delText>Para Pihak</w:delText>
        </w:r>
        <w:r w:rsidR="00E16BCC" w:rsidRPr="000A6E42" w:rsidDel="000A6E42">
          <w:rPr>
            <w:rFonts w:cs="Times New Roman"/>
            <w:color w:val="000000"/>
            <w:rPrChange w:id="29" w:author="ROHAYATI" w:date="2024-04-17T16:16:00Z">
              <w:rPr/>
            </w:rPrChange>
          </w:rPr>
          <w:delText xml:space="preserve"> dengan pemberitahuan tertulis 3 (tiga) bulan sebelum berakhirnya perjanjian</w:delText>
        </w:r>
        <w:r w:rsidR="0084356D" w:rsidRPr="000A6E42" w:rsidDel="000A6E42">
          <w:rPr>
            <w:rFonts w:cs="Times New Roman"/>
            <w:color w:val="000000"/>
            <w:rPrChange w:id="30" w:author="ROHAYATI" w:date="2024-04-17T16:16:00Z">
              <w:rPr/>
            </w:rPrChange>
          </w:rPr>
          <w:delText>.</w:delText>
        </w:r>
      </w:del>
    </w:p>
    <w:p w14:paraId="5E0E6918" w14:textId="77777777" w:rsidR="0084356D" w:rsidRPr="004F2AF7" w:rsidRDefault="0084356D">
      <w:pPr>
        <w:pStyle w:val="ListParagraph"/>
        <w:spacing w:line="276" w:lineRule="auto"/>
        <w:ind w:left="567"/>
        <w:jc w:val="both"/>
        <w:rPr>
          <w:lang w:val="id-ID" w:eastAsia="id-ID" w:bidi="ar-SA"/>
        </w:rPr>
        <w:pPrChange w:id="31" w:author="ROHAYATI" w:date="2024-04-17T16:16:00Z">
          <w:pPr>
            <w:pStyle w:val="ListParagraph"/>
            <w:spacing w:line="276" w:lineRule="auto"/>
            <w:ind w:left="426"/>
            <w:jc w:val="both"/>
          </w:pPr>
        </w:pPrChange>
      </w:pPr>
    </w:p>
    <w:p w14:paraId="69E2B35B"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39078AA4"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715E9496"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5477249E"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14:paraId="79C4B16A"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lastRenderedPageBreak/>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14:paraId="09D71E8E"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1CBBE88F"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6FD5678D"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68F26F80"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37AC754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6E1B7D87"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2FAB9D5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65C0628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2090D74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6F9F4010"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4B69A96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2F94134E"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5EB57718"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72A6B2CD"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00264F93"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58C7597F"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72C14596"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7B977BA8"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7D6FD915"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46E800FA"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4D7A4485"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14:paraId="66A38A0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2AF2A448"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3995160E"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277BDDE5"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5FC669E"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4EF99FB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97184B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72FDAB75"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8A7AA2F"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23387829"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48668161"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1F7E40D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989CFA5"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46EFC37C"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772B3E0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50F714B7"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31E294A9"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5C6DEB9D" w14:textId="77777777" w:rsidR="00361FDF" w:rsidRPr="004F2AF7" w:rsidRDefault="00361FDF" w:rsidP="004F2AF7">
      <w:pPr>
        <w:pStyle w:val="Default"/>
        <w:spacing w:line="276" w:lineRule="auto"/>
        <w:jc w:val="center"/>
        <w:rPr>
          <w:b/>
          <w:bCs/>
          <w:color w:val="000000" w:themeColor="text1"/>
        </w:rPr>
      </w:pPr>
    </w:p>
    <w:p w14:paraId="7FF4C62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6C633B2E"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35E252B7"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468C0BD3" w14:textId="77777777" w:rsidR="0084356D" w:rsidRPr="004F2AF7" w:rsidRDefault="0084356D" w:rsidP="004F2AF7">
      <w:pPr>
        <w:spacing w:after="0"/>
        <w:rPr>
          <w:rFonts w:ascii="Times New Roman" w:hAnsi="Times New Roman" w:cs="Times New Roman"/>
          <w:sz w:val="24"/>
          <w:szCs w:val="24"/>
        </w:rPr>
      </w:pPr>
    </w:p>
    <w:p w14:paraId="05AE7339"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108715D2"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295CD10A"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68CC2580"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7AC79A87"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568036FC"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0FCA4AD3" w14:textId="77777777" w:rsidR="00AF2584" w:rsidRDefault="00AF2584" w:rsidP="004F2AF7">
      <w:pPr>
        <w:spacing w:after="0"/>
        <w:jc w:val="center"/>
        <w:rPr>
          <w:ins w:id="32" w:author="ROHAYATI" w:date="2024-07-02T16:36:00Z"/>
          <w:rFonts w:ascii="Times New Roman" w:hAnsi="Times New Roman" w:cs="Times New Roman"/>
          <w:b/>
          <w:color w:val="000000" w:themeColor="text1"/>
          <w:sz w:val="24"/>
          <w:szCs w:val="24"/>
        </w:rPr>
      </w:pPr>
    </w:p>
    <w:p w14:paraId="03793BA7" w14:textId="77777777" w:rsidR="00CD1075" w:rsidRDefault="00CD1075" w:rsidP="004F2AF7">
      <w:pPr>
        <w:spacing w:after="0"/>
        <w:jc w:val="center"/>
        <w:rPr>
          <w:ins w:id="33" w:author="ROHAYATI" w:date="2024-07-02T16:36:00Z"/>
          <w:rFonts w:ascii="Times New Roman" w:hAnsi="Times New Roman" w:cs="Times New Roman"/>
          <w:b/>
          <w:color w:val="000000" w:themeColor="text1"/>
          <w:sz w:val="24"/>
          <w:szCs w:val="24"/>
        </w:rPr>
      </w:pPr>
    </w:p>
    <w:p w14:paraId="5CF220AD" w14:textId="77777777" w:rsidR="00CD1075" w:rsidRDefault="00CD1075" w:rsidP="004F2AF7">
      <w:pPr>
        <w:spacing w:after="0"/>
        <w:jc w:val="center"/>
        <w:rPr>
          <w:ins w:id="34" w:author="ROHAYATI" w:date="2024-07-02T16:36:00Z"/>
          <w:rFonts w:ascii="Times New Roman" w:hAnsi="Times New Roman" w:cs="Times New Roman"/>
          <w:b/>
          <w:color w:val="000000" w:themeColor="text1"/>
          <w:sz w:val="24"/>
          <w:szCs w:val="24"/>
        </w:rPr>
      </w:pPr>
    </w:p>
    <w:p w14:paraId="4FDC70BA" w14:textId="77777777" w:rsidR="00CD1075" w:rsidRPr="004F2AF7" w:rsidRDefault="00CD1075" w:rsidP="004F2AF7">
      <w:pPr>
        <w:spacing w:after="0"/>
        <w:jc w:val="center"/>
        <w:rPr>
          <w:rFonts w:ascii="Times New Roman" w:hAnsi="Times New Roman" w:cs="Times New Roman"/>
          <w:b/>
          <w:color w:val="000000" w:themeColor="text1"/>
          <w:sz w:val="24"/>
          <w:szCs w:val="24"/>
        </w:rPr>
      </w:pPr>
    </w:p>
    <w:p w14:paraId="5EA53BFE"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03FB7A16"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6187464D"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1DA0ED8A"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41C57A62"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14:paraId="4FF4E4BB"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00F7BFB1"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14:paraId="3B81900A"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747FA5F3" w14:textId="6053C6FD"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BC6631">
        <w:rPr>
          <w:rFonts w:cs="Times New Roman"/>
          <w:i/>
          <w:color w:val="000000" w:themeColor="text1"/>
          <w:lang w:val="en-US"/>
        </w:rPr>
        <w:t xml:space="preserve"> </w:t>
      </w:r>
      <w:r w:rsidR="00BC6631" w:rsidRPr="00DB495E">
        <w:rPr>
          <w:rFonts w:cs="Times New Roman"/>
          <w:iCs/>
          <w:color w:val="000000" w:themeColor="text1"/>
          <w:lang w:val="en-US"/>
        </w:rPr>
        <w:t>CV. SAVIN CIPTA KARYA</w:t>
      </w:r>
    </w:p>
    <w:p w14:paraId="600E4A2B" w14:textId="659EEBAE"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r w:rsidR="00BC6631">
        <w:rPr>
          <w:rFonts w:cs="Times New Roman"/>
          <w:color w:val="000000" w:themeColor="text1"/>
          <w:lang w:val="en-US"/>
        </w:rPr>
        <w:t>Jl.Taman Tlogomulyo</w:t>
      </w:r>
      <w:r w:rsidR="00BC6631">
        <w:rPr>
          <w:rFonts w:cs="Times New Roman"/>
          <w:i/>
          <w:color w:val="000000" w:themeColor="text1"/>
          <w:lang w:val="en-US"/>
        </w:rPr>
        <w:t xml:space="preserve"> </w:t>
      </w:r>
      <w:r w:rsidR="00BC6631" w:rsidRPr="00DB495E">
        <w:rPr>
          <w:rFonts w:cs="Times New Roman"/>
          <w:iCs/>
          <w:color w:val="000000" w:themeColor="text1"/>
          <w:lang w:val="en-US"/>
        </w:rPr>
        <w:t>RT.07 RW.01 Kel.Pedurungan Lor , Kec.Pedurungan ,Kota SEMARANG - 5019</w:t>
      </w:r>
      <w:r w:rsidR="00BC6631">
        <w:rPr>
          <w:rFonts w:cs="Times New Roman"/>
          <w:i/>
          <w:color w:val="000000" w:themeColor="text1"/>
          <w:lang w:val="en-US"/>
        </w:rPr>
        <w:t>2</w:t>
      </w:r>
    </w:p>
    <w:p w14:paraId="1F404D3B" w14:textId="344CC1E0"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BC6631" w:rsidRPr="00DB495E">
        <w:rPr>
          <w:rFonts w:cs="Times New Roman"/>
          <w:iCs/>
          <w:color w:val="000000" w:themeColor="text1"/>
          <w:lang w:val="en-US"/>
        </w:rPr>
        <w:t>024 -76603251</w:t>
      </w:r>
    </w:p>
    <w:p w14:paraId="00DFA2B6" w14:textId="167DCFB6"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BC6631">
        <w:rPr>
          <w:rFonts w:cs="Times New Roman"/>
        </w:rPr>
        <w:t>cvsavinciptakarya@gmail.com</w:t>
      </w:r>
    </w:p>
    <w:p w14:paraId="1E71BE2A" w14:textId="177B9712" w:rsidR="00EF15BE" w:rsidRPr="00DB495E" w:rsidRDefault="00EF15BE" w:rsidP="004F2AF7">
      <w:pPr>
        <w:pStyle w:val="ListParagraph"/>
        <w:spacing w:line="276" w:lineRule="auto"/>
        <w:ind w:left="567"/>
        <w:jc w:val="both"/>
        <w:rPr>
          <w:rFonts w:cs="Times New Roman"/>
          <w:color w:val="000000" w:themeColor="text1"/>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BC6631" w:rsidRPr="00DB495E">
        <w:rPr>
          <w:rFonts w:cs="Times New Roman"/>
          <w:iCs/>
          <w:color w:val="000000" w:themeColor="text1"/>
          <w:lang w:val="en-US"/>
        </w:rPr>
        <w:t>Candra</w:t>
      </w:r>
    </w:p>
    <w:p w14:paraId="0C9924E2" w14:textId="77777777" w:rsidR="00EF15BE" w:rsidRPr="004F2AF7" w:rsidRDefault="00EF15BE" w:rsidP="004F2AF7">
      <w:pPr>
        <w:pStyle w:val="ListParagraph"/>
        <w:spacing w:line="276" w:lineRule="auto"/>
        <w:ind w:left="567"/>
        <w:jc w:val="both"/>
        <w:rPr>
          <w:rFonts w:cs="Times New Roman"/>
          <w:color w:val="000000" w:themeColor="text1"/>
        </w:rPr>
      </w:pPr>
    </w:p>
    <w:p w14:paraId="6A28A5FD" w14:textId="77777777"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3474BFBA" w14:textId="77777777" w:rsidR="002952FC" w:rsidRDefault="001E0CD7" w:rsidP="00DB495E">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14:paraId="7DEC186F" w14:textId="0FA74FA1" w:rsidR="001E0CD7" w:rsidRPr="00DB495E" w:rsidRDefault="002952FC" w:rsidP="00DB495E">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657260AB" w14:textId="30D674EB"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C667ED">
        <w:rPr>
          <w:rFonts w:cs="Times New Roman"/>
          <w:color w:val="000000" w:themeColor="text1"/>
        </w:rPr>
        <w:t>0291-7512101</w:t>
      </w:r>
    </w:p>
    <w:p w14:paraId="6FF3742F" w14:textId="2E503390" w:rsidR="00EF15BE" w:rsidRPr="00DB495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C667ED">
        <w:rPr>
          <w:rFonts w:cs="Times New Roman"/>
          <w:lang w:val="en-US"/>
        </w:rPr>
        <w:t>ga_03@sami-jf.co.id</w:t>
      </w:r>
    </w:p>
    <w:p w14:paraId="69BD16C6" w14:textId="55D6ED22" w:rsidR="00EF15BE" w:rsidRPr="00DB495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C667ED">
        <w:rPr>
          <w:rFonts w:cs="Times New Roman"/>
          <w:color w:val="000000" w:themeColor="text1"/>
          <w:lang w:val="en-US"/>
        </w:rPr>
        <w:t>Aya</w:t>
      </w:r>
    </w:p>
    <w:p w14:paraId="161F92C2"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544DD45F" w14:textId="77777777" w:rsidR="00E0731A" w:rsidRPr="00E0731A" w:rsidRDefault="00E0731A" w:rsidP="00DB495E">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14:paraId="48D92DAF" w14:textId="77777777" w:rsidR="00E0731A" w:rsidRDefault="00E0731A" w:rsidP="00DB495E">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14:paraId="4EBA5F00"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5EDB6754" w14:textId="77777777"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14:paraId="2217E3AD"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09861561"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77EEE02F"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221B62E3" w14:textId="77777777" w:rsidR="0084356D" w:rsidRDefault="0084356D" w:rsidP="004F2AF7">
      <w:pPr>
        <w:spacing w:after="0"/>
        <w:jc w:val="both"/>
        <w:rPr>
          <w:ins w:id="35" w:author="ROHAYATI" w:date="2024-07-02T16:36:00Z"/>
          <w:rFonts w:ascii="Times New Roman" w:hAnsi="Times New Roman" w:cs="Times New Roman"/>
          <w:color w:val="000000" w:themeColor="text1"/>
          <w:sz w:val="24"/>
          <w:szCs w:val="24"/>
        </w:rPr>
      </w:pPr>
    </w:p>
    <w:p w14:paraId="56DD6E47" w14:textId="77777777" w:rsidR="00CD1075" w:rsidRDefault="00CD1075" w:rsidP="004F2AF7">
      <w:pPr>
        <w:spacing w:after="0"/>
        <w:jc w:val="both"/>
        <w:rPr>
          <w:ins w:id="36" w:author="ROHAYATI" w:date="2024-07-02T16:36:00Z"/>
          <w:rFonts w:ascii="Times New Roman" w:hAnsi="Times New Roman" w:cs="Times New Roman"/>
          <w:color w:val="000000" w:themeColor="text1"/>
          <w:sz w:val="24"/>
          <w:szCs w:val="24"/>
        </w:rPr>
      </w:pPr>
    </w:p>
    <w:p w14:paraId="07DC8A6A" w14:textId="77777777" w:rsidR="00CD1075" w:rsidRDefault="00CD1075" w:rsidP="004F2AF7">
      <w:pPr>
        <w:spacing w:after="0"/>
        <w:jc w:val="both"/>
        <w:rPr>
          <w:ins w:id="37" w:author="ROHAYATI" w:date="2024-07-02T16:36:00Z"/>
          <w:rFonts w:ascii="Times New Roman" w:hAnsi="Times New Roman" w:cs="Times New Roman"/>
          <w:color w:val="000000" w:themeColor="text1"/>
          <w:sz w:val="24"/>
          <w:szCs w:val="24"/>
        </w:rPr>
      </w:pPr>
    </w:p>
    <w:p w14:paraId="32B6B836" w14:textId="77777777" w:rsidR="00CD1075" w:rsidRPr="004F2AF7" w:rsidRDefault="00CD1075" w:rsidP="004F2AF7">
      <w:pPr>
        <w:spacing w:after="0"/>
        <w:jc w:val="both"/>
        <w:rPr>
          <w:rFonts w:ascii="Times New Roman" w:hAnsi="Times New Roman" w:cs="Times New Roman"/>
          <w:color w:val="000000" w:themeColor="text1"/>
          <w:sz w:val="24"/>
          <w:szCs w:val="24"/>
        </w:rPr>
      </w:pPr>
      <w:bookmarkStart w:id="38" w:name="_GoBack"/>
      <w:bookmarkEnd w:id="38"/>
    </w:p>
    <w:p w14:paraId="0FAD6307"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09BCBEBD"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28EE1F2B" w14:textId="77777777" w:rsidR="00414AE8" w:rsidRDefault="00414AE8" w:rsidP="004F2AF7">
      <w:pPr>
        <w:spacing w:after="0"/>
        <w:jc w:val="both"/>
        <w:rPr>
          <w:rFonts w:ascii="Times New Roman" w:hAnsi="Times New Roman" w:cs="Times New Roman"/>
          <w:color w:val="000000" w:themeColor="text1"/>
          <w:sz w:val="24"/>
          <w:szCs w:val="24"/>
        </w:rPr>
      </w:pPr>
    </w:p>
    <w:p w14:paraId="522E8B8A" w14:textId="77777777" w:rsidR="00BC6631" w:rsidRDefault="00BC6631" w:rsidP="004F2AF7">
      <w:pPr>
        <w:spacing w:after="0"/>
        <w:jc w:val="both"/>
        <w:rPr>
          <w:rFonts w:ascii="Times New Roman" w:hAnsi="Times New Roman" w:cs="Times New Roman"/>
          <w:color w:val="000000" w:themeColor="text1"/>
          <w:sz w:val="24"/>
          <w:szCs w:val="24"/>
        </w:rPr>
      </w:pPr>
    </w:p>
    <w:p w14:paraId="5EABFB95" w14:textId="77777777" w:rsidR="00BC6631" w:rsidRDefault="00BC6631" w:rsidP="004F2AF7">
      <w:pPr>
        <w:spacing w:after="0"/>
        <w:jc w:val="both"/>
        <w:rPr>
          <w:rFonts w:ascii="Times New Roman" w:hAnsi="Times New Roman" w:cs="Times New Roman"/>
          <w:color w:val="000000" w:themeColor="text1"/>
          <w:sz w:val="24"/>
          <w:szCs w:val="24"/>
        </w:rPr>
      </w:pPr>
    </w:p>
    <w:p w14:paraId="06DF63CA" w14:textId="77777777" w:rsidR="00BC6631" w:rsidRDefault="00BC6631" w:rsidP="004F2AF7">
      <w:pPr>
        <w:spacing w:after="0"/>
        <w:jc w:val="both"/>
        <w:rPr>
          <w:rFonts w:ascii="Times New Roman" w:hAnsi="Times New Roman" w:cs="Times New Roman"/>
          <w:color w:val="000000" w:themeColor="text1"/>
          <w:sz w:val="24"/>
          <w:szCs w:val="24"/>
        </w:rPr>
      </w:pPr>
    </w:p>
    <w:p w14:paraId="4303FBFF" w14:textId="77777777" w:rsidR="00BC6631" w:rsidRPr="004F2AF7" w:rsidRDefault="00BC6631" w:rsidP="004F2AF7">
      <w:pPr>
        <w:spacing w:after="0"/>
        <w:jc w:val="both"/>
        <w:rPr>
          <w:rFonts w:ascii="Times New Roman" w:hAnsi="Times New Roman" w:cs="Times New Roman"/>
          <w:color w:val="000000" w:themeColor="text1"/>
          <w:sz w:val="24"/>
          <w:szCs w:val="24"/>
        </w:rPr>
      </w:pPr>
    </w:p>
    <w:tbl>
      <w:tblPr>
        <w:tblpPr w:leftFromText="180" w:rightFromText="180" w:horzAnchor="margin" w:tblpY="1125"/>
        <w:tblW w:w="5000" w:type="pct"/>
        <w:tblCellMar>
          <w:left w:w="0" w:type="dxa"/>
          <w:right w:w="0" w:type="dxa"/>
        </w:tblCellMar>
        <w:tblLook w:val="0000" w:firstRow="0" w:lastRow="0" w:firstColumn="0" w:lastColumn="0" w:noHBand="0" w:noVBand="0"/>
      </w:tblPr>
      <w:tblGrid>
        <w:gridCol w:w="4333"/>
        <w:gridCol w:w="4694"/>
      </w:tblGrid>
      <w:tr w:rsidR="007749D3" w:rsidRPr="004F2AF7" w14:paraId="6F43204B" w14:textId="77777777" w:rsidTr="00DB495E">
        <w:trPr>
          <w:trHeight w:val="1483"/>
        </w:trPr>
        <w:tc>
          <w:tcPr>
            <w:tcW w:w="2400" w:type="pct"/>
            <w:vAlign w:val="bottom"/>
          </w:tcPr>
          <w:p w14:paraId="0AE747A6" w14:textId="77777777" w:rsidR="007749D3" w:rsidRPr="004F2AF7" w:rsidRDefault="007749D3"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65B44EE5" w14:textId="380CB0B2" w:rsidR="007749D3" w:rsidRPr="00DB495E" w:rsidRDefault="00BC6631" w:rsidP="00BC6631">
            <w:pPr>
              <w:widowControl w:val="0"/>
              <w:autoSpaceDE w:val="0"/>
              <w:autoSpaceDN w:val="0"/>
              <w:adjustRightInd w:val="0"/>
              <w:spacing w:after="0"/>
              <w:ind w:right="105"/>
              <w:jc w:val="center"/>
              <w:rPr>
                <w:rFonts w:ascii="Times New Roman" w:hAnsi="Times New Roman" w:cs="Times New Roman"/>
                <w:b/>
                <w:bCs/>
                <w:i/>
                <w:color w:val="000000" w:themeColor="text1"/>
                <w:sz w:val="24"/>
                <w:szCs w:val="24"/>
              </w:rPr>
            </w:pPr>
            <w:r w:rsidRPr="00DB495E">
              <w:rPr>
                <w:rFonts w:ascii="Times New Roman" w:hAnsi="Times New Roman" w:cs="Times New Roman"/>
                <w:b/>
                <w:bCs/>
                <w:color w:val="000000" w:themeColor="text1"/>
                <w:sz w:val="24"/>
                <w:szCs w:val="24"/>
                <w:lang w:val="en-US"/>
              </w:rPr>
              <w:t>CV. SAVIN CIPTA KARYA</w:t>
            </w:r>
          </w:p>
          <w:p w14:paraId="51438BBF" w14:textId="77777777" w:rsidR="00414AE8" w:rsidRPr="004F2AF7" w:rsidRDefault="00414AE8"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754EF16" w14:textId="77777777" w:rsidR="00A3233A" w:rsidRPr="004F2AF7" w:rsidRDefault="00A3233A"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064EA86" w14:textId="77777777" w:rsidR="00A3233A" w:rsidRPr="004F2AF7" w:rsidRDefault="00A3233A"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A85CDC1" w14:textId="77777777" w:rsidR="0046058D" w:rsidRPr="004F2AF7" w:rsidRDefault="0046058D"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A332BFF" w14:textId="77777777" w:rsidR="00465955" w:rsidRPr="004F2AF7" w:rsidRDefault="00465955"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82BB76B" w14:textId="77777777" w:rsidR="00A3233A" w:rsidRPr="004F2AF7" w:rsidRDefault="00A3233A" w:rsidP="00BC6631">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47DC3E13" w14:textId="33CD6232" w:rsidR="00BC6631" w:rsidRPr="004F2AF7" w:rsidRDefault="00BC6631" w:rsidP="00BC6631">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AGUS SUNARTO</w:t>
            </w:r>
          </w:p>
          <w:p w14:paraId="67462E79" w14:textId="5F9BDEE0" w:rsidR="007749D3" w:rsidRPr="004F2AF7" w:rsidRDefault="00BC6631" w:rsidP="00BC6631">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r w:rsidR="00F33B45" w:rsidRPr="004F2AF7">
              <w:rPr>
                <w:rFonts w:ascii="Times New Roman" w:hAnsi="Times New Roman" w:cs="Times New Roman"/>
                <w:color w:val="000000" w:themeColor="text1"/>
                <w:sz w:val="24"/>
                <w:szCs w:val="24"/>
                <w:lang w:val="en-US"/>
              </w:rPr>
              <w:t xml:space="preserve"> </w:t>
            </w:r>
          </w:p>
        </w:tc>
        <w:tc>
          <w:tcPr>
            <w:tcW w:w="2600" w:type="pct"/>
            <w:vAlign w:val="bottom"/>
          </w:tcPr>
          <w:p w14:paraId="0A71D46B"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4BEEB508"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1FA3DB89"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C29D243"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B7436B9" w14:textId="77777777" w:rsidR="00A3233A" w:rsidRPr="004F2AF7" w:rsidRDefault="00A3233A"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4641DB7" w14:textId="77777777" w:rsidR="0046058D" w:rsidRPr="004F2AF7" w:rsidRDefault="0046058D"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FD4CC66" w14:textId="77777777" w:rsidR="00A3233A" w:rsidRPr="004F2AF7" w:rsidRDefault="00A3233A"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1B23381" w14:textId="3E32D201" w:rsidR="007749D3" w:rsidRPr="00A20018" w:rsidRDefault="009E71D7" w:rsidP="00BC6631">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6C6EBC85" w14:textId="77777777" w:rsidR="007749D3" w:rsidRPr="004F2AF7" w:rsidRDefault="006C01EA" w:rsidP="00BC6631">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7D3ABF53" w14:textId="77777777" w:rsidR="000250C0" w:rsidRPr="004F2AF7" w:rsidRDefault="000250C0" w:rsidP="004F2AF7">
      <w:pPr>
        <w:pStyle w:val="Default"/>
        <w:tabs>
          <w:tab w:val="center" w:pos="7560"/>
        </w:tabs>
        <w:spacing w:line="276" w:lineRule="auto"/>
        <w:jc w:val="both"/>
        <w:rPr>
          <w:b/>
          <w:bCs/>
          <w:color w:val="000000" w:themeColor="text1"/>
        </w:rPr>
      </w:pPr>
    </w:p>
    <w:p w14:paraId="51CACA83"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1"/>
      <w:type w:val="continuous"/>
      <w:pgSz w:w="11907" w:h="16839" w:code="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SPVJF-GA-03" w:date="2021-09-30T10:30:00Z" w:initials="S">
    <w:p w14:paraId="613F4861" w14:textId="77777777" w:rsidR="00761E03" w:rsidRPr="00761E03" w:rsidRDefault="00761E03">
      <w:pPr>
        <w:pStyle w:val="CommentText"/>
        <w:rPr>
          <w:lang w:val="en-US"/>
        </w:rPr>
      </w:pPr>
      <w:r>
        <w:rPr>
          <w:rStyle w:val="CommentReference"/>
        </w:rPr>
        <w:annotationRef/>
      </w:r>
      <w:r>
        <w:rPr>
          <w:lang w:val="en-US"/>
        </w:rPr>
        <w:t xml:space="preserve">ROHS/ELV </w:t>
      </w:r>
      <w:hyperlink r:id="rId1" w:history="1">
        <w:r w:rsidRPr="006A470D">
          <w:rPr>
            <w:rStyle w:val="Hyperlink"/>
            <w:lang w:val="en-US"/>
          </w:rPr>
          <w:t>https://id.wikipedia.org/wiki/RoHS</w:t>
        </w:r>
      </w:hyperlink>
      <w:r>
        <w:rPr>
          <w:lang w:val="en-US"/>
        </w:rP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3F48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13F4861" w16cid:durableId="2635D8F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2BB467" w14:textId="77777777" w:rsidR="00786A7E" w:rsidRDefault="00786A7E" w:rsidP="001A0EC8">
      <w:pPr>
        <w:spacing w:after="0" w:line="240" w:lineRule="auto"/>
      </w:pPr>
      <w:r>
        <w:separator/>
      </w:r>
    </w:p>
  </w:endnote>
  <w:endnote w:type="continuationSeparator" w:id="0">
    <w:p w14:paraId="2E76C78E" w14:textId="77777777" w:rsidR="00786A7E" w:rsidRDefault="00786A7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C6599C" w:rsidRPr="001A1104" w14:paraId="04F4BFE5" w14:textId="77777777" w:rsidTr="007D7353">
      <w:trPr>
        <w:trHeight w:val="710"/>
      </w:trPr>
      <w:tc>
        <w:tcPr>
          <w:tcW w:w="850" w:type="dxa"/>
        </w:tcPr>
        <w:p w14:paraId="535651C6"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318BEC2D" w14:textId="77777777" w:rsidR="00C6599C" w:rsidRPr="001A1104" w:rsidRDefault="00C6599C" w:rsidP="00F31FB4">
          <w:pPr>
            <w:pStyle w:val="Footer"/>
            <w:rPr>
              <w:rFonts w:ascii="Times New Roman" w:hAnsi="Times New Roman" w:cs="Times New Roman"/>
              <w:sz w:val="16"/>
              <w:szCs w:val="16"/>
            </w:rPr>
          </w:pPr>
        </w:p>
        <w:p w14:paraId="5FF04C9E" w14:textId="77777777" w:rsidR="00C6599C" w:rsidRPr="001A1104" w:rsidRDefault="00C6599C" w:rsidP="00F31FB4">
          <w:pPr>
            <w:pStyle w:val="Footer"/>
            <w:jc w:val="center"/>
            <w:rPr>
              <w:rFonts w:ascii="Times New Roman" w:hAnsi="Times New Roman" w:cs="Times New Roman"/>
              <w:sz w:val="16"/>
              <w:szCs w:val="16"/>
            </w:rPr>
          </w:pPr>
        </w:p>
        <w:p w14:paraId="20B8342C" w14:textId="77777777" w:rsidR="00C6599C" w:rsidRPr="001A1104" w:rsidRDefault="00C6599C" w:rsidP="00F31FB4">
          <w:pPr>
            <w:pStyle w:val="Footer"/>
            <w:jc w:val="center"/>
            <w:rPr>
              <w:rFonts w:ascii="Times New Roman" w:hAnsi="Times New Roman" w:cs="Times New Roman"/>
              <w:sz w:val="16"/>
              <w:szCs w:val="16"/>
            </w:rPr>
          </w:pPr>
        </w:p>
      </w:tc>
      <w:tc>
        <w:tcPr>
          <w:tcW w:w="851" w:type="dxa"/>
        </w:tcPr>
        <w:p w14:paraId="55B64F9A"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E18BC0F"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25F3619E"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C727155" w14:textId="77777777" w:rsidR="00C6599C" w:rsidRPr="001A1104" w:rsidRDefault="00C6599C">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CD1075">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CD1075">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14:paraId="4F459F7F" w14:textId="07708A60" w:rsidR="00BC04F7" w:rsidRPr="00CD1075" w:rsidRDefault="00DE6141" w:rsidP="00F33B45">
    <w:pPr>
      <w:pStyle w:val="Default"/>
      <w:spacing w:line="276" w:lineRule="auto"/>
      <w:rPr>
        <w:color w:val="000000" w:themeColor="text1"/>
        <w:sz w:val="16"/>
        <w:szCs w:val="16"/>
        <w:rPrChange w:id="39" w:author="ROHAYATI" w:date="2024-07-02T16:36:00Z">
          <w:rPr>
            <w:color w:val="000000" w:themeColor="text1"/>
            <w:sz w:val="16"/>
            <w:szCs w:val="16"/>
          </w:rPr>
        </w:rPrChange>
      </w:rPr>
    </w:pPr>
    <w:del w:id="40" w:author="ROHAYATI" w:date="2024-04-17T16:14:00Z">
      <w:r w:rsidRPr="00DE6141" w:rsidDel="00EE3914">
        <w:rPr>
          <w:color w:val="000000" w:themeColor="text1"/>
          <w:sz w:val="16"/>
          <w:szCs w:val="16"/>
        </w:rPr>
        <w:delText>SAMIJF/LKM-LA/04-2023/041</w:delText>
      </w:r>
    </w:del>
    <w:ins w:id="41" w:author="ROHAYATI" w:date="2024-07-02T16:36:00Z">
      <w:r w:rsidR="00CD1075" w:rsidRPr="00CD1075">
        <w:rPr>
          <w:color w:val="000000" w:themeColor="text1"/>
        </w:rPr>
        <w:t xml:space="preserve"> </w:t>
      </w:r>
      <w:r w:rsidR="00CD1075" w:rsidRPr="00CD1075">
        <w:rPr>
          <w:color w:val="000000" w:themeColor="text1"/>
          <w:sz w:val="16"/>
          <w:szCs w:val="16"/>
        </w:rPr>
        <w:t>SAMIJF/LKM-LA/04-2024/053</w:t>
      </w:r>
    </w:ins>
  </w:p>
  <w:p w14:paraId="03418D09" w14:textId="14C304D7" w:rsidR="00C6599C" w:rsidRPr="001A1104" w:rsidRDefault="004D478D" w:rsidP="00F33B45">
    <w:pPr>
      <w:pStyle w:val="Default"/>
      <w:spacing w:line="276" w:lineRule="auto"/>
      <w:rPr>
        <w:color w:val="000000" w:themeColor="text1"/>
        <w:sz w:val="16"/>
        <w:szCs w:val="16"/>
      </w:rPr>
    </w:pPr>
    <w:r>
      <w:rPr>
        <w:color w:val="000000" w:themeColor="text1"/>
        <w:sz w:val="16"/>
        <w:szCs w:val="16"/>
        <w:lang w:val="en-US"/>
      </w:rPr>
      <w:t>CV. SAVIN CIPTA KARYA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834484" w14:textId="77777777" w:rsidR="00786A7E" w:rsidRDefault="00786A7E" w:rsidP="001A0EC8">
      <w:pPr>
        <w:spacing w:after="0" w:line="240" w:lineRule="auto"/>
      </w:pPr>
      <w:r>
        <w:separator/>
      </w:r>
    </w:p>
  </w:footnote>
  <w:footnote w:type="continuationSeparator" w:id="0">
    <w:p w14:paraId="6383A62D" w14:textId="77777777" w:rsidR="00786A7E" w:rsidRDefault="00786A7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239E"/>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A6E42"/>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24D14"/>
    <w:rsid w:val="001368C2"/>
    <w:rsid w:val="00147AB0"/>
    <w:rsid w:val="00163EC8"/>
    <w:rsid w:val="00163EF0"/>
    <w:rsid w:val="001703D8"/>
    <w:rsid w:val="00176442"/>
    <w:rsid w:val="0019486C"/>
    <w:rsid w:val="001A0EC8"/>
    <w:rsid w:val="001A1104"/>
    <w:rsid w:val="001A5DFD"/>
    <w:rsid w:val="001B319D"/>
    <w:rsid w:val="001B567F"/>
    <w:rsid w:val="001E0CD7"/>
    <w:rsid w:val="001E5A94"/>
    <w:rsid w:val="001E5DF7"/>
    <w:rsid w:val="001E6F70"/>
    <w:rsid w:val="001E7C01"/>
    <w:rsid w:val="001F4635"/>
    <w:rsid w:val="00200A76"/>
    <w:rsid w:val="00213EEA"/>
    <w:rsid w:val="00223ABB"/>
    <w:rsid w:val="00225337"/>
    <w:rsid w:val="00227C20"/>
    <w:rsid w:val="00230E8E"/>
    <w:rsid w:val="0024559D"/>
    <w:rsid w:val="00245D5B"/>
    <w:rsid w:val="00247A39"/>
    <w:rsid w:val="002615DC"/>
    <w:rsid w:val="002644FA"/>
    <w:rsid w:val="00265BEC"/>
    <w:rsid w:val="00265DB5"/>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0770F"/>
    <w:rsid w:val="00313CF4"/>
    <w:rsid w:val="00313F6B"/>
    <w:rsid w:val="003213F6"/>
    <w:rsid w:val="00327681"/>
    <w:rsid w:val="003505BA"/>
    <w:rsid w:val="003567B4"/>
    <w:rsid w:val="0035701F"/>
    <w:rsid w:val="00361FDF"/>
    <w:rsid w:val="00364052"/>
    <w:rsid w:val="003646D6"/>
    <w:rsid w:val="00364ECB"/>
    <w:rsid w:val="00370997"/>
    <w:rsid w:val="00374E42"/>
    <w:rsid w:val="003750C5"/>
    <w:rsid w:val="00392558"/>
    <w:rsid w:val="003A1421"/>
    <w:rsid w:val="003B0E8D"/>
    <w:rsid w:val="003C5922"/>
    <w:rsid w:val="003E63D8"/>
    <w:rsid w:val="003F0264"/>
    <w:rsid w:val="003F4FD7"/>
    <w:rsid w:val="003F5ED0"/>
    <w:rsid w:val="003F74DB"/>
    <w:rsid w:val="00404410"/>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478D"/>
    <w:rsid w:val="004D59D9"/>
    <w:rsid w:val="004D6DB4"/>
    <w:rsid w:val="004D7437"/>
    <w:rsid w:val="004D7C0B"/>
    <w:rsid w:val="004E4261"/>
    <w:rsid w:val="004F25E8"/>
    <w:rsid w:val="004F2AF7"/>
    <w:rsid w:val="00500450"/>
    <w:rsid w:val="005010F6"/>
    <w:rsid w:val="00504328"/>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11E2"/>
    <w:rsid w:val="00637F9E"/>
    <w:rsid w:val="00652BDB"/>
    <w:rsid w:val="006578F3"/>
    <w:rsid w:val="006643C9"/>
    <w:rsid w:val="00681E76"/>
    <w:rsid w:val="00682701"/>
    <w:rsid w:val="0068476C"/>
    <w:rsid w:val="0069154D"/>
    <w:rsid w:val="006921BD"/>
    <w:rsid w:val="00694166"/>
    <w:rsid w:val="00694B56"/>
    <w:rsid w:val="00695E68"/>
    <w:rsid w:val="006A2E10"/>
    <w:rsid w:val="006B584B"/>
    <w:rsid w:val="006C01EA"/>
    <w:rsid w:val="006D1A1C"/>
    <w:rsid w:val="006D3013"/>
    <w:rsid w:val="006D7756"/>
    <w:rsid w:val="006E659D"/>
    <w:rsid w:val="006F3111"/>
    <w:rsid w:val="006F458E"/>
    <w:rsid w:val="006F69B6"/>
    <w:rsid w:val="00700E71"/>
    <w:rsid w:val="00707FE0"/>
    <w:rsid w:val="007129D7"/>
    <w:rsid w:val="00723AC8"/>
    <w:rsid w:val="00725D8B"/>
    <w:rsid w:val="00726824"/>
    <w:rsid w:val="007314BB"/>
    <w:rsid w:val="007347F0"/>
    <w:rsid w:val="00734C31"/>
    <w:rsid w:val="00745D12"/>
    <w:rsid w:val="0075080D"/>
    <w:rsid w:val="00754F7C"/>
    <w:rsid w:val="00757B73"/>
    <w:rsid w:val="00757FD9"/>
    <w:rsid w:val="00761B6C"/>
    <w:rsid w:val="00761E03"/>
    <w:rsid w:val="00762664"/>
    <w:rsid w:val="007749D3"/>
    <w:rsid w:val="0077700F"/>
    <w:rsid w:val="007771D6"/>
    <w:rsid w:val="00781168"/>
    <w:rsid w:val="00786A7E"/>
    <w:rsid w:val="00791E76"/>
    <w:rsid w:val="007973CA"/>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2B62"/>
    <w:rsid w:val="00905734"/>
    <w:rsid w:val="00905B48"/>
    <w:rsid w:val="009068B9"/>
    <w:rsid w:val="00907B5F"/>
    <w:rsid w:val="009367D1"/>
    <w:rsid w:val="0094347D"/>
    <w:rsid w:val="0094635A"/>
    <w:rsid w:val="00954086"/>
    <w:rsid w:val="0095718C"/>
    <w:rsid w:val="00961F80"/>
    <w:rsid w:val="009644E5"/>
    <w:rsid w:val="00967C87"/>
    <w:rsid w:val="00973458"/>
    <w:rsid w:val="00974C16"/>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9E71D7"/>
    <w:rsid w:val="00A107B2"/>
    <w:rsid w:val="00A119D8"/>
    <w:rsid w:val="00A12E59"/>
    <w:rsid w:val="00A17C10"/>
    <w:rsid w:val="00A20018"/>
    <w:rsid w:val="00A3233A"/>
    <w:rsid w:val="00A40055"/>
    <w:rsid w:val="00A43BE8"/>
    <w:rsid w:val="00A43CD8"/>
    <w:rsid w:val="00A475D7"/>
    <w:rsid w:val="00A53C6B"/>
    <w:rsid w:val="00A6012A"/>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0643"/>
    <w:rsid w:val="00B41120"/>
    <w:rsid w:val="00B42BD1"/>
    <w:rsid w:val="00B44053"/>
    <w:rsid w:val="00B674C0"/>
    <w:rsid w:val="00B752B9"/>
    <w:rsid w:val="00B8566F"/>
    <w:rsid w:val="00B907C6"/>
    <w:rsid w:val="00B97F45"/>
    <w:rsid w:val="00BA5E6B"/>
    <w:rsid w:val="00BB1696"/>
    <w:rsid w:val="00BB49F5"/>
    <w:rsid w:val="00BB7F0A"/>
    <w:rsid w:val="00BC04F7"/>
    <w:rsid w:val="00BC6631"/>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6599C"/>
    <w:rsid w:val="00C667ED"/>
    <w:rsid w:val="00C75503"/>
    <w:rsid w:val="00C7675B"/>
    <w:rsid w:val="00C81459"/>
    <w:rsid w:val="00C8171A"/>
    <w:rsid w:val="00C8217D"/>
    <w:rsid w:val="00C83D73"/>
    <w:rsid w:val="00C91D9A"/>
    <w:rsid w:val="00C94664"/>
    <w:rsid w:val="00CA42F7"/>
    <w:rsid w:val="00CC0247"/>
    <w:rsid w:val="00CD1075"/>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1DCF"/>
    <w:rsid w:val="00D74CF8"/>
    <w:rsid w:val="00D826E6"/>
    <w:rsid w:val="00D93439"/>
    <w:rsid w:val="00D95567"/>
    <w:rsid w:val="00DA2057"/>
    <w:rsid w:val="00DA6D1C"/>
    <w:rsid w:val="00DB1FC8"/>
    <w:rsid w:val="00DB495E"/>
    <w:rsid w:val="00DC03C0"/>
    <w:rsid w:val="00DC11F4"/>
    <w:rsid w:val="00DC2D4B"/>
    <w:rsid w:val="00DC2F3B"/>
    <w:rsid w:val="00DC3AA2"/>
    <w:rsid w:val="00DC6B2D"/>
    <w:rsid w:val="00DD6B5C"/>
    <w:rsid w:val="00DD6E4C"/>
    <w:rsid w:val="00DE3B51"/>
    <w:rsid w:val="00DE6141"/>
    <w:rsid w:val="00DF2180"/>
    <w:rsid w:val="00DF60CB"/>
    <w:rsid w:val="00E0092D"/>
    <w:rsid w:val="00E0364A"/>
    <w:rsid w:val="00E04469"/>
    <w:rsid w:val="00E0731A"/>
    <w:rsid w:val="00E16BCC"/>
    <w:rsid w:val="00E20609"/>
    <w:rsid w:val="00E236C0"/>
    <w:rsid w:val="00E353B1"/>
    <w:rsid w:val="00E46359"/>
    <w:rsid w:val="00E47D9D"/>
    <w:rsid w:val="00E930F0"/>
    <w:rsid w:val="00E94CFB"/>
    <w:rsid w:val="00EA25DE"/>
    <w:rsid w:val="00EA31F6"/>
    <w:rsid w:val="00EA7074"/>
    <w:rsid w:val="00EC55B9"/>
    <w:rsid w:val="00EE2208"/>
    <w:rsid w:val="00EE3914"/>
    <w:rsid w:val="00EF15BE"/>
    <w:rsid w:val="00EF5290"/>
    <w:rsid w:val="00F00A90"/>
    <w:rsid w:val="00F02720"/>
    <w:rsid w:val="00F05C63"/>
    <w:rsid w:val="00F11B38"/>
    <w:rsid w:val="00F11D33"/>
    <w:rsid w:val="00F20D42"/>
    <w:rsid w:val="00F23738"/>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FF80832"/>
  <w15:docId w15:val="{7A60A505-E2F2-44D2-8893-D9B34C7B8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753237092">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22722873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id.wikipedia.org/wiki/RoH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s://www.gadsl.org/"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99AC8-0C5B-4B19-A79F-42A105D6D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13</cp:revision>
  <cp:lastPrinted>2018-01-16T08:24:00Z</cp:lastPrinted>
  <dcterms:created xsi:type="dcterms:W3CDTF">2022-05-23T08:09:00Z</dcterms:created>
  <dcterms:modified xsi:type="dcterms:W3CDTF">2024-07-02T09:36:00Z</dcterms:modified>
</cp:coreProperties>
</file>