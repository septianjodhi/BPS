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D05AB" w14:textId="77777777" w:rsidR="00176442" w:rsidRPr="004F2AF7" w:rsidRDefault="00176442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PERJANJIAN </w:t>
      </w:r>
      <w:r w:rsidR="005B2481" w:rsidRPr="004F2AF7">
        <w:rPr>
          <w:b/>
          <w:bCs/>
          <w:color w:val="000000" w:themeColor="text1"/>
        </w:rPr>
        <w:t xml:space="preserve">KONTRAK </w:t>
      </w:r>
      <w:r w:rsidRPr="004F2AF7">
        <w:rPr>
          <w:b/>
          <w:bCs/>
          <w:color w:val="000000" w:themeColor="text1"/>
        </w:rPr>
        <w:t>KERJASAMA</w:t>
      </w:r>
    </w:p>
    <w:p w14:paraId="48EF621D" w14:textId="77777777" w:rsidR="00A62477" w:rsidRPr="004F2AF7" w:rsidRDefault="00A62477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antara</w:t>
      </w:r>
    </w:p>
    <w:p w14:paraId="2293C914" w14:textId="77777777" w:rsidR="00E04714" w:rsidRPr="00A67B8B" w:rsidRDefault="00E04714" w:rsidP="00E04714">
      <w:pPr>
        <w:pStyle w:val="Default"/>
        <w:spacing w:line="276" w:lineRule="auto"/>
        <w:jc w:val="center"/>
        <w:rPr>
          <w:ins w:id="0" w:author="SMC" w:date="2024-11-04T13:16:00Z"/>
          <w:b/>
          <w:color w:val="000000" w:themeColor="text1"/>
          <w:lang w:val="en-US"/>
        </w:rPr>
      </w:pPr>
      <w:ins w:id="1" w:author="SMC" w:date="2024-11-04T13:16:00Z">
        <w:r w:rsidRPr="00A67B8B">
          <w:rPr>
            <w:b/>
            <w:color w:val="000000" w:themeColor="text1"/>
            <w:lang w:val="en-US"/>
          </w:rPr>
          <w:t>PT. SINERGI MULTI CITRAMAS</w:t>
        </w:r>
      </w:ins>
    </w:p>
    <w:p w14:paraId="1A95D63D" w14:textId="77777777" w:rsidR="00176442" w:rsidRPr="004F2AF7" w:rsidDel="00E04714" w:rsidRDefault="00C92606" w:rsidP="004F2AF7">
      <w:pPr>
        <w:pStyle w:val="Default"/>
        <w:spacing w:line="276" w:lineRule="auto"/>
        <w:jc w:val="center"/>
        <w:rPr>
          <w:del w:id="2" w:author="SMC" w:date="2024-11-04T13:16:00Z"/>
          <w:color w:val="000000" w:themeColor="text1"/>
          <w:lang w:val="en-US"/>
        </w:rPr>
      </w:pPr>
      <w:del w:id="3" w:author="SMC" w:date="2024-11-04T13:16:00Z">
        <w:r w:rsidDel="00E04714">
          <w:rPr>
            <w:b/>
            <w:bCs/>
            <w:color w:val="000000" w:themeColor="text1"/>
            <w:lang w:val="en-US"/>
          </w:rPr>
          <w:delText>…………………………………………………</w:delText>
        </w:r>
      </w:del>
    </w:p>
    <w:p w14:paraId="0148B110" w14:textId="77777777" w:rsidR="00176442" w:rsidRPr="004F2AF7" w:rsidRDefault="00176442" w:rsidP="004F2AF7">
      <w:pPr>
        <w:pStyle w:val="Default"/>
        <w:spacing w:line="276" w:lineRule="auto"/>
        <w:jc w:val="center"/>
        <w:rPr>
          <w:b/>
          <w:color w:val="000000" w:themeColor="text1"/>
        </w:rPr>
      </w:pPr>
      <w:r w:rsidRPr="004F2AF7">
        <w:rPr>
          <w:b/>
          <w:color w:val="000000" w:themeColor="text1"/>
        </w:rPr>
        <w:t>dengan</w:t>
      </w:r>
    </w:p>
    <w:p w14:paraId="5CBD708D" w14:textId="77777777" w:rsidR="00176442" w:rsidRPr="004F2AF7" w:rsidRDefault="00374E42" w:rsidP="004F2AF7">
      <w:pPr>
        <w:pStyle w:val="Default"/>
        <w:pBdr>
          <w:bottom w:val="double" w:sz="6" w:space="1" w:color="auto"/>
        </w:pBdr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PT. </w:t>
      </w:r>
      <w:r w:rsidR="004C397A" w:rsidRPr="004F2AF7">
        <w:rPr>
          <w:b/>
          <w:bCs/>
          <w:color w:val="000000" w:themeColor="text1"/>
        </w:rPr>
        <w:t>SEMARANG AUTOCOMP MANUFACTURING INDONESIA</w:t>
      </w:r>
      <w:r w:rsidR="003567B4" w:rsidRPr="004F2AF7">
        <w:rPr>
          <w:b/>
          <w:bCs/>
          <w:color w:val="000000" w:themeColor="text1"/>
        </w:rPr>
        <w:t xml:space="preserve"> (PT.SAMI)</w:t>
      </w:r>
    </w:p>
    <w:p w14:paraId="6A93C4D6" w14:textId="5C881FA1" w:rsidR="00F33B45" w:rsidDel="00510B7E" w:rsidRDefault="00510B7E" w:rsidP="004F2AF7">
      <w:pPr>
        <w:pStyle w:val="Default"/>
        <w:spacing w:line="276" w:lineRule="auto"/>
        <w:jc w:val="center"/>
        <w:rPr>
          <w:del w:id="4" w:author="Rohayati,Rohayati" w:date="2025-01-02T15:06:00Z" w16du:dateUtc="2025-01-02T08:06:00Z"/>
          <w:color w:val="000000" w:themeColor="text1"/>
          <w:lang w:val="en-US"/>
        </w:rPr>
      </w:pPr>
      <w:bookmarkStart w:id="5" w:name="_Hlk186722822"/>
      <w:ins w:id="6" w:author="Rohayati,Rohayati" w:date="2025-01-02T15:06:00Z" w16du:dateUtc="2025-01-02T08:06:00Z">
        <w:r w:rsidRPr="00510B7E">
          <w:rPr>
            <w:color w:val="000000" w:themeColor="text1"/>
            <w:lang w:val="en-US"/>
          </w:rPr>
          <w:t>SAMIJF/LKM-LA/11-2024/152</w:t>
        </w:r>
      </w:ins>
      <w:del w:id="7" w:author="Rohayati,Rohayati" w:date="2025-01-02T15:06:00Z" w16du:dateUtc="2025-01-02T08:06:00Z">
        <w:r w:rsidR="00F33B45" w:rsidRPr="004F2AF7" w:rsidDel="00510B7E">
          <w:rPr>
            <w:color w:val="000000" w:themeColor="text1"/>
            <w:lang w:val="en-US"/>
          </w:rPr>
          <w:delText xml:space="preserve">………………………… </w:delText>
        </w:r>
        <w:r w:rsidR="00F33B45" w:rsidRPr="004F2AF7" w:rsidDel="00510B7E">
          <w:rPr>
            <w:i/>
            <w:color w:val="000000" w:themeColor="text1"/>
            <w:lang w:val="en-US"/>
          </w:rPr>
          <w:delText>[Nomor kontrak]</w:delText>
        </w:r>
      </w:del>
    </w:p>
    <w:bookmarkEnd w:id="5"/>
    <w:p w14:paraId="0CCA2225" w14:textId="77777777" w:rsidR="00510B7E" w:rsidRPr="004F2AF7" w:rsidRDefault="00510B7E" w:rsidP="004F2AF7">
      <w:pPr>
        <w:pStyle w:val="Default"/>
        <w:spacing w:line="276" w:lineRule="auto"/>
        <w:jc w:val="center"/>
        <w:rPr>
          <w:ins w:id="8" w:author="Rohayati,Rohayati" w:date="2025-01-02T15:06:00Z" w16du:dateUtc="2025-01-02T08:06:00Z"/>
          <w:i/>
          <w:color w:val="000000" w:themeColor="text1"/>
          <w:lang w:val="en-US"/>
        </w:rPr>
      </w:pPr>
    </w:p>
    <w:p w14:paraId="41F33576" w14:textId="77777777" w:rsidR="00F33B45" w:rsidRPr="004F2AF7" w:rsidRDefault="00F33B45" w:rsidP="004F2AF7">
      <w:pPr>
        <w:pStyle w:val="Default"/>
        <w:spacing w:line="276" w:lineRule="auto"/>
        <w:jc w:val="center"/>
        <w:rPr>
          <w:color w:val="000000" w:themeColor="text1"/>
          <w:lang w:val="en-US"/>
        </w:rPr>
      </w:pPr>
    </w:p>
    <w:p w14:paraId="2A56C30A" w14:textId="77777777" w:rsidR="00176442" w:rsidRPr="004F2AF7" w:rsidRDefault="00176442" w:rsidP="004F2AF7">
      <w:pPr>
        <w:pStyle w:val="Default"/>
        <w:spacing w:line="276" w:lineRule="auto"/>
        <w:jc w:val="both"/>
        <w:rPr>
          <w:color w:val="000000" w:themeColor="text1"/>
        </w:rPr>
      </w:pPr>
      <w:r w:rsidRPr="004F2AF7">
        <w:rPr>
          <w:color w:val="000000" w:themeColor="text1"/>
        </w:rPr>
        <w:t xml:space="preserve">Pada hari </w:t>
      </w:r>
      <w:r w:rsidR="00C92606" w:rsidRPr="006648C1">
        <w:rPr>
          <w:color w:val="000000" w:themeColor="text1"/>
          <w:lang w:val="en-US"/>
          <w:rPrChange w:id="9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  <w:lang w:val="en-US"/>
            </w:rPr>
          </w:rPrChange>
        </w:rPr>
        <w:t>Kamis</w:t>
      </w:r>
      <w:r w:rsidR="00320EAA" w:rsidRPr="006648C1">
        <w:rPr>
          <w:color w:val="000000" w:themeColor="text1"/>
          <w:lang w:val="en-US"/>
          <w:rPrChange w:id="10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  <w:lang w:val="en-US"/>
            </w:rPr>
          </w:rPrChange>
        </w:rPr>
        <w:t xml:space="preserve">, </w:t>
      </w:r>
      <w:proofErr w:type="spellStart"/>
      <w:r w:rsidR="00320EAA" w:rsidRPr="006648C1">
        <w:rPr>
          <w:color w:val="000000" w:themeColor="text1"/>
          <w:lang w:val="en-US"/>
          <w:rPrChange w:id="11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  <w:lang w:val="en-US"/>
            </w:rPr>
          </w:rPrChange>
        </w:rPr>
        <w:t>tanggal</w:t>
      </w:r>
      <w:proofErr w:type="spellEnd"/>
      <w:r w:rsidR="00320EAA" w:rsidRPr="006648C1">
        <w:rPr>
          <w:color w:val="000000" w:themeColor="text1"/>
          <w:lang w:val="en-US"/>
          <w:rPrChange w:id="12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  <w:lang w:val="en-US"/>
            </w:rPr>
          </w:rPrChange>
        </w:rPr>
        <w:t xml:space="preserve"> </w:t>
      </w:r>
      <w:r w:rsidR="00C92606" w:rsidRPr="006648C1">
        <w:rPr>
          <w:color w:val="000000" w:themeColor="text1"/>
          <w:lang w:val="en-US"/>
          <w:rPrChange w:id="13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  <w:lang w:val="en-US"/>
            </w:rPr>
          </w:rPrChange>
        </w:rPr>
        <w:t>Satu</w:t>
      </w:r>
      <w:r w:rsidR="00320EAA" w:rsidRPr="006648C1">
        <w:rPr>
          <w:color w:val="000000" w:themeColor="text1"/>
          <w:lang w:val="en-US"/>
          <w:rPrChange w:id="14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  <w:lang w:val="en-US"/>
            </w:rPr>
          </w:rPrChange>
        </w:rPr>
        <w:t xml:space="preserve"> </w:t>
      </w:r>
      <w:proofErr w:type="spellStart"/>
      <w:r w:rsidR="00320EAA" w:rsidRPr="006648C1">
        <w:rPr>
          <w:color w:val="000000" w:themeColor="text1"/>
          <w:lang w:val="en-US"/>
          <w:rPrChange w:id="15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  <w:lang w:val="en-US"/>
            </w:rPr>
          </w:rPrChange>
        </w:rPr>
        <w:t>bulan</w:t>
      </w:r>
      <w:proofErr w:type="spellEnd"/>
      <w:r w:rsidR="00320EAA" w:rsidRPr="006648C1">
        <w:rPr>
          <w:color w:val="000000" w:themeColor="text1"/>
          <w:lang w:val="en-US"/>
          <w:rPrChange w:id="16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  <w:lang w:val="en-US"/>
            </w:rPr>
          </w:rPrChange>
        </w:rPr>
        <w:t xml:space="preserve"> </w:t>
      </w:r>
      <w:r w:rsidR="00C92606" w:rsidRPr="006648C1">
        <w:rPr>
          <w:color w:val="000000" w:themeColor="text1"/>
          <w:lang w:val="en-US"/>
          <w:rPrChange w:id="17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  <w:lang w:val="en-US"/>
            </w:rPr>
          </w:rPrChange>
        </w:rPr>
        <w:t>Agustus</w:t>
      </w:r>
      <w:r w:rsidR="00320EAA" w:rsidRPr="006648C1">
        <w:rPr>
          <w:color w:val="000000" w:themeColor="text1"/>
          <w:lang w:val="en-US"/>
          <w:rPrChange w:id="18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  <w:lang w:val="en-US"/>
            </w:rPr>
          </w:rPrChange>
        </w:rPr>
        <w:t xml:space="preserve"> </w:t>
      </w:r>
      <w:proofErr w:type="spellStart"/>
      <w:r w:rsidR="00320EAA" w:rsidRPr="006648C1">
        <w:rPr>
          <w:color w:val="000000" w:themeColor="text1"/>
          <w:lang w:val="en-US"/>
          <w:rPrChange w:id="19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  <w:lang w:val="en-US"/>
            </w:rPr>
          </w:rPrChange>
        </w:rPr>
        <w:t>tahun</w:t>
      </w:r>
      <w:proofErr w:type="spellEnd"/>
      <w:r w:rsidR="00320EAA" w:rsidRPr="006648C1">
        <w:rPr>
          <w:color w:val="000000" w:themeColor="text1"/>
          <w:lang w:val="en-US"/>
          <w:rPrChange w:id="20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  <w:lang w:val="en-US"/>
            </w:rPr>
          </w:rPrChange>
        </w:rPr>
        <w:t xml:space="preserve"> dua </w:t>
      </w:r>
      <w:proofErr w:type="spellStart"/>
      <w:r w:rsidR="00320EAA" w:rsidRPr="006648C1">
        <w:rPr>
          <w:color w:val="000000" w:themeColor="text1"/>
          <w:lang w:val="en-US"/>
          <w:rPrChange w:id="21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  <w:lang w:val="en-US"/>
            </w:rPr>
          </w:rPrChange>
        </w:rPr>
        <w:t>ribu</w:t>
      </w:r>
      <w:proofErr w:type="spellEnd"/>
      <w:r w:rsidR="00320EAA" w:rsidRPr="006648C1">
        <w:rPr>
          <w:color w:val="000000" w:themeColor="text1"/>
          <w:lang w:val="en-US"/>
          <w:rPrChange w:id="22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  <w:lang w:val="en-US"/>
            </w:rPr>
          </w:rPrChange>
        </w:rPr>
        <w:t xml:space="preserve"> dua </w:t>
      </w:r>
      <w:proofErr w:type="spellStart"/>
      <w:r w:rsidR="00320EAA" w:rsidRPr="006648C1">
        <w:rPr>
          <w:color w:val="000000" w:themeColor="text1"/>
          <w:lang w:val="en-US"/>
          <w:rPrChange w:id="23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  <w:lang w:val="en-US"/>
            </w:rPr>
          </w:rPrChange>
        </w:rPr>
        <w:t>puluh</w:t>
      </w:r>
      <w:proofErr w:type="spellEnd"/>
      <w:r w:rsidR="00320EAA" w:rsidRPr="006648C1">
        <w:rPr>
          <w:color w:val="000000" w:themeColor="text1"/>
          <w:lang w:val="en-US"/>
          <w:rPrChange w:id="24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  <w:lang w:val="en-US"/>
            </w:rPr>
          </w:rPrChange>
        </w:rPr>
        <w:t xml:space="preserve"> </w:t>
      </w:r>
      <w:proofErr w:type="spellStart"/>
      <w:r w:rsidR="00320EAA" w:rsidRPr="006648C1">
        <w:rPr>
          <w:color w:val="000000" w:themeColor="text1"/>
          <w:lang w:val="en-US"/>
          <w:rPrChange w:id="25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  <w:lang w:val="en-US"/>
            </w:rPr>
          </w:rPrChange>
        </w:rPr>
        <w:t>empat</w:t>
      </w:r>
      <w:proofErr w:type="spellEnd"/>
      <w:r w:rsidR="00320EAA" w:rsidRPr="006648C1">
        <w:rPr>
          <w:color w:val="000000" w:themeColor="text1"/>
          <w:lang w:val="en-US"/>
          <w:rPrChange w:id="26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  <w:lang w:val="en-US"/>
            </w:rPr>
          </w:rPrChange>
        </w:rPr>
        <w:t xml:space="preserve"> </w:t>
      </w:r>
      <w:r w:rsidR="00C92606" w:rsidRPr="006648C1">
        <w:rPr>
          <w:color w:val="000000" w:themeColor="text1"/>
          <w:lang w:val="en-US"/>
          <w:rPrChange w:id="27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  <w:lang w:val="en-US"/>
            </w:rPr>
          </w:rPrChange>
        </w:rPr>
        <w:t>(01-08</w:t>
      </w:r>
      <w:r w:rsidR="00320EAA" w:rsidRPr="006648C1">
        <w:rPr>
          <w:color w:val="000000" w:themeColor="text1"/>
          <w:lang w:val="en-US"/>
          <w:rPrChange w:id="28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  <w:lang w:val="en-US"/>
            </w:rPr>
          </w:rPrChange>
        </w:rPr>
        <w:t xml:space="preserve">-2024) </w:t>
      </w:r>
      <w:r w:rsidRPr="006648C1">
        <w:rPr>
          <w:color w:val="000000" w:themeColor="text1"/>
          <w:rPrChange w:id="29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</w:rPr>
          </w:rPrChange>
        </w:rPr>
        <w:t xml:space="preserve">bertempat di </w:t>
      </w:r>
      <w:proofErr w:type="spellStart"/>
      <w:r w:rsidR="00320EAA" w:rsidRPr="006648C1">
        <w:rPr>
          <w:bCs/>
          <w:color w:val="000000" w:themeColor="text1"/>
          <w:lang w:val="en-US"/>
          <w:rPrChange w:id="30" w:author="SMC" w:date="2024-11-14T16:24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>Jepara</w:t>
      </w:r>
      <w:proofErr w:type="spellEnd"/>
      <w:r w:rsidR="00A62477" w:rsidRPr="006648C1">
        <w:rPr>
          <w:color w:val="000000" w:themeColor="text1"/>
          <w:rPrChange w:id="31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</w:rPr>
          </w:rPrChange>
        </w:rPr>
        <w:t xml:space="preserve">, telah disepakati </w:t>
      </w:r>
      <w:r w:rsidRPr="006648C1">
        <w:rPr>
          <w:color w:val="000000" w:themeColor="text1"/>
          <w:rPrChange w:id="32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</w:rPr>
          </w:rPrChange>
        </w:rPr>
        <w:t xml:space="preserve">perjanjian </w:t>
      </w:r>
      <w:r w:rsidR="000F7A42" w:rsidRPr="006648C1">
        <w:rPr>
          <w:bCs/>
          <w:iCs/>
          <w:color w:val="000000" w:themeColor="text1"/>
          <w:rPrChange w:id="33" w:author="SMC" w:date="2024-11-14T16:24:00Z">
            <w:rPr>
              <w:rFonts w:asciiTheme="minorHAnsi" w:hAnsiTheme="minorHAnsi" w:cstheme="minorBidi"/>
              <w:bCs/>
              <w:iCs/>
              <w:color w:val="000000" w:themeColor="text1"/>
              <w:sz w:val="22"/>
              <w:szCs w:val="22"/>
            </w:rPr>
          </w:rPrChange>
        </w:rPr>
        <w:t>k</w:t>
      </w:r>
      <w:r w:rsidRPr="006648C1">
        <w:rPr>
          <w:bCs/>
          <w:iCs/>
          <w:color w:val="000000" w:themeColor="text1"/>
          <w:rPrChange w:id="34" w:author="SMC" w:date="2024-11-14T16:24:00Z">
            <w:rPr>
              <w:rFonts w:asciiTheme="minorHAnsi" w:hAnsiTheme="minorHAnsi" w:cstheme="minorBidi"/>
              <w:bCs/>
              <w:iCs/>
              <w:color w:val="000000" w:themeColor="text1"/>
              <w:sz w:val="22"/>
              <w:szCs w:val="22"/>
            </w:rPr>
          </w:rPrChange>
        </w:rPr>
        <w:t>e</w:t>
      </w:r>
      <w:r w:rsidR="00A81572" w:rsidRPr="006648C1">
        <w:rPr>
          <w:bCs/>
          <w:iCs/>
          <w:color w:val="000000" w:themeColor="text1"/>
          <w:rPrChange w:id="35" w:author="SMC" w:date="2024-11-14T16:24:00Z">
            <w:rPr>
              <w:rFonts w:asciiTheme="minorHAnsi" w:hAnsiTheme="minorHAnsi" w:cstheme="minorBidi"/>
              <w:bCs/>
              <w:iCs/>
              <w:color w:val="000000" w:themeColor="text1"/>
              <w:sz w:val="22"/>
              <w:szCs w:val="22"/>
            </w:rPr>
          </w:rPrChange>
        </w:rPr>
        <w:t>rjasama</w:t>
      </w:r>
      <w:r w:rsidR="003F5ED0" w:rsidRPr="006648C1">
        <w:rPr>
          <w:bCs/>
          <w:iCs/>
          <w:color w:val="000000" w:themeColor="text1"/>
          <w:rPrChange w:id="36" w:author="SMC" w:date="2024-11-14T16:24:00Z">
            <w:rPr>
              <w:rFonts w:asciiTheme="minorHAnsi" w:hAnsiTheme="minorHAnsi" w:cstheme="minorBidi"/>
              <w:bCs/>
              <w:iCs/>
              <w:color w:val="000000" w:themeColor="text1"/>
              <w:sz w:val="22"/>
              <w:szCs w:val="22"/>
            </w:rPr>
          </w:rPrChange>
        </w:rPr>
        <w:t xml:space="preserve"> </w:t>
      </w:r>
      <w:r w:rsidR="00A62477" w:rsidRPr="006648C1">
        <w:rPr>
          <w:color w:val="000000" w:themeColor="text1"/>
          <w:rPrChange w:id="37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</w:rPr>
          </w:rPrChange>
        </w:rPr>
        <w:t>oleh dan antara</w:t>
      </w:r>
      <w:r w:rsidRPr="006648C1">
        <w:rPr>
          <w:color w:val="000000" w:themeColor="text1"/>
          <w:rPrChange w:id="38" w:author="SMC" w:date="2024-11-14T16:24:00Z">
            <w:rPr>
              <w:rFonts w:asciiTheme="minorHAnsi" w:hAnsiTheme="minorHAnsi" w:cstheme="minorBidi"/>
              <w:color w:val="000000" w:themeColor="text1"/>
              <w:sz w:val="22"/>
              <w:szCs w:val="22"/>
            </w:rPr>
          </w:rPrChange>
        </w:rPr>
        <w:t>:</w:t>
      </w:r>
      <w:r w:rsidRPr="004F2AF7">
        <w:rPr>
          <w:color w:val="000000" w:themeColor="text1"/>
        </w:rPr>
        <w:t xml:space="preserve"> </w:t>
      </w:r>
    </w:p>
    <w:p w14:paraId="5D8521EF" w14:textId="77777777" w:rsidR="001A1104" w:rsidRPr="004F2AF7" w:rsidRDefault="001A1104" w:rsidP="004F2AF7">
      <w:pPr>
        <w:pStyle w:val="Default"/>
        <w:spacing w:line="276" w:lineRule="auto"/>
        <w:jc w:val="both"/>
        <w:rPr>
          <w:color w:val="000000" w:themeColor="text1"/>
        </w:rPr>
      </w:pPr>
    </w:p>
    <w:p w14:paraId="5773BCB8" w14:textId="77777777" w:rsidR="001A1104" w:rsidRPr="00BB5D96" w:rsidRDefault="001A1104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4F2AF7">
        <w:rPr>
          <w:color w:val="000000" w:themeColor="text1"/>
        </w:rPr>
        <w:t>Nama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del w:id="39" w:author="SMC" w:date="2024-11-04T13:06:00Z">
        <w:r w:rsidR="00C92606" w:rsidDel="00E70CBE">
          <w:rPr>
            <w:color w:val="000000" w:themeColor="text1"/>
            <w:lang w:val="en-US"/>
          </w:rPr>
          <w:delText>……………………….</w:delText>
        </w:r>
      </w:del>
      <w:ins w:id="40" w:author="SMC" w:date="2024-11-04T13:06:00Z">
        <w:r w:rsidR="00E70CBE">
          <w:rPr>
            <w:color w:val="000000" w:themeColor="text1"/>
            <w:lang w:val="en-US"/>
          </w:rPr>
          <w:t xml:space="preserve">Daud </w:t>
        </w:r>
        <w:proofErr w:type="spellStart"/>
        <w:r w:rsidR="00E70CBE">
          <w:rPr>
            <w:color w:val="000000" w:themeColor="text1"/>
            <w:lang w:val="en-US"/>
          </w:rPr>
          <w:t>Sekarmadidjaja</w:t>
        </w:r>
      </w:ins>
      <w:proofErr w:type="spellEnd"/>
    </w:p>
    <w:p w14:paraId="0E1BB218" w14:textId="77777777" w:rsidR="001A1104" w:rsidRPr="00BB5D96" w:rsidRDefault="001A1104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4F2AF7">
        <w:rPr>
          <w:color w:val="000000" w:themeColor="text1"/>
        </w:rPr>
        <w:t>Jabatan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del w:id="41" w:author="SMC" w:date="2024-11-04T13:06:00Z">
        <w:r w:rsidR="00C92606" w:rsidDel="00E70CBE">
          <w:rPr>
            <w:color w:val="000000" w:themeColor="text1"/>
            <w:lang w:val="en-US"/>
          </w:rPr>
          <w:delText>……………………….</w:delText>
        </w:r>
      </w:del>
      <w:proofErr w:type="spellStart"/>
      <w:ins w:id="42" w:author="SMC" w:date="2024-11-04T13:06:00Z">
        <w:r w:rsidR="00E70CBE">
          <w:rPr>
            <w:color w:val="000000" w:themeColor="text1"/>
            <w:lang w:val="en-US"/>
          </w:rPr>
          <w:t>Direktur</w:t>
        </w:r>
      </w:ins>
      <w:proofErr w:type="spellEnd"/>
      <w:ins w:id="43" w:author="SMC" w:date="2024-11-06T12:23:00Z">
        <w:r w:rsidR="008D3472">
          <w:rPr>
            <w:color w:val="000000" w:themeColor="text1"/>
            <w:lang w:val="en-US"/>
          </w:rPr>
          <w:t xml:space="preserve"> PT. </w:t>
        </w:r>
        <w:proofErr w:type="spellStart"/>
        <w:r w:rsidR="008D3472">
          <w:rPr>
            <w:color w:val="000000" w:themeColor="text1"/>
            <w:lang w:val="en-US"/>
          </w:rPr>
          <w:t>Sinergi</w:t>
        </w:r>
        <w:proofErr w:type="spellEnd"/>
        <w:r w:rsidR="008D3472">
          <w:rPr>
            <w:color w:val="000000" w:themeColor="text1"/>
            <w:lang w:val="en-US"/>
          </w:rPr>
          <w:t xml:space="preserve"> Multi </w:t>
        </w:r>
        <w:proofErr w:type="spellStart"/>
        <w:r w:rsidR="008D3472">
          <w:rPr>
            <w:color w:val="000000" w:themeColor="text1"/>
            <w:lang w:val="en-US"/>
          </w:rPr>
          <w:t>Citramas</w:t>
        </w:r>
      </w:ins>
      <w:proofErr w:type="spellEnd"/>
    </w:p>
    <w:p w14:paraId="578BEEA0" w14:textId="77777777" w:rsidR="001A1104" w:rsidRPr="00BB5D96" w:rsidRDefault="001A1104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4F2AF7">
        <w:rPr>
          <w:color w:val="000000" w:themeColor="text1"/>
        </w:rPr>
        <w:t>Alamat kantor</w:t>
      </w:r>
      <w:r w:rsidRPr="004F2AF7">
        <w:rPr>
          <w:color w:val="000000" w:themeColor="text1"/>
        </w:rPr>
        <w:tab/>
        <w:t xml:space="preserve">: </w:t>
      </w:r>
      <w:del w:id="44" w:author="SMC" w:date="2024-11-04T13:07:00Z">
        <w:r w:rsidR="00C92606" w:rsidDel="00E70CBE">
          <w:rPr>
            <w:color w:val="000000" w:themeColor="text1"/>
            <w:lang w:val="en-US"/>
          </w:rPr>
          <w:delText>……………………….</w:delText>
        </w:r>
      </w:del>
      <w:ins w:id="45" w:author="SMC" w:date="2024-11-06T12:21:00Z">
        <w:r w:rsidR="00700F66">
          <w:rPr>
            <w:color w:val="000000" w:themeColor="text1"/>
            <w:lang w:val="en-US"/>
          </w:rPr>
          <w:t>Ruko THD B5-B6</w:t>
        </w:r>
        <w:r w:rsidR="008D3472">
          <w:rPr>
            <w:color w:val="000000" w:themeColor="text1"/>
            <w:lang w:val="en-US"/>
          </w:rPr>
          <w:t>, JL. Agus Salim</w:t>
        </w:r>
      </w:ins>
      <w:ins w:id="46" w:author="SMC" w:date="2024-11-06T12:22:00Z">
        <w:r w:rsidR="008D3472">
          <w:rPr>
            <w:color w:val="000000" w:themeColor="text1"/>
            <w:lang w:val="en-US"/>
          </w:rPr>
          <w:t xml:space="preserve">, </w:t>
        </w:r>
      </w:ins>
      <w:ins w:id="47" w:author="SMC" w:date="2024-11-06T12:21:00Z">
        <w:r w:rsidR="00700F66">
          <w:rPr>
            <w:color w:val="000000" w:themeColor="text1"/>
            <w:lang w:val="en-US"/>
          </w:rPr>
          <w:t>Semarang – Jawa Tengah</w:t>
        </w:r>
      </w:ins>
      <w:ins w:id="48" w:author="SMC" w:date="2024-11-06T12:22:00Z">
        <w:r w:rsidR="00700F66">
          <w:rPr>
            <w:color w:val="000000" w:themeColor="text1"/>
            <w:lang w:val="en-US"/>
          </w:rPr>
          <w:t>, Indonesia</w:t>
        </w:r>
      </w:ins>
    </w:p>
    <w:p w14:paraId="2E4E5AE6" w14:textId="77777777" w:rsidR="00041EE8" w:rsidRPr="004F2AF7" w:rsidRDefault="00041EE8" w:rsidP="004F2AF7">
      <w:pPr>
        <w:pStyle w:val="Default"/>
        <w:spacing w:line="276" w:lineRule="auto"/>
        <w:jc w:val="both"/>
        <w:rPr>
          <w:bCs/>
          <w:color w:val="000000" w:themeColor="text1"/>
        </w:rPr>
      </w:pPr>
      <w:r w:rsidRPr="004F2AF7">
        <w:rPr>
          <w:color w:val="000000" w:themeColor="text1"/>
        </w:rPr>
        <w:t xml:space="preserve">Bertindak untuk dan atas nama </w:t>
      </w:r>
      <w:del w:id="49" w:author="SMC" w:date="2024-11-04T13:07:00Z">
        <w:r w:rsidR="00C92606" w:rsidRPr="004F2AF7" w:rsidDel="00E70CBE">
          <w:rPr>
            <w:color w:val="000000" w:themeColor="text1"/>
            <w:lang w:val="en-US"/>
          </w:rPr>
          <w:delText>………………………</w:delText>
        </w:r>
        <w:r w:rsidR="00C92606" w:rsidRPr="004F2AF7" w:rsidDel="00E70CBE">
          <w:rPr>
            <w:i/>
            <w:color w:val="000000" w:themeColor="text1"/>
            <w:lang w:val="en-US"/>
          </w:rPr>
          <w:delText>[</w:delText>
        </w:r>
        <w:r w:rsidR="00C92606" w:rsidDel="00E70CBE">
          <w:rPr>
            <w:i/>
            <w:color w:val="000000" w:themeColor="text1"/>
          </w:rPr>
          <w:delText>nama perusahaan</w:delText>
        </w:r>
        <w:r w:rsidR="00C92606" w:rsidRPr="004F2AF7" w:rsidDel="00E70CBE">
          <w:rPr>
            <w:i/>
            <w:color w:val="000000" w:themeColor="text1"/>
            <w:lang w:val="en-US"/>
          </w:rPr>
          <w:delText>]</w:delText>
        </w:r>
      </w:del>
      <w:ins w:id="50" w:author="SMC" w:date="2024-11-04T13:07:00Z">
        <w:r w:rsidR="00E70CBE">
          <w:rPr>
            <w:color w:val="000000" w:themeColor="text1"/>
            <w:lang w:val="en-US"/>
          </w:rPr>
          <w:t xml:space="preserve">PT. </w:t>
        </w:r>
        <w:proofErr w:type="spellStart"/>
        <w:r w:rsidR="00E70CBE">
          <w:rPr>
            <w:color w:val="000000" w:themeColor="text1"/>
            <w:lang w:val="en-US"/>
          </w:rPr>
          <w:t>Sinergi</w:t>
        </w:r>
        <w:proofErr w:type="spellEnd"/>
        <w:r w:rsidR="00E70CBE">
          <w:rPr>
            <w:color w:val="000000" w:themeColor="text1"/>
            <w:lang w:val="en-US"/>
          </w:rPr>
          <w:t xml:space="preserve"> Multi </w:t>
        </w:r>
        <w:proofErr w:type="spellStart"/>
        <w:r w:rsidR="00E70CBE">
          <w:rPr>
            <w:color w:val="000000" w:themeColor="text1"/>
            <w:lang w:val="en-US"/>
          </w:rPr>
          <w:t>Citramas</w:t>
        </w:r>
      </w:ins>
      <w:proofErr w:type="spellEnd"/>
      <w:r w:rsidR="00320EAA">
        <w:rPr>
          <w:color w:val="000000" w:themeColor="text1"/>
          <w:lang w:val="en-US"/>
        </w:rPr>
        <w:t xml:space="preserve">, </w:t>
      </w:r>
      <w:r w:rsidRPr="004F2AF7">
        <w:rPr>
          <w:color w:val="000000" w:themeColor="text1"/>
        </w:rPr>
        <w:t xml:space="preserve">untuk selanjutnya disebut </w:t>
      </w:r>
      <w:r w:rsidRPr="004F2AF7">
        <w:rPr>
          <w:b/>
          <w:bCs/>
          <w:color w:val="000000" w:themeColor="text1"/>
        </w:rPr>
        <w:t>Pihak Pertama.</w:t>
      </w:r>
    </w:p>
    <w:p w14:paraId="0F01FD2E" w14:textId="77777777" w:rsidR="001A1104" w:rsidRPr="004F2AF7" w:rsidRDefault="001A1104" w:rsidP="004F2AF7">
      <w:pPr>
        <w:pStyle w:val="Default"/>
        <w:spacing w:line="276" w:lineRule="auto"/>
        <w:jc w:val="both"/>
        <w:rPr>
          <w:color w:val="000000" w:themeColor="text1"/>
        </w:rPr>
      </w:pPr>
    </w:p>
    <w:p w14:paraId="5A5A7619" w14:textId="77777777" w:rsidR="001A1104" w:rsidRPr="00BB5D96" w:rsidRDefault="001A1104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4F2AF7">
        <w:rPr>
          <w:color w:val="000000" w:themeColor="text1"/>
        </w:rPr>
        <w:t>Nama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r w:rsidR="005967F0">
        <w:rPr>
          <w:color w:val="000000" w:themeColor="text1"/>
          <w:lang w:val="en-US"/>
        </w:rPr>
        <w:t>Kawasaki Nozomi</w:t>
      </w:r>
    </w:p>
    <w:p w14:paraId="5B717340" w14:textId="77777777" w:rsidR="001A1104" w:rsidRPr="004F2AF7" w:rsidRDefault="001A1104" w:rsidP="004F2AF7">
      <w:pPr>
        <w:pStyle w:val="Default"/>
        <w:spacing w:line="276" w:lineRule="auto"/>
        <w:jc w:val="both"/>
        <w:rPr>
          <w:color w:val="000000" w:themeColor="text1"/>
        </w:rPr>
      </w:pPr>
      <w:r w:rsidRPr="004F2AF7">
        <w:rPr>
          <w:color w:val="000000" w:themeColor="text1"/>
        </w:rPr>
        <w:t>Jabatan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>: Direktur PT. Semarang Autocomp Manufacturing Indonesia</w:t>
      </w:r>
    </w:p>
    <w:p w14:paraId="2A5F33BF" w14:textId="77777777" w:rsidR="001A1104" w:rsidRDefault="001A1104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 w:rsidRPr="004F2AF7">
        <w:rPr>
          <w:color w:val="000000" w:themeColor="text1"/>
        </w:rPr>
        <w:t>Alamat kantor</w:t>
      </w:r>
      <w:r w:rsidRPr="004F2AF7">
        <w:rPr>
          <w:color w:val="000000" w:themeColor="text1"/>
        </w:rPr>
        <w:tab/>
        <w:t xml:space="preserve">: </w:t>
      </w:r>
      <w:r w:rsidR="00002861">
        <w:rPr>
          <w:color w:val="000000" w:themeColor="text1"/>
          <w:lang w:val="en-US"/>
        </w:rPr>
        <w:t xml:space="preserve">Head Office </w:t>
      </w:r>
      <w:r w:rsidRPr="004F2AF7">
        <w:rPr>
          <w:color w:val="000000" w:themeColor="text1"/>
        </w:rPr>
        <w:t>Jl. Walisongo Km. 9,8 Tugurejo, Tugu, Semarang, Jawa Tengah</w:t>
      </w:r>
    </w:p>
    <w:p w14:paraId="2150E388" w14:textId="77777777" w:rsidR="00002861" w:rsidRDefault="00002861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  Branch Office </w:t>
      </w:r>
      <w:r w:rsidRPr="00041EE8">
        <w:rPr>
          <w:color w:val="000000" w:themeColor="text1"/>
        </w:rPr>
        <w:t>Jl.</w:t>
      </w:r>
      <w:r>
        <w:rPr>
          <w:color w:val="000000" w:themeColor="text1"/>
          <w:lang w:val="en-US"/>
        </w:rPr>
        <w:t xml:space="preserve"> Raya </w:t>
      </w:r>
      <w:proofErr w:type="spellStart"/>
      <w:r>
        <w:rPr>
          <w:color w:val="000000" w:themeColor="text1"/>
          <w:lang w:val="en-US"/>
        </w:rPr>
        <w:t>Jepara</w:t>
      </w:r>
      <w:proofErr w:type="spellEnd"/>
      <w:r>
        <w:rPr>
          <w:color w:val="000000" w:themeColor="text1"/>
          <w:lang w:val="en-US"/>
        </w:rPr>
        <w:t xml:space="preserve"> Kudus KM 28 Ds. </w:t>
      </w:r>
      <w:proofErr w:type="spellStart"/>
      <w:r>
        <w:rPr>
          <w:color w:val="000000" w:themeColor="text1"/>
          <w:lang w:val="en-US"/>
        </w:rPr>
        <w:t>Sengonbugel</w:t>
      </w:r>
      <w:proofErr w:type="spellEnd"/>
      <w:r>
        <w:rPr>
          <w:color w:val="000000" w:themeColor="text1"/>
          <w:lang w:val="en-US"/>
        </w:rPr>
        <w:t xml:space="preserve">, </w:t>
      </w:r>
      <w:proofErr w:type="spellStart"/>
      <w:r>
        <w:rPr>
          <w:color w:val="000000" w:themeColor="text1"/>
          <w:lang w:val="en-US"/>
        </w:rPr>
        <w:t>Kec</w:t>
      </w:r>
      <w:proofErr w:type="spellEnd"/>
      <w:r>
        <w:rPr>
          <w:color w:val="000000" w:themeColor="text1"/>
          <w:lang w:val="en-US"/>
        </w:rPr>
        <w:t xml:space="preserve">. </w:t>
      </w:r>
      <w:proofErr w:type="spellStart"/>
      <w:r>
        <w:rPr>
          <w:color w:val="000000" w:themeColor="text1"/>
          <w:lang w:val="en-US"/>
        </w:rPr>
        <w:t>Mayong</w:t>
      </w:r>
      <w:proofErr w:type="spellEnd"/>
      <w:r>
        <w:rPr>
          <w:color w:val="000000" w:themeColor="text1"/>
          <w:lang w:val="en-US"/>
        </w:rPr>
        <w:t xml:space="preserve"> </w:t>
      </w:r>
    </w:p>
    <w:p w14:paraId="37359446" w14:textId="77777777" w:rsidR="00002861" w:rsidRPr="00002861" w:rsidRDefault="00002861" w:rsidP="004F2AF7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   </w:t>
      </w:r>
      <w:proofErr w:type="spellStart"/>
      <w:r>
        <w:rPr>
          <w:color w:val="000000" w:themeColor="text1"/>
          <w:lang w:val="en-US"/>
        </w:rPr>
        <w:t>Kab</w:t>
      </w:r>
      <w:proofErr w:type="spellEnd"/>
      <w:r>
        <w:rPr>
          <w:color w:val="000000" w:themeColor="text1"/>
          <w:lang w:val="en-US"/>
        </w:rPr>
        <w:t xml:space="preserve">. </w:t>
      </w:r>
      <w:proofErr w:type="spellStart"/>
      <w:r>
        <w:rPr>
          <w:color w:val="000000" w:themeColor="text1"/>
          <w:lang w:val="en-US"/>
        </w:rPr>
        <w:t>Jepara</w:t>
      </w:r>
      <w:proofErr w:type="spellEnd"/>
    </w:p>
    <w:p w14:paraId="1D86204B" w14:textId="77777777" w:rsidR="00041EE8" w:rsidRPr="004F2AF7" w:rsidRDefault="00041EE8" w:rsidP="004F2AF7">
      <w:pPr>
        <w:pStyle w:val="Default"/>
        <w:spacing w:line="276" w:lineRule="auto"/>
        <w:jc w:val="both"/>
        <w:rPr>
          <w:bCs/>
          <w:color w:val="000000" w:themeColor="text1"/>
        </w:rPr>
      </w:pPr>
      <w:r w:rsidRPr="004F2AF7">
        <w:rPr>
          <w:color w:val="000000" w:themeColor="text1"/>
        </w:rPr>
        <w:t>Bertindak untuk dan atas nama</w:t>
      </w:r>
      <w:r w:rsidR="0060474E" w:rsidRPr="004F2AF7">
        <w:rPr>
          <w:color w:val="000000" w:themeColor="text1"/>
        </w:rPr>
        <w:t xml:space="preserve"> </w:t>
      </w:r>
      <w:r w:rsidRPr="004F2AF7">
        <w:rPr>
          <w:color w:val="000000" w:themeColor="text1"/>
        </w:rPr>
        <w:t xml:space="preserve">PT. Semarang Autocomp Manufacturing Indonesia, untuk selanjutnya disebut </w:t>
      </w:r>
      <w:r w:rsidRPr="004F2AF7">
        <w:rPr>
          <w:b/>
          <w:bCs/>
          <w:color w:val="000000" w:themeColor="text1"/>
        </w:rPr>
        <w:t>Pihak Kedua.</w:t>
      </w:r>
    </w:p>
    <w:p w14:paraId="3D918F13" w14:textId="77777777" w:rsidR="001A0EC8" w:rsidRPr="004F2AF7" w:rsidRDefault="001A0EC8" w:rsidP="004F2AF7">
      <w:pPr>
        <w:pStyle w:val="Default"/>
        <w:spacing w:line="276" w:lineRule="auto"/>
        <w:jc w:val="both"/>
        <w:rPr>
          <w:color w:val="000000" w:themeColor="text1"/>
        </w:rPr>
      </w:pPr>
    </w:p>
    <w:p w14:paraId="142A9DBA" w14:textId="77777777" w:rsidR="007F2280" w:rsidRPr="004F2AF7" w:rsidRDefault="00B752B9" w:rsidP="004F2AF7">
      <w:pPr>
        <w:pStyle w:val="Default"/>
        <w:spacing w:line="276" w:lineRule="auto"/>
        <w:jc w:val="both"/>
        <w:rPr>
          <w:color w:val="000000" w:themeColor="text1"/>
        </w:rPr>
      </w:pPr>
      <w:r w:rsidRPr="004F2AF7">
        <w:rPr>
          <w:b/>
          <w:color w:val="000000" w:themeColor="text1"/>
        </w:rPr>
        <w:t>Pihak Pertama</w:t>
      </w:r>
      <w:r w:rsidRPr="004F2AF7">
        <w:rPr>
          <w:color w:val="000000" w:themeColor="text1"/>
        </w:rPr>
        <w:t xml:space="preserve"> dan </w:t>
      </w:r>
      <w:r w:rsidR="00055704" w:rsidRPr="004F2AF7">
        <w:rPr>
          <w:b/>
          <w:color w:val="000000" w:themeColor="text1"/>
        </w:rPr>
        <w:t>Pihak Kedua</w:t>
      </w:r>
      <w:r w:rsidR="00052833" w:rsidRPr="004F2AF7">
        <w:rPr>
          <w:color w:val="000000" w:themeColor="text1"/>
        </w:rPr>
        <w:t xml:space="preserve"> </w:t>
      </w:r>
      <w:r w:rsidR="00B674C0" w:rsidRPr="004F2AF7">
        <w:rPr>
          <w:color w:val="000000" w:themeColor="text1"/>
        </w:rPr>
        <w:t xml:space="preserve">masing - </w:t>
      </w:r>
      <w:r w:rsidRPr="004F2AF7">
        <w:rPr>
          <w:color w:val="000000" w:themeColor="text1"/>
        </w:rPr>
        <w:t>masing dis</w:t>
      </w:r>
      <w:r w:rsidR="00B674C0" w:rsidRPr="004F2AF7">
        <w:rPr>
          <w:color w:val="000000" w:themeColor="text1"/>
        </w:rPr>
        <w:t xml:space="preserve">ebut </w:t>
      </w:r>
      <w:r w:rsidR="00B674C0" w:rsidRPr="004F2AF7">
        <w:rPr>
          <w:b/>
          <w:color w:val="000000" w:themeColor="text1"/>
        </w:rPr>
        <w:t>Pihak</w:t>
      </w:r>
      <w:r w:rsidR="00B674C0" w:rsidRPr="004F2AF7">
        <w:rPr>
          <w:color w:val="000000" w:themeColor="text1"/>
        </w:rPr>
        <w:t xml:space="preserve"> dan secara bersama - </w:t>
      </w:r>
      <w:r w:rsidR="00052833" w:rsidRPr="004F2AF7">
        <w:rPr>
          <w:color w:val="000000" w:themeColor="text1"/>
        </w:rPr>
        <w:t xml:space="preserve">sama disebut </w:t>
      </w:r>
      <w:r w:rsidR="00052833" w:rsidRPr="004F2AF7">
        <w:rPr>
          <w:b/>
          <w:color w:val="000000" w:themeColor="text1"/>
        </w:rPr>
        <w:t xml:space="preserve">Para </w:t>
      </w:r>
      <w:r w:rsidRPr="004F2AF7">
        <w:rPr>
          <w:b/>
          <w:color w:val="000000" w:themeColor="text1"/>
        </w:rPr>
        <w:t>Pihak</w:t>
      </w:r>
      <w:r w:rsidRPr="004F2AF7">
        <w:rPr>
          <w:color w:val="000000" w:themeColor="text1"/>
        </w:rPr>
        <w:t>.</w:t>
      </w:r>
    </w:p>
    <w:p w14:paraId="41F1A989" w14:textId="77777777" w:rsidR="000F7A42" w:rsidRPr="004F2AF7" w:rsidRDefault="000F7A42" w:rsidP="004F2AF7">
      <w:pPr>
        <w:pStyle w:val="Default"/>
        <w:spacing w:line="276" w:lineRule="auto"/>
        <w:jc w:val="both"/>
        <w:rPr>
          <w:color w:val="000000" w:themeColor="text1"/>
        </w:rPr>
      </w:pPr>
    </w:p>
    <w:p w14:paraId="6F01B2C0" w14:textId="77777777" w:rsidR="00176442" w:rsidRPr="004F2AF7" w:rsidRDefault="00B674C0" w:rsidP="004F2AF7">
      <w:pPr>
        <w:pStyle w:val="Default"/>
        <w:spacing w:line="276" w:lineRule="auto"/>
        <w:jc w:val="both"/>
        <w:rPr>
          <w:color w:val="000000" w:themeColor="text1"/>
        </w:rPr>
      </w:pPr>
      <w:r w:rsidRPr="004F2AF7">
        <w:rPr>
          <w:b/>
          <w:color w:val="000000" w:themeColor="text1"/>
        </w:rPr>
        <w:t>Para Pihak</w:t>
      </w:r>
      <w:r w:rsidR="00176442" w:rsidRPr="004F2AF7">
        <w:rPr>
          <w:color w:val="000000" w:themeColor="text1"/>
        </w:rPr>
        <w:t xml:space="preserve"> dengan ini menerangkan terlebih dahulu: </w:t>
      </w:r>
    </w:p>
    <w:p w14:paraId="2F33629E" w14:textId="77777777" w:rsidR="00E94CFB" w:rsidRPr="004F2AF7" w:rsidRDefault="000F7A42" w:rsidP="004F2AF7">
      <w:pPr>
        <w:pStyle w:val="Default"/>
        <w:numPr>
          <w:ilvl w:val="0"/>
          <w:numId w:val="7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</w:t>
      </w:r>
      <w:r w:rsidR="007F2280" w:rsidRPr="004F2AF7">
        <w:rPr>
          <w:bCs/>
          <w:color w:val="000000" w:themeColor="text1"/>
        </w:rPr>
        <w:t>adalah</w:t>
      </w:r>
      <w:r w:rsidR="00052833" w:rsidRPr="004F2AF7">
        <w:rPr>
          <w:bCs/>
          <w:color w:val="000000" w:themeColor="text1"/>
        </w:rPr>
        <w:t xml:space="preserve"> </w:t>
      </w:r>
      <w:r w:rsidR="000532DC" w:rsidRPr="004F2AF7">
        <w:rPr>
          <w:color w:val="000000" w:themeColor="text1"/>
        </w:rPr>
        <w:t xml:space="preserve">perusahaan </w:t>
      </w:r>
      <w:ins w:id="51" w:author="SMC" w:date="2024-11-04T13:08:00Z">
        <w:r w:rsidR="00E70CBE">
          <w:rPr>
            <w:color w:val="000000" w:themeColor="text1"/>
            <w:lang w:val="en-US"/>
          </w:rPr>
          <w:t xml:space="preserve">yang </w:t>
        </w:r>
        <w:proofErr w:type="spellStart"/>
        <w:r w:rsidR="00E70CBE">
          <w:rPr>
            <w:color w:val="000000" w:themeColor="text1"/>
            <w:lang w:val="en-US"/>
          </w:rPr>
          <w:t>bergerak</w:t>
        </w:r>
        <w:proofErr w:type="spellEnd"/>
        <w:r w:rsidR="00E70CBE">
          <w:rPr>
            <w:color w:val="000000" w:themeColor="text1"/>
            <w:lang w:val="en-US"/>
          </w:rPr>
          <w:t xml:space="preserve"> </w:t>
        </w:r>
      </w:ins>
      <w:proofErr w:type="spellStart"/>
      <w:ins w:id="52" w:author="SMC" w:date="2024-11-06T12:24:00Z">
        <w:r w:rsidR="00EB4D78">
          <w:rPr>
            <w:color w:val="000000" w:themeColor="text1"/>
            <w:lang w:val="en-US"/>
          </w:rPr>
          <w:t>dalam</w:t>
        </w:r>
        <w:proofErr w:type="spellEnd"/>
        <w:r w:rsidR="00EB4D78">
          <w:rPr>
            <w:color w:val="000000" w:themeColor="text1"/>
            <w:lang w:val="en-US"/>
          </w:rPr>
          <w:t xml:space="preserve"> </w:t>
        </w:r>
        <w:proofErr w:type="spellStart"/>
        <w:r w:rsidR="00EB4D78">
          <w:rPr>
            <w:color w:val="000000" w:themeColor="text1"/>
            <w:lang w:val="en-US"/>
          </w:rPr>
          <w:t>perdaganga</w:t>
        </w:r>
      </w:ins>
      <w:ins w:id="53" w:author="SMC" w:date="2024-11-06T12:25:00Z">
        <w:r w:rsidR="00EB4D78">
          <w:rPr>
            <w:color w:val="000000" w:themeColor="text1"/>
            <w:lang w:val="en-US"/>
          </w:rPr>
          <w:t>n</w:t>
        </w:r>
      </w:ins>
      <w:proofErr w:type="spellEnd"/>
      <w:ins w:id="54" w:author="SMC" w:date="2024-11-06T12:24:00Z">
        <w:r w:rsidR="00EB4D78">
          <w:rPr>
            <w:color w:val="000000" w:themeColor="text1"/>
            <w:lang w:val="en-US"/>
          </w:rPr>
          <w:t xml:space="preserve"> </w:t>
        </w:r>
        <w:proofErr w:type="spellStart"/>
        <w:r w:rsidR="00EB4D78">
          <w:rPr>
            <w:color w:val="000000" w:themeColor="text1"/>
            <w:lang w:val="en-US"/>
          </w:rPr>
          <w:t>alat</w:t>
        </w:r>
        <w:proofErr w:type="spellEnd"/>
        <w:r w:rsidR="00EB4D78">
          <w:rPr>
            <w:color w:val="000000" w:themeColor="text1"/>
            <w:lang w:val="en-US"/>
          </w:rPr>
          <w:t xml:space="preserve"> pneumatic</w:t>
        </w:r>
      </w:ins>
      <w:ins w:id="55" w:author="SMC" w:date="2024-11-04T13:08:00Z">
        <w:r w:rsidR="00E70CBE" w:rsidRPr="004F2AF7" w:rsidDel="00E70CBE">
          <w:rPr>
            <w:color w:val="000000" w:themeColor="text1"/>
            <w:lang w:val="en-US"/>
          </w:rPr>
          <w:t xml:space="preserve"> </w:t>
        </w:r>
      </w:ins>
      <w:del w:id="56" w:author="SMC" w:date="2024-11-04T13:08:00Z">
        <w:r w:rsidR="00147AB0" w:rsidRPr="004F2AF7" w:rsidDel="00E70CBE">
          <w:rPr>
            <w:color w:val="000000" w:themeColor="text1"/>
            <w:lang w:val="en-US"/>
          </w:rPr>
          <w:delText>………………………</w:delText>
        </w:r>
        <w:r w:rsidR="00147AB0" w:rsidRPr="004F2AF7" w:rsidDel="00E70CBE">
          <w:rPr>
            <w:i/>
            <w:color w:val="000000" w:themeColor="text1"/>
            <w:lang w:val="en-US"/>
          </w:rPr>
          <w:delText>[</w:delText>
        </w:r>
        <w:r w:rsidR="00041EE8" w:rsidRPr="004F2AF7" w:rsidDel="00E70CBE">
          <w:rPr>
            <w:i/>
            <w:color w:val="000000" w:themeColor="text1"/>
          </w:rPr>
          <w:delText>bidang usaha</w:delText>
        </w:r>
        <w:r w:rsidR="00147AB0" w:rsidRPr="004F2AF7" w:rsidDel="00E70CBE">
          <w:rPr>
            <w:i/>
            <w:color w:val="000000" w:themeColor="text1"/>
            <w:lang w:val="en-US"/>
          </w:rPr>
          <w:delText>]</w:delText>
        </w:r>
        <w:r w:rsidR="00451346" w:rsidRPr="004F2AF7" w:rsidDel="00E70CBE">
          <w:rPr>
            <w:i/>
            <w:color w:val="000000" w:themeColor="text1"/>
          </w:rPr>
          <w:delText xml:space="preserve"> </w:delText>
        </w:r>
      </w:del>
      <w:r w:rsidR="00D21C54" w:rsidRPr="004F2AF7">
        <w:rPr>
          <w:color w:val="000000" w:themeColor="text1"/>
        </w:rPr>
        <w:t xml:space="preserve">sesuai </w:t>
      </w:r>
      <w:r w:rsidR="00052833" w:rsidRPr="004F2AF7">
        <w:rPr>
          <w:color w:val="000000" w:themeColor="text1"/>
        </w:rPr>
        <w:t xml:space="preserve">Akta No. </w:t>
      </w:r>
      <w:ins w:id="57" w:author="SMC" w:date="2024-11-06T12:25:00Z">
        <w:r w:rsidR="00EB4D78">
          <w:rPr>
            <w:color w:val="000000" w:themeColor="text1"/>
            <w:lang w:val="en-US"/>
          </w:rPr>
          <w:t>11</w:t>
        </w:r>
      </w:ins>
      <w:ins w:id="58" w:author="SMC" w:date="2024-11-04T13:09:00Z">
        <w:r w:rsidR="00E70CBE" w:rsidRPr="00041EE8">
          <w:rPr>
            <w:color w:val="000000" w:themeColor="text1"/>
          </w:rPr>
          <w:t xml:space="preserve"> </w:t>
        </w:r>
        <w:r w:rsidR="00E70CBE">
          <w:rPr>
            <w:color w:val="000000" w:themeColor="text1"/>
            <w:lang w:val="en-US"/>
          </w:rPr>
          <w:t>t</w:t>
        </w:r>
        <w:r w:rsidR="00E70CBE" w:rsidRPr="00041EE8">
          <w:rPr>
            <w:color w:val="000000" w:themeColor="text1"/>
          </w:rPr>
          <w:t xml:space="preserve">anggal </w:t>
        </w:r>
      </w:ins>
      <w:ins w:id="59" w:author="SMC" w:date="2024-11-06T12:25:00Z">
        <w:r w:rsidR="00EB4D78">
          <w:rPr>
            <w:color w:val="000000" w:themeColor="text1"/>
            <w:lang w:val="en-US"/>
          </w:rPr>
          <w:t xml:space="preserve">16 </w:t>
        </w:r>
        <w:proofErr w:type="spellStart"/>
        <w:r w:rsidR="00EB4D78">
          <w:rPr>
            <w:color w:val="000000" w:themeColor="text1"/>
            <w:lang w:val="en-US"/>
          </w:rPr>
          <w:t>Februari</w:t>
        </w:r>
        <w:proofErr w:type="spellEnd"/>
        <w:r w:rsidR="00EB4D78">
          <w:rPr>
            <w:color w:val="000000" w:themeColor="text1"/>
            <w:lang w:val="en-US"/>
          </w:rPr>
          <w:t xml:space="preserve"> 2020</w:t>
        </w:r>
      </w:ins>
      <w:ins w:id="60" w:author="SMC" w:date="2024-11-04T13:09:00Z">
        <w:r w:rsidR="00E70CBE">
          <w:rPr>
            <w:color w:val="000000" w:themeColor="text1"/>
          </w:rPr>
          <w:t xml:space="preserve"> </w:t>
        </w:r>
      </w:ins>
      <w:del w:id="61" w:author="SMC" w:date="2024-11-04T13:09:00Z">
        <w:r w:rsidR="00147AB0" w:rsidRPr="004F2AF7" w:rsidDel="00E70CBE">
          <w:rPr>
            <w:color w:val="000000" w:themeColor="text1"/>
            <w:lang w:val="en-US"/>
          </w:rPr>
          <w:delText>………….</w:delText>
        </w:r>
        <w:r w:rsidR="00451346" w:rsidRPr="004F2AF7" w:rsidDel="00E70CBE">
          <w:rPr>
            <w:color w:val="000000" w:themeColor="text1"/>
          </w:rPr>
          <w:delText xml:space="preserve"> </w:delText>
        </w:r>
        <w:r w:rsidR="00052833" w:rsidRPr="004F2AF7" w:rsidDel="00E70CBE">
          <w:rPr>
            <w:color w:val="000000" w:themeColor="text1"/>
          </w:rPr>
          <w:delText xml:space="preserve">tanggal </w:delText>
        </w:r>
        <w:r w:rsidR="00147AB0" w:rsidRPr="004F2AF7" w:rsidDel="00E70CBE">
          <w:rPr>
            <w:color w:val="000000" w:themeColor="text1"/>
            <w:lang w:val="en-US"/>
          </w:rPr>
          <w:delText xml:space="preserve">…………. </w:delText>
        </w:r>
        <w:r w:rsidR="00147AB0" w:rsidRPr="004F2AF7" w:rsidDel="00E70CBE">
          <w:rPr>
            <w:i/>
            <w:color w:val="000000" w:themeColor="text1"/>
            <w:lang w:val="en-US"/>
          </w:rPr>
          <w:delText>[akta perusahaan dan tanggal]</w:delText>
        </w:r>
        <w:r w:rsidR="00451346" w:rsidRPr="004F2AF7" w:rsidDel="00E70CBE">
          <w:rPr>
            <w:color w:val="000000" w:themeColor="text1"/>
          </w:rPr>
          <w:delText xml:space="preserve"> </w:delText>
        </w:r>
      </w:del>
      <w:r w:rsidR="00451346" w:rsidRPr="004F2AF7">
        <w:rPr>
          <w:color w:val="000000" w:themeColor="text1"/>
        </w:rPr>
        <w:t xml:space="preserve">yang dibuat dihadapan </w:t>
      </w:r>
      <w:ins w:id="62" w:author="SMC" w:date="2024-11-06T12:25:00Z">
        <w:r w:rsidR="00EB4D78">
          <w:rPr>
            <w:color w:val="000000" w:themeColor="text1"/>
            <w:lang w:val="en-US"/>
          </w:rPr>
          <w:t xml:space="preserve">Martha Veronica Endang </w:t>
        </w:r>
        <w:proofErr w:type="spellStart"/>
        <w:r w:rsidR="00EB4D78">
          <w:rPr>
            <w:color w:val="000000" w:themeColor="text1"/>
            <w:lang w:val="en-US"/>
          </w:rPr>
          <w:t>Kusastuti</w:t>
        </w:r>
        <w:proofErr w:type="spellEnd"/>
        <w:r w:rsidR="00EB4D78">
          <w:rPr>
            <w:color w:val="000000" w:themeColor="text1"/>
            <w:lang w:val="en-US"/>
          </w:rPr>
          <w:t xml:space="preserve"> Budi Santoso, Sarjana Hukum</w:t>
        </w:r>
      </w:ins>
      <w:del w:id="63" w:author="SMC" w:date="2024-11-04T13:11:00Z">
        <w:r w:rsidR="00147AB0" w:rsidRPr="004F2AF7" w:rsidDel="00A96BAC">
          <w:rPr>
            <w:color w:val="000000" w:themeColor="text1"/>
            <w:lang w:val="en-US"/>
          </w:rPr>
          <w:delText xml:space="preserve">……………………. </w:delText>
        </w:r>
        <w:r w:rsidR="00147AB0" w:rsidRPr="004F2AF7" w:rsidDel="00A96BAC">
          <w:rPr>
            <w:i/>
            <w:color w:val="000000" w:themeColor="text1"/>
            <w:lang w:val="en-US"/>
          </w:rPr>
          <w:delText>[nama notaris]</w:delText>
        </w:r>
      </w:del>
      <w:r w:rsidR="00052833" w:rsidRPr="004F2AF7">
        <w:rPr>
          <w:color w:val="000000" w:themeColor="text1"/>
        </w:rPr>
        <w:t>, Notaris di</w:t>
      </w:r>
      <w:r w:rsidR="00451346" w:rsidRPr="004F2AF7">
        <w:rPr>
          <w:color w:val="000000" w:themeColor="text1"/>
        </w:rPr>
        <w:t xml:space="preserve"> </w:t>
      </w:r>
      <w:proofErr w:type="spellStart"/>
      <w:ins w:id="64" w:author="SMC" w:date="2024-11-06T12:27:00Z">
        <w:r w:rsidR="00EB4D78">
          <w:rPr>
            <w:color w:val="000000" w:themeColor="text1"/>
            <w:lang w:val="en-US"/>
          </w:rPr>
          <w:t>Kabupaten</w:t>
        </w:r>
        <w:proofErr w:type="spellEnd"/>
        <w:r w:rsidR="00EB4D78">
          <w:rPr>
            <w:color w:val="000000" w:themeColor="text1"/>
            <w:lang w:val="en-US"/>
          </w:rPr>
          <w:t xml:space="preserve"> Daerah Tingkat II Kendal di </w:t>
        </w:r>
        <w:proofErr w:type="spellStart"/>
        <w:r w:rsidR="00EB4D78">
          <w:rPr>
            <w:color w:val="000000" w:themeColor="text1"/>
            <w:lang w:val="en-US"/>
          </w:rPr>
          <w:t>Weleri</w:t>
        </w:r>
      </w:ins>
      <w:proofErr w:type="spellEnd"/>
      <w:ins w:id="65" w:author="SMC" w:date="2024-11-04T13:11:00Z">
        <w:r w:rsidR="00A96BAC" w:rsidRPr="004F2AF7" w:rsidDel="00A96BAC">
          <w:rPr>
            <w:color w:val="000000" w:themeColor="text1"/>
            <w:lang w:val="en-US"/>
          </w:rPr>
          <w:t xml:space="preserve"> </w:t>
        </w:r>
      </w:ins>
      <w:del w:id="66" w:author="SMC" w:date="2024-11-04T13:11:00Z">
        <w:r w:rsidR="00147AB0" w:rsidRPr="004F2AF7" w:rsidDel="00A96BAC">
          <w:rPr>
            <w:color w:val="000000" w:themeColor="text1"/>
            <w:lang w:val="en-US"/>
          </w:rPr>
          <w:delText xml:space="preserve">………………… </w:delText>
        </w:r>
        <w:r w:rsidR="00147AB0" w:rsidRPr="004F2AF7" w:rsidDel="00A96BAC">
          <w:rPr>
            <w:i/>
            <w:color w:val="000000" w:themeColor="text1"/>
            <w:lang w:val="en-US"/>
          </w:rPr>
          <w:delText>[alamat notaris]</w:delText>
        </w:r>
        <w:r w:rsidR="00052833" w:rsidRPr="004F2AF7" w:rsidDel="00A96BAC">
          <w:rPr>
            <w:color w:val="000000" w:themeColor="text1"/>
          </w:rPr>
          <w:delText xml:space="preserve"> </w:delText>
        </w:r>
      </w:del>
      <w:r w:rsidR="00052833" w:rsidRPr="004F2AF7">
        <w:rPr>
          <w:color w:val="000000" w:themeColor="text1"/>
        </w:rPr>
        <w:t xml:space="preserve">dan telah memperoleh persetujuan dan pengesahan dari Menteri Kehakiman Republik Indonesia No. </w:t>
      </w:r>
      <w:ins w:id="67" w:author="SMC" w:date="2024-11-04T13:11:00Z">
        <w:r w:rsidR="00A96BAC">
          <w:rPr>
            <w:color w:val="000000" w:themeColor="text1"/>
            <w:lang w:val="en-US"/>
          </w:rPr>
          <w:t xml:space="preserve">AHU – </w:t>
        </w:r>
      </w:ins>
      <w:ins w:id="68" w:author="SMC" w:date="2024-11-06T12:27:00Z">
        <w:r w:rsidR="00EB4D78">
          <w:rPr>
            <w:color w:val="000000" w:themeColor="text1"/>
            <w:lang w:val="en-US"/>
          </w:rPr>
          <w:t xml:space="preserve">0014455.AH.01.02 </w:t>
        </w:r>
      </w:ins>
      <w:proofErr w:type="spellStart"/>
      <w:ins w:id="69" w:author="SMC" w:date="2024-11-04T13:11:00Z">
        <w:r w:rsidR="00EB4D78">
          <w:rPr>
            <w:color w:val="000000" w:themeColor="text1"/>
            <w:lang w:val="en-US"/>
          </w:rPr>
          <w:t>Tahun</w:t>
        </w:r>
        <w:proofErr w:type="spellEnd"/>
        <w:r w:rsidR="00EB4D78">
          <w:rPr>
            <w:color w:val="000000" w:themeColor="text1"/>
            <w:lang w:val="en-US"/>
          </w:rPr>
          <w:t xml:space="preserve"> 20</w:t>
        </w:r>
      </w:ins>
      <w:ins w:id="70" w:author="SMC" w:date="2024-11-06T12:27:00Z">
        <w:r w:rsidR="00EB4D78">
          <w:rPr>
            <w:color w:val="000000" w:themeColor="text1"/>
            <w:lang w:val="en-US"/>
          </w:rPr>
          <w:t>20</w:t>
        </w:r>
      </w:ins>
      <w:ins w:id="71" w:author="SMC" w:date="2024-11-04T13:11:00Z">
        <w:r w:rsidR="00A96BAC">
          <w:rPr>
            <w:color w:val="000000" w:themeColor="text1"/>
            <w:lang w:val="en-US"/>
          </w:rPr>
          <w:t xml:space="preserve"> </w:t>
        </w:r>
        <w:r w:rsidR="00A96BAC" w:rsidRPr="00041EE8">
          <w:rPr>
            <w:i/>
            <w:color w:val="000000" w:themeColor="text1"/>
            <w:lang w:val="en-US"/>
          </w:rPr>
          <w:t xml:space="preserve"> </w:t>
        </w:r>
        <w:r w:rsidR="00A96BAC" w:rsidRPr="00041EE8">
          <w:rPr>
            <w:color w:val="000000" w:themeColor="text1"/>
          </w:rPr>
          <w:t xml:space="preserve">tanggal </w:t>
        </w:r>
      </w:ins>
      <w:ins w:id="72" w:author="SMC" w:date="2024-11-06T12:27:00Z">
        <w:r w:rsidR="00EB4D78">
          <w:rPr>
            <w:color w:val="000000" w:themeColor="text1"/>
            <w:lang w:val="en-US"/>
          </w:rPr>
          <w:t>19-02-2020</w:t>
        </w:r>
      </w:ins>
      <w:ins w:id="73" w:author="SMC" w:date="2024-11-04T13:11:00Z">
        <w:r w:rsidR="00A96BAC">
          <w:rPr>
            <w:color w:val="000000" w:themeColor="text1"/>
            <w:lang w:val="en-US"/>
          </w:rPr>
          <w:t xml:space="preserve"> </w:t>
        </w:r>
      </w:ins>
      <w:del w:id="74" w:author="SMC" w:date="2024-11-04T13:11:00Z">
        <w:r w:rsidR="00147AB0" w:rsidRPr="004F2AF7" w:rsidDel="00A96BAC">
          <w:rPr>
            <w:color w:val="000000" w:themeColor="text1"/>
            <w:lang w:val="en-US"/>
          </w:rPr>
          <w:delText xml:space="preserve">……………………. </w:delText>
        </w:r>
        <w:r w:rsidR="00147AB0" w:rsidRPr="004F2AF7" w:rsidDel="00A96BAC">
          <w:rPr>
            <w:i/>
            <w:color w:val="000000" w:themeColor="text1"/>
            <w:lang w:val="en-US"/>
          </w:rPr>
          <w:delText>[Nomor pengesahan</w:delText>
        </w:r>
        <w:r w:rsidR="001A1104" w:rsidRPr="004F2AF7" w:rsidDel="00A96BAC">
          <w:rPr>
            <w:i/>
            <w:color w:val="000000" w:themeColor="text1"/>
          </w:rPr>
          <w:delText xml:space="preserve"> akta</w:delText>
        </w:r>
        <w:r w:rsidR="00147AB0" w:rsidRPr="004F2AF7" w:rsidDel="00A96BAC">
          <w:rPr>
            <w:i/>
            <w:color w:val="000000" w:themeColor="text1"/>
            <w:lang w:val="en-US"/>
          </w:rPr>
          <w:delText xml:space="preserve">] </w:delText>
        </w:r>
        <w:r w:rsidR="00052833" w:rsidRPr="004F2AF7" w:rsidDel="00A96BAC">
          <w:rPr>
            <w:color w:val="000000" w:themeColor="text1"/>
          </w:rPr>
          <w:delText xml:space="preserve">tanggal </w:delText>
        </w:r>
        <w:r w:rsidR="00147AB0" w:rsidRPr="004F2AF7" w:rsidDel="00A96BAC">
          <w:rPr>
            <w:color w:val="000000" w:themeColor="text1"/>
            <w:lang w:val="en-US"/>
          </w:rPr>
          <w:delText xml:space="preserve">……………………. </w:delText>
        </w:r>
        <w:r w:rsidR="00147AB0" w:rsidRPr="004F2AF7" w:rsidDel="00A96BAC">
          <w:rPr>
            <w:i/>
            <w:color w:val="000000" w:themeColor="text1"/>
            <w:lang w:val="en-US"/>
          </w:rPr>
          <w:delText>[tanggal pengesahan</w:delText>
        </w:r>
        <w:r w:rsidR="001A1104" w:rsidRPr="004F2AF7" w:rsidDel="00A96BAC">
          <w:rPr>
            <w:i/>
            <w:color w:val="000000" w:themeColor="text1"/>
          </w:rPr>
          <w:delText xml:space="preserve"> akta</w:delText>
        </w:r>
        <w:r w:rsidR="00147AB0" w:rsidRPr="004F2AF7" w:rsidDel="00A96BAC">
          <w:rPr>
            <w:i/>
            <w:color w:val="000000" w:themeColor="text1"/>
            <w:lang w:val="en-US"/>
          </w:rPr>
          <w:delText xml:space="preserve">] </w:delText>
        </w:r>
      </w:del>
      <w:r w:rsidR="009850FF" w:rsidRPr="004F2AF7">
        <w:rPr>
          <w:color w:val="000000" w:themeColor="text1"/>
        </w:rPr>
        <w:t xml:space="preserve">yang </w:t>
      </w:r>
      <w:r w:rsidR="00E94CFB" w:rsidRPr="004F2AF7">
        <w:rPr>
          <w:bCs/>
          <w:iCs/>
          <w:color w:val="000000" w:themeColor="text1"/>
        </w:rPr>
        <w:t xml:space="preserve">dalam </w:t>
      </w:r>
      <w:r w:rsidR="00DE3B51" w:rsidRPr="004F2AF7">
        <w:rPr>
          <w:bCs/>
          <w:iCs/>
          <w:color w:val="000000" w:themeColor="text1"/>
        </w:rPr>
        <w:t>perjanjian</w:t>
      </w:r>
      <w:r w:rsidR="00E94CFB" w:rsidRPr="004F2AF7">
        <w:rPr>
          <w:bCs/>
          <w:iCs/>
          <w:color w:val="000000" w:themeColor="text1"/>
        </w:rPr>
        <w:t xml:space="preserve"> ini </w:t>
      </w:r>
      <w:r w:rsidR="00723AC8" w:rsidRPr="004F2AF7">
        <w:rPr>
          <w:bCs/>
          <w:iCs/>
          <w:color w:val="000000" w:themeColor="text1"/>
        </w:rPr>
        <w:t xml:space="preserve">disebut </w:t>
      </w:r>
      <w:r w:rsidR="00E94CFB" w:rsidRPr="004F2AF7">
        <w:rPr>
          <w:bCs/>
          <w:iCs/>
          <w:color w:val="000000" w:themeColor="text1"/>
        </w:rPr>
        <w:t xml:space="preserve">sebagai </w:t>
      </w:r>
      <w:r w:rsidR="009850FF" w:rsidRPr="004F2AF7">
        <w:rPr>
          <w:bCs/>
          <w:iCs/>
          <w:color w:val="000000" w:themeColor="text1"/>
        </w:rPr>
        <w:t>PENJUAL</w:t>
      </w:r>
      <w:r w:rsidR="000532DC" w:rsidRPr="004F2AF7">
        <w:rPr>
          <w:bCs/>
          <w:color w:val="000000" w:themeColor="text1"/>
        </w:rPr>
        <w:t>.</w:t>
      </w:r>
    </w:p>
    <w:p w14:paraId="615B0C68" w14:textId="77777777" w:rsidR="00176442" w:rsidRPr="004F2AF7" w:rsidRDefault="00055704" w:rsidP="004F2AF7">
      <w:pPr>
        <w:pStyle w:val="Default"/>
        <w:numPr>
          <w:ilvl w:val="0"/>
          <w:numId w:val="7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Pihak Kedua</w:t>
      </w:r>
      <w:r w:rsidR="009850FF" w:rsidRPr="004F2AF7">
        <w:rPr>
          <w:bCs/>
          <w:color w:val="000000" w:themeColor="text1"/>
        </w:rPr>
        <w:t xml:space="preserve"> </w:t>
      </w:r>
      <w:r w:rsidR="007F2280" w:rsidRPr="004F2AF7">
        <w:rPr>
          <w:color w:val="000000" w:themeColor="text1"/>
        </w:rPr>
        <w:t xml:space="preserve">adalah </w:t>
      </w:r>
      <w:r w:rsidR="00105D1D" w:rsidRPr="004F2AF7">
        <w:rPr>
          <w:color w:val="000000" w:themeColor="text1"/>
        </w:rPr>
        <w:t xml:space="preserve">perusahaan yang bergerak di bidang manufacturing </w:t>
      </w:r>
      <w:r w:rsidR="00DE3B51" w:rsidRPr="004F2AF7">
        <w:rPr>
          <w:color w:val="000000" w:themeColor="text1"/>
        </w:rPr>
        <w:t>perakitan kabel kendaraan roda empat atau lebih</w:t>
      </w:r>
      <w:r w:rsidR="009850FF" w:rsidRPr="004F2AF7">
        <w:rPr>
          <w:color w:val="000000" w:themeColor="text1"/>
        </w:rPr>
        <w:t xml:space="preserve"> sesuai Akta pendirian No. 2 Tanggal 7 Januari 2002 yang dibuat dihadapan Ny. Rukmasanti Hardjasatya, Sarjana Hukum, Notaris di </w:t>
      </w:r>
      <w:r w:rsidR="009850FF" w:rsidRPr="004F2AF7">
        <w:rPr>
          <w:color w:val="000000" w:themeColor="text1"/>
        </w:rPr>
        <w:lastRenderedPageBreak/>
        <w:t xml:space="preserve">Jakarta dan telah memperoleh persetujuan dan pengesahan dari Menteri Kehakiman Republik Indonesia No. C.03916 HT.01.01.TH.2002 tanggal 11 Maret 2002 </w:t>
      </w:r>
      <w:r w:rsidR="00723AC8" w:rsidRPr="004F2AF7">
        <w:rPr>
          <w:color w:val="000000" w:themeColor="text1"/>
        </w:rPr>
        <w:t xml:space="preserve">yang </w:t>
      </w:r>
      <w:r w:rsidR="00DE3B51" w:rsidRPr="004F2AF7">
        <w:rPr>
          <w:color w:val="000000" w:themeColor="text1"/>
        </w:rPr>
        <w:t xml:space="preserve">dalam perjanjian ini </w:t>
      </w:r>
      <w:r w:rsidR="00723AC8" w:rsidRPr="004F2AF7">
        <w:rPr>
          <w:color w:val="000000" w:themeColor="text1"/>
        </w:rPr>
        <w:t xml:space="preserve">disebut </w:t>
      </w:r>
      <w:r w:rsidR="00DE3B51" w:rsidRPr="004F2AF7">
        <w:rPr>
          <w:color w:val="000000" w:themeColor="text1"/>
        </w:rPr>
        <w:t xml:space="preserve">sebagai </w:t>
      </w:r>
      <w:r w:rsidR="009850FF" w:rsidRPr="004F2AF7">
        <w:rPr>
          <w:color w:val="000000" w:themeColor="text1"/>
        </w:rPr>
        <w:t>PEMBELI</w:t>
      </w:r>
      <w:r w:rsidR="000532DC" w:rsidRPr="004F2AF7">
        <w:rPr>
          <w:bCs/>
          <w:color w:val="000000" w:themeColor="text1"/>
        </w:rPr>
        <w:t>.</w:t>
      </w:r>
    </w:p>
    <w:p w14:paraId="7CF7D6C8" w14:textId="77777777" w:rsidR="001A1104" w:rsidRPr="004F2AF7" w:rsidRDefault="001A1104" w:rsidP="004F2AF7">
      <w:pPr>
        <w:pStyle w:val="Default"/>
        <w:spacing w:line="276" w:lineRule="auto"/>
        <w:jc w:val="both"/>
        <w:rPr>
          <w:color w:val="000000" w:themeColor="text1"/>
        </w:rPr>
      </w:pPr>
    </w:p>
    <w:p w14:paraId="4AF7B12A" w14:textId="77777777" w:rsidR="007F510D" w:rsidRPr="004F2AF7" w:rsidRDefault="00DE3B51" w:rsidP="004F2AF7">
      <w:pPr>
        <w:pStyle w:val="Default"/>
        <w:spacing w:line="276" w:lineRule="auto"/>
        <w:jc w:val="both"/>
        <w:rPr>
          <w:b/>
          <w:bCs/>
          <w:color w:val="000000" w:themeColor="text1"/>
        </w:rPr>
      </w:pPr>
      <w:r w:rsidRPr="004F2AF7">
        <w:rPr>
          <w:color w:val="000000" w:themeColor="text1"/>
        </w:rPr>
        <w:t xml:space="preserve">Berdasarkan hal-hal diatas maka dengan ini </w:t>
      </w:r>
      <w:r w:rsidRPr="004F2AF7">
        <w:rPr>
          <w:b/>
          <w:color w:val="000000" w:themeColor="text1"/>
        </w:rPr>
        <w:t>Para Pihak</w:t>
      </w:r>
      <w:r w:rsidR="00176442" w:rsidRPr="004F2AF7">
        <w:rPr>
          <w:color w:val="000000" w:themeColor="text1"/>
        </w:rPr>
        <w:t xml:space="preserve"> sepakat </w:t>
      </w:r>
      <w:r w:rsidR="007F2280" w:rsidRPr="004F2AF7">
        <w:rPr>
          <w:color w:val="000000" w:themeColor="text1"/>
        </w:rPr>
        <w:t xml:space="preserve">membuat </w:t>
      </w:r>
      <w:r w:rsidR="00723AC8" w:rsidRPr="004F2AF7">
        <w:rPr>
          <w:color w:val="000000" w:themeColor="text1"/>
        </w:rPr>
        <w:t xml:space="preserve">perjanjian </w:t>
      </w:r>
      <w:r w:rsidR="00176442" w:rsidRPr="004F2AF7">
        <w:rPr>
          <w:color w:val="000000" w:themeColor="text1"/>
        </w:rPr>
        <w:t xml:space="preserve">kerjasama </w:t>
      </w:r>
      <w:r w:rsidR="007F2280" w:rsidRPr="004F2AF7">
        <w:rPr>
          <w:color w:val="000000" w:themeColor="text1"/>
        </w:rPr>
        <w:t>dengan</w:t>
      </w:r>
      <w:r w:rsidRPr="004F2AF7">
        <w:rPr>
          <w:color w:val="000000" w:themeColor="text1"/>
        </w:rPr>
        <w:t xml:space="preserve"> syarat-syarat</w:t>
      </w:r>
      <w:r w:rsidR="00FF0F60" w:rsidRPr="004F2AF7">
        <w:rPr>
          <w:color w:val="000000" w:themeColor="text1"/>
        </w:rPr>
        <w:t xml:space="preserve"> </w:t>
      </w:r>
      <w:r w:rsidRPr="004F2AF7">
        <w:rPr>
          <w:color w:val="000000" w:themeColor="text1"/>
        </w:rPr>
        <w:t>sebagai berikut</w:t>
      </w:r>
      <w:r w:rsidR="007F2280" w:rsidRPr="004F2AF7">
        <w:rPr>
          <w:color w:val="000000" w:themeColor="text1"/>
        </w:rPr>
        <w:t>:</w:t>
      </w:r>
    </w:p>
    <w:p w14:paraId="1B547180" w14:textId="77777777" w:rsidR="00B674C0" w:rsidRPr="004F2AF7" w:rsidRDefault="00B674C0" w:rsidP="004F2AF7">
      <w:pPr>
        <w:pStyle w:val="Default"/>
        <w:spacing w:line="276" w:lineRule="auto"/>
        <w:jc w:val="both"/>
        <w:rPr>
          <w:b/>
          <w:bCs/>
          <w:color w:val="000000" w:themeColor="text1"/>
        </w:rPr>
      </w:pPr>
    </w:p>
    <w:p w14:paraId="1192FBCB" w14:textId="77777777" w:rsidR="00176442" w:rsidRPr="004F2AF7" w:rsidRDefault="00176442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Pasal 1</w:t>
      </w:r>
    </w:p>
    <w:p w14:paraId="4ED24860" w14:textId="77777777" w:rsidR="00F33B45" w:rsidRPr="004F2AF7" w:rsidRDefault="00DE3B51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Obyek Perjanjian </w:t>
      </w:r>
      <w:r w:rsidR="00F33B45" w:rsidRPr="004F2AF7">
        <w:rPr>
          <w:b/>
          <w:bCs/>
          <w:color w:val="000000" w:themeColor="text1"/>
          <w:lang w:val="en-US"/>
        </w:rPr>
        <w:t xml:space="preserve">&amp; </w:t>
      </w:r>
      <w:r w:rsidR="00F33B45" w:rsidRPr="004F2AF7">
        <w:rPr>
          <w:b/>
          <w:bCs/>
          <w:color w:val="000000" w:themeColor="text1"/>
        </w:rPr>
        <w:t>Harga</w:t>
      </w:r>
    </w:p>
    <w:p w14:paraId="742F7C77" w14:textId="77777777" w:rsidR="0058558C" w:rsidRPr="0058558C" w:rsidRDefault="00245D5B" w:rsidP="0058558C">
      <w:pPr>
        <w:pStyle w:val="Default"/>
        <w:numPr>
          <w:ilvl w:val="0"/>
          <w:numId w:val="22"/>
        </w:numPr>
        <w:spacing w:line="276" w:lineRule="auto"/>
        <w:ind w:left="567" w:hanging="567"/>
        <w:jc w:val="both"/>
        <w:rPr>
          <w:ins w:id="75" w:author="SMC" w:date="2024-11-05T11:52:00Z"/>
          <w:color w:val="000000" w:themeColor="text1"/>
          <w:rPrChange w:id="76" w:author="SMC" w:date="2024-11-05T11:52:00Z">
            <w:rPr>
              <w:ins w:id="77" w:author="SMC" w:date="2024-11-05T11:52:00Z"/>
              <w:color w:val="000000" w:themeColor="text1"/>
              <w:lang w:val="en-US"/>
            </w:rPr>
          </w:rPrChange>
        </w:rPr>
      </w:pPr>
      <w:r w:rsidRPr="004F2AF7">
        <w:rPr>
          <w:bCs/>
          <w:iCs/>
          <w:color w:val="000000" w:themeColor="text1"/>
        </w:rPr>
        <w:t xml:space="preserve">Objek perjanjian ini adalah </w:t>
      </w:r>
      <w:proofErr w:type="spellStart"/>
      <w:ins w:id="78" w:author="User" w:date="2024-11-06T13:17:00Z">
        <w:r w:rsidR="008C34CF">
          <w:rPr>
            <w:bCs/>
            <w:iCs/>
            <w:color w:val="000000" w:themeColor="text1"/>
            <w:lang w:val="en-US"/>
          </w:rPr>
          <w:t>pembelian</w:t>
        </w:r>
      </w:ins>
      <w:proofErr w:type="spellEnd"/>
      <w:del w:id="79" w:author="User" w:date="2024-11-06T13:17:00Z">
        <w:r w:rsidR="00320EAA" w:rsidDel="00432C6C">
          <w:rPr>
            <w:bCs/>
            <w:iCs/>
            <w:color w:val="000000" w:themeColor="text1"/>
            <w:lang w:val="en-US"/>
          </w:rPr>
          <w:delText xml:space="preserve">pengadaan </w:delText>
        </w:r>
        <w:r w:rsidR="00C92606" w:rsidDel="00432C6C">
          <w:rPr>
            <w:bCs/>
            <w:iCs/>
            <w:color w:val="000000" w:themeColor="text1"/>
            <w:lang w:val="en-US"/>
          </w:rPr>
          <w:delText>barang dan Jasa</w:delText>
        </w:r>
      </w:del>
      <w:del w:id="80" w:author="SMC" w:date="2024-11-04T13:12:00Z">
        <w:r w:rsidR="00C92606" w:rsidRPr="004F2AF7" w:rsidDel="00AF5C1C">
          <w:rPr>
            <w:color w:val="000000" w:themeColor="text1"/>
            <w:lang w:val="en-US"/>
          </w:rPr>
          <w:delText>………………………</w:delText>
        </w:r>
        <w:r w:rsidR="00C92606" w:rsidRPr="004F2AF7" w:rsidDel="00AF5C1C">
          <w:rPr>
            <w:i/>
            <w:color w:val="000000" w:themeColor="text1"/>
            <w:lang w:val="en-US"/>
          </w:rPr>
          <w:delText>[</w:delText>
        </w:r>
        <w:r w:rsidR="00C92606" w:rsidDel="00AF5C1C">
          <w:rPr>
            <w:i/>
            <w:color w:val="000000" w:themeColor="text1"/>
          </w:rPr>
          <w:delText>objek</w:delText>
        </w:r>
        <w:r w:rsidR="00C92606" w:rsidRPr="004F2AF7" w:rsidDel="00AF5C1C">
          <w:rPr>
            <w:i/>
            <w:color w:val="000000" w:themeColor="text1"/>
            <w:lang w:val="en-US"/>
          </w:rPr>
          <w:delText>]</w:delText>
        </w:r>
      </w:del>
      <w:r w:rsidR="00C92606">
        <w:rPr>
          <w:i/>
          <w:color w:val="000000" w:themeColor="text1"/>
          <w:lang w:val="en-US"/>
        </w:rPr>
        <w:t xml:space="preserve"> </w:t>
      </w:r>
      <w:r w:rsidRPr="004F2AF7">
        <w:rPr>
          <w:bCs/>
          <w:iCs/>
          <w:color w:val="000000" w:themeColor="text1"/>
        </w:rPr>
        <w:t xml:space="preserve">di </w:t>
      </w:r>
      <w:r w:rsidRPr="004F2AF7">
        <w:rPr>
          <w:color w:val="000000" w:themeColor="text1"/>
        </w:rPr>
        <w:t>PT. Semarang Autocomp Manufacturing Indonesia</w:t>
      </w:r>
      <w:ins w:id="81" w:author="User" w:date="2024-11-06T13:18:00Z">
        <w:r w:rsidR="00432C6C">
          <w:rPr>
            <w:color w:val="000000" w:themeColor="text1"/>
            <w:lang w:val="en-US"/>
          </w:rPr>
          <w:t xml:space="preserve"> </w:t>
        </w:r>
        <w:proofErr w:type="spellStart"/>
        <w:r w:rsidR="00432C6C">
          <w:rPr>
            <w:color w:val="000000" w:themeColor="text1"/>
            <w:lang w:val="en-US"/>
          </w:rPr>
          <w:t>dengan</w:t>
        </w:r>
        <w:proofErr w:type="spellEnd"/>
        <w:r w:rsidR="00432C6C">
          <w:rPr>
            <w:color w:val="000000" w:themeColor="text1"/>
            <w:lang w:val="en-US"/>
          </w:rPr>
          <w:t xml:space="preserve"> detail </w:t>
        </w:r>
        <w:proofErr w:type="spellStart"/>
        <w:r w:rsidR="00432C6C">
          <w:rPr>
            <w:color w:val="000000" w:themeColor="text1"/>
            <w:lang w:val="en-US"/>
          </w:rPr>
          <w:t>produk</w:t>
        </w:r>
        <w:proofErr w:type="spellEnd"/>
        <w:r w:rsidR="00432C6C">
          <w:rPr>
            <w:color w:val="000000" w:themeColor="text1"/>
            <w:lang w:val="en-US"/>
          </w:rPr>
          <w:t xml:space="preserve"> </w:t>
        </w:r>
        <w:proofErr w:type="spellStart"/>
        <w:r w:rsidR="00432C6C">
          <w:rPr>
            <w:color w:val="000000" w:themeColor="text1"/>
            <w:lang w:val="en-US"/>
          </w:rPr>
          <w:t>dibawah</w:t>
        </w:r>
        <w:proofErr w:type="spellEnd"/>
        <w:r w:rsidR="00432C6C">
          <w:rPr>
            <w:color w:val="000000" w:themeColor="text1"/>
            <w:lang w:val="en-US"/>
          </w:rPr>
          <w:t xml:space="preserve"> </w:t>
        </w:r>
        <w:proofErr w:type="spellStart"/>
        <w:r w:rsidR="00432C6C">
          <w:rPr>
            <w:color w:val="000000" w:themeColor="text1"/>
            <w:lang w:val="en-US"/>
          </w:rPr>
          <w:t>ini</w:t>
        </w:r>
        <w:proofErr w:type="spellEnd"/>
        <w:r w:rsidR="00432C6C">
          <w:rPr>
            <w:color w:val="000000" w:themeColor="text1"/>
            <w:lang w:val="en-US"/>
          </w:rPr>
          <w:t xml:space="preserve"> :</w:t>
        </w:r>
      </w:ins>
      <w:del w:id="82" w:author="User" w:date="2024-11-06T13:17:00Z">
        <w:r w:rsidR="00320EAA" w:rsidDel="00432C6C">
          <w:rPr>
            <w:color w:val="000000" w:themeColor="text1"/>
            <w:lang w:val="en-US"/>
          </w:rPr>
          <w:delText>.</w:delText>
        </w:r>
      </w:del>
    </w:p>
    <w:tbl>
      <w:tblPr>
        <w:tblW w:w="8800" w:type="dxa"/>
        <w:tblInd w:w="93" w:type="dxa"/>
        <w:tblLook w:val="04A0" w:firstRow="1" w:lastRow="0" w:firstColumn="1" w:lastColumn="0" w:noHBand="0" w:noVBand="1"/>
      </w:tblPr>
      <w:tblGrid>
        <w:gridCol w:w="960"/>
        <w:gridCol w:w="4240"/>
        <w:gridCol w:w="1060"/>
        <w:gridCol w:w="1300"/>
        <w:gridCol w:w="1240"/>
      </w:tblGrid>
      <w:tr w:rsidR="0058558C" w:rsidRPr="0058558C" w14:paraId="1CAE5673" w14:textId="77777777" w:rsidTr="0058558C">
        <w:trPr>
          <w:trHeight w:val="300"/>
          <w:ins w:id="83" w:author="SMC" w:date="2024-11-05T11:52:00Z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6C928" w14:textId="77777777" w:rsidR="0058558C" w:rsidRPr="002F7D0B" w:rsidRDefault="0058558C" w:rsidP="0058558C">
            <w:pPr>
              <w:spacing w:after="0" w:line="240" w:lineRule="auto"/>
              <w:jc w:val="center"/>
              <w:rPr>
                <w:ins w:id="84" w:author="SMC" w:date="2024-11-05T11:52:00Z"/>
                <w:rFonts w:ascii="Calibri" w:eastAsia="Times New Roman" w:hAnsi="Calibri" w:cs="Calibri"/>
                <w:sz w:val="20"/>
                <w:szCs w:val="20"/>
                <w:lang w:val="en-US" w:eastAsia="en-US"/>
                <w:rPrChange w:id="85" w:author="SMC" w:date="2024-11-05T11:53:00Z">
                  <w:rPr>
                    <w:ins w:id="86" w:author="SMC" w:date="2024-11-05T11:52:00Z"/>
                    <w:rFonts w:ascii="Calibri" w:eastAsia="Times New Roman" w:hAnsi="Calibri" w:cs="Calibri"/>
                    <w:color w:val="000000"/>
                    <w:sz w:val="20"/>
                    <w:szCs w:val="20"/>
                    <w:lang w:val="en-US" w:eastAsia="en-US"/>
                  </w:rPr>
                </w:rPrChange>
              </w:rPr>
            </w:pPr>
            <w:ins w:id="87" w:author="SMC" w:date="2024-11-05T11:52:00Z">
              <w:r w:rsidRPr="002F7D0B">
                <w:rPr>
                  <w:rFonts w:ascii="Calibri" w:eastAsia="Times New Roman" w:hAnsi="Calibri" w:cs="Calibri"/>
                  <w:sz w:val="20"/>
                  <w:szCs w:val="20"/>
                  <w:lang w:val="en-US" w:eastAsia="en-US"/>
                  <w:rPrChange w:id="88" w:author="SMC" w:date="2024-11-05T11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rPrChange>
                </w:rPr>
                <w:t>NO</w:t>
              </w:r>
            </w:ins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FDAF9" w14:textId="77777777" w:rsidR="0058558C" w:rsidRPr="002F7D0B" w:rsidRDefault="0058558C" w:rsidP="002F7D0B">
            <w:pPr>
              <w:spacing w:after="0" w:line="240" w:lineRule="auto"/>
              <w:jc w:val="center"/>
              <w:rPr>
                <w:ins w:id="89" w:author="SMC" w:date="2024-11-05T11:52:00Z"/>
                <w:rFonts w:ascii="Calibri" w:eastAsia="Times New Roman" w:hAnsi="Calibri" w:cs="Calibri"/>
                <w:sz w:val="20"/>
                <w:szCs w:val="20"/>
                <w:lang w:val="en-US" w:eastAsia="en-US"/>
                <w:rPrChange w:id="90" w:author="SMC" w:date="2024-11-05T11:53:00Z">
                  <w:rPr>
                    <w:ins w:id="91" w:author="SMC" w:date="2024-11-05T11:52:00Z"/>
                    <w:rFonts w:ascii="Calibri" w:eastAsia="Times New Roman" w:hAnsi="Calibri" w:cs="Calibri"/>
                    <w:color w:val="000000"/>
                    <w:sz w:val="20"/>
                    <w:szCs w:val="20"/>
                    <w:lang w:val="en-US" w:eastAsia="en-US"/>
                  </w:rPr>
                </w:rPrChange>
              </w:rPr>
            </w:pPr>
            <w:ins w:id="92" w:author="SMC" w:date="2024-11-05T11:52:00Z">
              <w:r w:rsidRPr="002F7D0B">
                <w:rPr>
                  <w:rFonts w:ascii="Calibri" w:eastAsia="Times New Roman" w:hAnsi="Calibri" w:cs="Calibri"/>
                  <w:sz w:val="20"/>
                  <w:szCs w:val="20"/>
                  <w:lang w:val="en-US" w:eastAsia="en-US"/>
                  <w:rPrChange w:id="93" w:author="SMC" w:date="2024-11-05T11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rPrChange>
                </w:rPr>
                <w:t>DETAILS OF GOODS</w:t>
              </w:r>
            </w:ins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05B52" w14:textId="77777777" w:rsidR="0058558C" w:rsidRPr="002F7D0B" w:rsidRDefault="0058558C">
            <w:pPr>
              <w:spacing w:after="0" w:line="240" w:lineRule="auto"/>
              <w:jc w:val="center"/>
              <w:rPr>
                <w:ins w:id="94" w:author="SMC" w:date="2024-11-05T11:52:00Z"/>
                <w:rFonts w:ascii="Calibri" w:eastAsia="Times New Roman" w:hAnsi="Calibri" w:cs="Calibri"/>
                <w:sz w:val="20"/>
                <w:szCs w:val="20"/>
                <w:lang w:val="en-US" w:eastAsia="en-US"/>
                <w:rPrChange w:id="95" w:author="SMC" w:date="2024-11-05T11:53:00Z">
                  <w:rPr>
                    <w:ins w:id="96" w:author="SMC" w:date="2024-11-05T11:52:00Z"/>
                    <w:rFonts w:ascii="Calibri" w:eastAsia="Times New Roman" w:hAnsi="Calibri" w:cs="Calibri"/>
                    <w:color w:val="000000"/>
                    <w:sz w:val="20"/>
                    <w:szCs w:val="20"/>
                    <w:lang w:val="en-US" w:eastAsia="en-US"/>
                  </w:rPr>
                </w:rPrChange>
              </w:rPr>
            </w:pPr>
            <w:ins w:id="97" w:author="SMC" w:date="2024-11-05T11:52:00Z">
              <w:r w:rsidRPr="002F7D0B">
                <w:rPr>
                  <w:rFonts w:ascii="Calibri" w:eastAsia="Times New Roman" w:hAnsi="Calibri" w:cs="Calibri"/>
                  <w:sz w:val="20"/>
                  <w:szCs w:val="20"/>
                  <w:lang w:val="en-US" w:eastAsia="en-US"/>
                  <w:rPrChange w:id="98" w:author="SMC" w:date="2024-11-05T11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rPrChange>
                </w:rPr>
                <w:t>QTY</w:t>
              </w:r>
            </w:ins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C42F6" w14:textId="77777777" w:rsidR="0058558C" w:rsidRPr="002F7D0B" w:rsidRDefault="0058558C">
            <w:pPr>
              <w:spacing w:after="0" w:line="240" w:lineRule="auto"/>
              <w:jc w:val="center"/>
              <w:rPr>
                <w:ins w:id="99" w:author="SMC" w:date="2024-11-05T11:52:00Z"/>
                <w:rFonts w:ascii="Calibri" w:eastAsia="Times New Roman" w:hAnsi="Calibri" w:cs="Calibri"/>
                <w:sz w:val="20"/>
                <w:szCs w:val="20"/>
                <w:lang w:val="en-US" w:eastAsia="en-US"/>
                <w:rPrChange w:id="100" w:author="SMC" w:date="2024-11-05T11:53:00Z">
                  <w:rPr>
                    <w:ins w:id="101" w:author="SMC" w:date="2024-11-05T11:52:00Z"/>
                    <w:rFonts w:ascii="Calibri" w:eastAsia="Times New Roman" w:hAnsi="Calibri" w:cs="Calibri"/>
                    <w:color w:val="000000"/>
                    <w:sz w:val="20"/>
                    <w:szCs w:val="20"/>
                    <w:lang w:val="en-US" w:eastAsia="en-US"/>
                  </w:rPr>
                </w:rPrChange>
              </w:rPr>
            </w:pPr>
            <w:ins w:id="102" w:author="SMC" w:date="2024-11-05T11:52:00Z">
              <w:r w:rsidRPr="002F7D0B">
                <w:rPr>
                  <w:rFonts w:ascii="Calibri" w:eastAsia="Times New Roman" w:hAnsi="Calibri" w:cs="Calibri"/>
                  <w:sz w:val="20"/>
                  <w:szCs w:val="20"/>
                  <w:lang w:val="en-US" w:eastAsia="en-US"/>
                  <w:rPrChange w:id="103" w:author="SMC" w:date="2024-11-05T11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rPrChange>
                </w:rPr>
                <w:t>UNIT PRICE</w:t>
              </w:r>
            </w:ins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1BFF7" w14:textId="77777777" w:rsidR="0058558C" w:rsidRPr="002F7D0B" w:rsidRDefault="0058558C">
            <w:pPr>
              <w:spacing w:after="0" w:line="240" w:lineRule="auto"/>
              <w:jc w:val="center"/>
              <w:rPr>
                <w:ins w:id="104" w:author="SMC" w:date="2024-11-05T11:52:00Z"/>
                <w:rFonts w:ascii="Calibri" w:eastAsia="Times New Roman" w:hAnsi="Calibri" w:cs="Calibri"/>
                <w:sz w:val="20"/>
                <w:szCs w:val="20"/>
                <w:lang w:val="en-US" w:eastAsia="en-US"/>
                <w:rPrChange w:id="105" w:author="SMC" w:date="2024-11-05T11:53:00Z">
                  <w:rPr>
                    <w:ins w:id="106" w:author="SMC" w:date="2024-11-05T11:52:00Z"/>
                    <w:rFonts w:ascii="Calibri" w:eastAsia="Times New Roman" w:hAnsi="Calibri" w:cs="Calibri"/>
                    <w:color w:val="000000"/>
                    <w:sz w:val="20"/>
                    <w:szCs w:val="20"/>
                    <w:lang w:val="en-US" w:eastAsia="en-US"/>
                  </w:rPr>
                </w:rPrChange>
              </w:rPr>
            </w:pPr>
            <w:ins w:id="107" w:author="SMC" w:date="2024-11-05T11:52:00Z">
              <w:r w:rsidRPr="002F7D0B">
                <w:rPr>
                  <w:rFonts w:ascii="Calibri" w:eastAsia="Times New Roman" w:hAnsi="Calibri" w:cs="Calibri"/>
                  <w:sz w:val="20"/>
                  <w:szCs w:val="20"/>
                  <w:lang w:val="en-US" w:eastAsia="en-US"/>
                  <w:rPrChange w:id="108" w:author="SMC" w:date="2024-11-05T11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rPrChange>
                </w:rPr>
                <w:t>AMOUNT</w:t>
              </w:r>
            </w:ins>
          </w:p>
        </w:tc>
      </w:tr>
      <w:tr w:rsidR="0058558C" w:rsidRPr="0058558C" w14:paraId="54D3239B" w14:textId="77777777" w:rsidTr="0058558C">
        <w:trPr>
          <w:trHeight w:val="300"/>
          <w:ins w:id="109" w:author="SMC" w:date="2024-11-05T11:52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74CF2" w14:textId="77777777" w:rsidR="0058558C" w:rsidRPr="002F7D0B" w:rsidRDefault="0058558C" w:rsidP="0058558C">
            <w:pPr>
              <w:spacing w:after="0" w:line="240" w:lineRule="auto"/>
              <w:jc w:val="center"/>
              <w:rPr>
                <w:ins w:id="110" w:author="SMC" w:date="2024-11-05T11:52:00Z"/>
                <w:rFonts w:ascii="Calibri" w:eastAsia="Times New Roman" w:hAnsi="Calibri" w:cs="Calibri"/>
                <w:sz w:val="20"/>
                <w:szCs w:val="20"/>
                <w:lang w:val="en-US" w:eastAsia="en-US"/>
                <w:rPrChange w:id="111" w:author="SMC" w:date="2024-11-05T11:53:00Z">
                  <w:rPr>
                    <w:ins w:id="112" w:author="SMC" w:date="2024-11-05T11:52:00Z"/>
                    <w:rFonts w:ascii="Calibri" w:eastAsia="Times New Roman" w:hAnsi="Calibri" w:cs="Calibri"/>
                    <w:color w:val="000000"/>
                    <w:sz w:val="20"/>
                    <w:szCs w:val="20"/>
                    <w:lang w:val="en-US" w:eastAsia="en-US"/>
                  </w:rPr>
                </w:rPrChange>
              </w:rPr>
            </w:pPr>
            <w:ins w:id="113" w:author="SMC" w:date="2024-11-05T11:52:00Z">
              <w:r w:rsidRPr="002F7D0B">
                <w:rPr>
                  <w:rFonts w:ascii="Calibri" w:eastAsia="Times New Roman" w:hAnsi="Calibri" w:cs="Calibri"/>
                  <w:sz w:val="20"/>
                  <w:szCs w:val="20"/>
                  <w:lang w:val="en-US" w:eastAsia="en-US"/>
                  <w:rPrChange w:id="114" w:author="SMC" w:date="2024-11-05T11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rPrChange>
                </w:rPr>
                <w:t>1</w:t>
              </w:r>
            </w:ins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FD194" w14:textId="77777777" w:rsidR="0058558C" w:rsidRPr="002F7D0B" w:rsidRDefault="0058558C" w:rsidP="0058558C">
            <w:pPr>
              <w:spacing w:after="0" w:line="240" w:lineRule="auto"/>
              <w:rPr>
                <w:ins w:id="115" w:author="SMC" w:date="2024-11-05T11:52:00Z"/>
                <w:rFonts w:ascii="Calibri" w:eastAsia="Times New Roman" w:hAnsi="Calibri" w:cs="Calibri"/>
                <w:sz w:val="20"/>
                <w:szCs w:val="20"/>
                <w:lang w:val="en-US" w:eastAsia="en-US"/>
                <w:rPrChange w:id="116" w:author="SMC" w:date="2024-11-05T11:53:00Z">
                  <w:rPr>
                    <w:ins w:id="117" w:author="SMC" w:date="2024-11-05T11:52:00Z"/>
                    <w:rFonts w:ascii="Calibri" w:eastAsia="Times New Roman" w:hAnsi="Calibri" w:cs="Calibri"/>
                    <w:color w:val="000000"/>
                    <w:sz w:val="20"/>
                    <w:szCs w:val="20"/>
                    <w:lang w:val="en-US" w:eastAsia="en-US"/>
                  </w:rPr>
                </w:rPrChange>
              </w:rPr>
            </w:pPr>
            <w:ins w:id="118" w:author="SMC" w:date="2024-11-05T11:52:00Z">
              <w:r w:rsidRPr="002F7D0B">
                <w:rPr>
                  <w:rFonts w:ascii="Calibri" w:eastAsia="Times New Roman" w:hAnsi="Calibri" w:cs="Calibri"/>
                  <w:sz w:val="20"/>
                  <w:szCs w:val="20"/>
                  <w:lang w:val="en-US" w:eastAsia="en-US"/>
                  <w:rPrChange w:id="119" w:author="SMC" w:date="2024-11-05T11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rPrChange>
                </w:rPr>
                <w:t>SELANG SPIRAL SMC 8MM</w:t>
              </w:r>
            </w:ins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809A8" w14:textId="77777777" w:rsidR="0058558C" w:rsidRPr="002F7D0B" w:rsidRDefault="0058558C" w:rsidP="0058558C">
            <w:pPr>
              <w:spacing w:after="0" w:line="240" w:lineRule="auto"/>
              <w:jc w:val="center"/>
              <w:rPr>
                <w:ins w:id="120" w:author="SMC" w:date="2024-11-05T11:52:00Z"/>
                <w:rFonts w:ascii="Calibri" w:eastAsia="Times New Roman" w:hAnsi="Calibri" w:cs="Calibri"/>
                <w:sz w:val="20"/>
                <w:szCs w:val="20"/>
                <w:lang w:val="en-US" w:eastAsia="en-US"/>
                <w:rPrChange w:id="121" w:author="SMC" w:date="2024-11-05T11:53:00Z">
                  <w:rPr>
                    <w:ins w:id="122" w:author="SMC" w:date="2024-11-05T11:52:00Z"/>
                    <w:rFonts w:ascii="Calibri" w:eastAsia="Times New Roman" w:hAnsi="Calibri" w:cs="Calibri"/>
                    <w:color w:val="000000"/>
                    <w:sz w:val="20"/>
                    <w:szCs w:val="20"/>
                    <w:lang w:val="en-US" w:eastAsia="en-US"/>
                  </w:rPr>
                </w:rPrChange>
              </w:rPr>
            </w:pPr>
            <w:ins w:id="123" w:author="SMC" w:date="2024-11-05T11:52:00Z">
              <w:r w:rsidRPr="002F7D0B">
                <w:rPr>
                  <w:rFonts w:ascii="Calibri" w:eastAsia="Times New Roman" w:hAnsi="Calibri" w:cs="Calibri"/>
                  <w:sz w:val="20"/>
                  <w:szCs w:val="20"/>
                  <w:lang w:val="en-US" w:eastAsia="en-US"/>
                  <w:rPrChange w:id="124" w:author="SMC" w:date="2024-11-05T11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rPrChange>
                </w:rPr>
                <w:t>45 PCS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76BA4" w14:textId="77777777" w:rsidR="0058558C" w:rsidRPr="002F7D0B" w:rsidRDefault="0058558C">
            <w:pPr>
              <w:spacing w:after="0" w:line="240" w:lineRule="auto"/>
              <w:jc w:val="center"/>
              <w:rPr>
                <w:ins w:id="125" w:author="SMC" w:date="2024-11-05T11:52:00Z"/>
                <w:rFonts w:ascii="Calibri" w:eastAsia="Times New Roman" w:hAnsi="Calibri" w:cs="Calibri"/>
                <w:sz w:val="20"/>
                <w:szCs w:val="20"/>
                <w:lang w:val="en-US" w:eastAsia="en-US"/>
                <w:rPrChange w:id="126" w:author="SMC" w:date="2024-11-05T11:53:00Z">
                  <w:rPr>
                    <w:ins w:id="127" w:author="SMC" w:date="2024-11-05T11:52:00Z"/>
                    <w:rFonts w:ascii="Calibri" w:eastAsia="Times New Roman" w:hAnsi="Calibri" w:cs="Calibri"/>
                    <w:color w:val="000000"/>
                    <w:sz w:val="20"/>
                    <w:szCs w:val="20"/>
                    <w:lang w:val="en-US" w:eastAsia="en-US"/>
                  </w:rPr>
                </w:rPrChange>
              </w:rPr>
              <w:pPrChange w:id="128" w:author="SMC" w:date="2024-11-05T11:52:00Z">
                <w:pPr>
                  <w:spacing w:after="0" w:line="240" w:lineRule="auto"/>
                </w:pPr>
              </w:pPrChange>
            </w:pPr>
            <w:ins w:id="129" w:author="SMC" w:date="2024-11-05T11:52:00Z">
              <w:r w:rsidRPr="002F7D0B">
                <w:rPr>
                  <w:rFonts w:ascii="Calibri" w:eastAsia="Times New Roman" w:hAnsi="Calibri" w:cs="Calibri"/>
                  <w:sz w:val="20"/>
                  <w:szCs w:val="20"/>
                  <w:lang w:val="en-US" w:eastAsia="en-US"/>
                  <w:rPrChange w:id="130" w:author="SMC" w:date="2024-11-05T11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rPrChange>
                </w:rPr>
                <w:t>582,200</w:t>
              </w:r>
            </w:ins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944D9" w14:textId="77777777" w:rsidR="0058558C" w:rsidRPr="002F7D0B" w:rsidRDefault="0058558C">
            <w:pPr>
              <w:spacing w:after="0" w:line="240" w:lineRule="auto"/>
              <w:jc w:val="center"/>
              <w:rPr>
                <w:ins w:id="131" w:author="SMC" w:date="2024-11-05T11:52:00Z"/>
                <w:rFonts w:ascii="Calibri" w:eastAsia="Times New Roman" w:hAnsi="Calibri" w:cs="Calibri"/>
                <w:sz w:val="20"/>
                <w:szCs w:val="20"/>
                <w:lang w:val="en-US" w:eastAsia="en-US"/>
                <w:rPrChange w:id="132" w:author="SMC" w:date="2024-11-05T11:53:00Z">
                  <w:rPr>
                    <w:ins w:id="133" w:author="SMC" w:date="2024-11-05T11:52:00Z"/>
                    <w:rFonts w:ascii="Calibri" w:eastAsia="Times New Roman" w:hAnsi="Calibri" w:cs="Calibri"/>
                    <w:color w:val="000000"/>
                    <w:sz w:val="20"/>
                    <w:szCs w:val="20"/>
                    <w:lang w:val="en-US" w:eastAsia="en-US"/>
                  </w:rPr>
                </w:rPrChange>
              </w:rPr>
              <w:pPrChange w:id="134" w:author="SMC" w:date="2024-11-05T11:52:00Z">
                <w:pPr>
                  <w:spacing w:after="0" w:line="240" w:lineRule="auto"/>
                </w:pPr>
              </w:pPrChange>
            </w:pPr>
            <w:ins w:id="135" w:author="SMC" w:date="2024-11-05T11:52:00Z">
              <w:r w:rsidRPr="002F7D0B">
                <w:rPr>
                  <w:rFonts w:ascii="Calibri" w:eastAsia="Times New Roman" w:hAnsi="Calibri" w:cs="Calibri"/>
                  <w:sz w:val="20"/>
                  <w:szCs w:val="20"/>
                  <w:lang w:val="en-US" w:eastAsia="en-US"/>
                  <w:rPrChange w:id="136" w:author="SMC" w:date="2024-11-05T11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rPrChange>
                </w:rPr>
                <w:t>26,199,000</w:t>
              </w:r>
            </w:ins>
          </w:p>
        </w:tc>
      </w:tr>
      <w:tr w:rsidR="0058558C" w:rsidRPr="0058558C" w14:paraId="27AF80EF" w14:textId="77777777" w:rsidTr="0058558C">
        <w:trPr>
          <w:trHeight w:val="300"/>
          <w:ins w:id="137" w:author="SMC" w:date="2024-11-05T11:52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9C501" w14:textId="77777777" w:rsidR="0058558C" w:rsidRPr="002F7D0B" w:rsidRDefault="0058558C" w:rsidP="0058558C">
            <w:pPr>
              <w:spacing w:after="0" w:line="240" w:lineRule="auto"/>
              <w:jc w:val="center"/>
              <w:rPr>
                <w:ins w:id="138" w:author="SMC" w:date="2024-11-05T11:52:00Z"/>
                <w:rFonts w:ascii="Calibri" w:eastAsia="Times New Roman" w:hAnsi="Calibri" w:cs="Calibri"/>
                <w:sz w:val="20"/>
                <w:szCs w:val="20"/>
                <w:lang w:val="en-US" w:eastAsia="en-US"/>
                <w:rPrChange w:id="139" w:author="SMC" w:date="2024-11-05T11:53:00Z">
                  <w:rPr>
                    <w:ins w:id="140" w:author="SMC" w:date="2024-11-05T11:52:00Z"/>
                    <w:rFonts w:ascii="Calibri" w:eastAsia="Times New Roman" w:hAnsi="Calibri" w:cs="Calibri"/>
                    <w:color w:val="000000"/>
                    <w:sz w:val="20"/>
                    <w:szCs w:val="20"/>
                    <w:lang w:val="en-US" w:eastAsia="en-US"/>
                  </w:rPr>
                </w:rPrChange>
              </w:rPr>
            </w:pPr>
            <w:ins w:id="141" w:author="SMC" w:date="2024-11-05T11:52:00Z">
              <w:r w:rsidRPr="002F7D0B">
                <w:rPr>
                  <w:rFonts w:ascii="Calibri" w:eastAsia="Times New Roman" w:hAnsi="Calibri" w:cs="Calibri"/>
                  <w:sz w:val="20"/>
                  <w:szCs w:val="20"/>
                  <w:lang w:val="en-US" w:eastAsia="en-US"/>
                  <w:rPrChange w:id="142" w:author="SMC" w:date="2024-11-05T11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rPrChange>
                </w:rPr>
                <w:t>2</w:t>
              </w:r>
            </w:ins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78D14" w14:textId="77777777" w:rsidR="0058558C" w:rsidRPr="002F7D0B" w:rsidRDefault="0058558C" w:rsidP="0058558C">
            <w:pPr>
              <w:spacing w:after="0" w:line="240" w:lineRule="auto"/>
              <w:rPr>
                <w:ins w:id="143" w:author="SMC" w:date="2024-11-05T11:52:00Z"/>
                <w:rFonts w:ascii="Calibri" w:eastAsia="Times New Roman" w:hAnsi="Calibri" w:cs="Calibri"/>
                <w:sz w:val="20"/>
                <w:szCs w:val="20"/>
                <w:lang w:val="en-US" w:eastAsia="en-US"/>
                <w:rPrChange w:id="144" w:author="SMC" w:date="2024-11-05T11:53:00Z">
                  <w:rPr>
                    <w:ins w:id="145" w:author="SMC" w:date="2024-11-05T11:52:00Z"/>
                    <w:rFonts w:ascii="Calibri" w:eastAsia="Times New Roman" w:hAnsi="Calibri" w:cs="Calibri"/>
                    <w:color w:val="000000"/>
                    <w:sz w:val="20"/>
                    <w:szCs w:val="20"/>
                    <w:lang w:val="en-US" w:eastAsia="en-US"/>
                  </w:rPr>
                </w:rPrChange>
              </w:rPr>
            </w:pPr>
            <w:ins w:id="146" w:author="SMC" w:date="2024-11-05T11:52:00Z">
              <w:r w:rsidRPr="002F7D0B">
                <w:rPr>
                  <w:rFonts w:ascii="Calibri" w:eastAsia="Times New Roman" w:hAnsi="Calibri" w:cs="Calibri"/>
                  <w:sz w:val="20"/>
                  <w:szCs w:val="20"/>
                  <w:lang w:val="en-US" w:eastAsia="en-US"/>
                  <w:rPrChange w:id="147" w:author="SMC" w:date="2024-11-05T11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rPrChange>
                </w:rPr>
                <w:t>COUPLER SOCKET FOR TUBING ID 5MM OD 8MM</w:t>
              </w:r>
            </w:ins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C30AD" w14:textId="77777777" w:rsidR="0058558C" w:rsidRPr="002F7D0B" w:rsidRDefault="0058558C" w:rsidP="0058558C">
            <w:pPr>
              <w:spacing w:after="0" w:line="240" w:lineRule="auto"/>
              <w:jc w:val="center"/>
              <w:rPr>
                <w:ins w:id="148" w:author="SMC" w:date="2024-11-05T11:52:00Z"/>
                <w:rFonts w:ascii="Calibri" w:eastAsia="Times New Roman" w:hAnsi="Calibri" w:cs="Calibri"/>
                <w:sz w:val="20"/>
                <w:szCs w:val="20"/>
                <w:lang w:val="en-US" w:eastAsia="en-US"/>
                <w:rPrChange w:id="149" w:author="SMC" w:date="2024-11-05T11:53:00Z">
                  <w:rPr>
                    <w:ins w:id="150" w:author="SMC" w:date="2024-11-05T11:52:00Z"/>
                    <w:rFonts w:ascii="Calibri" w:eastAsia="Times New Roman" w:hAnsi="Calibri" w:cs="Calibri"/>
                    <w:color w:val="000000"/>
                    <w:sz w:val="20"/>
                    <w:szCs w:val="20"/>
                    <w:lang w:val="en-US" w:eastAsia="en-US"/>
                  </w:rPr>
                </w:rPrChange>
              </w:rPr>
            </w:pPr>
            <w:ins w:id="151" w:author="SMC" w:date="2024-11-05T11:52:00Z">
              <w:r w:rsidRPr="002F7D0B">
                <w:rPr>
                  <w:rFonts w:ascii="Calibri" w:eastAsia="Times New Roman" w:hAnsi="Calibri" w:cs="Calibri"/>
                  <w:sz w:val="20"/>
                  <w:szCs w:val="20"/>
                  <w:lang w:val="en-US" w:eastAsia="en-US"/>
                  <w:rPrChange w:id="152" w:author="SMC" w:date="2024-11-05T11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rPrChange>
                </w:rPr>
                <w:t>45 PCS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432B6" w14:textId="77777777" w:rsidR="0058558C" w:rsidRPr="002F7D0B" w:rsidRDefault="0058558C">
            <w:pPr>
              <w:spacing w:after="0" w:line="240" w:lineRule="auto"/>
              <w:jc w:val="center"/>
              <w:rPr>
                <w:ins w:id="153" w:author="SMC" w:date="2024-11-05T11:52:00Z"/>
                <w:rFonts w:ascii="Calibri" w:eastAsia="Times New Roman" w:hAnsi="Calibri" w:cs="Calibri"/>
                <w:sz w:val="20"/>
                <w:szCs w:val="20"/>
                <w:lang w:val="en-US" w:eastAsia="en-US"/>
                <w:rPrChange w:id="154" w:author="SMC" w:date="2024-11-05T11:53:00Z">
                  <w:rPr>
                    <w:ins w:id="155" w:author="SMC" w:date="2024-11-05T11:52:00Z"/>
                    <w:rFonts w:ascii="Calibri" w:eastAsia="Times New Roman" w:hAnsi="Calibri" w:cs="Calibri"/>
                    <w:color w:val="000000"/>
                    <w:sz w:val="20"/>
                    <w:szCs w:val="20"/>
                    <w:lang w:val="en-US" w:eastAsia="en-US"/>
                  </w:rPr>
                </w:rPrChange>
              </w:rPr>
              <w:pPrChange w:id="156" w:author="SMC" w:date="2024-11-05T11:52:00Z">
                <w:pPr>
                  <w:spacing w:after="0" w:line="240" w:lineRule="auto"/>
                </w:pPr>
              </w:pPrChange>
            </w:pPr>
            <w:ins w:id="157" w:author="SMC" w:date="2024-11-05T11:52:00Z">
              <w:r w:rsidRPr="002F7D0B">
                <w:rPr>
                  <w:rFonts w:ascii="Calibri" w:eastAsia="Times New Roman" w:hAnsi="Calibri" w:cs="Calibri"/>
                  <w:sz w:val="20"/>
                  <w:szCs w:val="20"/>
                  <w:lang w:val="en-US" w:eastAsia="en-US"/>
                  <w:rPrChange w:id="158" w:author="SMC" w:date="2024-11-05T11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rPrChange>
                </w:rPr>
                <w:t>130,200</w:t>
              </w:r>
            </w:ins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A7677" w14:textId="77777777" w:rsidR="0058558C" w:rsidRPr="002F7D0B" w:rsidRDefault="0058558C">
            <w:pPr>
              <w:spacing w:after="0" w:line="240" w:lineRule="auto"/>
              <w:jc w:val="center"/>
              <w:rPr>
                <w:ins w:id="159" w:author="SMC" w:date="2024-11-05T11:52:00Z"/>
                <w:rFonts w:ascii="Calibri" w:eastAsia="Times New Roman" w:hAnsi="Calibri" w:cs="Calibri"/>
                <w:sz w:val="20"/>
                <w:szCs w:val="20"/>
                <w:lang w:val="en-US" w:eastAsia="en-US"/>
                <w:rPrChange w:id="160" w:author="SMC" w:date="2024-11-05T11:53:00Z">
                  <w:rPr>
                    <w:ins w:id="161" w:author="SMC" w:date="2024-11-05T11:52:00Z"/>
                    <w:rFonts w:ascii="Calibri" w:eastAsia="Times New Roman" w:hAnsi="Calibri" w:cs="Calibri"/>
                    <w:color w:val="000000"/>
                    <w:sz w:val="20"/>
                    <w:szCs w:val="20"/>
                    <w:lang w:val="en-US" w:eastAsia="en-US"/>
                  </w:rPr>
                </w:rPrChange>
              </w:rPr>
              <w:pPrChange w:id="162" w:author="SMC" w:date="2024-11-05T11:52:00Z">
                <w:pPr>
                  <w:spacing w:after="0" w:line="240" w:lineRule="auto"/>
                </w:pPr>
              </w:pPrChange>
            </w:pPr>
            <w:ins w:id="163" w:author="SMC" w:date="2024-11-05T11:52:00Z">
              <w:r w:rsidRPr="002F7D0B">
                <w:rPr>
                  <w:rFonts w:ascii="Calibri" w:eastAsia="Times New Roman" w:hAnsi="Calibri" w:cs="Calibri"/>
                  <w:sz w:val="20"/>
                  <w:szCs w:val="20"/>
                  <w:lang w:val="en-US" w:eastAsia="en-US"/>
                  <w:rPrChange w:id="164" w:author="SMC" w:date="2024-11-05T11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rPrChange>
                </w:rPr>
                <w:t>5,859,000</w:t>
              </w:r>
            </w:ins>
          </w:p>
        </w:tc>
      </w:tr>
      <w:tr w:rsidR="0058558C" w:rsidRPr="0058558C" w14:paraId="4A5BA9C3" w14:textId="77777777" w:rsidTr="0058558C">
        <w:trPr>
          <w:trHeight w:val="300"/>
          <w:ins w:id="165" w:author="SMC" w:date="2024-11-05T11:52:00Z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2122A" w14:textId="77777777" w:rsidR="0058558C" w:rsidRPr="002F7D0B" w:rsidRDefault="0058558C" w:rsidP="0058558C">
            <w:pPr>
              <w:spacing w:after="0" w:line="240" w:lineRule="auto"/>
              <w:jc w:val="center"/>
              <w:rPr>
                <w:ins w:id="166" w:author="SMC" w:date="2024-11-05T11:52:00Z"/>
                <w:rFonts w:ascii="Calibri" w:eastAsia="Times New Roman" w:hAnsi="Calibri" w:cs="Calibri"/>
                <w:sz w:val="20"/>
                <w:szCs w:val="20"/>
                <w:lang w:val="en-US" w:eastAsia="en-US"/>
                <w:rPrChange w:id="167" w:author="SMC" w:date="2024-11-05T11:53:00Z">
                  <w:rPr>
                    <w:ins w:id="168" w:author="SMC" w:date="2024-11-05T11:52:00Z"/>
                    <w:rFonts w:ascii="Calibri" w:eastAsia="Times New Roman" w:hAnsi="Calibri" w:cs="Calibri"/>
                    <w:color w:val="000000"/>
                    <w:sz w:val="20"/>
                    <w:szCs w:val="20"/>
                    <w:lang w:val="en-US" w:eastAsia="en-US"/>
                  </w:rPr>
                </w:rPrChange>
              </w:rPr>
            </w:pPr>
            <w:ins w:id="169" w:author="SMC" w:date="2024-11-05T11:52:00Z">
              <w:r w:rsidRPr="002F7D0B">
                <w:rPr>
                  <w:rFonts w:ascii="Calibri" w:eastAsia="Times New Roman" w:hAnsi="Calibri" w:cs="Calibri"/>
                  <w:sz w:val="20"/>
                  <w:szCs w:val="20"/>
                  <w:lang w:val="en-US" w:eastAsia="en-US"/>
                  <w:rPrChange w:id="170" w:author="SMC" w:date="2024-11-05T11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rPrChange>
                </w:rPr>
                <w:t>3</w:t>
              </w:r>
            </w:ins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F97B8" w14:textId="77777777" w:rsidR="0058558C" w:rsidRPr="002F7D0B" w:rsidRDefault="0058558C" w:rsidP="0058558C">
            <w:pPr>
              <w:spacing w:after="0" w:line="240" w:lineRule="auto"/>
              <w:rPr>
                <w:ins w:id="171" w:author="SMC" w:date="2024-11-05T11:52:00Z"/>
                <w:rFonts w:ascii="Calibri" w:eastAsia="Times New Roman" w:hAnsi="Calibri" w:cs="Calibri"/>
                <w:sz w:val="20"/>
                <w:szCs w:val="20"/>
                <w:lang w:val="en-US" w:eastAsia="en-US"/>
                <w:rPrChange w:id="172" w:author="SMC" w:date="2024-11-05T11:53:00Z">
                  <w:rPr>
                    <w:ins w:id="173" w:author="SMC" w:date="2024-11-05T11:52:00Z"/>
                    <w:rFonts w:ascii="Calibri" w:eastAsia="Times New Roman" w:hAnsi="Calibri" w:cs="Calibri"/>
                    <w:color w:val="000000"/>
                    <w:sz w:val="20"/>
                    <w:szCs w:val="20"/>
                    <w:lang w:val="en-US" w:eastAsia="en-US"/>
                  </w:rPr>
                </w:rPrChange>
              </w:rPr>
            </w:pPr>
            <w:ins w:id="174" w:author="SMC" w:date="2024-11-05T11:52:00Z">
              <w:r w:rsidRPr="002F7D0B">
                <w:rPr>
                  <w:rFonts w:ascii="Calibri" w:eastAsia="Times New Roman" w:hAnsi="Calibri" w:cs="Calibri"/>
                  <w:sz w:val="20"/>
                  <w:szCs w:val="20"/>
                  <w:lang w:val="en-US" w:eastAsia="en-US"/>
                  <w:rPrChange w:id="175" w:author="SMC" w:date="2024-11-05T11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rPrChange>
                </w:rPr>
                <w:t>COUPLER PLUG FOR TUBING ID 5MM OD 8MM</w:t>
              </w:r>
            </w:ins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C4C1A" w14:textId="77777777" w:rsidR="0058558C" w:rsidRPr="002F7D0B" w:rsidRDefault="0058558C" w:rsidP="0058558C">
            <w:pPr>
              <w:spacing w:after="0" w:line="240" w:lineRule="auto"/>
              <w:jc w:val="center"/>
              <w:rPr>
                <w:ins w:id="176" w:author="SMC" w:date="2024-11-05T11:52:00Z"/>
                <w:rFonts w:ascii="Calibri" w:eastAsia="Times New Roman" w:hAnsi="Calibri" w:cs="Calibri"/>
                <w:sz w:val="20"/>
                <w:szCs w:val="20"/>
                <w:lang w:val="en-US" w:eastAsia="en-US"/>
                <w:rPrChange w:id="177" w:author="SMC" w:date="2024-11-05T11:53:00Z">
                  <w:rPr>
                    <w:ins w:id="178" w:author="SMC" w:date="2024-11-05T11:52:00Z"/>
                    <w:rFonts w:ascii="Calibri" w:eastAsia="Times New Roman" w:hAnsi="Calibri" w:cs="Calibri"/>
                    <w:color w:val="000000"/>
                    <w:sz w:val="20"/>
                    <w:szCs w:val="20"/>
                    <w:lang w:val="en-US" w:eastAsia="en-US"/>
                  </w:rPr>
                </w:rPrChange>
              </w:rPr>
            </w:pPr>
            <w:ins w:id="179" w:author="SMC" w:date="2024-11-05T11:52:00Z">
              <w:r w:rsidRPr="002F7D0B">
                <w:rPr>
                  <w:rFonts w:ascii="Calibri" w:eastAsia="Times New Roman" w:hAnsi="Calibri" w:cs="Calibri"/>
                  <w:sz w:val="20"/>
                  <w:szCs w:val="20"/>
                  <w:lang w:val="en-US" w:eastAsia="en-US"/>
                  <w:rPrChange w:id="180" w:author="SMC" w:date="2024-11-05T11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rPrChange>
                </w:rPr>
                <w:t>45 PCS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06EC4" w14:textId="77777777" w:rsidR="0058558C" w:rsidRPr="002F7D0B" w:rsidRDefault="0058558C">
            <w:pPr>
              <w:spacing w:after="0" w:line="240" w:lineRule="auto"/>
              <w:jc w:val="center"/>
              <w:rPr>
                <w:ins w:id="181" w:author="SMC" w:date="2024-11-05T11:52:00Z"/>
                <w:rFonts w:ascii="Calibri" w:eastAsia="Times New Roman" w:hAnsi="Calibri" w:cs="Calibri"/>
                <w:sz w:val="20"/>
                <w:szCs w:val="20"/>
                <w:lang w:val="en-US" w:eastAsia="en-US"/>
                <w:rPrChange w:id="182" w:author="SMC" w:date="2024-11-05T11:53:00Z">
                  <w:rPr>
                    <w:ins w:id="183" w:author="SMC" w:date="2024-11-05T11:52:00Z"/>
                    <w:rFonts w:ascii="Calibri" w:eastAsia="Times New Roman" w:hAnsi="Calibri" w:cs="Calibri"/>
                    <w:color w:val="000000"/>
                    <w:sz w:val="20"/>
                    <w:szCs w:val="20"/>
                    <w:lang w:val="en-US" w:eastAsia="en-US"/>
                  </w:rPr>
                </w:rPrChange>
              </w:rPr>
              <w:pPrChange w:id="184" w:author="SMC" w:date="2024-11-05T11:52:00Z">
                <w:pPr>
                  <w:spacing w:after="0" w:line="240" w:lineRule="auto"/>
                </w:pPr>
              </w:pPrChange>
            </w:pPr>
            <w:ins w:id="185" w:author="SMC" w:date="2024-11-05T11:52:00Z">
              <w:r w:rsidRPr="002F7D0B">
                <w:rPr>
                  <w:rFonts w:ascii="Calibri" w:eastAsia="Times New Roman" w:hAnsi="Calibri" w:cs="Calibri"/>
                  <w:sz w:val="20"/>
                  <w:szCs w:val="20"/>
                  <w:lang w:val="en-US" w:eastAsia="en-US"/>
                  <w:rPrChange w:id="186" w:author="SMC" w:date="2024-11-05T11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rPrChange>
                </w:rPr>
                <w:t>52,500</w:t>
              </w:r>
            </w:ins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62F91" w14:textId="77777777" w:rsidR="0058558C" w:rsidRPr="002F7D0B" w:rsidRDefault="0058558C">
            <w:pPr>
              <w:spacing w:after="0" w:line="240" w:lineRule="auto"/>
              <w:jc w:val="center"/>
              <w:rPr>
                <w:ins w:id="187" w:author="SMC" w:date="2024-11-05T11:52:00Z"/>
                <w:rFonts w:ascii="Calibri" w:eastAsia="Times New Roman" w:hAnsi="Calibri" w:cs="Calibri"/>
                <w:sz w:val="20"/>
                <w:szCs w:val="20"/>
                <w:lang w:val="en-US" w:eastAsia="en-US"/>
                <w:rPrChange w:id="188" w:author="SMC" w:date="2024-11-05T11:53:00Z">
                  <w:rPr>
                    <w:ins w:id="189" w:author="SMC" w:date="2024-11-05T11:52:00Z"/>
                    <w:rFonts w:ascii="Calibri" w:eastAsia="Times New Roman" w:hAnsi="Calibri" w:cs="Calibri"/>
                    <w:color w:val="000000"/>
                    <w:sz w:val="20"/>
                    <w:szCs w:val="20"/>
                    <w:lang w:val="en-US" w:eastAsia="en-US"/>
                  </w:rPr>
                </w:rPrChange>
              </w:rPr>
              <w:pPrChange w:id="190" w:author="SMC" w:date="2024-11-05T11:52:00Z">
                <w:pPr>
                  <w:spacing w:after="0" w:line="240" w:lineRule="auto"/>
                </w:pPr>
              </w:pPrChange>
            </w:pPr>
            <w:ins w:id="191" w:author="SMC" w:date="2024-11-05T11:52:00Z">
              <w:r w:rsidRPr="002F7D0B">
                <w:rPr>
                  <w:rFonts w:ascii="Calibri" w:eastAsia="Times New Roman" w:hAnsi="Calibri" w:cs="Calibri"/>
                  <w:sz w:val="20"/>
                  <w:szCs w:val="20"/>
                  <w:lang w:val="en-US" w:eastAsia="en-US"/>
                  <w:rPrChange w:id="192" w:author="SMC" w:date="2024-11-05T11:53:00Z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rPrChange>
                </w:rPr>
                <w:t>2,362,500</w:t>
              </w:r>
            </w:ins>
          </w:p>
        </w:tc>
      </w:tr>
    </w:tbl>
    <w:p w14:paraId="398C80BF" w14:textId="77777777" w:rsidR="0058558C" w:rsidRPr="0058558C" w:rsidRDefault="0058558C">
      <w:pPr>
        <w:pStyle w:val="Default"/>
        <w:spacing w:line="276" w:lineRule="auto"/>
        <w:jc w:val="both"/>
        <w:rPr>
          <w:color w:val="000000" w:themeColor="text1"/>
        </w:rPr>
        <w:pPrChange w:id="193" w:author="SMC" w:date="2024-11-05T11:52:00Z">
          <w:pPr>
            <w:pStyle w:val="Default"/>
            <w:numPr>
              <w:numId w:val="22"/>
            </w:numPr>
            <w:spacing w:line="276" w:lineRule="auto"/>
            <w:ind w:left="786" w:hanging="360"/>
            <w:jc w:val="both"/>
          </w:pPr>
        </w:pPrChange>
      </w:pPr>
    </w:p>
    <w:p w14:paraId="5E33F03C" w14:textId="77777777" w:rsidR="007D7353" w:rsidRPr="00E951E9" w:rsidRDefault="007D7353" w:rsidP="004F2AF7">
      <w:pPr>
        <w:pStyle w:val="Default"/>
        <w:numPr>
          <w:ilvl w:val="0"/>
          <w:numId w:val="22"/>
        </w:numPr>
        <w:spacing w:line="276" w:lineRule="auto"/>
        <w:ind w:left="567" w:hanging="567"/>
        <w:jc w:val="both"/>
        <w:rPr>
          <w:ins w:id="194" w:author="User" w:date="2024-11-06T13:28:00Z"/>
          <w:color w:val="000000" w:themeColor="text1"/>
          <w:rPrChange w:id="195" w:author="User" w:date="2024-11-06T13:28:00Z">
            <w:rPr>
              <w:ins w:id="196" w:author="User" w:date="2024-11-06T13:28:00Z"/>
              <w:b/>
            </w:rPr>
          </w:rPrChange>
        </w:rPr>
      </w:pPr>
      <w:r w:rsidRPr="004F2AF7">
        <w:rPr>
          <w:color w:val="000000" w:themeColor="text1"/>
        </w:rPr>
        <w:t xml:space="preserve">Jumlah dan jenis </w:t>
      </w:r>
      <w:r w:rsidR="0084356D" w:rsidRPr="004F2AF7">
        <w:rPr>
          <w:color w:val="000000" w:themeColor="text1"/>
        </w:rPr>
        <w:t xml:space="preserve">produk </w:t>
      </w:r>
      <w:r w:rsidRPr="004F2AF7">
        <w:rPr>
          <w:color w:val="000000" w:themeColor="text1"/>
        </w:rPr>
        <w:t>yang dipesan sesuai PO (</w:t>
      </w:r>
      <w:r w:rsidRPr="004F2AF7">
        <w:rPr>
          <w:i/>
          <w:color w:val="000000" w:themeColor="text1"/>
        </w:rPr>
        <w:t>Purchase Order</w:t>
      </w:r>
      <w:r w:rsidRPr="004F2AF7">
        <w:rPr>
          <w:color w:val="000000" w:themeColor="text1"/>
        </w:rPr>
        <w:t xml:space="preserve">) dari </w:t>
      </w:r>
      <w:r w:rsidRPr="004F2AF7">
        <w:rPr>
          <w:b/>
          <w:color w:val="000000" w:themeColor="text1"/>
        </w:rPr>
        <w:t>Pihak Kedua</w:t>
      </w:r>
      <w:r w:rsidR="00A67E4C">
        <w:rPr>
          <w:b/>
          <w:color w:val="000000" w:themeColor="text1"/>
          <w:lang w:val="en-US"/>
        </w:rPr>
        <w:t xml:space="preserve"> </w:t>
      </w:r>
      <w:r w:rsidR="00A67E4C" w:rsidRPr="00FB5AE6">
        <w:rPr>
          <w:lang w:val="en-US"/>
        </w:rPr>
        <w:t xml:space="preserve">dan </w:t>
      </w:r>
      <w:proofErr w:type="spellStart"/>
      <w:r w:rsidR="00A67E4C" w:rsidRPr="00FB5AE6">
        <w:rPr>
          <w:lang w:val="en-US"/>
        </w:rPr>
        <w:t>harus</w:t>
      </w:r>
      <w:proofErr w:type="spellEnd"/>
      <w:r w:rsidR="00A67E4C" w:rsidRPr="00FB5AE6">
        <w:rPr>
          <w:lang w:val="en-US"/>
        </w:rPr>
        <w:t xml:space="preserve"> </w:t>
      </w:r>
      <w:proofErr w:type="spellStart"/>
      <w:r w:rsidR="00A67E4C" w:rsidRPr="00FB5AE6">
        <w:rPr>
          <w:lang w:val="en-US"/>
        </w:rPr>
        <w:t>berdasarkan</w:t>
      </w:r>
      <w:proofErr w:type="spellEnd"/>
      <w:r w:rsidR="00A67E4C" w:rsidRPr="00FB5AE6">
        <w:rPr>
          <w:lang w:val="en-US"/>
        </w:rPr>
        <w:t xml:space="preserve"> Surat </w:t>
      </w:r>
      <w:proofErr w:type="spellStart"/>
      <w:r w:rsidR="00A67E4C" w:rsidRPr="00FB5AE6">
        <w:rPr>
          <w:lang w:val="en-US"/>
        </w:rPr>
        <w:t>Penawaran</w:t>
      </w:r>
      <w:proofErr w:type="spellEnd"/>
      <w:r w:rsidR="00A67E4C" w:rsidRPr="00FB5AE6">
        <w:rPr>
          <w:lang w:val="en-US"/>
        </w:rPr>
        <w:t xml:space="preserve"> yang </w:t>
      </w:r>
      <w:proofErr w:type="spellStart"/>
      <w:r w:rsidR="00A67E4C" w:rsidRPr="00FB5AE6">
        <w:rPr>
          <w:lang w:val="en-US"/>
        </w:rPr>
        <w:t>disetujui</w:t>
      </w:r>
      <w:proofErr w:type="spellEnd"/>
      <w:r w:rsidR="00A67E4C" w:rsidRPr="00FB5AE6">
        <w:rPr>
          <w:lang w:val="en-US"/>
        </w:rPr>
        <w:t xml:space="preserve"> </w:t>
      </w:r>
      <w:r w:rsidR="00A67E4C" w:rsidRPr="00FB5AE6">
        <w:rPr>
          <w:b/>
          <w:lang w:val="en-US"/>
        </w:rPr>
        <w:t>Para</w:t>
      </w:r>
      <w:r w:rsidR="00A67E4C" w:rsidRPr="00FB5AE6">
        <w:rPr>
          <w:lang w:val="en-US"/>
        </w:rPr>
        <w:t xml:space="preserve"> </w:t>
      </w:r>
      <w:proofErr w:type="spellStart"/>
      <w:r w:rsidR="00A67E4C" w:rsidRPr="00FB5AE6">
        <w:rPr>
          <w:b/>
          <w:lang w:val="en-US"/>
        </w:rPr>
        <w:t>Pihak</w:t>
      </w:r>
      <w:proofErr w:type="spellEnd"/>
      <w:r w:rsidR="00A67E4C" w:rsidRPr="00FB5AE6">
        <w:rPr>
          <w:b/>
        </w:rPr>
        <w:t>.</w:t>
      </w:r>
    </w:p>
    <w:p w14:paraId="09940744" w14:textId="77777777" w:rsidR="00E951E9" w:rsidRPr="00510B7E" w:rsidRDefault="00E951E9" w:rsidP="004F2AF7">
      <w:pPr>
        <w:pStyle w:val="Default"/>
        <w:numPr>
          <w:ilvl w:val="0"/>
          <w:numId w:val="22"/>
        </w:numPr>
        <w:spacing w:line="276" w:lineRule="auto"/>
        <w:ind w:left="567" w:hanging="567"/>
        <w:jc w:val="both"/>
        <w:rPr>
          <w:color w:val="000000" w:themeColor="text1"/>
        </w:rPr>
      </w:pPr>
      <w:ins w:id="197" w:author="User" w:date="2024-11-06T13:28:00Z">
        <w:r w:rsidRPr="00510B7E">
          <w:rPr>
            <w:b/>
            <w:lang w:val="en-US"/>
          </w:rPr>
          <w:t xml:space="preserve">Harga </w:t>
        </w:r>
        <w:proofErr w:type="spellStart"/>
        <w:r w:rsidRPr="00510B7E">
          <w:rPr>
            <w:b/>
            <w:lang w:val="en-US"/>
          </w:rPr>
          <w:t>dalam</w:t>
        </w:r>
        <w:proofErr w:type="spellEnd"/>
        <w:r w:rsidRPr="00510B7E">
          <w:rPr>
            <w:b/>
            <w:lang w:val="en-US"/>
          </w:rPr>
          <w:t xml:space="preserve"> </w:t>
        </w:r>
        <w:proofErr w:type="spellStart"/>
        <w:r w:rsidRPr="00510B7E">
          <w:rPr>
            <w:b/>
            <w:lang w:val="en-US"/>
          </w:rPr>
          <w:t>ayat</w:t>
        </w:r>
        <w:proofErr w:type="spellEnd"/>
        <w:r w:rsidRPr="00510B7E">
          <w:rPr>
            <w:b/>
            <w:lang w:val="en-US"/>
          </w:rPr>
          <w:t xml:space="preserve"> (1) </w:t>
        </w:r>
        <w:proofErr w:type="spellStart"/>
        <w:r w:rsidRPr="00510B7E">
          <w:rPr>
            <w:b/>
            <w:lang w:val="en-US"/>
          </w:rPr>
          <w:t>diatas</w:t>
        </w:r>
        <w:proofErr w:type="spellEnd"/>
        <w:r w:rsidRPr="00510B7E">
          <w:rPr>
            <w:b/>
            <w:lang w:val="en-US"/>
          </w:rPr>
          <w:t xml:space="preserve"> </w:t>
        </w:r>
        <w:proofErr w:type="spellStart"/>
        <w:r w:rsidRPr="00510B7E">
          <w:rPr>
            <w:b/>
            <w:lang w:val="en-US"/>
          </w:rPr>
          <w:t>belum</w:t>
        </w:r>
        <w:proofErr w:type="spellEnd"/>
        <w:r w:rsidRPr="00510B7E">
          <w:rPr>
            <w:b/>
            <w:lang w:val="en-US"/>
          </w:rPr>
          <w:t xml:space="preserve"> </w:t>
        </w:r>
        <w:proofErr w:type="spellStart"/>
        <w:r w:rsidRPr="00510B7E">
          <w:rPr>
            <w:b/>
            <w:lang w:val="en-US"/>
          </w:rPr>
          <w:t>termasuk</w:t>
        </w:r>
        <w:proofErr w:type="spellEnd"/>
        <w:r w:rsidRPr="00510B7E">
          <w:rPr>
            <w:b/>
            <w:lang w:val="en-US"/>
          </w:rPr>
          <w:t xml:space="preserve"> </w:t>
        </w:r>
        <w:proofErr w:type="spellStart"/>
        <w:r w:rsidRPr="00510B7E">
          <w:rPr>
            <w:b/>
            <w:lang w:val="en-US"/>
          </w:rPr>
          <w:t>pajak</w:t>
        </w:r>
        <w:proofErr w:type="spellEnd"/>
        <w:r w:rsidRPr="00510B7E">
          <w:rPr>
            <w:b/>
            <w:lang w:val="en-US"/>
          </w:rPr>
          <w:t xml:space="preserve"> (PPN), PPN </w:t>
        </w:r>
        <w:proofErr w:type="spellStart"/>
        <w:r w:rsidRPr="00510B7E">
          <w:rPr>
            <w:b/>
            <w:lang w:val="en-US"/>
          </w:rPr>
          <w:t>ditanggung</w:t>
        </w:r>
        <w:proofErr w:type="spellEnd"/>
        <w:r w:rsidRPr="00510B7E">
          <w:rPr>
            <w:b/>
            <w:lang w:val="en-US"/>
          </w:rPr>
          <w:t xml:space="preserve"> </w:t>
        </w:r>
      </w:ins>
      <w:proofErr w:type="spellStart"/>
      <w:ins w:id="198" w:author="User" w:date="2024-11-06T13:29:00Z">
        <w:r w:rsidRPr="00510B7E">
          <w:rPr>
            <w:b/>
            <w:lang w:val="en-US"/>
          </w:rPr>
          <w:t>P</w:t>
        </w:r>
      </w:ins>
      <w:ins w:id="199" w:author="User" w:date="2024-11-06T13:28:00Z">
        <w:r w:rsidRPr="00510B7E">
          <w:rPr>
            <w:b/>
            <w:lang w:val="en-US"/>
          </w:rPr>
          <w:t>ihak</w:t>
        </w:r>
        <w:proofErr w:type="spellEnd"/>
        <w:r w:rsidRPr="00510B7E">
          <w:rPr>
            <w:b/>
            <w:lang w:val="en-US"/>
          </w:rPr>
          <w:t xml:space="preserve"> </w:t>
        </w:r>
      </w:ins>
      <w:proofErr w:type="spellStart"/>
      <w:ins w:id="200" w:author="User" w:date="2024-11-06T13:29:00Z">
        <w:r w:rsidRPr="00510B7E">
          <w:rPr>
            <w:b/>
            <w:lang w:val="en-US"/>
          </w:rPr>
          <w:t>K</w:t>
        </w:r>
      </w:ins>
      <w:ins w:id="201" w:author="User" w:date="2024-11-06T13:28:00Z">
        <w:r w:rsidRPr="00510B7E">
          <w:rPr>
            <w:b/>
            <w:lang w:val="en-US"/>
          </w:rPr>
          <w:t>edua</w:t>
        </w:r>
      </w:ins>
      <w:proofErr w:type="spellEnd"/>
    </w:p>
    <w:p w14:paraId="0EE76A89" w14:textId="77777777" w:rsidR="008E7BD2" w:rsidRPr="004F2AF7" w:rsidRDefault="008E7BD2" w:rsidP="004F2AF7">
      <w:pPr>
        <w:pStyle w:val="Default"/>
        <w:numPr>
          <w:ilvl w:val="0"/>
          <w:numId w:val="22"/>
        </w:numPr>
        <w:spacing w:line="276" w:lineRule="auto"/>
        <w:ind w:left="567" w:hanging="567"/>
        <w:jc w:val="both"/>
        <w:rPr>
          <w:color w:val="000000" w:themeColor="text1"/>
        </w:rPr>
      </w:pPr>
      <w:r w:rsidRPr="008E7BD2">
        <w:rPr>
          <w:color w:val="000000" w:themeColor="text1"/>
        </w:rPr>
        <w:t>Semua lampiran maupun surat penawaran yang muncul selama periode perjanjian merupakan bagian yang tidak terpisahkan dari surat perjanjian in</w:t>
      </w:r>
      <w:r w:rsidRPr="008E7BD2">
        <w:rPr>
          <w:color w:val="000000" w:themeColor="text1"/>
          <w:lang w:val="en-US"/>
        </w:rPr>
        <w:t>i.</w:t>
      </w:r>
    </w:p>
    <w:p w14:paraId="5EEED166" w14:textId="77777777" w:rsidR="00D826E6" w:rsidRPr="004F2AF7" w:rsidRDefault="00D826E6" w:rsidP="004F2AF7">
      <w:pPr>
        <w:pStyle w:val="Default"/>
        <w:spacing w:line="276" w:lineRule="auto"/>
        <w:rPr>
          <w:b/>
          <w:bCs/>
          <w:color w:val="000000" w:themeColor="text1"/>
        </w:rPr>
      </w:pPr>
    </w:p>
    <w:p w14:paraId="0AE428C6" w14:textId="77777777" w:rsidR="004F25E8" w:rsidRPr="004F2AF7" w:rsidRDefault="004F25E8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Pasal 2</w:t>
      </w:r>
    </w:p>
    <w:p w14:paraId="6DFCEAED" w14:textId="77777777" w:rsidR="004F25E8" w:rsidRPr="004F2AF7" w:rsidRDefault="004F25E8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Pengiriman</w:t>
      </w:r>
    </w:p>
    <w:p w14:paraId="1ACD6C61" w14:textId="77777777"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Biaya transportasi yang timbul dari tempat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ke tempat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 xml:space="preserve"> sepenuhnya menjadi tanggung jawab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>.</w:t>
      </w:r>
    </w:p>
    <w:p w14:paraId="55C37677" w14:textId="77777777"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Resiko kerusakan akibat proses pengiriman menjadi tanggung jawab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>.</w:t>
      </w:r>
    </w:p>
    <w:p w14:paraId="46A49A08" w14:textId="77777777"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Jumlah </w:t>
      </w:r>
      <w:r w:rsidR="0084356D" w:rsidRPr="004F2AF7">
        <w:rPr>
          <w:bCs/>
          <w:color w:val="000000" w:themeColor="text1"/>
        </w:rPr>
        <w:t>produk</w:t>
      </w:r>
      <w:r w:rsidRPr="004F2AF7">
        <w:rPr>
          <w:bCs/>
          <w:color w:val="000000" w:themeColor="text1"/>
        </w:rPr>
        <w:t xml:space="preserve"> dan waktu pengiriman harus sesuai dengan yang sudah ditetapkan di </w:t>
      </w:r>
      <w:r w:rsidRPr="004F2AF7">
        <w:rPr>
          <w:bCs/>
          <w:i/>
          <w:color w:val="000000" w:themeColor="text1"/>
        </w:rPr>
        <w:t>Purchase Order</w:t>
      </w:r>
      <w:r w:rsidRPr="004F2AF7">
        <w:rPr>
          <w:bCs/>
          <w:color w:val="000000" w:themeColor="text1"/>
        </w:rPr>
        <w:t xml:space="preserve"> yang diterbitkan oleh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>.</w:t>
      </w:r>
    </w:p>
    <w:p w14:paraId="33B606D7" w14:textId="77777777"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Apabila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akan melakukan pengiriman </w:t>
      </w:r>
      <w:r w:rsidR="0084356D" w:rsidRPr="004F2AF7">
        <w:rPr>
          <w:bCs/>
          <w:color w:val="000000" w:themeColor="text1"/>
        </w:rPr>
        <w:t>produk</w:t>
      </w:r>
      <w:r w:rsidRPr="004F2AF7">
        <w:rPr>
          <w:bCs/>
          <w:color w:val="000000" w:themeColor="text1"/>
        </w:rPr>
        <w:t xml:space="preserve"> kepada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 xml:space="preserve"> melebihi waktu atau tidak pada hari kerja yang telah ditentukan maka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harus menginformasikan kepada</w:t>
      </w:r>
      <w:r w:rsidRPr="004F2AF7">
        <w:rPr>
          <w:b/>
          <w:bCs/>
          <w:color w:val="000000" w:themeColor="text1"/>
        </w:rPr>
        <w:t xml:space="preserve"> Pihak Kedua </w:t>
      </w:r>
      <w:r w:rsidRPr="004F2AF7">
        <w:rPr>
          <w:bCs/>
          <w:color w:val="000000" w:themeColor="text1"/>
        </w:rPr>
        <w:t>terlebih dahulu.</w:t>
      </w:r>
    </w:p>
    <w:p w14:paraId="69312917" w14:textId="77777777"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>Batas waktu pengiriman</w:t>
      </w:r>
      <w:r w:rsidR="0084356D" w:rsidRPr="004F2AF7">
        <w:rPr>
          <w:bCs/>
          <w:color w:val="000000" w:themeColor="text1"/>
        </w:rPr>
        <w:t xml:space="preserve"> produk</w:t>
      </w:r>
      <w:r w:rsidRPr="004F2AF7">
        <w:rPr>
          <w:bCs/>
          <w:color w:val="000000" w:themeColor="text1"/>
        </w:rPr>
        <w:t xml:space="preserve"> sesuai dengan jadwal yang sudah disetujui </w:t>
      </w:r>
      <w:r w:rsidRPr="004F2AF7">
        <w:rPr>
          <w:b/>
          <w:bCs/>
          <w:color w:val="000000" w:themeColor="text1"/>
        </w:rPr>
        <w:t>Para Pihak</w:t>
      </w:r>
      <w:r w:rsidRPr="004F2AF7">
        <w:rPr>
          <w:bCs/>
          <w:color w:val="000000" w:themeColor="text1"/>
        </w:rPr>
        <w:t>.</w:t>
      </w:r>
    </w:p>
    <w:p w14:paraId="1E024008" w14:textId="77777777"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Apabila terjadi keterlambatan dalam pengiriman maka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wajib membayar biaya keterlambatan 0,1</w:t>
      </w:r>
      <w:r w:rsidRPr="004F2AF7">
        <w:rPr>
          <w:bCs/>
          <w:color w:val="000000" w:themeColor="text1"/>
          <w:vertAlign w:val="superscript"/>
        </w:rPr>
        <w:t>0</w:t>
      </w:r>
      <w:r w:rsidRPr="004F2AF7">
        <w:rPr>
          <w:bCs/>
          <w:color w:val="000000" w:themeColor="text1"/>
        </w:rPr>
        <w:t>/</w:t>
      </w:r>
      <w:r w:rsidRPr="004F2AF7">
        <w:rPr>
          <w:bCs/>
          <w:color w:val="000000" w:themeColor="text1"/>
          <w:vertAlign w:val="subscript"/>
        </w:rPr>
        <w:t xml:space="preserve">0 </w:t>
      </w:r>
      <w:r w:rsidRPr="004F2AF7">
        <w:rPr>
          <w:bCs/>
          <w:color w:val="000000" w:themeColor="text1"/>
        </w:rPr>
        <w:t xml:space="preserve">(nol koma satu persen) per hari keterlambatan dari total harga </w:t>
      </w:r>
      <w:r w:rsidR="0084356D" w:rsidRPr="004F2AF7">
        <w:rPr>
          <w:bCs/>
          <w:color w:val="000000" w:themeColor="text1"/>
        </w:rPr>
        <w:t>produk</w:t>
      </w:r>
      <w:r w:rsidR="006257F5" w:rsidRPr="004F2AF7">
        <w:rPr>
          <w:bCs/>
          <w:color w:val="000000" w:themeColor="text1"/>
        </w:rPr>
        <w:t xml:space="preserve"> yang dipesan </w:t>
      </w:r>
      <w:r w:rsidR="006257F5"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>.</w:t>
      </w:r>
    </w:p>
    <w:p w14:paraId="575F433A" w14:textId="77777777" w:rsidR="006257F5" w:rsidRPr="004F2AF7" w:rsidRDefault="006257F5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Cs/>
          <w:color w:val="000000" w:themeColor="text1"/>
        </w:rPr>
        <w:t xml:space="preserve">Pembayaran ayat (6) paling lambat 15 (lima belas) hari setelah tagihan klaim diterima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>.</w:t>
      </w:r>
    </w:p>
    <w:p w14:paraId="7CA2FD7B" w14:textId="77777777" w:rsidR="00761B6C" w:rsidRPr="004F2AF7" w:rsidRDefault="00761B6C" w:rsidP="004F2AF7">
      <w:pPr>
        <w:pStyle w:val="Default"/>
        <w:numPr>
          <w:ilvl w:val="0"/>
          <w:numId w:val="10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Para Pihak</w:t>
      </w:r>
      <w:r w:rsidRPr="004F2AF7">
        <w:rPr>
          <w:bCs/>
          <w:color w:val="000000" w:themeColor="text1"/>
        </w:rPr>
        <w:t xml:space="preserve"> sepakat sebelum dilakukan penyerahan </w:t>
      </w:r>
      <w:r w:rsidR="0084356D" w:rsidRPr="004F2AF7">
        <w:rPr>
          <w:bCs/>
          <w:color w:val="000000" w:themeColor="text1"/>
        </w:rPr>
        <w:t>produk</w:t>
      </w:r>
      <w:r w:rsidRPr="004F2AF7">
        <w:rPr>
          <w:bCs/>
          <w:color w:val="000000" w:themeColor="text1"/>
        </w:rPr>
        <w:t xml:space="preserve"> dari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kepada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>, dilakukan pengecekan</w:t>
      </w:r>
      <w:r w:rsidR="0084356D" w:rsidRPr="004F2AF7">
        <w:rPr>
          <w:bCs/>
          <w:color w:val="000000" w:themeColor="text1"/>
        </w:rPr>
        <w:t xml:space="preserve"> produk </w:t>
      </w:r>
      <w:r w:rsidRPr="004F2AF7">
        <w:rPr>
          <w:bCs/>
          <w:color w:val="000000" w:themeColor="text1"/>
        </w:rPr>
        <w:t xml:space="preserve">(jumlah, kualitas, dll) antara </w:t>
      </w: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dan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>.</w:t>
      </w:r>
    </w:p>
    <w:p w14:paraId="13E349BA" w14:textId="77777777" w:rsidR="00414AE8" w:rsidRPr="004F2AF7" w:rsidRDefault="00414AE8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</w:p>
    <w:p w14:paraId="119029BB" w14:textId="77777777" w:rsidR="0094635A" w:rsidRPr="004F2AF7" w:rsidRDefault="0094635A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Pasal 3</w:t>
      </w:r>
    </w:p>
    <w:p w14:paraId="629DB782" w14:textId="77777777" w:rsidR="0094635A" w:rsidRPr="004F2AF7" w:rsidRDefault="0094635A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Jaminan Kualitas Produk</w:t>
      </w:r>
    </w:p>
    <w:p w14:paraId="5795E87E" w14:textId="77777777" w:rsidR="0094635A" w:rsidRPr="004F2AF7" w:rsidRDefault="0094635A" w:rsidP="004F2AF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menjamin seluruh </w:t>
      </w:r>
      <w:r w:rsidR="00544BEC" w:rsidRPr="004F2AF7">
        <w:rPr>
          <w:bCs/>
          <w:color w:val="000000" w:themeColor="text1"/>
        </w:rPr>
        <w:t>produk</w:t>
      </w:r>
      <w:r w:rsidRPr="004F2AF7">
        <w:rPr>
          <w:bCs/>
          <w:color w:val="000000" w:themeColor="text1"/>
        </w:rPr>
        <w:t xml:space="preserve"> yang dikirim kepada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 xml:space="preserve"> sesuai dengan spesifikasi yang telah disepakati oleh </w:t>
      </w:r>
      <w:r w:rsidRPr="004F2AF7">
        <w:rPr>
          <w:b/>
          <w:bCs/>
          <w:color w:val="000000" w:themeColor="text1"/>
        </w:rPr>
        <w:t>Para Pihak</w:t>
      </w:r>
      <w:r w:rsidRPr="004F2AF7">
        <w:rPr>
          <w:bCs/>
          <w:color w:val="000000" w:themeColor="text1"/>
        </w:rPr>
        <w:t>.</w:t>
      </w:r>
    </w:p>
    <w:p w14:paraId="2D0503B0" w14:textId="77777777" w:rsidR="0094635A" w:rsidRPr="004F2AF7" w:rsidRDefault="0094635A" w:rsidP="004F2AF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Pihak Pert</w:t>
      </w:r>
      <w:r w:rsidR="00C8217D" w:rsidRPr="004F2AF7">
        <w:rPr>
          <w:b/>
          <w:bCs/>
          <w:color w:val="000000" w:themeColor="text1"/>
        </w:rPr>
        <w:t>a</w:t>
      </w:r>
      <w:r w:rsidRPr="004F2AF7">
        <w:rPr>
          <w:b/>
          <w:bCs/>
          <w:color w:val="000000" w:themeColor="text1"/>
        </w:rPr>
        <w:t xml:space="preserve">ma </w:t>
      </w:r>
      <w:r w:rsidRPr="004F2AF7">
        <w:rPr>
          <w:bCs/>
          <w:color w:val="000000" w:themeColor="text1"/>
        </w:rPr>
        <w:t>menjamin seluruh</w:t>
      </w:r>
      <w:r w:rsidR="00544BEC" w:rsidRPr="004F2AF7">
        <w:rPr>
          <w:bCs/>
          <w:color w:val="000000" w:themeColor="text1"/>
        </w:rPr>
        <w:t xml:space="preserve"> produk</w:t>
      </w:r>
      <w:r w:rsidRPr="004F2AF7">
        <w:rPr>
          <w:bCs/>
          <w:color w:val="000000" w:themeColor="text1"/>
        </w:rPr>
        <w:t xml:space="preserve"> yang dikirim kepada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bCs/>
          <w:color w:val="000000" w:themeColor="text1"/>
        </w:rPr>
        <w:t xml:space="preserve"> sesuai dengan standar</w:t>
      </w:r>
      <w:r w:rsidR="00CD3FD1" w:rsidRPr="004F2AF7">
        <w:rPr>
          <w:bCs/>
          <w:color w:val="000000" w:themeColor="text1"/>
        </w:rPr>
        <w:t xml:space="preserve"> </w:t>
      </w:r>
      <w:r w:rsidRPr="004F2AF7">
        <w:rPr>
          <w:bCs/>
          <w:color w:val="000000" w:themeColor="text1"/>
        </w:rPr>
        <w:t>produk yang baik.</w:t>
      </w:r>
    </w:p>
    <w:p w14:paraId="346B4F94" w14:textId="77777777" w:rsidR="0094635A" w:rsidRPr="004F2AF7" w:rsidRDefault="0094635A" w:rsidP="004F2AF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Pihak Pertama </w:t>
      </w:r>
      <w:r w:rsidR="00C8217D" w:rsidRPr="004F2AF7">
        <w:rPr>
          <w:bCs/>
          <w:color w:val="000000" w:themeColor="text1"/>
        </w:rPr>
        <w:t>bersedia mengganti sebagian</w:t>
      </w:r>
      <w:r w:rsidR="00544BEC" w:rsidRPr="004F2AF7">
        <w:rPr>
          <w:bCs/>
          <w:color w:val="000000" w:themeColor="text1"/>
        </w:rPr>
        <w:t xml:space="preserve"> dan/atau seluruhnya atas produk</w:t>
      </w:r>
      <w:r w:rsidR="00CD3FD1" w:rsidRPr="004F2AF7">
        <w:rPr>
          <w:bCs/>
          <w:color w:val="000000" w:themeColor="text1"/>
        </w:rPr>
        <w:t xml:space="preserve"> yang telah dikirim </w:t>
      </w:r>
      <w:r w:rsidR="00C8217D" w:rsidRPr="004F2AF7">
        <w:rPr>
          <w:bCs/>
          <w:color w:val="000000" w:themeColor="text1"/>
        </w:rPr>
        <w:t xml:space="preserve">apabila </w:t>
      </w:r>
      <w:r w:rsidR="00544BEC" w:rsidRPr="004F2AF7">
        <w:rPr>
          <w:bCs/>
          <w:color w:val="000000" w:themeColor="text1"/>
        </w:rPr>
        <w:t xml:space="preserve">diketahui ada produk </w:t>
      </w:r>
      <w:r w:rsidR="00C8217D" w:rsidRPr="004F2AF7">
        <w:rPr>
          <w:bCs/>
          <w:color w:val="000000" w:themeColor="text1"/>
        </w:rPr>
        <w:t>cacat atau</w:t>
      </w:r>
      <w:r w:rsidR="00CD3FD1" w:rsidRPr="004F2AF7">
        <w:rPr>
          <w:bCs/>
          <w:color w:val="000000" w:themeColor="text1"/>
        </w:rPr>
        <w:t xml:space="preserve"> tidak sesuai sebagaimana dalam ayat (1) dan (2).</w:t>
      </w:r>
    </w:p>
    <w:p w14:paraId="13D8B609" w14:textId="77777777" w:rsidR="00C8217D" w:rsidRPr="00623213" w:rsidRDefault="00544BEC" w:rsidP="004F2AF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623213">
        <w:rPr>
          <w:b/>
          <w:bCs/>
          <w:color w:val="000000" w:themeColor="text1"/>
          <w:rPrChange w:id="202" w:author="SMC" w:date="2024-11-14T16:19:00Z">
            <w:rPr>
              <w:rFonts w:asciiTheme="minorHAnsi" w:hAnsiTheme="minorHAnsi" w:cstheme="minorBidi"/>
              <w:b/>
              <w:bCs/>
              <w:color w:val="000000" w:themeColor="text1"/>
              <w:sz w:val="22"/>
              <w:szCs w:val="22"/>
            </w:rPr>
          </w:rPrChange>
        </w:rPr>
        <w:t>Pihak Pertama</w:t>
      </w:r>
      <w:r w:rsidRPr="00623213">
        <w:rPr>
          <w:bCs/>
          <w:color w:val="000000" w:themeColor="text1"/>
          <w:rPrChange w:id="203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 menjamin bahwa semua produk </w:t>
      </w:r>
      <w:proofErr w:type="spellStart"/>
      <w:r w:rsidR="00FC0358" w:rsidRPr="00623213">
        <w:rPr>
          <w:bCs/>
          <w:color w:val="000000" w:themeColor="text1"/>
          <w:lang w:val="en-US"/>
          <w:rPrChange w:id="204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>termasuk</w:t>
      </w:r>
      <w:proofErr w:type="spellEnd"/>
      <w:r w:rsidR="00FC0358" w:rsidRPr="00623213">
        <w:rPr>
          <w:bCs/>
          <w:color w:val="000000" w:themeColor="text1"/>
          <w:lang w:val="en-US"/>
          <w:rPrChange w:id="205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 xml:space="preserve"> </w:t>
      </w:r>
      <w:proofErr w:type="spellStart"/>
      <w:r w:rsidR="00FC0358" w:rsidRPr="00623213">
        <w:rPr>
          <w:bCs/>
          <w:color w:val="000000" w:themeColor="text1"/>
          <w:lang w:val="en-US"/>
          <w:rPrChange w:id="206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>bahan</w:t>
      </w:r>
      <w:proofErr w:type="spellEnd"/>
      <w:r w:rsidR="00FC0358" w:rsidRPr="00623213">
        <w:rPr>
          <w:bCs/>
          <w:color w:val="000000" w:themeColor="text1"/>
          <w:lang w:val="en-US"/>
          <w:rPrChange w:id="207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 xml:space="preserve"> </w:t>
      </w:r>
      <w:proofErr w:type="spellStart"/>
      <w:r w:rsidR="00FC0358" w:rsidRPr="00623213">
        <w:rPr>
          <w:bCs/>
          <w:color w:val="000000" w:themeColor="text1"/>
          <w:lang w:val="en-US"/>
          <w:rPrChange w:id="208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>pengemasan</w:t>
      </w:r>
      <w:proofErr w:type="spellEnd"/>
      <w:r w:rsidR="00E930F0" w:rsidRPr="00623213">
        <w:rPr>
          <w:bCs/>
          <w:color w:val="000000" w:themeColor="text1"/>
          <w:lang w:val="en-US"/>
          <w:rPrChange w:id="209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 xml:space="preserve"> </w:t>
      </w:r>
      <w:proofErr w:type="spellStart"/>
      <w:r w:rsidR="00E930F0" w:rsidRPr="00623213">
        <w:rPr>
          <w:bCs/>
          <w:color w:val="000000" w:themeColor="text1"/>
          <w:lang w:val="en-US"/>
          <w:rPrChange w:id="210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>atau</w:t>
      </w:r>
      <w:proofErr w:type="spellEnd"/>
      <w:r w:rsidR="00E930F0" w:rsidRPr="00623213">
        <w:rPr>
          <w:bCs/>
          <w:color w:val="000000" w:themeColor="text1"/>
          <w:lang w:val="en-US"/>
          <w:rPrChange w:id="211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 xml:space="preserve"> packing</w:t>
      </w:r>
      <w:r w:rsidR="00FC0358" w:rsidRPr="00623213">
        <w:rPr>
          <w:bCs/>
          <w:color w:val="000000" w:themeColor="text1"/>
          <w:lang w:val="en-US"/>
          <w:rPrChange w:id="212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 xml:space="preserve"> dan </w:t>
      </w:r>
      <w:proofErr w:type="spellStart"/>
      <w:r w:rsidR="00FC0358" w:rsidRPr="00623213">
        <w:rPr>
          <w:bCs/>
          <w:color w:val="000000" w:themeColor="text1"/>
          <w:lang w:val="en-US"/>
          <w:rPrChange w:id="213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>bahan</w:t>
      </w:r>
      <w:proofErr w:type="spellEnd"/>
      <w:r w:rsidR="00FC0358" w:rsidRPr="00623213">
        <w:rPr>
          <w:bCs/>
          <w:color w:val="000000" w:themeColor="text1"/>
          <w:lang w:val="en-US"/>
          <w:rPrChange w:id="214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 xml:space="preserve"> </w:t>
      </w:r>
      <w:proofErr w:type="spellStart"/>
      <w:r w:rsidR="00FC0358" w:rsidRPr="00623213">
        <w:rPr>
          <w:bCs/>
          <w:color w:val="000000" w:themeColor="text1"/>
          <w:lang w:val="en-US"/>
          <w:rPrChange w:id="215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>pelindung</w:t>
      </w:r>
      <w:proofErr w:type="spellEnd"/>
      <w:r w:rsidR="00FC0358" w:rsidRPr="00623213">
        <w:rPr>
          <w:bCs/>
          <w:color w:val="000000" w:themeColor="text1"/>
          <w:lang w:val="en-US"/>
          <w:rPrChange w:id="216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 xml:space="preserve"> </w:t>
      </w:r>
      <w:r w:rsidR="00FC0358" w:rsidRPr="00623213">
        <w:rPr>
          <w:bCs/>
          <w:color w:val="000000" w:themeColor="text1"/>
          <w:rPrChange w:id="217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yang dikirim </w:t>
      </w:r>
      <w:r w:rsidRPr="00623213">
        <w:rPr>
          <w:bCs/>
          <w:color w:val="000000" w:themeColor="text1"/>
          <w:rPrChange w:id="218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kepada </w:t>
      </w:r>
      <w:r w:rsidRPr="00623213">
        <w:rPr>
          <w:b/>
          <w:bCs/>
          <w:color w:val="000000" w:themeColor="text1"/>
          <w:rPrChange w:id="219" w:author="SMC" w:date="2024-11-14T16:19:00Z">
            <w:rPr>
              <w:rFonts w:asciiTheme="minorHAnsi" w:hAnsiTheme="minorHAnsi" w:cstheme="minorBidi"/>
              <w:b/>
              <w:bCs/>
              <w:color w:val="000000" w:themeColor="text1"/>
              <w:sz w:val="22"/>
              <w:szCs w:val="22"/>
            </w:rPr>
          </w:rPrChange>
        </w:rPr>
        <w:t>Pihak Kedua</w:t>
      </w:r>
      <w:r w:rsidRPr="00623213">
        <w:rPr>
          <w:bCs/>
          <w:color w:val="000000" w:themeColor="text1"/>
          <w:rPrChange w:id="220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 tidak mengandung zat berbahaya bagi lingkungan </w:t>
      </w:r>
      <w:r w:rsidR="00CC0247" w:rsidRPr="00623213">
        <w:rPr>
          <w:bCs/>
          <w:color w:val="000000" w:themeColor="text1"/>
          <w:rPrChange w:id="221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seperti: lead, mercury, cadmium, hexavalent chromium, polybrominated biphenyl, polybrominated diphenyl ether, bis (2-ethylhexy) phthalate, di-(n)-butyl phthalate, benzyl butyl phthalate, di-isobutyl phthalate, zat terlarang yang tercantum dalam GADSL (Global Automotive Declarable Substance List), zat </w:t>
      </w:r>
      <w:r w:rsidR="00E16BCC" w:rsidRPr="00623213">
        <w:rPr>
          <w:bCs/>
          <w:color w:val="000000" w:themeColor="text1"/>
          <w:rPrChange w:id="222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terlarang </w:t>
      </w:r>
      <w:r w:rsidR="00CC0247" w:rsidRPr="00623213">
        <w:rPr>
          <w:bCs/>
          <w:color w:val="000000" w:themeColor="text1"/>
          <w:rPrChange w:id="223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yang tercantum dalam Yazaki Group Self-Control Substance List, asbestos, perfluorooctanesulfonic acid atau zat lain seperti yang diinstruksikan </w:t>
      </w:r>
      <w:r w:rsidR="00CC0247" w:rsidRPr="00623213">
        <w:rPr>
          <w:b/>
          <w:bCs/>
          <w:color w:val="000000" w:themeColor="text1"/>
          <w:rPrChange w:id="224" w:author="SMC" w:date="2024-11-14T16:19:00Z">
            <w:rPr>
              <w:rFonts w:asciiTheme="minorHAnsi" w:hAnsiTheme="minorHAnsi" w:cstheme="minorBidi"/>
              <w:b/>
              <w:bCs/>
              <w:color w:val="000000" w:themeColor="text1"/>
              <w:sz w:val="22"/>
              <w:szCs w:val="22"/>
            </w:rPr>
          </w:rPrChange>
        </w:rPr>
        <w:t>Pihak Kedua</w:t>
      </w:r>
      <w:r w:rsidR="00CC0247" w:rsidRPr="00623213">
        <w:rPr>
          <w:bCs/>
          <w:color w:val="000000" w:themeColor="text1"/>
          <w:rPrChange w:id="225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 kepada </w:t>
      </w:r>
      <w:r w:rsidR="00CC0247" w:rsidRPr="00623213">
        <w:rPr>
          <w:b/>
          <w:bCs/>
          <w:color w:val="000000" w:themeColor="text1"/>
          <w:rPrChange w:id="226" w:author="SMC" w:date="2024-11-14T16:19:00Z">
            <w:rPr>
              <w:rFonts w:asciiTheme="minorHAnsi" w:hAnsiTheme="minorHAnsi" w:cstheme="minorBidi"/>
              <w:b/>
              <w:bCs/>
              <w:color w:val="000000" w:themeColor="text1"/>
              <w:sz w:val="22"/>
              <w:szCs w:val="22"/>
            </w:rPr>
          </w:rPrChange>
        </w:rPr>
        <w:t>Pihak Pertama</w:t>
      </w:r>
      <w:r w:rsidR="00FC0358" w:rsidRPr="00623213">
        <w:rPr>
          <w:bCs/>
          <w:color w:val="000000" w:themeColor="text1"/>
          <w:rPrChange w:id="227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 dari waktu ke waktu</w:t>
      </w:r>
      <w:r w:rsidR="00FC0358" w:rsidRPr="00623213">
        <w:rPr>
          <w:bCs/>
          <w:color w:val="000000" w:themeColor="text1"/>
          <w:lang w:val="en-US"/>
          <w:rPrChange w:id="228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 xml:space="preserve">, </w:t>
      </w:r>
      <w:proofErr w:type="spellStart"/>
      <w:r w:rsidR="00FC0358" w:rsidRPr="00623213">
        <w:rPr>
          <w:bCs/>
          <w:color w:val="000000" w:themeColor="text1"/>
          <w:lang w:val="en-US"/>
          <w:rPrChange w:id="229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>lebih</w:t>
      </w:r>
      <w:proofErr w:type="spellEnd"/>
      <w:r w:rsidR="00FC0358" w:rsidRPr="00623213">
        <w:rPr>
          <w:bCs/>
          <w:color w:val="000000" w:themeColor="text1"/>
          <w:lang w:val="en-US"/>
          <w:rPrChange w:id="230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 xml:space="preserve"> </w:t>
      </w:r>
      <w:proofErr w:type="spellStart"/>
      <w:r w:rsidR="00FC0358" w:rsidRPr="00623213">
        <w:rPr>
          <w:bCs/>
          <w:color w:val="000000" w:themeColor="text1"/>
          <w:lang w:val="en-US"/>
          <w:rPrChange w:id="231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>lengkap</w:t>
      </w:r>
      <w:proofErr w:type="spellEnd"/>
      <w:r w:rsidR="00FC0358" w:rsidRPr="00623213">
        <w:rPr>
          <w:bCs/>
          <w:color w:val="000000" w:themeColor="text1"/>
          <w:lang w:val="en-US"/>
          <w:rPrChange w:id="232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 xml:space="preserve"> </w:t>
      </w:r>
      <w:proofErr w:type="spellStart"/>
      <w:r w:rsidR="00FC0358" w:rsidRPr="00623213">
        <w:rPr>
          <w:bCs/>
          <w:color w:val="000000" w:themeColor="text1"/>
          <w:lang w:val="en-US"/>
          <w:rPrChange w:id="233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>terkait</w:t>
      </w:r>
      <w:proofErr w:type="spellEnd"/>
      <w:r w:rsidR="00FC0358" w:rsidRPr="00623213">
        <w:rPr>
          <w:bCs/>
          <w:color w:val="000000" w:themeColor="text1"/>
          <w:lang w:val="en-US"/>
          <w:rPrChange w:id="234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 xml:space="preserve"> list GADSL </w:t>
      </w:r>
      <w:proofErr w:type="spellStart"/>
      <w:r w:rsidR="00FC0358" w:rsidRPr="00623213">
        <w:rPr>
          <w:bCs/>
          <w:color w:val="000000" w:themeColor="text1"/>
          <w:lang w:val="en-US"/>
          <w:rPrChange w:id="235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>dapat</w:t>
      </w:r>
      <w:proofErr w:type="spellEnd"/>
      <w:r w:rsidR="00FC0358" w:rsidRPr="00623213">
        <w:rPr>
          <w:bCs/>
          <w:color w:val="000000" w:themeColor="text1"/>
          <w:lang w:val="en-US"/>
          <w:rPrChange w:id="236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 xml:space="preserve"> </w:t>
      </w:r>
      <w:proofErr w:type="spellStart"/>
      <w:r w:rsidR="00FC0358" w:rsidRPr="00623213">
        <w:rPr>
          <w:bCs/>
          <w:color w:val="000000" w:themeColor="text1"/>
          <w:lang w:val="en-US"/>
          <w:rPrChange w:id="237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>mengakses</w:t>
      </w:r>
      <w:proofErr w:type="spellEnd"/>
      <w:r w:rsidR="00FC0358" w:rsidRPr="00623213">
        <w:rPr>
          <w:bCs/>
          <w:color w:val="000000" w:themeColor="text1"/>
          <w:lang w:val="en-US"/>
          <w:rPrChange w:id="238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 xml:space="preserve"> link </w:t>
      </w:r>
      <w:proofErr w:type="spellStart"/>
      <w:r w:rsidR="00FC0358" w:rsidRPr="00623213">
        <w:rPr>
          <w:bCs/>
          <w:color w:val="000000" w:themeColor="text1"/>
          <w:lang w:val="en-US"/>
          <w:rPrChange w:id="239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>berikut</w:t>
      </w:r>
      <w:proofErr w:type="spellEnd"/>
      <w:r w:rsidR="00FC0358" w:rsidRPr="00623213">
        <w:rPr>
          <w:bCs/>
          <w:color w:val="000000" w:themeColor="text1"/>
          <w:lang w:val="en-US"/>
          <w:rPrChange w:id="240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 xml:space="preserve"> </w:t>
      </w:r>
      <w:r w:rsidR="00A33B20" w:rsidRPr="00623213">
        <w:rPr>
          <w:rPrChange w:id="241" w:author="SMC" w:date="2024-11-14T16:19:00Z">
            <w:rPr>
              <w:rStyle w:val="Hyperlink"/>
              <w:rFonts w:asciiTheme="minorHAnsi" w:hAnsiTheme="minorHAnsi" w:cstheme="minorBidi"/>
              <w:sz w:val="22"/>
              <w:szCs w:val="22"/>
              <w:lang w:val="en-US"/>
            </w:rPr>
          </w:rPrChange>
        </w:rPr>
        <w:fldChar w:fldCharType="begin"/>
      </w:r>
      <w:r w:rsidR="00A33B20" w:rsidRPr="00623213">
        <w:rPr>
          <w:rPrChange w:id="242" w:author="SMC" w:date="2024-11-14T16:19:00Z">
            <w:rPr>
              <w:rFonts w:asciiTheme="minorHAnsi" w:hAnsiTheme="minorHAnsi" w:cstheme="minorBidi"/>
              <w:color w:val="auto"/>
              <w:sz w:val="22"/>
              <w:szCs w:val="22"/>
            </w:rPr>
          </w:rPrChange>
        </w:rPr>
        <w:instrText xml:space="preserve"> HYPERLINK "https://www.gadsl.org/" </w:instrText>
      </w:r>
      <w:r w:rsidR="00A33B20" w:rsidRPr="00623213">
        <w:rPr>
          <w:rPrChange w:id="243" w:author="SMC" w:date="2024-11-14T16:19:00Z">
            <w:rPr>
              <w:rStyle w:val="Hyperlink"/>
              <w:rFonts w:asciiTheme="minorHAnsi" w:hAnsiTheme="minorHAnsi" w:cstheme="minorBidi"/>
              <w:sz w:val="22"/>
              <w:szCs w:val="22"/>
              <w:lang w:val="en-US"/>
            </w:rPr>
          </w:rPrChange>
        </w:rPr>
        <w:fldChar w:fldCharType="separate"/>
      </w:r>
      <w:r w:rsidR="00FC0358" w:rsidRPr="00623213">
        <w:rPr>
          <w:rStyle w:val="Hyperlink"/>
          <w:rPrChange w:id="244" w:author="SMC" w:date="2024-11-14T16:19:00Z">
            <w:rPr>
              <w:rStyle w:val="Hyperlink"/>
              <w:rFonts w:asciiTheme="minorHAnsi" w:hAnsiTheme="minorHAnsi" w:cstheme="minorBidi"/>
              <w:sz w:val="22"/>
              <w:szCs w:val="22"/>
            </w:rPr>
          </w:rPrChange>
        </w:rPr>
        <w:t>https://www.gadsl.org</w:t>
      </w:r>
      <w:r w:rsidR="00FC0358" w:rsidRPr="00623213">
        <w:rPr>
          <w:rStyle w:val="Hyperlink"/>
          <w:lang w:val="en-US"/>
          <w:rPrChange w:id="245" w:author="SMC" w:date="2024-11-14T16:19:00Z">
            <w:rPr>
              <w:rStyle w:val="Hyperlink"/>
              <w:rFonts w:asciiTheme="minorHAnsi" w:hAnsiTheme="minorHAnsi" w:cstheme="minorBidi"/>
              <w:sz w:val="22"/>
              <w:szCs w:val="22"/>
              <w:lang w:val="en-US"/>
            </w:rPr>
          </w:rPrChange>
        </w:rPr>
        <w:t>/</w:t>
      </w:r>
      <w:r w:rsidR="00A33B20" w:rsidRPr="00623213">
        <w:rPr>
          <w:rStyle w:val="Hyperlink"/>
          <w:lang w:val="en-US"/>
          <w:rPrChange w:id="246" w:author="SMC" w:date="2024-11-14T16:19:00Z">
            <w:rPr>
              <w:rStyle w:val="Hyperlink"/>
              <w:rFonts w:asciiTheme="minorHAnsi" w:hAnsiTheme="minorHAnsi" w:cstheme="minorBidi"/>
              <w:sz w:val="22"/>
              <w:szCs w:val="22"/>
              <w:lang w:val="en-US"/>
            </w:rPr>
          </w:rPrChange>
        </w:rPr>
        <w:fldChar w:fldCharType="end"/>
      </w:r>
      <w:r w:rsidR="00FC0358" w:rsidRPr="00623213">
        <w:rPr>
          <w:rStyle w:val="jlqj4b"/>
          <w:lang w:val="en-US"/>
          <w:rPrChange w:id="247" w:author="SMC" w:date="2024-11-14T16:19:00Z">
            <w:rPr>
              <w:rStyle w:val="jlqj4b"/>
              <w:rFonts w:asciiTheme="minorHAnsi" w:hAnsiTheme="minorHAnsi" w:cstheme="minorBidi"/>
              <w:color w:val="auto"/>
              <w:sz w:val="22"/>
              <w:szCs w:val="22"/>
              <w:lang w:val="en-US"/>
            </w:rPr>
          </w:rPrChange>
        </w:rPr>
        <w:t xml:space="preserve">. </w:t>
      </w:r>
    </w:p>
    <w:p w14:paraId="7BCC45DE" w14:textId="77777777" w:rsidR="00313CF4" w:rsidRPr="00623213" w:rsidRDefault="001E6F70" w:rsidP="0037099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623213">
        <w:rPr>
          <w:bCs/>
          <w:color w:val="000000" w:themeColor="text1"/>
          <w:rPrChange w:id="248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Apabila dibutuhkan oleh </w:t>
      </w:r>
      <w:r w:rsidRPr="00623213">
        <w:rPr>
          <w:b/>
          <w:bCs/>
          <w:color w:val="000000" w:themeColor="text1"/>
          <w:rPrChange w:id="249" w:author="SMC" w:date="2024-11-14T16:19:00Z">
            <w:rPr>
              <w:rFonts w:asciiTheme="minorHAnsi" w:hAnsiTheme="minorHAnsi" w:cstheme="minorBidi"/>
              <w:b/>
              <w:bCs/>
              <w:color w:val="000000" w:themeColor="text1"/>
              <w:sz w:val="22"/>
              <w:szCs w:val="22"/>
            </w:rPr>
          </w:rPrChange>
        </w:rPr>
        <w:t>Pihak Kedua</w:t>
      </w:r>
      <w:r w:rsidRPr="00623213">
        <w:rPr>
          <w:bCs/>
          <w:color w:val="000000" w:themeColor="text1"/>
          <w:rPrChange w:id="250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, maka </w:t>
      </w:r>
      <w:r w:rsidRPr="00623213">
        <w:rPr>
          <w:b/>
          <w:bCs/>
          <w:color w:val="000000" w:themeColor="text1"/>
          <w:rPrChange w:id="251" w:author="SMC" w:date="2024-11-14T16:19:00Z">
            <w:rPr>
              <w:rFonts w:asciiTheme="minorHAnsi" w:hAnsiTheme="minorHAnsi" w:cstheme="minorBidi"/>
              <w:b/>
              <w:bCs/>
              <w:color w:val="000000" w:themeColor="text1"/>
              <w:sz w:val="22"/>
              <w:szCs w:val="22"/>
            </w:rPr>
          </w:rPrChange>
        </w:rPr>
        <w:t xml:space="preserve">Pihak Pertama </w:t>
      </w:r>
      <w:r w:rsidRPr="00623213">
        <w:rPr>
          <w:bCs/>
          <w:color w:val="000000" w:themeColor="text1"/>
          <w:rPrChange w:id="252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harus menyediakan Sertifikat Eksternal yang dibutuhkan sebagaimana yang disebutkan pada ayat(4), </w:t>
      </w:r>
      <w:r w:rsidRPr="00623213">
        <w:rPr>
          <w:bCs/>
          <w:color w:val="000000" w:themeColor="text1"/>
          <w:lang w:val="en-US"/>
          <w:rPrChange w:id="253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>dan</w:t>
      </w:r>
      <w:r w:rsidRPr="00623213">
        <w:rPr>
          <w:bCs/>
          <w:color w:val="000000" w:themeColor="text1"/>
          <w:rPrChange w:id="254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 juga harus menyertakan </w:t>
      </w:r>
      <w:r w:rsidRPr="00623213">
        <w:rPr>
          <w:bCs/>
          <w:color w:val="000000" w:themeColor="text1"/>
          <w:lang w:val="en-US"/>
          <w:rPrChange w:id="255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 xml:space="preserve">data </w:t>
      </w:r>
      <w:proofErr w:type="spellStart"/>
      <w:r w:rsidRPr="00623213">
        <w:rPr>
          <w:bCs/>
          <w:color w:val="000000" w:themeColor="text1"/>
          <w:lang w:val="en-US"/>
          <w:rPrChange w:id="256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>informasi</w:t>
      </w:r>
      <w:proofErr w:type="spellEnd"/>
      <w:r w:rsidRPr="00623213">
        <w:rPr>
          <w:bCs/>
          <w:color w:val="000000" w:themeColor="text1"/>
          <w:lang w:val="en-US"/>
          <w:rPrChange w:id="257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  <w:lang w:val="en-US"/>
            </w:rPr>
          </w:rPrChange>
        </w:rPr>
        <w:t xml:space="preserve"> </w:t>
      </w:r>
      <w:r w:rsidRPr="00623213">
        <w:rPr>
          <w:rPrChange w:id="258" w:author="SMC" w:date="2024-11-14T16:19:00Z">
            <w:rPr>
              <w:rFonts w:asciiTheme="minorHAnsi" w:hAnsiTheme="minorHAnsi" w:cstheme="minorBidi"/>
              <w:color w:val="auto"/>
              <w:sz w:val="22"/>
              <w:szCs w:val="22"/>
            </w:rPr>
          </w:rPrChange>
        </w:rPr>
        <w:t>International Material Data System (IMDS) dan Safety Data Sheet (SDS) terkait dengan zat kandungan yang dibuat berdasarkan Global Harmony System (GHS)</w:t>
      </w:r>
      <w:r w:rsidRPr="00623213">
        <w:rPr>
          <w:lang w:val="en-US"/>
          <w:rPrChange w:id="259" w:author="SMC" w:date="2024-11-14T16:19:00Z">
            <w:rPr>
              <w:rFonts w:asciiTheme="minorHAnsi" w:hAnsiTheme="minorHAnsi" w:cstheme="minorBidi"/>
              <w:color w:val="auto"/>
              <w:sz w:val="22"/>
              <w:szCs w:val="22"/>
              <w:lang w:val="en-US"/>
            </w:rPr>
          </w:rPrChange>
        </w:rPr>
        <w:t>.</w:t>
      </w:r>
    </w:p>
    <w:p w14:paraId="66A1443E" w14:textId="77777777" w:rsidR="00370997" w:rsidRPr="00623213" w:rsidRDefault="00370997" w:rsidP="00370997">
      <w:pPr>
        <w:pStyle w:val="Default"/>
        <w:numPr>
          <w:ilvl w:val="0"/>
          <w:numId w:val="24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623213">
        <w:rPr>
          <w:bCs/>
          <w:color w:val="000000" w:themeColor="text1"/>
          <w:rPrChange w:id="260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Dalam hal produk yang dikirim </w:t>
      </w:r>
      <w:r w:rsidRPr="00623213">
        <w:rPr>
          <w:b/>
          <w:bCs/>
          <w:color w:val="000000" w:themeColor="text1"/>
          <w:rPrChange w:id="261" w:author="SMC" w:date="2024-11-14T16:19:00Z">
            <w:rPr>
              <w:rFonts w:asciiTheme="minorHAnsi" w:hAnsiTheme="minorHAnsi" w:cstheme="minorBidi"/>
              <w:b/>
              <w:bCs/>
              <w:color w:val="000000" w:themeColor="text1"/>
              <w:sz w:val="22"/>
              <w:szCs w:val="22"/>
            </w:rPr>
          </w:rPrChange>
        </w:rPr>
        <w:t>Pihak Pertama</w:t>
      </w:r>
      <w:r w:rsidRPr="00623213">
        <w:rPr>
          <w:bCs/>
          <w:color w:val="000000" w:themeColor="text1"/>
          <w:rPrChange w:id="262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 kepada </w:t>
      </w:r>
      <w:r w:rsidRPr="00623213">
        <w:rPr>
          <w:b/>
          <w:bCs/>
          <w:color w:val="000000" w:themeColor="text1"/>
          <w:rPrChange w:id="263" w:author="SMC" w:date="2024-11-14T16:19:00Z">
            <w:rPr>
              <w:rFonts w:asciiTheme="minorHAnsi" w:hAnsiTheme="minorHAnsi" w:cstheme="minorBidi"/>
              <w:b/>
              <w:bCs/>
              <w:color w:val="000000" w:themeColor="text1"/>
              <w:sz w:val="22"/>
              <w:szCs w:val="22"/>
            </w:rPr>
          </w:rPrChange>
        </w:rPr>
        <w:t>Pihak Kedua</w:t>
      </w:r>
      <w:r w:rsidRPr="00623213">
        <w:rPr>
          <w:bCs/>
          <w:color w:val="000000" w:themeColor="text1"/>
          <w:rPrChange w:id="264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 mengandung zat-zat berbahaya yang melanggar ayat (4), </w:t>
      </w:r>
      <w:r w:rsidRPr="00623213">
        <w:rPr>
          <w:b/>
          <w:bCs/>
          <w:color w:val="000000" w:themeColor="text1"/>
          <w:rPrChange w:id="265" w:author="SMC" w:date="2024-11-14T16:19:00Z">
            <w:rPr>
              <w:rFonts w:asciiTheme="minorHAnsi" w:hAnsiTheme="minorHAnsi" w:cstheme="minorBidi"/>
              <w:b/>
              <w:bCs/>
              <w:color w:val="000000" w:themeColor="text1"/>
              <w:sz w:val="22"/>
              <w:szCs w:val="22"/>
            </w:rPr>
          </w:rPrChange>
        </w:rPr>
        <w:t>Pihak Pertama</w:t>
      </w:r>
      <w:r w:rsidRPr="00623213">
        <w:rPr>
          <w:bCs/>
          <w:color w:val="000000" w:themeColor="text1"/>
          <w:rPrChange w:id="266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 akan mengganti kerugian </w:t>
      </w:r>
      <w:r w:rsidRPr="00623213">
        <w:rPr>
          <w:b/>
          <w:bCs/>
          <w:color w:val="000000" w:themeColor="text1"/>
          <w:rPrChange w:id="267" w:author="SMC" w:date="2024-11-14T16:19:00Z">
            <w:rPr>
              <w:rFonts w:asciiTheme="minorHAnsi" w:hAnsiTheme="minorHAnsi" w:cstheme="minorBidi"/>
              <w:b/>
              <w:bCs/>
              <w:color w:val="000000" w:themeColor="text1"/>
              <w:sz w:val="22"/>
              <w:szCs w:val="22"/>
            </w:rPr>
          </w:rPrChange>
        </w:rPr>
        <w:t>Pihak Kedua</w:t>
      </w:r>
      <w:r w:rsidRPr="00623213">
        <w:rPr>
          <w:bCs/>
          <w:color w:val="000000" w:themeColor="text1"/>
          <w:rPrChange w:id="268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 dari semua kerugian dan kerusakan yang timbul dari pelanggaran tersebut, termasuk semua biaya yang berkaitan dengan penarikan kembali produk. Cakupan dan jumlah kompensasi akan ditentukan sepenuhnya oleh </w:t>
      </w:r>
      <w:r w:rsidRPr="00623213">
        <w:rPr>
          <w:b/>
          <w:bCs/>
          <w:color w:val="000000" w:themeColor="text1"/>
          <w:rPrChange w:id="269" w:author="SMC" w:date="2024-11-14T16:19:00Z">
            <w:rPr>
              <w:rFonts w:asciiTheme="minorHAnsi" w:hAnsiTheme="minorHAnsi" w:cstheme="minorBidi"/>
              <w:b/>
              <w:bCs/>
              <w:color w:val="000000" w:themeColor="text1"/>
              <w:sz w:val="22"/>
              <w:szCs w:val="22"/>
            </w:rPr>
          </w:rPrChange>
        </w:rPr>
        <w:t>Pihak Kedua</w:t>
      </w:r>
      <w:r w:rsidRPr="00623213">
        <w:rPr>
          <w:bCs/>
          <w:color w:val="000000" w:themeColor="text1"/>
          <w:rPrChange w:id="270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. Dalam hal </w:t>
      </w:r>
      <w:r w:rsidRPr="00623213">
        <w:rPr>
          <w:b/>
          <w:bCs/>
          <w:color w:val="000000" w:themeColor="text1"/>
          <w:rPrChange w:id="271" w:author="SMC" w:date="2024-11-14T16:19:00Z">
            <w:rPr>
              <w:rFonts w:asciiTheme="minorHAnsi" w:hAnsiTheme="minorHAnsi" w:cstheme="minorBidi"/>
              <w:b/>
              <w:bCs/>
              <w:color w:val="000000" w:themeColor="text1"/>
              <w:sz w:val="22"/>
              <w:szCs w:val="22"/>
            </w:rPr>
          </w:rPrChange>
        </w:rPr>
        <w:t>Pihak Pertama</w:t>
      </w:r>
      <w:r w:rsidRPr="00623213">
        <w:rPr>
          <w:bCs/>
          <w:color w:val="000000" w:themeColor="text1"/>
          <w:rPrChange w:id="272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 ingin menyangkal atau mempertanyakan keputusan </w:t>
      </w:r>
      <w:r w:rsidRPr="00623213">
        <w:rPr>
          <w:b/>
          <w:bCs/>
          <w:color w:val="000000" w:themeColor="text1"/>
          <w:rPrChange w:id="273" w:author="SMC" w:date="2024-11-14T16:19:00Z">
            <w:rPr>
              <w:rFonts w:asciiTheme="minorHAnsi" w:hAnsiTheme="minorHAnsi" w:cstheme="minorBidi"/>
              <w:b/>
              <w:bCs/>
              <w:color w:val="000000" w:themeColor="text1"/>
              <w:sz w:val="22"/>
              <w:szCs w:val="22"/>
            </w:rPr>
          </w:rPrChange>
        </w:rPr>
        <w:t>Pihak Kedua</w:t>
      </w:r>
      <w:r w:rsidRPr="00623213">
        <w:rPr>
          <w:bCs/>
          <w:color w:val="000000" w:themeColor="text1"/>
          <w:rPrChange w:id="274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, </w:t>
      </w:r>
      <w:r w:rsidRPr="00623213">
        <w:rPr>
          <w:b/>
          <w:bCs/>
          <w:color w:val="000000" w:themeColor="text1"/>
          <w:rPrChange w:id="275" w:author="SMC" w:date="2024-11-14T16:19:00Z">
            <w:rPr>
              <w:rFonts w:asciiTheme="minorHAnsi" w:hAnsiTheme="minorHAnsi" w:cstheme="minorBidi"/>
              <w:b/>
              <w:bCs/>
              <w:color w:val="000000" w:themeColor="text1"/>
              <w:sz w:val="22"/>
              <w:szCs w:val="22"/>
            </w:rPr>
          </w:rPrChange>
        </w:rPr>
        <w:t>Pihak Pertama</w:t>
      </w:r>
      <w:r w:rsidRPr="00623213">
        <w:rPr>
          <w:bCs/>
          <w:color w:val="000000" w:themeColor="text1"/>
          <w:rPrChange w:id="276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 harus </w:t>
      </w:r>
      <w:r w:rsidR="00DA2057" w:rsidRPr="00623213">
        <w:rPr>
          <w:bCs/>
          <w:color w:val="000000" w:themeColor="text1"/>
          <w:rPrChange w:id="277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>segera</w:t>
      </w:r>
      <w:r w:rsidRPr="00623213">
        <w:rPr>
          <w:bCs/>
          <w:color w:val="000000" w:themeColor="text1"/>
          <w:rPrChange w:id="278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 memberi tahu </w:t>
      </w:r>
      <w:r w:rsidRPr="00623213">
        <w:rPr>
          <w:b/>
          <w:bCs/>
          <w:color w:val="000000" w:themeColor="text1"/>
          <w:rPrChange w:id="279" w:author="SMC" w:date="2024-11-14T16:19:00Z">
            <w:rPr>
              <w:rFonts w:asciiTheme="minorHAnsi" w:hAnsiTheme="minorHAnsi" w:cstheme="minorBidi"/>
              <w:b/>
              <w:bCs/>
              <w:color w:val="000000" w:themeColor="text1"/>
              <w:sz w:val="22"/>
              <w:szCs w:val="22"/>
            </w:rPr>
          </w:rPrChange>
        </w:rPr>
        <w:t>Pihak Kedua</w:t>
      </w:r>
      <w:r w:rsidR="00DA2057" w:rsidRPr="00623213">
        <w:rPr>
          <w:bCs/>
          <w:color w:val="000000" w:themeColor="text1"/>
          <w:rPrChange w:id="280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 tidak boleh melebihi 3</w:t>
      </w:r>
      <w:r w:rsidR="004B1269" w:rsidRPr="00623213">
        <w:rPr>
          <w:bCs/>
          <w:color w:val="000000" w:themeColor="text1"/>
          <w:rPrChange w:id="281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 (tiga)</w:t>
      </w:r>
      <w:r w:rsidR="00DA2057" w:rsidRPr="00623213">
        <w:rPr>
          <w:bCs/>
          <w:color w:val="000000" w:themeColor="text1"/>
          <w:rPrChange w:id="282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 hari sejak tanggal penetapan oleh </w:t>
      </w:r>
      <w:r w:rsidR="00DA2057" w:rsidRPr="00623213">
        <w:rPr>
          <w:b/>
          <w:bCs/>
          <w:color w:val="000000" w:themeColor="text1"/>
          <w:rPrChange w:id="283" w:author="SMC" w:date="2024-11-14T16:19:00Z">
            <w:rPr>
              <w:rFonts w:asciiTheme="minorHAnsi" w:hAnsiTheme="minorHAnsi" w:cstheme="minorBidi"/>
              <w:b/>
              <w:bCs/>
              <w:color w:val="000000" w:themeColor="text1"/>
              <w:sz w:val="22"/>
              <w:szCs w:val="22"/>
            </w:rPr>
          </w:rPrChange>
        </w:rPr>
        <w:t>Pihak Kedua</w:t>
      </w:r>
      <w:r w:rsidRPr="00623213">
        <w:rPr>
          <w:bCs/>
          <w:color w:val="000000" w:themeColor="text1"/>
          <w:rPrChange w:id="284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, dan </w:t>
      </w:r>
      <w:r w:rsidRPr="00623213">
        <w:rPr>
          <w:b/>
          <w:bCs/>
          <w:color w:val="000000" w:themeColor="text1"/>
          <w:rPrChange w:id="285" w:author="SMC" w:date="2024-11-14T16:19:00Z">
            <w:rPr>
              <w:rFonts w:asciiTheme="minorHAnsi" w:hAnsiTheme="minorHAnsi" w:cstheme="minorBidi"/>
              <w:b/>
              <w:bCs/>
              <w:color w:val="000000" w:themeColor="text1"/>
              <w:sz w:val="22"/>
              <w:szCs w:val="22"/>
            </w:rPr>
          </w:rPrChange>
        </w:rPr>
        <w:t>Pihak Kedua</w:t>
      </w:r>
      <w:r w:rsidRPr="00623213">
        <w:rPr>
          <w:bCs/>
          <w:color w:val="000000" w:themeColor="text1"/>
          <w:rPrChange w:id="286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 serta </w:t>
      </w:r>
      <w:r w:rsidRPr="00623213">
        <w:rPr>
          <w:b/>
          <w:bCs/>
          <w:color w:val="000000" w:themeColor="text1"/>
          <w:rPrChange w:id="287" w:author="SMC" w:date="2024-11-14T16:19:00Z">
            <w:rPr>
              <w:rFonts w:asciiTheme="minorHAnsi" w:hAnsiTheme="minorHAnsi" w:cstheme="minorBidi"/>
              <w:b/>
              <w:bCs/>
              <w:color w:val="000000" w:themeColor="text1"/>
              <w:sz w:val="22"/>
              <w:szCs w:val="22"/>
            </w:rPr>
          </w:rPrChange>
        </w:rPr>
        <w:t>Pihak Pertama</w:t>
      </w:r>
      <w:r w:rsidRPr="00623213">
        <w:rPr>
          <w:bCs/>
          <w:color w:val="000000" w:themeColor="text1"/>
          <w:rPrChange w:id="288" w:author="SMC" w:date="2024-11-14T16:19:00Z">
            <w:rPr>
              <w:rFonts w:asciiTheme="minorHAnsi" w:hAnsiTheme="minorHAnsi" w:cstheme="minorBidi"/>
              <w:bCs/>
              <w:color w:val="000000" w:themeColor="text1"/>
              <w:sz w:val="22"/>
              <w:szCs w:val="22"/>
            </w:rPr>
          </w:rPrChange>
        </w:rPr>
        <w:t xml:space="preserve"> akan menyelesaikan masalah tersebut melalui konsultasi timbal balik.</w:t>
      </w:r>
    </w:p>
    <w:p w14:paraId="53C3DC42" w14:textId="77777777" w:rsidR="00E16BCC" w:rsidRPr="004F2AF7" w:rsidRDefault="00E16BCC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</w:p>
    <w:p w14:paraId="1BE5B2BC" w14:textId="77777777" w:rsidR="00A812BE" w:rsidRPr="004F2AF7" w:rsidRDefault="00A812BE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Pasal </w:t>
      </w:r>
      <w:r w:rsidR="007A5FEB" w:rsidRPr="004F2AF7">
        <w:rPr>
          <w:b/>
          <w:bCs/>
          <w:color w:val="000000" w:themeColor="text1"/>
        </w:rPr>
        <w:t>4</w:t>
      </w:r>
    </w:p>
    <w:p w14:paraId="56069935" w14:textId="77777777" w:rsidR="00A812BE" w:rsidRPr="004F2AF7" w:rsidRDefault="00A812BE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Kewajiban dan Hak Pihak Pertama</w:t>
      </w:r>
    </w:p>
    <w:p w14:paraId="563067F6" w14:textId="77777777" w:rsidR="00A812BE" w:rsidRPr="004F2AF7" w:rsidRDefault="00A812BE" w:rsidP="004F2AF7">
      <w:pPr>
        <w:pStyle w:val="Default"/>
        <w:numPr>
          <w:ilvl w:val="0"/>
          <w:numId w:val="25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berhak menerima pembayaran dari </w:t>
      </w:r>
      <w:r w:rsidRPr="004F2AF7">
        <w:rPr>
          <w:b/>
          <w:bCs/>
          <w:color w:val="000000" w:themeColor="text1"/>
        </w:rPr>
        <w:t>Pihak Kedua</w:t>
      </w:r>
      <w:r w:rsidR="0008012D" w:rsidRPr="004F2AF7">
        <w:rPr>
          <w:bCs/>
          <w:color w:val="000000" w:themeColor="text1"/>
        </w:rPr>
        <w:t xml:space="preserve"> </w:t>
      </w:r>
      <w:r w:rsidRPr="004F2AF7">
        <w:rPr>
          <w:bCs/>
          <w:color w:val="000000" w:themeColor="text1"/>
        </w:rPr>
        <w:t xml:space="preserve">sesuai waktu yang telah disepakati </w:t>
      </w:r>
      <w:r w:rsidRPr="004F2AF7">
        <w:rPr>
          <w:b/>
          <w:bCs/>
          <w:color w:val="000000" w:themeColor="text1"/>
        </w:rPr>
        <w:t>Para Pihak</w:t>
      </w:r>
      <w:r w:rsidRPr="004F2AF7">
        <w:rPr>
          <w:bCs/>
          <w:color w:val="000000" w:themeColor="text1"/>
        </w:rPr>
        <w:t>.</w:t>
      </w:r>
    </w:p>
    <w:p w14:paraId="1A111CD0" w14:textId="77777777" w:rsidR="00881FEF" w:rsidRPr="004F2AF7" w:rsidRDefault="00A812BE" w:rsidP="004F2AF7">
      <w:pPr>
        <w:pStyle w:val="Default"/>
        <w:widowControl w:val="0"/>
        <w:numPr>
          <w:ilvl w:val="0"/>
          <w:numId w:val="25"/>
        </w:numPr>
        <w:tabs>
          <w:tab w:val="left" w:pos="-1440"/>
        </w:tabs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color w:val="000000" w:themeColor="text1"/>
        </w:rPr>
        <w:t>Pihak Pertama</w:t>
      </w:r>
      <w:r w:rsidRPr="004F2AF7">
        <w:rPr>
          <w:color w:val="000000" w:themeColor="text1"/>
        </w:rPr>
        <w:t xml:space="preserve"> wajib </w:t>
      </w:r>
      <w:r w:rsidR="00AB39AE" w:rsidRPr="004F2AF7">
        <w:rPr>
          <w:color w:val="000000" w:themeColor="text1"/>
        </w:rPr>
        <w:t xml:space="preserve">menyerahkan </w:t>
      </w:r>
      <w:r w:rsidR="00E16BCC" w:rsidRPr="004F2AF7">
        <w:rPr>
          <w:color w:val="000000" w:themeColor="text1"/>
        </w:rPr>
        <w:t>produk</w:t>
      </w:r>
      <w:r w:rsidR="00AB39AE" w:rsidRPr="004F2AF7">
        <w:rPr>
          <w:color w:val="000000" w:themeColor="text1"/>
        </w:rPr>
        <w:t xml:space="preserve"> </w:t>
      </w:r>
      <w:r w:rsidR="007D7353" w:rsidRPr="004F2AF7">
        <w:rPr>
          <w:color w:val="000000" w:themeColor="text1"/>
        </w:rPr>
        <w:t xml:space="preserve">sesuai spesifikasi dan jadwal yang disepakati </w:t>
      </w:r>
      <w:r w:rsidR="007D7353" w:rsidRPr="004F2AF7">
        <w:rPr>
          <w:b/>
          <w:color w:val="000000" w:themeColor="text1"/>
        </w:rPr>
        <w:t>Para Pihak</w:t>
      </w:r>
      <w:r w:rsidR="0008012D" w:rsidRPr="004F2AF7">
        <w:rPr>
          <w:color w:val="000000" w:themeColor="text1"/>
        </w:rPr>
        <w:t>.</w:t>
      </w:r>
    </w:p>
    <w:p w14:paraId="1D8B263D" w14:textId="77777777" w:rsidR="00A812BE" w:rsidRPr="004F2AF7" w:rsidRDefault="00A812BE" w:rsidP="004F2AF7">
      <w:pPr>
        <w:pStyle w:val="Default"/>
        <w:numPr>
          <w:ilvl w:val="0"/>
          <w:numId w:val="25"/>
        </w:numPr>
        <w:spacing w:line="276" w:lineRule="auto"/>
        <w:ind w:left="567" w:hanging="567"/>
        <w:jc w:val="both"/>
        <w:rPr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>Pihak Pertama</w:t>
      </w:r>
      <w:r w:rsidRPr="004F2AF7">
        <w:rPr>
          <w:bCs/>
          <w:color w:val="000000" w:themeColor="text1"/>
        </w:rPr>
        <w:t xml:space="preserve"> </w:t>
      </w:r>
      <w:r w:rsidRPr="004F2AF7">
        <w:rPr>
          <w:color w:val="000000" w:themeColor="text1"/>
        </w:rPr>
        <w:t xml:space="preserve">tidak diperbolehkan mengalihkan pekerjaan kepada pihak lain tanpa sepengetahuan dan atau persetujuan tertulis dari </w:t>
      </w:r>
      <w:r w:rsidRPr="004F2AF7">
        <w:rPr>
          <w:b/>
          <w:bCs/>
          <w:color w:val="000000" w:themeColor="text1"/>
        </w:rPr>
        <w:t>Pihak Kedua</w:t>
      </w:r>
      <w:r w:rsidRPr="004F2AF7">
        <w:rPr>
          <w:color w:val="000000" w:themeColor="text1"/>
        </w:rPr>
        <w:t>.</w:t>
      </w:r>
    </w:p>
    <w:p w14:paraId="7E46C15B" w14:textId="77777777" w:rsidR="00A87434" w:rsidRPr="004F2AF7" w:rsidRDefault="00A87434" w:rsidP="004F2AF7">
      <w:pPr>
        <w:pStyle w:val="Default"/>
        <w:spacing w:line="276" w:lineRule="auto"/>
        <w:jc w:val="center"/>
        <w:rPr>
          <w:bCs/>
          <w:color w:val="000000" w:themeColor="text1"/>
        </w:rPr>
      </w:pPr>
    </w:p>
    <w:p w14:paraId="7B74C008" w14:textId="77777777" w:rsidR="00A812BE" w:rsidRPr="004F2AF7" w:rsidRDefault="00A812BE" w:rsidP="004F2AF7">
      <w:pPr>
        <w:pStyle w:val="Default"/>
        <w:spacing w:line="276" w:lineRule="auto"/>
        <w:jc w:val="center"/>
        <w:rPr>
          <w:color w:val="auto"/>
        </w:rPr>
      </w:pPr>
      <w:r w:rsidRPr="004F2AF7">
        <w:rPr>
          <w:b/>
          <w:bCs/>
          <w:color w:val="auto"/>
        </w:rPr>
        <w:t xml:space="preserve">Pasal </w:t>
      </w:r>
      <w:r w:rsidR="007A5FEB" w:rsidRPr="004F2AF7">
        <w:rPr>
          <w:b/>
          <w:bCs/>
          <w:color w:val="auto"/>
        </w:rPr>
        <w:t>5</w:t>
      </w:r>
    </w:p>
    <w:p w14:paraId="48F7FC66" w14:textId="77777777" w:rsidR="00A812BE" w:rsidRPr="004F2AF7" w:rsidRDefault="00A812BE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Kewajiban dan Hak Pihak Kedua</w:t>
      </w:r>
    </w:p>
    <w:p w14:paraId="6C9ABAE1" w14:textId="77777777" w:rsidR="00A812BE" w:rsidRPr="004F2AF7" w:rsidRDefault="00A812BE" w:rsidP="004F2AF7">
      <w:pPr>
        <w:pStyle w:val="Default"/>
        <w:numPr>
          <w:ilvl w:val="0"/>
          <w:numId w:val="11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/>
          <w:color w:val="000000" w:themeColor="text1"/>
        </w:rPr>
        <w:t>Pihak Kedua</w:t>
      </w:r>
      <w:r w:rsidR="00B02046" w:rsidRPr="004F2AF7">
        <w:rPr>
          <w:color w:val="000000" w:themeColor="text1"/>
        </w:rPr>
        <w:t xml:space="preserve"> </w:t>
      </w:r>
      <w:r w:rsidRPr="004F2AF7">
        <w:rPr>
          <w:color w:val="000000" w:themeColor="text1"/>
        </w:rPr>
        <w:t>wajib membayar tepat waktu sesuai perjanjian.</w:t>
      </w:r>
    </w:p>
    <w:p w14:paraId="0700442D" w14:textId="77777777" w:rsidR="008640AB" w:rsidRPr="004F2AF7" w:rsidRDefault="00836BC0" w:rsidP="004F2AF7">
      <w:pPr>
        <w:pStyle w:val="Default"/>
        <w:numPr>
          <w:ilvl w:val="0"/>
          <w:numId w:val="11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/>
          <w:color w:val="000000" w:themeColor="text1"/>
        </w:rPr>
        <w:t>Pihak Kedua</w:t>
      </w:r>
      <w:r w:rsidRPr="004F2AF7">
        <w:rPr>
          <w:color w:val="000000" w:themeColor="text1"/>
        </w:rPr>
        <w:t xml:space="preserve"> berhak menerima</w:t>
      </w:r>
      <w:r w:rsidR="00AB39AE" w:rsidRPr="004F2AF7">
        <w:rPr>
          <w:color w:val="000000" w:themeColor="text1"/>
        </w:rPr>
        <w:t xml:space="preserve"> </w:t>
      </w:r>
      <w:r w:rsidR="00E16BCC" w:rsidRPr="004F2AF7">
        <w:rPr>
          <w:color w:val="000000" w:themeColor="text1"/>
        </w:rPr>
        <w:t>produk</w:t>
      </w:r>
      <w:r w:rsidRPr="004F2AF7">
        <w:rPr>
          <w:color w:val="000000" w:themeColor="text1"/>
        </w:rPr>
        <w:t xml:space="preserve"> sesuai spesifikasi dan jadwal yang disepakati </w:t>
      </w:r>
      <w:r w:rsidRPr="004F2AF7">
        <w:rPr>
          <w:b/>
          <w:color w:val="000000" w:themeColor="text1"/>
        </w:rPr>
        <w:t>Para Pihak</w:t>
      </w:r>
      <w:r w:rsidRPr="004F2AF7">
        <w:rPr>
          <w:color w:val="000000" w:themeColor="text1"/>
        </w:rPr>
        <w:t>.</w:t>
      </w:r>
    </w:p>
    <w:p w14:paraId="30441E55" w14:textId="77777777" w:rsidR="00A812BE" w:rsidRPr="004F2AF7" w:rsidRDefault="00A812BE" w:rsidP="004F2AF7">
      <w:pPr>
        <w:pStyle w:val="Default"/>
        <w:numPr>
          <w:ilvl w:val="0"/>
          <w:numId w:val="11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Pihak Kedua</w:t>
      </w:r>
      <w:r w:rsidR="00BE3F10" w:rsidRPr="004F2AF7">
        <w:rPr>
          <w:bCs/>
          <w:color w:val="000000" w:themeColor="text1"/>
        </w:rPr>
        <w:t xml:space="preserve"> </w:t>
      </w:r>
      <w:r w:rsidRPr="004F2AF7">
        <w:rPr>
          <w:bCs/>
          <w:color w:val="000000" w:themeColor="text1"/>
        </w:rPr>
        <w:t xml:space="preserve">berhak atas garansi yang diberikan oleh </w:t>
      </w:r>
      <w:r w:rsidRPr="004F2AF7">
        <w:rPr>
          <w:b/>
          <w:bCs/>
          <w:color w:val="000000" w:themeColor="text1"/>
        </w:rPr>
        <w:t>Pihak</w:t>
      </w:r>
      <w:r w:rsidR="00836BC0" w:rsidRPr="004F2AF7">
        <w:rPr>
          <w:b/>
          <w:bCs/>
          <w:color w:val="000000" w:themeColor="text1"/>
        </w:rPr>
        <w:t xml:space="preserve"> </w:t>
      </w:r>
      <w:r w:rsidRPr="004F2AF7">
        <w:rPr>
          <w:b/>
          <w:bCs/>
          <w:color w:val="000000" w:themeColor="text1"/>
        </w:rPr>
        <w:t>Pertama</w:t>
      </w:r>
      <w:r w:rsidR="00245D5B" w:rsidRPr="004F2AF7">
        <w:rPr>
          <w:b/>
          <w:bCs/>
          <w:color w:val="000000" w:themeColor="text1"/>
        </w:rPr>
        <w:t>.</w:t>
      </w:r>
    </w:p>
    <w:p w14:paraId="404C6E42" w14:textId="77777777" w:rsidR="00A812BE" w:rsidRPr="004F2AF7" w:rsidRDefault="00A812BE" w:rsidP="004F2AF7">
      <w:pPr>
        <w:pStyle w:val="Default"/>
        <w:tabs>
          <w:tab w:val="left" w:pos="360"/>
        </w:tabs>
        <w:spacing w:line="276" w:lineRule="auto"/>
        <w:ind w:left="360"/>
        <w:jc w:val="both"/>
        <w:rPr>
          <w:bCs/>
          <w:color w:val="000000" w:themeColor="text1"/>
        </w:rPr>
      </w:pPr>
    </w:p>
    <w:p w14:paraId="4F2EA97A" w14:textId="77777777" w:rsidR="00A812BE" w:rsidRPr="004F2AF7" w:rsidRDefault="00A812BE" w:rsidP="004F2AF7">
      <w:pPr>
        <w:pStyle w:val="Default"/>
        <w:spacing w:line="276" w:lineRule="auto"/>
        <w:jc w:val="center"/>
        <w:rPr>
          <w:b/>
          <w:bCs/>
          <w:color w:val="auto"/>
        </w:rPr>
      </w:pPr>
      <w:r w:rsidRPr="004F2AF7">
        <w:rPr>
          <w:b/>
          <w:bCs/>
          <w:color w:val="auto"/>
        </w:rPr>
        <w:t xml:space="preserve">Pasal </w:t>
      </w:r>
      <w:r w:rsidR="007A5FEB" w:rsidRPr="004F2AF7">
        <w:rPr>
          <w:b/>
          <w:bCs/>
          <w:color w:val="auto"/>
        </w:rPr>
        <w:t>6</w:t>
      </w:r>
    </w:p>
    <w:p w14:paraId="4C287C72" w14:textId="77777777" w:rsidR="00A812BE" w:rsidRPr="004F2AF7" w:rsidRDefault="00A812BE" w:rsidP="004F2AF7">
      <w:pPr>
        <w:pStyle w:val="Default"/>
        <w:spacing w:line="276" w:lineRule="auto"/>
        <w:jc w:val="center"/>
        <w:rPr>
          <w:b/>
          <w:bCs/>
          <w:color w:val="auto"/>
        </w:rPr>
      </w:pPr>
      <w:r w:rsidRPr="004F2AF7">
        <w:rPr>
          <w:b/>
          <w:bCs/>
          <w:color w:val="auto"/>
        </w:rPr>
        <w:t>Tata Cara Pembayaran</w:t>
      </w:r>
    </w:p>
    <w:p w14:paraId="483AF40F" w14:textId="77777777" w:rsidR="00A812BE" w:rsidRPr="004F2AF7" w:rsidRDefault="001703D8" w:rsidP="004F2AF7">
      <w:pPr>
        <w:pStyle w:val="Default"/>
        <w:numPr>
          <w:ilvl w:val="0"/>
          <w:numId w:val="5"/>
        </w:numPr>
        <w:spacing w:line="276" w:lineRule="auto"/>
        <w:ind w:left="567" w:hanging="567"/>
        <w:jc w:val="both"/>
        <w:rPr>
          <w:color w:val="000000" w:themeColor="text1"/>
        </w:rPr>
      </w:pPr>
      <w:r w:rsidRPr="004F2AF7">
        <w:rPr>
          <w:color w:val="000000" w:themeColor="text1"/>
        </w:rPr>
        <w:t>Pem</w:t>
      </w:r>
      <w:r w:rsidR="00A812BE" w:rsidRPr="004F2AF7">
        <w:rPr>
          <w:color w:val="000000" w:themeColor="text1"/>
        </w:rPr>
        <w:t>bayar</w:t>
      </w:r>
      <w:r w:rsidR="00836BC0" w:rsidRPr="004F2AF7">
        <w:rPr>
          <w:color w:val="000000" w:themeColor="text1"/>
        </w:rPr>
        <w:t>an</w:t>
      </w:r>
      <w:r w:rsidR="00A812BE" w:rsidRPr="004F2AF7">
        <w:rPr>
          <w:color w:val="000000" w:themeColor="text1"/>
        </w:rPr>
        <w:t xml:space="preserve"> </w:t>
      </w:r>
      <w:r w:rsidR="00225337" w:rsidRPr="004F2AF7">
        <w:rPr>
          <w:b/>
          <w:color w:val="000000" w:themeColor="text1"/>
        </w:rPr>
        <w:t>Pihak Kedua</w:t>
      </w:r>
      <w:r w:rsidR="00225337" w:rsidRPr="004F2AF7">
        <w:rPr>
          <w:color w:val="000000" w:themeColor="text1"/>
        </w:rPr>
        <w:t xml:space="preserve"> kepada </w:t>
      </w:r>
      <w:r w:rsidR="00225337" w:rsidRPr="004F2AF7">
        <w:rPr>
          <w:b/>
          <w:color w:val="000000" w:themeColor="text1"/>
        </w:rPr>
        <w:t>Pihak Pertama</w:t>
      </w:r>
      <w:r w:rsidR="00225337" w:rsidRPr="004F2AF7">
        <w:rPr>
          <w:color w:val="000000" w:themeColor="text1"/>
        </w:rPr>
        <w:t xml:space="preserve"> dila</w:t>
      </w:r>
      <w:r w:rsidRPr="004F2AF7">
        <w:rPr>
          <w:color w:val="000000" w:themeColor="text1"/>
        </w:rPr>
        <w:t>kukan dengan cara transfer bank ke nomor rekening:</w:t>
      </w:r>
    </w:p>
    <w:p w14:paraId="18B1CAB4" w14:textId="77777777" w:rsidR="001703D8" w:rsidRPr="004F2AF7" w:rsidRDefault="001703D8" w:rsidP="004F2AF7">
      <w:pPr>
        <w:pStyle w:val="Default"/>
        <w:numPr>
          <w:ilvl w:val="0"/>
          <w:numId w:val="4"/>
        </w:numPr>
        <w:spacing w:line="276" w:lineRule="auto"/>
        <w:ind w:left="993" w:hanging="426"/>
        <w:jc w:val="both"/>
        <w:rPr>
          <w:color w:val="000000" w:themeColor="text1"/>
        </w:rPr>
      </w:pPr>
      <w:r w:rsidRPr="004F2AF7">
        <w:rPr>
          <w:color w:val="000000" w:themeColor="text1"/>
        </w:rPr>
        <w:t>Nomor rekening</w:t>
      </w:r>
      <w:r w:rsidRPr="004F2AF7">
        <w:rPr>
          <w:color w:val="000000" w:themeColor="text1"/>
        </w:rPr>
        <w:tab/>
        <w:t xml:space="preserve">: </w:t>
      </w:r>
      <w:del w:id="289" w:author="SMC" w:date="2024-11-04T13:13:00Z">
        <w:r w:rsidR="00C92606" w:rsidDel="00AF5C1C">
          <w:rPr>
            <w:color w:val="000000" w:themeColor="text1"/>
            <w:lang w:val="en-US"/>
          </w:rPr>
          <w:delText>………………….</w:delText>
        </w:r>
      </w:del>
      <w:ins w:id="290" w:author="SMC" w:date="2024-11-04T13:13:00Z">
        <w:r w:rsidR="00AF5C1C">
          <w:rPr>
            <w:color w:val="000000" w:themeColor="text1"/>
            <w:lang w:val="en-US"/>
          </w:rPr>
          <w:t>0094956699</w:t>
        </w:r>
      </w:ins>
    </w:p>
    <w:p w14:paraId="77BA1A67" w14:textId="77777777" w:rsidR="001703D8" w:rsidRPr="004F2AF7" w:rsidRDefault="001703D8" w:rsidP="004F2AF7">
      <w:pPr>
        <w:pStyle w:val="Default"/>
        <w:numPr>
          <w:ilvl w:val="0"/>
          <w:numId w:val="4"/>
        </w:numPr>
        <w:spacing w:line="276" w:lineRule="auto"/>
        <w:ind w:left="993" w:hanging="426"/>
        <w:jc w:val="both"/>
        <w:rPr>
          <w:color w:val="000000" w:themeColor="text1"/>
        </w:rPr>
      </w:pPr>
      <w:r w:rsidRPr="004F2AF7">
        <w:rPr>
          <w:color w:val="000000" w:themeColor="text1"/>
        </w:rPr>
        <w:t>Atas nama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ins w:id="291" w:author="SMC" w:date="2024-11-04T13:12:00Z">
        <w:r w:rsidR="00AF5C1C">
          <w:rPr>
            <w:color w:val="000000" w:themeColor="text1"/>
            <w:lang w:val="en-US"/>
          </w:rPr>
          <w:t xml:space="preserve">PT. </w:t>
        </w:r>
        <w:proofErr w:type="spellStart"/>
        <w:r w:rsidR="00AF5C1C">
          <w:rPr>
            <w:color w:val="000000" w:themeColor="text1"/>
            <w:lang w:val="en-US"/>
          </w:rPr>
          <w:t>Sinergi</w:t>
        </w:r>
        <w:proofErr w:type="spellEnd"/>
        <w:r w:rsidR="00AF5C1C">
          <w:rPr>
            <w:color w:val="000000" w:themeColor="text1"/>
            <w:lang w:val="en-US"/>
          </w:rPr>
          <w:t xml:space="preserve"> Multi </w:t>
        </w:r>
        <w:proofErr w:type="spellStart"/>
        <w:r w:rsidR="00AF5C1C">
          <w:rPr>
            <w:color w:val="000000" w:themeColor="text1"/>
            <w:lang w:val="en-US"/>
          </w:rPr>
          <w:t>Citramas</w:t>
        </w:r>
      </w:ins>
      <w:proofErr w:type="spellEnd"/>
      <w:del w:id="292" w:author="SMC" w:date="2024-11-04T13:12:00Z">
        <w:r w:rsidR="00C92606" w:rsidDel="00AF5C1C">
          <w:rPr>
            <w:color w:val="000000" w:themeColor="text1"/>
            <w:lang w:val="en-US"/>
          </w:rPr>
          <w:delText>………………….</w:delText>
        </w:r>
      </w:del>
    </w:p>
    <w:p w14:paraId="3993D868" w14:textId="77777777" w:rsidR="001703D8" w:rsidRPr="00AF5C1C" w:rsidDel="00AF5C1C" w:rsidRDefault="001703D8" w:rsidP="004F2AF7">
      <w:pPr>
        <w:pStyle w:val="Default"/>
        <w:numPr>
          <w:ilvl w:val="0"/>
          <w:numId w:val="4"/>
        </w:numPr>
        <w:spacing w:line="276" w:lineRule="auto"/>
        <w:ind w:left="993" w:hanging="426"/>
        <w:jc w:val="both"/>
        <w:rPr>
          <w:del w:id="293" w:author="SMC" w:date="2024-11-04T13:13:00Z"/>
          <w:color w:val="000000" w:themeColor="text1"/>
          <w:rPrChange w:id="294" w:author="SMC" w:date="2024-11-04T13:13:00Z">
            <w:rPr>
              <w:del w:id="295" w:author="SMC" w:date="2024-11-04T13:13:00Z"/>
              <w:color w:val="000000" w:themeColor="text1"/>
              <w:lang w:val="en-US"/>
            </w:rPr>
          </w:rPrChange>
        </w:rPr>
      </w:pPr>
      <w:r w:rsidRPr="004F2AF7">
        <w:rPr>
          <w:color w:val="000000" w:themeColor="text1"/>
        </w:rPr>
        <w:t>Nama Bank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del w:id="296" w:author="SMC" w:date="2024-11-04T13:13:00Z">
        <w:r w:rsidR="00C92606" w:rsidDel="00AF5C1C">
          <w:rPr>
            <w:color w:val="000000" w:themeColor="text1"/>
            <w:lang w:val="en-US"/>
          </w:rPr>
          <w:delText>………………….</w:delText>
        </w:r>
      </w:del>
      <w:ins w:id="297" w:author="SMC" w:date="2024-11-04T13:13:00Z">
        <w:r w:rsidR="00AF5C1C" w:rsidRPr="00AF5C1C">
          <w:rPr>
            <w:color w:val="000000" w:themeColor="text1"/>
            <w:lang w:val="en-US"/>
          </w:rPr>
          <w:t xml:space="preserve"> </w:t>
        </w:r>
        <w:r w:rsidR="00AF5C1C">
          <w:rPr>
            <w:color w:val="000000" w:themeColor="text1"/>
            <w:lang w:val="en-US"/>
          </w:rPr>
          <w:t>Bank Central Asia</w:t>
        </w:r>
      </w:ins>
    </w:p>
    <w:p w14:paraId="77E1D256" w14:textId="77777777" w:rsidR="00AF5C1C" w:rsidRPr="004F2AF7" w:rsidRDefault="00AF5C1C" w:rsidP="004F2AF7">
      <w:pPr>
        <w:pStyle w:val="Default"/>
        <w:numPr>
          <w:ilvl w:val="0"/>
          <w:numId w:val="4"/>
        </w:numPr>
        <w:spacing w:line="276" w:lineRule="auto"/>
        <w:ind w:left="993" w:hanging="426"/>
        <w:jc w:val="both"/>
        <w:rPr>
          <w:ins w:id="298" w:author="SMC" w:date="2024-11-04T13:13:00Z"/>
          <w:color w:val="000000" w:themeColor="text1"/>
        </w:rPr>
      </w:pPr>
    </w:p>
    <w:p w14:paraId="2D4F352A" w14:textId="77777777" w:rsidR="00F33B45" w:rsidRPr="004F2AF7" w:rsidRDefault="001703D8" w:rsidP="004F2AF7">
      <w:pPr>
        <w:pStyle w:val="Default"/>
        <w:numPr>
          <w:ilvl w:val="0"/>
          <w:numId w:val="4"/>
        </w:numPr>
        <w:spacing w:line="276" w:lineRule="auto"/>
        <w:ind w:left="993" w:hanging="426"/>
        <w:jc w:val="both"/>
        <w:rPr>
          <w:b/>
          <w:color w:val="000000" w:themeColor="text1"/>
        </w:rPr>
      </w:pPr>
      <w:r w:rsidRPr="004F2AF7">
        <w:rPr>
          <w:color w:val="000000" w:themeColor="text1"/>
        </w:rPr>
        <w:t>Alamat bank</w:t>
      </w:r>
      <w:r w:rsidRPr="004F2AF7">
        <w:rPr>
          <w:color w:val="000000" w:themeColor="text1"/>
        </w:rPr>
        <w:tab/>
        <w:t>:</w:t>
      </w:r>
      <w:r w:rsidR="00AD3B24" w:rsidRPr="004F2AF7">
        <w:rPr>
          <w:color w:val="000000" w:themeColor="text1"/>
        </w:rPr>
        <w:t xml:space="preserve"> </w:t>
      </w:r>
      <w:ins w:id="299" w:author="SMC" w:date="2024-11-04T13:13:00Z">
        <w:r w:rsidR="00AF5C1C">
          <w:rPr>
            <w:color w:val="000000" w:themeColor="text1"/>
            <w:lang w:val="en-US"/>
          </w:rPr>
          <w:t>JL. Pemuda No. 90 – 92 Semarang 50133</w:t>
        </w:r>
      </w:ins>
      <w:del w:id="300" w:author="SMC" w:date="2024-11-04T13:13:00Z">
        <w:r w:rsidR="00C92606" w:rsidDel="00AF5C1C">
          <w:rPr>
            <w:color w:val="000000" w:themeColor="text1"/>
            <w:lang w:val="en-US"/>
          </w:rPr>
          <w:delText>………………….</w:delText>
        </w:r>
      </w:del>
    </w:p>
    <w:p w14:paraId="52B752EA" w14:textId="77777777" w:rsidR="00E16BCC" w:rsidRPr="004F2AF7" w:rsidRDefault="0003139A" w:rsidP="004F2AF7">
      <w:pPr>
        <w:pStyle w:val="Default"/>
        <w:numPr>
          <w:ilvl w:val="0"/>
          <w:numId w:val="5"/>
        </w:numPr>
        <w:spacing w:line="276" w:lineRule="auto"/>
        <w:ind w:left="567" w:hanging="567"/>
        <w:jc w:val="both"/>
        <w:rPr>
          <w:b/>
          <w:color w:val="000000" w:themeColor="text1"/>
        </w:rPr>
      </w:pPr>
      <w:r w:rsidRPr="004F2AF7">
        <w:rPr>
          <w:color w:val="000000" w:themeColor="text1"/>
        </w:rPr>
        <w:t>Pembayaran sebesar</w:t>
      </w:r>
      <w:r w:rsidR="00C4481B" w:rsidRPr="004F2AF7">
        <w:rPr>
          <w:color w:val="000000" w:themeColor="text1"/>
        </w:rPr>
        <w:t xml:space="preserve"> </w:t>
      </w:r>
      <w:r w:rsidRPr="004F2AF7">
        <w:rPr>
          <w:color w:val="000000" w:themeColor="text1"/>
        </w:rPr>
        <w:t>100</w:t>
      </w:r>
      <w:r w:rsidR="00C4481B" w:rsidRPr="004F2AF7">
        <w:rPr>
          <w:color w:val="000000" w:themeColor="text1"/>
        </w:rPr>
        <w:t xml:space="preserve">% dari </w:t>
      </w:r>
      <w:r w:rsidR="00E16BCC" w:rsidRPr="004F2AF7">
        <w:rPr>
          <w:color w:val="000000" w:themeColor="text1"/>
        </w:rPr>
        <w:t xml:space="preserve">total </w:t>
      </w:r>
      <w:r w:rsidR="00C4481B" w:rsidRPr="004F2AF7">
        <w:rPr>
          <w:color w:val="000000" w:themeColor="text1"/>
        </w:rPr>
        <w:t xml:space="preserve">harga </w:t>
      </w:r>
      <w:r w:rsidR="00E16BCC" w:rsidRPr="004F2AF7">
        <w:rPr>
          <w:color w:val="000000" w:themeColor="text1"/>
        </w:rPr>
        <w:t>produk. Pembayaran</w:t>
      </w:r>
      <w:r w:rsidR="00D124E1" w:rsidRPr="004F2AF7">
        <w:rPr>
          <w:color w:val="000000" w:themeColor="text1"/>
        </w:rPr>
        <w:t xml:space="preserve"> </w:t>
      </w:r>
      <w:r w:rsidR="00C4481B" w:rsidRPr="004F2AF7">
        <w:rPr>
          <w:color w:val="000000" w:themeColor="text1"/>
        </w:rPr>
        <w:t>dilakukan</w:t>
      </w:r>
      <w:r w:rsidR="009644E5" w:rsidRPr="004F2AF7">
        <w:rPr>
          <w:color w:val="000000" w:themeColor="text1"/>
        </w:rPr>
        <w:t xml:space="preserve"> 30</w:t>
      </w:r>
      <w:r w:rsidR="00C4481B" w:rsidRPr="004F2AF7">
        <w:rPr>
          <w:color w:val="000000" w:themeColor="text1"/>
        </w:rPr>
        <w:t xml:space="preserve"> </w:t>
      </w:r>
      <w:r w:rsidR="009644E5" w:rsidRPr="004F2AF7">
        <w:rPr>
          <w:color w:val="000000" w:themeColor="text1"/>
        </w:rPr>
        <w:t>(</w:t>
      </w:r>
      <w:r w:rsidR="00C4481B" w:rsidRPr="004F2AF7">
        <w:rPr>
          <w:color w:val="000000" w:themeColor="text1"/>
        </w:rPr>
        <w:t>tiga puluh</w:t>
      </w:r>
      <w:r w:rsidR="009644E5" w:rsidRPr="004F2AF7">
        <w:rPr>
          <w:color w:val="000000" w:themeColor="text1"/>
        </w:rPr>
        <w:t>)</w:t>
      </w:r>
      <w:r w:rsidR="00C4481B" w:rsidRPr="004F2AF7">
        <w:rPr>
          <w:color w:val="000000" w:themeColor="text1"/>
        </w:rPr>
        <w:t xml:space="preserve"> hari setelah diterimanya Invoice </w:t>
      </w:r>
      <w:r w:rsidR="00FD7661" w:rsidRPr="004F2AF7">
        <w:rPr>
          <w:color w:val="000000" w:themeColor="text1"/>
        </w:rPr>
        <w:t xml:space="preserve">yang dilampirkan dengan bukti nota pengiriman barang </w:t>
      </w:r>
      <w:r w:rsidR="00C4481B" w:rsidRPr="004F2AF7">
        <w:rPr>
          <w:color w:val="000000" w:themeColor="text1"/>
        </w:rPr>
        <w:t xml:space="preserve">dari </w:t>
      </w:r>
      <w:r w:rsidR="00C4481B" w:rsidRPr="004F2AF7">
        <w:rPr>
          <w:b/>
          <w:color w:val="000000" w:themeColor="text1"/>
        </w:rPr>
        <w:t>Pihak Pertama</w:t>
      </w:r>
      <w:r w:rsidR="00C4481B" w:rsidRPr="004F2AF7">
        <w:rPr>
          <w:color w:val="000000" w:themeColor="text1"/>
        </w:rPr>
        <w:t xml:space="preserve"> kepada </w:t>
      </w:r>
      <w:r w:rsidR="00C4481B" w:rsidRPr="004F2AF7">
        <w:rPr>
          <w:b/>
          <w:color w:val="000000" w:themeColor="text1"/>
        </w:rPr>
        <w:t>Pihak Kedua</w:t>
      </w:r>
      <w:r w:rsidR="00225337" w:rsidRPr="004F2AF7">
        <w:rPr>
          <w:bCs/>
          <w:iCs/>
        </w:rPr>
        <w:t>.</w:t>
      </w:r>
    </w:p>
    <w:p w14:paraId="5DF4BFDC" w14:textId="77777777" w:rsidR="00D124E1" w:rsidRPr="004F2AF7" w:rsidRDefault="00D124E1" w:rsidP="004F2AF7">
      <w:pPr>
        <w:pStyle w:val="Default"/>
        <w:numPr>
          <w:ilvl w:val="0"/>
          <w:numId w:val="5"/>
        </w:numPr>
        <w:spacing w:line="276" w:lineRule="auto"/>
        <w:ind w:left="567" w:hanging="567"/>
        <w:jc w:val="both"/>
        <w:rPr>
          <w:b/>
          <w:color w:val="000000" w:themeColor="text1"/>
        </w:rPr>
      </w:pPr>
      <w:r w:rsidRPr="004F2AF7">
        <w:rPr>
          <w:bCs/>
          <w:iCs/>
        </w:rPr>
        <w:t xml:space="preserve">Invoice </w:t>
      </w:r>
      <w:r w:rsidR="00364052" w:rsidRPr="004F2AF7">
        <w:rPr>
          <w:bCs/>
          <w:iCs/>
        </w:rPr>
        <w:t>diterima</w:t>
      </w:r>
      <w:r w:rsidRPr="004F2AF7">
        <w:rPr>
          <w:bCs/>
          <w:iCs/>
        </w:rPr>
        <w:t xml:space="preserve"> </w:t>
      </w:r>
      <w:r w:rsidRPr="004F2AF7">
        <w:rPr>
          <w:b/>
          <w:bCs/>
          <w:iCs/>
        </w:rPr>
        <w:t xml:space="preserve">Pihak </w:t>
      </w:r>
      <w:r w:rsidR="00364052" w:rsidRPr="004F2AF7">
        <w:rPr>
          <w:b/>
          <w:bCs/>
          <w:iCs/>
        </w:rPr>
        <w:t>Kedua</w:t>
      </w:r>
      <w:r w:rsidRPr="004F2AF7">
        <w:rPr>
          <w:bCs/>
          <w:iCs/>
        </w:rPr>
        <w:t xml:space="preserve"> </w:t>
      </w:r>
      <w:r w:rsidR="00364052" w:rsidRPr="004F2AF7">
        <w:rPr>
          <w:bCs/>
          <w:iCs/>
        </w:rPr>
        <w:t>dari</w:t>
      </w:r>
      <w:r w:rsidRPr="004F2AF7">
        <w:rPr>
          <w:bCs/>
          <w:iCs/>
        </w:rPr>
        <w:t xml:space="preserve"> </w:t>
      </w:r>
      <w:r w:rsidRPr="004F2AF7">
        <w:rPr>
          <w:b/>
          <w:bCs/>
          <w:iCs/>
        </w:rPr>
        <w:t xml:space="preserve">Pihak </w:t>
      </w:r>
      <w:r w:rsidR="00364052" w:rsidRPr="004F2AF7">
        <w:rPr>
          <w:b/>
          <w:bCs/>
          <w:iCs/>
        </w:rPr>
        <w:t>Pertama</w:t>
      </w:r>
      <w:r w:rsidRPr="004F2AF7">
        <w:rPr>
          <w:bCs/>
          <w:iCs/>
        </w:rPr>
        <w:t xml:space="preserve"> bersamaan dengan </w:t>
      </w:r>
      <w:r w:rsidR="00364052" w:rsidRPr="004F2AF7">
        <w:rPr>
          <w:bCs/>
          <w:iCs/>
        </w:rPr>
        <w:t>kedatangan</w:t>
      </w:r>
      <w:r w:rsidRPr="004F2AF7">
        <w:rPr>
          <w:bCs/>
          <w:iCs/>
        </w:rPr>
        <w:t xml:space="preserve"> barang.</w:t>
      </w:r>
    </w:p>
    <w:p w14:paraId="1171477F" w14:textId="77777777" w:rsidR="00E16BCC" w:rsidRPr="004F2AF7" w:rsidRDefault="00E16BCC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</w:p>
    <w:p w14:paraId="41D08E2E" w14:textId="77777777" w:rsidR="00176442" w:rsidRPr="004F2AF7" w:rsidRDefault="00176442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Pasal </w:t>
      </w:r>
      <w:r w:rsidR="007A5FEB" w:rsidRPr="004F2AF7">
        <w:rPr>
          <w:b/>
          <w:bCs/>
          <w:color w:val="000000" w:themeColor="text1"/>
        </w:rPr>
        <w:t>7</w:t>
      </w:r>
    </w:p>
    <w:p w14:paraId="78EB59A4" w14:textId="77777777" w:rsidR="00176442" w:rsidRPr="004F2AF7" w:rsidRDefault="00B907C6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Waktu Perjanjian</w:t>
      </w:r>
    </w:p>
    <w:p w14:paraId="77DAEE19" w14:textId="77777777" w:rsidR="00B72D69" w:rsidRPr="0014355F" w:rsidRDefault="00116A55" w:rsidP="004F2AF7">
      <w:pPr>
        <w:pStyle w:val="ListParagraph"/>
        <w:numPr>
          <w:ilvl w:val="0"/>
          <w:numId w:val="23"/>
        </w:numPr>
        <w:spacing w:line="276" w:lineRule="auto"/>
        <w:ind w:left="567" w:hanging="567"/>
        <w:jc w:val="both"/>
        <w:rPr>
          <w:rFonts w:eastAsiaTheme="minorEastAsia" w:cs="Times New Roman"/>
          <w:color w:val="000000"/>
          <w:kern w:val="0"/>
          <w:lang w:val="id-ID" w:eastAsia="id-ID" w:bidi="ar-SA"/>
        </w:rPr>
      </w:pPr>
      <w:r w:rsidRPr="0014355F">
        <w:rPr>
          <w:rFonts w:eastAsiaTheme="minorEastAsia" w:cs="Times New Roman"/>
          <w:color w:val="000000"/>
          <w:kern w:val="0"/>
          <w:lang w:val="id-ID" w:eastAsia="id-ID" w:bidi="ar-SA"/>
          <w:rPrChange w:id="301" w:author="User" w:date="2024-11-06T15:55:00Z">
            <w:rPr>
              <w:rFonts w:asciiTheme="minorHAnsi" w:eastAsiaTheme="minorEastAsia" w:hAnsiTheme="minorHAnsi" w:cs="Times New Roman"/>
              <w:color w:val="000000"/>
              <w:kern w:val="0"/>
              <w:sz w:val="22"/>
              <w:szCs w:val="22"/>
              <w:lang w:val="id-ID" w:eastAsia="id-ID" w:bidi="ar-SA"/>
            </w:rPr>
          </w:rPrChange>
        </w:rPr>
        <w:t xml:space="preserve">Perjanjian ini berlaku selama satu (1) tahun sejak tanggal </w:t>
      </w:r>
      <w:r w:rsidR="00A713E3" w:rsidRPr="0014355F">
        <w:rPr>
          <w:rFonts w:eastAsiaTheme="minorEastAsia" w:cs="Times New Roman"/>
          <w:color w:val="000000"/>
          <w:kern w:val="0"/>
          <w:lang w:val="en-US" w:eastAsia="id-ID" w:bidi="ar-SA"/>
          <w:rPrChange w:id="302" w:author="User" w:date="2024-11-06T15:55:00Z">
            <w:rPr>
              <w:rFonts w:asciiTheme="minorHAnsi" w:eastAsiaTheme="minorEastAsia" w:hAnsiTheme="minorHAnsi" w:cs="Times New Roman"/>
              <w:color w:val="000000"/>
              <w:kern w:val="0"/>
              <w:sz w:val="22"/>
              <w:szCs w:val="22"/>
              <w:lang w:val="en-US" w:eastAsia="id-ID" w:bidi="ar-SA"/>
            </w:rPr>
          </w:rPrChange>
        </w:rPr>
        <w:t xml:space="preserve">01 Agustus 2024 </w:t>
      </w:r>
      <w:r w:rsidR="00E16BCC" w:rsidRPr="0014355F">
        <w:rPr>
          <w:rFonts w:eastAsiaTheme="minorEastAsia" w:cs="Times New Roman"/>
          <w:color w:val="000000"/>
          <w:kern w:val="0"/>
          <w:lang w:val="id-ID" w:eastAsia="id-ID" w:bidi="ar-SA"/>
          <w:rPrChange w:id="303" w:author="User" w:date="2024-11-06T15:55:00Z">
            <w:rPr>
              <w:rFonts w:asciiTheme="minorHAnsi" w:eastAsiaTheme="minorEastAsia" w:hAnsiTheme="minorHAnsi" w:cs="Times New Roman"/>
              <w:color w:val="000000"/>
              <w:kern w:val="0"/>
              <w:sz w:val="22"/>
              <w:szCs w:val="22"/>
              <w:lang w:val="id-ID" w:eastAsia="id-ID" w:bidi="ar-SA"/>
            </w:rPr>
          </w:rPrChange>
        </w:rPr>
        <w:t xml:space="preserve">sampai dengan tanggal </w:t>
      </w:r>
      <w:r w:rsidR="00A713E3" w:rsidRPr="0014355F">
        <w:rPr>
          <w:rFonts w:eastAsiaTheme="minorEastAsia" w:cs="Times New Roman"/>
          <w:color w:val="000000"/>
          <w:kern w:val="0"/>
          <w:lang w:val="en-US" w:eastAsia="id-ID" w:bidi="ar-SA"/>
          <w:rPrChange w:id="304" w:author="User" w:date="2024-11-06T15:55:00Z">
            <w:rPr>
              <w:rFonts w:asciiTheme="minorHAnsi" w:eastAsiaTheme="minorEastAsia" w:hAnsiTheme="minorHAnsi" w:cs="Times New Roman"/>
              <w:color w:val="000000"/>
              <w:kern w:val="0"/>
              <w:sz w:val="22"/>
              <w:szCs w:val="22"/>
              <w:lang w:val="en-US" w:eastAsia="id-ID" w:bidi="ar-SA"/>
            </w:rPr>
          </w:rPrChange>
        </w:rPr>
        <w:t>31 Juli 20</w:t>
      </w:r>
      <w:del w:id="305" w:author="SMC" w:date="2024-11-06T15:29:00Z">
        <w:r w:rsidR="00A713E3" w:rsidRPr="0014355F" w:rsidDel="00EC28C6">
          <w:rPr>
            <w:rFonts w:eastAsiaTheme="minorEastAsia" w:cs="Times New Roman"/>
            <w:color w:val="000000"/>
            <w:kern w:val="0"/>
            <w:lang w:val="en-US" w:eastAsia="id-ID" w:bidi="ar-SA"/>
            <w:rPrChange w:id="306" w:author="User" w:date="2024-11-06T15:55:00Z">
              <w:rPr>
                <w:rFonts w:asciiTheme="minorHAnsi" w:eastAsiaTheme="minorEastAsia" w:hAnsiTheme="minorHAnsi" w:cs="Times New Roman"/>
                <w:color w:val="000000"/>
                <w:kern w:val="0"/>
                <w:sz w:val="22"/>
                <w:szCs w:val="22"/>
                <w:lang w:val="en-US" w:eastAsia="id-ID" w:bidi="ar-SA"/>
              </w:rPr>
            </w:rPrChange>
          </w:rPr>
          <w:delText>24.</w:delText>
        </w:r>
      </w:del>
      <w:ins w:id="307" w:author="SMC" w:date="2024-11-06T15:30:00Z">
        <w:r w:rsidR="00EC28C6" w:rsidRPr="0014355F">
          <w:rPr>
            <w:rFonts w:eastAsiaTheme="minorEastAsia" w:cs="Times New Roman"/>
            <w:color w:val="000000"/>
            <w:kern w:val="0"/>
            <w:lang w:val="en-US" w:eastAsia="id-ID" w:bidi="ar-SA"/>
            <w:rPrChange w:id="308" w:author="User" w:date="2024-11-06T15:55:00Z">
              <w:rPr>
                <w:rFonts w:eastAsiaTheme="minorEastAsia" w:cs="Times New Roman"/>
                <w:color w:val="000000"/>
                <w:kern w:val="0"/>
                <w:highlight w:val="yellow"/>
                <w:lang w:val="en-US" w:eastAsia="id-ID" w:bidi="ar-SA"/>
              </w:rPr>
            </w:rPrChange>
          </w:rPr>
          <w:t>25</w:t>
        </w:r>
      </w:ins>
    </w:p>
    <w:p w14:paraId="24ED294C" w14:textId="77777777" w:rsidR="00B72D69" w:rsidRDefault="00B72D69" w:rsidP="00BB5D96">
      <w:pPr>
        <w:pStyle w:val="ListParagraph"/>
        <w:numPr>
          <w:ilvl w:val="0"/>
          <w:numId w:val="23"/>
        </w:numPr>
        <w:spacing w:line="276" w:lineRule="auto"/>
        <w:ind w:left="567" w:hanging="567"/>
        <w:jc w:val="both"/>
        <w:rPr>
          <w:rFonts w:cs="Times New Roman"/>
          <w:color w:val="000000"/>
          <w:lang w:val="id-ID" w:eastAsia="id-ID" w:bidi="ar-SA"/>
        </w:rPr>
      </w:pPr>
      <w:r w:rsidRPr="00BB5D96">
        <w:rPr>
          <w:rFonts w:cs="Times New Roman"/>
          <w:color w:val="000000"/>
          <w:lang w:val="id-ID" w:eastAsia="id-ID" w:bidi="ar-SA"/>
        </w:rPr>
        <w:t>Perjanjian ini dapat diperpanjang secara otomatis untuk satu (1) tahun berikutnya kecuali ada pemberitahuan dari salah satu pihak secara tertulis untuk mengakhiri atau merubah perjanjian  ini 3 (tiga) bulan sebelum berakhirnya masa 1 (satu) tahun Perjanjian ini atau masa perpanjangannya.</w:t>
      </w:r>
    </w:p>
    <w:p w14:paraId="395617F6" w14:textId="77777777" w:rsidR="0084356D" w:rsidRPr="004F2AF7" w:rsidRDefault="0084356D" w:rsidP="00BB5D96">
      <w:pPr>
        <w:pStyle w:val="ListParagraph"/>
        <w:spacing w:line="276" w:lineRule="auto"/>
        <w:ind w:left="567"/>
        <w:jc w:val="both"/>
        <w:rPr>
          <w:lang w:val="id-ID" w:eastAsia="id-ID" w:bidi="ar-SA"/>
        </w:rPr>
      </w:pPr>
    </w:p>
    <w:p w14:paraId="36E1F98E" w14:textId="77777777" w:rsidR="00D124E1" w:rsidRPr="004F2AF7" w:rsidRDefault="00D124E1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Pasal 8</w:t>
      </w:r>
    </w:p>
    <w:p w14:paraId="162F977A" w14:textId="77777777" w:rsidR="00D124E1" w:rsidRPr="004F2AF7" w:rsidRDefault="00D124E1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Force Majeure</w:t>
      </w:r>
    </w:p>
    <w:p w14:paraId="3AD2E376" w14:textId="77777777" w:rsidR="00AF2584" w:rsidRPr="004F2AF7" w:rsidRDefault="00AF2584" w:rsidP="004F2AF7">
      <w:pPr>
        <w:pStyle w:val="NormalWeb"/>
        <w:numPr>
          <w:ilvl w:val="0"/>
          <w:numId w:val="32"/>
        </w:numPr>
        <w:spacing w:before="0" w:after="0" w:line="276" w:lineRule="auto"/>
        <w:ind w:left="567" w:hanging="567"/>
        <w:jc w:val="both"/>
        <w:rPr>
          <w:lang w:val="en-US"/>
        </w:rPr>
      </w:pPr>
      <w:r w:rsidRPr="004F2AF7">
        <w:rPr>
          <w:b/>
          <w:bCs/>
          <w:color w:val="000000" w:themeColor="text1"/>
        </w:rPr>
        <w:t>Para Pihak</w:t>
      </w:r>
      <w:r w:rsidRPr="004F2AF7">
        <w:rPr>
          <w:bCs/>
          <w:color w:val="000000" w:themeColor="text1"/>
        </w:rPr>
        <w:t xml:space="preserve"> </w:t>
      </w:r>
      <w:proofErr w:type="spellStart"/>
      <w:r w:rsidRPr="004F2AF7">
        <w:rPr>
          <w:lang w:val="en-US"/>
        </w:rPr>
        <w:t>tidak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bertanggung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jawab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atas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segala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kerugian</w:t>
      </w:r>
      <w:proofErr w:type="spellEnd"/>
      <w:r w:rsidRPr="004F2AF7">
        <w:rPr>
          <w:lang w:val="en-US"/>
        </w:rPr>
        <w:t xml:space="preserve"> yang </w:t>
      </w:r>
      <w:proofErr w:type="spellStart"/>
      <w:r w:rsidRPr="004F2AF7">
        <w:rPr>
          <w:lang w:val="en-US"/>
        </w:rPr>
        <w:t>timbul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diakibatkan</w:t>
      </w:r>
      <w:proofErr w:type="spellEnd"/>
      <w:r w:rsidRPr="004F2AF7">
        <w:rPr>
          <w:lang w:val="en-US"/>
        </w:rPr>
        <w:t xml:space="preserve"> oleh </w:t>
      </w:r>
      <w:r w:rsidRPr="004F2AF7">
        <w:t>force majeure</w:t>
      </w:r>
      <w:r w:rsidRPr="004F2AF7">
        <w:rPr>
          <w:lang w:val="en-US"/>
        </w:rPr>
        <w:t>.</w:t>
      </w:r>
    </w:p>
    <w:p w14:paraId="476CEBED" w14:textId="77777777" w:rsidR="00AF2584" w:rsidRPr="004F2AF7" w:rsidRDefault="00AF2584" w:rsidP="004F2AF7">
      <w:pPr>
        <w:pStyle w:val="NormalWeb"/>
        <w:numPr>
          <w:ilvl w:val="0"/>
          <w:numId w:val="32"/>
        </w:numPr>
        <w:spacing w:before="0" w:after="0" w:line="276" w:lineRule="auto"/>
        <w:ind w:left="567" w:hanging="567"/>
        <w:jc w:val="both"/>
        <w:rPr>
          <w:lang w:val="en-US"/>
        </w:rPr>
      </w:pPr>
      <w:proofErr w:type="spellStart"/>
      <w:r w:rsidRPr="004F2AF7">
        <w:rPr>
          <w:lang w:val="en-US"/>
        </w:rPr>
        <w:t>Kondisi</w:t>
      </w:r>
      <w:proofErr w:type="spellEnd"/>
      <w:r w:rsidRPr="004F2AF7">
        <w:rPr>
          <w:lang w:val="en-US"/>
        </w:rPr>
        <w:t xml:space="preserve"> yang </w:t>
      </w:r>
      <w:proofErr w:type="spellStart"/>
      <w:r w:rsidRPr="004F2AF7">
        <w:rPr>
          <w:lang w:val="en-US"/>
        </w:rPr>
        <w:t>dapat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diterima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sebagai</w:t>
      </w:r>
      <w:proofErr w:type="spellEnd"/>
      <w:r w:rsidRPr="004F2AF7">
        <w:rPr>
          <w:lang w:val="en-US"/>
        </w:rPr>
        <w:t xml:space="preserve"> </w:t>
      </w:r>
      <w:r w:rsidRPr="004F2AF7">
        <w:t>force majeure</w:t>
      </w:r>
      <w:r w:rsidRPr="004F2AF7">
        <w:rPr>
          <w:lang w:val="en-US"/>
        </w:rPr>
        <w:t xml:space="preserve"> oleh </w:t>
      </w:r>
      <w:r w:rsidR="0084356D" w:rsidRPr="004F2AF7">
        <w:rPr>
          <w:b/>
        </w:rPr>
        <w:t>Para Pihak</w:t>
      </w:r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adalah</w:t>
      </w:r>
      <w:proofErr w:type="spellEnd"/>
      <w:r w:rsidRPr="004F2AF7">
        <w:rPr>
          <w:lang w:val="en-US"/>
        </w:rPr>
        <w:t xml:space="preserve"> </w:t>
      </w:r>
      <w:r w:rsidR="0084356D" w:rsidRPr="004F2AF7">
        <w:t>p</w:t>
      </w:r>
      <w:proofErr w:type="spellStart"/>
      <w:r w:rsidR="0084356D" w:rsidRPr="004F2AF7">
        <w:rPr>
          <w:lang w:val="en-US"/>
        </w:rPr>
        <w:t>erang</w:t>
      </w:r>
      <w:proofErr w:type="spellEnd"/>
      <w:r w:rsidR="0084356D" w:rsidRPr="004F2AF7">
        <w:rPr>
          <w:lang w:val="en-US"/>
        </w:rPr>
        <w:t xml:space="preserve">, </w:t>
      </w:r>
      <w:proofErr w:type="spellStart"/>
      <w:r w:rsidR="0084356D" w:rsidRPr="004F2AF7">
        <w:rPr>
          <w:lang w:val="en-US"/>
        </w:rPr>
        <w:t>huru</w:t>
      </w:r>
      <w:proofErr w:type="spellEnd"/>
      <w:r w:rsidR="0084356D" w:rsidRPr="004F2AF7">
        <w:rPr>
          <w:lang w:val="en-US"/>
        </w:rPr>
        <w:t xml:space="preserve">-hara, </w:t>
      </w:r>
      <w:proofErr w:type="spellStart"/>
      <w:r w:rsidR="0084356D" w:rsidRPr="004F2AF7">
        <w:rPr>
          <w:lang w:val="en-US"/>
        </w:rPr>
        <w:t>sabotase</w:t>
      </w:r>
      <w:proofErr w:type="spellEnd"/>
      <w:r w:rsidR="0084356D" w:rsidRPr="004F2AF7">
        <w:rPr>
          <w:lang w:val="en-US"/>
        </w:rPr>
        <w:t xml:space="preserve">, </w:t>
      </w:r>
      <w:proofErr w:type="spellStart"/>
      <w:r w:rsidRPr="004F2AF7">
        <w:rPr>
          <w:lang w:val="en-US"/>
        </w:rPr>
        <w:t>terorisme</w:t>
      </w:r>
      <w:proofErr w:type="spellEnd"/>
      <w:r w:rsidRPr="004F2AF7">
        <w:rPr>
          <w:lang w:val="en-US"/>
        </w:rPr>
        <w:t xml:space="preserve">, </w:t>
      </w:r>
      <w:proofErr w:type="spellStart"/>
      <w:r w:rsidRPr="004F2AF7">
        <w:rPr>
          <w:lang w:val="en-US"/>
        </w:rPr>
        <w:t>penutupan</w:t>
      </w:r>
      <w:proofErr w:type="spellEnd"/>
      <w:r w:rsidRPr="004F2AF7">
        <w:rPr>
          <w:lang w:val="en-US"/>
        </w:rPr>
        <w:t xml:space="preserve"> oleh </w:t>
      </w:r>
      <w:proofErr w:type="spellStart"/>
      <w:r w:rsidRPr="004F2AF7">
        <w:rPr>
          <w:lang w:val="en-US"/>
        </w:rPr>
        <w:t>pemerintah</w:t>
      </w:r>
      <w:proofErr w:type="spellEnd"/>
      <w:r w:rsidRPr="004F2AF7">
        <w:rPr>
          <w:lang w:val="en-US"/>
        </w:rPr>
        <w:t xml:space="preserve">, </w:t>
      </w:r>
      <w:proofErr w:type="spellStart"/>
      <w:r w:rsidRPr="004F2AF7">
        <w:rPr>
          <w:lang w:val="en-US"/>
        </w:rPr>
        <w:t>bencana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alam</w:t>
      </w:r>
      <w:proofErr w:type="spellEnd"/>
      <w:r w:rsidRPr="004F2AF7">
        <w:rPr>
          <w:lang w:val="en-US"/>
        </w:rPr>
        <w:t xml:space="preserve"> yang </w:t>
      </w:r>
      <w:proofErr w:type="spellStart"/>
      <w:r w:rsidRPr="004F2AF7">
        <w:rPr>
          <w:lang w:val="en-US"/>
        </w:rPr>
        <w:t>dikatagorikan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sebagai</w:t>
      </w:r>
      <w:proofErr w:type="spellEnd"/>
      <w:r w:rsidRPr="004F2AF7">
        <w:rPr>
          <w:lang w:val="en-US"/>
        </w:rPr>
        <w:t xml:space="preserve"> b</w:t>
      </w:r>
      <w:r w:rsidR="0084356D" w:rsidRPr="004F2AF7">
        <w:t>en</w:t>
      </w:r>
      <w:proofErr w:type="spellStart"/>
      <w:r w:rsidRPr="004F2AF7">
        <w:rPr>
          <w:lang w:val="en-US"/>
        </w:rPr>
        <w:t>cana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nasional</w:t>
      </w:r>
      <w:proofErr w:type="spellEnd"/>
      <w:r w:rsidRPr="004F2AF7">
        <w:rPr>
          <w:lang w:val="en-US"/>
        </w:rPr>
        <w:t xml:space="preserve"> yang </w:t>
      </w:r>
      <w:proofErr w:type="spellStart"/>
      <w:r w:rsidRPr="004F2AF7">
        <w:rPr>
          <w:lang w:val="en-US"/>
        </w:rPr>
        <w:t>dibuktikan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dengan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ditetapkan</w:t>
      </w:r>
      <w:proofErr w:type="spellEnd"/>
      <w:r w:rsidRPr="004F2AF7">
        <w:rPr>
          <w:lang w:val="en-US"/>
        </w:rPr>
        <w:t xml:space="preserve"> oleh </w:t>
      </w:r>
      <w:proofErr w:type="spellStart"/>
      <w:r w:rsidRPr="004F2AF7">
        <w:rPr>
          <w:lang w:val="en-US"/>
        </w:rPr>
        <w:t>pemerintah</w:t>
      </w:r>
      <w:proofErr w:type="spellEnd"/>
      <w:r w:rsidRPr="004F2AF7">
        <w:rPr>
          <w:lang w:val="en-US"/>
        </w:rPr>
        <w:t>.</w:t>
      </w:r>
    </w:p>
    <w:p w14:paraId="38A3B692" w14:textId="77777777" w:rsidR="00AF2584" w:rsidRPr="004F2AF7" w:rsidRDefault="00AF2584" w:rsidP="004F2AF7">
      <w:pPr>
        <w:pStyle w:val="NormalWeb"/>
        <w:numPr>
          <w:ilvl w:val="0"/>
          <w:numId w:val="32"/>
        </w:numPr>
        <w:spacing w:before="0" w:after="0" w:line="276" w:lineRule="auto"/>
        <w:ind w:left="567" w:hanging="567"/>
        <w:jc w:val="both"/>
        <w:rPr>
          <w:lang w:val="en-US"/>
        </w:rPr>
      </w:pPr>
      <w:proofErr w:type="spellStart"/>
      <w:r w:rsidRPr="004F2AF7">
        <w:rPr>
          <w:lang w:val="en-US"/>
        </w:rPr>
        <w:t>Pemberitahuan</w:t>
      </w:r>
      <w:proofErr w:type="spellEnd"/>
      <w:r w:rsidRPr="004F2AF7">
        <w:rPr>
          <w:lang w:val="en-US"/>
        </w:rPr>
        <w:t xml:space="preserve"> </w:t>
      </w:r>
      <w:r w:rsidR="0084356D" w:rsidRPr="004F2AF7">
        <w:t>keadaan</w:t>
      </w:r>
      <w:r w:rsidRPr="004F2AF7">
        <w:rPr>
          <w:lang w:val="en-US"/>
        </w:rPr>
        <w:t xml:space="preserve"> </w:t>
      </w:r>
      <w:r w:rsidRPr="004F2AF7">
        <w:t>force majeure</w:t>
      </w:r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dibuat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secara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tertulis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maksimal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dalam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waktu</w:t>
      </w:r>
      <w:proofErr w:type="spellEnd"/>
      <w:r w:rsidRPr="004F2AF7">
        <w:rPr>
          <w:lang w:val="en-US"/>
        </w:rPr>
        <w:t xml:space="preserve"> 7 (</w:t>
      </w:r>
      <w:proofErr w:type="spellStart"/>
      <w:r w:rsidRPr="004F2AF7">
        <w:rPr>
          <w:lang w:val="en-US"/>
        </w:rPr>
        <w:t>tujuh</w:t>
      </w:r>
      <w:proofErr w:type="spellEnd"/>
      <w:r w:rsidRPr="004F2AF7">
        <w:rPr>
          <w:lang w:val="en-US"/>
        </w:rPr>
        <w:t xml:space="preserve">) </w:t>
      </w:r>
      <w:proofErr w:type="spellStart"/>
      <w:r w:rsidRPr="004F2AF7">
        <w:rPr>
          <w:lang w:val="en-US"/>
        </w:rPr>
        <w:t>hari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dari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tanggal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kejadian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didukung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dengan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bukti</w:t>
      </w:r>
      <w:proofErr w:type="spellEnd"/>
      <w:r w:rsidRPr="004F2AF7">
        <w:rPr>
          <w:lang w:val="en-US"/>
        </w:rPr>
        <w:t>.</w:t>
      </w:r>
    </w:p>
    <w:p w14:paraId="7B9FBFD9" w14:textId="77777777" w:rsidR="00AF2584" w:rsidRPr="004F2AF7" w:rsidRDefault="00AF2584" w:rsidP="004F2AF7">
      <w:pPr>
        <w:pStyle w:val="NormalWeb"/>
        <w:numPr>
          <w:ilvl w:val="0"/>
          <w:numId w:val="32"/>
        </w:numPr>
        <w:spacing w:before="0" w:after="0" w:line="276" w:lineRule="auto"/>
        <w:ind w:left="567" w:hanging="567"/>
        <w:jc w:val="both"/>
        <w:rPr>
          <w:lang w:val="en-US"/>
        </w:rPr>
      </w:pPr>
      <w:proofErr w:type="spellStart"/>
      <w:r w:rsidRPr="004F2AF7">
        <w:rPr>
          <w:lang w:val="en-US"/>
        </w:rPr>
        <w:lastRenderedPageBreak/>
        <w:t>Pemberitahuan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kejadian</w:t>
      </w:r>
      <w:proofErr w:type="spellEnd"/>
      <w:r w:rsidRPr="004F2AF7">
        <w:rPr>
          <w:lang w:val="en-US"/>
        </w:rPr>
        <w:t xml:space="preserve"> </w:t>
      </w:r>
      <w:r w:rsidRPr="004F2AF7">
        <w:t>force majeure</w:t>
      </w:r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diterima</w:t>
      </w:r>
      <w:proofErr w:type="spellEnd"/>
      <w:r w:rsidRPr="004F2AF7">
        <w:rPr>
          <w:lang w:val="en-US"/>
        </w:rPr>
        <w:t xml:space="preserve"> </w:t>
      </w:r>
      <w:r w:rsidRPr="004F2AF7">
        <w:rPr>
          <w:b/>
          <w:color w:val="000000" w:themeColor="text1"/>
          <w:lang w:eastAsia="en-US"/>
        </w:rPr>
        <w:t xml:space="preserve">Pihak Pertama </w:t>
      </w:r>
      <w:r w:rsidRPr="004F2AF7">
        <w:t xml:space="preserve">atau </w:t>
      </w:r>
      <w:r w:rsidRPr="004F2AF7">
        <w:rPr>
          <w:b/>
          <w:color w:val="000000" w:themeColor="text1"/>
          <w:lang w:eastAsia="en-US"/>
        </w:rPr>
        <w:t>Pihak Kedua</w:t>
      </w:r>
      <w:r w:rsidRPr="004F2AF7">
        <w:rPr>
          <w:color w:val="000000" w:themeColor="text1"/>
          <w:lang w:eastAsia="en-US"/>
        </w:rPr>
        <w:t xml:space="preserve"> </w:t>
      </w:r>
      <w:r w:rsidRPr="004F2AF7">
        <w:rPr>
          <w:lang w:val="en-US"/>
        </w:rPr>
        <w:t xml:space="preserve">dan </w:t>
      </w:r>
      <w:proofErr w:type="spellStart"/>
      <w:r w:rsidRPr="004F2AF7">
        <w:rPr>
          <w:lang w:val="en-US"/>
        </w:rPr>
        <w:t>ditanggapi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dalam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waktu</w:t>
      </w:r>
      <w:proofErr w:type="spellEnd"/>
      <w:r w:rsidRPr="004F2AF7">
        <w:rPr>
          <w:lang w:val="en-US"/>
        </w:rPr>
        <w:t xml:space="preserve"> 3 (</w:t>
      </w:r>
      <w:proofErr w:type="spellStart"/>
      <w:r w:rsidRPr="004F2AF7">
        <w:rPr>
          <w:lang w:val="en-US"/>
        </w:rPr>
        <w:t>tiga</w:t>
      </w:r>
      <w:proofErr w:type="spellEnd"/>
      <w:r w:rsidRPr="004F2AF7">
        <w:rPr>
          <w:lang w:val="en-US"/>
        </w:rPr>
        <w:t xml:space="preserve">) </w:t>
      </w:r>
      <w:proofErr w:type="spellStart"/>
      <w:r w:rsidRPr="004F2AF7">
        <w:rPr>
          <w:lang w:val="en-US"/>
        </w:rPr>
        <w:t>hari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dari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tanggal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penerimaan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pemberitahuan</w:t>
      </w:r>
      <w:proofErr w:type="spellEnd"/>
      <w:r w:rsidRPr="004F2AF7">
        <w:rPr>
          <w:lang w:val="en-US"/>
        </w:rPr>
        <w:t xml:space="preserve"> </w:t>
      </w:r>
      <w:r w:rsidRPr="004F2AF7">
        <w:t>force majeure</w:t>
      </w:r>
      <w:r w:rsidRPr="004F2AF7">
        <w:rPr>
          <w:lang w:val="en-US"/>
        </w:rPr>
        <w:t xml:space="preserve">. </w:t>
      </w:r>
      <w:proofErr w:type="spellStart"/>
      <w:r w:rsidRPr="004F2AF7">
        <w:rPr>
          <w:lang w:val="en-US"/>
        </w:rPr>
        <w:t>Apabila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pemberitahuan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tersebut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tidak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ditanggapi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maka</w:t>
      </w:r>
      <w:proofErr w:type="spellEnd"/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dianggap</w:t>
      </w:r>
      <w:proofErr w:type="spellEnd"/>
      <w:r w:rsidRPr="004F2AF7">
        <w:t xml:space="preserve"> </w:t>
      </w:r>
      <w:proofErr w:type="spellStart"/>
      <w:r w:rsidRPr="004F2AF7">
        <w:rPr>
          <w:lang w:val="en-US"/>
        </w:rPr>
        <w:t>telah</w:t>
      </w:r>
      <w:proofErr w:type="spellEnd"/>
      <w:r w:rsidRPr="004F2AF7">
        <w:rPr>
          <w:lang w:val="en-US"/>
        </w:rPr>
        <w:t xml:space="preserve"> </w:t>
      </w:r>
      <w:proofErr w:type="spellStart"/>
      <w:proofErr w:type="gramStart"/>
      <w:r w:rsidRPr="004F2AF7">
        <w:rPr>
          <w:lang w:val="en-US"/>
        </w:rPr>
        <w:t>menerima</w:t>
      </w:r>
      <w:proofErr w:type="spellEnd"/>
      <w:r w:rsidRPr="004F2AF7">
        <w:rPr>
          <w:lang w:val="en-US"/>
        </w:rPr>
        <w:t xml:space="preserve">  </w:t>
      </w:r>
      <w:proofErr w:type="spellStart"/>
      <w:r w:rsidRPr="004F2AF7">
        <w:rPr>
          <w:lang w:val="en-US"/>
        </w:rPr>
        <w:t>kejadian</w:t>
      </w:r>
      <w:proofErr w:type="spellEnd"/>
      <w:proofErr w:type="gramEnd"/>
      <w:r w:rsidRPr="004F2AF7">
        <w:rPr>
          <w:lang w:val="en-US"/>
        </w:rPr>
        <w:t xml:space="preserve"> </w:t>
      </w:r>
      <w:r w:rsidRPr="004F2AF7">
        <w:t>force majeure</w:t>
      </w:r>
      <w:r w:rsidRPr="004F2AF7">
        <w:rPr>
          <w:lang w:val="en-US"/>
        </w:rPr>
        <w:t xml:space="preserve"> </w:t>
      </w:r>
      <w:proofErr w:type="spellStart"/>
      <w:r w:rsidRPr="004F2AF7">
        <w:rPr>
          <w:lang w:val="en-US"/>
        </w:rPr>
        <w:t>tersebut</w:t>
      </w:r>
      <w:proofErr w:type="spellEnd"/>
      <w:r w:rsidRPr="004F2AF7">
        <w:rPr>
          <w:lang w:val="en-US"/>
        </w:rPr>
        <w:t>.</w:t>
      </w:r>
    </w:p>
    <w:p w14:paraId="3A8FEC9B" w14:textId="77777777" w:rsidR="00D124E1" w:rsidRPr="004F2AF7" w:rsidRDefault="00D124E1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3E74CB0E" w14:textId="77777777" w:rsidR="001E0CD7" w:rsidRPr="004F2AF7" w:rsidRDefault="00F65F2C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Pasal</w:t>
      </w:r>
      <w:r w:rsidR="00D124E1"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9</w:t>
      </w:r>
    </w:p>
    <w:p w14:paraId="219E9C46" w14:textId="77777777" w:rsidR="001E0CD7" w:rsidRPr="004F2AF7" w:rsidRDefault="00B8566F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 Keamanan</w:t>
      </w:r>
      <w:r w:rsidR="00361FDF"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Informasi</w:t>
      </w:r>
    </w:p>
    <w:p w14:paraId="5CDDE825" w14:textId="77777777"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  <w:lang w:val="id-ID"/>
        </w:rPr>
      </w:pPr>
      <w:r w:rsidRPr="004F2AF7">
        <w:rPr>
          <w:rFonts w:cs="Times New Roman"/>
          <w:b/>
          <w:bCs/>
          <w:color w:val="000000" w:themeColor="text1"/>
          <w:lang w:val="id-ID"/>
        </w:rPr>
        <w:t>Para Pihak</w:t>
      </w:r>
      <w:r w:rsidRPr="004F2AF7">
        <w:rPr>
          <w:rFonts w:cs="Times New Roman"/>
          <w:bCs/>
          <w:color w:val="000000" w:themeColor="text1"/>
          <w:lang w:val="id-ID"/>
        </w:rPr>
        <w:t xml:space="preserve"> sepakat untuk menjaga kerahasiaan isi perjanjian ini dan informasi lainnya yang diperoleh berkaitan dengan perjanjian ini, </w:t>
      </w:r>
      <w:r w:rsidR="009B5971" w:rsidRPr="004F2AF7">
        <w:rPr>
          <w:rFonts w:cs="Times New Roman"/>
          <w:bCs/>
          <w:color w:val="000000" w:themeColor="text1"/>
          <w:lang w:val="id-ID"/>
        </w:rPr>
        <w:t xml:space="preserve">saat ini dan atau dikemudian hari setelah berakhirnya perjanjian </w:t>
      </w:r>
      <w:r w:rsidRPr="004F2AF7">
        <w:rPr>
          <w:rFonts w:cs="Times New Roman"/>
          <w:bCs/>
          <w:color w:val="000000" w:themeColor="text1"/>
          <w:lang w:val="id-ID"/>
        </w:rPr>
        <w:t>kecuali informasi yang sifatnya sudah diketahui oleh umum atau sepatutnya dikategorikan sebagai informasi yang dapat diketahui oleh masyarakat luas atau berdasarkan ketentuan hukum yang berlaku.</w:t>
      </w:r>
    </w:p>
    <w:p w14:paraId="481FAE8E" w14:textId="77777777"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  <w:lang w:val="id-ID"/>
        </w:rPr>
      </w:pPr>
      <w:r w:rsidRPr="004F2AF7">
        <w:rPr>
          <w:rFonts w:cs="Times New Roman"/>
          <w:b/>
          <w:bCs/>
          <w:color w:val="000000" w:themeColor="text1"/>
        </w:rPr>
        <w:t xml:space="preserve">Para </w:t>
      </w: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tidak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akan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membuka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kerahasiaan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>informasi perusahaan</w:t>
      </w:r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kepada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>Pihak Ketiga</w:t>
      </w:r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tanpa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persetujuan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tertulis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r w:rsidRPr="004F2AF7">
        <w:rPr>
          <w:rFonts w:cs="Times New Roman"/>
          <w:bCs/>
          <w:color w:val="000000" w:themeColor="text1"/>
          <w:lang w:val="id-ID"/>
        </w:rPr>
        <w:t xml:space="preserve">yang ditandatangani atasan tertinggi dari masing-masing </w:t>
      </w:r>
      <w:r w:rsidRPr="004F2AF7">
        <w:rPr>
          <w:rFonts w:cs="Times New Roman"/>
          <w:b/>
          <w:bCs/>
          <w:color w:val="000000" w:themeColor="text1"/>
          <w:lang w:val="id-ID"/>
        </w:rPr>
        <w:t>Pihak</w:t>
      </w:r>
      <w:r w:rsidRPr="004F2AF7">
        <w:rPr>
          <w:rFonts w:cs="Times New Roman"/>
          <w:bCs/>
          <w:color w:val="000000" w:themeColor="text1"/>
          <w:lang w:val="id-ID"/>
        </w:rPr>
        <w:t xml:space="preserve">. 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>(Seperti upload gambar/ video ke media sosial, dll).</w:t>
      </w:r>
    </w:p>
    <w:p w14:paraId="027852A2" w14:textId="77777777"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  <w:lang w:val="id-ID"/>
        </w:rPr>
      </w:pP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>Apabila</w:t>
      </w:r>
      <w:r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 xml:space="preserve"> Pihak Pertama 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membocorkan dan/atau menyebarluaskan kerahasiaan informasi perusahaan </w:t>
      </w:r>
      <w:r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>Pihak Kedua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 dan mengakibatkan kerugian </w:t>
      </w:r>
      <w:r w:rsidR="009B5971"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 xml:space="preserve">Pihak </w:t>
      </w:r>
      <w:r w:rsidR="0084356D"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>Kedua</w:t>
      </w:r>
      <w:r w:rsidR="009B5971"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 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maka </w:t>
      </w:r>
      <w:r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>Pihak Pertama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 xml:space="preserve"> wajib membayar seluruh kerugian yang diderita oleh </w:t>
      </w:r>
      <w:r w:rsidRPr="004F2AF7">
        <w:rPr>
          <w:rFonts w:eastAsiaTheme="minorEastAsia" w:cs="Times New Roman"/>
          <w:b/>
          <w:color w:val="000000" w:themeColor="text1"/>
          <w:kern w:val="0"/>
          <w:lang w:val="id-ID" w:eastAsia="en-US" w:bidi="ar-SA"/>
        </w:rPr>
        <w:t>Pihak Kedua</w:t>
      </w:r>
      <w:r w:rsidRPr="004F2AF7">
        <w:rPr>
          <w:rFonts w:eastAsiaTheme="minorEastAsia" w:cs="Times New Roman"/>
          <w:color w:val="000000" w:themeColor="text1"/>
          <w:kern w:val="0"/>
          <w:lang w:val="id-ID" w:eastAsia="en-US" w:bidi="ar-SA"/>
        </w:rPr>
        <w:t>.</w:t>
      </w:r>
    </w:p>
    <w:p w14:paraId="5D06CA8B" w14:textId="77777777" w:rsidR="008E1462" w:rsidRPr="00623213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</w:rPr>
      </w:pPr>
      <w:r w:rsidRPr="00623213">
        <w:rPr>
          <w:rFonts w:cs="Times New Roman"/>
          <w:b/>
          <w:bCs/>
          <w:color w:val="000000" w:themeColor="text1"/>
          <w:lang w:val="id-ID"/>
          <w:rPrChange w:id="309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Pihak Pertama</w:t>
      </w:r>
      <w:r w:rsidRPr="00623213">
        <w:rPr>
          <w:rFonts w:cs="Times New Roman"/>
          <w:bCs/>
          <w:color w:val="000000" w:themeColor="text1"/>
          <w:rPrChange w:id="310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311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berperan</w:t>
      </w:r>
      <w:proofErr w:type="spellEnd"/>
      <w:r w:rsidRPr="00623213">
        <w:rPr>
          <w:rFonts w:cs="Times New Roman"/>
          <w:bCs/>
          <w:color w:val="000000" w:themeColor="text1"/>
          <w:rPrChange w:id="312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313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serta</w:t>
      </w:r>
      <w:proofErr w:type="spellEnd"/>
      <w:r w:rsidRPr="00623213">
        <w:rPr>
          <w:rFonts w:cs="Times New Roman"/>
          <w:bCs/>
          <w:color w:val="000000" w:themeColor="text1"/>
          <w:rPrChange w:id="314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315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menjaga</w:t>
      </w:r>
      <w:proofErr w:type="spellEnd"/>
      <w:r w:rsidRPr="00623213">
        <w:rPr>
          <w:rFonts w:cs="Times New Roman"/>
          <w:bCs/>
          <w:color w:val="000000" w:themeColor="text1"/>
          <w:rPrChange w:id="316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317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aset</w:t>
      </w:r>
      <w:proofErr w:type="spellEnd"/>
      <w:r w:rsidRPr="00623213">
        <w:rPr>
          <w:rFonts w:cs="Times New Roman"/>
          <w:bCs/>
          <w:color w:val="000000" w:themeColor="text1"/>
          <w:rPrChange w:id="318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/>
          <w:bCs/>
          <w:color w:val="000000" w:themeColor="text1"/>
          <w:rPrChange w:id="319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Pihak</w:t>
      </w:r>
      <w:proofErr w:type="spellEnd"/>
      <w:r w:rsidRPr="00623213">
        <w:rPr>
          <w:rFonts w:cs="Times New Roman"/>
          <w:b/>
          <w:bCs/>
          <w:color w:val="000000" w:themeColor="text1"/>
          <w:rPrChange w:id="320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r w:rsidRPr="00623213">
        <w:rPr>
          <w:rFonts w:cs="Times New Roman"/>
          <w:b/>
          <w:bCs/>
          <w:color w:val="000000" w:themeColor="text1"/>
          <w:lang w:val="id-ID"/>
          <w:rPrChange w:id="321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Kedua</w:t>
      </w:r>
      <w:r w:rsidRPr="00623213">
        <w:rPr>
          <w:rFonts w:cs="Times New Roman"/>
          <w:bCs/>
          <w:color w:val="000000" w:themeColor="text1"/>
          <w:lang w:val="id-ID"/>
          <w:rPrChange w:id="322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.</w:t>
      </w:r>
    </w:p>
    <w:p w14:paraId="68953174" w14:textId="77777777"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</w:rPr>
      </w:pP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r w:rsidRPr="004F2AF7">
        <w:rPr>
          <w:rFonts w:cs="Times New Roman"/>
          <w:b/>
          <w:bCs/>
          <w:color w:val="000000" w:themeColor="text1"/>
          <w:lang w:val="id-ID"/>
        </w:rPr>
        <w:t>Pertama</w:t>
      </w:r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dilarang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mengambil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gambar</w:t>
      </w:r>
      <w:proofErr w:type="spellEnd"/>
      <w:r w:rsidRPr="004F2AF7">
        <w:rPr>
          <w:rFonts w:cs="Times New Roman"/>
          <w:bCs/>
          <w:color w:val="000000" w:themeColor="text1"/>
        </w:rPr>
        <w:t xml:space="preserve">/ video </w:t>
      </w:r>
      <w:proofErr w:type="spellStart"/>
      <w:r w:rsidRPr="004F2AF7">
        <w:rPr>
          <w:rFonts w:cs="Times New Roman"/>
          <w:bCs/>
          <w:color w:val="000000" w:themeColor="text1"/>
        </w:rPr>
        <w:t>dalam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bentuk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apapun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selain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r w:rsidR="009B5971" w:rsidRPr="004F2AF7">
        <w:rPr>
          <w:rFonts w:cs="Times New Roman"/>
          <w:bCs/>
          <w:color w:val="000000" w:themeColor="text1"/>
          <w:lang w:val="id-ID"/>
        </w:rPr>
        <w:t xml:space="preserve">untuk </w:t>
      </w:r>
      <w:proofErr w:type="spellStart"/>
      <w:r w:rsidRPr="004F2AF7">
        <w:rPr>
          <w:rFonts w:cs="Times New Roman"/>
          <w:bCs/>
          <w:color w:val="000000" w:themeColor="text1"/>
        </w:rPr>
        <w:t>kepentingan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r w:rsidRPr="004F2AF7">
        <w:rPr>
          <w:rFonts w:cs="Times New Roman"/>
          <w:b/>
          <w:bCs/>
          <w:color w:val="000000" w:themeColor="text1"/>
          <w:lang w:val="id-ID"/>
        </w:rPr>
        <w:t>Kedua</w:t>
      </w:r>
      <w:r w:rsidRPr="004F2AF7">
        <w:rPr>
          <w:rFonts w:cs="Times New Roman"/>
          <w:bCs/>
          <w:color w:val="000000" w:themeColor="text1"/>
          <w:lang w:val="id-ID"/>
        </w:rPr>
        <w:t>.</w:t>
      </w:r>
    </w:p>
    <w:p w14:paraId="3E9722C1" w14:textId="77777777"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Cs/>
          <w:color w:val="000000" w:themeColor="text1"/>
        </w:rPr>
      </w:pP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r w:rsidRPr="004F2AF7">
        <w:rPr>
          <w:rFonts w:cs="Times New Roman"/>
          <w:b/>
          <w:bCs/>
          <w:color w:val="000000" w:themeColor="text1"/>
          <w:lang w:val="id-ID"/>
        </w:rPr>
        <w:t>Pertama</w:t>
      </w:r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dilarang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memasuki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area </w:t>
      </w:r>
      <w:r w:rsidRPr="004F2AF7">
        <w:rPr>
          <w:rFonts w:cs="Times New Roman"/>
          <w:bCs/>
          <w:color w:val="000000" w:themeColor="text1"/>
          <w:lang w:val="id-ID"/>
        </w:rPr>
        <w:t xml:space="preserve">yang bukan area kerjanya </w:t>
      </w:r>
      <w:r w:rsidRPr="004F2AF7">
        <w:rPr>
          <w:rFonts w:cs="Times New Roman"/>
          <w:bCs/>
          <w:color w:val="000000" w:themeColor="text1"/>
        </w:rPr>
        <w:t xml:space="preserve">dan </w:t>
      </w:r>
      <w:proofErr w:type="spellStart"/>
      <w:r w:rsidRPr="004F2AF7">
        <w:rPr>
          <w:rFonts w:cs="Times New Roman"/>
          <w:bCs/>
          <w:color w:val="000000" w:themeColor="text1"/>
        </w:rPr>
        <w:t>mengakses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system </w:t>
      </w:r>
      <w:proofErr w:type="spellStart"/>
      <w:r w:rsidRPr="004F2AF7">
        <w:rPr>
          <w:rFonts w:cs="Times New Roman"/>
          <w:bCs/>
          <w:color w:val="000000" w:themeColor="text1"/>
        </w:rPr>
        <w:t>informasi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tanpa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seijin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r w:rsidRPr="004F2AF7">
        <w:rPr>
          <w:rFonts w:cs="Times New Roman"/>
          <w:b/>
          <w:bCs/>
          <w:color w:val="000000" w:themeColor="text1"/>
          <w:lang w:val="id-ID"/>
        </w:rPr>
        <w:t>Kedua</w:t>
      </w:r>
      <w:r w:rsidRPr="004F2AF7">
        <w:rPr>
          <w:rFonts w:cs="Times New Roman"/>
          <w:bCs/>
          <w:color w:val="000000" w:themeColor="text1"/>
          <w:lang w:val="id-ID"/>
        </w:rPr>
        <w:t>.</w:t>
      </w:r>
    </w:p>
    <w:p w14:paraId="471D2A5E" w14:textId="77777777" w:rsidR="008E1462" w:rsidRPr="004F2AF7" w:rsidRDefault="008E1462" w:rsidP="004F2AF7">
      <w:pPr>
        <w:pStyle w:val="ListParagraph"/>
        <w:numPr>
          <w:ilvl w:val="0"/>
          <w:numId w:val="2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b/>
        </w:rPr>
      </w:pPr>
      <w:proofErr w:type="spellStart"/>
      <w:r w:rsidRPr="004F2AF7">
        <w:rPr>
          <w:rFonts w:cs="Times New Roman"/>
          <w:b/>
          <w:bCs/>
          <w:color w:val="000000" w:themeColor="text1"/>
        </w:rPr>
        <w:t>Pihak</w:t>
      </w:r>
      <w:proofErr w:type="spellEnd"/>
      <w:r w:rsidRPr="004F2AF7">
        <w:rPr>
          <w:rFonts w:cs="Times New Roman"/>
          <w:b/>
          <w:bCs/>
          <w:color w:val="000000" w:themeColor="text1"/>
        </w:rPr>
        <w:t xml:space="preserve"> </w:t>
      </w:r>
      <w:r w:rsidRPr="004F2AF7">
        <w:rPr>
          <w:rFonts w:cs="Times New Roman"/>
          <w:b/>
          <w:bCs/>
          <w:color w:val="000000" w:themeColor="text1"/>
          <w:lang w:val="id-ID"/>
        </w:rPr>
        <w:t>Pertama</w:t>
      </w:r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wajib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menyampaikan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semua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ketentuan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ini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kepada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semua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karyawan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yang </w:t>
      </w:r>
      <w:proofErr w:type="spellStart"/>
      <w:r w:rsidRPr="004F2AF7">
        <w:rPr>
          <w:rFonts w:cs="Times New Roman"/>
          <w:bCs/>
          <w:color w:val="000000" w:themeColor="text1"/>
        </w:rPr>
        <w:t>berkaitan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dengan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perjanjian</w:t>
      </w:r>
      <w:proofErr w:type="spellEnd"/>
      <w:r w:rsidRPr="004F2AF7">
        <w:rPr>
          <w:rFonts w:cs="Times New Roman"/>
          <w:bCs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Cs/>
          <w:color w:val="000000" w:themeColor="text1"/>
        </w:rPr>
        <w:t>ini</w:t>
      </w:r>
      <w:proofErr w:type="spellEnd"/>
      <w:r w:rsidRPr="004F2AF7">
        <w:rPr>
          <w:rFonts w:cs="Times New Roman"/>
          <w:bCs/>
          <w:color w:val="000000" w:themeColor="text1"/>
        </w:rPr>
        <w:t>.</w:t>
      </w:r>
      <w:r w:rsidRPr="004F2AF7">
        <w:rPr>
          <w:rFonts w:cs="Times New Roman"/>
          <w:color w:val="000000"/>
        </w:rPr>
        <w:t xml:space="preserve"> </w:t>
      </w:r>
    </w:p>
    <w:p w14:paraId="44EF3356" w14:textId="77777777" w:rsidR="00392558" w:rsidRPr="004F2AF7" w:rsidRDefault="00392558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7914642" w14:textId="77777777" w:rsidR="001E0CD7" w:rsidRPr="004F2AF7" w:rsidRDefault="00D124E1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Pasal  10</w:t>
      </w:r>
    </w:p>
    <w:p w14:paraId="0B41078E" w14:textId="77777777" w:rsidR="001E0CD7" w:rsidRPr="00623213" w:rsidRDefault="009A0DEF" w:rsidP="004F2AF7">
      <w:pPr>
        <w:widowControl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232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Keselamatan, Kesehatan Kerja (K3) dan Dampak Lingkungan</w:t>
      </w:r>
    </w:p>
    <w:p w14:paraId="58CB8131" w14:textId="77777777" w:rsidR="001E0CD7" w:rsidRPr="00623213" w:rsidRDefault="009A0DEF" w:rsidP="004F2AF7">
      <w:pPr>
        <w:pStyle w:val="ListParagraph"/>
        <w:widowControl w:val="0"/>
        <w:numPr>
          <w:ilvl w:val="0"/>
          <w:numId w:val="13"/>
        </w:numPr>
        <w:spacing w:line="276" w:lineRule="auto"/>
        <w:ind w:left="567" w:hanging="567"/>
        <w:jc w:val="both"/>
        <w:rPr>
          <w:rFonts w:cs="Times New Roman"/>
          <w:bCs/>
          <w:color w:val="000000" w:themeColor="text1"/>
        </w:rPr>
      </w:pPr>
      <w:proofErr w:type="spellStart"/>
      <w:r w:rsidRPr="00623213">
        <w:rPr>
          <w:rFonts w:cs="Times New Roman"/>
          <w:b/>
          <w:bCs/>
          <w:color w:val="000000" w:themeColor="text1"/>
          <w:rPrChange w:id="323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Pihak</w:t>
      </w:r>
      <w:proofErr w:type="spellEnd"/>
      <w:r w:rsidRPr="00623213">
        <w:rPr>
          <w:rFonts w:cs="Times New Roman"/>
          <w:b/>
          <w:bCs/>
          <w:color w:val="000000" w:themeColor="text1"/>
          <w:rPrChange w:id="324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/>
          <w:bCs/>
          <w:color w:val="000000" w:themeColor="text1"/>
          <w:rPrChange w:id="325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Pertama</w:t>
      </w:r>
      <w:proofErr w:type="spellEnd"/>
      <w:r w:rsidRPr="00623213">
        <w:rPr>
          <w:rFonts w:cs="Times New Roman"/>
          <w:bCs/>
          <w:color w:val="000000" w:themeColor="text1"/>
          <w:lang w:val="id-ID"/>
          <w:rPrChange w:id="326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wajib</w:t>
      </w:r>
      <w:r w:rsidRPr="00623213">
        <w:rPr>
          <w:rFonts w:cs="Times New Roman"/>
          <w:bCs/>
          <w:color w:val="000000" w:themeColor="text1"/>
          <w:rPrChange w:id="327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328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mematuhi</w:t>
      </w:r>
      <w:proofErr w:type="spellEnd"/>
      <w:r w:rsidRPr="00623213">
        <w:rPr>
          <w:rFonts w:cs="Times New Roman"/>
          <w:bCs/>
          <w:color w:val="000000" w:themeColor="text1"/>
          <w:rPrChange w:id="329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r w:rsidRPr="00623213">
        <w:rPr>
          <w:rFonts w:cs="Times New Roman"/>
          <w:bCs/>
          <w:color w:val="000000" w:themeColor="text1"/>
          <w:lang w:val="id-ID"/>
          <w:rPrChange w:id="330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peraturan</w:t>
      </w:r>
      <w:r w:rsidR="0084356D" w:rsidRPr="00623213">
        <w:rPr>
          <w:rFonts w:cs="Times New Roman"/>
          <w:bCs/>
          <w:color w:val="000000" w:themeColor="text1"/>
          <w:lang w:val="id-ID"/>
          <w:rPrChange w:id="331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r w:rsidR="0095718C" w:rsidRPr="00623213">
        <w:rPr>
          <w:rFonts w:cs="Times New Roman"/>
          <w:bCs/>
          <w:color w:val="000000" w:themeColor="text1"/>
          <w:lang w:val="id-ID"/>
          <w:rPrChange w:id="332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K</w:t>
      </w:r>
      <w:r w:rsidRPr="00623213">
        <w:rPr>
          <w:rFonts w:cs="Times New Roman"/>
          <w:bCs/>
          <w:color w:val="000000" w:themeColor="text1"/>
          <w:rPrChange w:id="333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3 </w:t>
      </w:r>
      <w:r w:rsidRPr="00623213">
        <w:rPr>
          <w:rFonts w:cs="Times New Roman"/>
          <w:bCs/>
          <w:color w:val="000000" w:themeColor="text1"/>
          <w:lang w:val="id-ID"/>
          <w:rPrChange w:id="334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di lokasi kerja </w:t>
      </w:r>
      <w:r w:rsidR="0046058D" w:rsidRPr="00623213">
        <w:rPr>
          <w:rFonts w:cs="Times New Roman"/>
          <w:b/>
          <w:bCs/>
          <w:color w:val="000000" w:themeColor="text1"/>
          <w:lang w:val="id-ID"/>
          <w:rPrChange w:id="335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P</w:t>
      </w:r>
      <w:proofErr w:type="spellStart"/>
      <w:r w:rsidRPr="00623213">
        <w:rPr>
          <w:rFonts w:cs="Times New Roman"/>
          <w:b/>
          <w:bCs/>
          <w:color w:val="000000" w:themeColor="text1"/>
          <w:rPrChange w:id="336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ihak</w:t>
      </w:r>
      <w:proofErr w:type="spellEnd"/>
      <w:r w:rsidRPr="00623213">
        <w:rPr>
          <w:rFonts w:cs="Times New Roman"/>
          <w:b/>
          <w:bCs/>
          <w:color w:val="000000" w:themeColor="text1"/>
          <w:rPrChange w:id="337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r w:rsidR="0046058D" w:rsidRPr="00623213">
        <w:rPr>
          <w:rFonts w:cs="Times New Roman"/>
          <w:b/>
          <w:bCs/>
          <w:color w:val="000000" w:themeColor="text1"/>
          <w:lang w:val="id-ID"/>
          <w:rPrChange w:id="338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K</w:t>
      </w:r>
      <w:proofErr w:type="spellStart"/>
      <w:r w:rsidRPr="00623213">
        <w:rPr>
          <w:rFonts w:cs="Times New Roman"/>
          <w:b/>
          <w:bCs/>
          <w:color w:val="000000" w:themeColor="text1"/>
          <w:rPrChange w:id="339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edu</w:t>
      </w:r>
      <w:proofErr w:type="spellEnd"/>
      <w:r w:rsidRPr="00623213">
        <w:rPr>
          <w:rFonts w:cs="Times New Roman"/>
          <w:b/>
          <w:bCs/>
          <w:color w:val="000000" w:themeColor="text1"/>
          <w:lang w:val="id-ID"/>
          <w:rPrChange w:id="340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a</w:t>
      </w:r>
      <w:r w:rsidRPr="00623213">
        <w:rPr>
          <w:rFonts w:cs="Times New Roman"/>
          <w:bCs/>
          <w:color w:val="000000" w:themeColor="text1"/>
          <w:lang w:val="id-ID"/>
          <w:rPrChange w:id="341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.</w:t>
      </w:r>
    </w:p>
    <w:p w14:paraId="12280DE5" w14:textId="77777777" w:rsidR="001E0CD7" w:rsidRPr="00623213" w:rsidRDefault="009A0DEF" w:rsidP="004F2AF7">
      <w:pPr>
        <w:pStyle w:val="ListParagraph"/>
        <w:widowControl w:val="0"/>
        <w:numPr>
          <w:ilvl w:val="0"/>
          <w:numId w:val="13"/>
        </w:numPr>
        <w:spacing w:line="276" w:lineRule="auto"/>
        <w:ind w:left="567" w:hanging="567"/>
        <w:jc w:val="both"/>
        <w:rPr>
          <w:rFonts w:cs="Times New Roman"/>
          <w:bCs/>
          <w:color w:val="000000" w:themeColor="text1"/>
        </w:rPr>
      </w:pPr>
      <w:proofErr w:type="spellStart"/>
      <w:r w:rsidRPr="00623213">
        <w:rPr>
          <w:rFonts w:cs="Times New Roman"/>
          <w:b/>
          <w:bCs/>
          <w:color w:val="000000" w:themeColor="text1"/>
          <w:rPrChange w:id="342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Pihak</w:t>
      </w:r>
      <w:proofErr w:type="spellEnd"/>
      <w:r w:rsidRPr="00623213">
        <w:rPr>
          <w:rFonts w:cs="Times New Roman"/>
          <w:b/>
          <w:bCs/>
          <w:color w:val="000000" w:themeColor="text1"/>
          <w:rPrChange w:id="343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/>
          <w:bCs/>
          <w:color w:val="000000" w:themeColor="text1"/>
          <w:rPrChange w:id="344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Pertama</w:t>
      </w:r>
      <w:proofErr w:type="spellEnd"/>
      <w:r w:rsidRPr="00623213">
        <w:rPr>
          <w:rFonts w:cs="Times New Roman"/>
          <w:bCs/>
          <w:color w:val="000000" w:themeColor="text1"/>
          <w:rPrChange w:id="345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346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bertanggung</w:t>
      </w:r>
      <w:proofErr w:type="spellEnd"/>
      <w:r w:rsidRPr="00623213">
        <w:rPr>
          <w:rFonts w:cs="Times New Roman"/>
          <w:bCs/>
          <w:color w:val="000000" w:themeColor="text1"/>
          <w:rPrChange w:id="347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348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jawab</w:t>
      </w:r>
      <w:proofErr w:type="spellEnd"/>
      <w:r w:rsidRPr="00623213">
        <w:rPr>
          <w:rFonts w:cs="Times New Roman"/>
          <w:bCs/>
          <w:color w:val="000000" w:themeColor="text1"/>
          <w:rPrChange w:id="349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350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atas</w:t>
      </w:r>
      <w:proofErr w:type="spellEnd"/>
      <w:r w:rsidRPr="00623213">
        <w:rPr>
          <w:rFonts w:cs="Times New Roman"/>
          <w:bCs/>
          <w:color w:val="000000" w:themeColor="text1"/>
          <w:rPrChange w:id="351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352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kecelakaan</w:t>
      </w:r>
      <w:proofErr w:type="spellEnd"/>
      <w:r w:rsidRPr="00623213">
        <w:rPr>
          <w:rFonts w:cs="Times New Roman"/>
          <w:bCs/>
          <w:color w:val="000000" w:themeColor="text1"/>
          <w:rPrChange w:id="353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354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kerja</w:t>
      </w:r>
      <w:proofErr w:type="spellEnd"/>
      <w:r w:rsidRPr="00623213">
        <w:rPr>
          <w:rFonts w:cs="Times New Roman"/>
          <w:bCs/>
          <w:color w:val="000000" w:themeColor="text1"/>
          <w:rPrChange w:id="355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r w:rsidRPr="00623213">
        <w:rPr>
          <w:rFonts w:cs="Times New Roman"/>
          <w:bCs/>
          <w:color w:val="000000" w:themeColor="text1"/>
          <w:lang w:val="id-ID"/>
          <w:rPrChange w:id="356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di lokasi kerja yang diakibatkan dari kelalaian pekerja </w:t>
      </w:r>
      <w:r w:rsidRPr="00623213">
        <w:rPr>
          <w:rFonts w:cs="Times New Roman"/>
          <w:b/>
          <w:bCs/>
          <w:color w:val="000000" w:themeColor="text1"/>
          <w:lang w:val="id-ID"/>
          <w:rPrChange w:id="357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Pihak Pertama</w:t>
      </w:r>
      <w:r w:rsidRPr="00623213">
        <w:rPr>
          <w:rFonts w:cs="Times New Roman"/>
          <w:bCs/>
          <w:color w:val="000000" w:themeColor="text1"/>
          <w:lang w:val="id-ID"/>
          <w:rPrChange w:id="358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r w:rsidRPr="00623213">
        <w:rPr>
          <w:rFonts w:cs="Times New Roman"/>
          <w:bCs/>
          <w:color w:val="000000" w:themeColor="text1"/>
          <w:rPrChange w:id="359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pada </w:t>
      </w:r>
      <w:proofErr w:type="spellStart"/>
      <w:r w:rsidRPr="00623213">
        <w:rPr>
          <w:rFonts w:cs="Times New Roman"/>
          <w:bCs/>
          <w:color w:val="000000" w:themeColor="text1"/>
          <w:rPrChange w:id="360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saat</w:t>
      </w:r>
      <w:proofErr w:type="spellEnd"/>
      <w:r w:rsidRPr="00623213">
        <w:rPr>
          <w:rFonts w:cs="Times New Roman"/>
          <w:bCs/>
          <w:color w:val="000000" w:themeColor="text1"/>
          <w:rPrChange w:id="361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proses </w:t>
      </w:r>
      <w:proofErr w:type="spellStart"/>
      <w:r w:rsidRPr="00623213">
        <w:rPr>
          <w:rFonts w:cs="Times New Roman"/>
          <w:bCs/>
          <w:color w:val="000000" w:themeColor="text1"/>
          <w:rPrChange w:id="362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pekerjaan</w:t>
      </w:r>
      <w:proofErr w:type="spellEnd"/>
      <w:r w:rsidRPr="00623213">
        <w:rPr>
          <w:rFonts w:cs="Times New Roman"/>
          <w:bCs/>
          <w:color w:val="000000" w:themeColor="text1"/>
          <w:rPrChange w:id="363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.</w:t>
      </w:r>
    </w:p>
    <w:p w14:paraId="25A9BC8C" w14:textId="77777777" w:rsidR="001E0CD7" w:rsidRPr="00623213" w:rsidRDefault="009A0DEF" w:rsidP="004F2AF7">
      <w:pPr>
        <w:pStyle w:val="ListParagraph"/>
        <w:widowControl w:val="0"/>
        <w:numPr>
          <w:ilvl w:val="0"/>
          <w:numId w:val="13"/>
        </w:numPr>
        <w:spacing w:line="276" w:lineRule="auto"/>
        <w:ind w:left="567" w:hanging="567"/>
        <w:jc w:val="both"/>
        <w:rPr>
          <w:rFonts w:cs="Times New Roman"/>
          <w:bCs/>
          <w:color w:val="000000" w:themeColor="text1"/>
        </w:rPr>
      </w:pPr>
      <w:proofErr w:type="spellStart"/>
      <w:r w:rsidRPr="00623213">
        <w:rPr>
          <w:rFonts w:cs="Times New Roman"/>
          <w:b/>
          <w:bCs/>
          <w:color w:val="000000" w:themeColor="text1"/>
          <w:rPrChange w:id="364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Pihak</w:t>
      </w:r>
      <w:proofErr w:type="spellEnd"/>
      <w:r w:rsidRPr="00623213">
        <w:rPr>
          <w:rFonts w:cs="Times New Roman"/>
          <w:b/>
          <w:bCs/>
          <w:color w:val="000000" w:themeColor="text1"/>
          <w:rPrChange w:id="365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/>
          <w:bCs/>
          <w:color w:val="000000" w:themeColor="text1"/>
          <w:rPrChange w:id="366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Pertama</w:t>
      </w:r>
      <w:proofErr w:type="spellEnd"/>
      <w:r w:rsidRPr="00623213">
        <w:rPr>
          <w:rFonts w:cs="Times New Roman"/>
          <w:bCs/>
          <w:color w:val="000000" w:themeColor="text1"/>
          <w:rPrChange w:id="367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368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akan</w:t>
      </w:r>
      <w:proofErr w:type="spellEnd"/>
      <w:r w:rsidRPr="00623213">
        <w:rPr>
          <w:rFonts w:cs="Times New Roman"/>
          <w:bCs/>
          <w:color w:val="000000" w:themeColor="text1"/>
          <w:rPrChange w:id="369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370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selalu</w:t>
      </w:r>
      <w:proofErr w:type="spellEnd"/>
      <w:r w:rsidRPr="00623213">
        <w:rPr>
          <w:rFonts w:cs="Times New Roman"/>
          <w:bCs/>
          <w:color w:val="000000" w:themeColor="text1"/>
          <w:rPrChange w:id="371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372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menjaga</w:t>
      </w:r>
      <w:proofErr w:type="spellEnd"/>
      <w:r w:rsidRPr="00623213">
        <w:rPr>
          <w:rFonts w:cs="Times New Roman"/>
          <w:bCs/>
          <w:color w:val="000000" w:themeColor="text1"/>
          <w:rPrChange w:id="373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374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kebersihan</w:t>
      </w:r>
      <w:proofErr w:type="spellEnd"/>
      <w:r w:rsidRPr="00623213">
        <w:rPr>
          <w:rFonts w:cs="Times New Roman"/>
          <w:bCs/>
          <w:color w:val="000000" w:themeColor="text1"/>
          <w:rPrChange w:id="375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dan </w:t>
      </w:r>
      <w:proofErr w:type="spellStart"/>
      <w:r w:rsidRPr="00623213">
        <w:rPr>
          <w:rFonts w:cs="Times New Roman"/>
          <w:bCs/>
          <w:color w:val="000000" w:themeColor="text1"/>
          <w:rPrChange w:id="376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kerapihan</w:t>
      </w:r>
      <w:proofErr w:type="spellEnd"/>
      <w:r w:rsidRPr="00623213">
        <w:rPr>
          <w:rFonts w:cs="Times New Roman"/>
          <w:bCs/>
          <w:color w:val="000000" w:themeColor="text1"/>
          <w:rPrChange w:id="377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378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disekitar</w:t>
      </w:r>
      <w:proofErr w:type="spellEnd"/>
      <w:r w:rsidRPr="00623213">
        <w:rPr>
          <w:rFonts w:cs="Times New Roman"/>
          <w:bCs/>
          <w:color w:val="000000" w:themeColor="text1"/>
          <w:rPrChange w:id="379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area </w:t>
      </w:r>
      <w:proofErr w:type="spellStart"/>
      <w:r w:rsidRPr="00623213">
        <w:rPr>
          <w:rFonts w:cs="Times New Roman"/>
          <w:bCs/>
          <w:color w:val="000000" w:themeColor="text1"/>
          <w:rPrChange w:id="380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tempat</w:t>
      </w:r>
      <w:proofErr w:type="spellEnd"/>
      <w:r w:rsidRPr="00623213">
        <w:rPr>
          <w:rFonts w:cs="Times New Roman"/>
          <w:bCs/>
          <w:color w:val="000000" w:themeColor="text1"/>
          <w:rPrChange w:id="381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382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pekerjaan</w:t>
      </w:r>
      <w:proofErr w:type="spellEnd"/>
      <w:r w:rsidRPr="00623213">
        <w:rPr>
          <w:rFonts w:cs="Times New Roman"/>
          <w:bCs/>
          <w:color w:val="000000" w:themeColor="text1"/>
          <w:rPrChange w:id="383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.</w:t>
      </w:r>
    </w:p>
    <w:p w14:paraId="7BB2FCBB" w14:textId="77777777" w:rsidR="000133E9" w:rsidRPr="00623213" w:rsidRDefault="009A0DEF" w:rsidP="004F2AF7">
      <w:pPr>
        <w:pStyle w:val="ListParagraph"/>
        <w:widowControl w:val="0"/>
        <w:numPr>
          <w:ilvl w:val="0"/>
          <w:numId w:val="13"/>
        </w:numPr>
        <w:spacing w:line="276" w:lineRule="auto"/>
        <w:ind w:left="567" w:hanging="567"/>
        <w:jc w:val="both"/>
        <w:rPr>
          <w:rFonts w:cs="Times New Roman"/>
          <w:bCs/>
          <w:color w:val="000000" w:themeColor="text1"/>
          <w:lang w:val="id-ID"/>
        </w:rPr>
      </w:pPr>
      <w:proofErr w:type="spellStart"/>
      <w:r w:rsidRPr="00623213">
        <w:rPr>
          <w:rFonts w:cs="Times New Roman"/>
          <w:bCs/>
          <w:color w:val="000000" w:themeColor="text1"/>
          <w:rPrChange w:id="384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Apabila</w:t>
      </w:r>
      <w:proofErr w:type="spellEnd"/>
      <w:r w:rsidRPr="00623213">
        <w:rPr>
          <w:rFonts w:cs="Times New Roman"/>
          <w:bCs/>
          <w:color w:val="000000" w:themeColor="text1"/>
          <w:rPrChange w:id="385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/>
          <w:color w:val="000000"/>
          <w:rPrChange w:id="386" w:author="SMC" w:date="2024-11-14T16:20:00Z">
            <w:rPr>
              <w:rFonts w:asciiTheme="minorHAnsi" w:eastAsiaTheme="minorEastAsia" w:hAnsiTheme="minorHAnsi" w:cs="Times New Roman"/>
              <w:b/>
              <w:color w:val="000000"/>
              <w:kern w:val="0"/>
              <w:sz w:val="22"/>
              <w:szCs w:val="22"/>
              <w:lang w:val="id-ID" w:eastAsia="id-ID" w:bidi="ar-SA"/>
            </w:rPr>
          </w:rPrChange>
        </w:rPr>
        <w:t>Pihak</w:t>
      </w:r>
      <w:proofErr w:type="spellEnd"/>
      <w:r w:rsidRPr="00623213">
        <w:rPr>
          <w:rFonts w:cs="Times New Roman"/>
          <w:b/>
          <w:color w:val="000000"/>
          <w:rPrChange w:id="387" w:author="SMC" w:date="2024-11-14T16:20:00Z">
            <w:rPr>
              <w:rFonts w:asciiTheme="minorHAnsi" w:eastAsiaTheme="minorEastAsia" w:hAnsiTheme="minorHAnsi" w:cs="Times New Roman"/>
              <w:b/>
              <w:color w:val="000000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/>
          <w:color w:val="000000"/>
          <w:rPrChange w:id="388" w:author="SMC" w:date="2024-11-14T16:20:00Z">
            <w:rPr>
              <w:rFonts w:asciiTheme="minorHAnsi" w:eastAsiaTheme="minorEastAsia" w:hAnsiTheme="minorHAnsi" w:cs="Times New Roman"/>
              <w:b/>
              <w:color w:val="000000"/>
              <w:kern w:val="0"/>
              <w:sz w:val="22"/>
              <w:szCs w:val="22"/>
              <w:lang w:val="id-ID" w:eastAsia="id-ID" w:bidi="ar-SA"/>
            </w:rPr>
          </w:rPrChange>
        </w:rPr>
        <w:t>Pertama</w:t>
      </w:r>
      <w:proofErr w:type="spellEnd"/>
      <w:r w:rsidR="00AB39AE" w:rsidRPr="00623213">
        <w:rPr>
          <w:rFonts w:cs="Times New Roman"/>
          <w:color w:val="000000"/>
          <w:lang w:val="id-ID"/>
          <w:rPrChange w:id="389" w:author="SMC" w:date="2024-11-14T16:20:00Z">
            <w:rPr>
              <w:rFonts w:asciiTheme="minorHAnsi" w:eastAsiaTheme="minorEastAsia" w:hAnsiTheme="minorHAnsi" w:cs="Times New Roman"/>
              <w:color w:val="000000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390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mendapat</w:t>
      </w:r>
      <w:proofErr w:type="spellEnd"/>
      <w:r w:rsidRPr="00623213">
        <w:rPr>
          <w:rFonts w:cs="Times New Roman"/>
          <w:bCs/>
          <w:color w:val="000000" w:themeColor="text1"/>
          <w:rPrChange w:id="391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392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teguran</w:t>
      </w:r>
      <w:proofErr w:type="spellEnd"/>
      <w:r w:rsidRPr="00623213">
        <w:rPr>
          <w:rFonts w:cs="Times New Roman"/>
          <w:bCs/>
          <w:color w:val="000000" w:themeColor="text1"/>
          <w:rPrChange w:id="393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394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tertulis</w:t>
      </w:r>
      <w:proofErr w:type="spellEnd"/>
      <w:r w:rsidRPr="00623213">
        <w:rPr>
          <w:rFonts w:cs="Times New Roman"/>
          <w:bCs/>
          <w:color w:val="000000" w:themeColor="text1"/>
          <w:rPrChange w:id="395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396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lebih</w:t>
      </w:r>
      <w:proofErr w:type="spellEnd"/>
      <w:r w:rsidRPr="00623213">
        <w:rPr>
          <w:rFonts w:cs="Times New Roman"/>
          <w:bCs/>
          <w:color w:val="000000" w:themeColor="text1"/>
          <w:rPrChange w:id="397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r w:rsidRPr="00623213">
        <w:rPr>
          <w:rFonts w:cs="Times New Roman"/>
          <w:bCs/>
          <w:color w:val="000000" w:themeColor="text1"/>
          <w:lang w:val="id-ID"/>
          <w:rPrChange w:id="398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dari </w:t>
      </w:r>
      <w:r w:rsidRPr="00623213">
        <w:rPr>
          <w:rFonts w:cs="Times New Roman"/>
          <w:bCs/>
          <w:color w:val="000000" w:themeColor="text1"/>
          <w:rPrChange w:id="399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2 (dua) kali </w:t>
      </w:r>
      <w:r w:rsidRPr="00623213">
        <w:rPr>
          <w:rFonts w:cs="Times New Roman"/>
          <w:bCs/>
          <w:color w:val="000000" w:themeColor="text1"/>
          <w:lang w:val="id-ID"/>
          <w:rPrChange w:id="400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dari </w:t>
      </w:r>
      <w:r w:rsidRPr="00623213">
        <w:rPr>
          <w:rFonts w:cs="Times New Roman"/>
          <w:b/>
          <w:bCs/>
          <w:color w:val="000000" w:themeColor="text1"/>
          <w:lang w:val="en-US"/>
          <w:rPrChange w:id="401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en-US" w:eastAsia="id-ID" w:bidi="ar-SA"/>
            </w:rPr>
          </w:rPrChange>
        </w:rPr>
        <w:t>P</w:t>
      </w:r>
      <w:r w:rsidRPr="00623213">
        <w:rPr>
          <w:rFonts w:cs="Times New Roman"/>
          <w:b/>
          <w:bCs/>
          <w:color w:val="000000" w:themeColor="text1"/>
          <w:lang w:val="id-ID"/>
          <w:rPrChange w:id="402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ihak </w:t>
      </w:r>
      <w:r w:rsidRPr="00623213">
        <w:rPr>
          <w:rFonts w:cs="Times New Roman"/>
          <w:b/>
          <w:bCs/>
          <w:color w:val="000000" w:themeColor="text1"/>
          <w:lang w:val="en-US"/>
          <w:rPrChange w:id="403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en-US" w:eastAsia="id-ID" w:bidi="ar-SA"/>
            </w:rPr>
          </w:rPrChange>
        </w:rPr>
        <w:t>K</w:t>
      </w:r>
      <w:r w:rsidRPr="00623213">
        <w:rPr>
          <w:rFonts w:cs="Times New Roman"/>
          <w:b/>
          <w:bCs/>
          <w:color w:val="000000" w:themeColor="text1"/>
          <w:lang w:val="id-ID"/>
          <w:rPrChange w:id="404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edua</w:t>
      </w:r>
      <w:r w:rsidR="00AB39AE" w:rsidRPr="00623213">
        <w:rPr>
          <w:rFonts w:cs="Times New Roman"/>
          <w:bCs/>
          <w:color w:val="000000" w:themeColor="text1"/>
          <w:lang w:val="id-ID"/>
          <w:rPrChange w:id="405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r w:rsidRPr="00623213">
        <w:rPr>
          <w:rFonts w:cs="Times New Roman"/>
          <w:bCs/>
          <w:color w:val="000000" w:themeColor="text1"/>
          <w:lang w:val="id-ID"/>
          <w:rPrChange w:id="406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yang dikarenakan </w:t>
      </w:r>
      <w:proofErr w:type="spellStart"/>
      <w:r w:rsidR="0095718C" w:rsidRPr="00623213">
        <w:rPr>
          <w:rFonts w:cs="Times New Roman"/>
          <w:bCs/>
          <w:color w:val="000000" w:themeColor="text1"/>
          <w:lang w:val="en-US"/>
          <w:rPrChange w:id="407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en-US" w:eastAsia="id-ID" w:bidi="ar-SA"/>
            </w:rPr>
          </w:rPrChange>
        </w:rPr>
        <w:t>pelanggaran</w:t>
      </w:r>
      <w:proofErr w:type="spellEnd"/>
      <w:r w:rsidR="0095718C" w:rsidRPr="00623213">
        <w:rPr>
          <w:rFonts w:cs="Times New Roman"/>
          <w:bCs/>
          <w:color w:val="000000" w:themeColor="text1"/>
          <w:lang w:val="en-US"/>
          <w:rPrChange w:id="408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en-US" w:eastAsia="id-ID" w:bidi="ar-SA"/>
            </w:rPr>
          </w:rPrChange>
        </w:rPr>
        <w:t xml:space="preserve"> </w:t>
      </w:r>
      <w:r w:rsidR="0095718C" w:rsidRPr="00623213">
        <w:rPr>
          <w:rFonts w:cs="Times New Roman"/>
          <w:bCs/>
          <w:color w:val="000000" w:themeColor="text1"/>
          <w:lang w:val="id-ID"/>
          <w:rPrChange w:id="409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K</w:t>
      </w:r>
      <w:r w:rsidRPr="00623213">
        <w:rPr>
          <w:rFonts w:cs="Times New Roman"/>
          <w:bCs/>
          <w:color w:val="000000" w:themeColor="text1"/>
          <w:lang w:val="en-US"/>
          <w:rPrChange w:id="410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en-US" w:eastAsia="id-ID" w:bidi="ar-SA"/>
            </w:rPr>
          </w:rPrChange>
        </w:rPr>
        <w:t xml:space="preserve">3 oleh </w:t>
      </w:r>
      <w:proofErr w:type="spellStart"/>
      <w:r w:rsidRPr="00623213">
        <w:rPr>
          <w:rFonts w:cs="Times New Roman"/>
          <w:b/>
          <w:bCs/>
          <w:color w:val="000000" w:themeColor="text1"/>
          <w:lang w:val="en-US"/>
          <w:rPrChange w:id="411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en-US" w:eastAsia="id-ID" w:bidi="ar-SA"/>
            </w:rPr>
          </w:rPrChange>
        </w:rPr>
        <w:t>Pihak</w:t>
      </w:r>
      <w:proofErr w:type="spellEnd"/>
      <w:r w:rsidRPr="00623213">
        <w:rPr>
          <w:rFonts w:cs="Times New Roman"/>
          <w:b/>
          <w:bCs/>
          <w:color w:val="000000" w:themeColor="text1"/>
          <w:lang w:val="en-US"/>
          <w:rPrChange w:id="412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en-US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/>
          <w:bCs/>
          <w:color w:val="000000" w:themeColor="text1"/>
          <w:lang w:val="en-US"/>
          <w:rPrChange w:id="413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en-US" w:eastAsia="id-ID" w:bidi="ar-SA"/>
            </w:rPr>
          </w:rPrChange>
        </w:rPr>
        <w:t>Pertama</w:t>
      </w:r>
      <w:proofErr w:type="spellEnd"/>
      <w:r w:rsidRPr="00623213">
        <w:rPr>
          <w:rFonts w:cs="Times New Roman"/>
          <w:bCs/>
          <w:color w:val="000000" w:themeColor="text1"/>
          <w:lang w:val="en-US"/>
          <w:rPrChange w:id="414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en-US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lang w:val="en-US"/>
          <w:rPrChange w:id="415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en-US" w:eastAsia="id-ID" w:bidi="ar-SA"/>
            </w:rPr>
          </w:rPrChange>
        </w:rPr>
        <w:t>atau</w:t>
      </w:r>
      <w:proofErr w:type="spellEnd"/>
      <w:r w:rsidRPr="00623213">
        <w:rPr>
          <w:rFonts w:cs="Times New Roman"/>
          <w:bCs/>
          <w:color w:val="000000" w:themeColor="text1"/>
          <w:lang w:val="en-US"/>
          <w:rPrChange w:id="416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en-US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lang w:val="en-US"/>
          <w:rPrChange w:id="417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en-US" w:eastAsia="id-ID" w:bidi="ar-SA"/>
            </w:rPr>
          </w:rPrChange>
        </w:rPr>
        <w:t>pekerjanya</w:t>
      </w:r>
      <w:proofErr w:type="spellEnd"/>
      <w:r w:rsidRPr="00623213">
        <w:rPr>
          <w:rFonts w:cs="Times New Roman"/>
          <w:bCs/>
          <w:color w:val="000000" w:themeColor="text1"/>
          <w:lang w:val="en-US"/>
          <w:rPrChange w:id="418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en-US" w:eastAsia="id-ID" w:bidi="ar-SA"/>
            </w:rPr>
          </w:rPrChange>
        </w:rPr>
        <w:t xml:space="preserve"> pada </w:t>
      </w:r>
      <w:proofErr w:type="spellStart"/>
      <w:r w:rsidRPr="00623213">
        <w:rPr>
          <w:rFonts w:cs="Times New Roman"/>
          <w:bCs/>
          <w:color w:val="000000" w:themeColor="text1"/>
          <w:lang w:val="en-US"/>
          <w:rPrChange w:id="419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en-US" w:eastAsia="id-ID" w:bidi="ar-SA"/>
            </w:rPr>
          </w:rPrChange>
        </w:rPr>
        <w:t>saat</w:t>
      </w:r>
      <w:proofErr w:type="spellEnd"/>
      <w:r w:rsidRPr="00623213">
        <w:rPr>
          <w:rFonts w:cs="Times New Roman"/>
          <w:bCs/>
          <w:color w:val="000000" w:themeColor="text1"/>
          <w:lang w:val="en-US"/>
          <w:rPrChange w:id="420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en-US" w:eastAsia="id-ID" w:bidi="ar-SA"/>
            </w:rPr>
          </w:rPrChange>
        </w:rPr>
        <w:t xml:space="preserve"> b</w:t>
      </w:r>
      <w:r w:rsidRPr="00623213">
        <w:rPr>
          <w:rFonts w:cs="Times New Roman"/>
          <w:bCs/>
          <w:color w:val="000000" w:themeColor="text1"/>
          <w:lang w:val="id-ID"/>
          <w:rPrChange w:id="421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ekerja</w:t>
      </w:r>
      <w:r w:rsidR="00AB39AE" w:rsidRPr="00623213">
        <w:rPr>
          <w:rFonts w:cs="Times New Roman"/>
          <w:bCs/>
          <w:color w:val="000000" w:themeColor="text1"/>
          <w:lang w:val="id-ID"/>
          <w:rPrChange w:id="422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="0046058D" w:rsidRPr="00623213">
        <w:rPr>
          <w:rFonts w:cs="Times New Roman"/>
          <w:bCs/>
          <w:color w:val="000000" w:themeColor="text1"/>
          <w:rPrChange w:id="423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maka</w:t>
      </w:r>
      <w:proofErr w:type="spellEnd"/>
      <w:r w:rsidR="0046058D" w:rsidRPr="00623213">
        <w:rPr>
          <w:rFonts w:cs="Times New Roman"/>
          <w:bCs/>
          <w:color w:val="000000" w:themeColor="text1"/>
          <w:rPrChange w:id="424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r w:rsidR="0046058D" w:rsidRPr="00623213">
        <w:rPr>
          <w:rFonts w:cs="Times New Roman"/>
          <w:b/>
          <w:bCs/>
          <w:color w:val="000000" w:themeColor="text1"/>
          <w:lang w:val="id-ID"/>
          <w:rPrChange w:id="425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P</w:t>
      </w:r>
      <w:proofErr w:type="spellStart"/>
      <w:r w:rsidRPr="00623213">
        <w:rPr>
          <w:rFonts w:cs="Times New Roman"/>
          <w:b/>
          <w:bCs/>
          <w:color w:val="000000" w:themeColor="text1"/>
          <w:rPrChange w:id="426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ihak</w:t>
      </w:r>
      <w:proofErr w:type="spellEnd"/>
      <w:r w:rsidRPr="00623213">
        <w:rPr>
          <w:rFonts w:cs="Times New Roman"/>
          <w:b/>
          <w:bCs/>
          <w:color w:val="000000" w:themeColor="text1"/>
          <w:rPrChange w:id="427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r w:rsidR="0046058D" w:rsidRPr="00623213">
        <w:rPr>
          <w:rFonts w:cs="Times New Roman"/>
          <w:b/>
          <w:bCs/>
          <w:color w:val="000000" w:themeColor="text1"/>
          <w:lang w:val="id-ID"/>
          <w:rPrChange w:id="428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P</w:t>
      </w:r>
      <w:proofErr w:type="spellStart"/>
      <w:r w:rsidRPr="00623213">
        <w:rPr>
          <w:rFonts w:cs="Times New Roman"/>
          <w:b/>
          <w:bCs/>
          <w:color w:val="000000" w:themeColor="text1"/>
          <w:rPrChange w:id="429" w:author="SMC" w:date="2024-11-14T16:20:00Z">
            <w:rPr>
              <w:rFonts w:asciiTheme="minorHAnsi" w:eastAsiaTheme="minorEastAsia" w:hAnsiTheme="minorHAnsi" w:cs="Times New Roman"/>
              <w:b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ertama</w:t>
      </w:r>
      <w:proofErr w:type="spellEnd"/>
      <w:r w:rsidRPr="00623213">
        <w:rPr>
          <w:rFonts w:cs="Times New Roman"/>
          <w:bCs/>
          <w:color w:val="000000" w:themeColor="text1"/>
          <w:rPrChange w:id="430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 </w:t>
      </w:r>
      <w:proofErr w:type="spellStart"/>
      <w:r w:rsidRPr="00623213">
        <w:rPr>
          <w:rFonts w:cs="Times New Roman"/>
          <w:bCs/>
          <w:color w:val="000000" w:themeColor="text1"/>
          <w:rPrChange w:id="431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bersedia</w:t>
      </w:r>
      <w:proofErr w:type="spellEnd"/>
      <w:r w:rsidRPr="00623213">
        <w:rPr>
          <w:rFonts w:cs="Times New Roman"/>
          <w:bCs/>
          <w:color w:val="000000" w:themeColor="text1"/>
          <w:rPrChange w:id="432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433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untuk</w:t>
      </w:r>
      <w:proofErr w:type="spellEnd"/>
      <w:r w:rsidRPr="00623213">
        <w:rPr>
          <w:rFonts w:cs="Times New Roman"/>
          <w:bCs/>
          <w:color w:val="000000" w:themeColor="text1"/>
          <w:rPrChange w:id="434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r w:rsidRPr="00623213">
        <w:rPr>
          <w:rFonts w:cs="Times New Roman"/>
          <w:bCs/>
          <w:color w:val="000000" w:themeColor="text1"/>
          <w:lang w:val="id-ID"/>
          <w:rPrChange w:id="435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dikenakan</w:t>
      </w:r>
      <w:r w:rsidRPr="00623213">
        <w:rPr>
          <w:rFonts w:cs="Times New Roman"/>
          <w:bCs/>
          <w:color w:val="000000" w:themeColor="text1"/>
          <w:rPrChange w:id="436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437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sanksi</w:t>
      </w:r>
      <w:proofErr w:type="spellEnd"/>
      <w:r w:rsidRPr="00623213">
        <w:rPr>
          <w:rFonts w:cs="Times New Roman"/>
          <w:bCs/>
          <w:color w:val="000000" w:themeColor="text1"/>
          <w:rPrChange w:id="438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439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denda</w:t>
      </w:r>
      <w:proofErr w:type="spellEnd"/>
      <w:r w:rsidRPr="00623213">
        <w:rPr>
          <w:rFonts w:cs="Times New Roman"/>
          <w:bCs/>
          <w:color w:val="000000" w:themeColor="text1"/>
          <w:rPrChange w:id="440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623213">
        <w:rPr>
          <w:rFonts w:cs="Times New Roman"/>
          <w:bCs/>
          <w:color w:val="000000" w:themeColor="text1"/>
          <w:rPrChange w:id="441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sebesar</w:t>
      </w:r>
      <w:proofErr w:type="spellEnd"/>
      <w:r w:rsidRPr="00623213">
        <w:rPr>
          <w:rFonts w:cs="Times New Roman"/>
          <w:bCs/>
          <w:color w:val="000000" w:themeColor="text1"/>
          <w:rPrChange w:id="442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Rp 5.000.000 (lima </w:t>
      </w:r>
      <w:proofErr w:type="spellStart"/>
      <w:r w:rsidRPr="00623213">
        <w:rPr>
          <w:rFonts w:cs="Times New Roman"/>
          <w:bCs/>
          <w:color w:val="000000" w:themeColor="text1"/>
          <w:rPrChange w:id="443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juta</w:t>
      </w:r>
      <w:proofErr w:type="spellEnd"/>
      <w:r w:rsidRPr="00623213">
        <w:rPr>
          <w:rFonts w:cs="Times New Roman"/>
          <w:bCs/>
          <w:color w:val="000000" w:themeColor="text1"/>
          <w:rPrChange w:id="444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rupiah) </w:t>
      </w:r>
      <w:r w:rsidRPr="00623213">
        <w:rPr>
          <w:rFonts w:cs="Times New Roman"/>
          <w:bCs/>
          <w:color w:val="000000" w:themeColor="text1"/>
          <w:lang w:val="id-ID"/>
          <w:rPrChange w:id="445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yang </w:t>
      </w:r>
      <w:proofErr w:type="spellStart"/>
      <w:r w:rsidRPr="00623213">
        <w:rPr>
          <w:rFonts w:cs="Times New Roman"/>
          <w:bCs/>
          <w:color w:val="000000" w:themeColor="text1"/>
          <w:lang w:val="en-US"/>
          <w:rPrChange w:id="446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en-US" w:eastAsia="id-ID" w:bidi="ar-SA"/>
            </w:rPr>
          </w:rPrChange>
        </w:rPr>
        <w:t>dapat</w:t>
      </w:r>
      <w:proofErr w:type="spellEnd"/>
      <w:r w:rsidRPr="00623213">
        <w:rPr>
          <w:rFonts w:cs="Times New Roman"/>
          <w:bCs/>
          <w:color w:val="000000" w:themeColor="text1"/>
          <w:lang w:val="en-US"/>
          <w:rPrChange w:id="447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en-US" w:eastAsia="id-ID" w:bidi="ar-SA"/>
            </w:rPr>
          </w:rPrChange>
        </w:rPr>
        <w:t xml:space="preserve"> </w:t>
      </w:r>
      <w:r w:rsidRPr="00623213">
        <w:rPr>
          <w:rFonts w:cs="Times New Roman"/>
          <w:bCs/>
          <w:color w:val="000000" w:themeColor="text1"/>
          <w:lang w:val="id-ID"/>
          <w:rPrChange w:id="448" w:author="SMC" w:date="2024-11-14T16:20:00Z">
            <w:rPr>
              <w:rFonts w:asciiTheme="minorHAnsi" w:eastAsiaTheme="minorEastAsia" w:hAnsiTheme="minorHAnsi" w:cs="Times New Roman"/>
              <w:bCs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dipotongkan dari sisa pembayaran yang ada. </w:t>
      </w:r>
    </w:p>
    <w:p w14:paraId="1C9682C7" w14:textId="77777777" w:rsidR="00062D02" w:rsidRPr="004F2AF7" w:rsidRDefault="00062D02" w:rsidP="004F2AF7">
      <w:pPr>
        <w:pStyle w:val="ListParagraph"/>
        <w:widowControl w:val="0"/>
        <w:spacing w:line="276" w:lineRule="auto"/>
        <w:ind w:left="360" w:hanging="360"/>
        <w:jc w:val="both"/>
        <w:rPr>
          <w:rFonts w:cs="Times New Roman"/>
          <w:bCs/>
          <w:color w:val="000000" w:themeColor="text1"/>
          <w:lang w:val="id-ID"/>
        </w:rPr>
      </w:pPr>
    </w:p>
    <w:p w14:paraId="5523D50C" w14:textId="77777777" w:rsidR="001E0CD7" w:rsidRPr="004F2AF7" w:rsidRDefault="00BB1696" w:rsidP="004F2AF7">
      <w:pPr>
        <w:pStyle w:val="ListParagraph"/>
        <w:suppressAutoHyphens w:val="0"/>
        <w:spacing w:line="276" w:lineRule="auto"/>
        <w:ind w:left="0" w:right="270"/>
        <w:contextualSpacing/>
        <w:jc w:val="center"/>
        <w:rPr>
          <w:rFonts w:cs="Times New Roman"/>
          <w:b/>
          <w:color w:val="000000" w:themeColor="text1"/>
          <w:lang w:val="id-ID"/>
        </w:rPr>
      </w:pPr>
      <w:r w:rsidRPr="004F2AF7">
        <w:rPr>
          <w:rFonts w:cs="Times New Roman"/>
          <w:b/>
          <w:color w:val="000000" w:themeColor="text1"/>
        </w:rPr>
        <w:t>Pasal 1</w:t>
      </w:r>
      <w:r w:rsidR="00D124E1" w:rsidRPr="004F2AF7">
        <w:rPr>
          <w:rFonts w:cs="Times New Roman"/>
          <w:b/>
          <w:color w:val="000000" w:themeColor="text1"/>
          <w:lang w:val="id-ID"/>
        </w:rPr>
        <w:t>1</w:t>
      </w:r>
    </w:p>
    <w:p w14:paraId="5AB11582" w14:textId="77777777" w:rsidR="001E0CD7" w:rsidRPr="004F2AF7" w:rsidRDefault="009A0DEF" w:rsidP="004F2AF7">
      <w:pPr>
        <w:pStyle w:val="ListParagraph"/>
        <w:suppressAutoHyphens w:val="0"/>
        <w:spacing w:line="276" w:lineRule="auto"/>
        <w:ind w:left="0" w:right="270"/>
        <w:contextualSpacing/>
        <w:jc w:val="center"/>
        <w:rPr>
          <w:rFonts w:cs="Times New Roman"/>
          <w:b/>
          <w:color w:val="000000" w:themeColor="text1"/>
          <w:lang w:val="id-ID"/>
        </w:rPr>
      </w:pPr>
      <w:proofErr w:type="spellStart"/>
      <w:r w:rsidRPr="004F2AF7">
        <w:rPr>
          <w:rFonts w:cs="Times New Roman"/>
          <w:b/>
          <w:color w:val="000000" w:themeColor="text1"/>
        </w:rPr>
        <w:t>Pemberian</w:t>
      </w:r>
      <w:proofErr w:type="spellEnd"/>
      <w:r w:rsidRPr="004F2AF7">
        <w:rPr>
          <w:rFonts w:cs="Times New Roman"/>
          <w:b/>
          <w:color w:val="000000" w:themeColor="text1"/>
        </w:rPr>
        <w:t xml:space="preserve"> Hadiah</w:t>
      </w:r>
      <w:r w:rsidR="00745D12" w:rsidRPr="004F2AF7">
        <w:rPr>
          <w:rFonts w:cs="Times New Roman"/>
          <w:b/>
          <w:color w:val="000000" w:themeColor="text1"/>
          <w:lang w:val="id-ID"/>
        </w:rPr>
        <w:t xml:space="preserve"> atau Janji</w:t>
      </w:r>
    </w:p>
    <w:p w14:paraId="5693087F" w14:textId="77777777" w:rsidR="00D124E1" w:rsidRPr="004F2AF7" w:rsidRDefault="00D124E1" w:rsidP="004F2AF7">
      <w:pPr>
        <w:pStyle w:val="ListParagraph"/>
        <w:numPr>
          <w:ilvl w:val="0"/>
          <w:numId w:val="15"/>
        </w:numPr>
        <w:suppressAutoHyphens w:val="0"/>
        <w:spacing w:line="276" w:lineRule="auto"/>
        <w:ind w:left="567" w:right="270" w:hanging="567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b/>
          <w:color w:val="000000" w:themeColor="text1"/>
        </w:rPr>
        <w:t>P</w:t>
      </w:r>
      <w:r w:rsidRPr="004F2AF7">
        <w:rPr>
          <w:rFonts w:cs="Times New Roman"/>
          <w:b/>
          <w:color w:val="000000" w:themeColor="text1"/>
          <w:lang w:val="id-ID"/>
        </w:rPr>
        <w:t>ihak Pertama</w:t>
      </w:r>
      <w:r w:rsidRPr="004F2AF7">
        <w:rPr>
          <w:rFonts w:cs="Times New Roman"/>
          <w:color w:val="000000" w:themeColor="text1"/>
          <w:lang w:val="id-ID"/>
        </w:rPr>
        <w:t xml:space="preserve"> dilarang </w:t>
      </w:r>
      <w:proofErr w:type="spellStart"/>
      <w:r w:rsidRPr="004F2AF7">
        <w:rPr>
          <w:rFonts w:cs="Times New Roman"/>
          <w:color w:val="000000" w:themeColor="text1"/>
        </w:rPr>
        <w:t>untuk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memberikan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hadiah</w:t>
      </w:r>
      <w:proofErr w:type="spellEnd"/>
      <w:r w:rsidRPr="004F2AF7">
        <w:rPr>
          <w:rFonts w:cs="Times New Roman"/>
          <w:color w:val="000000" w:themeColor="text1"/>
          <w:lang w:val="id-ID"/>
        </w:rPr>
        <w:t xml:space="preserve"> dalam bentuk apapun baik </w:t>
      </w:r>
      <w:proofErr w:type="spellStart"/>
      <w:r w:rsidRPr="004F2AF7">
        <w:rPr>
          <w:rFonts w:cs="Times New Roman"/>
          <w:color w:val="000000" w:themeColor="text1"/>
        </w:rPr>
        <w:t>berupa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r w:rsidRPr="004F2AF7">
        <w:rPr>
          <w:rFonts w:cs="Times New Roman"/>
          <w:color w:val="000000" w:themeColor="text1"/>
          <w:lang w:val="id-ID"/>
        </w:rPr>
        <w:t xml:space="preserve">uang, </w:t>
      </w:r>
      <w:proofErr w:type="spellStart"/>
      <w:r w:rsidRPr="004F2AF7">
        <w:rPr>
          <w:rFonts w:cs="Times New Roman"/>
          <w:color w:val="000000" w:themeColor="text1"/>
        </w:rPr>
        <w:t>barang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atau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bentuk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r w:rsidRPr="004F2AF7">
        <w:rPr>
          <w:rFonts w:cs="Times New Roman"/>
          <w:color w:val="000000" w:themeColor="text1"/>
          <w:lang w:val="id-ID"/>
        </w:rPr>
        <w:t xml:space="preserve">lainnya yang bernilai uang dan </w:t>
      </w:r>
      <w:proofErr w:type="spellStart"/>
      <w:r w:rsidRPr="004F2AF7">
        <w:rPr>
          <w:rFonts w:cs="Times New Roman"/>
          <w:color w:val="000000" w:themeColor="text1"/>
        </w:rPr>
        <w:t>bersifat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pribadi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kepada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r w:rsidRPr="004F2AF7">
        <w:rPr>
          <w:rFonts w:cs="Times New Roman"/>
          <w:color w:val="000000" w:themeColor="text1"/>
          <w:lang w:val="id-ID"/>
        </w:rPr>
        <w:t xml:space="preserve">staff atau karyawan </w:t>
      </w: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 xml:space="preserve"> terkait perjanjian ini.</w:t>
      </w:r>
    </w:p>
    <w:p w14:paraId="61B9DC08" w14:textId="77777777" w:rsidR="00D124E1" w:rsidRPr="004F2AF7" w:rsidRDefault="00D124E1" w:rsidP="004F2AF7">
      <w:pPr>
        <w:pStyle w:val="ListParagraph"/>
        <w:numPr>
          <w:ilvl w:val="0"/>
          <w:numId w:val="15"/>
        </w:numPr>
        <w:suppressAutoHyphens w:val="0"/>
        <w:spacing w:line="276" w:lineRule="auto"/>
        <w:ind w:left="567" w:right="270" w:hanging="567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  <w:lang w:val="id-ID"/>
        </w:rPr>
        <w:lastRenderedPageBreak/>
        <w:t xml:space="preserve">Sanksi atas pelanggaran ayat 1 (satu) pasal ini kepada </w:t>
      </w:r>
      <w:r w:rsidRPr="004F2AF7">
        <w:rPr>
          <w:rFonts w:cs="Times New Roman"/>
          <w:b/>
          <w:color w:val="000000" w:themeColor="text1"/>
          <w:lang w:val="id-ID"/>
        </w:rPr>
        <w:t>Pihak Pertama</w:t>
      </w:r>
      <w:r w:rsidRPr="004F2AF7">
        <w:rPr>
          <w:rFonts w:cs="Times New Roman"/>
          <w:color w:val="000000" w:themeColor="text1"/>
          <w:lang w:val="id-ID"/>
        </w:rPr>
        <w:t xml:space="preserve"> adalah:</w:t>
      </w:r>
    </w:p>
    <w:p w14:paraId="323B0E53" w14:textId="77777777" w:rsidR="00D124E1" w:rsidRPr="004F2AF7" w:rsidRDefault="00D124E1" w:rsidP="004F2AF7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  <w:lang w:val="id-ID"/>
        </w:rPr>
        <w:t xml:space="preserve">Pemutusan perjanjian secara sepihak oleh </w:t>
      </w: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>.</w:t>
      </w:r>
    </w:p>
    <w:p w14:paraId="1EA163D1" w14:textId="77777777" w:rsidR="00D124E1" w:rsidRPr="004F2AF7" w:rsidRDefault="00D124E1" w:rsidP="004F2AF7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  <w:lang w:val="id-ID"/>
        </w:rPr>
        <w:t xml:space="preserve">Karyawan </w:t>
      </w:r>
      <w:r w:rsidRPr="004F2AF7">
        <w:rPr>
          <w:rFonts w:cs="Times New Roman"/>
          <w:b/>
          <w:color w:val="000000" w:themeColor="text1"/>
          <w:lang w:val="id-ID"/>
        </w:rPr>
        <w:t>Pihak Pertama</w:t>
      </w:r>
      <w:r w:rsidRPr="004F2AF7">
        <w:rPr>
          <w:rFonts w:cs="Times New Roman"/>
          <w:color w:val="000000" w:themeColor="text1"/>
          <w:lang w:val="id-ID"/>
        </w:rPr>
        <w:t xml:space="preserve"> yang terlibat dalam pemberian hadiah akan dikeluarkan dari perusahaan </w:t>
      </w:r>
      <w:r w:rsidRPr="004F2AF7">
        <w:rPr>
          <w:rFonts w:cs="Times New Roman"/>
          <w:b/>
          <w:color w:val="000000" w:themeColor="text1"/>
          <w:lang w:val="id-ID"/>
        </w:rPr>
        <w:t>Pihak Pertama</w:t>
      </w:r>
      <w:r w:rsidRPr="004F2AF7">
        <w:rPr>
          <w:rFonts w:cs="Times New Roman"/>
          <w:color w:val="000000" w:themeColor="text1"/>
          <w:lang w:val="id-ID"/>
        </w:rPr>
        <w:t>.</w:t>
      </w:r>
    </w:p>
    <w:p w14:paraId="307EFE5A" w14:textId="77777777" w:rsidR="00D124E1" w:rsidRPr="004F2AF7" w:rsidRDefault="00D124E1" w:rsidP="004F2AF7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  <w:lang w:val="id-ID"/>
        </w:rPr>
        <w:t xml:space="preserve">Karyawan </w:t>
      </w: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 xml:space="preserve"> yang terlibat dalam penerimaan hadiah akan diproses sesuai PKB (Peraturan Kerja Bersama) yang berlaku di tempat </w:t>
      </w: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>.</w:t>
      </w:r>
    </w:p>
    <w:p w14:paraId="12F089BB" w14:textId="77777777" w:rsidR="00D124E1" w:rsidRPr="004F2AF7" w:rsidRDefault="00D124E1" w:rsidP="004F2AF7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b/>
          <w:color w:val="000000" w:themeColor="text1"/>
          <w:lang w:val="id-ID"/>
        </w:rPr>
        <w:t xml:space="preserve">Pihak Pertama </w:t>
      </w:r>
      <w:r w:rsidRPr="004F2AF7">
        <w:rPr>
          <w:rFonts w:cs="Times New Roman"/>
          <w:color w:val="000000" w:themeColor="text1"/>
          <w:lang w:val="id-ID"/>
        </w:rPr>
        <w:t xml:space="preserve">mengembalikan semua pembayaran yang telah diberikan oleh </w:t>
      </w: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>.</w:t>
      </w:r>
    </w:p>
    <w:p w14:paraId="30E085E7" w14:textId="77777777" w:rsidR="00D124E1" w:rsidRPr="004F2AF7" w:rsidRDefault="00D124E1" w:rsidP="004F2AF7">
      <w:pPr>
        <w:pStyle w:val="ListParagraph"/>
        <w:numPr>
          <w:ilvl w:val="0"/>
          <w:numId w:val="26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b/>
          <w:color w:val="000000" w:themeColor="text1"/>
          <w:lang w:val="id-ID"/>
        </w:rPr>
        <w:t>Pihak Kedua</w:t>
      </w:r>
      <w:r w:rsidRPr="004F2AF7">
        <w:rPr>
          <w:rFonts w:cs="Times New Roman"/>
          <w:color w:val="000000" w:themeColor="text1"/>
          <w:lang w:val="id-ID"/>
        </w:rPr>
        <w:t xml:space="preserve"> berhak melaporkan kepada pihak yang berwajib. </w:t>
      </w:r>
    </w:p>
    <w:p w14:paraId="307DC6E3" w14:textId="77777777" w:rsidR="00D124E1" w:rsidRPr="004F2AF7" w:rsidRDefault="004D7C0B" w:rsidP="004F2AF7">
      <w:pPr>
        <w:pStyle w:val="Default"/>
        <w:tabs>
          <w:tab w:val="left" w:pos="5055"/>
        </w:tabs>
        <w:spacing w:line="276" w:lineRule="auto"/>
        <w:rPr>
          <w:b/>
          <w:bCs/>
          <w:color w:val="000000" w:themeColor="text1"/>
        </w:rPr>
      </w:pPr>
      <w:r w:rsidRPr="004F2AF7">
        <w:rPr>
          <w:b/>
          <w:bCs/>
          <w:color w:val="000000" w:themeColor="text1"/>
        </w:rPr>
        <w:tab/>
      </w:r>
    </w:p>
    <w:p w14:paraId="6443AF61" w14:textId="77777777" w:rsidR="00361FDF" w:rsidRPr="004F2AF7" w:rsidRDefault="00361FDF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Pasal 12</w:t>
      </w:r>
    </w:p>
    <w:p w14:paraId="13AC0FEE" w14:textId="77777777" w:rsidR="00361FDF" w:rsidRPr="004F2AF7" w:rsidRDefault="00A64D10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>Pengakhiran Perjanjian</w:t>
      </w:r>
    </w:p>
    <w:p w14:paraId="4AEBE252" w14:textId="77777777" w:rsidR="00361FDF" w:rsidRPr="004F2AF7" w:rsidRDefault="00361FDF" w:rsidP="004F2AF7">
      <w:pPr>
        <w:pStyle w:val="ListParagraph"/>
        <w:numPr>
          <w:ilvl w:val="0"/>
          <w:numId w:val="28"/>
        </w:numPr>
        <w:suppressAutoHyphens w:val="0"/>
        <w:spacing w:line="276" w:lineRule="auto"/>
        <w:ind w:left="567" w:right="270" w:hanging="567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Perjanjian ini dapat berakhir dikarenakan sebagai berikut:</w:t>
      </w:r>
    </w:p>
    <w:p w14:paraId="56563ADB" w14:textId="77777777" w:rsidR="00361FDF" w:rsidRPr="004F2AF7" w:rsidRDefault="00361FDF" w:rsidP="004F2AF7">
      <w:pPr>
        <w:pStyle w:val="ListParagraph"/>
        <w:numPr>
          <w:ilvl w:val="1"/>
          <w:numId w:val="13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Para Pihak sepakat untuk mengakhiri.</w:t>
      </w:r>
    </w:p>
    <w:p w14:paraId="451CBFF2" w14:textId="77777777" w:rsidR="00361FDF" w:rsidRPr="004F2AF7" w:rsidRDefault="00361FDF" w:rsidP="004F2AF7">
      <w:pPr>
        <w:pStyle w:val="ListParagraph"/>
        <w:numPr>
          <w:ilvl w:val="1"/>
          <w:numId w:val="13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Periode perjanjian telah berakhir.</w:t>
      </w:r>
    </w:p>
    <w:p w14:paraId="7AFC7F54" w14:textId="77777777" w:rsidR="00361FDF" w:rsidRPr="004F2AF7" w:rsidRDefault="00361FDF" w:rsidP="004F2AF7">
      <w:pPr>
        <w:pStyle w:val="ListParagraph"/>
        <w:numPr>
          <w:ilvl w:val="1"/>
          <w:numId w:val="13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Salah satu Pihak cidera janji.</w:t>
      </w:r>
    </w:p>
    <w:p w14:paraId="43ADA03E" w14:textId="77777777" w:rsidR="00361FDF" w:rsidRPr="004F2AF7" w:rsidRDefault="00361FDF" w:rsidP="004F2AF7">
      <w:pPr>
        <w:pStyle w:val="ListParagraph"/>
        <w:numPr>
          <w:ilvl w:val="1"/>
          <w:numId w:val="13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Denga</w:t>
      </w:r>
      <w:r w:rsidR="009D596D" w:rsidRPr="004F2AF7">
        <w:rPr>
          <w:rFonts w:cs="Times New Roman"/>
          <w:color w:val="000000" w:themeColor="text1"/>
          <w:lang w:val="id-ID"/>
        </w:rPr>
        <w:t>n</w:t>
      </w:r>
      <w:r w:rsidRPr="004F2AF7">
        <w:rPr>
          <w:rFonts w:cs="Times New Roman"/>
          <w:color w:val="000000" w:themeColor="text1"/>
          <w:lang w:val="id-ID"/>
        </w:rPr>
        <w:t xml:space="preserve"> putusan pengadilan.</w:t>
      </w:r>
    </w:p>
    <w:p w14:paraId="76E9458F" w14:textId="77777777" w:rsidR="00B33166" w:rsidRPr="004F2AF7" w:rsidRDefault="00361FDF" w:rsidP="004F2AF7">
      <w:pPr>
        <w:pStyle w:val="ListParagraph"/>
        <w:numPr>
          <w:ilvl w:val="1"/>
          <w:numId w:val="13"/>
        </w:numPr>
        <w:suppressAutoHyphens w:val="0"/>
        <w:spacing w:line="276" w:lineRule="auto"/>
        <w:ind w:left="993" w:right="270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  <w:lang w:val="id-ID"/>
        </w:rPr>
        <w:t>Salah satu Pihak dinyatakan bangkrut/pailit.</w:t>
      </w:r>
    </w:p>
    <w:p w14:paraId="6E1E7363" w14:textId="77777777" w:rsidR="00B33166" w:rsidRPr="004F2AF7" w:rsidRDefault="00B33166" w:rsidP="004F2AF7">
      <w:pPr>
        <w:pStyle w:val="ListParagraph"/>
        <w:numPr>
          <w:ilvl w:val="0"/>
          <w:numId w:val="28"/>
        </w:numPr>
        <w:suppressAutoHyphens w:val="0"/>
        <w:spacing w:line="276" w:lineRule="auto"/>
        <w:ind w:left="567" w:right="270" w:hanging="567"/>
        <w:contextualSpacing/>
        <w:jc w:val="both"/>
        <w:rPr>
          <w:rFonts w:cs="Times New Roman"/>
          <w:color w:val="000000" w:themeColor="text1"/>
          <w:lang w:val="id-ID"/>
        </w:rPr>
      </w:pPr>
      <w:r w:rsidRPr="004F2AF7">
        <w:rPr>
          <w:rFonts w:cs="Times New Roman"/>
          <w:color w:val="000000" w:themeColor="text1"/>
          <w:lang w:val="id-ID"/>
        </w:rPr>
        <w:t>Pengakhiran perjanjian dalam ayat (1) poin (a), poin (b) dan poin (c) harus dengan memberitahu/diberitahu terlebih dahulu kepada Para Pihak selambat-lambatnya 15 (lima belas) hari sebelum pelaksanaan.</w:t>
      </w:r>
    </w:p>
    <w:p w14:paraId="213D814C" w14:textId="77777777" w:rsidR="00361FDF" w:rsidRPr="004F2AF7" w:rsidRDefault="00361FDF" w:rsidP="004F2AF7">
      <w:pPr>
        <w:pStyle w:val="Default"/>
        <w:spacing w:line="276" w:lineRule="auto"/>
        <w:jc w:val="center"/>
        <w:rPr>
          <w:b/>
          <w:bCs/>
          <w:color w:val="000000" w:themeColor="text1"/>
        </w:rPr>
      </w:pPr>
    </w:p>
    <w:p w14:paraId="4F95FC7A" w14:textId="77777777" w:rsidR="00176442" w:rsidRPr="004F2AF7" w:rsidRDefault="00176442" w:rsidP="004F2AF7">
      <w:pPr>
        <w:pStyle w:val="Default"/>
        <w:spacing w:line="276" w:lineRule="auto"/>
        <w:jc w:val="center"/>
        <w:rPr>
          <w:color w:val="000000" w:themeColor="text1"/>
        </w:rPr>
      </w:pPr>
      <w:r w:rsidRPr="004F2AF7">
        <w:rPr>
          <w:b/>
          <w:bCs/>
          <w:color w:val="000000" w:themeColor="text1"/>
        </w:rPr>
        <w:t xml:space="preserve">Pasal </w:t>
      </w:r>
      <w:r w:rsidR="001E0CD7" w:rsidRPr="004F2AF7">
        <w:rPr>
          <w:b/>
          <w:bCs/>
          <w:color w:val="000000" w:themeColor="text1"/>
        </w:rPr>
        <w:t>1</w:t>
      </w:r>
      <w:r w:rsidR="00361FDF" w:rsidRPr="004F2AF7">
        <w:rPr>
          <w:b/>
          <w:bCs/>
          <w:color w:val="000000" w:themeColor="text1"/>
        </w:rPr>
        <w:t>3</w:t>
      </w:r>
    </w:p>
    <w:p w14:paraId="4803B32E" w14:textId="77777777" w:rsidR="00725D8B" w:rsidRPr="004F2AF7" w:rsidRDefault="00725D8B" w:rsidP="004F2AF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Penyelesaian Permasalahan </w:t>
      </w:r>
    </w:p>
    <w:p w14:paraId="50FDC3E7" w14:textId="77777777" w:rsidR="00725D8B" w:rsidRPr="004F2AF7" w:rsidRDefault="00725D8B" w:rsidP="004F2AF7">
      <w:pPr>
        <w:pStyle w:val="ListParagraph"/>
        <w:numPr>
          <w:ilvl w:val="0"/>
          <w:numId w:val="30"/>
        </w:numPr>
        <w:spacing w:line="276" w:lineRule="auto"/>
        <w:ind w:left="567" w:hanging="567"/>
        <w:rPr>
          <w:rFonts w:cs="Times New Roman"/>
        </w:rPr>
      </w:pPr>
      <w:r w:rsidRPr="004F2AF7">
        <w:rPr>
          <w:rFonts w:cs="Times New Roman"/>
          <w:lang w:val="id-ID"/>
        </w:rPr>
        <w:t>Jika terjadi permasalahan selain yang tercantum dalam perjanjian ini akan diselesaikan dengan etikat baik dengan musyawarah secara mufakat.</w:t>
      </w:r>
      <w:r w:rsidRPr="004F2AF7">
        <w:rPr>
          <w:rFonts w:cs="Times New Roman"/>
        </w:rPr>
        <w:t xml:space="preserve"> </w:t>
      </w:r>
    </w:p>
    <w:p w14:paraId="325146BE" w14:textId="77777777" w:rsidR="0084356D" w:rsidRPr="004F2AF7" w:rsidRDefault="0084356D" w:rsidP="004F2AF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13A7FC" w14:textId="77777777" w:rsidR="0084356D" w:rsidRPr="004F2AF7" w:rsidRDefault="0084356D" w:rsidP="004F2AF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F2AF7">
        <w:rPr>
          <w:rFonts w:ascii="Times New Roman" w:hAnsi="Times New Roman" w:cs="Times New Roman"/>
          <w:b/>
          <w:sz w:val="24"/>
          <w:szCs w:val="24"/>
          <w:lang w:val="en-US"/>
        </w:rPr>
        <w:t>Pasal 1</w:t>
      </w:r>
      <w:r w:rsidR="004F2AF7" w:rsidRPr="004F2AF7">
        <w:rPr>
          <w:rFonts w:ascii="Times New Roman" w:hAnsi="Times New Roman" w:cs="Times New Roman"/>
          <w:b/>
          <w:sz w:val="24"/>
          <w:szCs w:val="24"/>
        </w:rPr>
        <w:t>4</w:t>
      </w:r>
    </w:p>
    <w:p w14:paraId="54205AE4" w14:textId="77777777" w:rsidR="0084356D" w:rsidRPr="004F2AF7" w:rsidRDefault="0084356D" w:rsidP="004F2AF7">
      <w:pPr>
        <w:pStyle w:val="Heading1"/>
        <w:spacing w:after="0" w:line="276" w:lineRule="auto"/>
        <w:ind w:right="271"/>
        <w:rPr>
          <w:color w:val="auto"/>
          <w:szCs w:val="24"/>
          <w:lang w:val="id-ID"/>
        </w:rPr>
      </w:pPr>
      <w:r w:rsidRPr="004F2AF7">
        <w:rPr>
          <w:color w:val="auto"/>
          <w:szCs w:val="24"/>
          <w:lang w:val="id-ID"/>
        </w:rPr>
        <w:t>Pernyataan Dan Jaminan</w:t>
      </w:r>
      <w:r w:rsidR="00494FE4">
        <w:rPr>
          <w:color w:val="auto"/>
          <w:szCs w:val="24"/>
          <w:lang w:val="id-ID"/>
        </w:rPr>
        <w:t xml:space="preserve"> Kepatuhan Regulasi</w:t>
      </w:r>
    </w:p>
    <w:p w14:paraId="784BCFD7" w14:textId="77777777" w:rsidR="0084356D" w:rsidRPr="004F2AF7" w:rsidRDefault="0084356D" w:rsidP="004F2AF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FE4">
        <w:rPr>
          <w:rFonts w:ascii="Times New Roman" w:hAnsi="Times New Roman" w:cs="Times New Roman"/>
          <w:b/>
          <w:sz w:val="24"/>
          <w:szCs w:val="24"/>
        </w:rPr>
        <w:t>Para Pihak</w:t>
      </w:r>
      <w:r w:rsidRPr="004F2AF7">
        <w:rPr>
          <w:rFonts w:ascii="Times New Roman" w:hAnsi="Times New Roman" w:cs="Times New Roman"/>
          <w:sz w:val="24"/>
          <w:szCs w:val="24"/>
        </w:rPr>
        <w:t xml:space="preserve"> menjamin dan menyatakan bahwa:</w:t>
      </w:r>
    </w:p>
    <w:p w14:paraId="0F716458" w14:textId="77777777" w:rsidR="0084356D" w:rsidRPr="004F2AF7" w:rsidRDefault="0084356D" w:rsidP="004F2AF7">
      <w:pPr>
        <w:pStyle w:val="ListParagraph"/>
        <w:numPr>
          <w:ilvl w:val="0"/>
          <w:numId w:val="33"/>
        </w:numPr>
        <w:suppressAutoHyphens w:val="0"/>
        <w:spacing w:line="276" w:lineRule="auto"/>
        <w:ind w:left="567" w:hanging="567"/>
        <w:jc w:val="both"/>
        <w:rPr>
          <w:rFonts w:cs="Times New Roman"/>
        </w:rPr>
      </w:pPr>
      <w:r w:rsidRPr="004F2AF7">
        <w:rPr>
          <w:rFonts w:cs="Times New Roman"/>
        </w:rPr>
        <w:t xml:space="preserve">Dalam </w:t>
      </w:r>
      <w:proofErr w:type="spellStart"/>
      <w:r w:rsidRPr="004F2AF7">
        <w:rPr>
          <w:rFonts w:cs="Times New Roman"/>
        </w:rPr>
        <w:t>pelaksanaan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perjanjian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ini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  <w:lang w:val="en-US"/>
        </w:rPr>
        <w:t>mentaati</w:t>
      </w:r>
      <w:proofErr w:type="spellEnd"/>
      <w:r w:rsidRPr="004F2AF7">
        <w:rPr>
          <w:rFonts w:cs="Times New Roman"/>
          <w:lang w:val="en-US"/>
        </w:rPr>
        <w:t xml:space="preserve"> </w:t>
      </w:r>
      <w:proofErr w:type="spellStart"/>
      <w:r w:rsidRPr="004F2AF7">
        <w:rPr>
          <w:rFonts w:cs="Times New Roman"/>
        </w:rPr>
        <w:t>peraturan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perundang-undangan</w:t>
      </w:r>
      <w:proofErr w:type="spellEnd"/>
      <w:r w:rsidRPr="004F2AF7">
        <w:rPr>
          <w:rFonts w:cs="Times New Roman"/>
        </w:rPr>
        <w:t xml:space="preserve"> yang </w:t>
      </w:r>
      <w:proofErr w:type="spellStart"/>
      <w:r w:rsidRPr="004F2AF7">
        <w:rPr>
          <w:rFonts w:cs="Times New Roman"/>
        </w:rPr>
        <w:t>berlaku</w:t>
      </w:r>
      <w:proofErr w:type="spellEnd"/>
      <w:r w:rsidRPr="004F2AF7">
        <w:rPr>
          <w:rFonts w:cs="Times New Roman"/>
        </w:rPr>
        <w:t>.</w:t>
      </w:r>
    </w:p>
    <w:p w14:paraId="0C23338D" w14:textId="77777777" w:rsidR="0084356D" w:rsidRDefault="0084356D" w:rsidP="004F2AF7">
      <w:pPr>
        <w:pStyle w:val="ListParagraph"/>
        <w:numPr>
          <w:ilvl w:val="0"/>
          <w:numId w:val="33"/>
        </w:numPr>
        <w:suppressAutoHyphens w:val="0"/>
        <w:spacing w:line="276" w:lineRule="auto"/>
        <w:ind w:left="567" w:hanging="567"/>
        <w:jc w:val="both"/>
        <w:rPr>
          <w:rFonts w:cs="Times New Roman"/>
        </w:rPr>
      </w:pPr>
      <w:proofErr w:type="spellStart"/>
      <w:r w:rsidRPr="004F2AF7">
        <w:rPr>
          <w:rFonts w:cs="Times New Roman"/>
        </w:rPr>
        <w:t>Usia</w:t>
      </w:r>
      <w:proofErr w:type="spellEnd"/>
      <w:r w:rsidRPr="004F2AF7">
        <w:rPr>
          <w:rFonts w:cs="Times New Roman"/>
        </w:rPr>
        <w:t xml:space="preserve"> P</w:t>
      </w:r>
      <w:r w:rsidRPr="004F2AF7">
        <w:rPr>
          <w:rFonts w:cs="Times New Roman"/>
          <w:lang w:val="en-US"/>
        </w:rPr>
        <w:t>e</w:t>
      </w:r>
      <w:proofErr w:type="spellStart"/>
      <w:r w:rsidRPr="004F2AF7">
        <w:rPr>
          <w:rFonts w:cs="Times New Roman"/>
        </w:rPr>
        <w:t>kerja</w:t>
      </w:r>
      <w:proofErr w:type="spellEnd"/>
      <w:r w:rsidRPr="004F2AF7">
        <w:rPr>
          <w:rFonts w:cs="Times New Roman"/>
        </w:rPr>
        <w:t xml:space="preserve"> yang </w:t>
      </w:r>
      <w:proofErr w:type="spellStart"/>
      <w:r w:rsidRPr="004F2AF7">
        <w:rPr>
          <w:rFonts w:cs="Times New Roman"/>
        </w:rPr>
        <w:t>dipekerjakan</w:t>
      </w:r>
      <w:proofErr w:type="spellEnd"/>
      <w:r w:rsidRPr="004F2AF7">
        <w:rPr>
          <w:rFonts w:cs="Times New Roman"/>
        </w:rPr>
        <w:t xml:space="preserve"> di </w:t>
      </w:r>
      <w:proofErr w:type="spellStart"/>
      <w:r w:rsidRPr="004F2AF7">
        <w:rPr>
          <w:rFonts w:cs="Times New Roman"/>
        </w:rPr>
        <w:t>perusahaan</w:t>
      </w:r>
      <w:proofErr w:type="spellEnd"/>
      <w:r w:rsidRPr="004F2AF7">
        <w:rPr>
          <w:rFonts w:cs="Times New Roman"/>
        </w:rPr>
        <w:t xml:space="preserve"> masing-masing </w:t>
      </w:r>
      <w:proofErr w:type="spellStart"/>
      <w:r w:rsidRPr="004F2AF7">
        <w:rPr>
          <w:rFonts w:cs="Times New Roman"/>
        </w:rPr>
        <w:t>Pihak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tidak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bertentangan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dengan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ketentuan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dalam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Undang-undang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Ketenagakerjaan</w:t>
      </w:r>
      <w:proofErr w:type="spellEnd"/>
      <w:r w:rsidRPr="004F2AF7">
        <w:rPr>
          <w:rFonts w:cs="Times New Roman"/>
        </w:rPr>
        <w:t>.</w:t>
      </w:r>
    </w:p>
    <w:p w14:paraId="3D7D68D0" w14:textId="77777777" w:rsidR="00197EFA" w:rsidRPr="004F2AF7" w:rsidRDefault="00197EFA" w:rsidP="004F2AF7">
      <w:pPr>
        <w:pStyle w:val="ListParagraph"/>
        <w:numPr>
          <w:ilvl w:val="0"/>
          <w:numId w:val="33"/>
        </w:numPr>
        <w:suppressAutoHyphens w:val="0"/>
        <w:spacing w:line="276" w:lineRule="auto"/>
        <w:ind w:left="567" w:hanging="567"/>
        <w:jc w:val="both"/>
        <w:rPr>
          <w:rFonts w:cs="Times New Roman"/>
        </w:rPr>
      </w:pPr>
      <w:r w:rsidRPr="00197EFA">
        <w:rPr>
          <w:rFonts w:cs="Times New Roman"/>
          <w:lang w:val="id-ID"/>
        </w:rPr>
        <w:t>Menjalankan kewajiban pajak tepat waktu(pembayaran/pemotongan</w:t>
      </w:r>
      <w:r w:rsidR="00F07ABC">
        <w:rPr>
          <w:rFonts w:cs="Times New Roman"/>
          <w:lang w:val="en-US"/>
        </w:rPr>
        <w:t>/</w:t>
      </w:r>
      <w:proofErr w:type="spellStart"/>
      <w:r w:rsidR="00F07ABC">
        <w:rPr>
          <w:rFonts w:cs="Times New Roman"/>
          <w:lang w:val="en-US"/>
        </w:rPr>
        <w:t>pelaporan</w:t>
      </w:r>
      <w:proofErr w:type="spellEnd"/>
      <w:r w:rsidR="00F07ABC">
        <w:rPr>
          <w:rFonts w:cs="Times New Roman"/>
          <w:lang w:val="id-ID"/>
        </w:rPr>
        <w:t xml:space="preserve"> </w:t>
      </w:r>
      <w:r w:rsidRPr="00197EFA">
        <w:rPr>
          <w:rFonts w:cs="Times New Roman"/>
          <w:lang w:val="id-ID"/>
        </w:rPr>
        <w:t>terkait pajak).</w:t>
      </w:r>
    </w:p>
    <w:p w14:paraId="0F2ABD12" w14:textId="77777777" w:rsidR="0084356D" w:rsidRPr="004F2AF7" w:rsidRDefault="0084356D" w:rsidP="004F2AF7">
      <w:pPr>
        <w:pStyle w:val="ListParagraph"/>
        <w:numPr>
          <w:ilvl w:val="0"/>
          <w:numId w:val="33"/>
        </w:numPr>
        <w:suppressAutoHyphens w:val="0"/>
        <w:spacing w:line="276" w:lineRule="auto"/>
        <w:ind w:left="567" w:hanging="567"/>
        <w:jc w:val="both"/>
        <w:rPr>
          <w:rFonts w:cs="Times New Roman"/>
        </w:rPr>
      </w:pPr>
      <w:r w:rsidRPr="004F2AF7">
        <w:rPr>
          <w:rFonts w:cs="Times New Roman"/>
        </w:rPr>
        <w:t xml:space="preserve">Dalam </w:t>
      </w:r>
      <w:proofErr w:type="spellStart"/>
      <w:r w:rsidRPr="004F2AF7">
        <w:rPr>
          <w:rFonts w:cs="Times New Roman"/>
        </w:rPr>
        <w:t>hal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terdapat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pelanggaran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peraturan</w:t>
      </w:r>
      <w:proofErr w:type="spellEnd"/>
      <w:r w:rsidRPr="004F2AF7">
        <w:rPr>
          <w:rFonts w:cs="Times New Roman"/>
        </w:rPr>
        <w:t xml:space="preserve"> yang </w:t>
      </w:r>
      <w:proofErr w:type="spellStart"/>
      <w:r w:rsidRPr="004F2AF7">
        <w:rPr>
          <w:rFonts w:cs="Times New Roman"/>
        </w:rPr>
        <w:t>dilakukan</w:t>
      </w:r>
      <w:proofErr w:type="spellEnd"/>
      <w:r w:rsidRPr="004F2AF7">
        <w:rPr>
          <w:rFonts w:cs="Times New Roman"/>
        </w:rPr>
        <w:t xml:space="preserve"> oleh salah </w:t>
      </w:r>
      <w:proofErr w:type="spellStart"/>
      <w:r w:rsidRPr="004F2AF7">
        <w:rPr>
          <w:rFonts w:cs="Times New Roman"/>
        </w:rPr>
        <w:t>satu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Pihak</w:t>
      </w:r>
      <w:proofErr w:type="spellEnd"/>
      <w:r w:rsidRPr="004F2AF7">
        <w:rPr>
          <w:rFonts w:cs="Times New Roman"/>
        </w:rPr>
        <w:t xml:space="preserve">, </w:t>
      </w:r>
      <w:proofErr w:type="spellStart"/>
      <w:r w:rsidRPr="004F2AF7">
        <w:rPr>
          <w:rFonts w:cs="Times New Roman"/>
        </w:rPr>
        <w:t>maka</w:t>
      </w:r>
      <w:proofErr w:type="spellEnd"/>
      <w:r w:rsidRPr="004F2AF7">
        <w:rPr>
          <w:rFonts w:cs="Times New Roman"/>
        </w:rPr>
        <w:t xml:space="preserve"> Para </w:t>
      </w:r>
      <w:proofErr w:type="spellStart"/>
      <w:r w:rsidRPr="004F2AF7">
        <w:rPr>
          <w:rFonts w:cs="Times New Roman"/>
        </w:rPr>
        <w:t>Pihak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sepakat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untuk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tidak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melibatkan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Pihak</w:t>
      </w:r>
      <w:proofErr w:type="spellEnd"/>
      <w:r w:rsidRPr="004F2AF7">
        <w:rPr>
          <w:rFonts w:cs="Times New Roman"/>
        </w:rPr>
        <w:t xml:space="preserve"> yang lain </w:t>
      </w:r>
      <w:proofErr w:type="spellStart"/>
      <w:r w:rsidRPr="004F2AF7">
        <w:rPr>
          <w:rFonts w:cs="Times New Roman"/>
        </w:rPr>
        <w:t>dalam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kasus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pelanggaran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peraturan</w:t>
      </w:r>
      <w:proofErr w:type="spellEnd"/>
      <w:r w:rsidRPr="004F2AF7">
        <w:rPr>
          <w:rFonts w:cs="Times New Roman"/>
        </w:rPr>
        <w:t xml:space="preserve"> </w:t>
      </w:r>
      <w:proofErr w:type="spellStart"/>
      <w:r w:rsidRPr="004F2AF7">
        <w:rPr>
          <w:rFonts w:cs="Times New Roman"/>
        </w:rPr>
        <w:t>tersebut</w:t>
      </w:r>
      <w:proofErr w:type="spellEnd"/>
      <w:r w:rsidRPr="004F2AF7">
        <w:rPr>
          <w:rFonts w:cs="Times New Roman"/>
        </w:rPr>
        <w:t>.</w:t>
      </w:r>
    </w:p>
    <w:p w14:paraId="75A41648" w14:textId="77777777" w:rsidR="00AF2584" w:rsidRPr="004F2AF7" w:rsidRDefault="00AF2584" w:rsidP="004F2AF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2F7B195" w14:textId="77777777" w:rsidR="001E0CD7" w:rsidRPr="004F2AF7" w:rsidRDefault="001B567F" w:rsidP="004F2AF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Pasal</w:t>
      </w:r>
      <w:r w:rsidR="001E0CD7"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1</w:t>
      </w:r>
      <w:r w:rsidR="004F2AF7"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</w:t>
      </w:r>
    </w:p>
    <w:p w14:paraId="63646A7B" w14:textId="77777777" w:rsidR="001E0CD7" w:rsidRPr="004F2AF7" w:rsidRDefault="00EF15BE" w:rsidP="004F2AF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Ketentuan Lain</w:t>
      </w:r>
    </w:p>
    <w:p w14:paraId="1E55EA38" w14:textId="77777777" w:rsidR="001E0CD7" w:rsidRPr="004F2AF7" w:rsidRDefault="001E0CD7" w:rsidP="004F2AF7">
      <w:pPr>
        <w:pStyle w:val="ListParagraph"/>
        <w:numPr>
          <w:ilvl w:val="1"/>
          <w:numId w:val="16"/>
        </w:numPr>
        <w:spacing w:line="276" w:lineRule="auto"/>
        <w:ind w:left="567" w:hanging="567"/>
        <w:contextualSpacing/>
        <w:jc w:val="both"/>
        <w:rPr>
          <w:rFonts w:cs="Times New Roman"/>
          <w:color w:val="000000" w:themeColor="text1"/>
        </w:rPr>
      </w:pPr>
      <w:proofErr w:type="spellStart"/>
      <w:r w:rsidRPr="004F2AF7">
        <w:rPr>
          <w:rFonts w:cs="Times New Roman"/>
          <w:color w:val="000000" w:themeColor="text1"/>
        </w:rPr>
        <w:t>Perubahan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Perjanjian</w:t>
      </w:r>
      <w:proofErr w:type="spellEnd"/>
    </w:p>
    <w:p w14:paraId="610731A5" w14:textId="77777777" w:rsidR="001E0CD7" w:rsidRPr="004F2AF7" w:rsidRDefault="001E0CD7" w:rsidP="004F2AF7">
      <w:pPr>
        <w:pStyle w:val="ListParagraph"/>
        <w:numPr>
          <w:ilvl w:val="0"/>
          <w:numId w:val="34"/>
        </w:numPr>
        <w:suppressAutoHyphens w:val="0"/>
        <w:spacing w:line="276" w:lineRule="auto"/>
        <w:ind w:left="993" w:hanging="426"/>
        <w:contextualSpacing/>
        <w:jc w:val="both"/>
        <w:rPr>
          <w:rFonts w:cs="Times New Roman"/>
          <w:color w:val="000000" w:themeColor="text1"/>
        </w:rPr>
      </w:pPr>
      <w:proofErr w:type="spellStart"/>
      <w:r w:rsidRPr="004F2AF7">
        <w:rPr>
          <w:rFonts w:cs="Times New Roman"/>
          <w:color w:val="000000" w:themeColor="text1"/>
        </w:rPr>
        <w:lastRenderedPageBreak/>
        <w:t>Setiap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syarat</w:t>
      </w:r>
      <w:proofErr w:type="spellEnd"/>
      <w:r w:rsidRPr="004F2AF7">
        <w:rPr>
          <w:rFonts w:cs="Times New Roman"/>
          <w:color w:val="000000" w:themeColor="text1"/>
        </w:rPr>
        <w:t xml:space="preserve"> dan </w:t>
      </w:r>
      <w:proofErr w:type="spellStart"/>
      <w:r w:rsidRPr="004F2AF7">
        <w:rPr>
          <w:rFonts w:cs="Times New Roman"/>
          <w:color w:val="000000" w:themeColor="text1"/>
        </w:rPr>
        <w:t>ketentuan</w:t>
      </w:r>
      <w:proofErr w:type="spellEnd"/>
      <w:r w:rsidRPr="004F2AF7">
        <w:rPr>
          <w:rFonts w:cs="Times New Roman"/>
          <w:color w:val="000000" w:themeColor="text1"/>
        </w:rPr>
        <w:t xml:space="preserve"> yang </w:t>
      </w:r>
      <w:proofErr w:type="spellStart"/>
      <w:r w:rsidRPr="004F2AF7">
        <w:rPr>
          <w:rFonts w:cs="Times New Roman"/>
          <w:color w:val="000000" w:themeColor="text1"/>
        </w:rPr>
        <w:t>belum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atau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tidak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diatur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dalam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perjanji</w:t>
      </w:r>
      <w:proofErr w:type="spellEnd"/>
      <w:r w:rsidR="001B567F" w:rsidRPr="004F2AF7">
        <w:rPr>
          <w:rFonts w:cs="Times New Roman"/>
          <w:color w:val="000000" w:themeColor="text1"/>
          <w:lang w:val="id-ID"/>
        </w:rPr>
        <w:t>an</w:t>
      </w:r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akan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dibicarakan</w:t>
      </w:r>
      <w:proofErr w:type="spellEnd"/>
      <w:r w:rsidRPr="004F2AF7">
        <w:rPr>
          <w:rFonts w:cs="Times New Roman"/>
          <w:color w:val="000000" w:themeColor="text1"/>
        </w:rPr>
        <w:t xml:space="preserve">, </w:t>
      </w:r>
      <w:proofErr w:type="spellStart"/>
      <w:r w:rsidRPr="004F2AF7">
        <w:rPr>
          <w:rFonts w:cs="Times New Roman"/>
          <w:color w:val="000000" w:themeColor="text1"/>
        </w:rPr>
        <w:t>dinegosiasikan</w:t>
      </w:r>
      <w:proofErr w:type="spellEnd"/>
      <w:r w:rsidRPr="004F2AF7">
        <w:rPr>
          <w:rFonts w:cs="Times New Roman"/>
          <w:color w:val="000000" w:themeColor="text1"/>
        </w:rPr>
        <w:t xml:space="preserve"> dan </w:t>
      </w:r>
      <w:proofErr w:type="spellStart"/>
      <w:r w:rsidRPr="004F2AF7">
        <w:rPr>
          <w:rFonts w:cs="Times New Roman"/>
          <w:color w:val="000000" w:themeColor="text1"/>
        </w:rPr>
        <w:t>ditambahkan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berdasarkan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kesepakatan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r w:rsidR="00EF15BE" w:rsidRPr="004F2AF7">
        <w:rPr>
          <w:rFonts w:cs="Times New Roman"/>
          <w:b/>
          <w:color w:val="000000" w:themeColor="text1"/>
        </w:rPr>
        <w:t>Para Pih</w:t>
      </w:r>
      <w:r w:rsidR="00EF15BE" w:rsidRPr="004F2AF7">
        <w:rPr>
          <w:rFonts w:cs="Times New Roman"/>
          <w:b/>
          <w:color w:val="000000" w:themeColor="text1"/>
          <w:lang w:val="id-ID"/>
        </w:rPr>
        <w:t>ak</w:t>
      </w:r>
      <w:r w:rsidR="00EF15BE" w:rsidRPr="004F2AF7">
        <w:rPr>
          <w:rFonts w:cs="Times New Roman"/>
          <w:color w:val="000000" w:themeColor="text1"/>
        </w:rPr>
        <w:t>.</w:t>
      </w:r>
    </w:p>
    <w:p w14:paraId="6C0875D5" w14:textId="77777777" w:rsidR="001E0CD7" w:rsidRPr="004F2AF7" w:rsidRDefault="001E0CD7" w:rsidP="004F2AF7">
      <w:pPr>
        <w:pStyle w:val="ListParagraph"/>
        <w:numPr>
          <w:ilvl w:val="0"/>
          <w:numId w:val="34"/>
        </w:numPr>
        <w:suppressAutoHyphens w:val="0"/>
        <w:spacing w:line="276" w:lineRule="auto"/>
        <w:ind w:left="993" w:hanging="426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</w:rPr>
        <w:t>S</w:t>
      </w:r>
      <w:r w:rsidR="001B567F" w:rsidRPr="004F2AF7">
        <w:rPr>
          <w:rFonts w:cs="Times New Roman"/>
          <w:color w:val="000000" w:themeColor="text1"/>
        </w:rPr>
        <w:t xml:space="preserve">egala </w:t>
      </w:r>
      <w:proofErr w:type="spellStart"/>
      <w:r w:rsidR="001B567F" w:rsidRPr="004F2AF7">
        <w:rPr>
          <w:rFonts w:cs="Times New Roman"/>
          <w:color w:val="000000" w:themeColor="text1"/>
        </w:rPr>
        <w:t>perubahan</w:t>
      </w:r>
      <w:proofErr w:type="spellEnd"/>
      <w:r w:rsidR="001B567F" w:rsidRPr="004F2AF7">
        <w:rPr>
          <w:rFonts w:cs="Times New Roman"/>
          <w:color w:val="000000" w:themeColor="text1"/>
          <w:lang w:val="id-ID"/>
        </w:rPr>
        <w:t xml:space="preserve"> dan atau</w:t>
      </w:r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penambahan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r w:rsidR="001B567F" w:rsidRPr="004F2AF7">
        <w:rPr>
          <w:rFonts w:cs="Times New Roman"/>
          <w:color w:val="000000" w:themeColor="text1"/>
          <w:lang w:val="id-ID"/>
        </w:rPr>
        <w:t>isi</w:t>
      </w:r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p</w:t>
      </w:r>
      <w:r w:rsidR="001B567F" w:rsidRPr="004F2AF7">
        <w:rPr>
          <w:rFonts w:cs="Times New Roman"/>
          <w:color w:val="000000" w:themeColor="text1"/>
        </w:rPr>
        <w:t>erjanjian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tidak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berlaku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kecual</w:t>
      </w:r>
      <w:r w:rsidR="001B567F" w:rsidRPr="004F2AF7">
        <w:rPr>
          <w:rFonts w:cs="Times New Roman"/>
          <w:color w:val="000000" w:themeColor="text1"/>
        </w:rPr>
        <w:t>i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disepakati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secara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</w:t>
      </w:r>
      <w:proofErr w:type="spellStart"/>
      <w:r w:rsidR="001B567F" w:rsidRPr="004F2AF7">
        <w:rPr>
          <w:rFonts w:cs="Times New Roman"/>
          <w:color w:val="000000" w:themeColor="text1"/>
        </w:rPr>
        <w:t>tertulis</w:t>
      </w:r>
      <w:proofErr w:type="spellEnd"/>
      <w:r w:rsidR="001B567F" w:rsidRPr="004F2AF7">
        <w:rPr>
          <w:rFonts w:cs="Times New Roman"/>
          <w:color w:val="000000" w:themeColor="text1"/>
        </w:rPr>
        <w:t xml:space="preserve"> oleh </w:t>
      </w:r>
      <w:r w:rsidR="00EF15BE" w:rsidRPr="004F2AF7">
        <w:rPr>
          <w:rFonts w:cs="Times New Roman"/>
          <w:b/>
          <w:color w:val="000000" w:themeColor="text1"/>
        </w:rPr>
        <w:t xml:space="preserve">Para </w:t>
      </w:r>
      <w:proofErr w:type="spellStart"/>
      <w:r w:rsidR="00EF15BE" w:rsidRPr="004F2AF7">
        <w:rPr>
          <w:rFonts w:cs="Times New Roman"/>
          <w:b/>
          <w:color w:val="000000" w:themeColor="text1"/>
        </w:rPr>
        <w:t>Pihak</w:t>
      </w:r>
      <w:proofErr w:type="spellEnd"/>
      <w:r w:rsidR="00AB39AE" w:rsidRPr="004F2AF7">
        <w:rPr>
          <w:rFonts w:cs="Times New Roman"/>
          <w:color w:val="000000" w:themeColor="text1"/>
          <w:lang w:val="id-ID"/>
        </w:rPr>
        <w:t xml:space="preserve"> </w:t>
      </w:r>
      <w:r w:rsidR="001B567F" w:rsidRPr="004F2AF7">
        <w:rPr>
          <w:rFonts w:cs="Times New Roman"/>
          <w:color w:val="000000" w:themeColor="text1"/>
          <w:lang w:val="id-ID"/>
        </w:rPr>
        <w:t xml:space="preserve">sebagai bagian </w:t>
      </w:r>
      <w:r w:rsidR="00EF15BE" w:rsidRPr="004F2AF7">
        <w:rPr>
          <w:rFonts w:cs="Times New Roman"/>
          <w:color w:val="000000" w:themeColor="text1"/>
        </w:rPr>
        <w:t xml:space="preserve">yang </w:t>
      </w:r>
      <w:proofErr w:type="spellStart"/>
      <w:r w:rsidR="00EF15BE" w:rsidRPr="004F2AF7">
        <w:rPr>
          <w:rFonts w:cs="Times New Roman"/>
          <w:color w:val="000000" w:themeColor="text1"/>
        </w:rPr>
        <w:t>tidak</w:t>
      </w:r>
      <w:proofErr w:type="spellEnd"/>
      <w:r w:rsidR="00AB39AE" w:rsidRPr="004F2AF7">
        <w:rPr>
          <w:rFonts w:cs="Times New Roman"/>
          <w:color w:val="000000" w:themeColor="text1"/>
          <w:lang w:val="id-ID"/>
        </w:rPr>
        <w:t xml:space="preserve"> </w:t>
      </w:r>
      <w:r w:rsidR="001B567F" w:rsidRPr="004F2AF7">
        <w:rPr>
          <w:rFonts w:cs="Times New Roman"/>
          <w:color w:val="000000" w:themeColor="text1"/>
          <w:lang w:val="id-ID"/>
        </w:rPr>
        <w:t>ter</w:t>
      </w:r>
      <w:proofErr w:type="spellStart"/>
      <w:r w:rsidRPr="004F2AF7">
        <w:rPr>
          <w:rFonts w:cs="Times New Roman"/>
          <w:color w:val="000000" w:themeColor="text1"/>
        </w:rPr>
        <w:t>pisahkan</w:t>
      </w:r>
      <w:proofErr w:type="spellEnd"/>
      <w:r w:rsidRPr="004F2AF7">
        <w:rPr>
          <w:rFonts w:cs="Times New Roman"/>
          <w:color w:val="000000" w:themeColor="text1"/>
        </w:rPr>
        <w:t>.</w:t>
      </w:r>
    </w:p>
    <w:p w14:paraId="1B9D65FD" w14:textId="77777777" w:rsidR="009B1BFF" w:rsidRPr="004F2AF7" w:rsidRDefault="001E0CD7" w:rsidP="004F2AF7">
      <w:pPr>
        <w:pStyle w:val="ListParagraph"/>
        <w:numPr>
          <w:ilvl w:val="0"/>
          <w:numId w:val="17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color w:val="000000" w:themeColor="text1"/>
        </w:rPr>
      </w:pPr>
      <w:proofErr w:type="spellStart"/>
      <w:r w:rsidRPr="004F2AF7">
        <w:rPr>
          <w:rFonts w:cs="Times New Roman"/>
          <w:color w:val="000000" w:themeColor="text1"/>
        </w:rPr>
        <w:t>Korespondensi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atau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pemberitahuan</w:t>
      </w:r>
      <w:proofErr w:type="spellEnd"/>
    </w:p>
    <w:p w14:paraId="005E6D43" w14:textId="77777777" w:rsidR="001E0CD7" w:rsidRPr="00D8240F" w:rsidRDefault="001B567F" w:rsidP="004F2AF7">
      <w:pPr>
        <w:pStyle w:val="ListParagraph"/>
        <w:suppressAutoHyphens w:val="0"/>
        <w:spacing w:line="276" w:lineRule="auto"/>
        <w:ind w:left="567"/>
        <w:contextualSpacing/>
        <w:jc w:val="both"/>
        <w:rPr>
          <w:rFonts w:cs="Times New Roman"/>
          <w:color w:val="000000" w:themeColor="text1"/>
          <w:lang w:val="id-ID"/>
        </w:rPr>
      </w:pPr>
      <w:proofErr w:type="spellStart"/>
      <w:r w:rsidRPr="00D8240F">
        <w:rPr>
          <w:rFonts w:cs="Times New Roman"/>
          <w:color w:val="000000" w:themeColor="text1"/>
          <w:rPrChange w:id="449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Setiap</w:t>
      </w:r>
      <w:proofErr w:type="spellEnd"/>
      <w:r w:rsidRPr="00D8240F">
        <w:rPr>
          <w:rFonts w:cs="Times New Roman"/>
          <w:color w:val="000000" w:themeColor="text1"/>
          <w:rPrChange w:id="450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D8240F">
        <w:rPr>
          <w:rFonts w:cs="Times New Roman"/>
          <w:color w:val="000000" w:themeColor="text1"/>
          <w:rPrChange w:id="451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korespondensi</w:t>
      </w:r>
      <w:proofErr w:type="spellEnd"/>
      <w:r w:rsidRPr="00D8240F">
        <w:rPr>
          <w:rFonts w:cs="Times New Roman"/>
          <w:color w:val="000000" w:themeColor="text1"/>
          <w:rPrChange w:id="452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="001E0CD7" w:rsidRPr="00D8240F">
        <w:rPr>
          <w:rFonts w:cs="Times New Roman"/>
          <w:color w:val="000000" w:themeColor="text1"/>
          <w:rPrChange w:id="453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akan</w:t>
      </w:r>
      <w:proofErr w:type="spellEnd"/>
      <w:r w:rsidR="001E0CD7" w:rsidRPr="00D8240F">
        <w:rPr>
          <w:rFonts w:cs="Times New Roman"/>
          <w:color w:val="000000" w:themeColor="text1"/>
          <w:rPrChange w:id="454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="001E0CD7" w:rsidRPr="00D8240F">
        <w:rPr>
          <w:rFonts w:cs="Times New Roman"/>
          <w:color w:val="000000" w:themeColor="text1"/>
          <w:rPrChange w:id="455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disampaikan</w:t>
      </w:r>
      <w:proofErr w:type="spellEnd"/>
      <w:r w:rsidR="001E0CD7" w:rsidRPr="00D8240F">
        <w:rPr>
          <w:rFonts w:cs="Times New Roman"/>
          <w:color w:val="000000" w:themeColor="text1"/>
          <w:rPrChange w:id="456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="001E0CD7" w:rsidRPr="00D8240F">
        <w:rPr>
          <w:rFonts w:cs="Times New Roman"/>
          <w:color w:val="000000" w:themeColor="text1"/>
          <w:rPrChange w:id="457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melalui</w:t>
      </w:r>
      <w:proofErr w:type="spellEnd"/>
      <w:r w:rsidR="001E0CD7" w:rsidRPr="00D8240F">
        <w:rPr>
          <w:rFonts w:cs="Times New Roman"/>
          <w:color w:val="000000" w:themeColor="text1"/>
          <w:rPrChange w:id="458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D8240F">
        <w:rPr>
          <w:rFonts w:cs="Times New Roman"/>
          <w:color w:val="000000" w:themeColor="text1"/>
          <w:rPrChange w:id="459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pos</w:t>
      </w:r>
      <w:proofErr w:type="spellEnd"/>
      <w:r w:rsidRPr="00D8240F">
        <w:rPr>
          <w:rFonts w:cs="Times New Roman"/>
          <w:color w:val="000000" w:themeColor="text1"/>
          <w:rPrChange w:id="460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D8240F">
        <w:rPr>
          <w:rFonts w:cs="Times New Roman"/>
          <w:color w:val="000000" w:themeColor="text1"/>
          <w:rPrChange w:id="461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tercatat</w:t>
      </w:r>
      <w:proofErr w:type="spellEnd"/>
      <w:r w:rsidRPr="00D8240F">
        <w:rPr>
          <w:rFonts w:cs="Times New Roman"/>
          <w:color w:val="000000" w:themeColor="text1"/>
          <w:rPrChange w:id="462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, </w:t>
      </w:r>
      <w:proofErr w:type="spellStart"/>
      <w:r w:rsidRPr="00D8240F">
        <w:rPr>
          <w:rFonts w:cs="Times New Roman"/>
          <w:color w:val="000000" w:themeColor="text1"/>
          <w:rPrChange w:id="463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jasa</w:t>
      </w:r>
      <w:proofErr w:type="spellEnd"/>
      <w:r w:rsidRPr="00D8240F">
        <w:rPr>
          <w:rFonts w:cs="Times New Roman"/>
          <w:color w:val="000000" w:themeColor="text1"/>
          <w:rPrChange w:id="464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D8240F">
        <w:rPr>
          <w:rFonts w:cs="Times New Roman"/>
          <w:color w:val="000000" w:themeColor="text1"/>
          <w:rPrChange w:id="465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kurir</w:t>
      </w:r>
      <w:proofErr w:type="spellEnd"/>
      <w:r w:rsidRPr="00D8240F">
        <w:rPr>
          <w:rFonts w:cs="Times New Roman"/>
          <w:color w:val="000000" w:themeColor="text1"/>
          <w:rPrChange w:id="466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,</w:t>
      </w:r>
      <w:r w:rsidR="001E0CD7" w:rsidRPr="00D8240F">
        <w:rPr>
          <w:rFonts w:cs="Times New Roman"/>
          <w:color w:val="000000" w:themeColor="text1"/>
          <w:rPrChange w:id="467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="001E0CD7" w:rsidRPr="00D8240F">
        <w:rPr>
          <w:rFonts w:cs="Times New Roman"/>
          <w:color w:val="000000" w:themeColor="text1"/>
          <w:rPrChange w:id="468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surat</w:t>
      </w:r>
      <w:proofErr w:type="spellEnd"/>
      <w:r w:rsidR="001E0CD7" w:rsidRPr="00D8240F">
        <w:rPr>
          <w:rFonts w:cs="Times New Roman"/>
          <w:color w:val="000000" w:themeColor="text1"/>
          <w:rPrChange w:id="469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="001E0CD7" w:rsidRPr="00D8240F">
        <w:rPr>
          <w:rFonts w:cs="Times New Roman"/>
          <w:color w:val="000000" w:themeColor="text1"/>
          <w:rPrChange w:id="470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elektronik</w:t>
      </w:r>
      <w:proofErr w:type="spellEnd"/>
      <w:r w:rsidR="001E0CD7" w:rsidRPr="00D8240F">
        <w:rPr>
          <w:rFonts w:cs="Times New Roman"/>
          <w:color w:val="000000" w:themeColor="text1"/>
          <w:rPrChange w:id="471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="001E0CD7" w:rsidRPr="00D8240F">
        <w:rPr>
          <w:rFonts w:cs="Times New Roman"/>
          <w:color w:val="000000" w:themeColor="text1"/>
          <w:rPrChange w:id="472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atau</w:t>
      </w:r>
      <w:proofErr w:type="spellEnd"/>
      <w:r w:rsidR="001E0CD7" w:rsidRPr="00D8240F">
        <w:rPr>
          <w:rFonts w:cs="Times New Roman"/>
          <w:color w:val="000000" w:themeColor="text1"/>
          <w:rPrChange w:id="473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="001E0CD7" w:rsidRPr="00D8240F">
        <w:rPr>
          <w:rFonts w:cs="Times New Roman"/>
          <w:color w:val="000000" w:themeColor="text1"/>
          <w:rPrChange w:id="474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diserahkan</w:t>
      </w:r>
      <w:proofErr w:type="spellEnd"/>
      <w:r w:rsidR="001E0CD7" w:rsidRPr="00D8240F">
        <w:rPr>
          <w:rFonts w:cs="Times New Roman"/>
          <w:color w:val="000000" w:themeColor="text1"/>
          <w:rPrChange w:id="475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="001E0CD7" w:rsidRPr="00D8240F">
        <w:rPr>
          <w:rFonts w:cs="Times New Roman"/>
          <w:color w:val="000000" w:themeColor="text1"/>
          <w:rPrChange w:id="476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langsung</w:t>
      </w:r>
      <w:proofErr w:type="spellEnd"/>
      <w:r w:rsidR="001E0CD7" w:rsidRPr="00D8240F">
        <w:rPr>
          <w:rFonts w:cs="Times New Roman"/>
          <w:color w:val="000000" w:themeColor="text1"/>
          <w:rPrChange w:id="477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dan </w:t>
      </w:r>
      <w:proofErr w:type="spellStart"/>
      <w:r w:rsidR="001E0CD7" w:rsidRPr="00D8240F">
        <w:rPr>
          <w:rFonts w:cs="Times New Roman"/>
          <w:color w:val="000000" w:themeColor="text1"/>
          <w:rPrChange w:id="478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dialamatkan</w:t>
      </w:r>
      <w:proofErr w:type="spellEnd"/>
      <w:r w:rsidR="001E0CD7" w:rsidRPr="00D8240F">
        <w:rPr>
          <w:rFonts w:cs="Times New Roman"/>
          <w:color w:val="000000" w:themeColor="text1"/>
          <w:rPrChange w:id="479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="001E0CD7" w:rsidRPr="00D8240F">
        <w:rPr>
          <w:rFonts w:cs="Times New Roman"/>
          <w:color w:val="000000" w:themeColor="text1"/>
          <w:rPrChange w:id="480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ke</w:t>
      </w:r>
      <w:proofErr w:type="spellEnd"/>
      <w:r w:rsidR="001E0CD7" w:rsidRPr="00D8240F">
        <w:rPr>
          <w:rFonts w:cs="Times New Roman"/>
          <w:color w:val="000000" w:themeColor="text1"/>
          <w:rPrChange w:id="481" w:author="SMC" w:date="2024-11-06T13:12:00Z">
            <w:rPr>
              <w:rFonts w:asciiTheme="minorHAnsi" w:eastAsiaTheme="minorEastAsia" w:hAnsiTheme="minorHAnsi" w:cs="Times New Roman"/>
              <w:color w:val="000000" w:themeColor="text1"/>
              <w:kern w:val="0"/>
              <w:sz w:val="22"/>
              <w:szCs w:val="22"/>
              <w:lang w:val="id-ID" w:eastAsia="id-ID" w:bidi="ar-SA"/>
            </w:rPr>
          </w:rPrChange>
        </w:rPr>
        <w:t>:</w:t>
      </w:r>
    </w:p>
    <w:p w14:paraId="4192485B" w14:textId="77777777" w:rsidR="0084356D" w:rsidRPr="00D8240F" w:rsidRDefault="0084356D" w:rsidP="004F2AF7">
      <w:pPr>
        <w:pStyle w:val="ListParagraph"/>
        <w:suppressAutoHyphens w:val="0"/>
        <w:spacing w:line="276" w:lineRule="auto"/>
        <w:ind w:left="567"/>
        <w:contextualSpacing/>
        <w:jc w:val="both"/>
        <w:rPr>
          <w:rFonts w:cs="Times New Roman"/>
          <w:color w:val="000000" w:themeColor="text1"/>
          <w:lang w:val="id-ID"/>
        </w:rPr>
      </w:pPr>
    </w:p>
    <w:p w14:paraId="23EE9A90" w14:textId="77777777" w:rsidR="00EF15BE" w:rsidRPr="00D8240F" w:rsidRDefault="00EF15BE" w:rsidP="004F2AF7">
      <w:pPr>
        <w:pStyle w:val="ListParagraph"/>
        <w:spacing w:line="276" w:lineRule="auto"/>
        <w:ind w:left="567"/>
        <w:jc w:val="both"/>
        <w:rPr>
          <w:rFonts w:cs="Times New Roman"/>
          <w:lang w:val="id-ID"/>
        </w:rPr>
      </w:pPr>
      <w:proofErr w:type="spellStart"/>
      <w:r w:rsidRPr="00D8240F">
        <w:rPr>
          <w:rFonts w:cs="Times New Roman"/>
          <w:b/>
          <w:rPrChange w:id="482" w:author="SMC" w:date="2024-11-06T13:12:00Z">
            <w:rPr>
              <w:rFonts w:asciiTheme="minorHAnsi" w:eastAsiaTheme="minorEastAsia" w:hAnsiTheme="minorHAnsi" w:cs="Times New Roman"/>
              <w:b/>
              <w:color w:val="000000"/>
              <w:kern w:val="0"/>
              <w:sz w:val="22"/>
              <w:szCs w:val="22"/>
              <w:lang w:val="id-ID" w:eastAsia="id-ID" w:bidi="ar-SA"/>
            </w:rPr>
          </w:rPrChange>
        </w:rPr>
        <w:t>Pihak</w:t>
      </w:r>
      <w:proofErr w:type="spellEnd"/>
      <w:r w:rsidRPr="00D8240F">
        <w:rPr>
          <w:rFonts w:cs="Times New Roman"/>
          <w:b/>
          <w:rPrChange w:id="483" w:author="SMC" w:date="2024-11-06T13:12:00Z">
            <w:rPr>
              <w:rFonts w:asciiTheme="minorHAnsi" w:eastAsiaTheme="minorEastAsia" w:hAnsiTheme="minorHAnsi" w:cs="Times New Roman"/>
              <w:b/>
              <w:color w:val="000000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proofErr w:type="spellStart"/>
      <w:r w:rsidRPr="00D8240F">
        <w:rPr>
          <w:rFonts w:cs="Times New Roman"/>
          <w:b/>
          <w:rPrChange w:id="484" w:author="SMC" w:date="2024-11-06T13:12:00Z">
            <w:rPr>
              <w:rFonts w:asciiTheme="minorHAnsi" w:eastAsiaTheme="minorEastAsia" w:hAnsiTheme="minorHAnsi" w:cs="Times New Roman"/>
              <w:b/>
              <w:color w:val="000000"/>
              <w:kern w:val="0"/>
              <w:sz w:val="22"/>
              <w:szCs w:val="22"/>
              <w:lang w:val="id-ID" w:eastAsia="id-ID" w:bidi="ar-SA"/>
            </w:rPr>
          </w:rPrChange>
        </w:rPr>
        <w:t>Pertama</w:t>
      </w:r>
      <w:proofErr w:type="spellEnd"/>
      <w:r w:rsidRPr="00D8240F">
        <w:rPr>
          <w:rFonts w:cs="Times New Roman"/>
          <w:rPrChange w:id="485" w:author="SMC" w:date="2024-11-06T13:12:00Z">
            <w:rPr>
              <w:rFonts w:asciiTheme="minorHAnsi" w:eastAsiaTheme="minorEastAsia" w:hAnsiTheme="minorHAnsi" w:cs="Times New Roman"/>
              <w:color w:val="000000"/>
              <w:kern w:val="0"/>
              <w:sz w:val="22"/>
              <w:szCs w:val="22"/>
              <w:lang w:val="id-ID" w:eastAsia="id-ID" w:bidi="ar-SA"/>
            </w:rPr>
          </w:rPrChange>
        </w:rPr>
        <w:tab/>
        <w:t>:</w:t>
      </w:r>
      <w:r w:rsidR="00AB39AE" w:rsidRPr="00D8240F">
        <w:rPr>
          <w:rFonts w:cs="Times New Roman"/>
          <w:lang w:val="id-ID"/>
          <w:rPrChange w:id="486" w:author="SMC" w:date="2024-11-06T13:12:00Z">
            <w:rPr>
              <w:rFonts w:asciiTheme="minorHAnsi" w:eastAsiaTheme="minorEastAsia" w:hAnsiTheme="minorHAnsi" w:cs="Times New Roman"/>
              <w:color w:val="000000"/>
              <w:kern w:val="0"/>
              <w:sz w:val="22"/>
              <w:szCs w:val="22"/>
              <w:lang w:val="id-ID" w:eastAsia="id-ID" w:bidi="ar-SA"/>
            </w:rPr>
          </w:rPrChange>
        </w:rPr>
        <w:t xml:space="preserve"> </w:t>
      </w:r>
      <w:ins w:id="487" w:author="SMC" w:date="2024-11-04T13:15:00Z">
        <w:r w:rsidR="00E90CF4" w:rsidRPr="00D8240F">
          <w:rPr>
            <w:rFonts w:cs="Times New Roman"/>
            <w:color w:val="000000" w:themeColor="text1"/>
            <w:lang w:val="en-US"/>
            <w:rPrChange w:id="488" w:author="SMC" w:date="2024-11-06T13:12:00Z">
              <w:rPr>
                <w:rFonts w:asciiTheme="minorHAnsi" w:eastAsiaTheme="minorEastAsia" w:hAnsiTheme="minorHAnsi" w:cs="Times New Roman"/>
                <w:color w:val="000000" w:themeColor="text1"/>
                <w:kern w:val="0"/>
                <w:sz w:val="22"/>
                <w:szCs w:val="22"/>
                <w:lang w:val="en-US" w:eastAsia="id-ID" w:bidi="ar-SA"/>
              </w:rPr>
            </w:rPrChange>
          </w:rPr>
          <w:t xml:space="preserve">PT. </w:t>
        </w:r>
        <w:proofErr w:type="spellStart"/>
        <w:r w:rsidR="00E90CF4" w:rsidRPr="00D8240F">
          <w:rPr>
            <w:rFonts w:cs="Times New Roman"/>
            <w:color w:val="000000" w:themeColor="text1"/>
            <w:lang w:val="en-US"/>
            <w:rPrChange w:id="489" w:author="SMC" w:date="2024-11-06T13:12:00Z">
              <w:rPr>
                <w:rFonts w:asciiTheme="minorHAnsi" w:eastAsiaTheme="minorEastAsia" w:hAnsiTheme="minorHAnsi" w:cs="Times New Roman"/>
                <w:color w:val="000000" w:themeColor="text1"/>
                <w:kern w:val="0"/>
                <w:sz w:val="22"/>
                <w:szCs w:val="22"/>
                <w:lang w:val="en-US" w:eastAsia="id-ID" w:bidi="ar-SA"/>
              </w:rPr>
            </w:rPrChange>
          </w:rPr>
          <w:t>Sinergi</w:t>
        </w:r>
        <w:proofErr w:type="spellEnd"/>
        <w:r w:rsidR="00E90CF4" w:rsidRPr="00D8240F">
          <w:rPr>
            <w:rFonts w:cs="Times New Roman"/>
            <w:color w:val="000000" w:themeColor="text1"/>
            <w:lang w:val="en-US"/>
            <w:rPrChange w:id="490" w:author="SMC" w:date="2024-11-06T13:12:00Z">
              <w:rPr>
                <w:rFonts w:asciiTheme="minorHAnsi" w:eastAsiaTheme="minorEastAsia" w:hAnsiTheme="minorHAnsi" w:cs="Times New Roman"/>
                <w:color w:val="000000" w:themeColor="text1"/>
                <w:kern w:val="0"/>
                <w:sz w:val="22"/>
                <w:szCs w:val="22"/>
                <w:lang w:val="en-US" w:eastAsia="id-ID" w:bidi="ar-SA"/>
              </w:rPr>
            </w:rPrChange>
          </w:rPr>
          <w:t xml:space="preserve"> Multi </w:t>
        </w:r>
        <w:proofErr w:type="spellStart"/>
        <w:r w:rsidR="00E90CF4" w:rsidRPr="00D8240F">
          <w:rPr>
            <w:rFonts w:cs="Times New Roman"/>
            <w:color w:val="000000" w:themeColor="text1"/>
            <w:lang w:val="en-US"/>
            <w:rPrChange w:id="491" w:author="SMC" w:date="2024-11-06T13:12:00Z">
              <w:rPr>
                <w:rFonts w:asciiTheme="minorHAnsi" w:eastAsiaTheme="minorEastAsia" w:hAnsiTheme="minorHAnsi" w:cs="Times New Roman"/>
                <w:color w:val="000000" w:themeColor="text1"/>
                <w:kern w:val="0"/>
                <w:sz w:val="22"/>
                <w:szCs w:val="22"/>
                <w:lang w:val="en-US" w:eastAsia="id-ID" w:bidi="ar-SA"/>
              </w:rPr>
            </w:rPrChange>
          </w:rPr>
          <w:t>Citramas</w:t>
        </w:r>
      </w:ins>
      <w:proofErr w:type="spellEnd"/>
      <w:del w:id="492" w:author="SMC" w:date="2024-11-04T13:15:00Z">
        <w:r w:rsidR="00C92606" w:rsidRPr="00D8240F" w:rsidDel="00E90CF4">
          <w:rPr>
            <w:rFonts w:cs="Times New Roman"/>
            <w:color w:val="000000" w:themeColor="text1"/>
            <w:lang w:val="en-US"/>
            <w:rPrChange w:id="493" w:author="SMC" w:date="2024-11-06T13:12:00Z">
              <w:rPr>
                <w:rFonts w:asciiTheme="minorHAnsi" w:eastAsiaTheme="minorEastAsia" w:hAnsiTheme="minorHAnsi" w:cs="Times New Roman"/>
                <w:color w:val="000000" w:themeColor="text1"/>
                <w:kern w:val="0"/>
                <w:sz w:val="22"/>
                <w:szCs w:val="22"/>
                <w:lang w:val="en-US" w:eastAsia="id-ID" w:bidi="ar-SA"/>
              </w:rPr>
            </w:rPrChange>
          </w:rPr>
          <w:delText>……………………………………..</w:delText>
        </w:r>
      </w:del>
    </w:p>
    <w:p w14:paraId="13AC3D76" w14:textId="77777777" w:rsidR="00573A12" w:rsidRPr="00573A12" w:rsidRDefault="00EF15BE">
      <w:pPr>
        <w:pStyle w:val="ListParagraph"/>
        <w:ind w:left="2157" w:hanging="1590"/>
        <w:rPr>
          <w:lang w:val="en-US"/>
        </w:rPr>
      </w:pPr>
      <w:r w:rsidRPr="00D8240F">
        <w:rPr>
          <w:rFonts w:cs="Times New Roman"/>
          <w:rPrChange w:id="494" w:author="SMC" w:date="2024-11-06T13:12:00Z">
            <w:rPr>
              <w:rFonts w:eastAsiaTheme="minorEastAsia" w:cs="Times New Roman"/>
              <w:color w:val="000000"/>
              <w:kern w:val="0"/>
              <w:lang w:val="id-ID" w:eastAsia="id-ID" w:bidi="ar-SA"/>
            </w:rPr>
          </w:rPrChange>
        </w:rPr>
        <w:t xml:space="preserve">Alamat </w:t>
      </w:r>
      <w:r w:rsidRPr="00D8240F">
        <w:rPr>
          <w:rFonts w:cs="Times New Roman"/>
          <w:rPrChange w:id="495" w:author="SMC" w:date="2024-11-06T13:12:00Z">
            <w:rPr>
              <w:rFonts w:eastAsiaTheme="minorEastAsia" w:cs="Times New Roman"/>
              <w:color w:val="000000"/>
              <w:kern w:val="0"/>
              <w:lang w:val="id-ID" w:eastAsia="id-ID" w:bidi="ar-SA"/>
            </w:rPr>
          </w:rPrChange>
        </w:rPr>
        <w:tab/>
      </w:r>
      <w:r w:rsidRPr="00D8240F">
        <w:rPr>
          <w:rFonts w:cs="Times New Roman"/>
          <w:rPrChange w:id="496" w:author="SMC" w:date="2024-11-06T13:12:00Z">
            <w:rPr>
              <w:rFonts w:eastAsiaTheme="minorEastAsia" w:cs="Times New Roman"/>
              <w:color w:val="000000"/>
              <w:kern w:val="0"/>
              <w:lang w:val="id-ID" w:eastAsia="id-ID" w:bidi="ar-SA"/>
            </w:rPr>
          </w:rPrChange>
        </w:rPr>
        <w:tab/>
        <w:t xml:space="preserve">: </w:t>
      </w:r>
      <w:ins w:id="497" w:author="SMC" w:date="2024-11-06T13:13:00Z">
        <w:r w:rsidR="00D8240F">
          <w:rPr>
            <w:color w:val="000000" w:themeColor="text1"/>
            <w:lang w:val="en-US"/>
          </w:rPr>
          <w:t>Ruko THD B5-B6, JL. Agus Salim, Semarang – Jawa Tengah</w:t>
        </w:r>
        <w:r w:rsidR="00D8240F" w:rsidRPr="00D8240F" w:rsidDel="00E90CF4">
          <w:rPr>
            <w:lang w:val="en-US"/>
          </w:rPr>
          <w:t xml:space="preserve"> </w:t>
        </w:r>
      </w:ins>
      <w:del w:id="498" w:author="SMC" w:date="2024-11-04T13:15:00Z">
        <w:r w:rsidR="00C92606" w:rsidRPr="00D8240F" w:rsidDel="00E90CF4">
          <w:rPr>
            <w:lang w:val="en-US"/>
            <w:rPrChange w:id="499" w:author="SMC" w:date="2024-11-06T13:12:00Z">
              <w:rPr>
                <w:rFonts w:eastAsiaTheme="minorEastAsia" w:cs="Times New Roman"/>
                <w:color w:val="000000"/>
                <w:kern w:val="0"/>
                <w:lang w:val="en-US" w:eastAsia="id-ID" w:bidi="ar-SA"/>
              </w:rPr>
            </w:rPrChange>
          </w:rPr>
          <w:delText>…………………………………….</w:delText>
        </w:r>
      </w:del>
    </w:p>
    <w:p w14:paraId="51BEA5B8" w14:textId="77777777" w:rsidR="00EF15BE" w:rsidRPr="004F2AF7" w:rsidRDefault="00EF15BE" w:rsidP="004F2AF7">
      <w:pPr>
        <w:pStyle w:val="ListParagraph"/>
        <w:spacing w:line="276" w:lineRule="auto"/>
        <w:ind w:left="567"/>
        <w:jc w:val="both"/>
        <w:rPr>
          <w:rFonts w:cs="Times New Roman"/>
          <w:lang w:val="id-ID"/>
        </w:rPr>
      </w:pPr>
      <w:proofErr w:type="spellStart"/>
      <w:r w:rsidRPr="004F2AF7">
        <w:rPr>
          <w:rFonts w:cs="Times New Roman"/>
        </w:rPr>
        <w:t>Telepon</w:t>
      </w:r>
      <w:proofErr w:type="spellEnd"/>
      <w:r w:rsidRPr="004F2AF7">
        <w:rPr>
          <w:rFonts w:cs="Times New Roman"/>
        </w:rPr>
        <w:tab/>
      </w:r>
      <w:r w:rsidRPr="004F2AF7">
        <w:rPr>
          <w:rFonts w:cs="Times New Roman"/>
        </w:rPr>
        <w:tab/>
        <w:t xml:space="preserve">: </w:t>
      </w:r>
      <w:del w:id="500" w:author="SMC" w:date="2024-11-04T13:14:00Z">
        <w:r w:rsidR="00C92606" w:rsidDel="00E90CF4">
          <w:rPr>
            <w:rFonts w:cs="Times New Roman"/>
            <w:lang w:val="en-US"/>
          </w:rPr>
          <w:delText>…………………………………….</w:delText>
        </w:r>
      </w:del>
      <w:ins w:id="501" w:author="SMC" w:date="2024-11-04T13:14:00Z">
        <w:r w:rsidR="00E90CF4">
          <w:rPr>
            <w:rFonts w:cs="Times New Roman"/>
            <w:lang w:val="en-US"/>
          </w:rPr>
          <w:t>0818-0240-0763</w:t>
        </w:r>
      </w:ins>
    </w:p>
    <w:p w14:paraId="19E8531F" w14:textId="77777777" w:rsidR="00EF15BE" w:rsidRPr="004F2AF7" w:rsidRDefault="00FB4651" w:rsidP="004F2AF7">
      <w:pPr>
        <w:pStyle w:val="ListParagraph"/>
        <w:spacing w:line="276" w:lineRule="auto"/>
        <w:ind w:left="567"/>
        <w:jc w:val="both"/>
        <w:rPr>
          <w:rFonts w:cs="Times New Roman"/>
          <w:lang w:val="id-ID"/>
        </w:rPr>
      </w:pPr>
      <w:r w:rsidRPr="004F2AF7">
        <w:rPr>
          <w:rFonts w:cs="Times New Roman"/>
        </w:rPr>
        <w:t>Email</w:t>
      </w:r>
      <w:r w:rsidRPr="004F2AF7">
        <w:rPr>
          <w:rFonts w:cs="Times New Roman"/>
        </w:rPr>
        <w:tab/>
      </w:r>
      <w:r w:rsidRPr="004F2AF7">
        <w:rPr>
          <w:rFonts w:cs="Times New Roman"/>
        </w:rPr>
        <w:tab/>
      </w:r>
      <w:ins w:id="502" w:author="User" w:date="2024-11-06T13:36:00Z">
        <w:r w:rsidR="007715B7">
          <w:rPr>
            <w:rFonts w:cs="Times New Roman"/>
          </w:rPr>
          <w:t xml:space="preserve">: </w:t>
        </w:r>
      </w:ins>
      <w:del w:id="503" w:author="SMC" w:date="2024-11-06T13:13:00Z">
        <w:r w:rsidR="00EF15BE" w:rsidRPr="004F2AF7" w:rsidDel="00D8240F">
          <w:rPr>
            <w:rFonts w:cs="Times New Roman"/>
          </w:rPr>
          <w:delText xml:space="preserve">: </w:delText>
        </w:r>
      </w:del>
      <w:ins w:id="504" w:author="SMC" w:date="2024-11-04T13:14:00Z">
        <w:r w:rsidR="00E90CF4">
          <w:rPr>
            <w:rFonts w:cs="Times New Roman"/>
            <w:color w:val="000000" w:themeColor="text1"/>
            <w:lang w:val="en-US"/>
          </w:rPr>
          <w:t>accounting@sinergimulticitramas.co.id</w:t>
        </w:r>
      </w:ins>
      <w:del w:id="505" w:author="SMC" w:date="2024-11-04T13:14:00Z">
        <w:r w:rsidR="00C92606" w:rsidDel="00E90CF4">
          <w:rPr>
            <w:rFonts w:cs="Times New Roman"/>
          </w:rPr>
          <w:delText>…………………………………….</w:delText>
        </w:r>
      </w:del>
    </w:p>
    <w:p w14:paraId="00C9867C" w14:textId="77777777" w:rsidR="00EF15BE" w:rsidRPr="004F2AF7" w:rsidRDefault="00EF15BE" w:rsidP="004F2AF7">
      <w:pPr>
        <w:pStyle w:val="ListParagraph"/>
        <w:spacing w:line="276" w:lineRule="auto"/>
        <w:ind w:left="567"/>
        <w:jc w:val="both"/>
        <w:rPr>
          <w:rFonts w:cs="Times New Roman"/>
          <w:lang w:val="id-ID"/>
        </w:rPr>
      </w:pPr>
      <w:r w:rsidRPr="004F2AF7">
        <w:rPr>
          <w:rFonts w:cs="Times New Roman"/>
        </w:rPr>
        <w:t>Up</w:t>
      </w:r>
      <w:r w:rsidRPr="004F2AF7">
        <w:rPr>
          <w:rFonts w:cs="Times New Roman"/>
        </w:rPr>
        <w:tab/>
      </w:r>
      <w:r w:rsidRPr="004F2AF7">
        <w:rPr>
          <w:rFonts w:cs="Times New Roman"/>
        </w:rPr>
        <w:tab/>
        <w:t>:</w:t>
      </w:r>
      <w:r w:rsidR="00AD3B24" w:rsidRPr="004F2AF7">
        <w:rPr>
          <w:rFonts w:cs="Times New Roman"/>
          <w:lang w:val="id-ID"/>
        </w:rPr>
        <w:t xml:space="preserve"> </w:t>
      </w:r>
      <w:del w:id="506" w:author="SMC" w:date="2024-11-04T13:14:00Z">
        <w:r w:rsidR="00C92606" w:rsidDel="00E90CF4">
          <w:rPr>
            <w:rFonts w:cs="Times New Roman"/>
            <w:color w:val="000000" w:themeColor="text1"/>
            <w:lang w:val="en-US"/>
          </w:rPr>
          <w:delText>………………….</w:delText>
        </w:r>
      </w:del>
      <w:ins w:id="507" w:author="SMC" w:date="2024-11-04T13:14:00Z">
        <w:r w:rsidR="00E90CF4">
          <w:rPr>
            <w:rFonts w:cs="Times New Roman"/>
            <w:color w:val="000000" w:themeColor="text1"/>
            <w:lang w:val="en-US"/>
          </w:rPr>
          <w:t>Amelia</w:t>
        </w:r>
      </w:ins>
    </w:p>
    <w:p w14:paraId="4E38FBB1" w14:textId="77777777" w:rsidR="00EF15BE" w:rsidRDefault="00EF15BE" w:rsidP="004F2AF7">
      <w:pPr>
        <w:pStyle w:val="ListParagraph"/>
        <w:spacing w:line="276" w:lineRule="auto"/>
        <w:ind w:left="567"/>
        <w:jc w:val="both"/>
        <w:rPr>
          <w:ins w:id="508" w:author="SMC" w:date="2024-11-04T13:15:00Z"/>
          <w:rFonts w:cs="Times New Roman"/>
          <w:color w:val="000000" w:themeColor="text1"/>
        </w:rPr>
      </w:pPr>
    </w:p>
    <w:p w14:paraId="7B1C9B6D" w14:textId="77777777" w:rsidR="00B91DAA" w:rsidRPr="004F2AF7" w:rsidRDefault="00B91DAA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</w:rPr>
      </w:pPr>
    </w:p>
    <w:p w14:paraId="1383A002" w14:textId="77777777" w:rsidR="001E0CD7" w:rsidRPr="004F2AF7" w:rsidRDefault="00EF15BE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id-ID"/>
        </w:rPr>
      </w:pPr>
      <w:proofErr w:type="spellStart"/>
      <w:r w:rsidRPr="004F2AF7">
        <w:rPr>
          <w:rFonts w:cs="Times New Roman"/>
          <w:b/>
          <w:color w:val="000000" w:themeColor="text1"/>
        </w:rPr>
        <w:t>Pihak</w:t>
      </w:r>
      <w:proofErr w:type="spellEnd"/>
      <w:r w:rsidRPr="004F2AF7">
        <w:rPr>
          <w:rFonts w:cs="Times New Roman"/>
          <w:b/>
          <w:color w:val="000000" w:themeColor="text1"/>
        </w:rPr>
        <w:t xml:space="preserve"> </w:t>
      </w:r>
      <w:proofErr w:type="spellStart"/>
      <w:r w:rsidRPr="004F2AF7">
        <w:rPr>
          <w:rFonts w:cs="Times New Roman"/>
          <w:b/>
          <w:color w:val="000000" w:themeColor="text1"/>
        </w:rPr>
        <w:t>Kedua</w:t>
      </w:r>
      <w:proofErr w:type="spellEnd"/>
      <w:r w:rsidR="001E0CD7" w:rsidRPr="004F2AF7">
        <w:rPr>
          <w:rFonts w:cs="Times New Roman"/>
          <w:color w:val="000000" w:themeColor="text1"/>
        </w:rPr>
        <w:tab/>
        <w:t xml:space="preserve">: </w:t>
      </w:r>
      <w:r w:rsidR="00FB0D2C" w:rsidRPr="004F2AF7">
        <w:rPr>
          <w:rFonts w:cs="Times New Roman"/>
          <w:color w:val="000000" w:themeColor="text1"/>
          <w:lang w:val="id-ID"/>
        </w:rPr>
        <w:t>PT. Semarang Autocomp Manufacturing Indonesia</w:t>
      </w:r>
    </w:p>
    <w:p w14:paraId="3B9E267F" w14:textId="77777777" w:rsidR="002952FC" w:rsidRDefault="001E0CD7" w:rsidP="00BB5D96">
      <w:pPr>
        <w:pStyle w:val="Default"/>
        <w:spacing w:line="276" w:lineRule="auto"/>
        <w:ind w:left="540"/>
        <w:jc w:val="both"/>
        <w:rPr>
          <w:color w:val="000000" w:themeColor="text1"/>
          <w:lang w:val="en-US"/>
        </w:rPr>
      </w:pPr>
      <w:r w:rsidRPr="004F2AF7">
        <w:rPr>
          <w:color w:val="000000" w:themeColor="text1"/>
        </w:rPr>
        <w:t xml:space="preserve">Alamat </w:t>
      </w:r>
      <w:r w:rsidRPr="004F2AF7">
        <w:rPr>
          <w:color w:val="000000" w:themeColor="text1"/>
        </w:rPr>
        <w:tab/>
      </w:r>
      <w:r w:rsidRPr="004F2AF7">
        <w:rPr>
          <w:color w:val="000000" w:themeColor="text1"/>
        </w:rPr>
        <w:tab/>
        <w:t xml:space="preserve">: </w:t>
      </w:r>
      <w:r w:rsidR="002952FC">
        <w:rPr>
          <w:color w:val="000000" w:themeColor="text1"/>
        </w:rPr>
        <w:t xml:space="preserve"> </w:t>
      </w:r>
      <w:r w:rsidR="002952FC" w:rsidRPr="00041EE8">
        <w:rPr>
          <w:color w:val="000000" w:themeColor="text1"/>
        </w:rPr>
        <w:t>Jl.</w:t>
      </w:r>
      <w:r w:rsidR="002952FC">
        <w:rPr>
          <w:color w:val="000000" w:themeColor="text1"/>
          <w:lang w:val="en-US"/>
        </w:rPr>
        <w:t xml:space="preserve"> Raya </w:t>
      </w:r>
      <w:proofErr w:type="spellStart"/>
      <w:r w:rsidR="002952FC">
        <w:rPr>
          <w:color w:val="000000" w:themeColor="text1"/>
          <w:lang w:val="en-US"/>
        </w:rPr>
        <w:t>Jepara</w:t>
      </w:r>
      <w:proofErr w:type="spellEnd"/>
      <w:r w:rsidR="002952FC">
        <w:rPr>
          <w:color w:val="000000" w:themeColor="text1"/>
          <w:lang w:val="en-US"/>
        </w:rPr>
        <w:t xml:space="preserve"> Kudus KM 28 Ds. </w:t>
      </w:r>
      <w:proofErr w:type="spellStart"/>
      <w:r w:rsidR="002952FC">
        <w:rPr>
          <w:color w:val="000000" w:themeColor="text1"/>
          <w:lang w:val="en-US"/>
        </w:rPr>
        <w:t>Sengonbugel</w:t>
      </w:r>
      <w:proofErr w:type="spellEnd"/>
      <w:r w:rsidR="002952FC">
        <w:rPr>
          <w:color w:val="000000" w:themeColor="text1"/>
          <w:lang w:val="en-US"/>
        </w:rPr>
        <w:t xml:space="preserve">, </w:t>
      </w:r>
      <w:proofErr w:type="spellStart"/>
      <w:r w:rsidR="002952FC">
        <w:rPr>
          <w:color w:val="000000" w:themeColor="text1"/>
          <w:lang w:val="en-US"/>
        </w:rPr>
        <w:t>Kec</w:t>
      </w:r>
      <w:proofErr w:type="spellEnd"/>
      <w:r w:rsidR="002952FC">
        <w:rPr>
          <w:color w:val="000000" w:themeColor="text1"/>
          <w:lang w:val="en-US"/>
        </w:rPr>
        <w:t xml:space="preserve">. </w:t>
      </w:r>
      <w:proofErr w:type="spellStart"/>
      <w:r w:rsidR="002952FC">
        <w:rPr>
          <w:color w:val="000000" w:themeColor="text1"/>
          <w:lang w:val="en-US"/>
        </w:rPr>
        <w:t>Mayong</w:t>
      </w:r>
      <w:proofErr w:type="spellEnd"/>
      <w:r w:rsidR="002952FC">
        <w:rPr>
          <w:color w:val="000000" w:themeColor="text1"/>
          <w:lang w:val="en-US"/>
        </w:rPr>
        <w:t xml:space="preserve"> </w:t>
      </w:r>
    </w:p>
    <w:p w14:paraId="3D37B1B3" w14:textId="77777777" w:rsidR="001E0CD7" w:rsidRPr="00BB5D96" w:rsidRDefault="002952FC" w:rsidP="00BB5D96">
      <w:pPr>
        <w:pStyle w:val="Default"/>
        <w:spacing w:line="276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  </w:t>
      </w:r>
      <w:r>
        <w:rPr>
          <w:color w:val="000000" w:themeColor="text1"/>
          <w:lang w:val="en-US"/>
        </w:rPr>
        <w:tab/>
        <w:t xml:space="preserve">   </w:t>
      </w:r>
      <w:proofErr w:type="spellStart"/>
      <w:r>
        <w:rPr>
          <w:color w:val="000000" w:themeColor="text1"/>
          <w:lang w:val="en-US"/>
        </w:rPr>
        <w:t>Kab</w:t>
      </w:r>
      <w:proofErr w:type="spellEnd"/>
      <w:r>
        <w:rPr>
          <w:color w:val="000000" w:themeColor="text1"/>
          <w:lang w:val="en-US"/>
        </w:rPr>
        <w:t xml:space="preserve">. </w:t>
      </w:r>
      <w:proofErr w:type="spellStart"/>
      <w:r>
        <w:rPr>
          <w:color w:val="000000" w:themeColor="text1"/>
          <w:lang w:val="en-US"/>
        </w:rPr>
        <w:t>Jepara</w:t>
      </w:r>
      <w:proofErr w:type="spellEnd"/>
    </w:p>
    <w:p w14:paraId="1CA8F885" w14:textId="77777777" w:rsidR="001E0CD7" w:rsidRPr="004F2AF7" w:rsidRDefault="001E0CD7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</w:rPr>
      </w:pPr>
      <w:proofErr w:type="spellStart"/>
      <w:r w:rsidRPr="004F2AF7">
        <w:rPr>
          <w:rFonts w:cs="Times New Roman"/>
          <w:color w:val="000000" w:themeColor="text1"/>
        </w:rPr>
        <w:t>Telepon</w:t>
      </w:r>
      <w:proofErr w:type="spellEnd"/>
      <w:r w:rsidRPr="004F2AF7">
        <w:rPr>
          <w:rFonts w:cs="Times New Roman"/>
          <w:color w:val="000000" w:themeColor="text1"/>
        </w:rPr>
        <w:tab/>
      </w:r>
      <w:r w:rsidRPr="004F2AF7">
        <w:rPr>
          <w:rFonts w:cs="Times New Roman"/>
          <w:color w:val="000000" w:themeColor="text1"/>
        </w:rPr>
        <w:tab/>
        <w:t xml:space="preserve">: </w:t>
      </w:r>
      <w:r w:rsidR="005967F0">
        <w:rPr>
          <w:rFonts w:cs="Times New Roman"/>
          <w:color w:val="000000" w:themeColor="text1"/>
        </w:rPr>
        <w:t>0291-7512101</w:t>
      </w:r>
    </w:p>
    <w:p w14:paraId="1952CDA7" w14:textId="77777777" w:rsidR="00EF15BE" w:rsidRPr="00BB5D96" w:rsidRDefault="001E0CD7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</w:rPr>
        <w:t>Email</w:t>
      </w:r>
      <w:r w:rsidRPr="004F2AF7">
        <w:rPr>
          <w:rFonts w:cs="Times New Roman"/>
          <w:color w:val="000000" w:themeColor="text1"/>
        </w:rPr>
        <w:tab/>
      </w:r>
      <w:r w:rsidRPr="004F2AF7">
        <w:rPr>
          <w:rFonts w:cs="Times New Roman"/>
          <w:color w:val="000000" w:themeColor="text1"/>
        </w:rPr>
        <w:tab/>
        <w:t xml:space="preserve">: </w:t>
      </w:r>
      <w:r w:rsidR="00876C3B">
        <w:rPr>
          <w:rFonts w:cs="Times New Roman"/>
          <w:lang w:val="en-US"/>
        </w:rPr>
        <w:t>prisca_a@sami-jf.co.id</w:t>
      </w:r>
    </w:p>
    <w:p w14:paraId="18A83026" w14:textId="77777777" w:rsidR="00EF15BE" w:rsidRPr="00BB5D96" w:rsidRDefault="001E0CD7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en-US"/>
        </w:rPr>
      </w:pPr>
      <w:r w:rsidRPr="004F2AF7">
        <w:rPr>
          <w:rFonts w:cs="Times New Roman"/>
          <w:color w:val="000000" w:themeColor="text1"/>
        </w:rPr>
        <w:t>Up</w:t>
      </w:r>
      <w:r w:rsidRPr="004F2AF7">
        <w:rPr>
          <w:rFonts w:cs="Times New Roman"/>
          <w:color w:val="000000" w:themeColor="text1"/>
        </w:rPr>
        <w:tab/>
      </w:r>
      <w:r w:rsidRPr="004F2AF7">
        <w:rPr>
          <w:rFonts w:cs="Times New Roman"/>
          <w:color w:val="000000" w:themeColor="text1"/>
        </w:rPr>
        <w:tab/>
        <w:t xml:space="preserve">: </w:t>
      </w:r>
      <w:r w:rsidR="00876C3B">
        <w:rPr>
          <w:rFonts w:cs="Times New Roman"/>
          <w:color w:val="000000" w:themeColor="text1"/>
          <w:lang w:val="en-US"/>
        </w:rPr>
        <w:t xml:space="preserve">Bapak </w:t>
      </w:r>
      <w:proofErr w:type="spellStart"/>
      <w:r w:rsidR="00876C3B">
        <w:rPr>
          <w:rFonts w:cs="Times New Roman"/>
          <w:color w:val="000000" w:themeColor="text1"/>
          <w:lang w:val="en-US"/>
        </w:rPr>
        <w:t>Adit</w:t>
      </w:r>
      <w:proofErr w:type="spellEnd"/>
    </w:p>
    <w:p w14:paraId="074BE94A" w14:textId="77777777" w:rsidR="001E0CD7" w:rsidRPr="004F2AF7" w:rsidRDefault="004D7437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id-ID"/>
        </w:rPr>
      </w:pPr>
      <w:r w:rsidRPr="004F2AF7">
        <w:rPr>
          <w:rFonts w:cs="Times New Roman"/>
          <w:color w:val="000000" w:themeColor="text1"/>
          <w:lang w:val="id-ID"/>
        </w:rPr>
        <w:t xml:space="preserve">Setiap pemberitahuan atau </w:t>
      </w:r>
      <w:r w:rsidR="001E0CD7" w:rsidRPr="004F2AF7">
        <w:rPr>
          <w:rFonts w:cs="Times New Roman"/>
          <w:color w:val="000000" w:themeColor="text1"/>
          <w:lang w:val="id-ID"/>
        </w:rPr>
        <w:t>korespondensi pos terc</w:t>
      </w:r>
      <w:r w:rsidR="003213F6" w:rsidRPr="004F2AF7">
        <w:rPr>
          <w:rFonts w:cs="Times New Roman"/>
          <w:color w:val="000000" w:themeColor="text1"/>
          <w:lang w:val="id-ID"/>
        </w:rPr>
        <w:t xml:space="preserve">atat atau jasa kurir dianggap </w:t>
      </w:r>
      <w:r w:rsidR="001E0CD7" w:rsidRPr="004F2AF7">
        <w:rPr>
          <w:rFonts w:cs="Times New Roman"/>
          <w:color w:val="000000" w:themeColor="text1"/>
          <w:lang w:val="id-ID"/>
        </w:rPr>
        <w:t>telah diterima pada hari ke-lima</w:t>
      </w:r>
      <w:r w:rsidR="00F00A90" w:rsidRPr="004F2AF7">
        <w:rPr>
          <w:rFonts w:cs="Times New Roman"/>
          <w:color w:val="000000" w:themeColor="text1"/>
          <w:lang w:val="id-ID"/>
        </w:rPr>
        <w:t xml:space="preserve"> </w:t>
      </w:r>
      <w:r w:rsidR="003213F6" w:rsidRPr="004F2AF7">
        <w:rPr>
          <w:rFonts w:cs="Times New Roman"/>
          <w:color w:val="000000" w:themeColor="text1"/>
          <w:lang w:val="id-ID"/>
        </w:rPr>
        <w:t xml:space="preserve">pada </w:t>
      </w:r>
      <w:r w:rsidR="001E0CD7" w:rsidRPr="004F2AF7">
        <w:rPr>
          <w:rFonts w:cs="Times New Roman"/>
          <w:color w:val="000000" w:themeColor="text1"/>
          <w:lang w:val="id-ID"/>
        </w:rPr>
        <w:t>hari kerja setelah tanggal pengiriman dan pemberitahuan dengan menyerahkan langsu</w:t>
      </w:r>
      <w:r w:rsidR="003213F6" w:rsidRPr="004F2AF7">
        <w:rPr>
          <w:rFonts w:cs="Times New Roman"/>
          <w:color w:val="000000" w:themeColor="text1"/>
          <w:lang w:val="id-ID"/>
        </w:rPr>
        <w:t xml:space="preserve">ng </w:t>
      </w:r>
      <w:r w:rsidR="001E0CD7" w:rsidRPr="004F2AF7">
        <w:rPr>
          <w:rFonts w:cs="Times New Roman"/>
          <w:color w:val="000000" w:themeColor="text1"/>
          <w:lang w:val="id-ID"/>
        </w:rPr>
        <w:t>pada saat diserahkan.</w:t>
      </w:r>
    </w:p>
    <w:p w14:paraId="06417A4D" w14:textId="77777777" w:rsidR="001E0CD7" w:rsidRPr="004F2AF7" w:rsidRDefault="004D7437" w:rsidP="004F2AF7">
      <w:pPr>
        <w:pStyle w:val="ListParagraph"/>
        <w:numPr>
          <w:ilvl w:val="0"/>
          <w:numId w:val="18"/>
        </w:numPr>
        <w:spacing w:line="276" w:lineRule="auto"/>
        <w:ind w:left="567" w:hanging="567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</w:rPr>
        <w:t>Pen</w:t>
      </w:r>
      <w:r w:rsidR="00414AE8" w:rsidRPr="004F2AF7">
        <w:rPr>
          <w:rFonts w:cs="Times New Roman"/>
          <w:color w:val="000000" w:themeColor="text1"/>
          <w:lang w:val="id-ID"/>
        </w:rPr>
        <w:t>gecualian</w:t>
      </w:r>
    </w:p>
    <w:p w14:paraId="18FD9B37" w14:textId="77777777" w:rsidR="00C5376B" w:rsidRPr="004F2AF7" w:rsidRDefault="004D7437" w:rsidP="004F2AF7">
      <w:pPr>
        <w:pStyle w:val="ListParagraph"/>
        <w:spacing w:line="276" w:lineRule="auto"/>
        <w:ind w:left="567"/>
        <w:jc w:val="both"/>
        <w:rPr>
          <w:rFonts w:cs="Times New Roman"/>
          <w:color w:val="000000" w:themeColor="text1"/>
          <w:lang w:val="id-ID"/>
        </w:rPr>
      </w:pPr>
      <w:proofErr w:type="spellStart"/>
      <w:r w:rsidRPr="004F2AF7">
        <w:rPr>
          <w:rFonts w:cs="Times New Roman"/>
          <w:color w:val="000000" w:themeColor="text1"/>
        </w:rPr>
        <w:t>Apabila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terjadi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proofErr w:type="spellStart"/>
      <w:r w:rsidRPr="004F2AF7">
        <w:rPr>
          <w:rFonts w:cs="Times New Roman"/>
          <w:color w:val="000000" w:themeColor="text1"/>
        </w:rPr>
        <w:t>pemutusan</w:t>
      </w:r>
      <w:proofErr w:type="spellEnd"/>
      <w:r w:rsidRPr="004F2AF7">
        <w:rPr>
          <w:rFonts w:cs="Times New Roman"/>
          <w:color w:val="000000" w:themeColor="text1"/>
          <w:lang w:val="id-ID"/>
        </w:rPr>
        <w:t xml:space="preserve"> atau</w:t>
      </w:r>
      <w:r w:rsidR="001E0CD7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pembatalan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</w:t>
      </w:r>
      <w:proofErr w:type="spellStart"/>
      <w:r w:rsidR="003213F6" w:rsidRPr="004F2AF7">
        <w:rPr>
          <w:rFonts w:cs="Times New Roman"/>
          <w:color w:val="000000" w:themeColor="text1"/>
        </w:rPr>
        <w:t>terhadap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</w:t>
      </w:r>
      <w:proofErr w:type="spellStart"/>
      <w:r w:rsidR="003213F6" w:rsidRPr="004F2AF7">
        <w:rPr>
          <w:rFonts w:cs="Times New Roman"/>
          <w:color w:val="000000" w:themeColor="text1"/>
        </w:rPr>
        <w:t>perjanjian</w:t>
      </w:r>
      <w:proofErr w:type="spellEnd"/>
      <w:r w:rsidR="003213F6" w:rsidRPr="004F2AF7">
        <w:rPr>
          <w:rFonts w:cs="Times New Roman"/>
          <w:color w:val="000000" w:themeColor="text1"/>
        </w:rPr>
        <w:t xml:space="preserve">, </w:t>
      </w:r>
      <w:r w:rsidR="00EF15BE" w:rsidRPr="004F2AF7">
        <w:rPr>
          <w:rFonts w:cs="Times New Roman"/>
          <w:b/>
          <w:color w:val="000000" w:themeColor="text1"/>
        </w:rPr>
        <w:t xml:space="preserve">Para </w:t>
      </w:r>
      <w:proofErr w:type="spellStart"/>
      <w:r w:rsidR="00EF15BE" w:rsidRPr="004F2AF7">
        <w:rPr>
          <w:rFonts w:cs="Times New Roman"/>
          <w:b/>
          <w:color w:val="000000" w:themeColor="text1"/>
        </w:rPr>
        <w:t>Pihak</w:t>
      </w:r>
      <w:proofErr w:type="spellEnd"/>
      <w:r w:rsidR="00EF15BE" w:rsidRPr="004F2AF7">
        <w:rPr>
          <w:rFonts w:cs="Times New Roman"/>
          <w:color w:val="000000" w:themeColor="text1"/>
        </w:rPr>
        <w:t xml:space="preserve"> </w:t>
      </w:r>
      <w:proofErr w:type="spellStart"/>
      <w:r w:rsidR="003213F6" w:rsidRPr="004F2AF7">
        <w:rPr>
          <w:rFonts w:cs="Times New Roman"/>
          <w:color w:val="000000" w:themeColor="text1"/>
        </w:rPr>
        <w:t>sepakat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mengabai</w:t>
      </w:r>
      <w:r w:rsidR="003213F6" w:rsidRPr="004F2AF7">
        <w:rPr>
          <w:rFonts w:cs="Times New Roman"/>
          <w:color w:val="000000" w:themeColor="text1"/>
        </w:rPr>
        <w:t>kan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</w:t>
      </w:r>
      <w:proofErr w:type="spellStart"/>
      <w:r w:rsidR="003213F6" w:rsidRPr="004F2AF7">
        <w:rPr>
          <w:rFonts w:cs="Times New Roman"/>
          <w:color w:val="000000" w:themeColor="text1"/>
        </w:rPr>
        <w:t>berlakunya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</w:t>
      </w:r>
      <w:proofErr w:type="spellStart"/>
      <w:r w:rsidR="001E0CD7" w:rsidRPr="004F2AF7">
        <w:rPr>
          <w:rFonts w:cs="Times New Roman"/>
          <w:color w:val="000000" w:themeColor="text1"/>
        </w:rPr>
        <w:t>pasal</w:t>
      </w:r>
      <w:proofErr w:type="spellEnd"/>
      <w:r w:rsidR="001E0CD7" w:rsidRPr="004F2AF7">
        <w:rPr>
          <w:rFonts w:cs="Times New Roman"/>
          <w:color w:val="000000" w:themeColor="text1"/>
        </w:rPr>
        <w:t xml:space="preserve"> 1266 Kitab </w:t>
      </w:r>
      <w:proofErr w:type="spellStart"/>
      <w:r w:rsidR="001E0CD7" w:rsidRPr="004F2AF7">
        <w:rPr>
          <w:rFonts w:cs="Times New Roman"/>
          <w:color w:val="000000" w:themeColor="text1"/>
        </w:rPr>
        <w:t>Undang</w:t>
      </w:r>
      <w:r w:rsidR="003213F6" w:rsidRPr="004F2AF7">
        <w:rPr>
          <w:rFonts w:cs="Times New Roman"/>
          <w:color w:val="000000" w:themeColor="text1"/>
        </w:rPr>
        <w:t>-Undang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Hukum </w:t>
      </w:r>
      <w:proofErr w:type="spellStart"/>
      <w:r w:rsidR="003213F6" w:rsidRPr="004F2AF7">
        <w:rPr>
          <w:rFonts w:cs="Times New Roman"/>
          <w:color w:val="000000" w:themeColor="text1"/>
        </w:rPr>
        <w:t>Perdata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Indonesia</w:t>
      </w:r>
      <w:r w:rsidR="003213F6" w:rsidRPr="004F2AF7">
        <w:rPr>
          <w:rFonts w:cs="Times New Roman"/>
          <w:color w:val="000000" w:themeColor="text1"/>
          <w:lang w:val="id-ID"/>
        </w:rPr>
        <w:t>.</w:t>
      </w:r>
    </w:p>
    <w:p w14:paraId="54384C25" w14:textId="77777777" w:rsidR="001E0CD7" w:rsidRPr="004F2AF7" w:rsidRDefault="001E0CD7" w:rsidP="004F2AF7">
      <w:pPr>
        <w:pStyle w:val="ListParagraph"/>
        <w:numPr>
          <w:ilvl w:val="0"/>
          <w:numId w:val="19"/>
        </w:numPr>
        <w:suppressAutoHyphens w:val="0"/>
        <w:spacing w:line="276" w:lineRule="auto"/>
        <w:ind w:left="567" w:hanging="567"/>
        <w:contextualSpacing/>
        <w:jc w:val="both"/>
        <w:rPr>
          <w:rFonts w:cs="Times New Roman"/>
          <w:color w:val="000000" w:themeColor="text1"/>
        </w:rPr>
      </w:pPr>
      <w:r w:rsidRPr="004F2AF7">
        <w:rPr>
          <w:rFonts w:cs="Times New Roman"/>
          <w:color w:val="000000" w:themeColor="text1"/>
        </w:rPr>
        <w:t xml:space="preserve">Hukum yang </w:t>
      </w:r>
      <w:proofErr w:type="spellStart"/>
      <w:r w:rsidRPr="004F2AF7">
        <w:rPr>
          <w:rFonts w:cs="Times New Roman"/>
          <w:color w:val="000000" w:themeColor="text1"/>
        </w:rPr>
        <w:t>berlaku</w:t>
      </w:r>
      <w:proofErr w:type="spellEnd"/>
    </w:p>
    <w:p w14:paraId="0ECE0601" w14:textId="77777777" w:rsidR="001E0CD7" w:rsidRPr="004F2AF7" w:rsidRDefault="001E0CD7" w:rsidP="004F2AF7">
      <w:pPr>
        <w:pStyle w:val="ListParagraph"/>
        <w:numPr>
          <w:ilvl w:val="0"/>
          <w:numId w:val="35"/>
        </w:numPr>
        <w:suppressAutoHyphens w:val="0"/>
        <w:spacing w:line="276" w:lineRule="auto"/>
        <w:ind w:left="993" w:hanging="426"/>
        <w:contextualSpacing/>
        <w:jc w:val="both"/>
        <w:rPr>
          <w:rFonts w:cs="Times New Roman"/>
          <w:color w:val="000000" w:themeColor="text1"/>
        </w:rPr>
      </w:pPr>
      <w:proofErr w:type="spellStart"/>
      <w:r w:rsidRPr="004F2AF7">
        <w:rPr>
          <w:rFonts w:cs="Times New Roman"/>
          <w:color w:val="000000" w:themeColor="text1"/>
        </w:rPr>
        <w:t>Perjanjian</w:t>
      </w:r>
      <w:proofErr w:type="spellEnd"/>
      <w:r w:rsidR="00F00A90" w:rsidRPr="004F2AF7">
        <w:rPr>
          <w:rFonts w:cs="Times New Roman"/>
          <w:color w:val="000000" w:themeColor="text1"/>
          <w:lang w:val="id-ID"/>
        </w:rPr>
        <w:t xml:space="preserve"> </w:t>
      </w:r>
      <w:proofErr w:type="spellStart"/>
      <w:r w:rsidR="003213F6" w:rsidRPr="004F2AF7">
        <w:rPr>
          <w:rFonts w:cs="Times New Roman"/>
          <w:color w:val="000000" w:themeColor="text1"/>
        </w:rPr>
        <w:t>ini</w:t>
      </w:r>
      <w:proofErr w:type="spellEnd"/>
      <w:r w:rsidR="003213F6" w:rsidRPr="004F2AF7">
        <w:rPr>
          <w:rFonts w:cs="Times New Roman"/>
          <w:color w:val="000000" w:themeColor="text1"/>
        </w:rPr>
        <w:t xml:space="preserve"> dan </w:t>
      </w:r>
      <w:proofErr w:type="spellStart"/>
      <w:r w:rsidR="003213F6" w:rsidRPr="004F2AF7">
        <w:rPr>
          <w:rFonts w:cs="Times New Roman"/>
          <w:color w:val="000000" w:themeColor="text1"/>
        </w:rPr>
        <w:t>pelaksanaan</w:t>
      </w:r>
      <w:r w:rsidRPr="004F2AF7">
        <w:rPr>
          <w:rFonts w:cs="Times New Roman"/>
          <w:color w:val="000000" w:themeColor="text1"/>
        </w:rPr>
        <w:t>nya</w:t>
      </w:r>
      <w:proofErr w:type="spellEnd"/>
      <w:r w:rsidRPr="004F2AF7">
        <w:rPr>
          <w:rFonts w:cs="Times New Roman"/>
          <w:color w:val="000000" w:themeColor="text1"/>
        </w:rPr>
        <w:t xml:space="preserve"> </w:t>
      </w:r>
      <w:r w:rsidR="007F489B" w:rsidRPr="004F2AF7">
        <w:rPr>
          <w:rFonts w:cs="Times New Roman"/>
          <w:color w:val="000000" w:themeColor="text1"/>
          <w:lang w:val="id-ID"/>
        </w:rPr>
        <w:t xml:space="preserve">tunduk dan patuh pada ketentuan/peraturan hukum yang berlaku di </w:t>
      </w:r>
      <w:r w:rsidRPr="004F2AF7">
        <w:rPr>
          <w:rFonts w:cs="Times New Roman"/>
          <w:color w:val="000000" w:themeColor="text1"/>
        </w:rPr>
        <w:t>Indonesia.</w:t>
      </w:r>
    </w:p>
    <w:p w14:paraId="10C910AF" w14:textId="77777777" w:rsidR="00725D8B" w:rsidRPr="004F2AF7" w:rsidRDefault="00725D8B" w:rsidP="004F2AF7">
      <w:pPr>
        <w:pStyle w:val="ListParagraph"/>
        <w:numPr>
          <w:ilvl w:val="0"/>
          <w:numId w:val="35"/>
        </w:numPr>
        <w:suppressAutoHyphens w:val="0"/>
        <w:spacing w:line="276" w:lineRule="auto"/>
        <w:ind w:left="993" w:hanging="426"/>
        <w:contextualSpacing/>
        <w:jc w:val="both"/>
        <w:rPr>
          <w:rFonts w:cs="Times New Roman"/>
          <w:color w:val="000000"/>
        </w:rPr>
      </w:pPr>
      <w:proofErr w:type="spellStart"/>
      <w:r w:rsidRPr="004F2AF7">
        <w:rPr>
          <w:rFonts w:cs="Times New Roman"/>
          <w:color w:val="000000"/>
        </w:rPr>
        <w:t>Apabila</w:t>
      </w:r>
      <w:proofErr w:type="spellEnd"/>
      <w:r w:rsidRPr="004F2AF7">
        <w:rPr>
          <w:rFonts w:cs="Times New Roman"/>
          <w:color w:val="000000"/>
        </w:rPr>
        <w:t xml:space="preserve"> </w:t>
      </w:r>
      <w:r w:rsidRPr="004F2AF7">
        <w:rPr>
          <w:rFonts w:cs="Times New Roman"/>
          <w:color w:val="000000"/>
          <w:lang w:val="id-ID"/>
        </w:rPr>
        <w:t>di</w:t>
      </w:r>
      <w:proofErr w:type="spellStart"/>
      <w:r w:rsidRPr="004F2AF7">
        <w:rPr>
          <w:rFonts w:cs="Times New Roman"/>
          <w:color w:val="000000"/>
        </w:rPr>
        <w:t>kemudian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hari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terbit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perundangan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baru</w:t>
      </w:r>
      <w:proofErr w:type="spellEnd"/>
      <w:r w:rsidRPr="004F2AF7">
        <w:rPr>
          <w:rFonts w:cs="Times New Roman"/>
          <w:color w:val="000000"/>
        </w:rPr>
        <w:t xml:space="preserve">, </w:t>
      </w:r>
      <w:r w:rsidRPr="004F2AF7">
        <w:rPr>
          <w:rFonts w:cs="Times New Roman"/>
          <w:color w:val="000000"/>
          <w:lang w:val="id-ID"/>
        </w:rPr>
        <w:t>agar</w:t>
      </w:r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pasal-pasal</w:t>
      </w:r>
      <w:proofErr w:type="spellEnd"/>
      <w:r w:rsidRPr="004F2AF7">
        <w:rPr>
          <w:rFonts w:cs="Times New Roman"/>
          <w:color w:val="000000"/>
        </w:rPr>
        <w:t xml:space="preserve"> </w:t>
      </w:r>
      <w:r w:rsidRPr="004F2AF7">
        <w:rPr>
          <w:rFonts w:cs="Times New Roman"/>
          <w:color w:val="000000"/>
          <w:lang w:val="id-ID"/>
        </w:rPr>
        <w:t xml:space="preserve">dalam </w:t>
      </w:r>
      <w:proofErr w:type="spellStart"/>
      <w:r w:rsidRPr="004F2AF7">
        <w:rPr>
          <w:rFonts w:cs="Times New Roman"/>
          <w:color w:val="000000"/>
        </w:rPr>
        <w:t>perjanjian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ini</w:t>
      </w:r>
      <w:proofErr w:type="spellEnd"/>
      <w:r w:rsidRPr="004F2AF7">
        <w:rPr>
          <w:rFonts w:cs="Times New Roman"/>
          <w:color w:val="000000"/>
        </w:rPr>
        <w:t xml:space="preserve"> </w:t>
      </w:r>
      <w:r w:rsidRPr="004F2AF7">
        <w:rPr>
          <w:rFonts w:cs="Times New Roman"/>
          <w:color w:val="000000"/>
          <w:lang w:val="id-ID"/>
        </w:rPr>
        <w:t>tidak</w:t>
      </w:r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bertentangan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dengan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perundangan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baru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tersebut</w:t>
      </w:r>
      <w:proofErr w:type="spellEnd"/>
      <w:r w:rsidRPr="004F2AF7">
        <w:rPr>
          <w:rFonts w:cs="Times New Roman"/>
          <w:color w:val="000000"/>
          <w:lang w:val="id-ID"/>
        </w:rPr>
        <w:t>, maka</w:t>
      </w:r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akan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dimusyawarahkan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kembali</w:t>
      </w:r>
      <w:proofErr w:type="spellEnd"/>
      <w:r w:rsidRPr="004F2AF7">
        <w:rPr>
          <w:rFonts w:cs="Times New Roman"/>
          <w:color w:val="000000"/>
        </w:rPr>
        <w:t xml:space="preserve"> oleh </w:t>
      </w:r>
      <w:r w:rsidRPr="004F2AF7">
        <w:rPr>
          <w:rFonts w:cs="Times New Roman"/>
          <w:b/>
          <w:color w:val="000000"/>
        </w:rPr>
        <w:t xml:space="preserve">Para </w:t>
      </w:r>
      <w:proofErr w:type="spellStart"/>
      <w:r w:rsidRPr="004F2AF7">
        <w:rPr>
          <w:rFonts w:cs="Times New Roman"/>
          <w:b/>
          <w:color w:val="000000"/>
        </w:rPr>
        <w:t>Pihak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dengan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tidak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membatalkan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perjanjian</w:t>
      </w:r>
      <w:proofErr w:type="spellEnd"/>
      <w:r w:rsidRPr="004F2AF7">
        <w:rPr>
          <w:rFonts w:cs="Times New Roman"/>
          <w:color w:val="000000"/>
        </w:rPr>
        <w:t xml:space="preserve"> </w:t>
      </w:r>
      <w:proofErr w:type="spellStart"/>
      <w:r w:rsidRPr="004F2AF7">
        <w:rPr>
          <w:rFonts w:cs="Times New Roman"/>
          <w:color w:val="000000"/>
        </w:rPr>
        <w:t>ini</w:t>
      </w:r>
      <w:proofErr w:type="spellEnd"/>
      <w:r w:rsidRPr="004F2AF7">
        <w:rPr>
          <w:rFonts w:cs="Times New Roman"/>
          <w:color w:val="000000"/>
        </w:rPr>
        <w:t>.</w:t>
      </w:r>
    </w:p>
    <w:p w14:paraId="0C91C585" w14:textId="77777777" w:rsidR="0084356D" w:rsidRPr="004F2AF7" w:rsidRDefault="0084356D" w:rsidP="004F2AF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533EC8" w14:textId="77777777" w:rsidR="000B50DF" w:rsidRDefault="001E0CD7" w:rsidP="004F2AF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Demikian perjanj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ian</w:t>
      </w:r>
      <w:r w:rsidR="00A3233A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ini dibuat </w:t>
      </w:r>
      <w:r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rangkap dua yang masing-m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asing </w:t>
      </w:r>
      <w:r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mempunyai kek</w:t>
      </w:r>
      <w:r w:rsidR="004F25E8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uatan hukum yang sama diatas me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terai yang cukup satu untuk </w:t>
      </w:r>
      <w:r w:rsidR="00EF15BE"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Pihak Pertama</w:t>
      </w:r>
      <w:r w:rsidR="00EF15BE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dan satu untuk </w:t>
      </w:r>
      <w:r w:rsidR="00EF15BE" w:rsidRPr="004F2A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Pihak Kedua</w:t>
      </w:r>
      <w:r w:rsidR="00F02720" w:rsidRPr="004F2A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9C52BA" w14:textId="77777777" w:rsidR="00C20180" w:rsidRPr="004F2AF7" w:rsidRDefault="00C20180" w:rsidP="004F2AF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1E7BC4" w14:textId="77777777" w:rsidR="00414AE8" w:rsidRPr="004F2AF7" w:rsidRDefault="00414AE8" w:rsidP="004F2AF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3"/>
        <w:gridCol w:w="4694"/>
      </w:tblGrid>
      <w:tr w:rsidR="007749D3" w:rsidRPr="004F2AF7" w14:paraId="1CFAE5D4" w14:textId="77777777" w:rsidTr="00C20180">
        <w:trPr>
          <w:trHeight w:val="1483"/>
        </w:trPr>
        <w:tc>
          <w:tcPr>
            <w:tcW w:w="2400" w:type="pct"/>
            <w:vAlign w:val="bottom"/>
          </w:tcPr>
          <w:p w14:paraId="537EF202" w14:textId="77777777" w:rsidR="007749D3" w:rsidRPr="004F2AF7" w:rsidRDefault="007749D3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PIHAK PERTAMA</w:t>
            </w:r>
          </w:p>
          <w:p w14:paraId="48170E78" w14:textId="77777777" w:rsidR="007749D3" w:rsidRPr="00BB5D96" w:rsidRDefault="00485872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…………………………………</w:t>
            </w:r>
          </w:p>
          <w:p w14:paraId="3792DFF8" w14:textId="77777777" w:rsidR="00414AE8" w:rsidRPr="004F2AF7" w:rsidRDefault="00414AE8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8A706C9" w14:textId="77777777" w:rsidR="00A3233A" w:rsidRPr="004F2AF7" w:rsidRDefault="00A3233A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ABC10C1" w14:textId="77777777" w:rsidR="00A3233A" w:rsidRPr="004F2AF7" w:rsidRDefault="00A3233A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BDB9DBE" w14:textId="77777777" w:rsidR="00465955" w:rsidRPr="004F2AF7" w:rsidRDefault="00465955" w:rsidP="00BB5D96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33F75DD" w14:textId="77777777" w:rsidR="00A3233A" w:rsidRPr="004F2AF7" w:rsidRDefault="00A3233A" w:rsidP="004F2AF7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499723C" w14:textId="77777777" w:rsidR="007749D3" w:rsidRDefault="00485872">
            <w:pPr>
              <w:widowControl w:val="0"/>
              <w:tabs>
                <w:tab w:val="left" w:pos="3980"/>
              </w:tabs>
              <w:autoSpaceDE w:val="0"/>
              <w:autoSpaceDN w:val="0"/>
              <w:adjustRightInd w:val="0"/>
              <w:spacing w:after="0"/>
              <w:ind w:right="1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val="en-US"/>
              </w:rPr>
            </w:pPr>
            <w:del w:id="509" w:author="SMC" w:date="2024-11-04T13:15:00Z">
              <w:r w:rsidDel="00B91DAA">
                <w:rPr>
                  <w:rFonts w:ascii="Times New Roman" w:hAnsi="Times New Roman" w:cs="Times New Roman"/>
                  <w:b/>
                  <w:bCs/>
                  <w:color w:val="000000" w:themeColor="text1"/>
                  <w:sz w:val="24"/>
                  <w:szCs w:val="24"/>
                  <w:u w:val="single"/>
                  <w:lang w:val="en-US"/>
                </w:rPr>
                <w:delText>……………………..</w:delText>
              </w:r>
              <w:r w:rsidR="00876C3B" w:rsidRPr="00876C3B" w:rsidDel="00B91DAA">
                <w:rPr>
                  <w:rFonts w:ascii="Times New Roman" w:hAnsi="Times New Roman" w:cs="Times New Roman"/>
                  <w:b/>
                  <w:bCs/>
                  <w:color w:val="000000" w:themeColor="text1"/>
                  <w:sz w:val="24"/>
                  <w:szCs w:val="24"/>
                  <w:u w:val="single"/>
                </w:rPr>
                <w:delText xml:space="preserve"> </w:delText>
              </w:r>
            </w:del>
            <w:ins w:id="510" w:author="SMC" w:date="2024-11-04T13:15:00Z">
              <w:r w:rsidR="00B91DAA">
                <w:rPr>
                  <w:rFonts w:ascii="Times New Roman" w:hAnsi="Times New Roman" w:cs="Times New Roman"/>
                  <w:b/>
                  <w:bCs/>
                  <w:color w:val="000000" w:themeColor="text1"/>
                  <w:sz w:val="24"/>
                  <w:szCs w:val="24"/>
                  <w:u w:val="single"/>
                  <w:lang w:val="en-US"/>
                </w:rPr>
                <w:t xml:space="preserve">Daud </w:t>
              </w:r>
              <w:proofErr w:type="spellStart"/>
              <w:r w:rsidR="00B91DAA">
                <w:rPr>
                  <w:rFonts w:ascii="Times New Roman" w:hAnsi="Times New Roman" w:cs="Times New Roman"/>
                  <w:b/>
                  <w:bCs/>
                  <w:color w:val="000000" w:themeColor="text1"/>
                  <w:sz w:val="24"/>
                  <w:szCs w:val="24"/>
                  <w:u w:val="single"/>
                  <w:lang w:val="en-US"/>
                </w:rPr>
                <w:t>Sekarmadidjaja</w:t>
              </w:r>
              <w:proofErr w:type="spellEnd"/>
              <w:r w:rsidR="00B91DAA" w:rsidRPr="00876C3B" w:rsidDel="00876C3B">
                <w:rPr>
                  <w:rFonts w:ascii="Times New Roman" w:hAnsi="Times New Roman" w:cs="Times New Roman"/>
                  <w:b/>
                  <w:bCs/>
                  <w:color w:val="000000" w:themeColor="text1"/>
                  <w:sz w:val="24"/>
                  <w:szCs w:val="24"/>
                  <w:u w:val="single"/>
                </w:rPr>
                <w:t xml:space="preserve"> </w:t>
              </w:r>
            </w:ins>
          </w:p>
          <w:p w14:paraId="2DC01E32" w14:textId="77777777" w:rsidR="00876C3B" w:rsidRPr="00BB5D96" w:rsidRDefault="00876C3B">
            <w:pPr>
              <w:widowControl w:val="0"/>
              <w:tabs>
                <w:tab w:val="left" w:pos="3980"/>
              </w:tabs>
              <w:autoSpaceDE w:val="0"/>
              <w:autoSpaceDN w:val="0"/>
              <w:adjustRightInd w:val="0"/>
              <w:spacing w:after="0"/>
              <w:ind w:right="1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BB5D9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Direktur</w:t>
            </w:r>
            <w:proofErr w:type="spellEnd"/>
          </w:p>
        </w:tc>
        <w:tc>
          <w:tcPr>
            <w:tcW w:w="2600" w:type="pct"/>
            <w:vAlign w:val="bottom"/>
          </w:tcPr>
          <w:p w14:paraId="3E53390F" w14:textId="77777777" w:rsidR="007749D3" w:rsidRPr="004F2AF7" w:rsidRDefault="007749D3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PIHAK KEDUA</w:t>
            </w:r>
          </w:p>
          <w:p w14:paraId="19C0C693" w14:textId="77777777" w:rsidR="007749D3" w:rsidRPr="004F2AF7" w:rsidRDefault="007749D3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PT.</w:t>
            </w:r>
            <w:r w:rsidR="00A3233A"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  <w:r w:rsidR="0084356D"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EMARANG AUTOCOMP MANUFACTURING INDONESIA</w:t>
            </w:r>
          </w:p>
          <w:p w14:paraId="138EABE1" w14:textId="77777777" w:rsidR="007749D3" w:rsidRPr="004F2AF7" w:rsidRDefault="007749D3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3648C3C" w14:textId="77777777" w:rsidR="007749D3" w:rsidRPr="004F2AF7" w:rsidRDefault="007749D3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364CE2A" w14:textId="77777777" w:rsidR="00A3233A" w:rsidRPr="004F2AF7" w:rsidRDefault="00A3233A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D45D81A" w14:textId="77777777" w:rsidR="0046058D" w:rsidRPr="004F2AF7" w:rsidRDefault="0046058D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B805C27" w14:textId="77777777" w:rsidR="00A3233A" w:rsidRPr="004F2AF7" w:rsidRDefault="00A3233A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65BFDA3" w14:textId="77777777" w:rsidR="007749D3" w:rsidRPr="00BB5D96" w:rsidRDefault="005967F0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  <w:lang w:val="en-US"/>
              </w:rPr>
              <w:t>Kawasaki Nozomi</w:t>
            </w:r>
          </w:p>
          <w:p w14:paraId="421E3C44" w14:textId="77777777" w:rsidR="007749D3" w:rsidRPr="004F2AF7" w:rsidRDefault="006C01EA" w:rsidP="004F2AF7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F2A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Direk</w:t>
            </w:r>
            <w:r w:rsidR="007749D3" w:rsidRPr="004F2A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tur</w:t>
            </w:r>
          </w:p>
        </w:tc>
      </w:tr>
    </w:tbl>
    <w:p w14:paraId="604FC9C9" w14:textId="77777777" w:rsidR="000250C0" w:rsidRPr="004F2AF7" w:rsidRDefault="000250C0" w:rsidP="004F2AF7">
      <w:pPr>
        <w:pStyle w:val="Default"/>
        <w:tabs>
          <w:tab w:val="center" w:pos="7560"/>
        </w:tabs>
        <w:spacing w:line="276" w:lineRule="auto"/>
        <w:jc w:val="both"/>
        <w:rPr>
          <w:b/>
          <w:bCs/>
          <w:color w:val="000000" w:themeColor="text1"/>
        </w:rPr>
      </w:pPr>
    </w:p>
    <w:p w14:paraId="6FFD00B4" w14:textId="77777777" w:rsidR="0094347D" w:rsidRPr="004F2AF7" w:rsidRDefault="0094347D" w:rsidP="004F2AF7">
      <w:pPr>
        <w:pStyle w:val="Default"/>
        <w:tabs>
          <w:tab w:val="center" w:pos="7560"/>
        </w:tabs>
        <w:spacing w:line="276" w:lineRule="auto"/>
        <w:jc w:val="both"/>
        <w:rPr>
          <w:bCs/>
          <w:color w:val="000000" w:themeColor="text1"/>
        </w:rPr>
      </w:pPr>
    </w:p>
    <w:sectPr w:rsidR="0094347D" w:rsidRPr="004F2AF7" w:rsidSect="00041EE8">
      <w:footerReference w:type="default" r:id="rId8"/>
      <w:type w:val="continuous"/>
      <w:pgSz w:w="11907" w:h="16839" w:code="9"/>
      <w:pgMar w:top="1246" w:right="1440" w:bottom="1440" w:left="1440" w:header="720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C1D21" w14:textId="77777777" w:rsidR="00327AE7" w:rsidRDefault="00327AE7" w:rsidP="001A0EC8">
      <w:pPr>
        <w:spacing w:after="0" w:line="240" w:lineRule="auto"/>
      </w:pPr>
      <w:r>
        <w:separator/>
      </w:r>
    </w:p>
  </w:endnote>
  <w:endnote w:type="continuationSeparator" w:id="0">
    <w:p w14:paraId="5F3B0E7A" w14:textId="77777777" w:rsidR="00327AE7" w:rsidRDefault="00327AE7" w:rsidP="001A0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402" w:type="dxa"/>
      <w:tblInd w:w="620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850"/>
      <w:gridCol w:w="851"/>
      <w:gridCol w:w="850"/>
      <w:gridCol w:w="851"/>
    </w:tblGrid>
    <w:tr w:rsidR="00B42BD1" w:rsidRPr="001A1104" w14:paraId="5C85DB06" w14:textId="77777777" w:rsidTr="007D7353">
      <w:trPr>
        <w:trHeight w:val="710"/>
      </w:trPr>
      <w:tc>
        <w:tcPr>
          <w:tcW w:w="850" w:type="dxa"/>
        </w:tcPr>
        <w:p w14:paraId="680ACD12" w14:textId="77777777"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1A1104">
            <w:rPr>
              <w:rFonts w:ascii="Times New Roman" w:hAnsi="Times New Roman" w:cs="Times New Roman"/>
              <w:sz w:val="16"/>
              <w:szCs w:val="16"/>
            </w:rPr>
            <w:t>Legal</w:t>
          </w:r>
        </w:p>
        <w:p w14:paraId="016A0BD3" w14:textId="77777777" w:rsidR="00B42BD1" w:rsidRPr="001A1104" w:rsidRDefault="00B42BD1" w:rsidP="00F31FB4">
          <w:pPr>
            <w:pStyle w:val="Footer"/>
            <w:rPr>
              <w:rFonts w:ascii="Times New Roman" w:hAnsi="Times New Roman" w:cs="Times New Roman"/>
              <w:sz w:val="16"/>
              <w:szCs w:val="16"/>
            </w:rPr>
          </w:pPr>
        </w:p>
        <w:p w14:paraId="5C5460C9" w14:textId="77777777"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</w:p>
        <w:p w14:paraId="2C11F5A2" w14:textId="77777777"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</w:p>
      </w:tc>
      <w:tc>
        <w:tcPr>
          <w:tcW w:w="851" w:type="dxa"/>
        </w:tcPr>
        <w:p w14:paraId="48091B65" w14:textId="77777777"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1A1104">
            <w:rPr>
              <w:rFonts w:ascii="Times New Roman" w:hAnsi="Times New Roman" w:cs="Times New Roman"/>
              <w:sz w:val="16"/>
              <w:szCs w:val="16"/>
            </w:rPr>
            <w:t>Pihak I</w:t>
          </w:r>
        </w:p>
      </w:tc>
      <w:tc>
        <w:tcPr>
          <w:tcW w:w="850" w:type="dxa"/>
          <w:tcBorders>
            <w:right w:val="single" w:sz="4" w:space="0" w:color="auto"/>
          </w:tcBorders>
        </w:tcPr>
        <w:p w14:paraId="206CDFD7" w14:textId="77777777"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1A1104">
            <w:rPr>
              <w:rFonts w:ascii="Times New Roman" w:hAnsi="Times New Roman" w:cs="Times New Roman"/>
              <w:sz w:val="16"/>
              <w:szCs w:val="16"/>
            </w:rPr>
            <w:t>Pihak II</w:t>
          </w:r>
        </w:p>
      </w:tc>
      <w:tc>
        <w:tcPr>
          <w:tcW w:w="851" w:type="dxa"/>
          <w:tcBorders>
            <w:left w:val="single" w:sz="4" w:space="0" w:color="auto"/>
          </w:tcBorders>
        </w:tcPr>
        <w:p w14:paraId="0BD3EF09" w14:textId="77777777" w:rsidR="00B42BD1" w:rsidRPr="001A1104" w:rsidRDefault="00B42BD1" w:rsidP="00F31FB4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1A1104">
            <w:rPr>
              <w:rFonts w:ascii="Times New Roman" w:hAnsi="Times New Roman" w:cs="Times New Roman"/>
              <w:sz w:val="16"/>
              <w:szCs w:val="16"/>
            </w:rPr>
            <w:t>Legal</w:t>
          </w:r>
        </w:p>
      </w:tc>
    </w:tr>
  </w:tbl>
  <w:p w14:paraId="16305C35" w14:textId="77777777" w:rsidR="00B42BD1" w:rsidRPr="001A1104" w:rsidRDefault="00B42BD1">
    <w:pPr>
      <w:pStyle w:val="Footer"/>
      <w:rPr>
        <w:rFonts w:ascii="Times New Roman" w:hAnsi="Times New Roman" w:cs="Times New Roman"/>
        <w:sz w:val="16"/>
        <w:szCs w:val="16"/>
      </w:rPr>
    </w:pPr>
    <w:r w:rsidRPr="001A1104">
      <w:rPr>
        <w:rFonts w:ascii="Times New Roman" w:hAnsi="Times New Roman" w:cs="Times New Roman"/>
        <w:sz w:val="16"/>
        <w:szCs w:val="16"/>
      </w:rPr>
      <w:t xml:space="preserve">Hal </w:t>
    </w:r>
    <w:r w:rsidRPr="001A1104">
      <w:rPr>
        <w:rFonts w:ascii="Times New Roman" w:hAnsi="Times New Roman" w:cs="Times New Roman"/>
        <w:b/>
        <w:sz w:val="16"/>
        <w:szCs w:val="16"/>
      </w:rPr>
      <w:fldChar w:fldCharType="begin"/>
    </w:r>
    <w:r w:rsidRPr="001A1104">
      <w:rPr>
        <w:rFonts w:ascii="Times New Roman" w:hAnsi="Times New Roman" w:cs="Times New Roman"/>
        <w:b/>
        <w:sz w:val="16"/>
        <w:szCs w:val="16"/>
      </w:rPr>
      <w:instrText xml:space="preserve"> PAGE </w:instrText>
    </w:r>
    <w:r w:rsidRPr="001A1104">
      <w:rPr>
        <w:rFonts w:ascii="Times New Roman" w:hAnsi="Times New Roman" w:cs="Times New Roman"/>
        <w:b/>
        <w:sz w:val="16"/>
        <w:szCs w:val="16"/>
      </w:rPr>
      <w:fldChar w:fldCharType="separate"/>
    </w:r>
    <w:r w:rsidR="006648C1">
      <w:rPr>
        <w:rFonts w:ascii="Times New Roman" w:hAnsi="Times New Roman" w:cs="Times New Roman"/>
        <w:b/>
        <w:noProof/>
        <w:sz w:val="16"/>
        <w:szCs w:val="16"/>
      </w:rPr>
      <w:t>2</w:t>
    </w:r>
    <w:r w:rsidRPr="001A1104">
      <w:rPr>
        <w:rFonts w:ascii="Times New Roman" w:hAnsi="Times New Roman" w:cs="Times New Roman"/>
        <w:b/>
        <w:sz w:val="16"/>
        <w:szCs w:val="16"/>
      </w:rPr>
      <w:fldChar w:fldCharType="end"/>
    </w:r>
    <w:r w:rsidRPr="001A1104">
      <w:rPr>
        <w:rFonts w:ascii="Times New Roman" w:hAnsi="Times New Roman" w:cs="Times New Roman"/>
        <w:sz w:val="16"/>
        <w:szCs w:val="16"/>
      </w:rPr>
      <w:t xml:space="preserve"> / </w:t>
    </w:r>
    <w:r w:rsidRPr="001A1104">
      <w:rPr>
        <w:rFonts w:ascii="Times New Roman" w:hAnsi="Times New Roman" w:cs="Times New Roman"/>
        <w:b/>
        <w:sz w:val="16"/>
        <w:szCs w:val="16"/>
      </w:rPr>
      <w:fldChar w:fldCharType="begin"/>
    </w:r>
    <w:r w:rsidRPr="001A1104">
      <w:rPr>
        <w:rFonts w:ascii="Times New Roman" w:hAnsi="Times New Roman" w:cs="Times New Roman"/>
        <w:b/>
        <w:sz w:val="16"/>
        <w:szCs w:val="16"/>
      </w:rPr>
      <w:instrText xml:space="preserve"> NUMPAGES  </w:instrText>
    </w:r>
    <w:r w:rsidRPr="001A1104">
      <w:rPr>
        <w:rFonts w:ascii="Times New Roman" w:hAnsi="Times New Roman" w:cs="Times New Roman"/>
        <w:b/>
        <w:sz w:val="16"/>
        <w:szCs w:val="16"/>
      </w:rPr>
      <w:fldChar w:fldCharType="separate"/>
    </w:r>
    <w:r w:rsidR="006648C1">
      <w:rPr>
        <w:rFonts w:ascii="Times New Roman" w:hAnsi="Times New Roman" w:cs="Times New Roman"/>
        <w:b/>
        <w:noProof/>
        <w:sz w:val="16"/>
        <w:szCs w:val="16"/>
      </w:rPr>
      <w:t>8</w:t>
    </w:r>
    <w:r w:rsidRPr="001A1104">
      <w:rPr>
        <w:rFonts w:ascii="Times New Roman" w:hAnsi="Times New Roman" w:cs="Times New Roman"/>
        <w:b/>
        <w:sz w:val="16"/>
        <w:szCs w:val="16"/>
      </w:rPr>
      <w:fldChar w:fldCharType="end"/>
    </w:r>
  </w:p>
  <w:p w14:paraId="584E2DBA" w14:textId="4D068239" w:rsidR="00F33B45" w:rsidDel="00510B7E" w:rsidRDefault="00510B7E" w:rsidP="00F33B45">
    <w:pPr>
      <w:pStyle w:val="Default"/>
      <w:spacing w:line="276" w:lineRule="auto"/>
      <w:rPr>
        <w:del w:id="511" w:author="Rohayati,Rohayati" w:date="2025-01-02T15:06:00Z" w16du:dateUtc="2025-01-02T08:06:00Z"/>
        <w:color w:val="000000" w:themeColor="text1"/>
        <w:sz w:val="16"/>
        <w:szCs w:val="16"/>
        <w:lang w:val="en-US"/>
      </w:rPr>
    </w:pPr>
    <w:ins w:id="512" w:author="Rohayati,Rohayati" w:date="2025-01-02T15:06:00Z" w16du:dateUtc="2025-01-02T08:06:00Z">
      <w:r w:rsidRPr="00510B7E">
        <w:rPr>
          <w:color w:val="000000" w:themeColor="text1"/>
          <w:sz w:val="16"/>
          <w:szCs w:val="16"/>
          <w:lang w:val="en-US"/>
        </w:rPr>
        <w:t>SAMIJF/LKM-LA/11-2024/152</w:t>
      </w:r>
    </w:ins>
    <w:del w:id="513" w:author="Rohayati,Rohayati" w:date="2025-01-02T15:06:00Z" w16du:dateUtc="2025-01-02T08:06:00Z">
      <w:r w:rsidR="00F33B45" w:rsidRPr="001A1104" w:rsidDel="00510B7E">
        <w:rPr>
          <w:color w:val="000000" w:themeColor="text1"/>
          <w:sz w:val="16"/>
          <w:szCs w:val="16"/>
          <w:lang w:val="en-US"/>
        </w:rPr>
        <w:delText xml:space="preserve">………………………… </w:delText>
      </w:r>
      <w:r w:rsidR="00F33B45" w:rsidRPr="001A1104" w:rsidDel="00510B7E">
        <w:rPr>
          <w:i/>
          <w:color w:val="000000" w:themeColor="text1"/>
          <w:sz w:val="16"/>
          <w:szCs w:val="16"/>
          <w:lang w:val="en-US"/>
        </w:rPr>
        <w:delText>[Nomor kontrak PIC: Legal]</w:delText>
      </w:r>
    </w:del>
  </w:p>
  <w:p w14:paraId="1EFF98C4" w14:textId="77777777" w:rsidR="00510B7E" w:rsidRPr="001A1104" w:rsidRDefault="00510B7E" w:rsidP="00F33B45">
    <w:pPr>
      <w:pStyle w:val="Default"/>
      <w:spacing w:line="276" w:lineRule="auto"/>
      <w:rPr>
        <w:ins w:id="514" w:author="Rohayati,Rohayati" w:date="2025-01-02T15:06:00Z" w16du:dateUtc="2025-01-02T08:06:00Z"/>
        <w:i/>
        <w:color w:val="000000" w:themeColor="text1"/>
        <w:sz w:val="16"/>
        <w:szCs w:val="16"/>
        <w:lang w:val="en-US"/>
      </w:rPr>
    </w:pPr>
  </w:p>
  <w:p w14:paraId="4A3D158E" w14:textId="0E6710E9" w:rsidR="00B42BD1" w:rsidRPr="001A1104" w:rsidRDefault="00C92606" w:rsidP="00F33B45">
    <w:pPr>
      <w:pStyle w:val="Default"/>
      <w:spacing w:line="276" w:lineRule="auto"/>
      <w:rPr>
        <w:color w:val="000000" w:themeColor="text1"/>
        <w:sz w:val="16"/>
        <w:szCs w:val="16"/>
      </w:rPr>
    </w:pPr>
    <w:del w:id="515" w:author="Rohayati,Rohayati" w:date="2025-01-02T15:06:00Z" w16du:dateUtc="2025-01-02T08:06:00Z">
      <w:r w:rsidDel="00510B7E">
        <w:rPr>
          <w:color w:val="000000" w:themeColor="text1"/>
          <w:sz w:val="16"/>
          <w:szCs w:val="16"/>
          <w:lang w:val="en-US"/>
        </w:rPr>
        <w:delText>……….</w:delText>
      </w:r>
      <w:r w:rsidR="00320EAA" w:rsidDel="00510B7E">
        <w:rPr>
          <w:color w:val="000000" w:themeColor="text1"/>
          <w:sz w:val="16"/>
          <w:szCs w:val="16"/>
          <w:lang w:val="en-US"/>
        </w:rPr>
        <w:delText xml:space="preserve"> </w:delText>
      </w:r>
    </w:del>
    <w:ins w:id="516" w:author="Rohayati,Rohayati" w:date="2025-01-02T15:06:00Z" w16du:dateUtc="2025-01-02T08:06:00Z">
      <w:r w:rsidR="00510B7E">
        <w:rPr>
          <w:color w:val="000000" w:themeColor="text1"/>
          <w:sz w:val="16"/>
          <w:szCs w:val="16"/>
          <w:lang w:val="en-US"/>
        </w:rPr>
        <w:t xml:space="preserve">PT. SINERGI MULTI CITRAMAS </w:t>
      </w:r>
    </w:ins>
    <w:r w:rsidR="00320EAA">
      <w:rPr>
        <w:color w:val="000000" w:themeColor="text1"/>
        <w:sz w:val="16"/>
        <w:szCs w:val="16"/>
        <w:lang w:val="en-US"/>
      </w:rPr>
      <w:t>&amp; PT. SAMI-JF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4BCC8" w14:textId="77777777" w:rsidR="00327AE7" w:rsidRDefault="00327AE7" w:rsidP="001A0EC8">
      <w:pPr>
        <w:spacing w:after="0" w:line="240" w:lineRule="auto"/>
      </w:pPr>
      <w:r>
        <w:separator/>
      </w:r>
    </w:p>
  </w:footnote>
  <w:footnote w:type="continuationSeparator" w:id="0">
    <w:p w14:paraId="46324ABA" w14:textId="77777777" w:rsidR="00327AE7" w:rsidRDefault="00327AE7" w:rsidP="001A0E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6"/>
    <w:multiLevelType w:val="multilevel"/>
    <w:tmpl w:val="4ABED69C"/>
    <w:name w:val="WW8Num6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706C05"/>
    <w:multiLevelType w:val="hybridMultilevel"/>
    <w:tmpl w:val="FB86F65A"/>
    <w:lvl w:ilvl="0" w:tplc="5F48BB06">
      <w:start w:val="1"/>
      <w:numFmt w:val="decimal"/>
      <w:lvlText w:val="(%1)"/>
      <w:lvlJc w:val="left"/>
      <w:pPr>
        <w:ind w:left="928" w:hanging="360"/>
      </w:pPr>
      <w:rPr>
        <w:rFonts w:hint="default"/>
        <w:b w:val="0"/>
        <w:i w:val="0"/>
      </w:rPr>
    </w:lvl>
    <w:lvl w:ilvl="1" w:tplc="F5E603F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9C1E99"/>
    <w:multiLevelType w:val="hybridMultilevel"/>
    <w:tmpl w:val="62F24C58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121765"/>
    <w:multiLevelType w:val="hybridMultilevel"/>
    <w:tmpl w:val="0434B860"/>
    <w:lvl w:ilvl="0" w:tplc="5FA2474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08142877"/>
    <w:multiLevelType w:val="hybridMultilevel"/>
    <w:tmpl w:val="0C463E12"/>
    <w:lvl w:ilvl="0" w:tplc="1E0E5CFE">
      <w:start w:val="1"/>
      <w:numFmt w:val="decimal"/>
      <w:lvlText w:val="(%1)"/>
      <w:lvlJc w:val="left"/>
      <w:pPr>
        <w:ind w:left="30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23600C"/>
    <w:multiLevelType w:val="hybridMultilevel"/>
    <w:tmpl w:val="D8E43B30"/>
    <w:lvl w:ilvl="0" w:tplc="0421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99A10FA"/>
    <w:multiLevelType w:val="hybridMultilevel"/>
    <w:tmpl w:val="F99EE7B0"/>
    <w:lvl w:ilvl="0" w:tplc="05BA207E">
      <w:start w:val="1"/>
      <w:numFmt w:val="decimal"/>
      <w:lvlText w:val="(%1)"/>
      <w:lvlJc w:val="left"/>
      <w:pPr>
        <w:ind w:left="705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210019" w:tentative="1">
      <w:start w:val="1"/>
      <w:numFmt w:val="lowerLetter"/>
      <w:lvlText w:val="%2."/>
      <w:lvlJc w:val="left"/>
      <w:pPr>
        <w:ind w:left="1425" w:hanging="360"/>
      </w:pPr>
    </w:lvl>
    <w:lvl w:ilvl="2" w:tplc="0421001B" w:tentative="1">
      <w:start w:val="1"/>
      <w:numFmt w:val="lowerRoman"/>
      <w:lvlText w:val="%3."/>
      <w:lvlJc w:val="right"/>
      <w:pPr>
        <w:ind w:left="2145" w:hanging="180"/>
      </w:pPr>
    </w:lvl>
    <w:lvl w:ilvl="3" w:tplc="0421000F" w:tentative="1">
      <w:start w:val="1"/>
      <w:numFmt w:val="decimal"/>
      <w:lvlText w:val="%4."/>
      <w:lvlJc w:val="left"/>
      <w:pPr>
        <w:ind w:left="2865" w:hanging="360"/>
      </w:pPr>
    </w:lvl>
    <w:lvl w:ilvl="4" w:tplc="04210019" w:tentative="1">
      <w:start w:val="1"/>
      <w:numFmt w:val="lowerLetter"/>
      <w:lvlText w:val="%5."/>
      <w:lvlJc w:val="left"/>
      <w:pPr>
        <w:ind w:left="3585" w:hanging="360"/>
      </w:pPr>
    </w:lvl>
    <w:lvl w:ilvl="5" w:tplc="0421001B" w:tentative="1">
      <w:start w:val="1"/>
      <w:numFmt w:val="lowerRoman"/>
      <w:lvlText w:val="%6."/>
      <w:lvlJc w:val="right"/>
      <w:pPr>
        <w:ind w:left="4305" w:hanging="180"/>
      </w:pPr>
    </w:lvl>
    <w:lvl w:ilvl="6" w:tplc="0421000F" w:tentative="1">
      <w:start w:val="1"/>
      <w:numFmt w:val="decimal"/>
      <w:lvlText w:val="%7."/>
      <w:lvlJc w:val="left"/>
      <w:pPr>
        <w:ind w:left="5025" w:hanging="360"/>
      </w:pPr>
    </w:lvl>
    <w:lvl w:ilvl="7" w:tplc="04210019" w:tentative="1">
      <w:start w:val="1"/>
      <w:numFmt w:val="lowerLetter"/>
      <w:lvlText w:val="%8."/>
      <w:lvlJc w:val="left"/>
      <w:pPr>
        <w:ind w:left="5745" w:hanging="360"/>
      </w:pPr>
    </w:lvl>
    <w:lvl w:ilvl="8" w:tplc="0421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0" w15:restartNumberingAfterBreak="0">
    <w:nsid w:val="12057E9D"/>
    <w:multiLevelType w:val="hybridMultilevel"/>
    <w:tmpl w:val="5E2E7162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A60F2D"/>
    <w:multiLevelType w:val="hybridMultilevel"/>
    <w:tmpl w:val="15CA3C14"/>
    <w:lvl w:ilvl="0" w:tplc="4C4A05A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318225F"/>
    <w:multiLevelType w:val="hybridMultilevel"/>
    <w:tmpl w:val="7BF04722"/>
    <w:lvl w:ilvl="0" w:tplc="D6C041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A16185"/>
    <w:multiLevelType w:val="hybridMultilevel"/>
    <w:tmpl w:val="F9F4A58C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3B4D63A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23033D"/>
    <w:multiLevelType w:val="hybridMultilevel"/>
    <w:tmpl w:val="E2EAB7F6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47570D"/>
    <w:multiLevelType w:val="hybridMultilevel"/>
    <w:tmpl w:val="D1ECE15C"/>
    <w:lvl w:ilvl="0" w:tplc="2F426F06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67816"/>
    <w:multiLevelType w:val="multilevel"/>
    <w:tmpl w:val="47BA418A"/>
    <w:lvl w:ilvl="0">
      <w:start w:val="1"/>
      <w:numFmt w:val="decimal"/>
      <w:lvlText w:val="(%1)"/>
      <w:lvlJc w:val="left"/>
      <w:pPr>
        <w:tabs>
          <w:tab w:val="num" w:pos="180"/>
        </w:tabs>
        <w:ind w:left="9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"/>
        </w:tabs>
        <w:ind w:left="1620" w:hanging="360"/>
      </w:pPr>
    </w:lvl>
    <w:lvl w:ilvl="2">
      <w:start w:val="1"/>
      <w:numFmt w:val="lowerRoman"/>
      <w:lvlText w:val="%2.%3."/>
      <w:lvlJc w:val="left"/>
      <w:pPr>
        <w:tabs>
          <w:tab w:val="num" w:pos="180"/>
        </w:tabs>
        <w:ind w:left="2340" w:hanging="180"/>
      </w:pPr>
    </w:lvl>
    <w:lvl w:ilvl="3">
      <w:start w:val="1"/>
      <w:numFmt w:val="decimal"/>
      <w:lvlText w:val="%2.%3.%4."/>
      <w:lvlJc w:val="left"/>
      <w:pPr>
        <w:tabs>
          <w:tab w:val="num" w:pos="180"/>
        </w:tabs>
        <w:ind w:left="3060" w:hanging="360"/>
      </w:pPr>
    </w:lvl>
    <w:lvl w:ilvl="4">
      <w:start w:val="1"/>
      <w:numFmt w:val="lowerLetter"/>
      <w:lvlText w:val="%2.%3.%4.%5."/>
      <w:lvlJc w:val="left"/>
      <w:pPr>
        <w:tabs>
          <w:tab w:val="num" w:pos="180"/>
        </w:tabs>
        <w:ind w:left="3780" w:hanging="360"/>
      </w:pPr>
    </w:lvl>
    <w:lvl w:ilvl="5">
      <w:start w:val="1"/>
      <w:numFmt w:val="lowerRoman"/>
      <w:lvlText w:val="%2.%3.%4.%5.%6."/>
      <w:lvlJc w:val="left"/>
      <w:pPr>
        <w:tabs>
          <w:tab w:val="num" w:pos="180"/>
        </w:tabs>
        <w:ind w:left="4500" w:hanging="180"/>
      </w:pPr>
    </w:lvl>
    <w:lvl w:ilvl="6">
      <w:start w:val="1"/>
      <w:numFmt w:val="decimal"/>
      <w:lvlText w:val="%2.%3.%4.%5.%6.%7."/>
      <w:lvlJc w:val="left"/>
      <w:pPr>
        <w:tabs>
          <w:tab w:val="num" w:pos="180"/>
        </w:tabs>
        <w:ind w:left="522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180"/>
        </w:tabs>
        <w:ind w:left="5940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180"/>
        </w:tabs>
        <w:ind w:left="6660" w:hanging="180"/>
      </w:pPr>
    </w:lvl>
  </w:abstractNum>
  <w:abstractNum w:abstractNumId="17" w15:restartNumberingAfterBreak="0">
    <w:nsid w:val="318E5509"/>
    <w:multiLevelType w:val="hybridMultilevel"/>
    <w:tmpl w:val="BE708A16"/>
    <w:lvl w:ilvl="0" w:tplc="3B4084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7352D59"/>
    <w:multiLevelType w:val="hybridMultilevel"/>
    <w:tmpl w:val="F0F464F0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3B4D63A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60B1D"/>
    <w:multiLevelType w:val="hybridMultilevel"/>
    <w:tmpl w:val="F596392C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210019" w:tentative="1">
      <w:start w:val="1"/>
      <w:numFmt w:val="lowerLetter"/>
      <w:lvlText w:val="%2."/>
      <w:lvlJc w:val="left"/>
      <w:pPr>
        <w:ind w:left="1710" w:hanging="360"/>
      </w:pPr>
    </w:lvl>
    <w:lvl w:ilvl="2" w:tplc="0421001B" w:tentative="1">
      <w:start w:val="1"/>
      <w:numFmt w:val="lowerRoman"/>
      <w:lvlText w:val="%3."/>
      <w:lvlJc w:val="right"/>
      <w:pPr>
        <w:ind w:left="2430" w:hanging="180"/>
      </w:pPr>
    </w:lvl>
    <w:lvl w:ilvl="3" w:tplc="0421000F" w:tentative="1">
      <w:start w:val="1"/>
      <w:numFmt w:val="decimal"/>
      <w:lvlText w:val="%4."/>
      <w:lvlJc w:val="left"/>
      <w:pPr>
        <w:ind w:left="3150" w:hanging="360"/>
      </w:pPr>
    </w:lvl>
    <w:lvl w:ilvl="4" w:tplc="04210019" w:tentative="1">
      <w:start w:val="1"/>
      <w:numFmt w:val="lowerLetter"/>
      <w:lvlText w:val="%5."/>
      <w:lvlJc w:val="left"/>
      <w:pPr>
        <w:ind w:left="3870" w:hanging="360"/>
      </w:pPr>
    </w:lvl>
    <w:lvl w:ilvl="5" w:tplc="0421001B" w:tentative="1">
      <w:start w:val="1"/>
      <w:numFmt w:val="lowerRoman"/>
      <w:lvlText w:val="%6."/>
      <w:lvlJc w:val="right"/>
      <w:pPr>
        <w:ind w:left="4590" w:hanging="180"/>
      </w:pPr>
    </w:lvl>
    <w:lvl w:ilvl="6" w:tplc="0421000F" w:tentative="1">
      <w:start w:val="1"/>
      <w:numFmt w:val="decimal"/>
      <w:lvlText w:val="%7."/>
      <w:lvlJc w:val="left"/>
      <w:pPr>
        <w:ind w:left="5310" w:hanging="360"/>
      </w:pPr>
    </w:lvl>
    <w:lvl w:ilvl="7" w:tplc="04210019" w:tentative="1">
      <w:start w:val="1"/>
      <w:numFmt w:val="lowerLetter"/>
      <w:lvlText w:val="%8."/>
      <w:lvlJc w:val="left"/>
      <w:pPr>
        <w:ind w:left="6030" w:hanging="360"/>
      </w:pPr>
    </w:lvl>
    <w:lvl w:ilvl="8" w:tplc="0421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 w15:restartNumberingAfterBreak="0">
    <w:nsid w:val="43BF473E"/>
    <w:multiLevelType w:val="hybridMultilevel"/>
    <w:tmpl w:val="BA606436"/>
    <w:lvl w:ilvl="0" w:tplc="0421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7B187C"/>
    <w:multiLevelType w:val="hybridMultilevel"/>
    <w:tmpl w:val="F5160C46"/>
    <w:lvl w:ilvl="0" w:tplc="F2680D2E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4C24F4"/>
    <w:multiLevelType w:val="hybridMultilevel"/>
    <w:tmpl w:val="B03A18AA"/>
    <w:lvl w:ilvl="0" w:tplc="967EEFA0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6B4E85"/>
    <w:multiLevelType w:val="hybridMultilevel"/>
    <w:tmpl w:val="F932A248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D97FF6"/>
    <w:multiLevelType w:val="hybridMultilevel"/>
    <w:tmpl w:val="ABB27DB6"/>
    <w:lvl w:ilvl="0" w:tplc="81DA03D0">
      <w:start w:val="2"/>
      <w:numFmt w:val="lowerLetter"/>
      <w:lvlText w:val="%1."/>
      <w:lvlJc w:val="left"/>
      <w:pPr>
        <w:ind w:left="345" w:firstLine="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470D7A"/>
    <w:multiLevelType w:val="hybridMultilevel"/>
    <w:tmpl w:val="7924BF0A"/>
    <w:lvl w:ilvl="0" w:tplc="ACBE9F96">
      <w:start w:val="2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BC7D28"/>
    <w:multiLevelType w:val="hybridMultilevel"/>
    <w:tmpl w:val="10887E9E"/>
    <w:lvl w:ilvl="0" w:tplc="4C4A05AC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7" w15:restartNumberingAfterBreak="0">
    <w:nsid w:val="649F7E0A"/>
    <w:multiLevelType w:val="hybridMultilevel"/>
    <w:tmpl w:val="502C0340"/>
    <w:lvl w:ilvl="0" w:tplc="4C4A05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3413C"/>
    <w:multiLevelType w:val="hybridMultilevel"/>
    <w:tmpl w:val="8ADA4F26"/>
    <w:lvl w:ilvl="0" w:tplc="893097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E27B67"/>
    <w:multiLevelType w:val="hybridMultilevel"/>
    <w:tmpl w:val="EC5AF50C"/>
    <w:lvl w:ilvl="0" w:tplc="692077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F855E8"/>
    <w:multiLevelType w:val="hybridMultilevel"/>
    <w:tmpl w:val="1564F4A8"/>
    <w:lvl w:ilvl="0" w:tplc="05E6B0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0065449"/>
    <w:multiLevelType w:val="hybridMultilevel"/>
    <w:tmpl w:val="8898B49C"/>
    <w:lvl w:ilvl="0" w:tplc="9A5C3EBA">
      <w:start w:val="4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6A7141"/>
    <w:multiLevelType w:val="hybridMultilevel"/>
    <w:tmpl w:val="3264B1A4"/>
    <w:lvl w:ilvl="0" w:tplc="840E7A88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70BF1A6C"/>
    <w:multiLevelType w:val="hybridMultilevel"/>
    <w:tmpl w:val="8DDA679E"/>
    <w:lvl w:ilvl="0" w:tplc="2DEAD88A">
      <w:start w:val="3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F17D59"/>
    <w:multiLevelType w:val="hybridMultilevel"/>
    <w:tmpl w:val="D80C01C8"/>
    <w:lvl w:ilvl="0" w:tplc="C60C4F40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733B67B6"/>
    <w:multiLevelType w:val="hybridMultilevel"/>
    <w:tmpl w:val="0250F464"/>
    <w:lvl w:ilvl="0" w:tplc="484CEDB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C1745E"/>
    <w:multiLevelType w:val="hybridMultilevel"/>
    <w:tmpl w:val="34AE8474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794A35"/>
    <w:multiLevelType w:val="hybridMultilevel"/>
    <w:tmpl w:val="130C30C4"/>
    <w:lvl w:ilvl="0" w:tplc="4C4A05AC">
      <w:start w:val="1"/>
      <w:numFmt w:val="decimal"/>
      <w:lvlText w:val="(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909000">
    <w:abstractNumId w:val="3"/>
  </w:num>
  <w:num w:numId="2" w16cid:durableId="555552766">
    <w:abstractNumId w:val="17"/>
  </w:num>
  <w:num w:numId="3" w16cid:durableId="1482308253">
    <w:abstractNumId w:val="30"/>
  </w:num>
  <w:num w:numId="4" w16cid:durableId="1338462168">
    <w:abstractNumId w:val="36"/>
  </w:num>
  <w:num w:numId="5" w16cid:durableId="1361664816">
    <w:abstractNumId w:val="4"/>
  </w:num>
  <w:num w:numId="6" w16cid:durableId="2133161583">
    <w:abstractNumId w:val="11"/>
  </w:num>
  <w:num w:numId="7" w16cid:durableId="589241910">
    <w:abstractNumId w:val="35"/>
  </w:num>
  <w:num w:numId="8" w16cid:durableId="80415519">
    <w:abstractNumId w:val="22"/>
  </w:num>
  <w:num w:numId="9" w16cid:durableId="426005709">
    <w:abstractNumId w:val="14"/>
  </w:num>
  <w:num w:numId="10" w16cid:durableId="1613438185">
    <w:abstractNumId w:val="27"/>
  </w:num>
  <w:num w:numId="11" w16cid:durableId="1460801071">
    <w:abstractNumId w:val="23"/>
  </w:num>
  <w:num w:numId="12" w16cid:durableId="1242175315">
    <w:abstractNumId w:val="18"/>
  </w:num>
  <w:num w:numId="13" w16cid:durableId="1177768693">
    <w:abstractNumId w:val="16"/>
  </w:num>
  <w:num w:numId="14" w16cid:durableId="235627295">
    <w:abstractNumId w:val="19"/>
  </w:num>
  <w:num w:numId="15" w16cid:durableId="1688674988">
    <w:abstractNumId w:val="28"/>
  </w:num>
  <w:num w:numId="16" w16cid:durableId="2010407858">
    <w:abstractNumId w:val="13"/>
  </w:num>
  <w:num w:numId="17" w16cid:durableId="1196044073">
    <w:abstractNumId w:val="25"/>
  </w:num>
  <w:num w:numId="18" w16cid:durableId="946158702">
    <w:abstractNumId w:val="33"/>
  </w:num>
  <w:num w:numId="19" w16cid:durableId="1539199205">
    <w:abstractNumId w:val="31"/>
  </w:num>
  <w:num w:numId="20" w16cid:durableId="372535478">
    <w:abstractNumId w:val="5"/>
  </w:num>
  <w:num w:numId="21" w16cid:durableId="1203594352">
    <w:abstractNumId w:val="32"/>
  </w:num>
  <w:num w:numId="22" w16cid:durableId="358972617">
    <w:abstractNumId w:val="34"/>
  </w:num>
  <w:num w:numId="23" w16cid:durableId="1875606781">
    <w:abstractNumId w:val="21"/>
  </w:num>
  <w:num w:numId="24" w16cid:durableId="2012180682">
    <w:abstractNumId w:val="7"/>
  </w:num>
  <w:num w:numId="25" w16cid:durableId="213273459">
    <w:abstractNumId w:val="29"/>
  </w:num>
  <w:num w:numId="26" w16cid:durableId="1595891869">
    <w:abstractNumId w:val="6"/>
  </w:num>
  <w:num w:numId="27" w16cid:durableId="1743982710">
    <w:abstractNumId w:val="26"/>
  </w:num>
  <w:num w:numId="28" w16cid:durableId="640111818">
    <w:abstractNumId w:val="12"/>
  </w:num>
  <w:num w:numId="29" w16cid:durableId="693848496">
    <w:abstractNumId w:val="15"/>
  </w:num>
  <w:num w:numId="30" w16cid:durableId="360715582">
    <w:abstractNumId w:val="9"/>
  </w:num>
  <w:num w:numId="31" w16cid:durableId="584730938">
    <w:abstractNumId w:val="24"/>
  </w:num>
  <w:num w:numId="32" w16cid:durableId="1086150280">
    <w:abstractNumId w:val="10"/>
  </w:num>
  <w:num w:numId="33" w16cid:durableId="56945977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49043621">
    <w:abstractNumId w:val="20"/>
  </w:num>
  <w:num w:numId="35" w16cid:durableId="1703702629">
    <w:abstractNumId w:val="8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hayati,Rohayati">
    <w15:presenceInfo w15:providerId="AD" w15:userId="S::rohayati.a1@id.yazaki.com::4063c2a9-fb75-4e8c-945d-dac01f341cff"/>
  </w15:person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 w:formatting="0"/>
  <w:trackRevisions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6442"/>
    <w:rsid w:val="000016A6"/>
    <w:rsid w:val="00002861"/>
    <w:rsid w:val="0000685A"/>
    <w:rsid w:val="00011391"/>
    <w:rsid w:val="000133E9"/>
    <w:rsid w:val="000208EE"/>
    <w:rsid w:val="000250C0"/>
    <w:rsid w:val="0003139A"/>
    <w:rsid w:val="0003772D"/>
    <w:rsid w:val="00041EE8"/>
    <w:rsid w:val="00042008"/>
    <w:rsid w:val="00043F9B"/>
    <w:rsid w:val="000449C5"/>
    <w:rsid w:val="00052833"/>
    <w:rsid w:val="00052C5B"/>
    <w:rsid w:val="000532DC"/>
    <w:rsid w:val="00055704"/>
    <w:rsid w:val="000573BB"/>
    <w:rsid w:val="00061783"/>
    <w:rsid w:val="00062D02"/>
    <w:rsid w:val="000721BE"/>
    <w:rsid w:val="0008012D"/>
    <w:rsid w:val="0008169F"/>
    <w:rsid w:val="0008627A"/>
    <w:rsid w:val="00093071"/>
    <w:rsid w:val="000A4DEB"/>
    <w:rsid w:val="000B2290"/>
    <w:rsid w:val="000B4643"/>
    <w:rsid w:val="000B50DF"/>
    <w:rsid w:val="000C114B"/>
    <w:rsid w:val="000C32A6"/>
    <w:rsid w:val="000E030E"/>
    <w:rsid w:val="000E6C54"/>
    <w:rsid w:val="000E732D"/>
    <w:rsid w:val="000F0BD6"/>
    <w:rsid w:val="000F0D8E"/>
    <w:rsid w:val="000F27F8"/>
    <w:rsid w:val="000F7A42"/>
    <w:rsid w:val="00105D1D"/>
    <w:rsid w:val="00116A55"/>
    <w:rsid w:val="00120FD6"/>
    <w:rsid w:val="001368C2"/>
    <w:rsid w:val="0014355F"/>
    <w:rsid w:val="00147AB0"/>
    <w:rsid w:val="00163EC8"/>
    <w:rsid w:val="00163EF0"/>
    <w:rsid w:val="001703D8"/>
    <w:rsid w:val="00176442"/>
    <w:rsid w:val="0019486C"/>
    <w:rsid w:val="00197EFA"/>
    <w:rsid w:val="001A0EC8"/>
    <w:rsid w:val="001A1104"/>
    <w:rsid w:val="001A5DFD"/>
    <w:rsid w:val="001B567F"/>
    <w:rsid w:val="001E0CD7"/>
    <w:rsid w:val="001E5A94"/>
    <w:rsid w:val="001E5DF7"/>
    <w:rsid w:val="001E6F70"/>
    <w:rsid w:val="001E7C01"/>
    <w:rsid w:val="001F4635"/>
    <w:rsid w:val="00200A76"/>
    <w:rsid w:val="00213EEA"/>
    <w:rsid w:val="00223ABB"/>
    <w:rsid w:val="00225337"/>
    <w:rsid w:val="00227C20"/>
    <w:rsid w:val="0024559D"/>
    <w:rsid w:val="00245D5B"/>
    <w:rsid w:val="00247A39"/>
    <w:rsid w:val="002615DC"/>
    <w:rsid w:val="002644FA"/>
    <w:rsid w:val="00265BEC"/>
    <w:rsid w:val="00280AF6"/>
    <w:rsid w:val="002842D6"/>
    <w:rsid w:val="0028476B"/>
    <w:rsid w:val="002915F4"/>
    <w:rsid w:val="0029213C"/>
    <w:rsid w:val="002952FC"/>
    <w:rsid w:val="002A4C5C"/>
    <w:rsid w:val="002C62A1"/>
    <w:rsid w:val="002D032E"/>
    <w:rsid w:val="002E36F1"/>
    <w:rsid w:val="002E3882"/>
    <w:rsid w:val="002E3D4A"/>
    <w:rsid w:val="002E634B"/>
    <w:rsid w:val="002F2DE3"/>
    <w:rsid w:val="002F2FBD"/>
    <w:rsid w:val="002F7D0B"/>
    <w:rsid w:val="00313CF4"/>
    <w:rsid w:val="00320EAA"/>
    <w:rsid w:val="003213F6"/>
    <w:rsid w:val="00327AE7"/>
    <w:rsid w:val="003505BA"/>
    <w:rsid w:val="003567B4"/>
    <w:rsid w:val="0035701F"/>
    <w:rsid w:val="00361FDF"/>
    <w:rsid w:val="00364052"/>
    <w:rsid w:val="003646D6"/>
    <w:rsid w:val="00364ECB"/>
    <w:rsid w:val="00370997"/>
    <w:rsid w:val="00374E42"/>
    <w:rsid w:val="003750C5"/>
    <w:rsid w:val="00392558"/>
    <w:rsid w:val="003C5922"/>
    <w:rsid w:val="003E63D8"/>
    <w:rsid w:val="003F0264"/>
    <w:rsid w:val="003F4FD7"/>
    <w:rsid w:val="003F5ED0"/>
    <w:rsid w:val="003F74DB"/>
    <w:rsid w:val="004112A0"/>
    <w:rsid w:val="00414AE8"/>
    <w:rsid w:val="00415D5A"/>
    <w:rsid w:val="004166BB"/>
    <w:rsid w:val="00424E0D"/>
    <w:rsid w:val="00432C6C"/>
    <w:rsid w:val="00451346"/>
    <w:rsid w:val="0046058D"/>
    <w:rsid w:val="00465955"/>
    <w:rsid w:val="00482CD8"/>
    <w:rsid w:val="0048477C"/>
    <w:rsid w:val="00485872"/>
    <w:rsid w:val="004932E8"/>
    <w:rsid w:val="00494FE4"/>
    <w:rsid w:val="004961FA"/>
    <w:rsid w:val="0049644C"/>
    <w:rsid w:val="004A04F5"/>
    <w:rsid w:val="004B06E2"/>
    <w:rsid w:val="004B1269"/>
    <w:rsid w:val="004B765E"/>
    <w:rsid w:val="004C18E3"/>
    <w:rsid w:val="004C397A"/>
    <w:rsid w:val="004C673E"/>
    <w:rsid w:val="004D59D9"/>
    <w:rsid w:val="004D6DB4"/>
    <w:rsid w:val="004D7437"/>
    <w:rsid w:val="004D7C0B"/>
    <w:rsid w:val="004E4261"/>
    <w:rsid w:val="004F25E8"/>
    <w:rsid w:val="004F2AF7"/>
    <w:rsid w:val="00500450"/>
    <w:rsid w:val="005010F6"/>
    <w:rsid w:val="00510B7E"/>
    <w:rsid w:val="005151EA"/>
    <w:rsid w:val="00517428"/>
    <w:rsid w:val="00525602"/>
    <w:rsid w:val="0052684D"/>
    <w:rsid w:val="00526995"/>
    <w:rsid w:val="00544BEC"/>
    <w:rsid w:val="00550F4B"/>
    <w:rsid w:val="00555BDE"/>
    <w:rsid w:val="00560D57"/>
    <w:rsid w:val="00571030"/>
    <w:rsid w:val="005736E5"/>
    <w:rsid w:val="00573A12"/>
    <w:rsid w:val="00575435"/>
    <w:rsid w:val="0058558C"/>
    <w:rsid w:val="005967F0"/>
    <w:rsid w:val="005A6D39"/>
    <w:rsid w:val="005B05C3"/>
    <w:rsid w:val="005B2481"/>
    <w:rsid w:val="005C1299"/>
    <w:rsid w:val="005C1806"/>
    <w:rsid w:val="005D74EB"/>
    <w:rsid w:val="005F72BA"/>
    <w:rsid w:val="006007C3"/>
    <w:rsid w:val="0060474E"/>
    <w:rsid w:val="00623213"/>
    <w:rsid w:val="006257F5"/>
    <w:rsid w:val="00634C3D"/>
    <w:rsid w:val="00637F9E"/>
    <w:rsid w:val="00652BDB"/>
    <w:rsid w:val="006578F3"/>
    <w:rsid w:val="006643C9"/>
    <w:rsid w:val="006648C1"/>
    <w:rsid w:val="00681E76"/>
    <w:rsid w:val="00682701"/>
    <w:rsid w:val="0068476C"/>
    <w:rsid w:val="0069154D"/>
    <w:rsid w:val="006921BD"/>
    <w:rsid w:val="00694166"/>
    <w:rsid w:val="00695E68"/>
    <w:rsid w:val="006A2E10"/>
    <w:rsid w:val="006B584B"/>
    <w:rsid w:val="006C01EA"/>
    <w:rsid w:val="006C078E"/>
    <w:rsid w:val="006D1A1C"/>
    <w:rsid w:val="006D3013"/>
    <w:rsid w:val="006F3111"/>
    <w:rsid w:val="006F458E"/>
    <w:rsid w:val="006F494E"/>
    <w:rsid w:val="006F69B6"/>
    <w:rsid w:val="00700E71"/>
    <w:rsid w:val="00700F66"/>
    <w:rsid w:val="007129D7"/>
    <w:rsid w:val="00723AC8"/>
    <w:rsid w:val="00725D8B"/>
    <w:rsid w:val="007314BB"/>
    <w:rsid w:val="00732A68"/>
    <w:rsid w:val="007347F0"/>
    <w:rsid w:val="00734C31"/>
    <w:rsid w:val="00743DC4"/>
    <w:rsid w:val="00745D12"/>
    <w:rsid w:val="0075080D"/>
    <w:rsid w:val="00754F7C"/>
    <w:rsid w:val="00757B73"/>
    <w:rsid w:val="00757FD9"/>
    <w:rsid w:val="00761B6C"/>
    <w:rsid w:val="00762664"/>
    <w:rsid w:val="007715B7"/>
    <w:rsid w:val="007749D3"/>
    <w:rsid w:val="0077700F"/>
    <w:rsid w:val="007771D6"/>
    <w:rsid w:val="00781168"/>
    <w:rsid w:val="00791E76"/>
    <w:rsid w:val="007A5FEB"/>
    <w:rsid w:val="007B00D8"/>
    <w:rsid w:val="007B1764"/>
    <w:rsid w:val="007C1728"/>
    <w:rsid w:val="007C1C86"/>
    <w:rsid w:val="007D5ED5"/>
    <w:rsid w:val="007D7353"/>
    <w:rsid w:val="007E2FDA"/>
    <w:rsid w:val="007F2280"/>
    <w:rsid w:val="007F489B"/>
    <w:rsid w:val="007F510D"/>
    <w:rsid w:val="007F5E99"/>
    <w:rsid w:val="008065E6"/>
    <w:rsid w:val="00824E1A"/>
    <w:rsid w:val="008256CD"/>
    <w:rsid w:val="00836BC0"/>
    <w:rsid w:val="00837023"/>
    <w:rsid w:val="0084356D"/>
    <w:rsid w:val="008522C7"/>
    <w:rsid w:val="00852FD9"/>
    <w:rsid w:val="00856F60"/>
    <w:rsid w:val="0086202A"/>
    <w:rsid w:val="00862B95"/>
    <w:rsid w:val="008640AB"/>
    <w:rsid w:val="0086459C"/>
    <w:rsid w:val="00864EFD"/>
    <w:rsid w:val="00870FE2"/>
    <w:rsid w:val="008712D5"/>
    <w:rsid w:val="00876C3B"/>
    <w:rsid w:val="00881FEF"/>
    <w:rsid w:val="00884943"/>
    <w:rsid w:val="008864DE"/>
    <w:rsid w:val="00886BF6"/>
    <w:rsid w:val="0089725F"/>
    <w:rsid w:val="008A15FE"/>
    <w:rsid w:val="008A77AD"/>
    <w:rsid w:val="008C06BD"/>
    <w:rsid w:val="008C34CF"/>
    <w:rsid w:val="008D10D9"/>
    <w:rsid w:val="008D3472"/>
    <w:rsid w:val="008D5913"/>
    <w:rsid w:val="008E1462"/>
    <w:rsid w:val="008E280C"/>
    <w:rsid w:val="008E348A"/>
    <w:rsid w:val="008E36CA"/>
    <w:rsid w:val="008E7BD2"/>
    <w:rsid w:val="008F01A0"/>
    <w:rsid w:val="008F1187"/>
    <w:rsid w:val="008F632C"/>
    <w:rsid w:val="00902684"/>
    <w:rsid w:val="00905734"/>
    <w:rsid w:val="00905B48"/>
    <w:rsid w:val="009068B9"/>
    <w:rsid w:val="00907B5F"/>
    <w:rsid w:val="00913289"/>
    <w:rsid w:val="009367D1"/>
    <w:rsid w:val="0094347D"/>
    <w:rsid w:val="0094635A"/>
    <w:rsid w:val="00954086"/>
    <w:rsid w:val="0095718C"/>
    <w:rsid w:val="009644E5"/>
    <w:rsid w:val="00967C87"/>
    <w:rsid w:val="00973458"/>
    <w:rsid w:val="00974CE8"/>
    <w:rsid w:val="009850FF"/>
    <w:rsid w:val="00992CA3"/>
    <w:rsid w:val="009A0DEF"/>
    <w:rsid w:val="009A778D"/>
    <w:rsid w:val="009A7A24"/>
    <w:rsid w:val="009B1BFF"/>
    <w:rsid w:val="009B456F"/>
    <w:rsid w:val="009B5971"/>
    <w:rsid w:val="009B5E15"/>
    <w:rsid w:val="009C08F9"/>
    <w:rsid w:val="009C5ADA"/>
    <w:rsid w:val="009D0753"/>
    <w:rsid w:val="009D2077"/>
    <w:rsid w:val="009D3E71"/>
    <w:rsid w:val="009D596D"/>
    <w:rsid w:val="009E4B48"/>
    <w:rsid w:val="00A119D8"/>
    <w:rsid w:val="00A12E59"/>
    <w:rsid w:val="00A17C10"/>
    <w:rsid w:val="00A3233A"/>
    <w:rsid w:val="00A33B20"/>
    <w:rsid w:val="00A40055"/>
    <w:rsid w:val="00A43BE8"/>
    <w:rsid w:val="00A43CD8"/>
    <w:rsid w:val="00A475D7"/>
    <w:rsid w:val="00A53C6B"/>
    <w:rsid w:val="00A62477"/>
    <w:rsid w:val="00A6360C"/>
    <w:rsid w:val="00A64D10"/>
    <w:rsid w:val="00A655A1"/>
    <w:rsid w:val="00A67E4C"/>
    <w:rsid w:val="00A701BC"/>
    <w:rsid w:val="00A713E3"/>
    <w:rsid w:val="00A80544"/>
    <w:rsid w:val="00A812BE"/>
    <w:rsid w:val="00A81572"/>
    <w:rsid w:val="00A87434"/>
    <w:rsid w:val="00A935F8"/>
    <w:rsid w:val="00A96BAC"/>
    <w:rsid w:val="00AB39AE"/>
    <w:rsid w:val="00AB77A2"/>
    <w:rsid w:val="00AC58E9"/>
    <w:rsid w:val="00AD185B"/>
    <w:rsid w:val="00AD3B24"/>
    <w:rsid w:val="00AD7185"/>
    <w:rsid w:val="00AF2584"/>
    <w:rsid w:val="00AF5C1C"/>
    <w:rsid w:val="00B02046"/>
    <w:rsid w:val="00B02DA1"/>
    <w:rsid w:val="00B04A0F"/>
    <w:rsid w:val="00B0726F"/>
    <w:rsid w:val="00B33166"/>
    <w:rsid w:val="00B41120"/>
    <w:rsid w:val="00B42BD1"/>
    <w:rsid w:val="00B44053"/>
    <w:rsid w:val="00B674C0"/>
    <w:rsid w:val="00B72D69"/>
    <w:rsid w:val="00B752B9"/>
    <w:rsid w:val="00B8566F"/>
    <w:rsid w:val="00B907C6"/>
    <w:rsid w:val="00B91DAA"/>
    <w:rsid w:val="00B97F45"/>
    <w:rsid w:val="00BA5E6B"/>
    <w:rsid w:val="00BB1696"/>
    <w:rsid w:val="00BB5D96"/>
    <w:rsid w:val="00BB7F0A"/>
    <w:rsid w:val="00BC7620"/>
    <w:rsid w:val="00BD2109"/>
    <w:rsid w:val="00BE3F10"/>
    <w:rsid w:val="00BF3E6E"/>
    <w:rsid w:val="00BF56B8"/>
    <w:rsid w:val="00BF75D9"/>
    <w:rsid w:val="00BF77FA"/>
    <w:rsid w:val="00C20180"/>
    <w:rsid w:val="00C25326"/>
    <w:rsid w:val="00C3138F"/>
    <w:rsid w:val="00C31B30"/>
    <w:rsid w:val="00C40991"/>
    <w:rsid w:val="00C419A0"/>
    <w:rsid w:val="00C42A89"/>
    <w:rsid w:val="00C4451F"/>
    <w:rsid w:val="00C4481B"/>
    <w:rsid w:val="00C5376B"/>
    <w:rsid w:val="00C57C2E"/>
    <w:rsid w:val="00C63720"/>
    <w:rsid w:val="00C75503"/>
    <w:rsid w:val="00C7675B"/>
    <w:rsid w:val="00C81459"/>
    <w:rsid w:val="00C8171A"/>
    <w:rsid w:val="00C8217D"/>
    <w:rsid w:val="00C83D73"/>
    <w:rsid w:val="00C91C97"/>
    <w:rsid w:val="00C91D9A"/>
    <w:rsid w:val="00C92606"/>
    <w:rsid w:val="00CA42F7"/>
    <w:rsid w:val="00CC0247"/>
    <w:rsid w:val="00CD3FD1"/>
    <w:rsid w:val="00CD4D92"/>
    <w:rsid w:val="00CE1E7C"/>
    <w:rsid w:val="00D026D9"/>
    <w:rsid w:val="00D124E1"/>
    <w:rsid w:val="00D218EE"/>
    <w:rsid w:val="00D21C54"/>
    <w:rsid w:val="00D23420"/>
    <w:rsid w:val="00D239B5"/>
    <w:rsid w:val="00D367A7"/>
    <w:rsid w:val="00D46468"/>
    <w:rsid w:val="00D473A8"/>
    <w:rsid w:val="00D55BD3"/>
    <w:rsid w:val="00D60591"/>
    <w:rsid w:val="00D7424B"/>
    <w:rsid w:val="00D74CF8"/>
    <w:rsid w:val="00D8240F"/>
    <w:rsid w:val="00D826E6"/>
    <w:rsid w:val="00D95567"/>
    <w:rsid w:val="00DA2057"/>
    <w:rsid w:val="00DA6D1C"/>
    <w:rsid w:val="00DB1FC8"/>
    <w:rsid w:val="00DC03C0"/>
    <w:rsid w:val="00DC11F4"/>
    <w:rsid w:val="00DC2D4B"/>
    <w:rsid w:val="00DC2F3B"/>
    <w:rsid w:val="00DC6B2D"/>
    <w:rsid w:val="00DD6B5C"/>
    <w:rsid w:val="00DD6E4C"/>
    <w:rsid w:val="00DE3B51"/>
    <w:rsid w:val="00DF2180"/>
    <w:rsid w:val="00DF60CB"/>
    <w:rsid w:val="00E0092D"/>
    <w:rsid w:val="00E04469"/>
    <w:rsid w:val="00E04714"/>
    <w:rsid w:val="00E16BCC"/>
    <w:rsid w:val="00E20609"/>
    <w:rsid w:val="00E236C0"/>
    <w:rsid w:val="00E353B1"/>
    <w:rsid w:val="00E46359"/>
    <w:rsid w:val="00E47D9D"/>
    <w:rsid w:val="00E70CBE"/>
    <w:rsid w:val="00E90CF4"/>
    <w:rsid w:val="00E930F0"/>
    <w:rsid w:val="00E94CFB"/>
    <w:rsid w:val="00E951E9"/>
    <w:rsid w:val="00EA31F6"/>
    <w:rsid w:val="00EA7074"/>
    <w:rsid w:val="00EB4D78"/>
    <w:rsid w:val="00EB682A"/>
    <w:rsid w:val="00EC28C6"/>
    <w:rsid w:val="00EE2208"/>
    <w:rsid w:val="00EF15BE"/>
    <w:rsid w:val="00EF5290"/>
    <w:rsid w:val="00F00A90"/>
    <w:rsid w:val="00F02720"/>
    <w:rsid w:val="00F05C63"/>
    <w:rsid w:val="00F07ABC"/>
    <w:rsid w:val="00F11B38"/>
    <w:rsid w:val="00F11D33"/>
    <w:rsid w:val="00F20D42"/>
    <w:rsid w:val="00F31FB4"/>
    <w:rsid w:val="00F32AC4"/>
    <w:rsid w:val="00F3305E"/>
    <w:rsid w:val="00F33B45"/>
    <w:rsid w:val="00F34FEF"/>
    <w:rsid w:val="00F475F6"/>
    <w:rsid w:val="00F608C1"/>
    <w:rsid w:val="00F61558"/>
    <w:rsid w:val="00F65F2C"/>
    <w:rsid w:val="00F82055"/>
    <w:rsid w:val="00F83283"/>
    <w:rsid w:val="00F85898"/>
    <w:rsid w:val="00F87CB1"/>
    <w:rsid w:val="00F93734"/>
    <w:rsid w:val="00FA1814"/>
    <w:rsid w:val="00FB0D2C"/>
    <w:rsid w:val="00FB22B8"/>
    <w:rsid w:val="00FB239E"/>
    <w:rsid w:val="00FB277C"/>
    <w:rsid w:val="00FB3EBB"/>
    <w:rsid w:val="00FB4651"/>
    <w:rsid w:val="00FC0358"/>
    <w:rsid w:val="00FC2703"/>
    <w:rsid w:val="00FD6283"/>
    <w:rsid w:val="00FD7661"/>
    <w:rsid w:val="00FE256B"/>
    <w:rsid w:val="00FF0F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E901647"/>
  <w15:docId w15:val="{F6ACA68F-AD33-464E-BEA2-DFFD26FF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84356D"/>
    <w:pPr>
      <w:keepNext/>
      <w:keepLines/>
      <w:spacing w:after="16" w:line="256" w:lineRule="auto"/>
      <w:ind w:left="10" w:right="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764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cwcot">
    <w:name w:val="cwcot"/>
    <w:basedOn w:val="DefaultParagraphFont"/>
    <w:rsid w:val="00E20609"/>
  </w:style>
  <w:style w:type="character" w:styleId="CommentReference">
    <w:name w:val="annotation reference"/>
    <w:basedOn w:val="DefaultParagraphFont"/>
    <w:uiPriority w:val="99"/>
    <w:semiHidden/>
    <w:unhideWhenUsed/>
    <w:rsid w:val="0094347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434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4347D"/>
    <w:rPr>
      <w:rFonts w:eastAsiaTheme="minorEastAsia"/>
      <w:sz w:val="20"/>
      <w:szCs w:val="20"/>
      <w:lang w:val="id-ID"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3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4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1E0CD7"/>
    <w:pPr>
      <w:suppressAutoHyphens/>
      <w:spacing w:after="0" w:line="240" w:lineRule="auto"/>
      <w:ind w:left="720"/>
    </w:pPr>
    <w:rPr>
      <w:rFonts w:ascii="Times New Roman" w:eastAsia="Arial Unicode MS" w:hAnsi="Times New Roman" w:cs="Mangal"/>
      <w:kern w:val="1"/>
      <w:sz w:val="24"/>
      <w:szCs w:val="24"/>
      <w:lang w:val="en-GB" w:eastAsia="hi-IN" w:bidi="hi-IN"/>
    </w:rPr>
  </w:style>
  <w:style w:type="character" w:customStyle="1" w:styleId="WW8Num1z0">
    <w:name w:val="WW8Num1z0"/>
    <w:rsid w:val="001A0EC8"/>
    <w:rPr>
      <w:b w:val="0"/>
    </w:rPr>
  </w:style>
  <w:style w:type="paragraph" w:styleId="Header">
    <w:name w:val="header"/>
    <w:basedOn w:val="Normal"/>
    <w:link w:val="HeaderChar"/>
    <w:uiPriority w:val="99"/>
    <w:unhideWhenUsed/>
    <w:rsid w:val="001A0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EC8"/>
  </w:style>
  <w:style w:type="paragraph" w:styleId="Footer">
    <w:name w:val="footer"/>
    <w:basedOn w:val="Normal"/>
    <w:link w:val="FooterChar"/>
    <w:uiPriority w:val="99"/>
    <w:unhideWhenUsed/>
    <w:rsid w:val="001A0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EC8"/>
  </w:style>
  <w:style w:type="table" w:styleId="TableGrid">
    <w:name w:val="Table Grid"/>
    <w:basedOn w:val="TableNormal"/>
    <w:uiPriority w:val="59"/>
    <w:rsid w:val="0097345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9B1BFF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376B"/>
    <w:pPr>
      <w:spacing w:line="240" w:lineRule="auto"/>
    </w:pPr>
    <w:rPr>
      <w:b/>
      <w:bCs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376B"/>
    <w:rPr>
      <w:rFonts w:eastAsiaTheme="minorEastAsia"/>
      <w:b/>
      <w:bCs/>
      <w:sz w:val="20"/>
      <w:szCs w:val="20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AF2584"/>
    <w:pPr>
      <w:spacing w:before="280" w:after="115" w:line="240" w:lineRule="auto"/>
    </w:pPr>
    <w:rPr>
      <w:rFonts w:ascii="Times New Roman" w:hAnsi="Times New Roman" w:cs="Times New Roman"/>
      <w:sz w:val="24"/>
      <w:szCs w:val="24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84356D"/>
    <w:rPr>
      <w:rFonts w:ascii="Times New Roman" w:eastAsia="Times New Roman" w:hAnsi="Times New Roman" w:cs="Times New Roman"/>
      <w:b/>
      <w:color w:val="000000"/>
      <w:sz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locked/>
    <w:rsid w:val="0084356D"/>
    <w:rPr>
      <w:rFonts w:ascii="Times New Roman" w:eastAsia="Arial Unicode MS" w:hAnsi="Times New Roman" w:cs="Mangal"/>
      <w:kern w:val="1"/>
      <w:sz w:val="24"/>
      <w:szCs w:val="24"/>
      <w:lang w:val="en-GB" w:eastAsia="hi-IN" w:bidi="hi-IN"/>
    </w:rPr>
  </w:style>
  <w:style w:type="character" w:customStyle="1" w:styleId="jlqj4b">
    <w:name w:val="jlqj4b"/>
    <w:basedOn w:val="DefaultParagraphFont"/>
    <w:rsid w:val="00FC0358"/>
  </w:style>
  <w:style w:type="paragraph" w:styleId="Revision">
    <w:name w:val="Revision"/>
    <w:hidden/>
    <w:uiPriority w:val="99"/>
    <w:semiHidden/>
    <w:rsid w:val="00510B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1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F7186-1C65-4260-84BA-E4161C15B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2287</Words>
  <Characters>13040</Characters>
  <Application>Microsoft Office Word</Application>
  <DocSecurity>4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</dc:creator>
  <cp:lastModifiedBy>Rohayati,Rohayati</cp:lastModifiedBy>
  <cp:revision>2</cp:revision>
  <cp:lastPrinted>2018-01-16T08:24:00Z</cp:lastPrinted>
  <dcterms:created xsi:type="dcterms:W3CDTF">2025-01-02T08:07:00Z</dcterms:created>
  <dcterms:modified xsi:type="dcterms:W3CDTF">2025-01-02T08:07:00Z</dcterms:modified>
</cp:coreProperties>
</file>