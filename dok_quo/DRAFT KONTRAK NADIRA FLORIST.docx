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76442" w:rsidRPr="004F2AF7" w:rsidRDefault="00176442" w:rsidP="004F2AF7">
      <w:pPr>
        <w:pStyle w:val="Default"/>
        <w:spacing w:line="276" w:lineRule="auto"/>
        <w:jc w:val="center"/>
        <w:rPr>
          <w:b/>
          <w:bCs/>
          <w:color w:val="000000" w:themeColor="text1"/>
        </w:rPr>
      </w:pPr>
      <w:r w:rsidRPr="004F2AF7">
        <w:rPr>
          <w:b/>
          <w:bCs/>
          <w:color w:val="000000" w:themeColor="text1"/>
        </w:rPr>
        <w:t xml:space="preserve">PERJANJIAN </w:t>
      </w:r>
      <w:r w:rsidR="005B2481" w:rsidRPr="004F2AF7">
        <w:rPr>
          <w:b/>
          <w:bCs/>
          <w:color w:val="000000" w:themeColor="text1"/>
        </w:rPr>
        <w:t xml:space="preserve">KONTRAK </w:t>
      </w:r>
      <w:r w:rsidRPr="004F2AF7">
        <w:rPr>
          <w:b/>
          <w:bCs/>
          <w:color w:val="000000" w:themeColor="text1"/>
        </w:rPr>
        <w:t>KERJASAMA</w:t>
      </w:r>
    </w:p>
    <w:p w:rsidR="00A62477" w:rsidRPr="004F2AF7" w:rsidRDefault="00A62477" w:rsidP="004F2AF7">
      <w:pPr>
        <w:pStyle w:val="Default"/>
        <w:spacing w:line="276" w:lineRule="auto"/>
        <w:jc w:val="center"/>
        <w:rPr>
          <w:color w:val="000000" w:themeColor="text1"/>
        </w:rPr>
      </w:pPr>
      <w:r w:rsidRPr="004F2AF7">
        <w:rPr>
          <w:b/>
          <w:bCs/>
          <w:color w:val="000000" w:themeColor="text1"/>
        </w:rPr>
        <w:t>antara</w:t>
      </w:r>
    </w:p>
    <w:p w:rsidR="00176442" w:rsidRPr="00A314B9" w:rsidRDefault="00FA28C3" w:rsidP="004F2AF7">
      <w:pPr>
        <w:pStyle w:val="Default"/>
        <w:spacing w:line="276" w:lineRule="auto"/>
        <w:jc w:val="center"/>
        <w:rPr>
          <w:color w:val="000000" w:themeColor="text1"/>
          <w:lang w:val="en-US"/>
          <w:rPrChange w:id="0" w:author="ROHAYATI" w:date="2024-03-12T14:04:00Z">
            <w:rPr>
              <w:color w:val="000000" w:themeColor="text1"/>
            </w:rPr>
          </w:rPrChange>
        </w:rPr>
      </w:pPr>
      <w:del w:id="1" w:author="ROHAYATI" w:date="2024-03-12T14:04:00Z">
        <w:r w:rsidDel="00A314B9">
          <w:rPr>
            <w:b/>
            <w:bCs/>
            <w:color w:val="000000" w:themeColor="text1"/>
          </w:rPr>
          <w:delText>TOKO INOVA PRINTER &amp; CCTV</w:delText>
        </w:r>
      </w:del>
      <w:ins w:id="2" w:author="ROHAYATI" w:date="2024-03-12T14:04:00Z">
        <w:r w:rsidR="00A314B9">
          <w:rPr>
            <w:b/>
            <w:bCs/>
            <w:color w:val="000000" w:themeColor="text1"/>
            <w:lang w:val="en-US"/>
          </w:rPr>
          <w:t>NADIRA FLORIST</w:t>
        </w:r>
      </w:ins>
    </w:p>
    <w:p w:rsidR="00176442" w:rsidRPr="004F2AF7" w:rsidRDefault="00176442" w:rsidP="004F2AF7">
      <w:pPr>
        <w:pStyle w:val="Default"/>
        <w:spacing w:line="276" w:lineRule="auto"/>
        <w:jc w:val="center"/>
        <w:rPr>
          <w:b/>
          <w:color w:val="000000" w:themeColor="text1"/>
        </w:rPr>
      </w:pPr>
      <w:r w:rsidRPr="004F2AF7">
        <w:rPr>
          <w:b/>
          <w:color w:val="000000" w:themeColor="text1"/>
        </w:rPr>
        <w:t>dengan</w:t>
      </w:r>
    </w:p>
    <w:p w:rsidR="00176442" w:rsidRPr="004F2AF7" w:rsidRDefault="00374E42" w:rsidP="004F2AF7">
      <w:pPr>
        <w:pStyle w:val="Default"/>
        <w:pBdr>
          <w:bottom w:val="double" w:sz="6" w:space="1" w:color="auto"/>
        </w:pBdr>
        <w:spacing w:line="276" w:lineRule="auto"/>
        <w:jc w:val="center"/>
        <w:rPr>
          <w:b/>
          <w:bCs/>
          <w:color w:val="000000" w:themeColor="text1"/>
        </w:rPr>
      </w:pPr>
      <w:r w:rsidRPr="004F2AF7">
        <w:rPr>
          <w:b/>
          <w:bCs/>
          <w:color w:val="000000" w:themeColor="text1"/>
        </w:rPr>
        <w:t xml:space="preserve">PT. </w:t>
      </w:r>
      <w:r w:rsidR="004C397A" w:rsidRPr="004F2AF7">
        <w:rPr>
          <w:b/>
          <w:bCs/>
          <w:color w:val="000000" w:themeColor="text1"/>
        </w:rPr>
        <w:t>SEMARANG AUTOCOMP MANUFACTURING INDONESIA</w:t>
      </w:r>
      <w:r w:rsidR="003567B4" w:rsidRPr="004F2AF7">
        <w:rPr>
          <w:b/>
          <w:bCs/>
          <w:color w:val="000000" w:themeColor="text1"/>
        </w:rPr>
        <w:t xml:space="preserve"> (PT.SAMI)</w:t>
      </w:r>
    </w:p>
    <w:p w:rsidR="00633F67" w:rsidRDefault="00633F67" w:rsidP="004F2AF7">
      <w:pPr>
        <w:pStyle w:val="Default"/>
        <w:spacing w:line="276" w:lineRule="auto"/>
        <w:jc w:val="center"/>
        <w:rPr>
          <w:ins w:id="3" w:author="ROHAYATI" w:date="2024-03-12T13:36:00Z"/>
          <w:color w:val="000000" w:themeColor="text1"/>
        </w:rPr>
      </w:pPr>
      <w:ins w:id="4" w:author="ROHAYATI" w:date="2024-03-12T13:36:00Z">
        <w:r w:rsidRPr="00633F67">
          <w:rPr>
            <w:color w:val="000000" w:themeColor="text1"/>
          </w:rPr>
          <w:t>SAMIJF/LKM-LA/03-2024/040</w:t>
        </w:r>
      </w:ins>
    </w:p>
    <w:p w:rsidR="00626DFD" w:rsidDel="00633F67" w:rsidRDefault="00626DFD" w:rsidP="004F2AF7">
      <w:pPr>
        <w:pStyle w:val="Default"/>
        <w:spacing w:line="276" w:lineRule="auto"/>
        <w:jc w:val="center"/>
        <w:rPr>
          <w:del w:id="5" w:author="ROHAYATI" w:date="2024-03-12T13:36:00Z"/>
          <w:color w:val="000000" w:themeColor="text1"/>
        </w:rPr>
      </w:pPr>
      <w:del w:id="6" w:author="ROHAYATI" w:date="2024-03-12T13:36:00Z">
        <w:r w:rsidDel="00633F67">
          <w:rPr>
            <w:color w:val="000000" w:themeColor="text1"/>
          </w:rPr>
          <w:delText>SAMIJF/LKM-LA/03-2024/038</w:delText>
        </w:r>
      </w:del>
    </w:p>
    <w:p w:rsidR="00F33B45" w:rsidRPr="004F2AF7" w:rsidRDefault="00F33B45" w:rsidP="004F2AF7">
      <w:pPr>
        <w:pStyle w:val="Default"/>
        <w:spacing w:line="276" w:lineRule="auto"/>
        <w:jc w:val="center"/>
        <w:rPr>
          <w:color w:val="000000" w:themeColor="text1"/>
          <w:lang w:val="en-US"/>
        </w:rPr>
      </w:pPr>
    </w:p>
    <w:p w:rsidR="00176442" w:rsidRPr="004F2AF7" w:rsidRDefault="00176442" w:rsidP="004F2AF7">
      <w:pPr>
        <w:pStyle w:val="Default"/>
        <w:spacing w:line="276" w:lineRule="auto"/>
        <w:jc w:val="both"/>
        <w:rPr>
          <w:color w:val="000000" w:themeColor="text1"/>
        </w:rPr>
      </w:pPr>
      <w:r w:rsidRPr="004F2AF7">
        <w:rPr>
          <w:color w:val="000000" w:themeColor="text1"/>
        </w:rPr>
        <w:t xml:space="preserve">Pada hari </w:t>
      </w:r>
      <w:proofErr w:type="spellStart"/>
      <w:r w:rsidR="006A13B7">
        <w:rPr>
          <w:color w:val="000000" w:themeColor="text1"/>
          <w:lang w:val="en-US"/>
        </w:rPr>
        <w:t>Jumat</w:t>
      </w:r>
      <w:proofErr w:type="spellEnd"/>
      <w:r w:rsidR="006A13B7">
        <w:rPr>
          <w:color w:val="000000" w:themeColor="text1"/>
          <w:lang w:val="en-US"/>
        </w:rPr>
        <w:t xml:space="preserve">, </w:t>
      </w:r>
      <w:proofErr w:type="spellStart"/>
      <w:r w:rsidR="006A13B7">
        <w:rPr>
          <w:color w:val="000000" w:themeColor="text1"/>
          <w:lang w:val="en-US"/>
        </w:rPr>
        <w:t>tanggal</w:t>
      </w:r>
      <w:proofErr w:type="spellEnd"/>
      <w:r w:rsidR="006A13B7">
        <w:rPr>
          <w:color w:val="000000" w:themeColor="text1"/>
          <w:lang w:val="en-US"/>
        </w:rPr>
        <w:t xml:space="preserve"> </w:t>
      </w:r>
      <w:proofErr w:type="spellStart"/>
      <w:r w:rsidR="006A13B7">
        <w:rPr>
          <w:color w:val="000000" w:themeColor="text1"/>
          <w:lang w:val="en-US"/>
        </w:rPr>
        <w:t>Delapan</w:t>
      </w:r>
      <w:proofErr w:type="spellEnd"/>
      <w:r w:rsidR="006A13B7">
        <w:rPr>
          <w:color w:val="000000" w:themeColor="text1"/>
          <w:lang w:val="en-US"/>
        </w:rPr>
        <w:t xml:space="preserve"> </w:t>
      </w:r>
      <w:proofErr w:type="spellStart"/>
      <w:r w:rsidR="006A13B7">
        <w:rPr>
          <w:color w:val="000000" w:themeColor="text1"/>
          <w:lang w:val="en-US"/>
        </w:rPr>
        <w:t>Bulan</w:t>
      </w:r>
      <w:proofErr w:type="spellEnd"/>
      <w:r w:rsidR="006A13B7">
        <w:rPr>
          <w:color w:val="000000" w:themeColor="text1"/>
          <w:lang w:val="en-US"/>
        </w:rPr>
        <w:t xml:space="preserve"> </w:t>
      </w:r>
      <w:proofErr w:type="spellStart"/>
      <w:r w:rsidR="006A13B7">
        <w:rPr>
          <w:color w:val="000000" w:themeColor="text1"/>
          <w:lang w:val="en-US"/>
        </w:rPr>
        <w:t>Maret</w:t>
      </w:r>
      <w:proofErr w:type="spellEnd"/>
      <w:r w:rsidR="006A13B7">
        <w:rPr>
          <w:color w:val="000000" w:themeColor="text1"/>
          <w:lang w:val="en-US"/>
        </w:rPr>
        <w:t xml:space="preserve"> </w:t>
      </w:r>
      <w:proofErr w:type="spellStart"/>
      <w:r w:rsidR="006A13B7">
        <w:rPr>
          <w:color w:val="000000" w:themeColor="text1"/>
          <w:lang w:val="en-US"/>
        </w:rPr>
        <w:t>Tahun</w:t>
      </w:r>
      <w:proofErr w:type="spellEnd"/>
      <w:r w:rsidR="006A13B7">
        <w:rPr>
          <w:color w:val="000000" w:themeColor="text1"/>
          <w:lang w:val="en-US"/>
        </w:rPr>
        <w:t xml:space="preserve"> </w:t>
      </w:r>
      <w:proofErr w:type="spellStart"/>
      <w:r w:rsidR="006A13B7">
        <w:rPr>
          <w:color w:val="000000" w:themeColor="text1"/>
          <w:lang w:val="en-US"/>
        </w:rPr>
        <w:t>Dua</w:t>
      </w:r>
      <w:proofErr w:type="spellEnd"/>
      <w:r w:rsidR="006A13B7">
        <w:rPr>
          <w:color w:val="000000" w:themeColor="text1"/>
          <w:lang w:val="en-US"/>
        </w:rPr>
        <w:t xml:space="preserve"> </w:t>
      </w:r>
      <w:proofErr w:type="spellStart"/>
      <w:r w:rsidR="006A13B7">
        <w:rPr>
          <w:color w:val="000000" w:themeColor="text1"/>
          <w:lang w:val="en-US"/>
        </w:rPr>
        <w:t>Ribu</w:t>
      </w:r>
      <w:proofErr w:type="spellEnd"/>
      <w:r w:rsidR="006A13B7">
        <w:rPr>
          <w:color w:val="000000" w:themeColor="text1"/>
          <w:lang w:val="en-US"/>
        </w:rPr>
        <w:t xml:space="preserve"> </w:t>
      </w:r>
      <w:proofErr w:type="spellStart"/>
      <w:r w:rsidR="006A13B7">
        <w:rPr>
          <w:color w:val="000000" w:themeColor="text1"/>
          <w:lang w:val="en-US"/>
        </w:rPr>
        <w:t>Dua</w:t>
      </w:r>
      <w:proofErr w:type="spellEnd"/>
      <w:r w:rsidR="006A13B7">
        <w:rPr>
          <w:color w:val="000000" w:themeColor="text1"/>
          <w:lang w:val="en-US"/>
        </w:rPr>
        <w:t xml:space="preserve"> </w:t>
      </w:r>
      <w:proofErr w:type="spellStart"/>
      <w:r w:rsidR="006A13B7">
        <w:rPr>
          <w:color w:val="000000" w:themeColor="text1"/>
          <w:lang w:val="en-US"/>
        </w:rPr>
        <w:t>Puluh</w:t>
      </w:r>
      <w:proofErr w:type="spellEnd"/>
      <w:r w:rsidR="006A13B7">
        <w:rPr>
          <w:color w:val="000000" w:themeColor="text1"/>
          <w:lang w:val="en-US"/>
        </w:rPr>
        <w:t xml:space="preserve"> </w:t>
      </w:r>
      <w:proofErr w:type="spellStart"/>
      <w:r w:rsidR="006A13B7">
        <w:rPr>
          <w:color w:val="000000" w:themeColor="text1"/>
          <w:lang w:val="en-US"/>
        </w:rPr>
        <w:t>Empat</w:t>
      </w:r>
      <w:proofErr w:type="spellEnd"/>
      <w:r w:rsidR="006A13B7">
        <w:rPr>
          <w:color w:val="000000" w:themeColor="text1"/>
          <w:lang w:val="en-US"/>
        </w:rPr>
        <w:t xml:space="preserve"> (08-03-2024) </w:t>
      </w:r>
      <w:r w:rsidR="00F33B45" w:rsidRPr="004F2AF7">
        <w:rPr>
          <w:i/>
          <w:color w:val="000000" w:themeColor="text1"/>
          <w:lang w:val="en-US"/>
        </w:rPr>
        <w:t xml:space="preserve"> </w:t>
      </w:r>
      <w:r w:rsidRPr="004F2AF7">
        <w:rPr>
          <w:color w:val="000000" w:themeColor="text1"/>
        </w:rPr>
        <w:t xml:space="preserve">bertempat di </w:t>
      </w:r>
      <w:proofErr w:type="spellStart"/>
      <w:r w:rsidR="006A13B7">
        <w:rPr>
          <w:bCs/>
          <w:color w:val="000000" w:themeColor="text1"/>
          <w:lang w:val="en-US"/>
        </w:rPr>
        <w:t>Jepara</w:t>
      </w:r>
      <w:proofErr w:type="spellEnd"/>
      <w:r w:rsidR="00A62477" w:rsidRPr="004F2AF7">
        <w:rPr>
          <w:color w:val="000000" w:themeColor="text1"/>
        </w:rPr>
        <w:t xml:space="preserve">, telah disepakati </w:t>
      </w:r>
      <w:r w:rsidRPr="004F2AF7">
        <w:rPr>
          <w:color w:val="000000" w:themeColor="text1"/>
        </w:rPr>
        <w:t xml:space="preserve">perjanjian </w:t>
      </w:r>
      <w:r w:rsidR="000F7A42" w:rsidRPr="004F2AF7">
        <w:rPr>
          <w:bCs/>
          <w:iCs/>
          <w:color w:val="000000" w:themeColor="text1"/>
        </w:rPr>
        <w:t>k</w:t>
      </w:r>
      <w:r w:rsidRPr="004F2AF7">
        <w:rPr>
          <w:bCs/>
          <w:iCs/>
          <w:color w:val="000000" w:themeColor="text1"/>
        </w:rPr>
        <w:t>e</w:t>
      </w:r>
      <w:r w:rsidR="00A81572" w:rsidRPr="004F2AF7">
        <w:rPr>
          <w:bCs/>
          <w:iCs/>
          <w:color w:val="000000" w:themeColor="text1"/>
        </w:rPr>
        <w:t>rjasama</w:t>
      </w:r>
      <w:r w:rsidR="003F5ED0" w:rsidRPr="004F2AF7">
        <w:rPr>
          <w:bCs/>
          <w:iCs/>
          <w:color w:val="000000" w:themeColor="text1"/>
        </w:rPr>
        <w:t xml:space="preserve"> </w:t>
      </w:r>
      <w:r w:rsidR="00A62477" w:rsidRPr="004F2AF7">
        <w:rPr>
          <w:color w:val="000000" w:themeColor="text1"/>
        </w:rPr>
        <w:t>oleh dan antara</w:t>
      </w:r>
      <w:r w:rsidRPr="004F2AF7">
        <w:rPr>
          <w:color w:val="000000" w:themeColor="text1"/>
        </w:rPr>
        <w:t xml:space="preserve">: </w:t>
      </w:r>
    </w:p>
    <w:p w:rsidR="001A1104" w:rsidRPr="004F2AF7" w:rsidRDefault="001A1104" w:rsidP="004F2AF7">
      <w:pPr>
        <w:pStyle w:val="Default"/>
        <w:spacing w:line="276" w:lineRule="auto"/>
        <w:jc w:val="both"/>
        <w:rPr>
          <w:color w:val="000000" w:themeColor="text1"/>
        </w:rPr>
      </w:pPr>
    </w:p>
    <w:p w:rsidR="001A1104" w:rsidRPr="004F2AF7" w:rsidRDefault="001A1104" w:rsidP="004F2AF7">
      <w:pPr>
        <w:pStyle w:val="Default"/>
        <w:spacing w:line="276" w:lineRule="auto"/>
        <w:jc w:val="both"/>
        <w:rPr>
          <w:color w:val="000000" w:themeColor="text1"/>
        </w:rPr>
      </w:pPr>
      <w:r w:rsidRPr="004F2AF7">
        <w:rPr>
          <w:color w:val="000000" w:themeColor="text1"/>
        </w:rPr>
        <w:t>Nama</w:t>
      </w:r>
      <w:r w:rsidRPr="004F2AF7">
        <w:rPr>
          <w:color w:val="000000" w:themeColor="text1"/>
        </w:rPr>
        <w:tab/>
      </w:r>
      <w:r w:rsidRPr="004F2AF7">
        <w:rPr>
          <w:color w:val="000000" w:themeColor="text1"/>
        </w:rPr>
        <w:tab/>
        <w:t xml:space="preserve">: </w:t>
      </w:r>
      <w:r w:rsidR="00FA28C3">
        <w:rPr>
          <w:color w:val="000000" w:themeColor="text1"/>
        </w:rPr>
        <w:t xml:space="preserve"> </w:t>
      </w:r>
      <w:del w:id="7" w:author="ROHAYATI" w:date="2024-03-12T13:37:00Z">
        <w:r w:rsidR="00FA28C3" w:rsidDel="00633F67">
          <w:rPr>
            <w:color w:val="000000" w:themeColor="text1"/>
          </w:rPr>
          <w:delText>Moch. Imron</w:delText>
        </w:r>
      </w:del>
      <w:proofErr w:type="spellStart"/>
      <w:ins w:id="8" w:author="ROHAYATI" w:date="2024-03-12T13:37:00Z">
        <w:r w:rsidR="00633F67">
          <w:rPr>
            <w:color w:val="000000" w:themeColor="text1"/>
            <w:lang w:val="en-US"/>
          </w:rPr>
          <w:t>Adi</w:t>
        </w:r>
        <w:proofErr w:type="spellEnd"/>
        <w:r w:rsidR="00633F67">
          <w:rPr>
            <w:color w:val="000000" w:themeColor="text1"/>
            <w:lang w:val="en-US"/>
          </w:rPr>
          <w:t xml:space="preserve"> </w:t>
        </w:r>
        <w:proofErr w:type="spellStart"/>
        <w:r w:rsidR="00633F67">
          <w:rPr>
            <w:color w:val="000000" w:themeColor="text1"/>
            <w:lang w:val="en-US"/>
          </w:rPr>
          <w:t>Nugraha</w:t>
        </w:r>
      </w:ins>
      <w:proofErr w:type="spellEnd"/>
      <w:r w:rsidR="00FA28C3">
        <w:rPr>
          <w:color w:val="000000" w:themeColor="text1"/>
        </w:rPr>
        <w:t xml:space="preserve"> </w:t>
      </w:r>
    </w:p>
    <w:p w:rsidR="001A1104" w:rsidRPr="00633F67" w:rsidRDefault="001A1104" w:rsidP="004F2AF7">
      <w:pPr>
        <w:pStyle w:val="Default"/>
        <w:spacing w:line="276" w:lineRule="auto"/>
        <w:jc w:val="both"/>
        <w:rPr>
          <w:color w:val="000000" w:themeColor="text1"/>
          <w:lang w:val="en-US"/>
          <w:rPrChange w:id="9" w:author="ROHAYATI" w:date="2024-03-12T13:37:00Z">
            <w:rPr>
              <w:color w:val="000000" w:themeColor="text1"/>
            </w:rPr>
          </w:rPrChange>
        </w:rPr>
      </w:pPr>
      <w:r w:rsidRPr="004F2AF7">
        <w:rPr>
          <w:color w:val="000000" w:themeColor="text1"/>
        </w:rPr>
        <w:t>Jabatan</w:t>
      </w:r>
      <w:r w:rsidRPr="004F2AF7">
        <w:rPr>
          <w:color w:val="000000" w:themeColor="text1"/>
        </w:rPr>
        <w:tab/>
      </w:r>
      <w:r w:rsidRPr="004F2AF7">
        <w:rPr>
          <w:color w:val="000000" w:themeColor="text1"/>
        </w:rPr>
        <w:tab/>
        <w:t xml:space="preserve">: </w:t>
      </w:r>
      <w:r w:rsidR="00FA28C3">
        <w:rPr>
          <w:color w:val="000000" w:themeColor="text1"/>
        </w:rPr>
        <w:t xml:space="preserve"> </w:t>
      </w:r>
      <w:del w:id="10" w:author="ROHAYATI" w:date="2024-03-12T13:37:00Z">
        <w:r w:rsidR="00FA28C3" w:rsidDel="00633F67">
          <w:rPr>
            <w:color w:val="000000" w:themeColor="text1"/>
          </w:rPr>
          <w:delText>Kepala Toko</w:delText>
        </w:r>
      </w:del>
      <w:proofErr w:type="spellStart"/>
      <w:ins w:id="11" w:author="ROHAYATI" w:date="2024-03-12T13:38:00Z">
        <w:r w:rsidR="00633F67">
          <w:rPr>
            <w:color w:val="000000" w:themeColor="text1"/>
            <w:lang w:val="en-US"/>
          </w:rPr>
          <w:t>Direktur</w:t>
        </w:r>
      </w:ins>
      <w:proofErr w:type="spellEnd"/>
    </w:p>
    <w:p w:rsidR="001A1104" w:rsidRPr="00633F67" w:rsidRDefault="001A1104" w:rsidP="004F2AF7">
      <w:pPr>
        <w:pStyle w:val="Default"/>
        <w:spacing w:line="276" w:lineRule="auto"/>
        <w:jc w:val="both"/>
        <w:rPr>
          <w:color w:val="000000" w:themeColor="text1"/>
          <w:lang w:val="en-US"/>
          <w:rPrChange w:id="12" w:author="ROHAYATI" w:date="2024-03-12T13:38:00Z">
            <w:rPr>
              <w:color w:val="000000" w:themeColor="text1"/>
            </w:rPr>
          </w:rPrChange>
        </w:rPr>
      </w:pPr>
      <w:r w:rsidRPr="004F2AF7">
        <w:rPr>
          <w:color w:val="000000" w:themeColor="text1"/>
        </w:rPr>
        <w:t>Alamat kantor</w:t>
      </w:r>
      <w:r w:rsidRPr="004F2AF7">
        <w:rPr>
          <w:color w:val="000000" w:themeColor="text1"/>
        </w:rPr>
        <w:tab/>
        <w:t xml:space="preserve">: </w:t>
      </w:r>
      <w:r w:rsidR="00FA28C3">
        <w:rPr>
          <w:color w:val="000000" w:themeColor="text1"/>
        </w:rPr>
        <w:t xml:space="preserve"> Jl. </w:t>
      </w:r>
      <w:del w:id="13" w:author="ROHAYATI" w:date="2024-03-12T13:38:00Z">
        <w:r w:rsidR="00FA28C3" w:rsidDel="00633F67">
          <w:rPr>
            <w:color w:val="000000" w:themeColor="text1"/>
          </w:rPr>
          <w:delText>Gedangsewu RT 05 RW 04 Grogolloji, Bakalan Krapyak, Kudus</w:delText>
        </w:r>
      </w:del>
      <w:ins w:id="14" w:author="ROHAYATI" w:date="2024-03-12T13:38:00Z">
        <w:r w:rsidR="00633F67">
          <w:rPr>
            <w:color w:val="000000" w:themeColor="text1"/>
            <w:lang w:val="en-US"/>
          </w:rPr>
          <w:t xml:space="preserve">Raya </w:t>
        </w:r>
        <w:proofErr w:type="spellStart"/>
        <w:r w:rsidR="00633F67">
          <w:rPr>
            <w:color w:val="000000" w:themeColor="text1"/>
            <w:lang w:val="en-US"/>
          </w:rPr>
          <w:t>Krasak</w:t>
        </w:r>
        <w:proofErr w:type="spellEnd"/>
        <w:r w:rsidR="00633F67">
          <w:rPr>
            <w:color w:val="000000" w:themeColor="text1"/>
            <w:lang w:val="en-US"/>
          </w:rPr>
          <w:t xml:space="preserve"> No. 154, </w:t>
        </w:r>
        <w:proofErr w:type="spellStart"/>
        <w:r w:rsidR="00633F67">
          <w:rPr>
            <w:color w:val="000000" w:themeColor="text1"/>
            <w:lang w:val="en-US"/>
          </w:rPr>
          <w:t>Rw</w:t>
        </w:r>
        <w:proofErr w:type="spellEnd"/>
        <w:r w:rsidR="00633F67">
          <w:rPr>
            <w:color w:val="000000" w:themeColor="text1"/>
            <w:lang w:val="en-US"/>
          </w:rPr>
          <w:t xml:space="preserve"> 03, </w:t>
        </w:r>
        <w:proofErr w:type="spellStart"/>
        <w:r w:rsidR="00633F67">
          <w:rPr>
            <w:color w:val="000000" w:themeColor="text1"/>
            <w:lang w:val="en-US"/>
          </w:rPr>
          <w:t>Krasak</w:t>
        </w:r>
        <w:proofErr w:type="spellEnd"/>
        <w:r w:rsidR="00633F67">
          <w:rPr>
            <w:color w:val="000000" w:themeColor="text1"/>
            <w:lang w:val="en-US"/>
          </w:rPr>
          <w:t xml:space="preserve">, </w:t>
        </w:r>
        <w:proofErr w:type="spellStart"/>
        <w:r w:rsidR="00633F67">
          <w:rPr>
            <w:color w:val="000000" w:themeColor="text1"/>
            <w:lang w:val="en-US"/>
          </w:rPr>
          <w:t>Pecangaan</w:t>
        </w:r>
        <w:proofErr w:type="spellEnd"/>
        <w:r w:rsidR="00633F67">
          <w:rPr>
            <w:color w:val="000000" w:themeColor="text1"/>
            <w:lang w:val="en-US"/>
          </w:rPr>
          <w:t xml:space="preserve">, </w:t>
        </w:r>
        <w:proofErr w:type="spellStart"/>
        <w:r w:rsidR="00633F67">
          <w:rPr>
            <w:color w:val="000000" w:themeColor="text1"/>
            <w:lang w:val="en-US"/>
          </w:rPr>
          <w:t>Jepara</w:t>
        </w:r>
        <w:proofErr w:type="spellEnd"/>
        <w:r w:rsidR="00633F67">
          <w:rPr>
            <w:color w:val="000000" w:themeColor="text1"/>
            <w:lang w:val="en-US"/>
          </w:rPr>
          <w:t>.</w:t>
        </w:r>
      </w:ins>
    </w:p>
    <w:p w:rsidR="00041EE8" w:rsidRPr="004F2AF7" w:rsidRDefault="00041EE8" w:rsidP="004F2AF7">
      <w:pPr>
        <w:pStyle w:val="Default"/>
        <w:spacing w:line="276" w:lineRule="auto"/>
        <w:jc w:val="both"/>
        <w:rPr>
          <w:bCs/>
          <w:color w:val="000000" w:themeColor="text1"/>
        </w:rPr>
      </w:pPr>
      <w:r w:rsidRPr="004F2AF7">
        <w:rPr>
          <w:color w:val="000000" w:themeColor="text1"/>
        </w:rPr>
        <w:t xml:space="preserve">Bertindak untuk dan atas nama </w:t>
      </w:r>
      <w:del w:id="15" w:author="ROHAYATI" w:date="2024-03-12T13:39:00Z">
        <w:r w:rsidR="00FA28C3" w:rsidDel="00633F67">
          <w:rPr>
            <w:color w:val="000000" w:themeColor="text1"/>
          </w:rPr>
          <w:delText>INOVA PRINTER &amp; CCTV</w:delText>
        </w:r>
      </w:del>
      <w:ins w:id="16" w:author="ROHAYATI" w:date="2024-03-12T13:39:00Z">
        <w:r w:rsidR="00633F67">
          <w:rPr>
            <w:color w:val="000000" w:themeColor="text1"/>
            <w:lang w:val="en-US"/>
          </w:rPr>
          <w:t>NADIRA FLORIST</w:t>
        </w:r>
      </w:ins>
      <w:r w:rsidRPr="004F2AF7">
        <w:rPr>
          <w:color w:val="000000" w:themeColor="text1"/>
        </w:rPr>
        <w:t xml:space="preserve"> untuk selanjutnya disebut </w:t>
      </w:r>
      <w:r w:rsidRPr="004F2AF7">
        <w:rPr>
          <w:b/>
          <w:bCs/>
          <w:color w:val="000000" w:themeColor="text1"/>
        </w:rPr>
        <w:t>Pihak Pe</w:t>
      </w:r>
      <w:bookmarkStart w:id="17" w:name="_GoBack"/>
      <w:bookmarkEnd w:id="17"/>
      <w:r w:rsidRPr="004F2AF7">
        <w:rPr>
          <w:b/>
          <w:bCs/>
          <w:color w:val="000000" w:themeColor="text1"/>
        </w:rPr>
        <w:t>rtama.</w:t>
      </w:r>
    </w:p>
    <w:p w:rsidR="001A1104" w:rsidRPr="004F2AF7" w:rsidRDefault="001A1104" w:rsidP="004F2AF7">
      <w:pPr>
        <w:pStyle w:val="Default"/>
        <w:spacing w:line="276" w:lineRule="auto"/>
        <w:jc w:val="both"/>
        <w:rPr>
          <w:color w:val="000000" w:themeColor="text1"/>
        </w:rPr>
      </w:pPr>
    </w:p>
    <w:p w:rsidR="001A1104" w:rsidRPr="00626DFD" w:rsidRDefault="001A1104" w:rsidP="004F2AF7">
      <w:pPr>
        <w:pStyle w:val="Default"/>
        <w:spacing w:line="276" w:lineRule="auto"/>
        <w:jc w:val="both"/>
        <w:rPr>
          <w:color w:val="000000" w:themeColor="text1"/>
          <w:lang w:val="en-US"/>
        </w:rPr>
      </w:pPr>
      <w:r w:rsidRPr="004F2AF7">
        <w:rPr>
          <w:color w:val="000000" w:themeColor="text1"/>
        </w:rPr>
        <w:t>Nama</w:t>
      </w:r>
      <w:r w:rsidRPr="004F2AF7">
        <w:rPr>
          <w:color w:val="000000" w:themeColor="text1"/>
        </w:rPr>
        <w:tab/>
      </w:r>
      <w:r w:rsidRPr="004F2AF7">
        <w:rPr>
          <w:color w:val="000000" w:themeColor="text1"/>
        </w:rPr>
        <w:tab/>
        <w:t xml:space="preserve">: </w:t>
      </w:r>
      <w:r w:rsidR="005967F0">
        <w:rPr>
          <w:color w:val="000000" w:themeColor="text1"/>
          <w:lang w:val="en-US"/>
        </w:rPr>
        <w:t xml:space="preserve">Kawasaki </w:t>
      </w:r>
      <w:proofErr w:type="spellStart"/>
      <w:r w:rsidR="005967F0">
        <w:rPr>
          <w:color w:val="000000" w:themeColor="text1"/>
          <w:lang w:val="en-US"/>
        </w:rPr>
        <w:t>Nozomi</w:t>
      </w:r>
      <w:proofErr w:type="spellEnd"/>
    </w:p>
    <w:p w:rsidR="001A1104" w:rsidRPr="004F2AF7" w:rsidRDefault="001A1104" w:rsidP="004F2AF7">
      <w:pPr>
        <w:pStyle w:val="Default"/>
        <w:spacing w:line="276" w:lineRule="auto"/>
        <w:jc w:val="both"/>
        <w:rPr>
          <w:color w:val="000000" w:themeColor="text1"/>
        </w:rPr>
      </w:pPr>
      <w:r w:rsidRPr="004F2AF7">
        <w:rPr>
          <w:color w:val="000000" w:themeColor="text1"/>
        </w:rPr>
        <w:t>Jabatan</w:t>
      </w:r>
      <w:r w:rsidRPr="004F2AF7">
        <w:rPr>
          <w:color w:val="000000" w:themeColor="text1"/>
        </w:rPr>
        <w:tab/>
      </w:r>
      <w:r w:rsidRPr="004F2AF7">
        <w:rPr>
          <w:color w:val="000000" w:themeColor="text1"/>
        </w:rPr>
        <w:tab/>
        <w:t>: Direktur PT. Semarang Autocomp Manufacturing Indonesia</w:t>
      </w:r>
    </w:p>
    <w:p w:rsidR="001A1104" w:rsidRDefault="001A1104" w:rsidP="004F2AF7">
      <w:pPr>
        <w:pStyle w:val="Default"/>
        <w:spacing w:line="276" w:lineRule="auto"/>
        <w:jc w:val="both"/>
        <w:rPr>
          <w:color w:val="000000" w:themeColor="text1"/>
          <w:lang w:val="en-US"/>
        </w:rPr>
      </w:pPr>
      <w:r w:rsidRPr="004F2AF7">
        <w:rPr>
          <w:color w:val="000000" w:themeColor="text1"/>
        </w:rPr>
        <w:t>Alamat kantor</w:t>
      </w:r>
      <w:r w:rsidRPr="004F2AF7">
        <w:rPr>
          <w:color w:val="000000" w:themeColor="text1"/>
        </w:rPr>
        <w:tab/>
        <w:t xml:space="preserve">: </w:t>
      </w:r>
      <w:r w:rsidR="00002861">
        <w:rPr>
          <w:color w:val="000000" w:themeColor="text1"/>
          <w:lang w:val="en-US"/>
        </w:rPr>
        <w:t xml:space="preserve">Head Office </w:t>
      </w:r>
      <w:r w:rsidRPr="004F2AF7">
        <w:rPr>
          <w:color w:val="000000" w:themeColor="text1"/>
        </w:rPr>
        <w:t>Jl. Walisongo Km. 9,8 Tugurejo, Tugu, Semarang, Jawa Tengah</w:t>
      </w:r>
    </w:p>
    <w:p w:rsidR="00002861" w:rsidRDefault="00002861" w:rsidP="004F2AF7">
      <w:pPr>
        <w:pStyle w:val="Default"/>
        <w:spacing w:line="276" w:lineRule="auto"/>
        <w:jc w:val="both"/>
        <w:rPr>
          <w:color w:val="000000" w:themeColor="text1"/>
          <w:lang w:val="en-US"/>
        </w:rPr>
      </w:pPr>
      <w:r>
        <w:rPr>
          <w:color w:val="000000" w:themeColor="text1"/>
          <w:lang w:val="en-US"/>
        </w:rPr>
        <w:tab/>
      </w:r>
      <w:r>
        <w:rPr>
          <w:color w:val="000000" w:themeColor="text1"/>
          <w:lang w:val="en-US"/>
        </w:rPr>
        <w:tab/>
        <w:t xml:space="preserve">  Branch Office </w:t>
      </w:r>
      <w:r w:rsidRPr="00041EE8">
        <w:rPr>
          <w:color w:val="000000" w:themeColor="text1"/>
        </w:rPr>
        <w:t>Jl.</w:t>
      </w:r>
      <w:r>
        <w:rPr>
          <w:color w:val="000000" w:themeColor="text1"/>
          <w:lang w:val="en-US"/>
        </w:rPr>
        <w:t xml:space="preserve"> Raya </w:t>
      </w:r>
      <w:proofErr w:type="spellStart"/>
      <w:r>
        <w:rPr>
          <w:color w:val="000000" w:themeColor="text1"/>
          <w:lang w:val="en-US"/>
        </w:rPr>
        <w:t>Jepara</w:t>
      </w:r>
      <w:proofErr w:type="spellEnd"/>
      <w:r>
        <w:rPr>
          <w:color w:val="000000" w:themeColor="text1"/>
          <w:lang w:val="en-US"/>
        </w:rPr>
        <w:t xml:space="preserve"> Kudus KM 28 Ds. </w:t>
      </w:r>
      <w:proofErr w:type="spellStart"/>
      <w:r>
        <w:rPr>
          <w:color w:val="000000" w:themeColor="text1"/>
          <w:lang w:val="en-US"/>
        </w:rPr>
        <w:t>Sengonbugel</w:t>
      </w:r>
      <w:proofErr w:type="spellEnd"/>
      <w:r>
        <w:rPr>
          <w:color w:val="000000" w:themeColor="text1"/>
          <w:lang w:val="en-US"/>
        </w:rPr>
        <w:t xml:space="preserve">, </w:t>
      </w:r>
      <w:proofErr w:type="spellStart"/>
      <w:r>
        <w:rPr>
          <w:color w:val="000000" w:themeColor="text1"/>
          <w:lang w:val="en-US"/>
        </w:rPr>
        <w:t>Kec</w:t>
      </w:r>
      <w:proofErr w:type="spellEnd"/>
      <w:r>
        <w:rPr>
          <w:color w:val="000000" w:themeColor="text1"/>
          <w:lang w:val="en-US"/>
        </w:rPr>
        <w:t xml:space="preserve">. </w:t>
      </w:r>
      <w:proofErr w:type="spellStart"/>
      <w:r>
        <w:rPr>
          <w:color w:val="000000" w:themeColor="text1"/>
          <w:lang w:val="en-US"/>
        </w:rPr>
        <w:t>Mayong</w:t>
      </w:r>
      <w:proofErr w:type="spellEnd"/>
      <w:r>
        <w:rPr>
          <w:color w:val="000000" w:themeColor="text1"/>
          <w:lang w:val="en-US"/>
        </w:rPr>
        <w:t xml:space="preserve"> </w:t>
      </w:r>
    </w:p>
    <w:p w:rsidR="00002861" w:rsidRPr="00002861" w:rsidRDefault="00002861" w:rsidP="004F2AF7">
      <w:pPr>
        <w:pStyle w:val="Default"/>
        <w:spacing w:line="276" w:lineRule="auto"/>
        <w:jc w:val="both"/>
        <w:rPr>
          <w:color w:val="000000" w:themeColor="text1"/>
          <w:lang w:val="en-US"/>
        </w:rPr>
      </w:pPr>
      <w:r>
        <w:rPr>
          <w:color w:val="000000" w:themeColor="text1"/>
          <w:lang w:val="en-US"/>
        </w:rPr>
        <w:tab/>
      </w:r>
      <w:r>
        <w:rPr>
          <w:color w:val="000000" w:themeColor="text1"/>
          <w:lang w:val="en-US"/>
        </w:rPr>
        <w:tab/>
        <w:t xml:space="preserve">   </w:t>
      </w:r>
      <w:proofErr w:type="spellStart"/>
      <w:r>
        <w:rPr>
          <w:color w:val="000000" w:themeColor="text1"/>
          <w:lang w:val="en-US"/>
        </w:rPr>
        <w:t>Kab</w:t>
      </w:r>
      <w:proofErr w:type="spellEnd"/>
      <w:r>
        <w:rPr>
          <w:color w:val="000000" w:themeColor="text1"/>
          <w:lang w:val="en-US"/>
        </w:rPr>
        <w:t xml:space="preserve">. </w:t>
      </w:r>
      <w:proofErr w:type="spellStart"/>
      <w:r>
        <w:rPr>
          <w:color w:val="000000" w:themeColor="text1"/>
          <w:lang w:val="en-US"/>
        </w:rPr>
        <w:t>Jepara</w:t>
      </w:r>
      <w:proofErr w:type="spellEnd"/>
    </w:p>
    <w:p w:rsidR="00041EE8" w:rsidRPr="004F2AF7" w:rsidRDefault="00041EE8" w:rsidP="004F2AF7">
      <w:pPr>
        <w:pStyle w:val="Default"/>
        <w:spacing w:line="276" w:lineRule="auto"/>
        <w:jc w:val="both"/>
        <w:rPr>
          <w:bCs/>
          <w:color w:val="000000" w:themeColor="text1"/>
        </w:rPr>
      </w:pPr>
      <w:r w:rsidRPr="004F2AF7">
        <w:rPr>
          <w:color w:val="000000" w:themeColor="text1"/>
        </w:rPr>
        <w:t>Bertindak untuk dan atas nama</w:t>
      </w:r>
      <w:r w:rsidR="0060474E" w:rsidRPr="004F2AF7">
        <w:rPr>
          <w:color w:val="000000" w:themeColor="text1"/>
        </w:rPr>
        <w:t xml:space="preserve"> </w:t>
      </w:r>
      <w:r w:rsidRPr="004F2AF7">
        <w:rPr>
          <w:color w:val="000000" w:themeColor="text1"/>
        </w:rPr>
        <w:t xml:space="preserve">PT. Semarang Autocomp Manufacturing Indonesia, untuk selanjutnya disebut </w:t>
      </w:r>
      <w:r w:rsidRPr="004F2AF7">
        <w:rPr>
          <w:b/>
          <w:bCs/>
          <w:color w:val="000000" w:themeColor="text1"/>
        </w:rPr>
        <w:t>Pihak Kedua.</w:t>
      </w:r>
    </w:p>
    <w:p w:rsidR="001A0EC8" w:rsidRPr="004F2AF7" w:rsidRDefault="001A0EC8" w:rsidP="004F2AF7">
      <w:pPr>
        <w:pStyle w:val="Default"/>
        <w:spacing w:line="276" w:lineRule="auto"/>
        <w:jc w:val="both"/>
        <w:rPr>
          <w:color w:val="000000" w:themeColor="text1"/>
        </w:rPr>
      </w:pPr>
    </w:p>
    <w:p w:rsidR="007F2280" w:rsidRPr="004F2AF7" w:rsidRDefault="00B752B9" w:rsidP="004F2AF7">
      <w:pPr>
        <w:pStyle w:val="Default"/>
        <w:spacing w:line="276" w:lineRule="auto"/>
        <w:jc w:val="both"/>
        <w:rPr>
          <w:color w:val="000000" w:themeColor="text1"/>
        </w:rPr>
      </w:pPr>
      <w:r w:rsidRPr="004F2AF7">
        <w:rPr>
          <w:b/>
          <w:color w:val="000000" w:themeColor="text1"/>
        </w:rPr>
        <w:t>Pihak Pertama</w:t>
      </w:r>
      <w:r w:rsidRPr="004F2AF7">
        <w:rPr>
          <w:color w:val="000000" w:themeColor="text1"/>
        </w:rPr>
        <w:t xml:space="preserve"> dan </w:t>
      </w:r>
      <w:r w:rsidR="00055704" w:rsidRPr="004F2AF7">
        <w:rPr>
          <w:b/>
          <w:color w:val="000000" w:themeColor="text1"/>
        </w:rPr>
        <w:t>Pihak Kedua</w:t>
      </w:r>
      <w:r w:rsidR="00052833" w:rsidRPr="004F2AF7">
        <w:rPr>
          <w:color w:val="000000" w:themeColor="text1"/>
        </w:rPr>
        <w:t xml:space="preserve"> </w:t>
      </w:r>
      <w:r w:rsidR="00B674C0" w:rsidRPr="004F2AF7">
        <w:rPr>
          <w:color w:val="000000" w:themeColor="text1"/>
        </w:rPr>
        <w:t xml:space="preserve">masing - </w:t>
      </w:r>
      <w:r w:rsidRPr="004F2AF7">
        <w:rPr>
          <w:color w:val="000000" w:themeColor="text1"/>
        </w:rPr>
        <w:t>masing dis</w:t>
      </w:r>
      <w:r w:rsidR="00B674C0" w:rsidRPr="004F2AF7">
        <w:rPr>
          <w:color w:val="000000" w:themeColor="text1"/>
        </w:rPr>
        <w:t xml:space="preserve">ebut </w:t>
      </w:r>
      <w:r w:rsidR="00B674C0" w:rsidRPr="004F2AF7">
        <w:rPr>
          <w:b/>
          <w:color w:val="000000" w:themeColor="text1"/>
        </w:rPr>
        <w:t>Pihak</w:t>
      </w:r>
      <w:r w:rsidR="00B674C0" w:rsidRPr="004F2AF7">
        <w:rPr>
          <w:color w:val="000000" w:themeColor="text1"/>
        </w:rPr>
        <w:t xml:space="preserve"> dan secara bersama - </w:t>
      </w:r>
      <w:r w:rsidR="00052833" w:rsidRPr="004F2AF7">
        <w:rPr>
          <w:color w:val="000000" w:themeColor="text1"/>
        </w:rPr>
        <w:t xml:space="preserve">sama disebut </w:t>
      </w:r>
      <w:r w:rsidR="00052833" w:rsidRPr="004F2AF7">
        <w:rPr>
          <w:b/>
          <w:color w:val="000000" w:themeColor="text1"/>
        </w:rPr>
        <w:t xml:space="preserve">Para </w:t>
      </w:r>
      <w:r w:rsidRPr="004F2AF7">
        <w:rPr>
          <w:b/>
          <w:color w:val="000000" w:themeColor="text1"/>
        </w:rPr>
        <w:t>Pihak</w:t>
      </w:r>
      <w:r w:rsidRPr="004F2AF7">
        <w:rPr>
          <w:color w:val="000000" w:themeColor="text1"/>
        </w:rPr>
        <w:t>.</w:t>
      </w:r>
    </w:p>
    <w:p w:rsidR="000F7A42" w:rsidRPr="004F2AF7" w:rsidRDefault="000F7A42" w:rsidP="004F2AF7">
      <w:pPr>
        <w:pStyle w:val="Default"/>
        <w:spacing w:line="276" w:lineRule="auto"/>
        <w:jc w:val="both"/>
        <w:rPr>
          <w:color w:val="000000" w:themeColor="text1"/>
        </w:rPr>
      </w:pPr>
    </w:p>
    <w:p w:rsidR="00176442" w:rsidRPr="004F2AF7" w:rsidRDefault="00B674C0" w:rsidP="004F2AF7">
      <w:pPr>
        <w:pStyle w:val="Default"/>
        <w:spacing w:line="276" w:lineRule="auto"/>
        <w:jc w:val="both"/>
        <w:rPr>
          <w:color w:val="000000" w:themeColor="text1"/>
        </w:rPr>
      </w:pPr>
      <w:r w:rsidRPr="004F2AF7">
        <w:rPr>
          <w:b/>
          <w:color w:val="000000" w:themeColor="text1"/>
        </w:rPr>
        <w:t>Para Pihak</w:t>
      </w:r>
      <w:r w:rsidR="00176442" w:rsidRPr="004F2AF7">
        <w:rPr>
          <w:color w:val="000000" w:themeColor="text1"/>
        </w:rPr>
        <w:t xml:space="preserve"> dengan ini menerangkan terlebih dahulu: </w:t>
      </w:r>
    </w:p>
    <w:p w:rsidR="00E94CFB" w:rsidRPr="004F2AF7" w:rsidRDefault="000F7A42" w:rsidP="004F2AF7">
      <w:pPr>
        <w:pStyle w:val="Default"/>
        <w:numPr>
          <w:ilvl w:val="0"/>
          <w:numId w:val="7"/>
        </w:numPr>
        <w:spacing w:line="276" w:lineRule="auto"/>
        <w:ind w:left="567" w:hanging="567"/>
        <w:jc w:val="both"/>
        <w:rPr>
          <w:color w:val="000000" w:themeColor="text1"/>
        </w:rPr>
      </w:pPr>
      <w:r w:rsidRPr="004F2AF7">
        <w:rPr>
          <w:b/>
          <w:bCs/>
          <w:color w:val="000000" w:themeColor="text1"/>
        </w:rPr>
        <w:t>Pihak Pertama</w:t>
      </w:r>
      <w:r w:rsidRPr="004F2AF7">
        <w:rPr>
          <w:bCs/>
          <w:color w:val="000000" w:themeColor="text1"/>
        </w:rPr>
        <w:t xml:space="preserve"> </w:t>
      </w:r>
      <w:r w:rsidR="007F2280" w:rsidRPr="004F2AF7">
        <w:rPr>
          <w:bCs/>
          <w:color w:val="000000" w:themeColor="text1"/>
        </w:rPr>
        <w:t>adalah</w:t>
      </w:r>
      <w:r w:rsidR="00052833" w:rsidRPr="004F2AF7">
        <w:rPr>
          <w:bCs/>
          <w:color w:val="000000" w:themeColor="text1"/>
        </w:rPr>
        <w:t xml:space="preserve"> </w:t>
      </w:r>
      <w:r w:rsidR="000532DC" w:rsidRPr="004F2AF7">
        <w:rPr>
          <w:color w:val="000000" w:themeColor="text1"/>
        </w:rPr>
        <w:t xml:space="preserve">perusahaan </w:t>
      </w:r>
      <w:r w:rsidR="00FA28C3">
        <w:rPr>
          <w:color w:val="000000" w:themeColor="text1"/>
        </w:rPr>
        <w:t xml:space="preserve">yang bergerak di bidang </w:t>
      </w:r>
      <w:del w:id="18" w:author="ROHAYATI" w:date="2024-03-12T13:39:00Z">
        <w:r w:rsidR="00FA28C3" w:rsidDel="00633F67">
          <w:rPr>
            <w:color w:val="000000" w:themeColor="text1"/>
          </w:rPr>
          <w:delText>penjualan,</w:delText>
        </w:r>
        <w:r w:rsidR="004877CB" w:rsidDel="00633F67">
          <w:rPr>
            <w:color w:val="000000" w:themeColor="text1"/>
          </w:rPr>
          <w:delText xml:space="preserve"> jasa</w:delText>
        </w:r>
        <w:r w:rsidR="00FA28C3" w:rsidDel="00633F67">
          <w:rPr>
            <w:color w:val="000000" w:themeColor="text1"/>
          </w:rPr>
          <w:delText xml:space="preserve"> perawatan , dan perbaikan printer dan cctv</w:delText>
        </w:r>
      </w:del>
      <w:proofErr w:type="spellStart"/>
      <w:ins w:id="19" w:author="ROHAYATI" w:date="2024-03-12T13:39:00Z">
        <w:r w:rsidR="00633F67">
          <w:rPr>
            <w:color w:val="000000" w:themeColor="text1"/>
            <w:lang w:val="en-US"/>
          </w:rPr>
          <w:t>tanaman</w:t>
        </w:r>
        <w:proofErr w:type="spellEnd"/>
        <w:r w:rsidR="00633F67">
          <w:rPr>
            <w:color w:val="000000" w:themeColor="text1"/>
            <w:lang w:val="en-US"/>
          </w:rPr>
          <w:t xml:space="preserve"> </w:t>
        </w:r>
        <w:proofErr w:type="spellStart"/>
        <w:r w:rsidR="00633F67">
          <w:rPr>
            <w:color w:val="000000" w:themeColor="text1"/>
            <w:lang w:val="en-US"/>
          </w:rPr>
          <w:t>hidup</w:t>
        </w:r>
      </w:ins>
      <w:proofErr w:type="spellEnd"/>
      <w:r w:rsidR="00147AB0" w:rsidRPr="004F2AF7">
        <w:rPr>
          <w:i/>
          <w:color w:val="000000" w:themeColor="text1"/>
          <w:lang w:val="en-US"/>
        </w:rPr>
        <w:t xml:space="preserve"> </w:t>
      </w:r>
      <w:r w:rsidR="009850FF" w:rsidRPr="004F2AF7">
        <w:rPr>
          <w:color w:val="000000" w:themeColor="text1"/>
        </w:rPr>
        <w:t xml:space="preserve">yang </w:t>
      </w:r>
      <w:r w:rsidR="00E94CFB" w:rsidRPr="004F2AF7">
        <w:rPr>
          <w:bCs/>
          <w:iCs/>
          <w:color w:val="000000" w:themeColor="text1"/>
        </w:rPr>
        <w:t xml:space="preserve">dalam </w:t>
      </w:r>
      <w:r w:rsidR="00DE3B51" w:rsidRPr="004F2AF7">
        <w:rPr>
          <w:bCs/>
          <w:iCs/>
          <w:color w:val="000000" w:themeColor="text1"/>
        </w:rPr>
        <w:t>perjanjian</w:t>
      </w:r>
      <w:r w:rsidR="00E94CFB" w:rsidRPr="004F2AF7">
        <w:rPr>
          <w:bCs/>
          <w:iCs/>
          <w:color w:val="000000" w:themeColor="text1"/>
        </w:rPr>
        <w:t xml:space="preserve"> ini </w:t>
      </w:r>
      <w:r w:rsidR="00723AC8" w:rsidRPr="004F2AF7">
        <w:rPr>
          <w:bCs/>
          <w:iCs/>
          <w:color w:val="000000" w:themeColor="text1"/>
        </w:rPr>
        <w:t xml:space="preserve">disebut </w:t>
      </w:r>
      <w:r w:rsidR="00E94CFB" w:rsidRPr="004F2AF7">
        <w:rPr>
          <w:bCs/>
          <w:iCs/>
          <w:color w:val="000000" w:themeColor="text1"/>
        </w:rPr>
        <w:t xml:space="preserve">sebagai </w:t>
      </w:r>
      <w:r w:rsidR="009850FF" w:rsidRPr="004F2AF7">
        <w:rPr>
          <w:bCs/>
          <w:iCs/>
          <w:color w:val="000000" w:themeColor="text1"/>
        </w:rPr>
        <w:t>PENJUAL</w:t>
      </w:r>
      <w:r w:rsidR="000532DC" w:rsidRPr="004F2AF7">
        <w:rPr>
          <w:bCs/>
          <w:color w:val="000000" w:themeColor="text1"/>
        </w:rPr>
        <w:t>.</w:t>
      </w:r>
    </w:p>
    <w:p w:rsidR="00176442" w:rsidRPr="004F2AF7" w:rsidRDefault="00055704" w:rsidP="004F2AF7">
      <w:pPr>
        <w:pStyle w:val="Default"/>
        <w:numPr>
          <w:ilvl w:val="0"/>
          <w:numId w:val="7"/>
        </w:numPr>
        <w:spacing w:line="276" w:lineRule="auto"/>
        <w:ind w:left="567" w:hanging="567"/>
        <w:jc w:val="both"/>
        <w:rPr>
          <w:color w:val="000000" w:themeColor="text1"/>
        </w:rPr>
      </w:pPr>
      <w:r w:rsidRPr="004F2AF7">
        <w:rPr>
          <w:b/>
          <w:bCs/>
          <w:color w:val="000000" w:themeColor="text1"/>
        </w:rPr>
        <w:t>Pihak Kedua</w:t>
      </w:r>
      <w:r w:rsidR="009850FF" w:rsidRPr="004F2AF7">
        <w:rPr>
          <w:bCs/>
          <w:color w:val="000000" w:themeColor="text1"/>
        </w:rPr>
        <w:t xml:space="preserve"> </w:t>
      </w:r>
      <w:r w:rsidR="007F2280" w:rsidRPr="004F2AF7">
        <w:rPr>
          <w:color w:val="000000" w:themeColor="text1"/>
        </w:rPr>
        <w:t xml:space="preserve">adalah </w:t>
      </w:r>
      <w:r w:rsidR="00105D1D" w:rsidRPr="004F2AF7">
        <w:rPr>
          <w:color w:val="000000" w:themeColor="text1"/>
        </w:rPr>
        <w:t xml:space="preserve">perusahaan yang bergerak di bidang manufacturing </w:t>
      </w:r>
      <w:r w:rsidR="00DE3B51" w:rsidRPr="004F2AF7">
        <w:rPr>
          <w:color w:val="000000" w:themeColor="text1"/>
        </w:rPr>
        <w:t>perakitan kabel kendaraan roda empat atau lebih</w:t>
      </w:r>
      <w:r w:rsidR="009850FF" w:rsidRPr="004F2AF7">
        <w:rPr>
          <w:color w:val="000000" w:themeColor="text1"/>
        </w:rPr>
        <w:t xml:space="preserve"> sesuai Akta pendirian No. 2 Tanggal 7 Januari 2002 yang dibuat dihadapan Ny. Rukmasanti Hardjasatya, Sarjana Hukum, Notaris di Jakarta dan telah memperoleh persetujuan dan pengesahan dari Menteri Kehakiman Republik Indonesia No. C.03916 HT.01.01.TH.2002 tanggal 11 Maret 2002 </w:t>
      </w:r>
      <w:r w:rsidR="00723AC8" w:rsidRPr="004F2AF7">
        <w:rPr>
          <w:color w:val="000000" w:themeColor="text1"/>
        </w:rPr>
        <w:t xml:space="preserve">yang </w:t>
      </w:r>
      <w:r w:rsidR="00DE3B51" w:rsidRPr="004F2AF7">
        <w:rPr>
          <w:color w:val="000000" w:themeColor="text1"/>
        </w:rPr>
        <w:t xml:space="preserve">dalam perjanjian ini </w:t>
      </w:r>
      <w:r w:rsidR="00723AC8" w:rsidRPr="004F2AF7">
        <w:rPr>
          <w:color w:val="000000" w:themeColor="text1"/>
        </w:rPr>
        <w:t xml:space="preserve">disebut </w:t>
      </w:r>
      <w:r w:rsidR="00DE3B51" w:rsidRPr="004F2AF7">
        <w:rPr>
          <w:color w:val="000000" w:themeColor="text1"/>
        </w:rPr>
        <w:t xml:space="preserve">sebagai </w:t>
      </w:r>
      <w:r w:rsidR="009850FF" w:rsidRPr="004F2AF7">
        <w:rPr>
          <w:color w:val="000000" w:themeColor="text1"/>
        </w:rPr>
        <w:t>PEMBELI</w:t>
      </w:r>
      <w:r w:rsidR="000532DC" w:rsidRPr="004F2AF7">
        <w:rPr>
          <w:bCs/>
          <w:color w:val="000000" w:themeColor="text1"/>
        </w:rPr>
        <w:t>.</w:t>
      </w:r>
    </w:p>
    <w:p w:rsidR="001A1104" w:rsidRPr="004F2AF7" w:rsidRDefault="001A1104" w:rsidP="004F2AF7">
      <w:pPr>
        <w:pStyle w:val="Default"/>
        <w:spacing w:line="276" w:lineRule="auto"/>
        <w:jc w:val="both"/>
        <w:rPr>
          <w:color w:val="000000" w:themeColor="text1"/>
        </w:rPr>
      </w:pPr>
    </w:p>
    <w:p w:rsidR="007F510D" w:rsidRPr="004F2AF7" w:rsidRDefault="00DE3B51" w:rsidP="004F2AF7">
      <w:pPr>
        <w:pStyle w:val="Default"/>
        <w:spacing w:line="276" w:lineRule="auto"/>
        <w:jc w:val="both"/>
        <w:rPr>
          <w:b/>
          <w:bCs/>
          <w:color w:val="000000" w:themeColor="text1"/>
        </w:rPr>
      </w:pPr>
      <w:r w:rsidRPr="004F2AF7">
        <w:rPr>
          <w:color w:val="000000" w:themeColor="text1"/>
        </w:rPr>
        <w:t xml:space="preserve">Berdasarkan hal-hal diatas maka dengan ini </w:t>
      </w:r>
      <w:r w:rsidRPr="004F2AF7">
        <w:rPr>
          <w:b/>
          <w:color w:val="000000" w:themeColor="text1"/>
        </w:rPr>
        <w:t>Para Pihak</w:t>
      </w:r>
      <w:r w:rsidR="00176442" w:rsidRPr="004F2AF7">
        <w:rPr>
          <w:color w:val="000000" w:themeColor="text1"/>
        </w:rPr>
        <w:t xml:space="preserve"> sepakat </w:t>
      </w:r>
      <w:r w:rsidR="007F2280" w:rsidRPr="004F2AF7">
        <w:rPr>
          <w:color w:val="000000" w:themeColor="text1"/>
        </w:rPr>
        <w:t xml:space="preserve">membuat </w:t>
      </w:r>
      <w:r w:rsidR="00723AC8" w:rsidRPr="004F2AF7">
        <w:rPr>
          <w:color w:val="000000" w:themeColor="text1"/>
        </w:rPr>
        <w:t xml:space="preserve">perjanjian </w:t>
      </w:r>
      <w:r w:rsidR="00176442" w:rsidRPr="004F2AF7">
        <w:rPr>
          <w:color w:val="000000" w:themeColor="text1"/>
        </w:rPr>
        <w:t xml:space="preserve">kerjasama </w:t>
      </w:r>
      <w:r w:rsidR="007F2280" w:rsidRPr="004F2AF7">
        <w:rPr>
          <w:color w:val="000000" w:themeColor="text1"/>
        </w:rPr>
        <w:t>dengan</w:t>
      </w:r>
      <w:r w:rsidRPr="004F2AF7">
        <w:rPr>
          <w:color w:val="000000" w:themeColor="text1"/>
        </w:rPr>
        <w:t xml:space="preserve"> syarat-syarat</w:t>
      </w:r>
      <w:r w:rsidR="00FF0F60" w:rsidRPr="004F2AF7">
        <w:rPr>
          <w:color w:val="000000" w:themeColor="text1"/>
        </w:rPr>
        <w:t xml:space="preserve"> </w:t>
      </w:r>
      <w:r w:rsidRPr="004F2AF7">
        <w:rPr>
          <w:color w:val="000000" w:themeColor="text1"/>
        </w:rPr>
        <w:t>sebagai berikut</w:t>
      </w:r>
      <w:r w:rsidR="007F2280" w:rsidRPr="004F2AF7">
        <w:rPr>
          <w:color w:val="000000" w:themeColor="text1"/>
        </w:rPr>
        <w:t>:</w:t>
      </w:r>
    </w:p>
    <w:p w:rsidR="00B674C0" w:rsidRPr="004F2AF7" w:rsidRDefault="00B674C0" w:rsidP="004F2AF7">
      <w:pPr>
        <w:pStyle w:val="Default"/>
        <w:spacing w:line="276" w:lineRule="auto"/>
        <w:jc w:val="both"/>
        <w:rPr>
          <w:b/>
          <w:bCs/>
          <w:color w:val="000000" w:themeColor="text1"/>
        </w:rPr>
      </w:pPr>
    </w:p>
    <w:p w:rsidR="00176442" w:rsidRPr="004F2AF7" w:rsidRDefault="00176442" w:rsidP="004F2AF7">
      <w:pPr>
        <w:pStyle w:val="Default"/>
        <w:spacing w:line="276" w:lineRule="auto"/>
        <w:jc w:val="center"/>
        <w:rPr>
          <w:color w:val="000000" w:themeColor="text1"/>
        </w:rPr>
      </w:pPr>
      <w:r w:rsidRPr="004F2AF7">
        <w:rPr>
          <w:b/>
          <w:bCs/>
          <w:color w:val="000000" w:themeColor="text1"/>
        </w:rPr>
        <w:t>Pasal 1</w:t>
      </w:r>
    </w:p>
    <w:p w:rsidR="00F33B45" w:rsidRPr="004F2AF7" w:rsidRDefault="00DE3B51" w:rsidP="004F2AF7">
      <w:pPr>
        <w:pStyle w:val="Default"/>
        <w:spacing w:line="276" w:lineRule="auto"/>
        <w:jc w:val="center"/>
        <w:rPr>
          <w:b/>
          <w:bCs/>
          <w:color w:val="000000" w:themeColor="text1"/>
        </w:rPr>
      </w:pPr>
      <w:r w:rsidRPr="004F2AF7">
        <w:rPr>
          <w:b/>
          <w:bCs/>
          <w:color w:val="000000" w:themeColor="text1"/>
        </w:rPr>
        <w:t xml:space="preserve">Obyek Perjanjian </w:t>
      </w:r>
      <w:r w:rsidR="00F33B45" w:rsidRPr="004F2AF7">
        <w:rPr>
          <w:b/>
          <w:bCs/>
          <w:color w:val="000000" w:themeColor="text1"/>
          <w:lang w:val="en-US"/>
        </w:rPr>
        <w:t xml:space="preserve">&amp; </w:t>
      </w:r>
      <w:r w:rsidR="00F33B45" w:rsidRPr="004F2AF7">
        <w:rPr>
          <w:b/>
          <w:bCs/>
          <w:color w:val="000000" w:themeColor="text1"/>
        </w:rPr>
        <w:t>Harga</w:t>
      </w:r>
    </w:p>
    <w:p w:rsidR="00245D5B" w:rsidRPr="004F2AF7" w:rsidRDefault="00245D5B" w:rsidP="004F2AF7">
      <w:pPr>
        <w:pStyle w:val="Default"/>
        <w:numPr>
          <w:ilvl w:val="0"/>
          <w:numId w:val="22"/>
        </w:numPr>
        <w:spacing w:line="276" w:lineRule="auto"/>
        <w:ind w:left="567" w:hanging="567"/>
        <w:jc w:val="both"/>
        <w:rPr>
          <w:color w:val="000000" w:themeColor="text1"/>
        </w:rPr>
      </w:pPr>
      <w:r w:rsidRPr="004F2AF7">
        <w:rPr>
          <w:bCs/>
          <w:iCs/>
          <w:color w:val="000000" w:themeColor="text1"/>
        </w:rPr>
        <w:t xml:space="preserve">Objek perjanjian ini adalah </w:t>
      </w:r>
      <w:del w:id="20" w:author="ROHAYATI" w:date="2024-03-12T13:40:00Z">
        <w:r w:rsidR="006A13B7" w:rsidDel="00633F67">
          <w:rPr>
            <w:bCs/>
            <w:iCs/>
            <w:color w:val="000000" w:themeColor="text1"/>
            <w:lang w:val="en-US"/>
          </w:rPr>
          <w:delText xml:space="preserve">Jasa </w:delText>
        </w:r>
        <w:r w:rsidR="006A13B7" w:rsidRPr="006A13B7" w:rsidDel="00633F67">
          <w:rPr>
            <w:bCs/>
            <w:iCs/>
            <w:color w:val="000000" w:themeColor="text1"/>
          </w:rPr>
          <w:delText>perbaikan printer dan cctv</w:delText>
        </w:r>
      </w:del>
      <w:proofErr w:type="spellStart"/>
      <w:ins w:id="21" w:author="ROHAYATI" w:date="2024-03-12T13:40:00Z">
        <w:r w:rsidR="00633F67">
          <w:rPr>
            <w:bCs/>
            <w:iCs/>
            <w:color w:val="000000" w:themeColor="text1"/>
            <w:lang w:val="en-US"/>
          </w:rPr>
          <w:t>Pengadaan</w:t>
        </w:r>
        <w:proofErr w:type="spellEnd"/>
        <w:r w:rsidR="00633F67">
          <w:rPr>
            <w:bCs/>
            <w:iCs/>
            <w:color w:val="000000" w:themeColor="text1"/>
            <w:lang w:val="en-US"/>
          </w:rPr>
          <w:t xml:space="preserve"> </w:t>
        </w:r>
        <w:proofErr w:type="spellStart"/>
        <w:r w:rsidR="00633F67">
          <w:rPr>
            <w:bCs/>
            <w:iCs/>
            <w:color w:val="000000" w:themeColor="text1"/>
            <w:lang w:val="en-US"/>
          </w:rPr>
          <w:t>tanaman</w:t>
        </w:r>
        <w:proofErr w:type="spellEnd"/>
        <w:r w:rsidR="00633F67">
          <w:rPr>
            <w:bCs/>
            <w:iCs/>
            <w:color w:val="000000" w:themeColor="text1"/>
            <w:lang w:val="en-US"/>
          </w:rPr>
          <w:t xml:space="preserve"> </w:t>
        </w:r>
        <w:proofErr w:type="spellStart"/>
        <w:r w:rsidR="00633F67">
          <w:rPr>
            <w:bCs/>
            <w:iCs/>
            <w:color w:val="000000" w:themeColor="text1"/>
            <w:lang w:val="en-US"/>
          </w:rPr>
          <w:t>hidup</w:t>
        </w:r>
        <w:proofErr w:type="spellEnd"/>
        <w:r w:rsidR="00633F67">
          <w:rPr>
            <w:bCs/>
            <w:iCs/>
            <w:color w:val="000000" w:themeColor="text1"/>
            <w:lang w:val="en-US"/>
          </w:rPr>
          <w:t xml:space="preserve"> </w:t>
        </w:r>
      </w:ins>
      <w:del w:id="22" w:author="ROHAYATI" w:date="2024-03-12T13:40:00Z">
        <w:r w:rsidR="006A13B7" w:rsidRPr="006A13B7" w:rsidDel="00633F67">
          <w:rPr>
            <w:bCs/>
            <w:i/>
            <w:iCs/>
            <w:color w:val="000000" w:themeColor="text1"/>
            <w:lang w:val="en-US"/>
          </w:rPr>
          <w:delText xml:space="preserve"> </w:delText>
        </w:r>
      </w:del>
      <w:r w:rsidRPr="004F2AF7">
        <w:rPr>
          <w:bCs/>
          <w:iCs/>
          <w:color w:val="000000" w:themeColor="text1"/>
        </w:rPr>
        <w:t xml:space="preserve">di </w:t>
      </w:r>
      <w:r w:rsidRPr="004F2AF7">
        <w:rPr>
          <w:color w:val="000000" w:themeColor="text1"/>
        </w:rPr>
        <w:t>PT. Semarang Autocomp Manufacturing Indonesia dengan detail produk</w:t>
      </w:r>
      <w:r w:rsidRPr="004F2AF7">
        <w:rPr>
          <w:bCs/>
          <w:iCs/>
          <w:color w:val="000000" w:themeColor="text1"/>
        </w:rPr>
        <w:t xml:space="preserve"> :</w:t>
      </w:r>
    </w:p>
    <w:p w:rsidR="006257F5" w:rsidRPr="008E7BD2" w:rsidRDefault="007D7353">
      <w:pPr>
        <w:pStyle w:val="Default"/>
        <w:numPr>
          <w:ilvl w:val="0"/>
          <w:numId w:val="22"/>
        </w:numPr>
        <w:spacing w:line="276" w:lineRule="auto"/>
        <w:ind w:left="567" w:hanging="567"/>
        <w:jc w:val="both"/>
        <w:rPr>
          <w:color w:val="000000" w:themeColor="text1"/>
        </w:rPr>
      </w:pPr>
      <w:r w:rsidRPr="004F2AF7">
        <w:rPr>
          <w:color w:val="000000" w:themeColor="text1"/>
        </w:rPr>
        <w:lastRenderedPageBreak/>
        <w:t xml:space="preserve">Jumlah dan jenis </w:t>
      </w:r>
      <w:r w:rsidR="0084356D" w:rsidRPr="004F2AF7">
        <w:rPr>
          <w:color w:val="000000" w:themeColor="text1"/>
        </w:rPr>
        <w:t xml:space="preserve">produk </w:t>
      </w:r>
      <w:r w:rsidRPr="004F2AF7">
        <w:rPr>
          <w:color w:val="000000" w:themeColor="text1"/>
        </w:rPr>
        <w:t>yang dipesan sesuai PO (</w:t>
      </w:r>
      <w:r w:rsidRPr="004F2AF7">
        <w:rPr>
          <w:i/>
          <w:color w:val="000000" w:themeColor="text1"/>
        </w:rPr>
        <w:t>Purchase Order</w:t>
      </w:r>
      <w:r w:rsidRPr="004F2AF7">
        <w:rPr>
          <w:color w:val="000000" w:themeColor="text1"/>
        </w:rPr>
        <w:t xml:space="preserve">) dari </w:t>
      </w:r>
      <w:r w:rsidRPr="004F2AF7">
        <w:rPr>
          <w:b/>
          <w:color w:val="000000" w:themeColor="text1"/>
        </w:rPr>
        <w:t>Pihak Kedua</w:t>
      </w:r>
      <w:r w:rsidR="00A67E4C">
        <w:rPr>
          <w:b/>
          <w:color w:val="000000" w:themeColor="text1"/>
          <w:lang w:val="en-US"/>
        </w:rPr>
        <w:t xml:space="preserve"> </w:t>
      </w:r>
      <w:proofErr w:type="spellStart"/>
      <w:r w:rsidR="00A67E4C" w:rsidRPr="00FB5AE6">
        <w:rPr>
          <w:lang w:val="en-US"/>
        </w:rPr>
        <w:t>dan</w:t>
      </w:r>
      <w:proofErr w:type="spellEnd"/>
      <w:r w:rsidR="00A67E4C" w:rsidRPr="00FB5AE6">
        <w:rPr>
          <w:lang w:val="en-US"/>
        </w:rPr>
        <w:t xml:space="preserve"> </w:t>
      </w:r>
      <w:proofErr w:type="spellStart"/>
      <w:r w:rsidR="00A67E4C" w:rsidRPr="00FB5AE6">
        <w:rPr>
          <w:lang w:val="en-US"/>
        </w:rPr>
        <w:t>harus</w:t>
      </w:r>
      <w:proofErr w:type="spellEnd"/>
      <w:r w:rsidR="00A67E4C" w:rsidRPr="00FB5AE6">
        <w:rPr>
          <w:lang w:val="en-US"/>
        </w:rPr>
        <w:t xml:space="preserve"> </w:t>
      </w:r>
      <w:proofErr w:type="spellStart"/>
      <w:r w:rsidR="00A67E4C" w:rsidRPr="00FB5AE6">
        <w:rPr>
          <w:lang w:val="en-US"/>
        </w:rPr>
        <w:t>berdasarkan</w:t>
      </w:r>
      <w:proofErr w:type="spellEnd"/>
      <w:r w:rsidR="00A67E4C" w:rsidRPr="00FB5AE6">
        <w:rPr>
          <w:lang w:val="en-US"/>
        </w:rPr>
        <w:t xml:space="preserve"> Surat </w:t>
      </w:r>
      <w:proofErr w:type="spellStart"/>
      <w:r w:rsidR="00A67E4C" w:rsidRPr="00FB5AE6">
        <w:rPr>
          <w:lang w:val="en-US"/>
        </w:rPr>
        <w:t>Penawaran</w:t>
      </w:r>
      <w:proofErr w:type="spellEnd"/>
      <w:r w:rsidR="00A67E4C" w:rsidRPr="00FB5AE6">
        <w:rPr>
          <w:lang w:val="en-US"/>
        </w:rPr>
        <w:t xml:space="preserve"> yang </w:t>
      </w:r>
      <w:proofErr w:type="spellStart"/>
      <w:r w:rsidR="00A67E4C" w:rsidRPr="00FB5AE6">
        <w:rPr>
          <w:lang w:val="en-US"/>
        </w:rPr>
        <w:t>disetujui</w:t>
      </w:r>
      <w:proofErr w:type="spellEnd"/>
      <w:r w:rsidR="00A67E4C" w:rsidRPr="00FB5AE6">
        <w:rPr>
          <w:lang w:val="en-US"/>
        </w:rPr>
        <w:t xml:space="preserve"> </w:t>
      </w:r>
      <w:r w:rsidR="00A67E4C" w:rsidRPr="00FB5AE6">
        <w:rPr>
          <w:b/>
          <w:lang w:val="en-US"/>
        </w:rPr>
        <w:t>Para</w:t>
      </w:r>
      <w:r w:rsidR="00A67E4C" w:rsidRPr="00FB5AE6">
        <w:rPr>
          <w:lang w:val="en-US"/>
        </w:rPr>
        <w:t xml:space="preserve"> </w:t>
      </w:r>
      <w:proofErr w:type="spellStart"/>
      <w:r w:rsidR="00A67E4C" w:rsidRPr="00FB5AE6">
        <w:rPr>
          <w:b/>
          <w:lang w:val="en-US"/>
        </w:rPr>
        <w:t>Piha</w:t>
      </w:r>
      <w:r w:rsidR="006A13B7">
        <w:rPr>
          <w:color w:val="000000" w:themeColor="text1"/>
          <w:lang w:val="en-US"/>
        </w:rPr>
        <w:t>k</w:t>
      </w:r>
      <w:proofErr w:type="spellEnd"/>
      <w:r w:rsidR="006A13B7">
        <w:rPr>
          <w:color w:val="000000" w:themeColor="text1"/>
          <w:lang w:val="en-US"/>
        </w:rPr>
        <w:t>.</w:t>
      </w:r>
    </w:p>
    <w:p w:rsidR="008E7BD2" w:rsidRPr="004F2AF7" w:rsidRDefault="008E7BD2" w:rsidP="004F2AF7">
      <w:pPr>
        <w:pStyle w:val="Default"/>
        <w:numPr>
          <w:ilvl w:val="0"/>
          <w:numId w:val="22"/>
        </w:numPr>
        <w:spacing w:line="276" w:lineRule="auto"/>
        <w:ind w:left="567" w:hanging="567"/>
        <w:jc w:val="both"/>
        <w:rPr>
          <w:color w:val="000000" w:themeColor="text1"/>
        </w:rPr>
      </w:pPr>
      <w:r w:rsidRPr="008E7BD2">
        <w:rPr>
          <w:color w:val="000000" w:themeColor="text1"/>
        </w:rPr>
        <w:t>Semua lampiran maupun surat penawaran yang muncul selama periode perjanjian merupakan bagian yang tidak terpisahkan dari surat perjanjian in</w:t>
      </w:r>
      <w:proofErr w:type="spellStart"/>
      <w:r w:rsidRPr="008E7BD2">
        <w:rPr>
          <w:color w:val="000000" w:themeColor="text1"/>
          <w:lang w:val="en-US"/>
        </w:rPr>
        <w:t>i</w:t>
      </w:r>
      <w:proofErr w:type="spellEnd"/>
      <w:r w:rsidRPr="008E7BD2">
        <w:rPr>
          <w:color w:val="000000" w:themeColor="text1"/>
          <w:lang w:val="en-US"/>
        </w:rPr>
        <w:t>.</w:t>
      </w:r>
    </w:p>
    <w:p w:rsidR="00D826E6" w:rsidRPr="004F2AF7" w:rsidRDefault="00D826E6" w:rsidP="004F2AF7">
      <w:pPr>
        <w:pStyle w:val="Default"/>
        <w:spacing w:line="276" w:lineRule="auto"/>
        <w:rPr>
          <w:b/>
          <w:bCs/>
          <w:color w:val="000000" w:themeColor="text1"/>
        </w:rPr>
      </w:pPr>
    </w:p>
    <w:p w:rsidR="004F25E8" w:rsidRPr="004F2AF7" w:rsidRDefault="004F25E8" w:rsidP="004F2AF7">
      <w:pPr>
        <w:pStyle w:val="Default"/>
        <w:spacing w:line="276" w:lineRule="auto"/>
        <w:jc w:val="center"/>
        <w:rPr>
          <w:b/>
          <w:bCs/>
          <w:color w:val="000000" w:themeColor="text1"/>
        </w:rPr>
      </w:pPr>
      <w:r w:rsidRPr="004F2AF7">
        <w:rPr>
          <w:b/>
          <w:bCs/>
          <w:color w:val="000000" w:themeColor="text1"/>
        </w:rPr>
        <w:t>Pasal 2</w:t>
      </w:r>
    </w:p>
    <w:p w:rsidR="004F25E8" w:rsidRPr="004F2AF7" w:rsidRDefault="004F25E8" w:rsidP="004F2AF7">
      <w:pPr>
        <w:pStyle w:val="Default"/>
        <w:spacing w:line="276" w:lineRule="auto"/>
        <w:jc w:val="center"/>
        <w:rPr>
          <w:b/>
          <w:bCs/>
          <w:color w:val="000000" w:themeColor="text1"/>
        </w:rPr>
      </w:pPr>
      <w:r w:rsidRPr="004F2AF7">
        <w:rPr>
          <w:b/>
          <w:bCs/>
          <w:color w:val="000000" w:themeColor="text1"/>
        </w:rPr>
        <w:t>Pengiriman</w:t>
      </w:r>
    </w:p>
    <w:p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Cs/>
          <w:color w:val="000000" w:themeColor="text1"/>
        </w:rPr>
        <w:t xml:space="preserve">Biaya transportasi yang timbul dari tempat </w:t>
      </w:r>
      <w:r w:rsidRPr="004F2AF7">
        <w:rPr>
          <w:b/>
          <w:bCs/>
          <w:color w:val="000000" w:themeColor="text1"/>
        </w:rPr>
        <w:t>Pihak Pertama</w:t>
      </w:r>
      <w:r w:rsidRPr="004F2AF7">
        <w:rPr>
          <w:bCs/>
          <w:color w:val="000000" w:themeColor="text1"/>
        </w:rPr>
        <w:t xml:space="preserve"> ke tempat </w:t>
      </w:r>
      <w:r w:rsidRPr="004F2AF7">
        <w:rPr>
          <w:b/>
          <w:bCs/>
          <w:color w:val="000000" w:themeColor="text1"/>
        </w:rPr>
        <w:t>Pihak Kedua</w:t>
      </w:r>
      <w:r w:rsidRPr="004F2AF7">
        <w:rPr>
          <w:bCs/>
          <w:color w:val="000000" w:themeColor="text1"/>
        </w:rPr>
        <w:t xml:space="preserve"> sepenuhnya menjadi tanggung jawab </w:t>
      </w:r>
      <w:r w:rsidRPr="004F2AF7">
        <w:rPr>
          <w:b/>
          <w:bCs/>
          <w:color w:val="000000" w:themeColor="text1"/>
        </w:rPr>
        <w:t>Pihak Pertama</w:t>
      </w:r>
      <w:r w:rsidRPr="004F2AF7">
        <w:rPr>
          <w:bCs/>
          <w:color w:val="000000" w:themeColor="text1"/>
        </w:rPr>
        <w:t>.</w:t>
      </w:r>
    </w:p>
    <w:p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Cs/>
          <w:color w:val="000000" w:themeColor="text1"/>
        </w:rPr>
        <w:t xml:space="preserve">Resiko kerusakan akibat proses pengiriman menjadi tanggung jawab </w:t>
      </w:r>
      <w:r w:rsidRPr="004F2AF7">
        <w:rPr>
          <w:b/>
          <w:bCs/>
          <w:color w:val="000000" w:themeColor="text1"/>
        </w:rPr>
        <w:t>Pihak Pertama</w:t>
      </w:r>
      <w:r w:rsidRPr="004F2AF7">
        <w:rPr>
          <w:bCs/>
          <w:color w:val="000000" w:themeColor="text1"/>
        </w:rPr>
        <w:t>.</w:t>
      </w:r>
    </w:p>
    <w:p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Cs/>
          <w:color w:val="000000" w:themeColor="text1"/>
        </w:rPr>
        <w:t xml:space="preserve">Jumlah </w:t>
      </w:r>
      <w:r w:rsidR="0084356D" w:rsidRPr="004F2AF7">
        <w:rPr>
          <w:bCs/>
          <w:color w:val="000000" w:themeColor="text1"/>
        </w:rPr>
        <w:t>produk</w:t>
      </w:r>
      <w:r w:rsidRPr="004F2AF7">
        <w:rPr>
          <w:bCs/>
          <w:color w:val="000000" w:themeColor="text1"/>
        </w:rPr>
        <w:t xml:space="preserve"> dan waktu pengiriman harus sesuai dengan yang sudah ditetapkan di </w:t>
      </w:r>
      <w:r w:rsidRPr="004F2AF7">
        <w:rPr>
          <w:bCs/>
          <w:i/>
          <w:color w:val="000000" w:themeColor="text1"/>
        </w:rPr>
        <w:t>Purchase Order</w:t>
      </w:r>
      <w:r w:rsidRPr="004F2AF7">
        <w:rPr>
          <w:bCs/>
          <w:color w:val="000000" w:themeColor="text1"/>
        </w:rPr>
        <w:t xml:space="preserve"> yang diterbitkan oleh </w:t>
      </w:r>
      <w:r w:rsidRPr="004F2AF7">
        <w:rPr>
          <w:b/>
          <w:bCs/>
          <w:color w:val="000000" w:themeColor="text1"/>
        </w:rPr>
        <w:t>Pihak Kedua</w:t>
      </w:r>
      <w:r w:rsidRPr="004F2AF7">
        <w:rPr>
          <w:bCs/>
          <w:color w:val="000000" w:themeColor="text1"/>
        </w:rPr>
        <w:t>.</w:t>
      </w:r>
    </w:p>
    <w:p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Cs/>
          <w:color w:val="000000" w:themeColor="text1"/>
        </w:rPr>
        <w:t xml:space="preserve">Apabila </w:t>
      </w:r>
      <w:r w:rsidRPr="004F2AF7">
        <w:rPr>
          <w:b/>
          <w:bCs/>
          <w:color w:val="000000" w:themeColor="text1"/>
        </w:rPr>
        <w:t>Pihak Pertama</w:t>
      </w:r>
      <w:r w:rsidRPr="004F2AF7">
        <w:rPr>
          <w:bCs/>
          <w:color w:val="000000" w:themeColor="text1"/>
        </w:rPr>
        <w:t xml:space="preserve"> akan melakukan pengiriman </w:t>
      </w:r>
      <w:r w:rsidR="0084356D" w:rsidRPr="004F2AF7">
        <w:rPr>
          <w:bCs/>
          <w:color w:val="000000" w:themeColor="text1"/>
        </w:rPr>
        <w:t>produk</w:t>
      </w:r>
      <w:r w:rsidRPr="004F2AF7">
        <w:rPr>
          <w:bCs/>
          <w:color w:val="000000" w:themeColor="text1"/>
        </w:rPr>
        <w:t xml:space="preserve"> kepada </w:t>
      </w:r>
      <w:r w:rsidRPr="004F2AF7">
        <w:rPr>
          <w:b/>
          <w:bCs/>
          <w:color w:val="000000" w:themeColor="text1"/>
        </w:rPr>
        <w:t>Pihak Kedua</w:t>
      </w:r>
      <w:r w:rsidRPr="004F2AF7">
        <w:rPr>
          <w:bCs/>
          <w:color w:val="000000" w:themeColor="text1"/>
        </w:rPr>
        <w:t xml:space="preserve"> melebihi waktu atau tidak pada hari kerja yang telah ditentukan maka </w:t>
      </w:r>
      <w:r w:rsidRPr="004F2AF7">
        <w:rPr>
          <w:b/>
          <w:bCs/>
          <w:color w:val="000000" w:themeColor="text1"/>
        </w:rPr>
        <w:t>Pihak Pertama</w:t>
      </w:r>
      <w:r w:rsidRPr="004F2AF7">
        <w:rPr>
          <w:bCs/>
          <w:color w:val="000000" w:themeColor="text1"/>
        </w:rPr>
        <w:t xml:space="preserve"> harus menginformasikan kepada</w:t>
      </w:r>
      <w:r w:rsidRPr="004F2AF7">
        <w:rPr>
          <w:b/>
          <w:bCs/>
          <w:color w:val="000000" w:themeColor="text1"/>
        </w:rPr>
        <w:t xml:space="preserve"> Pihak Kedua </w:t>
      </w:r>
      <w:r w:rsidRPr="004F2AF7">
        <w:rPr>
          <w:bCs/>
          <w:color w:val="000000" w:themeColor="text1"/>
        </w:rPr>
        <w:t>terlebih dahulu.</w:t>
      </w:r>
    </w:p>
    <w:p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Cs/>
          <w:color w:val="000000" w:themeColor="text1"/>
        </w:rPr>
        <w:t>Batas waktu pengiriman</w:t>
      </w:r>
      <w:r w:rsidR="0084356D" w:rsidRPr="004F2AF7">
        <w:rPr>
          <w:bCs/>
          <w:color w:val="000000" w:themeColor="text1"/>
        </w:rPr>
        <w:t xml:space="preserve"> produk</w:t>
      </w:r>
      <w:r w:rsidRPr="004F2AF7">
        <w:rPr>
          <w:bCs/>
          <w:color w:val="000000" w:themeColor="text1"/>
        </w:rPr>
        <w:t xml:space="preserve"> sesuai dengan jadwal yang sudah disetujui </w:t>
      </w:r>
      <w:r w:rsidRPr="004F2AF7">
        <w:rPr>
          <w:b/>
          <w:bCs/>
          <w:color w:val="000000" w:themeColor="text1"/>
        </w:rPr>
        <w:t>Para Pihak</w:t>
      </w:r>
      <w:r w:rsidRPr="004F2AF7">
        <w:rPr>
          <w:bCs/>
          <w:color w:val="000000" w:themeColor="text1"/>
        </w:rPr>
        <w:t>.</w:t>
      </w:r>
    </w:p>
    <w:p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Cs/>
          <w:color w:val="000000" w:themeColor="text1"/>
        </w:rPr>
        <w:t xml:space="preserve">Apabila terjadi keterlambatan dalam pengiriman maka </w:t>
      </w:r>
      <w:r w:rsidRPr="004F2AF7">
        <w:rPr>
          <w:b/>
          <w:bCs/>
          <w:color w:val="000000" w:themeColor="text1"/>
        </w:rPr>
        <w:t>Pihak Pertama</w:t>
      </w:r>
      <w:r w:rsidRPr="004F2AF7">
        <w:rPr>
          <w:bCs/>
          <w:color w:val="000000" w:themeColor="text1"/>
        </w:rPr>
        <w:t xml:space="preserve"> wajib membayar biaya keterlambatan 0,1</w:t>
      </w:r>
      <w:r w:rsidRPr="004F2AF7">
        <w:rPr>
          <w:bCs/>
          <w:color w:val="000000" w:themeColor="text1"/>
          <w:vertAlign w:val="superscript"/>
        </w:rPr>
        <w:t>0</w:t>
      </w:r>
      <w:r w:rsidRPr="004F2AF7">
        <w:rPr>
          <w:bCs/>
          <w:color w:val="000000" w:themeColor="text1"/>
        </w:rPr>
        <w:t>/</w:t>
      </w:r>
      <w:r w:rsidRPr="004F2AF7">
        <w:rPr>
          <w:bCs/>
          <w:color w:val="000000" w:themeColor="text1"/>
          <w:vertAlign w:val="subscript"/>
        </w:rPr>
        <w:t xml:space="preserve">0 </w:t>
      </w:r>
      <w:r w:rsidRPr="004F2AF7">
        <w:rPr>
          <w:bCs/>
          <w:color w:val="000000" w:themeColor="text1"/>
        </w:rPr>
        <w:t xml:space="preserve">(nol koma satu persen) per hari keterlambatan dari total harga </w:t>
      </w:r>
      <w:r w:rsidR="0084356D" w:rsidRPr="004F2AF7">
        <w:rPr>
          <w:bCs/>
          <w:color w:val="000000" w:themeColor="text1"/>
        </w:rPr>
        <w:t>produk</w:t>
      </w:r>
      <w:r w:rsidR="006257F5" w:rsidRPr="004F2AF7">
        <w:rPr>
          <w:bCs/>
          <w:color w:val="000000" w:themeColor="text1"/>
        </w:rPr>
        <w:t xml:space="preserve"> yang dipesan </w:t>
      </w:r>
      <w:r w:rsidR="006257F5" w:rsidRPr="004F2AF7">
        <w:rPr>
          <w:b/>
          <w:bCs/>
          <w:color w:val="000000" w:themeColor="text1"/>
        </w:rPr>
        <w:t>Pihak Kedua</w:t>
      </w:r>
      <w:r w:rsidRPr="004F2AF7">
        <w:rPr>
          <w:bCs/>
          <w:color w:val="000000" w:themeColor="text1"/>
        </w:rPr>
        <w:t>.</w:t>
      </w:r>
    </w:p>
    <w:p w:rsidR="006257F5" w:rsidRPr="004F2AF7" w:rsidRDefault="006257F5" w:rsidP="004F2AF7">
      <w:pPr>
        <w:pStyle w:val="Default"/>
        <w:numPr>
          <w:ilvl w:val="0"/>
          <w:numId w:val="10"/>
        </w:numPr>
        <w:spacing w:line="276" w:lineRule="auto"/>
        <w:ind w:left="567" w:hanging="567"/>
        <w:jc w:val="both"/>
        <w:rPr>
          <w:bCs/>
          <w:color w:val="000000" w:themeColor="text1"/>
        </w:rPr>
      </w:pPr>
      <w:r w:rsidRPr="004F2AF7">
        <w:rPr>
          <w:bCs/>
          <w:color w:val="000000" w:themeColor="text1"/>
        </w:rPr>
        <w:t xml:space="preserve">Pembayaran ayat (6) paling lambat 15 (lima belas) hari setelah tagihan klaim diterima </w:t>
      </w:r>
      <w:r w:rsidRPr="004F2AF7">
        <w:rPr>
          <w:b/>
          <w:bCs/>
          <w:color w:val="000000" w:themeColor="text1"/>
        </w:rPr>
        <w:t>Pihak Pertama</w:t>
      </w:r>
      <w:r w:rsidRPr="004F2AF7">
        <w:rPr>
          <w:bCs/>
          <w:color w:val="000000" w:themeColor="text1"/>
        </w:rPr>
        <w:t>.</w:t>
      </w:r>
    </w:p>
    <w:p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
          <w:bCs/>
          <w:color w:val="000000" w:themeColor="text1"/>
        </w:rPr>
        <w:t>Para Pihak</w:t>
      </w:r>
      <w:r w:rsidRPr="004F2AF7">
        <w:rPr>
          <w:bCs/>
          <w:color w:val="000000" w:themeColor="text1"/>
        </w:rPr>
        <w:t xml:space="preserve"> sepakat sebelum dilakukan penyerahan </w:t>
      </w:r>
      <w:r w:rsidR="0084356D" w:rsidRPr="004F2AF7">
        <w:rPr>
          <w:bCs/>
          <w:color w:val="000000" w:themeColor="text1"/>
        </w:rPr>
        <w:t>produk</w:t>
      </w:r>
      <w:r w:rsidRPr="004F2AF7">
        <w:rPr>
          <w:bCs/>
          <w:color w:val="000000" w:themeColor="text1"/>
        </w:rPr>
        <w:t xml:space="preserve"> dari </w:t>
      </w:r>
      <w:r w:rsidRPr="004F2AF7">
        <w:rPr>
          <w:b/>
          <w:bCs/>
          <w:color w:val="000000" w:themeColor="text1"/>
        </w:rPr>
        <w:t>Pihak Pertama</w:t>
      </w:r>
      <w:r w:rsidRPr="004F2AF7">
        <w:rPr>
          <w:bCs/>
          <w:color w:val="000000" w:themeColor="text1"/>
        </w:rPr>
        <w:t xml:space="preserve"> kepada </w:t>
      </w:r>
      <w:r w:rsidRPr="004F2AF7">
        <w:rPr>
          <w:b/>
          <w:bCs/>
          <w:color w:val="000000" w:themeColor="text1"/>
        </w:rPr>
        <w:t>Pihak Kedua</w:t>
      </w:r>
      <w:r w:rsidRPr="004F2AF7">
        <w:rPr>
          <w:bCs/>
          <w:color w:val="000000" w:themeColor="text1"/>
        </w:rPr>
        <w:t>, dilakukan pengecekan</w:t>
      </w:r>
      <w:r w:rsidR="0084356D" w:rsidRPr="004F2AF7">
        <w:rPr>
          <w:bCs/>
          <w:color w:val="000000" w:themeColor="text1"/>
        </w:rPr>
        <w:t xml:space="preserve"> produk </w:t>
      </w:r>
      <w:r w:rsidRPr="004F2AF7">
        <w:rPr>
          <w:bCs/>
          <w:color w:val="000000" w:themeColor="text1"/>
        </w:rPr>
        <w:t xml:space="preserve">(jumlah, kualitas, dll) antara </w:t>
      </w:r>
      <w:r w:rsidRPr="004F2AF7">
        <w:rPr>
          <w:b/>
          <w:bCs/>
          <w:color w:val="000000" w:themeColor="text1"/>
        </w:rPr>
        <w:t>Pihak Pertama</w:t>
      </w:r>
      <w:r w:rsidRPr="004F2AF7">
        <w:rPr>
          <w:bCs/>
          <w:color w:val="000000" w:themeColor="text1"/>
        </w:rPr>
        <w:t xml:space="preserve"> dan </w:t>
      </w:r>
      <w:r w:rsidRPr="004F2AF7">
        <w:rPr>
          <w:b/>
          <w:bCs/>
          <w:color w:val="000000" w:themeColor="text1"/>
        </w:rPr>
        <w:t>Pihak Kedua</w:t>
      </w:r>
      <w:r w:rsidRPr="004F2AF7">
        <w:rPr>
          <w:bCs/>
          <w:color w:val="000000" w:themeColor="text1"/>
        </w:rPr>
        <w:t>.</w:t>
      </w:r>
    </w:p>
    <w:p w:rsidR="00414AE8" w:rsidRPr="004F2AF7" w:rsidRDefault="00414AE8" w:rsidP="004F2AF7">
      <w:pPr>
        <w:pStyle w:val="Default"/>
        <w:spacing w:line="276" w:lineRule="auto"/>
        <w:jc w:val="center"/>
        <w:rPr>
          <w:b/>
          <w:bCs/>
          <w:color w:val="000000" w:themeColor="text1"/>
        </w:rPr>
      </w:pPr>
    </w:p>
    <w:p w:rsidR="0094635A" w:rsidRPr="004F2AF7" w:rsidRDefault="0094635A" w:rsidP="004F2AF7">
      <w:pPr>
        <w:pStyle w:val="Default"/>
        <w:spacing w:line="276" w:lineRule="auto"/>
        <w:jc w:val="center"/>
        <w:rPr>
          <w:b/>
          <w:bCs/>
          <w:color w:val="000000" w:themeColor="text1"/>
        </w:rPr>
      </w:pPr>
      <w:r w:rsidRPr="004F2AF7">
        <w:rPr>
          <w:b/>
          <w:bCs/>
          <w:color w:val="000000" w:themeColor="text1"/>
        </w:rPr>
        <w:t>Pasal 3</w:t>
      </w:r>
    </w:p>
    <w:p w:rsidR="0094635A" w:rsidRPr="004F2AF7" w:rsidRDefault="0094635A" w:rsidP="004F2AF7">
      <w:pPr>
        <w:pStyle w:val="Default"/>
        <w:spacing w:line="276" w:lineRule="auto"/>
        <w:jc w:val="center"/>
        <w:rPr>
          <w:b/>
          <w:bCs/>
          <w:color w:val="000000" w:themeColor="text1"/>
        </w:rPr>
      </w:pPr>
      <w:r w:rsidRPr="004F2AF7">
        <w:rPr>
          <w:b/>
          <w:bCs/>
          <w:color w:val="000000" w:themeColor="text1"/>
        </w:rPr>
        <w:t>Jaminan Kualitas Produk</w:t>
      </w:r>
    </w:p>
    <w:p w:rsidR="0094635A" w:rsidRPr="004F2AF7" w:rsidRDefault="0094635A" w:rsidP="004F2AF7">
      <w:pPr>
        <w:pStyle w:val="Default"/>
        <w:numPr>
          <w:ilvl w:val="0"/>
          <w:numId w:val="24"/>
        </w:numPr>
        <w:spacing w:line="276" w:lineRule="auto"/>
        <w:ind w:left="567" w:hanging="567"/>
        <w:jc w:val="both"/>
        <w:rPr>
          <w:bCs/>
          <w:color w:val="000000" w:themeColor="text1"/>
        </w:rPr>
      </w:pPr>
      <w:r w:rsidRPr="004F2AF7">
        <w:rPr>
          <w:b/>
          <w:bCs/>
          <w:color w:val="000000" w:themeColor="text1"/>
        </w:rPr>
        <w:t>Pihak Pertama</w:t>
      </w:r>
      <w:r w:rsidRPr="004F2AF7">
        <w:rPr>
          <w:bCs/>
          <w:color w:val="000000" w:themeColor="text1"/>
        </w:rPr>
        <w:t xml:space="preserve"> menjamin seluruh </w:t>
      </w:r>
      <w:r w:rsidR="00544BEC" w:rsidRPr="004F2AF7">
        <w:rPr>
          <w:bCs/>
          <w:color w:val="000000" w:themeColor="text1"/>
        </w:rPr>
        <w:t>produk</w:t>
      </w:r>
      <w:r w:rsidRPr="004F2AF7">
        <w:rPr>
          <w:bCs/>
          <w:color w:val="000000" w:themeColor="text1"/>
        </w:rPr>
        <w:t xml:space="preserve"> yang dikirim kepada </w:t>
      </w:r>
      <w:r w:rsidRPr="004F2AF7">
        <w:rPr>
          <w:b/>
          <w:bCs/>
          <w:color w:val="000000" w:themeColor="text1"/>
        </w:rPr>
        <w:t>Pihak Kedua</w:t>
      </w:r>
      <w:r w:rsidRPr="004F2AF7">
        <w:rPr>
          <w:bCs/>
          <w:color w:val="000000" w:themeColor="text1"/>
        </w:rPr>
        <w:t xml:space="preserve"> sesuai dengan spesifikasi yang telah disepakati oleh </w:t>
      </w:r>
      <w:r w:rsidRPr="004F2AF7">
        <w:rPr>
          <w:b/>
          <w:bCs/>
          <w:color w:val="000000" w:themeColor="text1"/>
        </w:rPr>
        <w:t>Para Pihak</w:t>
      </w:r>
      <w:r w:rsidRPr="004F2AF7">
        <w:rPr>
          <w:bCs/>
          <w:color w:val="000000" w:themeColor="text1"/>
        </w:rPr>
        <w:t>.</w:t>
      </w:r>
    </w:p>
    <w:p w:rsidR="0094635A" w:rsidRPr="004F2AF7" w:rsidRDefault="0094635A" w:rsidP="004F2AF7">
      <w:pPr>
        <w:pStyle w:val="Default"/>
        <w:numPr>
          <w:ilvl w:val="0"/>
          <w:numId w:val="24"/>
        </w:numPr>
        <w:spacing w:line="276" w:lineRule="auto"/>
        <w:ind w:left="567" w:hanging="567"/>
        <w:jc w:val="both"/>
        <w:rPr>
          <w:bCs/>
          <w:color w:val="000000" w:themeColor="text1"/>
        </w:rPr>
      </w:pPr>
      <w:r w:rsidRPr="004F2AF7">
        <w:rPr>
          <w:b/>
          <w:bCs/>
          <w:color w:val="000000" w:themeColor="text1"/>
        </w:rPr>
        <w:t>Pihak Pert</w:t>
      </w:r>
      <w:r w:rsidR="00C8217D" w:rsidRPr="004F2AF7">
        <w:rPr>
          <w:b/>
          <w:bCs/>
          <w:color w:val="000000" w:themeColor="text1"/>
        </w:rPr>
        <w:t>a</w:t>
      </w:r>
      <w:r w:rsidRPr="004F2AF7">
        <w:rPr>
          <w:b/>
          <w:bCs/>
          <w:color w:val="000000" w:themeColor="text1"/>
        </w:rPr>
        <w:t xml:space="preserve">ma </w:t>
      </w:r>
      <w:r w:rsidRPr="004F2AF7">
        <w:rPr>
          <w:bCs/>
          <w:color w:val="000000" w:themeColor="text1"/>
        </w:rPr>
        <w:t>menjamin seluruh</w:t>
      </w:r>
      <w:r w:rsidR="00544BEC" w:rsidRPr="004F2AF7">
        <w:rPr>
          <w:bCs/>
          <w:color w:val="000000" w:themeColor="text1"/>
        </w:rPr>
        <w:t xml:space="preserve"> produk</w:t>
      </w:r>
      <w:r w:rsidRPr="004F2AF7">
        <w:rPr>
          <w:bCs/>
          <w:color w:val="000000" w:themeColor="text1"/>
        </w:rPr>
        <w:t xml:space="preserve"> yang dikirim kepada </w:t>
      </w:r>
      <w:r w:rsidRPr="004F2AF7">
        <w:rPr>
          <w:b/>
          <w:bCs/>
          <w:color w:val="000000" w:themeColor="text1"/>
        </w:rPr>
        <w:t>Pihak Kedua</w:t>
      </w:r>
      <w:r w:rsidRPr="004F2AF7">
        <w:rPr>
          <w:bCs/>
          <w:color w:val="000000" w:themeColor="text1"/>
        </w:rPr>
        <w:t xml:space="preserve"> sesuai dengan standar</w:t>
      </w:r>
      <w:r w:rsidR="00CD3FD1" w:rsidRPr="004F2AF7">
        <w:rPr>
          <w:bCs/>
          <w:color w:val="000000" w:themeColor="text1"/>
        </w:rPr>
        <w:t xml:space="preserve"> </w:t>
      </w:r>
      <w:r w:rsidRPr="004F2AF7">
        <w:rPr>
          <w:bCs/>
          <w:color w:val="000000" w:themeColor="text1"/>
        </w:rPr>
        <w:t>produk yang baik.</w:t>
      </w:r>
    </w:p>
    <w:p w:rsidR="0094635A" w:rsidRPr="004F2AF7" w:rsidRDefault="0094635A" w:rsidP="004F2AF7">
      <w:pPr>
        <w:pStyle w:val="Default"/>
        <w:numPr>
          <w:ilvl w:val="0"/>
          <w:numId w:val="24"/>
        </w:numPr>
        <w:spacing w:line="276" w:lineRule="auto"/>
        <w:ind w:left="567" w:hanging="567"/>
        <w:jc w:val="both"/>
        <w:rPr>
          <w:bCs/>
          <w:color w:val="000000" w:themeColor="text1"/>
        </w:rPr>
      </w:pPr>
      <w:r w:rsidRPr="004F2AF7">
        <w:rPr>
          <w:b/>
          <w:bCs/>
          <w:color w:val="000000" w:themeColor="text1"/>
        </w:rPr>
        <w:t xml:space="preserve">Pihak Pertama </w:t>
      </w:r>
      <w:r w:rsidR="00C8217D" w:rsidRPr="004F2AF7">
        <w:rPr>
          <w:bCs/>
          <w:color w:val="000000" w:themeColor="text1"/>
        </w:rPr>
        <w:t>bersedia mengganti sebagian</w:t>
      </w:r>
      <w:r w:rsidR="00544BEC" w:rsidRPr="004F2AF7">
        <w:rPr>
          <w:bCs/>
          <w:color w:val="000000" w:themeColor="text1"/>
        </w:rPr>
        <w:t xml:space="preserve"> dan/atau seluruhnya atas produk</w:t>
      </w:r>
      <w:r w:rsidR="00CD3FD1" w:rsidRPr="004F2AF7">
        <w:rPr>
          <w:bCs/>
          <w:color w:val="000000" w:themeColor="text1"/>
        </w:rPr>
        <w:t xml:space="preserve"> yang telah dikirim </w:t>
      </w:r>
      <w:r w:rsidR="00C8217D" w:rsidRPr="004F2AF7">
        <w:rPr>
          <w:bCs/>
          <w:color w:val="000000" w:themeColor="text1"/>
        </w:rPr>
        <w:t xml:space="preserve">apabila </w:t>
      </w:r>
      <w:r w:rsidR="00544BEC" w:rsidRPr="004F2AF7">
        <w:rPr>
          <w:bCs/>
          <w:color w:val="000000" w:themeColor="text1"/>
        </w:rPr>
        <w:t xml:space="preserve">diketahui ada produk </w:t>
      </w:r>
      <w:r w:rsidR="00C8217D" w:rsidRPr="004F2AF7">
        <w:rPr>
          <w:bCs/>
          <w:color w:val="000000" w:themeColor="text1"/>
        </w:rPr>
        <w:t>cacat atau</w:t>
      </w:r>
      <w:r w:rsidR="00CD3FD1" w:rsidRPr="004F2AF7">
        <w:rPr>
          <w:bCs/>
          <w:color w:val="000000" w:themeColor="text1"/>
        </w:rPr>
        <w:t xml:space="preserve"> tidak sesuai sebagaimana dalam ayat (1) dan (2).</w:t>
      </w:r>
    </w:p>
    <w:p w:rsidR="00C8217D" w:rsidRPr="004F2AF7" w:rsidRDefault="00544BEC" w:rsidP="004F2AF7">
      <w:pPr>
        <w:pStyle w:val="Default"/>
        <w:numPr>
          <w:ilvl w:val="0"/>
          <w:numId w:val="24"/>
        </w:numPr>
        <w:spacing w:line="276" w:lineRule="auto"/>
        <w:ind w:left="567" w:hanging="567"/>
        <w:jc w:val="both"/>
        <w:rPr>
          <w:bCs/>
          <w:color w:val="000000" w:themeColor="text1"/>
        </w:rPr>
      </w:pPr>
      <w:r w:rsidRPr="004F2AF7">
        <w:rPr>
          <w:b/>
          <w:bCs/>
          <w:color w:val="000000" w:themeColor="text1"/>
        </w:rPr>
        <w:t>Pihak Pertama</w:t>
      </w:r>
      <w:r w:rsidRPr="004F2AF7">
        <w:rPr>
          <w:bCs/>
          <w:color w:val="000000" w:themeColor="text1"/>
        </w:rPr>
        <w:t xml:space="preserve"> menjamin bahwa semua produk </w:t>
      </w:r>
      <w:proofErr w:type="spellStart"/>
      <w:r w:rsidR="00FC0358">
        <w:rPr>
          <w:bCs/>
          <w:color w:val="000000" w:themeColor="text1"/>
          <w:lang w:val="en-US"/>
        </w:rPr>
        <w:t>termasuk</w:t>
      </w:r>
      <w:proofErr w:type="spellEnd"/>
      <w:r w:rsidR="00FC0358">
        <w:rPr>
          <w:bCs/>
          <w:color w:val="000000" w:themeColor="text1"/>
          <w:lang w:val="en-US"/>
        </w:rPr>
        <w:t xml:space="preserve"> </w:t>
      </w:r>
      <w:proofErr w:type="spellStart"/>
      <w:r w:rsidR="00FC0358">
        <w:rPr>
          <w:bCs/>
          <w:color w:val="000000" w:themeColor="text1"/>
          <w:lang w:val="en-US"/>
        </w:rPr>
        <w:t>bahan</w:t>
      </w:r>
      <w:proofErr w:type="spellEnd"/>
      <w:r w:rsidR="00FC0358">
        <w:rPr>
          <w:bCs/>
          <w:color w:val="000000" w:themeColor="text1"/>
          <w:lang w:val="en-US"/>
        </w:rPr>
        <w:t xml:space="preserve"> </w:t>
      </w:r>
      <w:proofErr w:type="spellStart"/>
      <w:r w:rsidR="00FC0358">
        <w:rPr>
          <w:bCs/>
          <w:color w:val="000000" w:themeColor="text1"/>
          <w:lang w:val="en-US"/>
        </w:rPr>
        <w:t>pengemasan</w:t>
      </w:r>
      <w:proofErr w:type="spellEnd"/>
      <w:r w:rsidR="00E930F0">
        <w:rPr>
          <w:bCs/>
          <w:color w:val="000000" w:themeColor="text1"/>
          <w:lang w:val="en-US"/>
        </w:rPr>
        <w:t xml:space="preserve"> </w:t>
      </w:r>
      <w:proofErr w:type="spellStart"/>
      <w:r w:rsidR="00E930F0">
        <w:rPr>
          <w:bCs/>
          <w:color w:val="000000" w:themeColor="text1"/>
          <w:lang w:val="en-US"/>
        </w:rPr>
        <w:t>atau</w:t>
      </w:r>
      <w:proofErr w:type="spellEnd"/>
      <w:r w:rsidR="00E930F0">
        <w:rPr>
          <w:bCs/>
          <w:color w:val="000000" w:themeColor="text1"/>
          <w:lang w:val="en-US"/>
        </w:rPr>
        <w:t xml:space="preserve"> packing</w:t>
      </w:r>
      <w:r w:rsidR="00FC0358">
        <w:rPr>
          <w:bCs/>
          <w:color w:val="000000" w:themeColor="text1"/>
          <w:lang w:val="en-US"/>
        </w:rPr>
        <w:t xml:space="preserve"> </w:t>
      </w:r>
      <w:proofErr w:type="spellStart"/>
      <w:r w:rsidR="00FC0358">
        <w:rPr>
          <w:bCs/>
          <w:color w:val="000000" w:themeColor="text1"/>
          <w:lang w:val="en-US"/>
        </w:rPr>
        <w:t>dan</w:t>
      </w:r>
      <w:proofErr w:type="spellEnd"/>
      <w:r w:rsidR="00FC0358">
        <w:rPr>
          <w:bCs/>
          <w:color w:val="000000" w:themeColor="text1"/>
          <w:lang w:val="en-US"/>
        </w:rPr>
        <w:t xml:space="preserve"> </w:t>
      </w:r>
      <w:proofErr w:type="spellStart"/>
      <w:r w:rsidR="00FC0358">
        <w:rPr>
          <w:bCs/>
          <w:color w:val="000000" w:themeColor="text1"/>
          <w:lang w:val="en-US"/>
        </w:rPr>
        <w:t>bahan</w:t>
      </w:r>
      <w:proofErr w:type="spellEnd"/>
      <w:r w:rsidR="00FC0358">
        <w:rPr>
          <w:bCs/>
          <w:color w:val="000000" w:themeColor="text1"/>
          <w:lang w:val="en-US"/>
        </w:rPr>
        <w:t xml:space="preserve"> </w:t>
      </w:r>
      <w:proofErr w:type="spellStart"/>
      <w:r w:rsidR="00FC0358">
        <w:rPr>
          <w:bCs/>
          <w:color w:val="000000" w:themeColor="text1"/>
          <w:lang w:val="en-US"/>
        </w:rPr>
        <w:t>pelindung</w:t>
      </w:r>
      <w:proofErr w:type="spellEnd"/>
      <w:r w:rsidR="00FC0358">
        <w:rPr>
          <w:bCs/>
          <w:color w:val="000000" w:themeColor="text1"/>
          <w:lang w:val="en-US"/>
        </w:rPr>
        <w:t xml:space="preserve"> </w:t>
      </w:r>
      <w:r w:rsidR="00FC0358" w:rsidRPr="00FC0358">
        <w:rPr>
          <w:bCs/>
          <w:color w:val="000000" w:themeColor="text1"/>
        </w:rPr>
        <w:t xml:space="preserve">yang dikirim </w:t>
      </w:r>
      <w:r w:rsidRPr="004F2AF7">
        <w:rPr>
          <w:bCs/>
          <w:color w:val="000000" w:themeColor="text1"/>
        </w:rPr>
        <w:t xml:space="preserve">kepada </w:t>
      </w:r>
      <w:r w:rsidRPr="004F2AF7">
        <w:rPr>
          <w:b/>
          <w:bCs/>
          <w:color w:val="000000" w:themeColor="text1"/>
        </w:rPr>
        <w:t>Pihak Kedua</w:t>
      </w:r>
      <w:r w:rsidRPr="004F2AF7">
        <w:rPr>
          <w:bCs/>
          <w:color w:val="000000" w:themeColor="text1"/>
        </w:rPr>
        <w:t xml:space="preserve"> tidak mengandung zat berbahaya bagi lingkungan </w:t>
      </w:r>
      <w:r w:rsidR="00CC0247" w:rsidRPr="004F2AF7">
        <w:rPr>
          <w:bCs/>
          <w:color w:val="000000" w:themeColor="text1"/>
        </w:rPr>
        <w:t xml:space="preserve">seperti: lead, mercury, cadmium, hexavalent chromium, polybrominated biphenyl, polybrominated diphenyl ether, bis (2-ethylhexy) phthalate, di-(n)-butyl phthalate, benzyl butyl phthalate, di-isobutyl phthalate, zat terlarang yang tercantum dalam GADSL (Global Automotive Declarable Substance List), zat </w:t>
      </w:r>
      <w:r w:rsidR="00E16BCC" w:rsidRPr="004F2AF7">
        <w:rPr>
          <w:bCs/>
          <w:color w:val="000000" w:themeColor="text1"/>
        </w:rPr>
        <w:t xml:space="preserve">terlarang </w:t>
      </w:r>
      <w:r w:rsidR="00CC0247" w:rsidRPr="004F2AF7">
        <w:rPr>
          <w:bCs/>
          <w:color w:val="000000" w:themeColor="text1"/>
        </w:rPr>
        <w:t xml:space="preserve">yang tercantum dalam Yazaki Group Self-Control Substance List, asbestos, perfluorooctanesulfonic acid atau zat lain seperti yang diinstruksikan </w:t>
      </w:r>
      <w:r w:rsidR="00CC0247" w:rsidRPr="004F2AF7">
        <w:rPr>
          <w:b/>
          <w:bCs/>
          <w:color w:val="000000" w:themeColor="text1"/>
        </w:rPr>
        <w:t>Pihak Kedua</w:t>
      </w:r>
      <w:r w:rsidR="00CC0247" w:rsidRPr="004F2AF7">
        <w:rPr>
          <w:bCs/>
          <w:color w:val="000000" w:themeColor="text1"/>
        </w:rPr>
        <w:t xml:space="preserve"> kepada </w:t>
      </w:r>
      <w:r w:rsidR="00CC0247" w:rsidRPr="004F2AF7">
        <w:rPr>
          <w:b/>
          <w:bCs/>
          <w:color w:val="000000" w:themeColor="text1"/>
        </w:rPr>
        <w:t>Pihak Pertama</w:t>
      </w:r>
      <w:r w:rsidR="00FC0358">
        <w:rPr>
          <w:bCs/>
          <w:color w:val="000000" w:themeColor="text1"/>
        </w:rPr>
        <w:t xml:space="preserve"> dari waktu ke waktu</w:t>
      </w:r>
      <w:r w:rsidR="00FC0358">
        <w:rPr>
          <w:bCs/>
          <w:color w:val="000000" w:themeColor="text1"/>
          <w:lang w:val="en-US"/>
        </w:rPr>
        <w:t xml:space="preserve">, </w:t>
      </w:r>
      <w:proofErr w:type="spellStart"/>
      <w:r w:rsidR="00FC0358">
        <w:rPr>
          <w:bCs/>
          <w:color w:val="000000" w:themeColor="text1"/>
          <w:lang w:val="en-US"/>
        </w:rPr>
        <w:t>lebih</w:t>
      </w:r>
      <w:proofErr w:type="spellEnd"/>
      <w:r w:rsidR="00FC0358">
        <w:rPr>
          <w:bCs/>
          <w:color w:val="000000" w:themeColor="text1"/>
          <w:lang w:val="en-US"/>
        </w:rPr>
        <w:t xml:space="preserve"> </w:t>
      </w:r>
      <w:proofErr w:type="spellStart"/>
      <w:r w:rsidR="00FC0358">
        <w:rPr>
          <w:bCs/>
          <w:color w:val="000000" w:themeColor="text1"/>
          <w:lang w:val="en-US"/>
        </w:rPr>
        <w:t>lengkap</w:t>
      </w:r>
      <w:proofErr w:type="spellEnd"/>
      <w:r w:rsidR="00FC0358">
        <w:rPr>
          <w:bCs/>
          <w:color w:val="000000" w:themeColor="text1"/>
          <w:lang w:val="en-US"/>
        </w:rPr>
        <w:t xml:space="preserve"> </w:t>
      </w:r>
      <w:proofErr w:type="spellStart"/>
      <w:r w:rsidR="00FC0358">
        <w:rPr>
          <w:bCs/>
          <w:color w:val="000000" w:themeColor="text1"/>
          <w:lang w:val="en-US"/>
        </w:rPr>
        <w:t>terkait</w:t>
      </w:r>
      <w:proofErr w:type="spellEnd"/>
      <w:r w:rsidR="00FC0358">
        <w:rPr>
          <w:bCs/>
          <w:color w:val="000000" w:themeColor="text1"/>
          <w:lang w:val="en-US"/>
        </w:rPr>
        <w:t xml:space="preserve"> list GADSL </w:t>
      </w:r>
      <w:proofErr w:type="spellStart"/>
      <w:r w:rsidR="00FC0358">
        <w:rPr>
          <w:bCs/>
          <w:color w:val="000000" w:themeColor="text1"/>
          <w:lang w:val="en-US"/>
        </w:rPr>
        <w:t>dapat</w:t>
      </w:r>
      <w:proofErr w:type="spellEnd"/>
      <w:r w:rsidR="00FC0358">
        <w:rPr>
          <w:bCs/>
          <w:color w:val="000000" w:themeColor="text1"/>
          <w:lang w:val="en-US"/>
        </w:rPr>
        <w:t xml:space="preserve"> </w:t>
      </w:r>
      <w:proofErr w:type="spellStart"/>
      <w:r w:rsidR="00FC0358">
        <w:rPr>
          <w:bCs/>
          <w:color w:val="000000" w:themeColor="text1"/>
          <w:lang w:val="en-US"/>
        </w:rPr>
        <w:t>mengakses</w:t>
      </w:r>
      <w:proofErr w:type="spellEnd"/>
      <w:r w:rsidR="00FC0358">
        <w:rPr>
          <w:bCs/>
          <w:color w:val="000000" w:themeColor="text1"/>
          <w:lang w:val="en-US"/>
        </w:rPr>
        <w:t xml:space="preserve"> link </w:t>
      </w:r>
      <w:proofErr w:type="spellStart"/>
      <w:r w:rsidR="00FC0358">
        <w:rPr>
          <w:bCs/>
          <w:color w:val="000000" w:themeColor="text1"/>
          <w:lang w:val="en-US"/>
        </w:rPr>
        <w:t>berikut</w:t>
      </w:r>
      <w:proofErr w:type="spellEnd"/>
      <w:r w:rsidR="00FC0358">
        <w:rPr>
          <w:bCs/>
          <w:color w:val="000000" w:themeColor="text1"/>
          <w:lang w:val="en-US"/>
        </w:rPr>
        <w:t xml:space="preserve"> </w:t>
      </w:r>
      <w:hyperlink r:id="rId8" w:history="1">
        <w:r w:rsidR="00FC0358" w:rsidRPr="007C2A81">
          <w:rPr>
            <w:rStyle w:val="Hyperlink"/>
          </w:rPr>
          <w:t>https://www.gadsl.org</w:t>
        </w:r>
        <w:r w:rsidR="00FC0358" w:rsidRPr="007C2A81">
          <w:rPr>
            <w:rStyle w:val="Hyperlink"/>
            <w:lang w:val="en-US"/>
          </w:rPr>
          <w:t>/</w:t>
        </w:r>
      </w:hyperlink>
      <w:r w:rsidR="00FC0358">
        <w:rPr>
          <w:rStyle w:val="jlqj4b"/>
          <w:lang w:val="en-US"/>
        </w:rPr>
        <w:t xml:space="preserve">. </w:t>
      </w:r>
    </w:p>
    <w:p w:rsidR="00313CF4" w:rsidRPr="00313CF4" w:rsidRDefault="001E6F70" w:rsidP="00370997">
      <w:pPr>
        <w:pStyle w:val="Default"/>
        <w:numPr>
          <w:ilvl w:val="0"/>
          <w:numId w:val="24"/>
        </w:numPr>
        <w:spacing w:line="276" w:lineRule="auto"/>
        <w:ind w:left="567" w:hanging="567"/>
        <w:jc w:val="both"/>
        <w:rPr>
          <w:bCs/>
          <w:color w:val="000000" w:themeColor="text1"/>
        </w:rPr>
      </w:pPr>
      <w:r w:rsidRPr="001E6F70">
        <w:rPr>
          <w:bCs/>
          <w:color w:val="000000" w:themeColor="text1"/>
        </w:rPr>
        <w:lastRenderedPageBreak/>
        <w:t xml:space="preserve">Apabila dibutuhkan oleh </w:t>
      </w:r>
      <w:r w:rsidRPr="001E6F70">
        <w:rPr>
          <w:b/>
          <w:bCs/>
          <w:color w:val="000000" w:themeColor="text1"/>
        </w:rPr>
        <w:t>Pihak Kedua</w:t>
      </w:r>
      <w:r w:rsidRPr="001E6F70">
        <w:rPr>
          <w:bCs/>
          <w:color w:val="000000" w:themeColor="text1"/>
        </w:rPr>
        <w:t xml:space="preserve">, maka </w:t>
      </w:r>
      <w:r w:rsidRPr="001E6F70">
        <w:rPr>
          <w:b/>
          <w:bCs/>
          <w:color w:val="000000" w:themeColor="text1"/>
        </w:rPr>
        <w:t xml:space="preserve">Pihak Pertama </w:t>
      </w:r>
      <w:r w:rsidRPr="001E6F70">
        <w:rPr>
          <w:bCs/>
          <w:color w:val="000000" w:themeColor="text1"/>
        </w:rPr>
        <w:t xml:space="preserve">harus menyediakan Sertifikat Eksternal yang dibutuhkan sebagaimana yang disebutkan pada ayat(4), </w:t>
      </w:r>
      <w:proofErr w:type="spellStart"/>
      <w:r>
        <w:rPr>
          <w:bCs/>
          <w:color w:val="000000" w:themeColor="text1"/>
          <w:lang w:val="en-US"/>
        </w:rPr>
        <w:t>dan</w:t>
      </w:r>
      <w:proofErr w:type="spellEnd"/>
      <w:r w:rsidRPr="001E6F70">
        <w:rPr>
          <w:bCs/>
          <w:color w:val="000000" w:themeColor="text1"/>
        </w:rPr>
        <w:t xml:space="preserve"> juga harus menyertakan </w:t>
      </w:r>
      <w:r>
        <w:rPr>
          <w:bCs/>
          <w:color w:val="000000" w:themeColor="text1"/>
          <w:lang w:val="en-US"/>
        </w:rPr>
        <w:t xml:space="preserve">data </w:t>
      </w:r>
      <w:proofErr w:type="spellStart"/>
      <w:r>
        <w:rPr>
          <w:bCs/>
          <w:color w:val="000000" w:themeColor="text1"/>
          <w:lang w:val="en-US"/>
        </w:rPr>
        <w:t>informasi</w:t>
      </w:r>
      <w:proofErr w:type="spellEnd"/>
      <w:r>
        <w:rPr>
          <w:bCs/>
          <w:color w:val="000000" w:themeColor="text1"/>
          <w:lang w:val="en-US"/>
        </w:rPr>
        <w:t xml:space="preserve"> </w:t>
      </w:r>
      <w:r w:rsidRPr="001B511F">
        <w:t>International Material Data System (IMDS) dan Safety Data Sheet (SDS) terkait dengan zat kandungan yang dibuat berdasarkan Global Harmony System (GHS)</w:t>
      </w:r>
      <w:r>
        <w:rPr>
          <w:lang w:val="en-US"/>
        </w:rPr>
        <w:t>.</w:t>
      </w:r>
    </w:p>
    <w:p w:rsidR="00370997" w:rsidRPr="004F2AF7" w:rsidRDefault="00370997" w:rsidP="00370997">
      <w:pPr>
        <w:pStyle w:val="Default"/>
        <w:numPr>
          <w:ilvl w:val="0"/>
          <w:numId w:val="24"/>
        </w:numPr>
        <w:spacing w:line="276" w:lineRule="auto"/>
        <w:ind w:left="567" w:hanging="567"/>
        <w:jc w:val="both"/>
        <w:rPr>
          <w:bCs/>
          <w:color w:val="000000" w:themeColor="text1"/>
        </w:rPr>
      </w:pPr>
      <w:r>
        <w:rPr>
          <w:bCs/>
          <w:color w:val="000000" w:themeColor="text1"/>
        </w:rPr>
        <w:t xml:space="preserve">Dalam hal produk yang dikirim </w:t>
      </w:r>
      <w:r w:rsidRPr="00370997">
        <w:rPr>
          <w:b/>
          <w:bCs/>
          <w:color w:val="000000" w:themeColor="text1"/>
        </w:rPr>
        <w:t>Pihak Pertama</w:t>
      </w:r>
      <w:r>
        <w:rPr>
          <w:bCs/>
          <w:color w:val="000000" w:themeColor="text1"/>
        </w:rPr>
        <w:t xml:space="preserve"> kepada </w:t>
      </w:r>
      <w:r w:rsidRPr="00370997">
        <w:rPr>
          <w:b/>
          <w:bCs/>
          <w:color w:val="000000" w:themeColor="text1"/>
        </w:rPr>
        <w:t>Pihak Kedua</w:t>
      </w:r>
      <w:r>
        <w:rPr>
          <w:bCs/>
          <w:color w:val="000000" w:themeColor="text1"/>
        </w:rPr>
        <w:t xml:space="preserve"> mengandung zat-zat berbahaya yang melanggar ayat (4), </w:t>
      </w:r>
      <w:r>
        <w:rPr>
          <w:b/>
          <w:bCs/>
          <w:color w:val="000000" w:themeColor="text1"/>
        </w:rPr>
        <w:t>Pihak Pertama</w:t>
      </w:r>
      <w:r>
        <w:rPr>
          <w:bCs/>
          <w:color w:val="000000" w:themeColor="text1"/>
        </w:rPr>
        <w:t xml:space="preserve"> akan mengganti kerugian </w:t>
      </w:r>
      <w:r w:rsidRPr="00370997">
        <w:rPr>
          <w:b/>
          <w:bCs/>
          <w:color w:val="000000" w:themeColor="text1"/>
        </w:rPr>
        <w:t>Pihak Kedua</w:t>
      </w:r>
      <w:r>
        <w:rPr>
          <w:bCs/>
          <w:color w:val="000000" w:themeColor="text1"/>
        </w:rPr>
        <w:t xml:space="preserve"> dari semua kerugian dan kerusakan yang timbul dari pelanggaran tersebut, termasuk semua biaya yang berkaitan dengan penarikan kembali produk. Cakupan dan jumlah kompensasi akan ditentukan sepenuhnya oleh </w:t>
      </w:r>
      <w:r w:rsidRPr="00DA2057">
        <w:rPr>
          <w:b/>
          <w:bCs/>
          <w:color w:val="000000" w:themeColor="text1"/>
        </w:rPr>
        <w:t>Pihak Kedua</w:t>
      </w:r>
      <w:r>
        <w:rPr>
          <w:bCs/>
          <w:color w:val="000000" w:themeColor="text1"/>
        </w:rPr>
        <w:t xml:space="preserve">. Dalam hal </w:t>
      </w:r>
      <w:r w:rsidRPr="00DA2057">
        <w:rPr>
          <w:b/>
          <w:bCs/>
          <w:color w:val="000000" w:themeColor="text1"/>
        </w:rPr>
        <w:t>Pihak Pertama</w:t>
      </w:r>
      <w:r>
        <w:rPr>
          <w:bCs/>
          <w:color w:val="000000" w:themeColor="text1"/>
        </w:rPr>
        <w:t xml:space="preserve"> ingin menyangkal atau mempertanyakan keputusan </w:t>
      </w:r>
      <w:r w:rsidRPr="00DA2057">
        <w:rPr>
          <w:b/>
          <w:bCs/>
          <w:color w:val="000000" w:themeColor="text1"/>
        </w:rPr>
        <w:t>Pihak Kedua</w:t>
      </w:r>
      <w:r>
        <w:rPr>
          <w:bCs/>
          <w:color w:val="000000" w:themeColor="text1"/>
        </w:rPr>
        <w:t xml:space="preserve">, </w:t>
      </w:r>
      <w:r w:rsidRPr="00DA2057">
        <w:rPr>
          <w:b/>
          <w:bCs/>
          <w:color w:val="000000" w:themeColor="text1"/>
        </w:rPr>
        <w:t>Pihak Pertama</w:t>
      </w:r>
      <w:r>
        <w:rPr>
          <w:bCs/>
          <w:color w:val="000000" w:themeColor="text1"/>
        </w:rPr>
        <w:t xml:space="preserve"> </w:t>
      </w:r>
      <w:r w:rsidRPr="00370997">
        <w:rPr>
          <w:bCs/>
          <w:color w:val="000000" w:themeColor="text1"/>
        </w:rPr>
        <w:t xml:space="preserve">harus </w:t>
      </w:r>
      <w:r w:rsidR="00DA2057">
        <w:rPr>
          <w:bCs/>
          <w:color w:val="000000" w:themeColor="text1"/>
        </w:rPr>
        <w:t>segera</w:t>
      </w:r>
      <w:r w:rsidRPr="00370997">
        <w:rPr>
          <w:bCs/>
          <w:color w:val="000000" w:themeColor="text1"/>
        </w:rPr>
        <w:t xml:space="preserve"> memberi tahu </w:t>
      </w:r>
      <w:r w:rsidRPr="00DA2057">
        <w:rPr>
          <w:b/>
          <w:bCs/>
          <w:color w:val="000000" w:themeColor="text1"/>
        </w:rPr>
        <w:t>Pihak Kedua</w:t>
      </w:r>
      <w:r w:rsidR="00DA2057">
        <w:rPr>
          <w:bCs/>
          <w:color w:val="000000" w:themeColor="text1"/>
        </w:rPr>
        <w:t xml:space="preserve"> tidak boleh melebihi 3</w:t>
      </w:r>
      <w:r w:rsidR="004B1269">
        <w:rPr>
          <w:bCs/>
          <w:color w:val="000000" w:themeColor="text1"/>
        </w:rPr>
        <w:t xml:space="preserve"> (tiga)</w:t>
      </w:r>
      <w:r w:rsidR="00DA2057">
        <w:rPr>
          <w:bCs/>
          <w:color w:val="000000" w:themeColor="text1"/>
        </w:rPr>
        <w:t xml:space="preserve"> h</w:t>
      </w:r>
      <w:r w:rsidR="00DA2057" w:rsidRPr="00370997">
        <w:rPr>
          <w:bCs/>
          <w:color w:val="000000" w:themeColor="text1"/>
        </w:rPr>
        <w:t xml:space="preserve">ari sejak tanggal penetapan oleh </w:t>
      </w:r>
      <w:r w:rsidR="00DA2057" w:rsidRPr="00DA2057">
        <w:rPr>
          <w:b/>
          <w:bCs/>
          <w:color w:val="000000" w:themeColor="text1"/>
        </w:rPr>
        <w:t>Pihak Kedua</w:t>
      </w:r>
      <w:r w:rsidRPr="00370997">
        <w:rPr>
          <w:bCs/>
          <w:color w:val="000000" w:themeColor="text1"/>
        </w:rPr>
        <w:t xml:space="preserve">, dan </w:t>
      </w:r>
      <w:r w:rsidRPr="00DA2057">
        <w:rPr>
          <w:b/>
          <w:bCs/>
          <w:color w:val="000000" w:themeColor="text1"/>
        </w:rPr>
        <w:t>Pihak Kedua</w:t>
      </w:r>
      <w:r>
        <w:rPr>
          <w:bCs/>
          <w:color w:val="000000" w:themeColor="text1"/>
        </w:rPr>
        <w:t xml:space="preserve"> </w:t>
      </w:r>
      <w:r w:rsidRPr="00370997">
        <w:rPr>
          <w:bCs/>
          <w:color w:val="000000" w:themeColor="text1"/>
        </w:rPr>
        <w:t xml:space="preserve">serta </w:t>
      </w:r>
      <w:r w:rsidRPr="00DA2057">
        <w:rPr>
          <w:b/>
          <w:bCs/>
          <w:color w:val="000000" w:themeColor="text1"/>
        </w:rPr>
        <w:t>Pihak Pertama</w:t>
      </w:r>
      <w:r>
        <w:rPr>
          <w:bCs/>
          <w:color w:val="000000" w:themeColor="text1"/>
        </w:rPr>
        <w:t xml:space="preserve"> </w:t>
      </w:r>
      <w:r w:rsidRPr="00370997">
        <w:rPr>
          <w:bCs/>
          <w:color w:val="000000" w:themeColor="text1"/>
        </w:rPr>
        <w:t>akan</w:t>
      </w:r>
      <w:r>
        <w:rPr>
          <w:bCs/>
          <w:color w:val="000000" w:themeColor="text1"/>
        </w:rPr>
        <w:t xml:space="preserve"> menyelesaikan masalah tersebut </w:t>
      </w:r>
      <w:r w:rsidRPr="00370997">
        <w:rPr>
          <w:bCs/>
          <w:color w:val="000000" w:themeColor="text1"/>
        </w:rPr>
        <w:t>melalui konsultasi timbal balik</w:t>
      </w:r>
      <w:r>
        <w:rPr>
          <w:bCs/>
          <w:color w:val="000000" w:themeColor="text1"/>
        </w:rPr>
        <w:t>.</w:t>
      </w:r>
    </w:p>
    <w:p w:rsidR="00E16BCC" w:rsidRPr="004F2AF7" w:rsidRDefault="00E16BCC" w:rsidP="004F2AF7">
      <w:pPr>
        <w:pStyle w:val="Default"/>
        <w:spacing w:line="276" w:lineRule="auto"/>
        <w:jc w:val="center"/>
        <w:rPr>
          <w:b/>
          <w:bCs/>
          <w:color w:val="000000" w:themeColor="text1"/>
        </w:rPr>
      </w:pPr>
    </w:p>
    <w:p w:rsidR="00A812BE" w:rsidRPr="004F2AF7" w:rsidRDefault="00A812BE" w:rsidP="004F2AF7">
      <w:pPr>
        <w:pStyle w:val="Default"/>
        <w:spacing w:line="276" w:lineRule="auto"/>
        <w:jc w:val="center"/>
        <w:rPr>
          <w:b/>
          <w:bCs/>
          <w:color w:val="000000" w:themeColor="text1"/>
        </w:rPr>
      </w:pPr>
      <w:r w:rsidRPr="004F2AF7">
        <w:rPr>
          <w:b/>
          <w:bCs/>
          <w:color w:val="000000" w:themeColor="text1"/>
        </w:rPr>
        <w:t xml:space="preserve">Pasal </w:t>
      </w:r>
      <w:r w:rsidR="007A5FEB" w:rsidRPr="004F2AF7">
        <w:rPr>
          <w:b/>
          <w:bCs/>
          <w:color w:val="000000" w:themeColor="text1"/>
        </w:rPr>
        <w:t>4</w:t>
      </w:r>
    </w:p>
    <w:p w:rsidR="00A812BE" w:rsidRPr="004F2AF7" w:rsidRDefault="00A812BE" w:rsidP="004F2AF7">
      <w:pPr>
        <w:pStyle w:val="Default"/>
        <w:spacing w:line="276" w:lineRule="auto"/>
        <w:jc w:val="center"/>
        <w:rPr>
          <w:b/>
          <w:bCs/>
          <w:color w:val="000000" w:themeColor="text1"/>
        </w:rPr>
      </w:pPr>
      <w:r w:rsidRPr="004F2AF7">
        <w:rPr>
          <w:b/>
          <w:bCs/>
          <w:color w:val="000000" w:themeColor="text1"/>
        </w:rPr>
        <w:t>Kewajiban dan Hak Pihak Pertama</w:t>
      </w:r>
    </w:p>
    <w:p w:rsidR="00A812BE" w:rsidRPr="004F2AF7" w:rsidRDefault="00A812BE" w:rsidP="004F2AF7">
      <w:pPr>
        <w:pStyle w:val="Default"/>
        <w:numPr>
          <w:ilvl w:val="0"/>
          <w:numId w:val="25"/>
        </w:numPr>
        <w:spacing w:line="276" w:lineRule="auto"/>
        <w:ind w:left="567" w:hanging="567"/>
        <w:jc w:val="both"/>
        <w:rPr>
          <w:bCs/>
          <w:color w:val="000000" w:themeColor="text1"/>
        </w:rPr>
      </w:pPr>
      <w:r w:rsidRPr="004F2AF7">
        <w:rPr>
          <w:b/>
          <w:bCs/>
          <w:color w:val="000000" w:themeColor="text1"/>
        </w:rPr>
        <w:t>Pihak Pertama</w:t>
      </w:r>
      <w:r w:rsidRPr="004F2AF7">
        <w:rPr>
          <w:bCs/>
          <w:color w:val="000000" w:themeColor="text1"/>
        </w:rPr>
        <w:t xml:space="preserve"> berhak menerima pembayaran dari </w:t>
      </w:r>
      <w:r w:rsidRPr="004F2AF7">
        <w:rPr>
          <w:b/>
          <w:bCs/>
          <w:color w:val="000000" w:themeColor="text1"/>
        </w:rPr>
        <w:t>Pihak Kedua</w:t>
      </w:r>
      <w:r w:rsidR="0008012D" w:rsidRPr="004F2AF7">
        <w:rPr>
          <w:bCs/>
          <w:color w:val="000000" w:themeColor="text1"/>
        </w:rPr>
        <w:t xml:space="preserve"> </w:t>
      </w:r>
      <w:r w:rsidRPr="004F2AF7">
        <w:rPr>
          <w:bCs/>
          <w:color w:val="000000" w:themeColor="text1"/>
        </w:rPr>
        <w:t xml:space="preserve">sesuai waktu yang telah disepakati </w:t>
      </w:r>
      <w:r w:rsidRPr="004F2AF7">
        <w:rPr>
          <w:b/>
          <w:bCs/>
          <w:color w:val="000000" w:themeColor="text1"/>
        </w:rPr>
        <w:t>Para Pihak</w:t>
      </w:r>
      <w:r w:rsidRPr="004F2AF7">
        <w:rPr>
          <w:bCs/>
          <w:color w:val="000000" w:themeColor="text1"/>
        </w:rPr>
        <w:t>.</w:t>
      </w:r>
    </w:p>
    <w:p w:rsidR="00881FEF" w:rsidRPr="004F2AF7" w:rsidRDefault="00A812BE" w:rsidP="004F2AF7">
      <w:pPr>
        <w:pStyle w:val="Default"/>
        <w:widowControl w:val="0"/>
        <w:numPr>
          <w:ilvl w:val="0"/>
          <w:numId w:val="25"/>
        </w:numPr>
        <w:tabs>
          <w:tab w:val="left" w:pos="-1440"/>
        </w:tabs>
        <w:spacing w:line="276" w:lineRule="auto"/>
        <w:ind w:left="567" w:hanging="567"/>
        <w:jc w:val="both"/>
        <w:rPr>
          <w:bCs/>
          <w:color w:val="000000" w:themeColor="text1"/>
        </w:rPr>
      </w:pPr>
      <w:r w:rsidRPr="004F2AF7">
        <w:rPr>
          <w:b/>
          <w:color w:val="000000" w:themeColor="text1"/>
        </w:rPr>
        <w:t>Pihak Pertama</w:t>
      </w:r>
      <w:r w:rsidRPr="004F2AF7">
        <w:rPr>
          <w:color w:val="000000" w:themeColor="text1"/>
        </w:rPr>
        <w:t xml:space="preserve"> wajib </w:t>
      </w:r>
      <w:r w:rsidR="00AB39AE" w:rsidRPr="004F2AF7">
        <w:rPr>
          <w:color w:val="000000" w:themeColor="text1"/>
        </w:rPr>
        <w:t xml:space="preserve">menyerahkan </w:t>
      </w:r>
      <w:r w:rsidR="00E16BCC" w:rsidRPr="004F2AF7">
        <w:rPr>
          <w:color w:val="000000" w:themeColor="text1"/>
        </w:rPr>
        <w:t>produk</w:t>
      </w:r>
      <w:r w:rsidR="00AB39AE" w:rsidRPr="004F2AF7">
        <w:rPr>
          <w:color w:val="000000" w:themeColor="text1"/>
        </w:rPr>
        <w:t xml:space="preserve"> </w:t>
      </w:r>
      <w:r w:rsidR="007D7353" w:rsidRPr="004F2AF7">
        <w:rPr>
          <w:color w:val="000000" w:themeColor="text1"/>
        </w:rPr>
        <w:t xml:space="preserve">sesuai spesifikasi dan jadwal yang disepakati </w:t>
      </w:r>
      <w:r w:rsidR="007D7353" w:rsidRPr="004F2AF7">
        <w:rPr>
          <w:b/>
          <w:color w:val="000000" w:themeColor="text1"/>
        </w:rPr>
        <w:t>Para Pihak</w:t>
      </w:r>
      <w:r w:rsidR="0008012D" w:rsidRPr="004F2AF7">
        <w:rPr>
          <w:color w:val="000000" w:themeColor="text1"/>
        </w:rPr>
        <w:t>.</w:t>
      </w:r>
    </w:p>
    <w:p w:rsidR="00A812BE" w:rsidRPr="004F2AF7" w:rsidRDefault="00A812BE" w:rsidP="004F2AF7">
      <w:pPr>
        <w:pStyle w:val="Default"/>
        <w:numPr>
          <w:ilvl w:val="0"/>
          <w:numId w:val="25"/>
        </w:numPr>
        <w:spacing w:line="276" w:lineRule="auto"/>
        <w:ind w:left="567" w:hanging="567"/>
        <w:jc w:val="both"/>
        <w:rPr>
          <w:bCs/>
          <w:color w:val="000000" w:themeColor="text1"/>
        </w:rPr>
      </w:pPr>
      <w:r w:rsidRPr="004F2AF7">
        <w:rPr>
          <w:b/>
          <w:bCs/>
          <w:color w:val="000000" w:themeColor="text1"/>
        </w:rPr>
        <w:t>Pihak Pertama</w:t>
      </w:r>
      <w:r w:rsidRPr="004F2AF7">
        <w:rPr>
          <w:bCs/>
          <w:color w:val="000000" w:themeColor="text1"/>
        </w:rPr>
        <w:t xml:space="preserve"> </w:t>
      </w:r>
      <w:r w:rsidRPr="004F2AF7">
        <w:rPr>
          <w:color w:val="000000" w:themeColor="text1"/>
        </w:rPr>
        <w:t xml:space="preserve">tidak diperbolehkan mengalihkan pekerjaan kepada pihak lain tanpa sepengetahuan dan atau persetujuan tertulis dari </w:t>
      </w:r>
      <w:r w:rsidRPr="004F2AF7">
        <w:rPr>
          <w:b/>
          <w:bCs/>
          <w:color w:val="000000" w:themeColor="text1"/>
        </w:rPr>
        <w:t>Pihak Kedua</w:t>
      </w:r>
      <w:r w:rsidRPr="004F2AF7">
        <w:rPr>
          <w:color w:val="000000" w:themeColor="text1"/>
        </w:rPr>
        <w:t>.</w:t>
      </w:r>
    </w:p>
    <w:p w:rsidR="00A87434" w:rsidRPr="004F2AF7" w:rsidRDefault="00A87434" w:rsidP="004F2AF7">
      <w:pPr>
        <w:pStyle w:val="Default"/>
        <w:spacing w:line="276" w:lineRule="auto"/>
        <w:jc w:val="center"/>
        <w:rPr>
          <w:bCs/>
          <w:color w:val="000000" w:themeColor="text1"/>
        </w:rPr>
      </w:pPr>
    </w:p>
    <w:p w:rsidR="00A812BE" w:rsidRPr="004F2AF7" w:rsidRDefault="00A812BE" w:rsidP="004F2AF7">
      <w:pPr>
        <w:pStyle w:val="Default"/>
        <w:spacing w:line="276" w:lineRule="auto"/>
        <w:jc w:val="center"/>
        <w:rPr>
          <w:color w:val="auto"/>
        </w:rPr>
      </w:pPr>
      <w:r w:rsidRPr="004F2AF7">
        <w:rPr>
          <w:b/>
          <w:bCs/>
          <w:color w:val="auto"/>
        </w:rPr>
        <w:t xml:space="preserve">Pasal </w:t>
      </w:r>
      <w:r w:rsidR="007A5FEB" w:rsidRPr="004F2AF7">
        <w:rPr>
          <w:b/>
          <w:bCs/>
          <w:color w:val="auto"/>
        </w:rPr>
        <w:t>5</w:t>
      </w:r>
    </w:p>
    <w:p w:rsidR="00A812BE" w:rsidRPr="004F2AF7" w:rsidRDefault="00A812BE" w:rsidP="004F2AF7">
      <w:pPr>
        <w:pStyle w:val="Default"/>
        <w:spacing w:line="276" w:lineRule="auto"/>
        <w:jc w:val="center"/>
        <w:rPr>
          <w:color w:val="000000" w:themeColor="text1"/>
        </w:rPr>
      </w:pPr>
      <w:r w:rsidRPr="004F2AF7">
        <w:rPr>
          <w:b/>
          <w:bCs/>
          <w:color w:val="000000" w:themeColor="text1"/>
        </w:rPr>
        <w:t>Kewajiban dan Hak Pihak Kedua</w:t>
      </w:r>
    </w:p>
    <w:p w:rsidR="00A812BE" w:rsidRPr="004F2AF7" w:rsidRDefault="00A812BE" w:rsidP="004F2AF7">
      <w:pPr>
        <w:pStyle w:val="Default"/>
        <w:numPr>
          <w:ilvl w:val="0"/>
          <w:numId w:val="11"/>
        </w:numPr>
        <w:spacing w:line="276" w:lineRule="auto"/>
        <w:ind w:left="567" w:hanging="567"/>
        <w:jc w:val="both"/>
        <w:rPr>
          <w:color w:val="000000" w:themeColor="text1"/>
        </w:rPr>
      </w:pPr>
      <w:r w:rsidRPr="004F2AF7">
        <w:rPr>
          <w:b/>
          <w:color w:val="000000" w:themeColor="text1"/>
        </w:rPr>
        <w:t>Pihak Kedua</w:t>
      </w:r>
      <w:r w:rsidR="00B02046" w:rsidRPr="004F2AF7">
        <w:rPr>
          <w:color w:val="000000" w:themeColor="text1"/>
        </w:rPr>
        <w:t xml:space="preserve"> </w:t>
      </w:r>
      <w:r w:rsidRPr="004F2AF7">
        <w:rPr>
          <w:color w:val="000000" w:themeColor="text1"/>
        </w:rPr>
        <w:t>wajib membayar tepat waktu sesuai perjanjian.</w:t>
      </w:r>
    </w:p>
    <w:p w:rsidR="008640AB" w:rsidRPr="004F2AF7" w:rsidRDefault="00836BC0" w:rsidP="004F2AF7">
      <w:pPr>
        <w:pStyle w:val="Default"/>
        <w:numPr>
          <w:ilvl w:val="0"/>
          <w:numId w:val="11"/>
        </w:numPr>
        <w:spacing w:line="276" w:lineRule="auto"/>
        <w:ind w:left="567" w:hanging="567"/>
        <w:jc w:val="both"/>
        <w:rPr>
          <w:color w:val="000000" w:themeColor="text1"/>
        </w:rPr>
      </w:pPr>
      <w:r w:rsidRPr="004F2AF7">
        <w:rPr>
          <w:b/>
          <w:color w:val="000000" w:themeColor="text1"/>
        </w:rPr>
        <w:t>Pihak Kedua</w:t>
      </w:r>
      <w:r w:rsidRPr="004F2AF7">
        <w:rPr>
          <w:color w:val="000000" w:themeColor="text1"/>
        </w:rPr>
        <w:t xml:space="preserve"> berhak menerima</w:t>
      </w:r>
      <w:r w:rsidR="00AB39AE" w:rsidRPr="004F2AF7">
        <w:rPr>
          <w:color w:val="000000" w:themeColor="text1"/>
        </w:rPr>
        <w:t xml:space="preserve"> </w:t>
      </w:r>
      <w:r w:rsidR="00E16BCC" w:rsidRPr="004F2AF7">
        <w:rPr>
          <w:color w:val="000000" w:themeColor="text1"/>
        </w:rPr>
        <w:t>produk</w:t>
      </w:r>
      <w:r w:rsidRPr="004F2AF7">
        <w:rPr>
          <w:color w:val="000000" w:themeColor="text1"/>
        </w:rPr>
        <w:t xml:space="preserve"> sesuai spesifikasi dan jadwal yang disepakati </w:t>
      </w:r>
      <w:r w:rsidRPr="004F2AF7">
        <w:rPr>
          <w:b/>
          <w:color w:val="000000" w:themeColor="text1"/>
        </w:rPr>
        <w:t>Para Pihak</w:t>
      </w:r>
      <w:r w:rsidRPr="004F2AF7">
        <w:rPr>
          <w:color w:val="000000" w:themeColor="text1"/>
        </w:rPr>
        <w:t>.</w:t>
      </w:r>
    </w:p>
    <w:p w:rsidR="00A812BE" w:rsidRPr="004F2AF7" w:rsidRDefault="00A812BE" w:rsidP="004F2AF7">
      <w:pPr>
        <w:pStyle w:val="Default"/>
        <w:numPr>
          <w:ilvl w:val="0"/>
          <w:numId w:val="11"/>
        </w:numPr>
        <w:spacing w:line="276" w:lineRule="auto"/>
        <w:ind w:left="567" w:hanging="567"/>
        <w:jc w:val="both"/>
        <w:rPr>
          <w:color w:val="000000" w:themeColor="text1"/>
        </w:rPr>
      </w:pPr>
      <w:r w:rsidRPr="004F2AF7">
        <w:rPr>
          <w:b/>
          <w:bCs/>
          <w:color w:val="000000" w:themeColor="text1"/>
        </w:rPr>
        <w:t>Pihak Kedua</w:t>
      </w:r>
      <w:r w:rsidR="00BE3F10" w:rsidRPr="004F2AF7">
        <w:rPr>
          <w:bCs/>
          <w:color w:val="000000" w:themeColor="text1"/>
        </w:rPr>
        <w:t xml:space="preserve"> </w:t>
      </w:r>
      <w:r w:rsidRPr="004F2AF7">
        <w:rPr>
          <w:bCs/>
          <w:color w:val="000000" w:themeColor="text1"/>
        </w:rPr>
        <w:t xml:space="preserve">berhak atas garansi yang diberikan oleh </w:t>
      </w:r>
      <w:r w:rsidRPr="004F2AF7">
        <w:rPr>
          <w:b/>
          <w:bCs/>
          <w:color w:val="000000" w:themeColor="text1"/>
        </w:rPr>
        <w:t>Pihak</w:t>
      </w:r>
      <w:r w:rsidR="00836BC0" w:rsidRPr="004F2AF7">
        <w:rPr>
          <w:b/>
          <w:bCs/>
          <w:color w:val="000000" w:themeColor="text1"/>
        </w:rPr>
        <w:t xml:space="preserve"> </w:t>
      </w:r>
      <w:r w:rsidRPr="004F2AF7">
        <w:rPr>
          <w:b/>
          <w:bCs/>
          <w:color w:val="000000" w:themeColor="text1"/>
        </w:rPr>
        <w:t>Pertama</w:t>
      </w:r>
      <w:r w:rsidR="00245D5B" w:rsidRPr="004F2AF7">
        <w:rPr>
          <w:b/>
          <w:bCs/>
          <w:color w:val="000000" w:themeColor="text1"/>
        </w:rPr>
        <w:t>.</w:t>
      </w:r>
    </w:p>
    <w:p w:rsidR="00A812BE" w:rsidRPr="004F2AF7" w:rsidRDefault="00A812BE" w:rsidP="004F2AF7">
      <w:pPr>
        <w:pStyle w:val="Default"/>
        <w:tabs>
          <w:tab w:val="left" w:pos="360"/>
        </w:tabs>
        <w:spacing w:line="276" w:lineRule="auto"/>
        <w:ind w:left="360"/>
        <w:jc w:val="both"/>
        <w:rPr>
          <w:bCs/>
          <w:color w:val="000000" w:themeColor="text1"/>
        </w:rPr>
      </w:pPr>
    </w:p>
    <w:p w:rsidR="00A812BE" w:rsidRPr="004F2AF7" w:rsidRDefault="00A812BE" w:rsidP="004F2AF7">
      <w:pPr>
        <w:pStyle w:val="Default"/>
        <w:spacing w:line="276" w:lineRule="auto"/>
        <w:jc w:val="center"/>
        <w:rPr>
          <w:b/>
          <w:bCs/>
          <w:color w:val="auto"/>
        </w:rPr>
      </w:pPr>
      <w:r w:rsidRPr="004F2AF7">
        <w:rPr>
          <w:b/>
          <w:bCs/>
          <w:color w:val="auto"/>
        </w:rPr>
        <w:t xml:space="preserve">Pasal </w:t>
      </w:r>
      <w:r w:rsidR="007A5FEB" w:rsidRPr="004F2AF7">
        <w:rPr>
          <w:b/>
          <w:bCs/>
          <w:color w:val="auto"/>
        </w:rPr>
        <w:t>6</w:t>
      </w:r>
    </w:p>
    <w:p w:rsidR="00A812BE" w:rsidRPr="004F2AF7" w:rsidRDefault="00A812BE" w:rsidP="004F2AF7">
      <w:pPr>
        <w:pStyle w:val="Default"/>
        <w:spacing w:line="276" w:lineRule="auto"/>
        <w:jc w:val="center"/>
        <w:rPr>
          <w:b/>
          <w:bCs/>
          <w:color w:val="auto"/>
        </w:rPr>
      </w:pPr>
      <w:r w:rsidRPr="004F2AF7">
        <w:rPr>
          <w:b/>
          <w:bCs/>
          <w:color w:val="auto"/>
        </w:rPr>
        <w:t>Tata Cara Pembayaran</w:t>
      </w:r>
    </w:p>
    <w:p w:rsidR="00A812BE" w:rsidRPr="004F2AF7" w:rsidRDefault="001703D8" w:rsidP="004F2AF7">
      <w:pPr>
        <w:pStyle w:val="Default"/>
        <w:numPr>
          <w:ilvl w:val="0"/>
          <w:numId w:val="5"/>
        </w:numPr>
        <w:spacing w:line="276" w:lineRule="auto"/>
        <w:ind w:left="567" w:hanging="567"/>
        <w:jc w:val="both"/>
        <w:rPr>
          <w:color w:val="000000" w:themeColor="text1"/>
        </w:rPr>
      </w:pPr>
      <w:r w:rsidRPr="004F2AF7">
        <w:rPr>
          <w:color w:val="000000" w:themeColor="text1"/>
        </w:rPr>
        <w:t>Pem</w:t>
      </w:r>
      <w:r w:rsidR="00A812BE" w:rsidRPr="004F2AF7">
        <w:rPr>
          <w:color w:val="000000" w:themeColor="text1"/>
        </w:rPr>
        <w:t>bayar</w:t>
      </w:r>
      <w:r w:rsidR="00836BC0" w:rsidRPr="004F2AF7">
        <w:rPr>
          <w:color w:val="000000" w:themeColor="text1"/>
        </w:rPr>
        <w:t>an</w:t>
      </w:r>
      <w:r w:rsidR="00A812BE" w:rsidRPr="004F2AF7">
        <w:rPr>
          <w:color w:val="000000" w:themeColor="text1"/>
        </w:rPr>
        <w:t xml:space="preserve"> </w:t>
      </w:r>
      <w:r w:rsidR="00225337" w:rsidRPr="004F2AF7">
        <w:rPr>
          <w:b/>
          <w:color w:val="000000" w:themeColor="text1"/>
        </w:rPr>
        <w:t>Pihak Kedua</w:t>
      </w:r>
      <w:r w:rsidR="00225337" w:rsidRPr="004F2AF7">
        <w:rPr>
          <w:color w:val="000000" w:themeColor="text1"/>
        </w:rPr>
        <w:t xml:space="preserve"> kepada </w:t>
      </w:r>
      <w:r w:rsidR="00225337" w:rsidRPr="004F2AF7">
        <w:rPr>
          <w:b/>
          <w:color w:val="000000" w:themeColor="text1"/>
        </w:rPr>
        <w:t>Pihak Pertama</w:t>
      </w:r>
      <w:r w:rsidR="00225337" w:rsidRPr="004F2AF7">
        <w:rPr>
          <w:color w:val="000000" w:themeColor="text1"/>
        </w:rPr>
        <w:t xml:space="preserve"> dila</w:t>
      </w:r>
      <w:r w:rsidRPr="004F2AF7">
        <w:rPr>
          <w:color w:val="000000" w:themeColor="text1"/>
        </w:rPr>
        <w:t>kukan dengan cara transfer bank ke nomor rekening:</w:t>
      </w:r>
    </w:p>
    <w:p w:rsidR="001703D8" w:rsidRPr="004F2AF7" w:rsidRDefault="001703D8" w:rsidP="004F2AF7">
      <w:pPr>
        <w:pStyle w:val="Default"/>
        <w:numPr>
          <w:ilvl w:val="0"/>
          <w:numId w:val="4"/>
        </w:numPr>
        <w:spacing w:line="276" w:lineRule="auto"/>
        <w:ind w:left="993" w:hanging="426"/>
        <w:jc w:val="both"/>
        <w:rPr>
          <w:color w:val="000000" w:themeColor="text1"/>
        </w:rPr>
      </w:pPr>
      <w:r w:rsidRPr="004F2AF7">
        <w:rPr>
          <w:color w:val="000000" w:themeColor="text1"/>
        </w:rPr>
        <w:t>Nomor rekening</w:t>
      </w:r>
      <w:r w:rsidRPr="004F2AF7">
        <w:rPr>
          <w:color w:val="000000" w:themeColor="text1"/>
        </w:rPr>
        <w:tab/>
        <w:t xml:space="preserve">: </w:t>
      </w:r>
      <w:del w:id="23" w:author="ROHAYATI" w:date="2024-03-12T13:41:00Z">
        <w:r w:rsidR="004877CB" w:rsidDel="00633F67">
          <w:rPr>
            <w:color w:val="000000" w:themeColor="text1"/>
          </w:rPr>
          <w:delText>1045902637</w:delText>
        </w:r>
      </w:del>
      <w:ins w:id="24" w:author="ROHAYATI" w:date="2024-03-12T13:41:00Z">
        <w:r w:rsidR="00633F67">
          <w:rPr>
            <w:color w:val="000000" w:themeColor="text1"/>
            <w:lang w:val="en-US"/>
          </w:rPr>
          <w:t>356801062251539</w:t>
        </w:r>
      </w:ins>
    </w:p>
    <w:p w:rsidR="001703D8" w:rsidRPr="004F2AF7" w:rsidRDefault="001703D8" w:rsidP="004F2AF7">
      <w:pPr>
        <w:pStyle w:val="Default"/>
        <w:numPr>
          <w:ilvl w:val="0"/>
          <w:numId w:val="4"/>
        </w:numPr>
        <w:spacing w:line="276" w:lineRule="auto"/>
        <w:ind w:left="993" w:hanging="426"/>
        <w:jc w:val="both"/>
        <w:rPr>
          <w:color w:val="000000" w:themeColor="text1"/>
        </w:rPr>
      </w:pPr>
      <w:r w:rsidRPr="004F2AF7">
        <w:rPr>
          <w:color w:val="000000" w:themeColor="text1"/>
        </w:rPr>
        <w:t>Atas nama</w:t>
      </w:r>
      <w:r w:rsidRPr="004F2AF7">
        <w:rPr>
          <w:color w:val="000000" w:themeColor="text1"/>
        </w:rPr>
        <w:tab/>
      </w:r>
      <w:r w:rsidRPr="004F2AF7">
        <w:rPr>
          <w:color w:val="000000" w:themeColor="text1"/>
        </w:rPr>
        <w:tab/>
        <w:t xml:space="preserve">: </w:t>
      </w:r>
      <w:del w:id="25" w:author="ROHAYATI" w:date="2024-03-12T13:41:00Z">
        <w:r w:rsidR="004877CB" w:rsidDel="00633F67">
          <w:rPr>
            <w:color w:val="000000" w:themeColor="text1"/>
          </w:rPr>
          <w:delText>Moch. Imron</w:delText>
        </w:r>
      </w:del>
      <w:proofErr w:type="spellStart"/>
      <w:ins w:id="26" w:author="ROHAYATI" w:date="2024-03-12T13:41:00Z">
        <w:r w:rsidR="00633F67">
          <w:rPr>
            <w:color w:val="000000" w:themeColor="text1"/>
            <w:lang w:val="en-US"/>
          </w:rPr>
          <w:t>Adi</w:t>
        </w:r>
        <w:proofErr w:type="spellEnd"/>
        <w:r w:rsidR="00633F67">
          <w:rPr>
            <w:color w:val="000000" w:themeColor="text1"/>
            <w:lang w:val="en-US"/>
          </w:rPr>
          <w:t xml:space="preserve"> </w:t>
        </w:r>
        <w:proofErr w:type="spellStart"/>
        <w:r w:rsidR="00633F67">
          <w:rPr>
            <w:color w:val="000000" w:themeColor="text1"/>
            <w:lang w:val="en-US"/>
          </w:rPr>
          <w:t>Nugraha</w:t>
        </w:r>
      </w:ins>
      <w:proofErr w:type="spellEnd"/>
      <w:r w:rsidR="004877CB">
        <w:rPr>
          <w:color w:val="000000" w:themeColor="text1"/>
        </w:rPr>
        <w:t xml:space="preserve"> </w:t>
      </w:r>
    </w:p>
    <w:p w:rsidR="001703D8" w:rsidRPr="004F2AF7" w:rsidRDefault="001703D8" w:rsidP="004F2AF7">
      <w:pPr>
        <w:pStyle w:val="Default"/>
        <w:numPr>
          <w:ilvl w:val="0"/>
          <w:numId w:val="4"/>
        </w:numPr>
        <w:spacing w:line="276" w:lineRule="auto"/>
        <w:ind w:left="993" w:hanging="426"/>
        <w:jc w:val="both"/>
        <w:rPr>
          <w:color w:val="000000" w:themeColor="text1"/>
        </w:rPr>
      </w:pPr>
      <w:r w:rsidRPr="004F2AF7">
        <w:rPr>
          <w:color w:val="000000" w:themeColor="text1"/>
        </w:rPr>
        <w:t>Nama Bank</w:t>
      </w:r>
      <w:r w:rsidRPr="004F2AF7">
        <w:rPr>
          <w:color w:val="000000" w:themeColor="text1"/>
        </w:rPr>
        <w:tab/>
      </w:r>
      <w:r w:rsidRPr="004F2AF7">
        <w:rPr>
          <w:color w:val="000000" w:themeColor="text1"/>
        </w:rPr>
        <w:tab/>
        <w:t xml:space="preserve">: </w:t>
      </w:r>
      <w:r w:rsidR="004877CB">
        <w:rPr>
          <w:color w:val="000000" w:themeColor="text1"/>
        </w:rPr>
        <w:t>B</w:t>
      </w:r>
      <w:ins w:id="27" w:author="ROHAYATI" w:date="2024-03-12T13:41:00Z">
        <w:r w:rsidR="00633F67">
          <w:rPr>
            <w:color w:val="000000" w:themeColor="text1"/>
            <w:lang w:val="en-US"/>
          </w:rPr>
          <w:t>RI</w:t>
        </w:r>
      </w:ins>
      <w:del w:id="28" w:author="ROHAYATI" w:date="2024-03-12T13:41:00Z">
        <w:r w:rsidR="004877CB" w:rsidDel="00633F67">
          <w:rPr>
            <w:color w:val="000000" w:themeColor="text1"/>
          </w:rPr>
          <w:delText>SI</w:delText>
        </w:r>
      </w:del>
    </w:p>
    <w:p w:rsidR="00F33B45" w:rsidRPr="004F2AF7" w:rsidRDefault="001703D8" w:rsidP="004F2AF7">
      <w:pPr>
        <w:pStyle w:val="Default"/>
        <w:numPr>
          <w:ilvl w:val="0"/>
          <w:numId w:val="4"/>
        </w:numPr>
        <w:spacing w:line="276" w:lineRule="auto"/>
        <w:ind w:left="993" w:hanging="426"/>
        <w:jc w:val="both"/>
        <w:rPr>
          <w:b/>
          <w:color w:val="000000" w:themeColor="text1"/>
        </w:rPr>
      </w:pPr>
      <w:r w:rsidRPr="004F2AF7">
        <w:rPr>
          <w:color w:val="000000" w:themeColor="text1"/>
        </w:rPr>
        <w:t>Alamat bank</w:t>
      </w:r>
      <w:r w:rsidRPr="004F2AF7">
        <w:rPr>
          <w:color w:val="000000" w:themeColor="text1"/>
        </w:rPr>
        <w:tab/>
        <w:t>:</w:t>
      </w:r>
      <w:r w:rsidR="00AD3B24" w:rsidRPr="004F2AF7">
        <w:rPr>
          <w:color w:val="000000" w:themeColor="text1"/>
        </w:rPr>
        <w:t xml:space="preserve"> </w:t>
      </w:r>
      <w:del w:id="29" w:author="ROHAYATI" w:date="2024-03-12T13:41:00Z">
        <w:r w:rsidR="004877CB" w:rsidDel="00633F67">
          <w:rPr>
            <w:color w:val="000000" w:themeColor="text1"/>
          </w:rPr>
          <w:delText>Jl. A. Yani Kudus</w:delText>
        </w:r>
      </w:del>
      <w:ins w:id="30" w:author="ROHAYATI" w:date="2024-03-12T13:41:00Z">
        <w:r w:rsidR="00633F67">
          <w:rPr>
            <w:color w:val="000000" w:themeColor="text1"/>
            <w:lang w:val="en-US"/>
          </w:rPr>
          <w:t>-</w:t>
        </w:r>
      </w:ins>
    </w:p>
    <w:p w:rsidR="00E16BCC" w:rsidRPr="004F2AF7" w:rsidRDefault="0003139A" w:rsidP="004F2AF7">
      <w:pPr>
        <w:pStyle w:val="Default"/>
        <w:numPr>
          <w:ilvl w:val="0"/>
          <w:numId w:val="5"/>
        </w:numPr>
        <w:spacing w:line="276" w:lineRule="auto"/>
        <w:ind w:left="567" w:hanging="567"/>
        <w:jc w:val="both"/>
        <w:rPr>
          <w:b/>
          <w:color w:val="000000" w:themeColor="text1"/>
        </w:rPr>
      </w:pPr>
      <w:r w:rsidRPr="004F2AF7">
        <w:rPr>
          <w:color w:val="000000" w:themeColor="text1"/>
        </w:rPr>
        <w:t>Pembayaran sebesar</w:t>
      </w:r>
      <w:r w:rsidR="00C4481B" w:rsidRPr="004F2AF7">
        <w:rPr>
          <w:color w:val="000000" w:themeColor="text1"/>
        </w:rPr>
        <w:t xml:space="preserve"> </w:t>
      </w:r>
      <w:r w:rsidRPr="004F2AF7">
        <w:rPr>
          <w:color w:val="000000" w:themeColor="text1"/>
        </w:rPr>
        <w:t>100</w:t>
      </w:r>
      <w:r w:rsidR="00C4481B" w:rsidRPr="004F2AF7">
        <w:rPr>
          <w:color w:val="000000" w:themeColor="text1"/>
        </w:rPr>
        <w:t xml:space="preserve">% dari </w:t>
      </w:r>
      <w:r w:rsidR="00E16BCC" w:rsidRPr="004F2AF7">
        <w:rPr>
          <w:color w:val="000000" w:themeColor="text1"/>
        </w:rPr>
        <w:t xml:space="preserve">total </w:t>
      </w:r>
      <w:r w:rsidR="00C4481B" w:rsidRPr="004F2AF7">
        <w:rPr>
          <w:color w:val="000000" w:themeColor="text1"/>
        </w:rPr>
        <w:t xml:space="preserve">harga </w:t>
      </w:r>
      <w:r w:rsidR="00E16BCC" w:rsidRPr="004F2AF7">
        <w:rPr>
          <w:color w:val="000000" w:themeColor="text1"/>
        </w:rPr>
        <w:t>produk. Pembayaran</w:t>
      </w:r>
      <w:r w:rsidR="00D124E1" w:rsidRPr="004F2AF7">
        <w:rPr>
          <w:color w:val="000000" w:themeColor="text1"/>
        </w:rPr>
        <w:t xml:space="preserve"> </w:t>
      </w:r>
      <w:r w:rsidR="00C4481B" w:rsidRPr="004F2AF7">
        <w:rPr>
          <w:color w:val="000000" w:themeColor="text1"/>
        </w:rPr>
        <w:t>dilakukan</w:t>
      </w:r>
      <w:r w:rsidR="009644E5" w:rsidRPr="004F2AF7">
        <w:rPr>
          <w:color w:val="000000" w:themeColor="text1"/>
        </w:rPr>
        <w:t xml:space="preserve"> 30</w:t>
      </w:r>
      <w:r w:rsidR="00C4481B" w:rsidRPr="004F2AF7">
        <w:rPr>
          <w:color w:val="000000" w:themeColor="text1"/>
        </w:rPr>
        <w:t xml:space="preserve"> </w:t>
      </w:r>
      <w:r w:rsidR="009644E5" w:rsidRPr="004F2AF7">
        <w:rPr>
          <w:color w:val="000000" w:themeColor="text1"/>
        </w:rPr>
        <w:t>(</w:t>
      </w:r>
      <w:r w:rsidR="00C4481B" w:rsidRPr="004F2AF7">
        <w:rPr>
          <w:color w:val="000000" w:themeColor="text1"/>
        </w:rPr>
        <w:t>tiga puluh</w:t>
      </w:r>
      <w:r w:rsidR="009644E5" w:rsidRPr="004F2AF7">
        <w:rPr>
          <w:color w:val="000000" w:themeColor="text1"/>
        </w:rPr>
        <w:t>)</w:t>
      </w:r>
      <w:r w:rsidR="00C4481B" w:rsidRPr="004F2AF7">
        <w:rPr>
          <w:color w:val="000000" w:themeColor="text1"/>
        </w:rPr>
        <w:t xml:space="preserve"> hari setelah diterimanya Invoice </w:t>
      </w:r>
      <w:r w:rsidR="00FD7661" w:rsidRPr="004F2AF7">
        <w:rPr>
          <w:color w:val="000000" w:themeColor="text1"/>
        </w:rPr>
        <w:t xml:space="preserve">yang dilampirkan dengan bukti nota pengiriman barang </w:t>
      </w:r>
      <w:r w:rsidR="00C4481B" w:rsidRPr="004F2AF7">
        <w:rPr>
          <w:color w:val="000000" w:themeColor="text1"/>
        </w:rPr>
        <w:t xml:space="preserve">dari </w:t>
      </w:r>
      <w:r w:rsidR="00C4481B" w:rsidRPr="004F2AF7">
        <w:rPr>
          <w:b/>
          <w:color w:val="000000" w:themeColor="text1"/>
        </w:rPr>
        <w:t>Pihak Pertama</w:t>
      </w:r>
      <w:r w:rsidR="00C4481B" w:rsidRPr="004F2AF7">
        <w:rPr>
          <w:color w:val="000000" w:themeColor="text1"/>
        </w:rPr>
        <w:t xml:space="preserve"> kepada </w:t>
      </w:r>
      <w:r w:rsidR="00C4481B" w:rsidRPr="004F2AF7">
        <w:rPr>
          <w:b/>
          <w:color w:val="000000" w:themeColor="text1"/>
        </w:rPr>
        <w:t>Pihak Kedua</w:t>
      </w:r>
      <w:r w:rsidR="00225337" w:rsidRPr="004F2AF7">
        <w:rPr>
          <w:bCs/>
          <w:iCs/>
        </w:rPr>
        <w:t>.</w:t>
      </w:r>
    </w:p>
    <w:p w:rsidR="00D124E1" w:rsidRPr="004F2AF7" w:rsidDel="00633F67" w:rsidRDefault="00D124E1" w:rsidP="004F2AF7">
      <w:pPr>
        <w:pStyle w:val="Default"/>
        <w:numPr>
          <w:ilvl w:val="0"/>
          <w:numId w:val="5"/>
        </w:numPr>
        <w:spacing w:line="276" w:lineRule="auto"/>
        <w:ind w:left="567" w:hanging="567"/>
        <w:jc w:val="both"/>
        <w:rPr>
          <w:del w:id="31" w:author="ROHAYATI" w:date="2024-03-12T13:41:00Z"/>
          <w:b/>
          <w:color w:val="000000" w:themeColor="text1"/>
        </w:rPr>
      </w:pPr>
      <w:r w:rsidRPr="004F2AF7">
        <w:rPr>
          <w:bCs/>
          <w:iCs/>
        </w:rPr>
        <w:t xml:space="preserve">Invoice </w:t>
      </w:r>
      <w:r w:rsidR="00364052" w:rsidRPr="004F2AF7">
        <w:rPr>
          <w:bCs/>
          <w:iCs/>
        </w:rPr>
        <w:t>diterima</w:t>
      </w:r>
      <w:r w:rsidRPr="004F2AF7">
        <w:rPr>
          <w:bCs/>
          <w:iCs/>
        </w:rPr>
        <w:t xml:space="preserve"> </w:t>
      </w:r>
      <w:r w:rsidRPr="004F2AF7">
        <w:rPr>
          <w:b/>
          <w:bCs/>
          <w:iCs/>
        </w:rPr>
        <w:t xml:space="preserve">Pihak </w:t>
      </w:r>
      <w:r w:rsidR="00364052" w:rsidRPr="004F2AF7">
        <w:rPr>
          <w:b/>
          <w:bCs/>
          <w:iCs/>
        </w:rPr>
        <w:t>Kedua</w:t>
      </w:r>
      <w:r w:rsidRPr="004F2AF7">
        <w:rPr>
          <w:bCs/>
          <w:iCs/>
        </w:rPr>
        <w:t xml:space="preserve"> </w:t>
      </w:r>
      <w:r w:rsidR="00364052" w:rsidRPr="004F2AF7">
        <w:rPr>
          <w:bCs/>
          <w:iCs/>
        </w:rPr>
        <w:t>dari</w:t>
      </w:r>
      <w:r w:rsidRPr="004F2AF7">
        <w:rPr>
          <w:bCs/>
          <w:iCs/>
        </w:rPr>
        <w:t xml:space="preserve"> </w:t>
      </w:r>
      <w:r w:rsidRPr="004F2AF7">
        <w:rPr>
          <w:b/>
          <w:bCs/>
          <w:iCs/>
        </w:rPr>
        <w:t xml:space="preserve">Pihak </w:t>
      </w:r>
      <w:r w:rsidR="00364052" w:rsidRPr="004F2AF7">
        <w:rPr>
          <w:b/>
          <w:bCs/>
          <w:iCs/>
        </w:rPr>
        <w:t>Pertama</w:t>
      </w:r>
      <w:r w:rsidRPr="004F2AF7">
        <w:rPr>
          <w:bCs/>
          <w:iCs/>
        </w:rPr>
        <w:t xml:space="preserve"> bersamaan dengan </w:t>
      </w:r>
      <w:r w:rsidR="00364052" w:rsidRPr="004F2AF7">
        <w:rPr>
          <w:bCs/>
          <w:iCs/>
        </w:rPr>
        <w:t>kedatangan</w:t>
      </w:r>
      <w:r w:rsidRPr="004F2AF7">
        <w:rPr>
          <w:bCs/>
          <w:iCs/>
        </w:rPr>
        <w:t xml:space="preserve"> barang.</w:t>
      </w:r>
    </w:p>
    <w:p w:rsidR="00E16BCC" w:rsidRPr="00633F67" w:rsidRDefault="00E16BCC">
      <w:pPr>
        <w:pStyle w:val="Default"/>
        <w:numPr>
          <w:ilvl w:val="0"/>
          <w:numId w:val="5"/>
        </w:numPr>
        <w:spacing w:line="276" w:lineRule="auto"/>
        <w:ind w:left="567" w:hanging="567"/>
        <w:jc w:val="both"/>
        <w:rPr>
          <w:b/>
          <w:bCs/>
          <w:color w:val="000000" w:themeColor="text1"/>
        </w:rPr>
        <w:pPrChange w:id="32" w:author="ROHAYATI" w:date="2024-03-12T13:41:00Z">
          <w:pPr>
            <w:pStyle w:val="Default"/>
            <w:spacing w:line="276" w:lineRule="auto"/>
            <w:jc w:val="center"/>
          </w:pPr>
        </w:pPrChange>
      </w:pPr>
    </w:p>
    <w:p w:rsidR="00176442" w:rsidRPr="004F2AF7" w:rsidRDefault="00176442" w:rsidP="004F2AF7">
      <w:pPr>
        <w:pStyle w:val="Default"/>
        <w:spacing w:line="276" w:lineRule="auto"/>
        <w:jc w:val="center"/>
        <w:rPr>
          <w:color w:val="000000" w:themeColor="text1"/>
        </w:rPr>
      </w:pPr>
      <w:r w:rsidRPr="004F2AF7">
        <w:rPr>
          <w:b/>
          <w:bCs/>
          <w:color w:val="000000" w:themeColor="text1"/>
        </w:rPr>
        <w:lastRenderedPageBreak/>
        <w:t xml:space="preserve">Pasal </w:t>
      </w:r>
      <w:r w:rsidR="007A5FEB" w:rsidRPr="004F2AF7">
        <w:rPr>
          <w:b/>
          <w:bCs/>
          <w:color w:val="000000" w:themeColor="text1"/>
        </w:rPr>
        <w:t>7</w:t>
      </w:r>
    </w:p>
    <w:p w:rsidR="00176442" w:rsidRPr="004F2AF7" w:rsidRDefault="00B907C6" w:rsidP="004F2AF7">
      <w:pPr>
        <w:pStyle w:val="Default"/>
        <w:spacing w:line="276" w:lineRule="auto"/>
        <w:jc w:val="center"/>
        <w:rPr>
          <w:color w:val="000000" w:themeColor="text1"/>
        </w:rPr>
      </w:pPr>
      <w:r w:rsidRPr="004F2AF7">
        <w:rPr>
          <w:b/>
          <w:bCs/>
          <w:color w:val="000000" w:themeColor="text1"/>
        </w:rPr>
        <w:t>Waktu Perjanjian</w:t>
      </w:r>
    </w:p>
    <w:p w:rsidR="00B72D69" w:rsidRPr="004F2AF7" w:rsidRDefault="00116A55" w:rsidP="004F2AF7">
      <w:pPr>
        <w:pStyle w:val="ListParagraph"/>
        <w:numPr>
          <w:ilvl w:val="0"/>
          <w:numId w:val="23"/>
        </w:numPr>
        <w:spacing w:line="276" w:lineRule="auto"/>
        <w:ind w:left="567" w:hanging="567"/>
        <w:jc w:val="both"/>
        <w:rPr>
          <w:rFonts w:eastAsiaTheme="minorEastAsia" w:cs="Times New Roman"/>
          <w:color w:val="000000"/>
          <w:kern w:val="0"/>
          <w:lang w:val="id-ID" w:eastAsia="id-ID" w:bidi="ar-SA"/>
        </w:rPr>
      </w:pPr>
      <w:r w:rsidRPr="004F2AF7">
        <w:rPr>
          <w:rFonts w:eastAsiaTheme="minorEastAsia" w:cs="Times New Roman"/>
          <w:color w:val="000000"/>
          <w:kern w:val="0"/>
          <w:lang w:val="id-ID" w:eastAsia="id-ID" w:bidi="ar-SA"/>
        </w:rPr>
        <w:t xml:space="preserve">Perjanjian ini berlaku selama satu (1) tahun sejak tanggal </w:t>
      </w:r>
      <w:r w:rsidR="006A7050">
        <w:rPr>
          <w:rFonts w:eastAsiaTheme="minorEastAsia" w:cs="Times New Roman"/>
          <w:color w:val="000000"/>
          <w:kern w:val="0"/>
          <w:lang w:val="en-US" w:eastAsia="id-ID" w:bidi="ar-SA"/>
        </w:rPr>
        <w:t xml:space="preserve">08 </w:t>
      </w:r>
      <w:proofErr w:type="spellStart"/>
      <w:r w:rsidR="006A7050">
        <w:rPr>
          <w:rFonts w:eastAsiaTheme="minorEastAsia" w:cs="Times New Roman"/>
          <w:color w:val="000000"/>
          <w:kern w:val="0"/>
          <w:lang w:val="en-US" w:eastAsia="id-ID" w:bidi="ar-SA"/>
        </w:rPr>
        <w:t>Maret</w:t>
      </w:r>
      <w:proofErr w:type="spellEnd"/>
      <w:r w:rsidR="006A7050">
        <w:rPr>
          <w:rFonts w:eastAsiaTheme="minorEastAsia" w:cs="Times New Roman"/>
          <w:color w:val="000000"/>
          <w:kern w:val="0"/>
          <w:lang w:val="en-US" w:eastAsia="id-ID" w:bidi="ar-SA"/>
        </w:rPr>
        <w:t xml:space="preserve"> 2024</w:t>
      </w:r>
      <w:r w:rsidR="006A7050" w:rsidRPr="004F2AF7">
        <w:rPr>
          <w:rFonts w:eastAsiaTheme="minorEastAsia" w:cs="Times New Roman"/>
          <w:color w:val="000000"/>
          <w:kern w:val="0"/>
          <w:lang w:val="id-ID" w:eastAsia="id-ID" w:bidi="ar-SA"/>
        </w:rPr>
        <w:t xml:space="preserve"> </w:t>
      </w:r>
      <w:r w:rsidR="00E16BCC" w:rsidRPr="004F2AF7">
        <w:rPr>
          <w:rFonts w:eastAsiaTheme="minorEastAsia" w:cs="Times New Roman"/>
          <w:color w:val="000000"/>
          <w:kern w:val="0"/>
          <w:lang w:val="id-ID" w:eastAsia="id-ID" w:bidi="ar-SA"/>
        </w:rPr>
        <w:t>sampai dengan tanggal</w:t>
      </w:r>
      <w:r w:rsidR="006A7050">
        <w:rPr>
          <w:rFonts w:eastAsiaTheme="minorEastAsia" w:cs="Times New Roman"/>
          <w:color w:val="000000"/>
          <w:kern w:val="0"/>
          <w:lang w:val="en-US" w:eastAsia="id-ID" w:bidi="ar-SA"/>
        </w:rPr>
        <w:t xml:space="preserve"> 07 </w:t>
      </w:r>
      <w:proofErr w:type="spellStart"/>
      <w:r w:rsidR="006A7050">
        <w:rPr>
          <w:rFonts w:eastAsiaTheme="minorEastAsia" w:cs="Times New Roman"/>
          <w:color w:val="000000"/>
          <w:kern w:val="0"/>
          <w:lang w:val="en-US" w:eastAsia="id-ID" w:bidi="ar-SA"/>
        </w:rPr>
        <w:t>Maret</w:t>
      </w:r>
      <w:proofErr w:type="spellEnd"/>
      <w:r w:rsidR="006A7050">
        <w:rPr>
          <w:rFonts w:eastAsiaTheme="minorEastAsia" w:cs="Times New Roman"/>
          <w:color w:val="000000"/>
          <w:kern w:val="0"/>
          <w:lang w:val="en-US" w:eastAsia="id-ID" w:bidi="ar-SA"/>
        </w:rPr>
        <w:t xml:space="preserve"> 2025.</w:t>
      </w:r>
    </w:p>
    <w:p w:rsidR="00B72D69" w:rsidRDefault="00B72D69" w:rsidP="00626DFD">
      <w:pPr>
        <w:pStyle w:val="ListParagraph"/>
        <w:numPr>
          <w:ilvl w:val="0"/>
          <w:numId w:val="23"/>
        </w:numPr>
        <w:spacing w:line="276" w:lineRule="auto"/>
        <w:ind w:left="567" w:hanging="567"/>
        <w:jc w:val="both"/>
        <w:rPr>
          <w:rFonts w:cs="Times New Roman"/>
          <w:color w:val="000000"/>
          <w:lang w:val="id-ID" w:eastAsia="id-ID" w:bidi="ar-SA"/>
        </w:rPr>
      </w:pPr>
      <w:r w:rsidRPr="00626DFD">
        <w:rPr>
          <w:rFonts w:cs="Times New Roman"/>
          <w:color w:val="000000"/>
          <w:lang w:val="id-ID" w:eastAsia="id-ID" w:bidi="ar-SA"/>
        </w:rPr>
        <w:t>Perjanjian ini dapat diperpanjang secara otomatis untuk satu (1) tahun berikutnya kecuali ada pemberitahuan dari salah satu pihak secara tertulis untuk mengakhiri atau merubah perjanjian  ini 3 (tiga) bulan sebelum berakhirnya masa 1 (satu) tahun Perjanjian ini atau masa perpanjangannya.</w:t>
      </w:r>
    </w:p>
    <w:p w:rsidR="0084356D" w:rsidRPr="004F2AF7" w:rsidRDefault="0084356D" w:rsidP="00626DFD">
      <w:pPr>
        <w:pStyle w:val="ListParagraph"/>
        <w:spacing w:line="276" w:lineRule="auto"/>
        <w:ind w:left="567"/>
        <w:jc w:val="both"/>
        <w:rPr>
          <w:lang w:val="id-ID" w:eastAsia="id-ID" w:bidi="ar-SA"/>
        </w:rPr>
      </w:pPr>
    </w:p>
    <w:p w:rsidR="00D124E1" w:rsidRPr="004F2AF7" w:rsidRDefault="00D124E1" w:rsidP="004F2AF7">
      <w:pPr>
        <w:pStyle w:val="Default"/>
        <w:spacing w:line="276" w:lineRule="auto"/>
        <w:jc w:val="center"/>
        <w:rPr>
          <w:color w:val="000000" w:themeColor="text1"/>
        </w:rPr>
      </w:pPr>
      <w:r w:rsidRPr="004F2AF7">
        <w:rPr>
          <w:b/>
          <w:bCs/>
          <w:color w:val="000000" w:themeColor="text1"/>
        </w:rPr>
        <w:t>Pasal 8</w:t>
      </w:r>
    </w:p>
    <w:p w:rsidR="00D124E1" w:rsidRPr="004F2AF7" w:rsidRDefault="00D124E1" w:rsidP="004F2AF7">
      <w:pPr>
        <w:pStyle w:val="Default"/>
        <w:spacing w:line="276" w:lineRule="auto"/>
        <w:jc w:val="center"/>
        <w:rPr>
          <w:color w:val="000000" w:themeColor="text1"/>
        </w:rPr>
      </w:pPr>
      <w:r w:rsidRPr="004F2AF7">
        <w:rPr>
          <w:b/>
          <w:bCs/>
          <w:color w:val="000000" w:themeColor="text1"/>
        </w:rPr>
        <w:t>Force Majeure</w:t>
      </w:r>
    </w:p>
    <w:p w:rsidR="00AF2584" w:rsidRPr="004F2AF7" w:rsidRDefault="00AF2584" w:rsidP="004F2AF7">
      <w:pPr>
        <w:pStyle w:val="NormalWeb"/>
        <w:numPr>
          <w:ilvl w:val="0"/>
          <w:numId w:val="32"/>
        </w:numPr>
        <w:spacing w:before="0" w:after="0" w:line="276" w:lineRule="auto"/>
        <w:ind w:left="567" w:hanging="567"/>
        <w:jc w:val="both"/>
        <w:rPr>
          <w:lang w:val="en-US"/>
        </w:rPr>
      </w:pPr>
      <w:r w:rsidRPr="004F2AF7">
        <w:rPr>
          <w:b/>
          <w:bCs/>
          <w:color w:val="000000" w:themeColor="text1"/>
        </w:rPr>
        <w:t>Para Pihak</w:t>
      </w:r>
      <w:r w:rsidRPr="004F2AF7">
        <w:rPr>
          <w:bCs/>
          <w:color w:val="000000" w:themeColor="text1"/>
        </w:rPr>
        <w:t xml:space="preserve"> </w:t>
      </w:r>
      <w:proofErr w:type="spellStart"/>
      <w:r w:rsidRPr="004F2AF7">
        <w:rPr>
          <w:lang w:val="en-US"/>
        </w:rPr>
        <w:t>tidak</w:t>
      </w:r>
      <w:proofErr w:type="spellEnd"/>
      <w:r w:rsidRPr="004F2AF7">
        <w:rPr>
          <w:lang w:val="en-US"/>
        </w:rPr>
        <w:t xml:space="preserve"> </w:t>
      </w:r>
      <w:proofErr w:type="spellStart"/>
      <w:r w:rsidRPr="004F2AF7">
        <w:rPr>
          <w:lang w:val="en-US"/>
        </w:rPr>
        <w:t>bertanggung</w:t>
      </w:r>
      <w:proofErr w:type="spellEnd"/>
      <w:r w:rsidRPr="004F2AF7">
        <w:rPr>
          <w:lang w:val="en-US"/>
        </w:rPr>
        <w:t xml:space="preserve"> </w:t>
      </w:r>
      <w:proofErr w:type="spellStart"/>
      <w:r w:rsidRPr="004F2AF7">
        <w:rPr>
          <w:lang w:val="en-US"/>
        </w:rPr>
        <w:t>jawab</w:t>
      </w:r>
      <w:proofErr w:type="spellEnd"/>
      <w:r w:rsidRPr="004F2AF7">
        <w:rPr>
          <w:lang w:val="en-US"/>
        </w:rPr>
        <w:t xml:space="preserve"> </w:t>
      </w:r>
      <w:proofErr w:type="spellStart"/>
      <w:r w:rsidRPr="004F2AF7">
        <w:rPr>
          <w:lang w:val="en-US"/>
        </w:rPr>
        <w:t>atas</w:t>
      </w:r>
      <w:proofErr w:type="spellEnd"/>
      <w:r w:rsidRPr="004F2AF7">
        <w:rPr>
          <w:lang w:val="en-US"/>
        </w:rPr>
        <w:t xml:space="preserve"> </w:t>
      </w:r>
      <w:proofErr w:type="spellStart"/>
      <w:r w:rsidRPr="004F2AF7">
        <w:rPr>
          <w:lang w:val="en-US"/>
        </w:rPr>
        <w:t>segala</w:t>
      </w:r>
      <w:proofErr w:type="spellEnd"/>
      <w:r w:rsidRPr="004F2AF7">
        <w:rPr>
          <w:lang w:val="en-US"/>
        </w:rPr>
        <w:t xml:space="preserve"> </w:t>
      </w:r>
      <w:proofErr w:type="spellStart"/>
      <w:r w:rsidRPr="004F2AF7">
        <w:rPr>
          <w:lang w:val="en-US"/>
        </w:rPr>
        <w:t>kerugian</w:t>
      </w:r>
      <w:proofErr w:type="spellEnd"/>
      <w:r w:rsidRPr="004F2AF7">
        <w:rPr>
          <w:lang w:val="en-US"/>
        </w:rPr>
        <w:t xml:space="preserve"> yang </w:t>
      </w:r>
      <w:proofErr w:type="spellStart"/>
      <w:r w:rsidRPr="004F2AF7">
        <w:rPr>
          <w:lang w:val="en-US"/>
        </w:rPr>
        <w:t>timbul</w:t>
      </w:r>
      <w:proofErr w:type="spellEnd"/>
      <w:r w:rsidRPr="004F2AF7">
        <w:rPr>
          <w:lang w:val="en-US"/>
        </w:rPr>
        <w:t xml:space="preserve"> </w:t>
      </w:r>
      <w:proofErr w:type="spellStart"/>
      <w:r w:rsidRPr="004F2AF7">
        <w:rPr>
          <w:lang w:val="en-US"/>
        </w:rPr>
        <w:t>diakibatkan</w:t>
      </w:r>
      <w:proofErr w:type="spellEnd"/>
      <w:r w:rsidRPr="004F2AF7">
        <w:rPr>
          <w:lang w:val="en-US"/>
        </w:rPr>
        <w:t xml:space="preserve"> </w:t>
      </w:r>
      <w:proofErr w:type="spellStart"/>
      <w:r w:rsidRPr="004F2AF7">
        <w:rPr>
          <w:lang w:val="en-US"/>
        </w:rPr>
        <w:t>oleh</w:t>
      </w:r>
      <w:proofErr w:type="spellEnd"/>
      <w:r w:rsidRPr="004F2AF7">
        <w:rPr>
          <w:lang w:val="en-US"/>
        </w:rPr>
        <w:t xml:space="preserve"> </w:t>
      </w:r>
      <w:r w:rsidRPr="004F2AF7">
        <w:t>force majeure</w:t>
      </w:r>
      <w:r w:rsidRPr="004F2AF7">
        <w:rPr>
          <w:lang w:val="en-US"/>
        </w:rPr>
        <w:t>.</w:t>
      </w:r>
    </w:p>
    <w:p w:rsidR="00AF2584" w:rsidRPr="004F2AF7" w:rsidRDefault="00AF2584" w:rsidP="004F2AF7">
      <w:pPr>
        <w:pStyle w:val="NormalWeb"/>
        <w:numPr>
          <w:ilvl w:val="0"/>
          <w:numId w:val="32"/>
        </w:numPr>
        <w:spacing w:before="0" w:after="0" w:line="276" w:lineRule="auto"/>
        <w:ind w:left="567" w:hanging="567"/>
        <w:jc w:val="both"/>
        <w:rPr>
          <w:lang w:val="en-US"/>
        </w:rPr>
      </w:pPr>
      <w:proofErr w:type="spellStart"/>
      <w:r w:rsidRPr="004F2AF7">
        <w:rPr>
          <w:lang w:val="en-US"/>
        </w:rPr>
        <w:t>Kondisi</w:t>
      </w:r>
      <w:proofErr w:type="spellEnd"/>
      <w:r w:rsidRPr="004F2AF7">
        <w:rPr>
          <w:lang w:val="en-US"/>
        </w:rPr>
        <w:t xml:space="preserve"> yang </w:t>
      </w:r>
      <w:proofErr w:type="spellStart"/>
      <w:r w:rsidRPr="004F2AF7">
        <w:rPr>
          <w:lang w:val="en-US"/>
        </w:rPr>
        <w:t>dapat</w:t>
      </w:r>
      <w:proofErr w:type="spellEnd"/>
      <w:r w:rsidRPr="004F2AF7">
        <w:rPr>
          <w:lang w:val="en-US"/>
        </w:rPr>
        <w:t xml:space="preserve"> </w:t>
      </w:r>
      <w:proofErr w:type="spellStart"/>
      <w:r w:rsidRPr="004F2AF7">
        <w:rPr>
          <w:lang w:val="en-US"/>
        </w:rPr>
        <w:t>diterima</w:t>
      </w:r>
      <w:proofErr w:type="spellEnd"/>
      <w:r w:rsidRPr="004F2AF7">
        <w:rPr>
          <w:lang w:val="en-US"/>
        </w:rPr>
        <w:t xml:space="preserve"> </w:t>
      </w:r>
      <w:proofErr w:type="spellStart"/>
      <w:r w:rsidRPr="004F2AF7">
        <w:rPr>
          <w:lang w:val="en-US"/>
        </w:rPr>
        <w:t>sebagai</w:t>
      </w:r>
      <w:proofErr w:type="spellEnd"/>
      <w:r w:rsidRPr="004F2AF7">
        <w:rPr>
          <w:lang w:val="en-US"/>
        </w:rPr>
        <w:t xml:space="preserve"> </w:t>
      </w:r>
      <w:r w:rsidRPr="004F2AF7">
        <w:t>force majeure</w:t>
      </w:r>
      <w:r w:rsidRPr="004F2AF7">
        <w:rPr>
          <w:lang w:val="en-US"/>
        </w:rPr>
        <w:t xml:space="preserve"> </w:t>
      </w:r>
      <w:proofErr w:type="spellStart"/>
      <w:r w:rsidRPr="004F2AF7">
        <w:rPr>
          <w:lang w:val="en-US"/>
        </w:rPr>
        <w:t>oleh</w:t>
      </w:r>
      <w:proofErr w:type="spellEnd"/>
      <w:r w:rsidRPr="004F2AF7">
        <w:rPr>
          <w:lang w:val="en-US"/>
        </w:rPr>
        <w:t xml:space="preserve"> </w:t>
      </w:r>
      <w:r w:rsidR="0084356D" w:rsidRPr="004F2AF7">
        <w:rPr>
          <w:b/>
        </w:rPr>
        <w:t>Para Pihak</w:t>
      </w:r>
      <w:r w:rsidRPr="004F2AF7">
        <w:rPr>
          <w:lang w:val="en-US"/>
        </w:rPr>
        <w:t xml:space="preserve"> </w:t>
      </w:r>
      <w:proofErr w:type="spellStart"/>
      <w:r w:rsidRPr="004F2AF7">
        <w:rPr>
          <w:lang w:val="en-US"/>
        </w:rPr>
        <w:t>adalah</w:t>
      </w:r>
      <w:proofErr w:type="spellEnd"/>
      <w:r w:rsidRPr="004F2AF7">
        <w:rPr>
          <w:lang w:val="en-US"/>
        </w:rPr>
        <w:t xml:space="preserve"> </w:t>
      </w:r>
      <w:r w:rsidR="0084356D" w:rsidRPr="004F2AF7">
        <w:t>p</w:t>
      </w:r>
      <w:proofErr w:type="spellStart"/>
      <w:r w:rsidR="0084356D" w:rsidRPr="004F2AF7">
        <w:rPr>
          <w:lang w:val="en-US"/>
        </w:rPr>
        <w:t>erang</w:t>
      </w:r>
      <w:proofErr w:type="spellEnd"/>
      <w:r w:rsidR="0084356D" w:rsidRPr="004F2AF7">
        <w:rPr>
          <w:lang w:val="en-US"/>
        </w:rPr>
        <w:t xml:space="preserve">, </w:t>
      </w:r>
      <w:proofErr w:type="spellStart"/>
      <w:r w:rsidR="0084356D" w:rsidRPr="004F2AF7">
        <w:rPr>
          <w:lang w:val="en-US"/>
        </w:rPr>
        <w:t>huru</w:t>
      </w:r>
      <w:proofErr w:type="spellEnd"/>
      <w:r w:rsidR="0084356D" w:rsidRPr="004F2AF7">
        <w:rPr>
          <w:lang w:val="en-US"/>
        </w:rPr>
        <w:t xml:space="preserve">-hara, </w:t>
      </w:r>
      <w:proofErr w:type="spellStart"/>
      <w:r w:rsidR="0084356D" w:rsidRPr="004F2AF7">
        <w:rPr>
          <w:lang w:val="en-US"/>
        </w:rPr>
        <w:t>sabotase</w:t>
      </w:r>
      <w:proofErr w:type="spellEnd"/>
      <w:r w:rsidR="0084356D" w:rsidRPr="004F2AF7">
        <w:rPr>
          <w:lang w:val="en-US"/>
        </w:rPr>
        <w:t xml:space="preserve">, </w:t>
      </w:r>
      <w:proofErr w:type="spellStart"/>
      <w:r w:rsidRPr="004F2AF7">
        <w:rPr>
          <w:lang w:val="en-US"/>
        </w:rPr>
        <w:t>terorisme</w:t>
      </w:r>
      <w:proofErr w:type="spellEnd"/>
      <w:r w:rsidRPr="004F2AF7">
        <w:rPr>
          <w:lang w:val="en-US"/>
        </w:rPr>
        <w:t xml:space="preserve">, </w:t>
      </w:r>
      <w:proofErr w:type="spellStart"/>
      <w:r w:rsidRPr="004F2AF7">
        <w:rPr>
          <w:lang w:val="en-US"/>
        </w:rPr>
        <w:t>penutupan</w:t>
      </w:r>
      <w:proofErr w:type="spellEnd"/>
      <w:r w:rsidRPr="004F2AF7">
        <w:rPr>
          <w:lang w:val="en-US"/>
        </w:rPr>
        <w:t xml:space="preserve"> </w:t>
      </w:r>
      <w:proofErr w:type="spellStart"/>
      <w:r w:rsidRPr="004F2AF7">
        <w:rPr>
          <w:lang w:val="en-US"/>
        </w:rPr>
        <w:t>oleh</w:t>
      </w:r>
      <w:proofErr w:type="spellEnd"/>
      <w:r w:rsidRPr="004F2AF7">
        <w:rPr>
          <w:lang w:val="en-US"/>
        </w:rPr>
        <w:t xml:space="preserve"> </w:t>
      </w:r>
      <w:proofErr w:type="spellStart"/>
      <w:r w:rsidRPr="004F2AF7">
        <w:rPr>
          <w:lang w:val="en-US"/>
        </w:rPr>
        <w:t>pemerintah</w:t>
      </w:r>
      <w:proofErr w:type="spellEnd"/>
      <w:r w:rsidRPr="004F2AF7">
        <w:rPr>
          <w:lang w:val="en-US"/>
        </w:rPr>
        <w:t xml:space="preserve">, </w:t>
      </w:r>
      <w:proofErr w:type="spellStart"/>
      <w:r w:rsidRPr="004F2AF7">
        <w:rPr>
          <w:lang w:val="en-US"/>
        </w:rPr>
        <w:t>bencana</w:t>
      </w:r>
      <w:proofErr w:type="spellEnd"/>
      <w:r w:rsidRPr="004F2AF7">
        <w:rPr>
          <w:lang w:val="en-US"/>
        </w:rPr>
        <w:t xml:space="preserve"> </w:t>
      </w:r>
      <w:proofErr w:type="spellStart"/>
      <w:r w:rsidRPr="004F2AF7">
        <w:rPr>
          <w:lang w:val="en-US"/>
        </w:rPr>
        <w:t>alam</w:t>
      </w:r>
      <w:proofErr w:type="spellEnd"/>
      <w:r w:rsidRPr="004F2AF7">
        <w:rPr>
          <w:lang w:val="en-US"/>
        </w:rPr>
        <w:t xml:space="preserve"> yang </w:t>
      </w:r>
      <w:proofErr w:type="spellStart"/>
      <w:r w:rsidRPr="004F2AF7">
        <w:rPr>
          <w:lang w:val="en-US"/>
        </w:rPr>
        <w:t>dikatagorikan</w:t>
      </w:r>
      <w:proofErr w:type="spellEnd"/>
      <w:r w:rsidRPr="004F2AF7">
        <w:rPr>
          <w:lang w:val="en-US"/>
        </w:rPr>
        <w:t xml:space="preserve"> </w:t>
      </w:r>
      <w:proofErr w:type="spellStart"/>
      <w:r w:rsidRPr="004F2AF7">
        <w:rPr>
          <w:lang w:val="en-US"/>
        </w:rPr>
        <w:t>sebagai</w:t>
      </w:r>
      <w:proofErr w:type="spellEnd"/>
      <w:r w:rsidRPr="004F2AF7">
        <w:rPr>
          <w:lang w:val="en-US"/>
        </w:rPr>
        <w:t xml:space="preserve"> b</w:t>
      </w:r>
      <w:r w:rsidR="0084356D" w:rsidRPr="004F2AF7">
        <w:t>en</w:t>
      </w:r>
      <w:proofErr w:type="spellStart"/>
      <w:r w:rsidRPr="004F2AF7">
        <w:rPr>
          <w:lang w:val="en-US"/>
        </w:rPr>
        <w:t>cana</w:t>
      </w:r>
      <w:proofErr w:type="spellEnd"/>
      <w:r w:rsidRPr="004F2AF7">
        <w:rPr>
          <w:lang w:val="en-US"/>
        </w:rPr>
        <w:t xml:space="preserve"> </w:t>
      </w:r>
      <w:proofErr w:type="spellStart"/>
      <w:r w:rsidRPr="004F2AF7">
        <w:rPr>
          <w:lang w:val="en-US"/>
        </w:rPr>
        <w:t>nasional</w:t>
      </w:r>
      <w:proofErr w:type="spellEnd"/>
      <w:r w:rsidRPr="004F2AF7">
        <w:rPr>
          <w:lang w:val="en-US"/>
        </w:rPr>
        <w:t xml:space="preserve"> yang </w:t>
      </w:r>
      <w:proofErr w:type="spellStart"/>
      <w:r w:rsidRPr="004F2AF7">
        <w:rPr>
          <w:lang w:val="en-US"/>
        </w:rPr>
        <w:t>dibuktikan</w:t>
      </w:r>
      <w:proofErr w:type="spellEnd"/>
      <w:r w:rsidRPr="004F2AF7">
        <w:rPr>
          <w:lang w:val="en-US"/>
        </w:rPr>
        <w:t xml:space="preserve"> </w:t>
      </w:r>
      <w:proofErr w:type="spellStart"/>
      <w:r w:rsidRPr="004F2AF7">
        <w:rPr>
          <w:lang w:val="en-US"/>
        </w:rPr>
        <w:t>dengan</w:t>
      </w:r>
      <w:proofErr w:type="spellEnd"/>
      <w:r w:rsidRPr="004F2AF7">
        <w:rPr>
          <w:lang w:val="en-US"/>
        </w:rPr>
        <w:t xml:space="preserve"> </w:t>
      </w:r>
      <w:proofErr w:type="spellStart"/>
      <w:r w:rsidRPr="004F2AF7">
        <w:rPr>
          <w:lang w:val="en-US"/>
        </w:rPr>
        <w:t>ditetapkan</w:t>
      </w:r>
      <w:proofErr w:type="spellEnd"/>
      <w:r w:rsidRPr="004F2AF7">
        <w:rPr>
          <w:lang w:val="en-US"/>
        </w:rPr>
        <w:t xml:space="preserve"> </w:t>
      </w:r>
      <w:proofErr w:type="spellStart"/>
      <w:r w:rsidRPr="004F2AF7">
        <w:rPr>
          <w:lang w:val="en-US"/>
        </w:rPr>
        <w:t>oleh</w:t>
      </w:r>
      <w:proofErr w:type="spellEnd"/>
      <w:r w:rsidRPr="004F2AF7">
        <w:rPr>
          <w:lang w:val="en-US"/>
        </w:rPr>
        <w:t xml:space="preserve"> </w:t>
      </w:r>
      <w:proofErr w:type="spellStart"/>
      <w:r w:rsidRPr="004F2AF7">
        <w:rPr>
          <w:lang w:val="en-US"/>
        </w:rPr>
        <w:t>pemerintah</w:t>
      </w:r>
      <w:proofErr w:type="spellEnd"/>
      <w:r w:rsidRPr="004F2AF7">
        <w:rPr>
          <w:lang w:val="en-US"/>
        </w:rPr>
        <w:t>.</w:t>
      </w:r>
    </w:p>
    <w:p w:rsidR="00AF2584" w:rsidRPr="004F2AF7" w:rsidRDefault="00AF2584" w:rsidP="004F2AF7">
      <w:pPr>
        <w:pStyle w:val="NormalWeb"/>
        <w:numPr>
          <w:ilvl w:val="0"/>
          <w:numId w:val="32"/>
        </w:numPr>
        <w:spacing w:before="0" w:after="0" w:line="276" w:lineRule="auto"/>
        <w:ind w:left="567" w:hanging="567"/>
        <w:jc w:val="both"/>
        <w:rPr>
          <w:lang w:val="en-US"/>
        </w:rPr>
      </w:pPr>
      <w:proofErr w:type="spellStart"/>
      <w:r w:rsidRPr="004F2AF7">
        <w:rPr>
          <w:lang w:val="en-US"/>
        </w:rPr>
        <w:t>Pemberitahuan</w:t>
      </w:r>
      <w:proofErr w:type="spellEnd"/>
      <w:r w:rsidRPr="004F2AF7">
        <w:rPr>
          <w:lang w:val="en-US"/>
        </w:rPr>
        <w:t xml:space="preserve"> </w:t>
      </w:r>
      <w:r w:rsidR="0084356D" w:rsidRPr="004F2AF7">
        <w:t>keadaan</w:t>
      </w:r>
      <w:r w:rsidRPr="004F2AF7">
        <w:rPr>
          <w:lang w:val="en-US"/>
        </w:rPr>
        <w:t xml:space="preserve"> </w:t>
      </w:r>
      <w:r w:rsidRPr="004F2AF7">
        <w:t>force majeure</w:t>
      </w:r>
      <w:r w:rsidRPr="004F2AF7">
        <w:rPr>
          <w:lang w:val="en-US"/>
        </w:rPr>
        <w:t xml:space="preserve"> </w:t>
      </w:r>
      <w:proofErr w:type="spellStart"/>
      <w:r w:rsidRPr="004F2AF7">
        <w:rPr>
          <w:lang w:val="en-US"/>
        </w:rPr>
        <w:t>dibuat</w:t>
      </w:r>
      <w:proofErr w:type="spellEnd"/>
      <w:r w:rsidRPr="004F2AF7">
        <w:rPr>
          <w:lang w:val="en-US"/>
        </w:rPr>
        <w:t xml:space="preserve"> </w:t>
      </w:r>
      <w:proofErr w:type="spellStart"/>
      <w:r w:rsidRPr="004F2AF7">
        <w:rPr>
          <w:lang w:val="en-US"/>
        </w:rPr>
        <w:t>secara</w:t>
      </w:r>
      <w:proofErr w:type="spellEnd"/>
      <w:r w:rsidRPr="004F2AF7">
        <w:rPr>
          <w:lang w:val="en-US"/>
        </w:rPr>
        <w:t xml:space="preserve"> </w:t>
      </w:r>
      <w:proofErr w:type="spellStart"/>
      <w:r w:rsidRPr="004F2AF7">
        <w:rPr>
          <w:lang w:val="en-US"/>
        </w:rPr>
        <w:t>tertulis</w:t>
      </w:r>
      <w:proofErr w:type="spellEnd"/>
      <w:r w:rsidRPr="004F2AF7">
        <w:rPr>
          <w:lang w:val="en-US"/>
        </w:rPr>
        <w:t xml:space="preserve"> </w:t>
      </w:r>
      <w:proofErr w:type="spellStart"/>
      <w:r w:rsidRPr="004F2AF7">
        <w:rPr>
          <w:lang w:val="en-US"/>
        </w:rPr>
        <w:t>maksimal</w:t>
      </w:r>
      <w:proofErr w:type="spellEnd"/>
      <w:r w:rsidRPr="004F2AF7">
        <w:rPr>
          <w:lang w:val="en-US"/>
        </w:rPr>
        <w:t xml:space="preserve"> </w:t>
      </w:r>
      <w:proofErr w:type="spellStart"/>
      <w:r w:rsidRPr="004F2AF7">
        <w:rPr>
          <w:lang w:val="en-US"/>
        </w:rPr>
        <w:t>dalam</w:t>
      </w:r>
      <w:proofErr w:type="spellEnd"/>
      <w:r w:rsidRPr="004F2AF7">
        <w:rPr>
          <w:lang w:val="en-US"/>
        </w:rPr>
        <w:t xml:space="preserve"> </w:t>
      </w:r>
      <w:proofErr w:type="spellStart"/>
      <w:r w:rsidRPr="004F2AF7">
        <w:rPr>
          <w:lang w:val="en-US"/>
        </w:rPr>
        <w:t>waktu</w:t>
      </w:r>
      <w:proofErr w:type="spellEnd"/>
      <w:r w:rsidRPr="004F2AF7">
        <w:rPr>
          <w:lang w:val="en-US"/>
        </w:rPr>
        <w:t xml:space="preserve"> 7 (</w:t>
      </w:r>
      <w:proofErr w:type="spellStart"/>
      <w:r w:rsidRPr="004F2AF7">
        <w:rPr>
          <w:lang w:val="en-US"/>
        </w:rPr>
        <w:t>tujuh</w:t>
      </w:r>
      <w:proofErr w:type="spellEnd"/>
      <w:r w:rsidRPr="004F2AF7">
        <w:rPr>
          <w:lang w:val="en-US"/>
        </w:rPr>
        <w:t xml:space="preserve">) </w:t>
      </w:r>
      <w:proofErr w:type="spellStart"/>
      <w:r w:rsidRPr="004F2AF7">
        <w:rPr>
          <w:lang w:val="en-US"/>
        </w:rPr>
        <w:t>hari</w:t>
      </w:r>
      <w:proofErr w:type="spellEnd"/>
      <w:r w:rsidRPr="004F2AF7">
        <w:rPr>
          <w:lang w:val="en-US"/>
        </w:rPr>
        <w:t xml:space="preserve"> </w:t>
      </w:r>
      <w:proofErr w:type="spellStart"/>
      <w:r w:rsidRPr="004F2AF7">
        <w:rPr>
          <w:lang w:val="en-US"/>
        </w:rPr>
        <w:t>dari</w:t>
      </w:r>
      <w:proofErr w:type="spellEnd"/>
      <w:r w:rsidRPr="004F2AF7">
        <w:rPr>
          <w:lang w:val="en-US"/>
        </w:rPr>
        <w:t xml:space="preserve"> </w:t>
      </w:r>
      <w:proofErr w:type="spellStart"/>
      <w:r w:rsidRPr="004F2AF7">
        <w:rPr>
          <w:lang w:val="en-US"/>
        </w:rPr>
        <w:t>tanggal</w:t>
      </w:r>
      <w:proofErr w:type="spellEnd"/>
      <w:r w:rsidRPr="004F2AF7">
        <w:rPr>
          <w:lang w:val="en-US"/>
        </w:rPr>
        <w:t xml:space="preserve"> </w:t>
      </w:r>
      <w:proofErr w:type="spellStart"/>
      <w:r w:rsidRPr="004F2AF7">
        <w:rPr>
          <w:lang w:val="en-US"/>
        </w:rPr>
        <w:t>kejadian</w:t>
      </w:r>
      <w:proofErr w:type="spellEnd"/>
      <w:r w:rsidRPr="004F2AF7">
        <w:rPr>
          <w:lang w:val="en-US"/>
        </w:rPr>
        <w:t xml:space="preserve"> </w:t>
      </w:r>
      <w:proofErr w:type="spellStart"/>
      <w:r w:rsidRPr="004F2AF7">
        <w:rPr>
          <w:lang w:val="en-US"/>
        </w:rPr>
        <w:t>didukung</w:t>
      </w:r>
      <w:proofErr w:type="spellEnd"/>
      <w:r w:rsidRPr="004F2AF7">
        <w:rPr>
          <w:lang w:val="en-US"/>
        </w:rPr>
        <w:t xml:space="preserve"> </w:t>
      </w:r>
      <w:proofErr w:type="spellStart"/>
      <w:r w:rsidRPr="004F2AF7">
        <w:rPr>
          <w:lang w:val="en-US"/>
        </w:rPr>
        <w:t>dengan</w:t>
      </w:r>
      <w:proofErr w:type="spellEnd"/>
      <w:r w:rsidRPr="004F2AF7">
        <w:rPr>
          <w:lang w:val="en-US"/>
        </w:rPr>
        <w:t xml:space="preserve"> </w:t>
      </w:r>
      <w:proofErr w:type="spellStart"/>
      <w:r w:rsidRPr="004F2AF7">
        <w:rPr>
          <w:lang w:val="en-US"/>
        </w:rPr>
        <w:t>bukti</w:t>
      </w:r>
      <w:proofErr w:type="spellEnd"/>
      <w:r w:rsidRPr="004F2AF7">
        <w:rPr>
          <w:lang w:val="en-US"/>
        </w:rPr>
        <w:t>.</w:t>
      </w:r>
    </w:p>
    <w:p w:rsidR="00AF2584" w:rsidRPr="004F2AF7" w:rsidRDefault="00AF2584" w:rsidP="004F2AF7">
      <w:pPr>
        <w:pStyle w:val="NormalWeb"/>
        <w:numPr>
          <w:ilvl w:val="0"/>
          <w:numId w:val="32"/>
        </w:numPr>
        <w:spacing w:before="0" w:after="0" w:line="276" w:lineRule="auto"/>
        <w:ind w:left="567" w:hanging="567"/>
        <w:jc w:val="both"/>
        <w:rPr>
          <w:lang w:val="en-US"/>
        </w:rPr>
      </w:pPr>
      <w:proofErr w:type="spellStart"/>
      <w:r w:rsidRPr="004F2AF7">
        <w:rPr>
          <w:lang w:val="en-US"/>
        </w:rPr>
        <w:t>Pemberitahuan</w:t>
      </w:r>
      <w:proofErr w:type="spellEnd"/>
      <w:r w:rsidRPr="004F2AF7">
        <w:rPr>
          <w:lang w:val="en-US"/>
        </w:rPr>
        <w:t xml:space="preserve"> </w:t>
      </w:r>
      <w:proofErr w:type="spellStart"/>
      <w:r w:rsidRPr="004F2AF7">
        <w:rPr>
          <w:lang w:val="en-US"/>
        </w:rPr>
        <w:t>kejadian</w:t>
      </w:r>
      <w:proofErr w:type="spellEnd"/>
      <w:r w:rsidRPr="004F2AF7">
        <w:rPr>
          <w:lang w:val="en-US"/>
        </w:rPr>
        <w:t xml:space="preserve"> </w:t>
      </w:r>
      <w:r w:rsidRPr="004F2AF7">
        <w:t>force majeure</w:t>
      </w:r>
      <w:r w:rsidRPr="004F2AF7">
        <w:rPr>
          <w:lang w:val="en-US"/>
        </w:rPr>
        <w:t xml:space="preserve"> </w:t>
      </w:r>
      <w:proofErr w:type="spellStart"/>
      <w:r w:rsidRPr="004F2AF7">
        <w:rPr>
          <w:lang w:val="en-US"/>
        </w:rPr>
        <w:t>diterima</w:t>
      </w:r>
      <w:proofErr w:type="spellEnd"/>
      <w:r w:rsidRPr="004F2AF7">
        <w:rPr>
          <w:lang w:val="en-US"/>
        </w:rPr>
        <w:t xml:space="preserve"> </w:t>
      </w:r>
      <w:r w:rsidRPr="004F2AF7">
        <w:rPr>
          <w:b/>
          <w:color w:val="000000" w:themeColor="text1"/>
          <w:lang w:eastAsia="en-US"/>
        </w:rPr>
        <w:t xml:space="preserve">Pihak Pertama </w:t>
      </w:r>
      <w:r w:rsidRPr="004F2AF7">
        <w:t xml:space="preserve">atau </w:t>
      </w:r>
      <w:r w:rsidRPr="004F2AF7">
        <w:rPr>
          <w:b/>
          <w:color w:val="000000" w:themeColor="text1"/>
          <w:lang w:eastAsia="en-US"/>
        </w:rPr>
        <w:t>Pihak Kedua</w:t>
      </w:r>
      <w:r w:rsidRPr="004F2AF7">
        <w:rPr>
          <w:color w:val="000000" w:themeColor="text1"/>
          <w:lang w:eastAsia="en-US"/>
        </w:rPr>
        <w:t xml:space="preserve"> </w:t>
      </w:r>
      <w:proofErr w:type="spellStart"/>
      <w:r w:rsidRPr="004F2AF7">
        <w:rPr>
          <w:lang w:val="en-US"/>
        </w:rPr>
        <w:t>dan</w:t>
      </w:r>
      <w:proofErr w:type="spellEnd"/>
      <w:r w:rsidRPr="004F2AF7">
        <w:rPr>
          <w:lang w:val="en-US"/>
        </w:rPr>
        <w:t xml:space="preserve"> </w:t>
      </w:r>
      <w:proofErr w:type="spellStart"/>
      <w:r w:rsidRPr="004F2AF7">
        <w:rPr>
          <w:lang w:val="en-US"/>
        </w:rPr>
        <w:t>ditanggapi</w:t>
      </w:r>
      <w:proofErr w:type="spellEnd"/>
      <w:r w:rsidRPr="004F2AF7">
        <w:rPr>
          <w:lang w:val="en-US"/>
        </w:rPr>
        <w:t xml:space="preserve"> </w:t>
      </w:r>
      <w:proofErr w:type="spellStart"/>
      <w:r w:rsidRPr="004F2AF7">
        <w:rPr>
          <w:lang w:val="en-US"/>
        </w:rPr>
        <w:t>dalam</w:t>
      </w:r>
      <w:proofErr w:type="spellEnd"/>
      <w:r w:rsidRPr="004F2AF7">
        <w:rPr>
          <w:lang w:val="en-US"/>
        </w:rPr>
        <w:t xml:space="preserve"> </w:t>
      </w:r>
      <w:proofErr w:type="spellStart"/>
      <w:r w:rsidRPr="004F2AF7">
        <w:rPr>
          <w:lang w:val="en-US"/>
        </w:rPr>
        <w:t>waktu</w:t>
      </w:r>
      <w:proofErr w:type="spellEnd"/>
      <w:r w:rsidRPr="004F2AF7">
        <w:rPr>
          <w:lang w:val="en-US"/>
        </w:rPr>
        <w:t xml:space="preserve"> 3 (</w:t>
      </w:r>
      <w:proofErr w:type="spellStart"/>
      <w:r w:rsidRPr="004F2AF7">
        <w:rPr>
          <w:lang w:val="en-US"/>
        </w:rPr>
        <w:t>tiga</w:t>
      </w:r>
      <w:proofErr w:type="spellEnd"/>
      <w:r w:rsidRPr="004F2AF7">
        <w:rPr>
          <w:lang w:val="en-US"/>
        </w:rPr>
        <w:t xml:space="preserve">) </w:t>
      </w:r>
      <w:proofErr w:type="spellStart"/>
      <w:r w:rsidRPr="004F2AF7">
        <w:rPr>
          <w:lang w:val="en-US"/>
        </w:rPr>
        <w:t>hari</w:t>
      </w:r>
      <w:proofErr w:type="spellEnd"/>
      <w:r w:rsidRPr="004F2AF7">
        <w:rPr>
          <w:lang w:val="en-US"/>
        </w:rPr>
        <w:t xml:space="preserve"> </w:t>
      </w:r>
      <w:proofErr w:type="spellStart"/>
      <w:r w:rsidRPr="004F2AF7">
        <w:rPr>
          <w:lang w:val="en-US"/>
        </w:rPr>
        <w:t>dari</w:t>
      </w:r>
      <w:proofErr w:type="spellEnd"/>
      <w:r w:rsidRPr="004F2AF7">
        <w:rPr>
          <w:lang w:val="en-US"/>
        </w:rPr>
        <w:t xml:space="preserve"> </w:t>
      </w:r>
      <w:proofErr w:type="spellStart"/>
      <w:r w:rsidRPr="004F2AF7">
        <w:rPr>
          <w:lang w:val="en-US"/>
        </w:rPr>
        <w:t>tanggal</w:t>
      </w:r>
      <w:proofErr w:type="spellEnd"/>
      <w:r w:rsidRPr="004F2AF7">
        <w:rPr>
          <w:lang w:val="en-US"/>
        </w:rPr>
        <w:t xml:space="preserve"> </w:t>
      </w:r>
      <w:proofErr w:type="spellStart"/>
      <w:r w:rsidRPr="004F2AF7">
        <w:rPr>
          <w:lang w:val="en-US"/>
        </w:rPr>
        <w:t>penerimaan</w:t>
      </w:r>
      <w:proofErr w:type="spellEnd"/>
      <w:r w:rsidRPr="004F2AF7">
        <w:rPr>
          <w:lang w:val="en-US"/>
        </w:rPr>
        <w:t xml:space="preserve"> </w:t>
      </w:r>
      <w:proofErr w:type="spellStart"/>
      <w:r w:rsidRPr="004F2AF7">
        <w:rPr>
          <w:lang w:val="en-US"/>
        </w:rPr>
        <w:t>pemberitahuan</w:t>
      </w:r>
      <w:proofErr w:type="spellEnd"/>
      <w:r w:rsidRPr="004F2AF7">
        <w:rPr>
          <w:lang w:val="en-US"/>
        </w:rPr>
        <w:t xml:space="preserve"> </w:t>
      </w:r>
      <w:r w:rsidRPr="004F2AF7">
        <w:t>force majeure</w:t>
      </w:r>
      <w:r w:rsidRPr="004F2AF7">
        <w:rPr>
          <w:lang w:val="en-US"/>
        </w:rPr>
        <w:t xml:space="preserve">. </w:t>
      </w:r>
      <w:proofErr w:type="spellStart"/>
      <w:r w:rsidRPr="004F2AF7">
        <w:rPr>
          <w:lang w:val="en-US"/>
        </w:rPr>
        <w:t>Apabila</w:t>
      </w:r>
      <w:proofErr w:type="spellEnd"/>
      <w:r w:rsidRPr="004F2AF7">
        <w:rPr>
          <w:lang w:val="en-US"/>
        </w:rPr>
        <w:t xml:space="preserve"> </w:t>
      </w:r>
      <w:proofErr w:type="spellStart"/>
      <w:r w:rsidRPr="004F2AF7">
        <w:rPr>
          <w:lang w:val="en-US"/>
        </w:rPr>
        <w:t>pemberitahuan</w:t>
      </w:r>
      <w:proofErr w:type="spellEnd"/>
      <w:r w:rsidRPr="004F2AF7">
        <w:rPr>
          <w:lang w:val="en-US"/>
        </w:rPr>
        <w:t xml:space="preserve"> </w:t>
      </w:r>
      <w:proofErr w:type="spellStart"/>
      <w:r w:rsidRPr="004F2AF7">
        <w:rPr>
          <w:lang w:val="en-US"/>
        </w:rPr>
        <w:t>tersebut</w:t>
      </w:r>
      <w:proofErr w:type="spellEnd"/>
      <w:r w:rsidRPr="004F2AF7">
        <w:rPr>
          <w:lang w:val="en-US"/>
        </w:rPr>
        <w:t xml:space="preserve"> </w:t>
      </w:r>
      <w:proofErr w:type="spellStart"/>
      <w:r w:rsidRPr="004F2AF7">
        <w:rPr>
          <w:lang w:val="en-US"/>
        </w:rPr>
        <w:t>tidak</w:t>
      </w:r>
      <w:proofErr w:type="spellEnd"/>
      <w:r w:rsidRPr="004F2AF7">
        <w:rPr>
          <w:lang w:val="en-US"/>
        </w:rPr>
        <w:t xml:space="preserve"> </w:t>
      </w:r>
      <w:proofErr w:type="spellStart"/>
      <w:r w:rsidRPr="004F2AF7">
        <w:rPr>
          <w:lang w:val="en-US"/>
        </w:rPr>
        <w:t>ditanggapi</w:t>
      </w:r>
      <w:proofErr w:type="spellEnd"/>
      <w:r w:rsidRPr="004F2AF7">
        <w:rPr>
          <w:lang w:val="en-US"/>
        </w:rPr>
        <w:t xml:space="preserve"> </w:t>
      </w:r>
      <w:proofErr w:type="spellStart"/>
      <w:r w:rsidRPr="004F2AF7">
        <w:rPr>
          <w:lang w:val="en-US"/>
        </w:rPr>
        <w:t>maka</w:t>
      </w:r>
      <w:proofErr w:type="spellEnd"/>
      <w:r w:rsidRPr="004F2AF7">
        <w:rPr>
          <w:lang w:val="en-US"/>
        </w:rPr>
        <w:t xml:space="preserve"> </w:t>
      </w:r>
      <w:proofErr w:type="spellStart"/>
      <w:r w:rsidRPr="004F2AF7">
        <w:rPr>
          <w:lang w:val="en-US"/>
        </w:rPr>
        <w:t>dianggap</w:t>
      </w:r>
      <w:proofErr w:type="spellEnd"/>
      <w:r w:rsidRPr="004F2AF7">
        <w:t xml:space="preserve"> </w:t>
      </w:r>
      <w:proofErr w:type="spellStart"/>
      <w:r w:rsidRPr="004F2AF7">
        <w:rPr>
          <w:lang w:val="en-US"/>
        </w:rPr>
        <w:t>telah</w:t>
      </w:r>
      <w:proofErr w:type="spellEnd"/>
      <w:r w:rsidRPr="004F2AF7">
        <w:rPr>
          <w:lang w:val="en-US"/>
        </w:rPr>
        <w:t xml:space="preserve"> </w:t>
      </w:r>
      <w:proofErr w:type="spellStart"/>
      <w:r w:rsidRPr="004F2AF7">
        <w:rPr>
          <w:lang w:val="en-US"/>
        </w:rPr>
        <w:t>menerima</w:t>
      </w:r>
      <w:proofErr w:type="spellEnd"/>
      <w:proofErr w:type="gramStart"/>
      <w:r w:rsidRPr="004F2AF7">
        <w:rPr>
          <w:lang w:val="en-US"/>
        </w:rPr>
        <w:t xml:space="preserve">  </w:t>
      </w:r>
      <w:proofErr w:type="spellStart"/>
      <w:r w:rsidRPr="004F2AF7">
        <w:rPr>
          <w:lang w:val="en-US"/>
        </w:rPr>
        <w:t>kejadian</w:t>
      </w:r>
      <w:proofErr w:type="spellEnd"/>
      <w:proofErr w:type="gramEnd"/>
      <w:r w:rsidRPr="004F2AF7">
        <w:rPr>
          <w:lang w:val="en-US"/>
        </w:rPr>
        <w:t xml:space="preserve"> </w:t>
      </w:r>
      <w:r w:rsidRPr="004F2AF7">
        <w:t>force majeure</w:t>
      </w:r>
      <w:r w:rsidRPr="004F2AF7">
        <w:rPr>
          <w:lang w:val="en-US"/>
        </w:rPr>
        <w:t xml:space="preserve"> </w:t>
      </w:r>
      <w:proofErr w:type="spellStart"/>
      <w:r w:rsidRPr="004F2AF7">
        <w:rPr>
          <w:lang w:val="en-US"/>
        </w:rPr>
        <w:t>tersebut</w:t>
      </w:r>
      <w:proofErr w:type="spellEnd"/>
      <w:r w:rsidRPr="004F2AF7">
        <w:rPr>
          <w:lang w:val="en-US"/>
        </w:rPr>
        <w:t>.</w:t>
      </w:r>
    </w:p>
    <w:p w:rsidR="00D124E1" w:rsidRPr="004F2AF7" w:rsidRDefault="00D124E1" w:rsidP="004F2AF7">
      <w:pPr>
        <w:widowControl w:val="0"/>
        <w:spacing w:after="0"/>
        <w:jc w:val="center"/>
        <w:rPr>
          <w:rFonts w:ascii="Times New Roman" w:hAnsi="Times New Roman" w:cs="Times New Roman"/>
          <w:b/>
          <w:bCs/>
          <w:color w:val="000000" w:themeColor="text1"/>
          <w:sz w:val="24"/>
          <w:szCs w:val="24"/>
          <w:lang w:val="en-US"/>
        </w:rPr>
      </w:pPr>
    </w:p>
    <w:p w:rsidR="001E0CD7" w:rsidRPr="004F2AF7" w:rsidRDefault="00F65F2C" w:rsidP="004F2AF7">
      <w:pPr>
        <w:widowControl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Pasal</w:t>
      </w:r>
      <w:r w:rsidR="00D124E1" w:rsidRPr="004F2AF7">
        <w:rPr>
          <w:rFonts w:ascii="Times New Roman" w:hAnsi="Times New Roman" w:cs="Times New Roman"/>
          <w:b/>
          <w:bCs/>
          <w:color w:val="000000" w:themeColor="text1"/>
          <w:sz w:val="24"/>
          <w:szCs w:val="24"/>
        </w:rPr>
        <w:t xml:space="preserve"> 9</w:t>
      </w:r>
    </w:p>
    <w:p w:rsidR="001E0CD7" w:rsidRPr="004F2AF7" w:rsidRDefault="00B8566F" w:rsidP="004F2AF7">
      <w:pPr>
        <w:widowControl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Sistem Keamanan</w:t>
      </w:r>
      <w:r w:rsidR="00361FDF" w:rsidRPr="004F2AF7">
        <w:rPr>
          <w:rFonts w:ascii="Times New Roman" w:hAnsi="Times New Roman" w:cs="Times New Roman"/>
          <w:b/>
          <w:bCs/>
          <w:color w:val="000000" w:themeColor="text1"/>
          <w:sz w:val="24"/>
          <w:szCs w:val="24"/>
        </w:rPr>
        <w:t xml:space="preserve"> Informasi</w:t>
      </w:r>
    </w:p>
    <w:p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lang w:val="id-ID"/>
        </w:rPr>
      </w:pPr>
      <w:r w:rsidRPr="004F2AF7">
        <w:rPr>
          <w:rFonts w:cs="Times New Roman"/>
          <w:b/>
          <w:bCs/>
          <w:color w:val="000000" w:themeColor="text1"/>
          <w:lang w:val="id-ID"/>
        </w:rPr>
        <w:t>Para Pihak</w:t>
      </w:r>
      <w:r w:rsidRPr="004F2AF7">
        <w:rPr>
          <w:rFonts w:cs="Times New Roman"/>
          <w:bCs/>
          <w:color w:val="000000" w:themeColor="text1"/>
          <w:lang w:val="id-ID"/>
        </w:rPr>
        <w:t xml:space="preserve"> sepakat untuk menjaga kerahasiaan isi perjanjian ini dan informasi lainnya yang diperoleh berkaitan dengan perjanjian ini, </w:t>
      </w:r>
      <w:r w:rsidR="009B5971" w:rsidRPr="004F2AF7">
        <w:rPr>
          <w:rFonts w:cs="Times New Roman"/>
          <w:bCs/>
          <w:color w:val="000000" w:themeColor="text1"/>
          <w:lang w:val="id-ID"/>
        </w:rPr>
        <w:t xml:space="preserve">saat ini dan atau dikemudian hari setelah berakhirnya perjanjian </w:t>
      </w:r>
      <w:r w:rsidRPr="004F2AF7">
        <w:rPr>
          <w:rFonts w:cs="Times New Roman"/>
          <w:bCs/>
          <w:color w:val="000000" w:themeColor="text1"/>
          <w:lang w:val="id-ID"/>
        </w:rPr>
        <w:t>kecuali informasi yang sifatnya sudah diketahui oleh umum atau sepatutnya dikategorikan sebagai informasi yang dapat diketahui oleh masyarakat luas atau berdasarkan ketentuan hukum yang berlaku.</w:t>
      </w:r>
    </w:p>
    <w:p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lang w:val="id-ID"/>
        </w:rPr>
      </w:pPr>
      <w:r w:rsidRPr="004F2AF7">
        <w:rPr>
          <w:rFonts w:cs="Times New Roman"/>
          <w:b/>
          <w:bCs/>
          <w:color w:val="000000" w:themeColor="text1"/>
        </w:rPr>
        <w:t xml:space="preserve">Para </w:t>
      </w:r>
      <w:proofErr w:type="spellStart"/>
      <w:r w:rsidRPr="004F2AF7">
        <w:rPr>
          <w:rFonts w:cs="Times New Roman"/>
          <w:b/>
          <w:bCs/>
          <w:color w:val="000000" w:themeColor="text1"/>
        </w:rPr>
        <w:t>Pihak</w:t>
      </w:r>
      <w:proofErr w:type="spellEnd"/>
      <w:r w:rsidRPr="004F2AF7">
        <w:rPr>
          <w:rFonts w:cs="Times New Roman"/>
          <w:bCs/>
          <w:color w:val="000000" w:themeColor="text1"/>
        </w:rPr>
        <w:t xml:space="preserve"> </w:t>
      </w:r>
      <w:proofErr w:type="spellStart"/>
      <w:r w:rsidRPr="004F2AF7">
        <w:rPr>
          <w:rFonts w:cs="Times New Roman"/>
          <w:bCs/>
          <w:color w:val="000000" w:themeColor="text1"/>
        </w:rPr>
        <w:t>tidak</w:t>
      </w:r>
      <w:proofErr w:type="spellEnd"/>
      <w:r w:rsidRPr="004F2AF7">
        <w:rPr>
          <w:rFonts w:cs="Times New Roman"/>
          <w:bCs/>
          <w:color w:val="000000" w:themeColor="text1"/>
        </w:rPr>
        <w:t xml:space="preserve"> </w:t>
      </w:r>
      <w:proofErr w:type="spellStart"/>
      <w:proofErr w:type="gramStart"/>
      <w:r w:rsidRPr="004F2AF7">
        <w:rPr>
          <w:rFonts w:cs="Times New Roman"/>
          <w:bCs/>
          <w:color w:val="000000" w:themeColor="text1"/>
        </w:rPr>
        <w:t>akan</w:t>
      </w:r>
      <w:proofErr w:type="spellEnd"/>
      <w:proofErr w:type="gramEnd"/>
      <w:r w:rsidRPr="004F2AF7">
        <w:rPr>
          <w:rFonts w:cs="Times New Roman"/>
          <w:bCs/>
          <w:color w:val="000000" w:themeColor="text1"/>
        </w:rPr>
        <w:t xml:space="preserve"> </w:t>
      </w:r>
      <w:proofErr w:type="spellStart"/>
      <w:r w:rsidRPr="004F2AF7">
        <w:rPr>
          <w:rFonts w:cs="Times New Roman"/>
          <w:bCs/>
          <w:color w:val="000000" w:themeColor="text1"/>
        </w:rPr>
        <w:t>membuka</w:t>
      </w:r>
      <w:proofErr w:type="spellEnd"/>
      <w:r w:rsidRPr="004F2AF7">
        <w:rPr>
          <w:rFonts w:cs="Times New Roman"/>
          <w:bCs/>
          <w:color w:val="000000" w:themeColor="text1"/>
        </w:rPr>
        <w:t xml:space="preserve"> </w:t>
      </w:r>
      <w:proofErr w:type="spellStart"/>
      <w:r w:rsidRPr="004F2AF7">
        <w:rPr>
          <w:rFonts w:cs="Times New Roman"/>
          <w:bCs/>
          <w:color w:val="000000" w:themeColor="text1"/>
        </w:rPr>
        <w:t>kerahasiaan</w:t>
      </w:r>
      <w:proofErr w:type="spellEnd"/>
      <w:r w:rsidRPr="004F2AF7">
        <w:rPr>
          <w:rFonts w:cs="Times New Roman"/>
          <w:bCs/>
          <w:color w:val="000000" w:themeColor="text1"/>
        </w:rPr>
        <w:t xml:space="preserve"> </w:t>
      </w:r>
      <w:r w:rsidRPr="004F2AF7">
        <w:rPr>
          <w:rFonts w:cs="Times New Roman"/>
          <w:bCs/>
          <w:color w:val="000000" w:themeColor="text1"/>
          <w:lang w:val="id-ID"/>
        </w:rPr>
        <w:t>informasi perusahaan</w:t>
      </w:r>
      <w:r w:rsidRPr="004F2AF7">
        <w:rPr>
          <w:rFonts w:cs="Times New Roman"/>
          <w:bCs/>
          <w:color w:val="000000" w:themeColor="text1"/>
        </w:rPr>
        <w:t xml:space="preserve"> </w:t>
      </w:r>
      <w:proofErr w:type="spellStart"/>
      <w:r w:rsidRPr="004F2AF7">
        <w:rPr>
          <w:rFonts w:cs="Times New Roman"/>
          <w:bCs/>
          <w:color w:val="000000" w:themeColor="text1"/>
        </w:rPr>
        <w:t>kepada</w:t>
      </w:r>
      <w:proofErr w:type="spellEnd"/>
      <w:r w:rsidRPr="004F2AF7">
        <w:rPr>
          <w:rFonts w:cs="Times New Roman"/>
          <w:bCs/>
          <w:color w:val="000000" w:themeColor="text1"/>
        </w:rPr>
        <w:t xml:space="preserve"> </w:t>
      </w:r>
      <w:r w:rsidRPr="004F2AF7">
        <w:rPr>
          <w:rFonts w:cs="Times New Roman"/>
          <w:bCs/>
          <w:color w:val="000000" w:themeColor="text1"/>
          <w:lang w:val="id-ID"/>
        </w:rPr>
        <w:t>Pihak Ketiga</w:t>
      </w:r>
      <w:r w:rsidRPr="004F2AF7">
        <w:rPr>
          <w:rFonts w:cs="Times New Roman"/>
          <w:bCs/>
          <w:color w:val="000000" w:themeColor="text1"/>
        </w:rPr>
        <w:t xml:space="preserve"> </w:t>
      </w:r>
      <w:proofErr w:type="spellStart"/>
      <w:r w:rsidRPr="004F2AF7">
        <w:rPr>
          <w:rFonts w:cs="Times New Roman"/>
          <w:bCs/>
          <w:color w:val="000000" w:themeColor="text1"/>
        </w:rPr>
        <w:t>tanpa</w:t>
      </w:r>
      <w:proofErr w:type="spellEnd"/>
      <w:r w:rsidRPr="004F2AF7">
        <w:rPr>
          <w:rFonts w:cs="Times New Roman"/>
          <w:bCs/>
          <w:color w:val="000000" w:themeColor="text1"/>
        </w:rPr>
        <w:t xml:space="preserve"> </w:t>
      </w:r>
      <w:proofErr w:type="spellStart"/>
      <w:r w:rsidRPr="004F2AF7">
        <w:rPr>
          <w:rFonts w:cs="Times New Roman"/>
          <w:bCs/>
          <w:color w:val="000000" w:themeColor="text1"/>
        </w:rPr>
        <w:t>persetujuan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tertulis</w:t>
      </w:r>
      <w:proofErr w:type="spellEnd"/>
      <w:r w:rsidRPr="004F2AF7">
        <w:rPr>
          <w:rFonts w:cs="Times New Roman"/>
          <w:bCs/>
          <w:color w:val="000000" w:themeColor="text1"/>
        </w:rPr>
        <w:t xml:space="preserve"> </w:t>
      </w:r>
      <w:r w:rsidRPr="004F2AF7">
        <w:rPr>
          <w:rFonts w:cs="Times New Roman"/>
          <w:bCs/>
          <w:color w:val="000000" w:themeColor="text1"/>
          <w:lang w:val="id-ID"/>
        </w:rPr>
        <w:t xml:space="preserve">yang ditandatangani atasan tertinggi dari masing-masing </w:t>
      </w:r>
      <w:r w:rsidRPr="004F2AF7">
        <w:rPr>
          <w:rFonts w:cs="Times New Roman"/>
          <w:b/>
          <w:bCs/>
          <w:color w:val="000000" w:themeColor="text1"/>
          <w:lang w:val="id-ID"/>
        </w:rPr>
        <w:t>Pihak</w:t>
      </w:r>
      <w:r w:rsidRPr="004F2AF7">
        <w:rPr>
          <w:rFonts w:cs="Times New Roman"/>
          <w:bCs/>
          <w:color w:val="000000" w:themeColor="text1"/>
          <w:lang w:val="id-ID"/>
        </w:rPr>
        <w:t xml:space="preserve">. </w:t>
      </w:r>
      <w:r w:rsidRPr="004F2AF7">
        <w:rPr>
          <w:rFonts w:eastAsiaTheme="minorEastAsia" w:cs="Times New Roman"/>
          <w:color w:val="000000" w:themeColor="text1"/>
          <w:kern w:val="0"/>
          <w:lang w:val="id-ID" w:eastAsia="en-US" w:bidi="ar-SA"/>
        </w:rPr>
        <w:t>(Seperti upload gambar/ video ke media sosial, dll).</w:t>
      </w:r>
    </w:p>
    <w:p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lang w:val="id-ID"/>
        </w:rPr>
      </w:pPr>
      <w:r w:rsidRPr="004F2AF7">
        <w:rPr>
          <w:rFonts w:eastAsiaTheme="minorEastAsia" w:cs="Times New Roman"/>
          <w:color w:val="000000" w:themeColor="text1"/>
          <w:kern w:val="0"/>
          <w:lang w:val="id-ID" w:eastAsia="en-US" w:bidi="ar-SA"/>
        </w:rPr>
        <w:t>Apabila</w:t>
      </w:r>
      <w:r w:rsidRPr="004F2AF7">
        <w:rPr>
          <w:rFonts w:eastAsiaTheme="minorEastAsia" w:cs="Times New Roman"/>
          <w:b/>
          <w:color w:val="000000" w:themeColor="text1"/>
          <w:kern w:val="0"/>
          <w:lang w:val="id-ID" w:eastAsia="en-US" w:bidi="ar-SA"/>
        </w:rPr>
        <w:t xml:space="preserve"> Pihak Pertama </w:t>
      </w:r>
      <w:r w:rsidRPr="004F2AF7">
        <w:rPr>
          <w:rFonts w:eastAsiaTheme="minorEastAsia" w:cs="Times New Roman"/>
          <w:color w:val="000000" w:themeColor="text1"/>
          <w:kern w:val="0"/>
          <w:lang w:val="id-ID" w:eastAsia="en-US" w:bidi="ar-SA"/>
        </w:rPr>
        <w:t xml:space="preserve">membocorkan dan/atau menyebarluaskan kerahasiaan informasi perusahaan </w:t>
      </w:r>
      <w:r w:rsidRPr="004F2AF7">
        <w:rPr>
          <w:rFonts w:eastAsiaTheme="minorEastAsia" w:cs="Times New Roman"/>
          <w:b/>
          <w:color w:val="000000" w:themeColor="text1"/>
          <w:kern w:val="0"/>
          <w:lang w:val="id-ID" w:eastAsia="en-US" w:bidi="ar-SA"/>
        </w:rPr>
        <w:t>Pihak Kedua</w:t>
      </w:r>
      <w:r w:rsidRPr="004F2AF7">
        <w:rPr>
          <w:rFonts w:eastAsiaTheme="minorEastAsia" w:cs="Times New Roman"/>
          <w:color w:val="000000" w:themeColor="text1"/>
          <w:kern w:val="0"/>
          <w:lang w:val="id-ID" w:eastAsia="en-US" w:bidi="ar-SA"/>
        </w:rPr>
        <w:t xml:space="preserve"> dan mengakibatkan kerugian </w:t>
      </w:r>
      <w:r w:rsidR="009B5971" w:rsidRPr="004F2AF7">
        <w:rPr>
          <w:rFonts w:eastAsiaTheme="minorEastAsia" w:cs="Times New Roman"/>
          <w:b/>
          <w:color w:val="000000" w:themeColor="text1"/>
          <w:kern w:val="0"/>
          <w:lang w:val="id-ID" w:eastAsia="en-US" w:bidi="ar-SA"/>
        </w:rPr>
        <w:t xml:space="preserve">Pihak </w:t>
      </w:r>
      <w:r w:rsidR="0084356D" w:rsidRPr="004F2AF7">
        <w:rPr>
          <w:rFonts w:eastAsiaTheme="minorEastAsia" w:cs="Times New Roman"/>
          <w:b/>
          <w:color w:val="000000" w:themeColor="text1"/>
          <w:kern w:val="0"/>
          <w:lang w:val="id-ID" w:eastAsia="en-US" w:bidi="ar-SA"/>
        </w:rPr>
        <w:t>Kedua</w:t>
      </w:r>
      <w:r w:rsidR="009B5971" w:rsidRPr="004F2AF7">
        <w:rPr>
          <w:rFonts w:eastAsiaTheme="minorEastAsia" w:cs="Times New Roman"/>
          <w:color w:val="000000" w:themeColor="text1"/>
          <w:kern w:val="0"/>
          <w:lang w:val="id-ID" w:eastAsia="en-US" w:bidi="ar-SA"/>
        </w:rPr>
        <w:t xml:space="preserve"> </w:t>
      </w:r>
      <w:r w:rsidRPr="004F2AF7">
        <w:rPr>
          <w:rFonts w:eastAsiaTheme="minorEastAsia" w:cs="Times New Roman"/>
          <w:color w:val="000000" w:themeColor="text1"/>
          <w:kern w:val="0"/>
          <w:lang w:val="id-ID" w:eastAsia="en-US" w:bidi="ar-SA"/>
        </w:rPr>
        <w:t xml:space="preserve">maka </w:t>
      </w:r>
      <w:r w:rsidRPr="004F2AF7">
        <w:rPr>
          <w:rFonts w:eastAsiaTheme="minorEastAsia" w:cs="Times New Roman"/>
          <w:b/>
          <w:color w:val="000000" w:themeColor="text1"/>
          <w:kern w:val="0"/>
          <w:lang w:val="id-ID" w:eastAsia="en-US" w:bidi="ar-SA"/>
        </w:rPr>
        <w:t>Pihak Pertama</w:t>
      </w:r>
      <w:r w:rsidRPr="004F2AF7">
        <w:rPr>
          <w:rFonts w:eastAsiaTheme="minorEastAsia" w:cs="Times New Roman"/>
          <w:color w:val="000000" w:themeColor="text1"/>
          <w:kern w:val="0"/>
          <w:lang w:val="id-ID" w:eastAsia="en-US" w:bidi="ar-SA"/>
        </w:rPr>
        <w:t xml:space="preserve"> wajib membayar seluruh kerugian yang diderita oleh </w:t>
      </w:r>
      <w:r w:rsidRPr="004F2AF7">
        <w:rPr>
          <w:rFonts w:eastAsiaTheme="minorEastAsia" w:cs="Times New Roman"/>
          <w:b/>
          <w:color w:val="000000" w:themeColor="text1"/>
          <w:kern w:val="0"/>
          <w:lang w:val="id-ID" w:eastAsia="en-US" w:bidi="ar-SA"/>
        </w:rPr>
        <w:t>Pihak Kedua</w:t>
      </w:r>
      <w:r w:rsidRPr="004F2AF7">
        <w:rPr>
          <w:rFonts w:eastAsiaTheme="minorEastAsia" w:cs="Times New Roman"/>
          <w:color w:val="000000" w:themeColor="text1"/>
          <w:kern w:val="0"/>
          <w:lang w:val="id-ID" w:eastAsia="en-US" w:bidi="ar-SA"/>
        </w:rPr>
        <w:t>.</w:t>
      </w:r>
    </w:p>
    <w:p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rPr>
      </w:pPr>
      <w:r w:rsidRPr="004F2AF7">
        <w:rPr>
          <w:rFonts w:cs="Times New Roman"/>
          <w:b/>
          <w:bCs/>
          <w:color w:val="000000" w:themeColor="text1"/>
          <w:lang w:val="id-ID"/>
        </w:rPr>
        <w:t>Pihak Pertama</w:t>
      </w:r>
      <w:r w:rsidRPr="004F2AF7">
        <w:rPr>
          <w:rFonts w:cs="Times New Roman"/>
          <w:bCs/>
          <w:color w:val="000000" w:themeColor="text1"/>
        </w:rPr>
        <w:t xml:space="preserve"> </w:t>
      </w:r>
      <w:proofErr w:type="spellStart"/>
      <w:r w:rsidRPr="004F2AF7">
        <w:rPr>
          <w:rFonts w:cs="Times New Roman"/>
          <w:bCs/>
          <w:color w:val="000000" w:themeColor="text1"/>
        </w:rPr>
        <w:t>berperan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serta</w:t>
      </w:r>
      <w:proofErr w:type="spellEnd"/>
      <w:r w:rsidRPr="004F2AF7">
        <w:rPr>
          <w:rFonts w:cs="Times New Roman"/>
          <w:bCs/>
          <w:color w:val="000000" w:themeColor="text1"/>
        </w:rPr>
        <w:t xml:space="preserve"> </w:t>
      </w:r>
      <w:proofErr w:type="spellStart"/>
      <w:r w:rsidRPr="004F2AF7">
        <w:rPr>
          <w:rFonts w:cs="Times New Roman"/>
          <w:bCs/>
          <w:color w:val="000000" w:themeColor="text1"/>
        </w:rPr>
        <w:t>menjaga</w:t>
      </w:r>
      <w:proofErr w:type="spellEnd"/>
      <w:r w:rsidRPr="004F2AF7">
        <w:rPr>
          <w:rFonts w:cs="Times New Roman"/>
          <w:bCs/>
          <w:color w:val="000000" w:themeColor="text1"/>
        </w:rPr>
        <w:t xml:space="preserve"> </w:t>
      </w:r>
      <w:proofErr w:type="spellStart"/>
      <w:r w:rsidRPr="004F2AF7">
        <w:rPr>
          <w:rFonts w:cs="Times New Roman"/>
          <w:bCs/>
          <w:color w:val="000000" w:themeColor="text1"/>
        </w:rPr>
        <w:t>aset</w:t>
      </w:r>
      <w:proofErr w:type="spellEnd"/>
      <w:r w:rsidRPr="004F2AF7">
        <w:rPr>
          <w:rFonts w:cs="Times New Roman"/>
          <w:bCs/>
          <w:color w:val="000000" w:themeColor="text1"/>
        </w:rPr>
        <w:t xml:space="preserve"> </w:t>
      </w: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r w:rsidRPr="004F2AF7">
        <w:rPr>
          <w:rFonts w:cs="Times New Roman"/>
          <w:b/>
          <w:bCs/>
          <w:color w:val="000000" w:themeColor="text1"/>
          <w:lang w:val="id-ID"/>
        </w:rPr>
        <w:t>Kedua</w:t>
      </w:r>
      <w:r w:rsidRPr="004F2AF7">
        <w:rPr>
          <w:rFonts w:cs="Times New Roman"/>
          <w:bCs/>
          <w:color w:val="000000" w:themeColor="text1"/>
          <w:lang w:val="id-ID"/>
        </w:rPr>
        <w:t>.</w:t>
      </w:r>
    </w:p>
    <w:p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rPr>
      </w:pP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r w:rsidRPr="004F2AF7">
        <w:rPr>
          <w:rFonts w:cs="Times New Roman"/>
          <w:b/>
          <w:bCs/>
          <w:color w:val="000000" w:themeColor="text1"/>
          <w:lang w:val="id-ID"/>
        </w:rPr>
        <w:t>Pertama</w:t>
      </w:r>
      <w:r w:rsidRPr="004F2AF7">
        <w:rPr>
          <w:rFonts w:cs="Times New Roman"/>
          <w:bCs/>
          <w:color w:val="000000" w:themeColor="text1"/>
        </w:rPr>
        <w:t xml:space="preserve"> </w:t>
      </w:r>
      <w:proofErr w:type="spellStart"/>
      <w:r w:rsidRPr="004F2AF7">
        <w:rPr>
          <w:rFonts w:cs="Times New Roman"/>
          <w:bCs/>
          <w:color w:val="000000" w:themeColor="text1"/>
        </w:rPr>
        <w:t>dilarang</w:t>
      </w:r>
      <w:proofErr w:type="spellEnd"/>
      <w:r w:rsidRPr="004F2AF7">
        <w:rPr>
          <w:rFonts w:cs="Times New Roman"/>
          <w:bCs/>
          <w:color w:val="000000" w:themeColor="text1"/>
        </w:rPr>
        <w:t xml:space="preserve"> </w:t>
      </w:r>
      <w:proofErr w:type="spellStart"/>
      <w:r w:rsidRPr="004F2AF7">
        <w:rPr>
          <w:rFonts w:cs="Times New Roman"/>
          <w:bCs/>
          <w:color w:val="000000" w:themeColor="text1"/>
        </w:rPr>
        <w:t>mengambil</w:t>
      </w:r>
      <w:proofErr w:type="spellEnd"/>
      <w:r w:rsidRPr="004F2AF7">
        <w:rPr>
          <w:rFonts w:cs="Times New Roman"/>
          <w:bCs/>
          <w:color w:val="000000" w:themeColor="text1"/>
        </w:rPr>
        <w:t xml:space="preserve"> </w:t>
      </w:r>
      <w:proofErr w:type="spellStart"/>
      <w:r w:rsidRPr="004F2AF7">
        <w:rPr>
          <w:rFonts w:cs="Times New Roman"/>
          <w:bCs/>
          <w:color w:val="000000" w:themeColor="text1"/>
        </w:rPr>
        <w:t>gambar</w:t>
      </w:r>
      <w:proofErr w:type="spellEnd"/>
      <w:r w:rsidRPr="004F2AF7">
        <w:rPr>
          <w:rFonts w:cs="Times New Roman"/>
          <w:bCs/>
          <w:color w:val="000000" w:themeColor="text1"/>
        </w:rPr>
        <w:t xml:space="preserve">/ video </w:t>
      </w:r>
      <w:proofErr w:type="spellStart"/>
      <w:r w:rsidRPr="004F2AF7">
        <w:rPr>
          <w:rFonts w:cs="Times New Roman"/>
          <w:bCs/>
          <w:color w:val="000000" w:themeColor="text1"/>
        </w:rPr>
        <w:t>dalam</w:t>
      </w:r>
      <w:proofErr w:type="spellEnd"/>
      <w:r w:rsidRPr="004F2AF7">
        <w:rPr>
          <w:rFonts w:cs="Times New Roman"/>
          <w:bCs/>
          <w:color w:val="000000" w:themeColor="text1"/>
        </w:rPr>
        <w:t xml:space="preserve"> </w:t>
      </w:r>
      <w:proofErr w:type="spellStart"/>
      <w:r w:rsidRPr="004F2AF7">
        <w:rPr>
          <w:rFonts w:cs="Times New Roman"/>
          <w:bCs/>
          <w:color w:val="000000" w:themeColor="text1"/>
        </w:rPr>
        <w:t>bentuk</w:t>
      </w:r>
      <w:proofErr w:type="spellEnd"/>
      <w:r w:rsidRPr="004F2AF7">
        <w:rPr>
          <w:rFonts w:cs="Times New Roman"/>
          <w:bCs/>
          <w:color w:val="000000" w:themeColor="text1"/>
        </w:rPr>
        <w:t xml:space="preserve"> </w:t>
      </w:r>
      <w:proofErr w:type="spellStart"/>
      <w:r w:rsidRPr="004F2AF7">
        <w:rPr>
          <w:rFonts w:cs="Times New Roman"/>
          <w:bCs/>
          <w:color w:val="000000" w:themeColor="text1"/>
        </w:rPr>
        <w:t>apapun</w:t>
      </w:r>
      <w:proofErr w:type="spellEnd"/>
      <w:r w:rsidRPr="004F2AF7">
        <w:rPr>
          <w:rFonts w:cs="Times New Roman"/>
          <w:bCs/>
          <w:color w:val="000000" w:themeColor="text1"/>
        </w:rPr>
        <w:t xml:space="preserve"> </w:t>
      </w:r>
      <w:proofErr w:type="spellStart"/>
      <w:r w:rsidRPr="004F2AF7">
        <w:rPr>
          <w:rFonts w:cs="Times New Roman"/>
          <w:bCs/>
          <w:color w:val="000000" w:themeColor="text1"/>
        </w:rPr>
        <w:t>selain</w:t>
      </w:r>
      <w:proofErr w:type="spellEnd"/>
      <w:r w:rsidRPr="004F2AF7">
        <w:rPr>
          <w:rFonts w:cs="Times New Roman"/>
          <w:bCs/>
          <w:color w:val="000000" w:themeColor="text1"/>
        </w:rPr>
        <w:t xml:space="preserve"> </w:t>
      </w:r>
      <w:r w:rsidR="009B5971" w:rsidRPr="004F2AF7">
        <w:rPr>
          <w:rFonts w:cs="Times New Roman"/>
          <w:bCs/>
          <w:color w:val="000000" w:themeColor="text1"/>
          <w:lang w:val="id-ID"/>
        </w:rPr>
        <w:t xml:space="preserve">untuk </w:t>
      </w:r>
      <w:proofErr w:type="spellStart"/>
      <w:r w:rsidRPr="004F2AF7">
        <w:rPr>
          <w:rFonts w:cs="Times New Roman"/>
          <w:bCs/>
          <w:color w:val="000000" w:themeColor="text1"/>
        </w:rPr>
        <w:t>kepentingan</w:t>
      </w:r>
      <w:proofErr w:type="spellEnd"/>
      <w:r w:rsidRPr="004F2AF7">
        <w:rPr>
          <w:rFonts w:cs="Times New Roman"/>
          <w:bCs/>
          <w:color w:val="000000" w:themeColor="text1"/>
        </w:rPr>
        <w:t xml:space="preserve"> </w:t>
      </w: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r w:rsidRPr="004F2AF7">
        <w:rPr>
          <w:rFonts w:cs="Times New Roman"/>
          <w:b/>
          <w:bCs/>
          <w:color w:val="000000" w:themeColor="text1"/>
          <w:lang w:val="id-ID"/>
        </w:rPr>
        <w:t>Kedua</w:t>
      </w:r>
      <w:r w:rsidRPr="004F2AF7">
        <w:rPr>
          <w:rFonts w:cs="Times New Roman"/>
          <w:bCs/>
          <w:color w:val="000000" w:themeColor="text1"/>
          <w:lang w:val="id-ID"/>
        </w:rPr>
        <w:t>.</w:t>
      </w:r>
    </w:p>
    <w:p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rPr>
      </w:pP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r w:rsidRPr="004F2AF7">
        <w:rPr>
          <w:rFonts w:cs="Times New Roman"/>
          <w:b/>
          <w:bCs/>
          <w:color w:val="000000" w:themeColor="text1"/>
          <w:lang w:val="id-ID"/>
        </w:rPr>
        <w:t>Pertama</w:t>
      </w:r>
      <w:r w:rsidRPr="004F2AF7">
        <w:rPr>
          <w:rFonts w:cs="Times New Roman"/>
          <w:bCs/>
          <w:color w:val="000000" w:themeColor="text1"/>
        </w:rPr>
        <w:t xml:space="preserve"> </w:t>
      </w:r>
      <w:proofErr w:type="spellStart"/>
      <w:r w:rsidRPr="004F2AF7">
        <w:rPr>
          <w:rFonts w:cs="Times New Roman"/>
          <w:bCs/>
          <w:color w:val="000000" w:themeColor="text1"/>
        </w:rPr>
        <w:t>dilarang</w:t>
      </w:r>
      <w:proofErr w:type="spellEnd"/>
      <w:r w:rsidRPr="004F2AF7">
        <w:rPr>
          <w:rFonts w:cs="Times New Roman"/>
          <w:bCs/>
          <w:color w:val="000000" w:themeColor="text1"/>
        </w:rPr>
        <w:t xml:space="preserve"> </w:t>
      </w:r>
      <w:proofErr w:type="spellStart"/>
      <w:r w:rsidRPr="004F2AF7">
        <w:rPr>
          <w:rFonts w:cs="Times New Roman"/>
          <w:bCs/>
          <w:color w:val="000000" w:themeColor="text1"/>
        </w:rPr>
        <w:t>memasuki</w:t>
      </w:r>
      <w:proofErr w:type="spellEnd"/>
      <w:r w:rsidRPr="004F2AF7">
        <w:rPr>
          <w:rFonts w:cs="Times New Roman"/>
          <w:bCs/>
          <w:color w:val="000000" w:themeColor="text1"/>
        </w:rPr>
        <w:t xml:space="preserve"> area </w:t>
      </w:r>
      <w:r w:rsidRPr="004F2AF7">
        <w:rPr>
          <w:rFonts w:cs="Times New Roman"/>
          <w:bCs/>
          <w:color w:val="000000" w:themeColor="text1"/>
          <w:lang w:val="id-ID"/>
        </w:rPr>
        <w:t xml:space="preserve">yang bukan area kerjanya </w:t>
      </w:r>
      <w:proofErr w:type="spellStart"/>
      <w:r w:rsidRPr="004F2AF7">
        <w:rPr>
          <w:rFonts w:cs="Times New Roman"/>
          <w:bCs/>
          <w:color w:val="000000" w:themeColor="text1"/>
        </w:rPr>
        <w:t>dan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mengakses</w:t>
      </w:r>
      <w:proofErr w:type="spellEnd"/>
      <w:r w:rsidRPr="004F2AF7">
        <w:rPr>
          <w:rFonts w:cs="Times New Roman"/>
          <w:bCs/>
          <w:color w:val="000000" w:themeColor="text1"/>
        </w:rPr>
        <w:t xml:space="preserve"> system </w:t>
      </w:r>
      <w:proofErr w:type="spellStart"/>
      <w:r w:rsidRPr="004F2AF7">
        <w:rPr>
          <w:rFonts w:cs="Times New Roman"/>
          <w:bCs/>
          <w:color w:val="000000" w:themeColor="text1"/>
        </w:rPr>
        <w:t>informasi</w:t>
      </w:r>
      <w:proofErr w:type="spellEnd"/>
      <w:r w:rsidRPr="004F2AF7">
        <w:rPr>
          <w:rFonts w:cs="Times New Roman"/>
          <w:bCs/>
          <w:color w:val="000000" w:themeColor="text1"/>
        </w:rPr>
        <w:t xml:space="preserve"> </w:t>
      </w:r>
      <w:proofErr w:type="spellStart"/>
      <w:r w:rsidRPr="004F2AF7">
        <w:rPr>
          <w:rFonts w:cs="Times New Roman"/>
          <w:bCs/>
          <w:color w:val="000000" w:themeColor="text1"/>
        </w:rPr>
        <w:t>tanpa</w:t>
      </w:r>
      <w:proofErr w:type="spellEnd"/>
      <w:r w:rsidRPr="004F2AF7">
        <w:rPr>
          <w:rFonts w:cs="Times New Roman"/>
          <w:bCs/>
          <w:color w:val="000000" w:themeColor="text1"/>
        </w:rPr>
        <w:t xml:space="preserve"> </w:t>
      </w:r>
      <w:proofErr w:type="spellStart"/>
      <w:r w:rsidRPr="004F2AF7">
        <w:rPr>
          <w:rFonts w:cs="Times New Roman"/>
          <w:bCs/>
          <w:color w:val="000000" w:themeColor="text1"/>
        </w:rPr>
        <w:t>seijin</w:t>
      </w:r>
      <w:proofErr w:type="spellEnd"/>
      <w:r w:rsidRPr="004F2AF7">
        <w:rPr>
          <w:rFonts w:cs="Times New Roman"/>
          <w:bCs/>
          <w:color w:val="000000" w:themeColor="text1"/>
        </w:rPr>
        <w:t xml:space="preserve"> </w:t>
      </w: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r w:rsidRPr="004F2AF7">
        <w:rPr>
          <w:rFonts w:cs="Times New Roman"/>
          <w:b/>
          <w:bCs/>
          <w:color w:val="000000" w:themeColor="text1"/>
          <w:lang w:val="id-ID"/>
        </w:rPr>
        <w:t>Kedua</w:t>
      </w:r>
      <w:r w:rsidRPr="004F2AF7">
        <w:rPr>
          <w:rFonts w:cs="Times New Roman"/>
          <w:bCs/>
          <w:color w:val="000000" w:themeColor="text1"/>
          <w:lang w:val="id-ID"/>
        </w:rPr>
        <w:t>.</w:t>
      </w:r>
    </w:p>
    <w:p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
        </w:rPr>
      </w:pP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r w:rsidRPr="004F2AF7">
        <w:rPr>
          <w:rFonts w:cs="Times New Roman"/>
          <w:b/>
          <w:bCs/>
          <w:color w:val="000000" w:themeColor="text1"/>
          <w:lang w:val="id-ID"/>
        </w:rPr>
        <w:t>Pertama</w:t>
      </w:r>
      <w:r w:rsidRPr="004F2AF7">
        <w:rPr>
          <w:rFonts w:cs="Times New Roman"/>
          <w:bCs/>
          <w:color w:val="000000" w:themeColor="text1"/>
        </w:rPr>
        <w:t xml:space="preserve"> </w:t>
      </w:r>
      <w:proofErr w:type="spellStart"/>
      <w:r w:rsidRPr="004F2AF7">
        <w:rPr>
          <w:rFonts w:cs="Times New Roman"/>
          <w:bCs/>
          <w:color w:val="000000" w:themeColor="text1"/>
        </w:rPr>
        <w:t>wajib</w:t>
      </w:r>
      <w:proofErr w:type="spellEnd"/>
      <w:r w:rsidRPr="004F2AF7">
        <w:rPr>
          <w:rFonts w:cs="Times New Roman"/>
          <w:bCs/>
          <w:color w:val="000000" w:themeColor="text1"/>
        </w:rPr>
        <w:t xml:space="preserve"> </w:t>
      </w:r>
      <w:proofErr w:type="spellStart"/>
      <w:r w:rsidRPr="004F2AF7">
        <w:rPr>
          <w:rFonts w:cs="Times New Roman"/>
          <w:bCs/>
          <w:color w:val="000000" w:themeColor="text1"/>
        </w:rPr>
        <w:t>menyampaikan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semua</w:t>
      </w:r>
      <w:proofErr w:type="spellEnd"/>
      <w:r w:rsidRPr="004F2AF7">
        <w:rPr>
          <w:rFonts w:cs="Times New Roman"/>
          <w:bCs/>
          <w:color w:val="000000" w:themeColor="text1"/>
        </w:rPr>
        <w:t xml:space="preserve"> </w:t>
      </w:r>
      <w:proofErr w:type="spellStart"/>
      <w:r w:rsidRPr="004F2AF7">
        <w:rPr>
          <w:rFonts w:cs="Times New Roman"/>
          <w:bCs/>
          <w:color w:val="000000" w:themeColor="text1"/>
        </w:rPr>
        <w:t>ketentuan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ini</w:t>
      </w:r>
      <w:proofErr w:type="spellEnd"/>
      <w:r w:rsidRPr="004F2AF7">
        <w:rPr>
          <w:rFonts w:cs="Times New Roman"/>
          <w:bCs/>
          <w:color w:val="000000" w:themeColor="text1"/>
        </w:rPr>
        <w:t xml:space="preserve"> </w:t>
      </w:r>
      <w:proofErr w:type="spellStart"/>
      <w:r w:rsidRPr="004F2AF7">
        <w:rPr>
          <w:rFonts w:cs="Times New Roman"/>
          <w:bCs/>
          <w:color w:val="000000" w:themeColor="text1"/>
        </w:rPr>
        <w:t>kepada</w:t>
      </w:r>
      <w:proofErr w:type="spellEnd"/>
      <w:r w:rsidRPr="004F2AF7">
        <w:rPr>
          <w:rFonts w:cs="Times New Roman"/>
          <w:bCs/>
          <w:color w:val="000000" w:themeColor="text1"/>
        </w:rPr>
        <w:t xml:space="preserve"> </w:t>
      </w:r>
      <w:proofErr w:type="spellStart"/>
      <w:r w:rsidRPr="004F2AF7">
        <w:rPr>
          <w:rFonts w:cs="Times New Roman"/>
          <w:bCs/>
          <w:color w:val="000000" w:themeColor="text1"/>
        </w:rPr>
        <w:t>semua</w:t>
      </w:r>
      <w:proofErr w:type="spellEnd"/>
      <w:r w:rsidRPr="004F2AF7">
        <w:rPr>
          <w:rFonts w:cs="Times New Roman"/>
          <w:bCs/>
          <w:color w:val="000000" w:themeColor="text1"/>
        </w:rPr>
        <w:t xml:space="preserve"> </w:t>
      </w:r>
      <w:proofErr w:type="spellStart"/>
      <w:r w:rsidRPr="004F2AF7">
        <w:rPr>
          <w:rFonts w:cs="Times New Roman"/>
          <w:bCs/>
          <w:color w:val="000000" w:themeColor="text1"/>
        </w:rPr>
        <w:t>karyawan</w:t>
      </w:r>
      <w:proofErr w:type="spellEnd"/>
      <w:r w:rsidRPr="004F2AF7">
        <w:rPr>
          <w:rFonts w:cs="Times New Roman"/>
          <w:bCs/>
          <w:color w:val="000000" w:themeColor="text1"/>
        </w:rPr>
        <w:t xml:space="preserve"> yang </w:t>
      </w:r>
      <w:proofErr w:type="spellStart"/>
      <w:r w:rsidRPr="004F2AF7">
        <w:rPr>
          <w:rFonts w:cs="Times New Roman"/>
          <w:bCs/>
          <w:color w:val="000000" w:themeColor="text1"/>
        </w:rPr>
        <w:t>berkaitan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dengan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perjanjian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ini</w:t>
      </w:r>
      <w:proofErr w:type="spellEnd"/>
      <w:r w:rsidRPr="004F2AF7">
        <w:rPr>
          <w:rFonts w:cs="Times New Roman"/>
          <w:bCs/>
          <w:color w:val="000000" w:themeColor="text1"/>
        </w:rPr>
        <w:t>.</w:t>
      </w:r>
      <w:r w:rsidRPr="004F2AF7">
        <w:rPr>
          <w:rFonts w:cs="Times New Roman"/>
          <w:color w:val="000000"/>
        </w:rPr>
        <w:t xml:space="preserve"> </w:t>
      </w:r>
    </w:p>
    <w:p w:rsidR="00392558" w:rsidRPr="004F2AF7" w:rsidRDefault="00392558" w:rsidP="004F2AF7">
      <w:pPr>
        <w:widowControl w:val="0"/>
        <w:spacing w:after="0"/>
        <w:jc w:val="center"/>
        <w:rPr>
          <w:rFonts w:ascii="Times New Roman" w:hAnsi="Times New Roman" w:cs="Times New Roman"/>
          <w:b/>
          <w:bCs/>
          <w:color w:val="000000" w:themeColor="text1"/>
          <w:sz w:val="24"/>
          <w:szCs w:val="24"/>
        </w:rPr>
      </w:pPr>
    </w:p>
    <w:p w:rsidR="001E0CD7" w:rsidRPr="004F2AF7" w:rsidRDefault="00D124E1" w:rsidP="004F2AF7">
      <w:pPr>
        <w:widowControl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lastRenderedPageBreak/>
        <w:t>Pasal  10</w:t>
      </w:r>
    </w:p>
    <w:p w:rsidR="001E0CD7" w:rsidRPr="004F2AF7" w:rsidRDefault="009A0DEF" w:rsidP="004F2AF7">
      <w:pPr>
        <w:widowControl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Keselamatan, Kesehatan Kerja (K3) dan Dampak Lingkungan</w:t>
      </w:r>
    </w:p>
    <w:p w:rsidR="001E0CD7" w:rsidRPr="004F2AF7" w:rsidRDefault="009A0DEF" w:rsidP="004F2AF7">
      <w:pPr>
        <w:pStyle w:val="ListParagraph"/>
        <w:widowControl w:val="0"/>
        <w:numPr>
          <w:ilvl w:val="0"/>
          <w:numId w:val="13"/>
        </w:numPr>
        <w:tabs>
          <w:tab w:val="clear" w:pos="0"/>
        </w:tabs>
        <w:spacing w:line="276" w:lineRule="auto"/>
        <w:ind w:left="567" w:hanging="567"/>
        <w:jc w:val="both"/>
        <w:rPr>
          <w:rFonts w:cs="Times New Roman"/>
          <w:bCs/>
          <w:color w:val="000000" w:themeColor="text1"/>
        </w:rPr>
      </w:pP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proofErr w:type="spellStart"/>
      <w:r w:rsidRPr="004F2AF7">
        <w:rPr>
          <w:rFonts w:cs="Times New Roman"/>
          <w:b/>
          <w:bCs/>
          <w:color w:val="000000" w:themeColor="text1"/>
        </w:rPr>
        <w:t>Pertama</w:t>
      </w:r>
      <w:proofErr w:type="spellEnd"/>
      <w:r w:rsidRPr="004F2AF7">
        <w:rPr>
          <w:rFonts w:cs="Times New Roman"/>
          <w:bCs/>
          <w:color w:val="000000" w:themeColor="text1"/>
          <w:lang w:val="id-ID"/>
        </w:rPr>
        <w:t xml:space="preserve"> wajib</w:t>
      </w:r>
      <w:r w:rsidRPr="004F2AF7">
        <w:rPr>
          <w:rFonts w:cs="Times New Roman"/>
          <w:bCs/>
          <w:color w:val="000000" w:themeColor="text1"/>
        </w:rPr>
        <w:t xml:space="preserve"> </w:t>
      </w:r>
      <w:proofErr w:type="spellStart"/>
      <w:r w:rsidRPr="004F2AF7">
        <w:rPr>
          <w:rFonts w:cs="Times New Roman"/>
          <w:bCs/>
          <w:color w:val="000000" w:themeColor="text1"/>
        </w:rPr>
        <w:t>mematuhi</w:t>
      </w:r>
      <w:proofErr w:type="spellEnd"/>
      <w:r w:rsidRPr="004F2AF7">
        <w:rPr>
          <w:rFonts w:cs="Times New Roman"/>
          <w:bCs/>
          <w:color w:val="000000" w:themeColor="text1"/>
        </w:rPr>
        <w:t xml:space="preserve"> </w:t>
      </w:r>
      <w:r w:rsidRPr="004F2AF7">
        <w:rPr>
          <w:rFonts w:cs="Times New Roman"/>
          <w:bCs/>
          <w:color w:val="000000" w:themeColor="text1"/>
          <w:lang w:val="id-ID"/>
        </w:rPr>
        <w:t>peraturan</w:t>
      </w:r>
      <w:r w:rsidR="0084356D" w:rsidRPr="004F2AF7">
        <w:rPr>
          <w:rFonts w:cs="Times New Roman"/>
          <w:bCs/>
          <w:color w:val="000000" w:themeColor="text1"/>
          <w:lang w:val="id-ID"/>
        </w:rPr>
        <w:t xml:space="preserve"> </w:t>
      </w:r>
      <w:r w:rsidR="0095718C" w:rsidRPr="004F2AF7">
        <w:rPr>
          <w:rFonts w:cs="Times New Roman"/>
          <w:bCs/>
          <w:color w:val="000000" w:themeColor="text1"/>
          <w:lang w:val="id-ID"/>
        </w:rPr>
        <w:t>K</w:t>
      </w:r>
      <w:r w:rsidRPr="004F2AF7">
        <w:rPr>
          <w:rFonts w:cs="Times New Roman"/>
          <w:bCs/>
          <w:color w:val="000000" w:themeColor="text1"/>
        </w:rPr>
        <w:t xml:space="preserve">3 </w:t>
      </w:r>
      <w:r w:rsidRPr="004F2AF7">
        <w:rPr>
          <w:rFonts w:cs="Times New Roman"/>
          <w:bCs/>
          <w:color w:val="000000" w:themeColor="text1"/>
          <w:lang w:val="id-ID"/>
        </w:rPr>
        <w:t xml:space="preserve">di lokasi kerja </w:t>
      </w:r>
      <w:r w:rsidR="0046058D" w:rsidRPr="004F2AF7">
        <w:rPr>
          <w:rFonts w:cs="Times New Roman"/>
          <w:b/>
          <w:bCs/>
          <w:color w:val="000000" w:themeColor="text1"/>
          <w:lang w:val="id-ID"/>
        </w:rPr>
        <w:t>P</w:t>
      </w:r>
      <w:proofErr w:type="spellStart"/>
      <w:r w:rsidRPr="004F2AF7">
        <w:rPr>
          <w:rFonts w:cs="Times New Roman"/>
          <w:b/>
          <w:bCs/>
          <w:color w:val="000000" w:themeColor="text1"/>
        </w:rPr>
        <w:t>ihak</w:t>
      </w:r>
      <w:proofErr w:type="spellEnd"/>
      <w:r w:rsidRPr="004F2AF7">
        <w:rPr>
          <w:rFonts w:cs="Times New Roman"/>
          <w:b/>
          <w:bCs/>
          <w:color w:val="000000" w:themeColor="text1"/>
        </w:rPr>
        <w:t xml:space="preserve"> </w:t>
      </w:r>
      <w:r w:rsidR="0046058D" w:rsidRPr="004F2AF7">
        <w:rPr>
          <w:rFonts w:cs="Times New Roman"/>
          <w:b/>
          <w:bCs/>
          <w:color w:val="000000" w:themeColor="text1"/>
          <w:lang w:val="id-ID"/>
        </w:rPr>
        <w:t>K</w:t>
      </w:r>
      <w:proofErr w:type="spellStart"/>
      <w:r w:rsidRPr="004F2AF7">
        <w:rPr>
          <w:rFonts w:cs="Times New Roman"/>
          <w:b/>
          <w:bCs/>
          <w:color w:val="000000" w:themeColor="text1"/>
        </w:rPr>
        <w:t>edu</w:t>
      </w:r>
      <w:proofErr w:type="spellEnd"/>
      <w:r w:rsidRPr="004F2AF7">
        <w:rPr>
          <w:rFonts w:cs="Times New Roman"/>
          <w:b/>
          <w:bCs/>
          <w:color w:val="000000" w:themeColor="text1"/>
          <w:lang w:val="id-ID"/>
        </w:rPr>
        <w:t>a</w:t>
      </w:r>
      <w:r w:rsidRPr="004F2AF7">
        <w:rPr>
          <w:rFonts w:cs="Times New Roman"/>
          <w:bCs/>
          <w:color w:val="000000" w:themeColor="text1"/>
          <w:lang w:val="id-ID"/>
        </w:rPr>
        <w:t>.</w:t>
      </w:r>
    </w:p>
    <w:p w:rsidR="001E0CD7" w:rsidRPr="004F2AF7" w:rsidRDefault="009A0DEF" w:rsidP="004F2AF7">
      <w:pPr>
        <w:pStyle w:val="ListParagraph"/>
        <w:widowControl w:val="0"/>
        <w:numPr>
          <w:ilvl w:val="0"/>
          <w:numId w:val="13"/>
        </w:numPr>
        <w:tabs>
          <w:tab w:val="clear" w:pos="0"/>
        </w:tabs>
        <w:spacing w:line="276" w:lineRule="auto"/>
        <w:ind w:left="567" w:hanging="567"/>
        <w:jc w:val="both"/>
        <w:rPr>
          <w:rFonts w:cs="Times New Roman"/>
          <w:bCs/>
          <w:color w:val="000000" w:themeColor="text1"/>
        </w:rPr>
      </w:pP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proofErr w:type="spellStart"/>
      <w:r w:rsidRPr="004F2AF7">
        <w:rPr>
          <w:rFonts w:cs="Times New Roman"/>
          <w:b/>
          <w:bCs/>
          <w:color w:val="000000" w:themeColor="text1"/>
        </w:rPr>
        <w:t>Pertama</w:t>
      </w:r>
      <w:proofErr w:type="spellEnd"/>
      <w:r w:rsidRPr="004F2AF7">
        <w:rPr>
          <w:rFonts w:cs="Times New Roman"/>
          <w:bCs/>
          <w:color w:val="000000" w:themeColor="text1"/>
        </w:rPr>
        <w:t xml:space="preserve"> </w:t>
      </w:r>
      <w:proofErr w:type="spellStart"/>
      <w:r w:rsidRPr="004F2AF7">
        <w:rPr>
          <w:rFonts w:cs="Times New Roman"/>
          <w:bCs/>
          <w:color w:val="000000" w:themeColor="text1"/>
        </w:rPr>
        <w:t>bertanggung</w:t>
      </w:r>
      <w:proofErr w:type="spellEnd"/>
      <w:r w:rsidRPr="004F2AF7">
        <w:rPr>
          <w:rFonts w:cs="Times New Roman"/>
          <w:bCs/>
          <w:color w:val="000000" w:themeColor="text1"/>
        </w:rPr>
        <w:t xml:space="preserve"> </w:t>
      </w:r>
      <w:proofErr w:type="spellStart"/>
      <w:r w:rsidRPr="004F2AF7">
        <w:rPr>
          <w:rFonts w:cs="Times New Roman"/>
          <w:bCs/>
          <w:color w:val="000000" w:themeColor="text1"/>
        </w:rPr>
        <w:t>jawab</w:t>
      </w:r>
      <w:proofErr w:type="spellEnd"/>
      <w:r w:rsidRPr="004F2AF7">
        <w:rPr>
          <w:rFonts w:cs="Times New Roman"/>
          <w:bCs/>
          <w:color w:val="000000" w:themeColor="text1"/>
        </w:rPr>
        <w:t xml:space="preserve"> </w:t>
      </w:r>
      <w:proofErr w:type="spellStart"/>
      <w:r w:rsidRPr="004F2AF7">
        <w:rPr>
          <w:rFonts w:cs="Times New Roman"/>
          <w:bCs/>
          <w:color w:val="000000" w:themeColor="text1"/>
        </w:rPr>
        <w:t>atas</w:t>
      </w:r>
      <w:proofErr w:type="spellEnd"/>
      <w:r w:rsidRPr="004F2AF7">
        <w:rPr>
          <w:rFonts w:cs="Times New Roman"/>
          <w:bCs/>
          <w:color w:val="000000" w:themeColor="text1"/>
        </w:rPr>
        <w:t xml:space="preserve"> </w:t>
      </w:r>
      <w:proofErr w:type="spellStart"/>
      <w:r w:rsidRPr="004F2AF7">
        <w:rPr>
          <w:rFonts w:cs="Times New Roman"/>
          <w:bCs/>
          <w:color w:val="000000" w:themeColor="text1"/>
        </w:rPr>
        <w:t>kecelakaan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kerja</w:t>
      </w:r>
      <w:proofErr w:type="spellEnd"/>
      <w:r w:rsidRPr="004F2AF7">
        <w:rPr>
          <w:rFonts w:cs="Times New Roman"/>
          <w:bCs/>
          <w:color w:val="000000" w:themeColor="text1"/>
        </w:rPr>
        <w:t xml:space="preserve"> </w:t>
      </w:r>
      <w:r w:rsidRPr="004F2AF7">
        <w:rPr>
          <w:rFonts w:cs="Times New Roman"/>
          <w:bCs/>
          <w:color w:val="000000" w:themeColor="text1"/>
          <w:lang w:val="id-ID"/>
        </w:rPr>
        <w:t xml:space="preserve">di lokasi kerja yang diakibatkan dari kelalaian pekerja </w:t>
      </w:r>
      <w:r w:rsidRPr="004F2AF7">
        <w:rPr>
          <w:rFonts w:cs="Times New Roman"/>
          <w:b/>
          <w:bCs/>
          <w:color w:val="000000" w:themeColor="text1"/>
          <w:lang w:val="id-ID"/>
        </w:rPr>
        <w:t>Pihak Pertama</w:t>
      </w:r>
      <w:r w:rsidRPr="004F2AF7">
        <w:rPr>
          <w:rFonts w:cs="Times New Roman"/>
          <w:bCs/>
          <w:color w:val="000000" w:themeColor="text1"/>
          <w:lang w:val="id-ID"/>
        </w:rPr>
        <w:t xml:space="preserve"> </w:t>
      </w:r>
      <w:proofErr w:type="spellStart"/>
      <w:r w:rsidRPr="004F2AF7">
        <w:rPr>
          <w:rFonts w:cs="Times New Roman"/>
          <w:bCs/>
          <w:color w:val="000000" w:themeColor="text1"/>
        </w:rPr>
        <w:t>pada</w:t>
      </w:r>
      <w:proofErr w:type="spellEnd"/>
      <w:r w:rsidRPr="004F2AF7">
        <w:rPr>
          <w:rFonts w:cs="Times New Roman"/>
          <w:bCs/>
          <w:color w:val="000000" w:themeColor="text1"/>
        </w:rPr>
        <w:t xml:space="preserve"> </w:t>
      </w:r>
      <w:proofErr w:type="spellStart"/>
      <w:r w:rsidRPr="004F2AF7">
        <w:rPr>
          <w:rFonts w:cs="Times New Roman"/>
          <w:bCs/>
          <w:color w:val="000000" w:themeColor="text1"/>
        </w:rPr>
        <w:t>saat</w:t>
      </w:r>
      <w:proofErr w:type="spellEnd"/>
      <w:r w:rsidRPr="004F2AF7">
        <w:rPr>
          <w:rFonts w:cs="Times New Roman"/>
          <w:bCs/>
          <w:color w:val="000000" w:themeColor="text1"/>
        </w:rPr>
        <w:t xml:space="preserve"> proses </w:t>
      </w:r>
      <w:proofErr w:type="spellStart"/>
      <w:r w:rsidRPr="004F2AF7">
        <w:rPr>
          <w:rFonts w:cs="Times New Roman"/>
          <w:bCs/>
          <w:color w:val="000000" w:themeColor="text1"/>
        </w:rPr>
        <w:t>pekerjaan</w:t>
      </w:r>
      <w:proofErr w:type="spellEnd"/>
      <w:r w:rsidRPr="004F2AF7">
        <w:rPr>
          <w:rFonts w:cs="Times New Roman"/>
          <w:bCs/>
          <w:color w:val="000000" w:themeColor="text1"/>
        </w:rPr>
        <w:t>.</w:t>
      </w:r>
    </w:p>
    <w:p w:rsidR="001E0CD7" w:rsidRPr="004F2AF7" w:rsidRDefault="009A0DEF" w:rsidP="004F2AF7">
      <w:pPr>
        <w:pStyle w:val="ListParagraph"/>
        <w:widowControl w:val="0"/>
        <w:numPr>
          <w:ilvl w:val="0"/>
          <w:numId w:val="13"/>
        </w:numPr>
        <w:tabs>
          <w:tab w:val="clear" w:pos="0"/>
        </w:tabs>
        <w:spacing w:line="276" w:lineRule="auto"/>
        <w:ind w:left="567" w:hanging="567"/>
        <w:jc w:val="both"/>
        <w:rPr>
          <w:rFonts w:cs="Times New Roman"/>
          <w:bCs/>
          <w:color w:val="000000" w:themeColor="text1"/>
        </w:rPr>
      </w:pP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proofErr w:type="spellStart"/>
      <w:r w:rsidRPr="004F2AF7">
        <w:rPr>
          <w:rFonts w:cs="Times New Roman"/>
          <w:b/>
          <w:bCs/>
          <w:color w:val="000000" w:themeColor="text1"/>
        </w:rPr>
        <w:t>Pertama</w:t>
      </w:r>
      <w:proofErr w:type="spellEnd"/>
      <w:r w:rsidRPr="004F2AF7">
        <w:rPr>
          <w:rFonts w:cs="Times New Roman"/>
          <w:bCs/>
          <w:color w:val="000000" w:themeColor="text1"/>
        </w:rPr>
        <w:t xml:space="preserve"> </w:t>
      </w:r>
      <w:proofErr w:type="spellStart"/>
      <w:proofErr w:type="gramStart"/>
      <w:r w:rsidRPr="004F2AF7">
        <w:rPr>
          <w:rFonts w:cs="Times New Roman"/>
          <w:bCs/>
          <w:color w:val="000000" w:themeColor="text1"/>
        </w:rPr>
        <w:t>akan</w:t>
      </w:r>
      <w:proofErr w:type="spellEnd"/>
      <w:proofErr w:type="gramEnd"/>
      <w:r w:rsidRPr="004F2AF7">
        <w:rPr>
          <w:rFonts w:cs="Times New Roman"/>
          <w:bCs/>
          <w:color w:val="000000" w:themeColor="text1"/>
        </w:rPr>
        <w:t xml:space="preserve"> </w:t>
      </w:r>
      <w:proofErr w:type="spellStart"/>
      <w:r w:rsidRPr="004F2AF7">
        <w:rPr>
          <w:rFonts w:cs="Times New Roman"/>
          <w:bCs/>
          <w:color w:val="000000" w:themeColor="text1"/>
        </w:rPr>
        <w:t>selalu</w:t>
      </w:r>
      <w:proofErr w:type="spellEnd"/>
      <w:r w:rsidRPr="004F2AF7">
        <w:rPr>
          <w:rFonts w:cs="Times New Roman"/>
          <w:bCs/>
          <w:color w:val="000000" w:themeColor="text1"/>
        </w:rPr>
        <w:t xml:space="preserve"> </w:t>
      </w:r>
      <w:proofErr w:type="spellStart"/>
      <w:r w:rsidRPr="004F2AF7">
        <w:rPr>
          <w:rFonts w:cs="Times New Roman"/>
          <w:bCs/>
          <w:color w:val="000000" w:themeColor="text1"/>
        </w:rPr>
        <w:t>menjaga</w:t>
      </w:r>
      <w:proofErr w:type="spellEnd"/>
      <w:r w:rsidRPr="004F2AF7">
        <w:rPr>
          <w:rFonts w:cs="Times New Roman"/>
          <w:bCs/>
          <w:color w:val="000000" w:themeColor="text1"/>
        </w:rPr>
        <w:t xml:space="preserve"> </w:t>
      </w:r>
      <w:proofErr w:type="spellStart"/>
      <w:r w:rsidRPr="004F2AF7">
        <w:rPr>
          <w:rFonts w:cs="Times New Roman"/>
          <w:bCs/>
          <w:color w:val="000000" w:themeColor="text1"/>
        </w:rPr>
        <w:t>kebersihan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dan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kerapihan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disekitar</w:t>
      </w:r>
      <w:proofErr w:type="spellEnd"/>
      <w:r w:rsidRPr="004F2AF7">
        <w:rPr>
          <w:rFonts w:cs="Times New Roman"/>
          <w:bCs/>
          <w:color w:val="000000" w:themeColor="text1"/>
        </w:rPr>
        <w:t xml:space="preserve"> area </w:t>
      </w:r>
      <w:proofErr w:type="spellStart"/>
      <w:r w:rsidRPr="004F2AF7">
        <w:rPr>
          <w:rFonts w:cs="Times New Roman"/>
          <w:bCs/>
          <w:color w:val="000000" w:themeColor="text1"/>
        </w:rPr>
        <w:t>tempat</w:t>
      </w:r>
      <w:proofErr w:type="spellEnd"/>
      <w:r w:rsidRPr="004F2AF7">
        <w:rPr>
          <w:rFonts w:cs="Times New Roman"/>
          <w:bCs/>
          <w:color w:val="000000" w:themeColor="text1"/>
        </w:rPr>
        <w:t xml:space="preserve"> </w:t>
      </w:r>
      <w:proofErr w:type="spellStart"/>
      <w:r w:rsidRPr="004F2AF7">
        <w:rPr>
          <w:rFonts w:cs="Times New Roman"/>
          <w:bCs/>
          <w:color w:val="000000" w:themeColor="text1"/>
        </w:rPr>
        <w:t>pekerjaan</w:t>
      </w:r>
      <w:proofErr w:type="spellEnd"/>
      <w:r w:rsidRPr="004F2AF7">
        <w:rPr>
          <w:rFonts w:cs="Times New Roman"/>
          <w:bCs/>
          <w:color w:val="000000" w:themeColor="text1"/>
        </w:rPr>
        <w:t>.</w:t>
      </w:r>
    </w:p>
    <w:p w:rsidR="000133E9" w:rsidRPr="004F2AF7" w:rsidRDefault="009A0DEF" w:rsidP="004F2AF7">
      <w:pPr>
        <w:pStyle w:val="ListParagraph"/>
        <w:widowControl w:val="0"/>
        <w:numPr>
          <w:ilvl w:val="0"/>
          <w:numId w:val="13"/>
        </w:numPr>
        <w:tabs>
          <w:tab w:val="clear" w:pos="0"/>
        </w:tabs>
        <w:spacing w:line="276" w:lineRule="auto"/>
        <w:ind w:left="567" w:hanging="567"/>
        <w:jc w:val="both"/>
        <w:rPr>
          <w:rFonts w:cs="Times New Roman"/>
          <w:bCs/>
          <w:color w:val="000000" w:themeColor="text1"/>
          <w:lang w:val="id-ID"/>
        </w:rPr>
      </w:pPr>
      <w:proofErr w:type="spellStart"/>
      <w:r w:rsidRPr="004F2AF7">
        <w:rPr>
          <w:rFonts w:cs="Times New Roman"/>
          <w:bCs/>
          <w:color w:val="000000" w:themeColor="text1"/>
        </w:rPr>
        <w:t>Apabila</w:t>
      </w:r>
      <w:proofErr w:type="spellEnd"/>
      <w:r w:rsidRPr="004F2AF7">
        <w:rPr>
          <w:rFonts w:cs="Times New Roman"/>
          <w:bCs/>
          <w:color w:val="000000" w:themeColor="text1"/>
        </w:rPr>
        <w:t xml:space="preserve"> </w:t>
      </w:r>
      <w:proofErr w:type="spellStart"/>
      <w:r w:rsidRPr="004F2AF7">
        <w:rPr>
          <w:rFonts w:cs="Times New Roman"/>
          <w:b/>
          <w:color w:val="000000"/>
        </w:rPr>
        <w:t>Pihak</w:t>
      </w:r>
      <w:proofErr w:type="spellEnd"/>
      <w:r w:rsidRPr="004F2AF7">
        <w:rPr>
          <w:rFonts w:cs="Times New Roman"/>
          <w:b/>
          <w:color w:val="000000"/>
        </w:rPr>
        <w:t xml:space="preserve"> </w:t>
      </w:r>
      <w:proofErr w:type="spellStart"/>
      <w:r w:rsidRPr="004F2AF7">
        <w:rPr>
          <w:rFonts w:cs="Times New Roman"/>
          <w:b/>
          <w:color w:val="000000"/>
        </w:rPr>
        <w:t>Pertama</w:t>
      </w:r>
      <w:proofErr w:type="spellEnd"/>
      <w:r w:rsidR="00AB39AE" w:rsidRPr="004F2AF7">
        <w:rPr>
          <w:rFonts w:cs="Times New Roman"/>
          <w:color w:val="000000"/>
          <w:lang w:val="id-ID"/>
        </w:rPr>
        <w:t xml:space="preserve"> </w:t>
      </w:r>
      <w:proofErr w:type="spellStart"/>
      <w:r w:rsidRPr="004F2AF7">
        <w:rPr>
          <w:rFonts w:cs="Times New Roman"/>
          <w:bCs/>
          <w:color w:val="000000" w:themeColor="text1"/>
        </w:rPr>
        <w:t>mendapat</w:t>
      </w:r>
      <w:proofErr w:type="spellEnd"/>
      <w:r w:rsidRPr="004F2AF7">
        <w:rPr>
          <w:rFonts w:cs="Times New Roman"/>
          <w:bCs/>
          <w:color w:val="000000" w:themeColor="text1"/>
        </w:rPr>
        <w:t xml:space="preserve"> </w:t>
      </w:r>
      <w:proofErr w:type="spellStart"/>
      <w:r w:rsidRPr="004F2AF7">
        <w:rPr>
          <w:rFonts w:cs="Times New Roman"/>
          <w:bCs/>
          <w:color w:val="000000" w:themeColor="text1"/>
        </w:rPr>
        <w:t>teguran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tertulis</w:t>
      </w:r>
      <w:proofErr w:type="spellEnd"/>
      <w:r w:rsidRPr="004F2AF7">
        <w:rPr>
          <w:rFonts w:cs="Times New Roman"/>
          <w:bCs/>
          <w:color w:val="000000" w:themeColor="text1"/>
        </w:rPr>
        <w:t xml:space="preserve"> </w:t>
      </w:r>
      <w:proofErr w:type="spellStart"/>
      <w:r w:rsidRPr="004F2AF7">
        <w:rPr>
          <w:rFonts w:cs="Times New Roman"/>
          <w:bCs/>
          <w:color w:val="000000" w:themeColor="text1"/>
        </w:rPr>
        <w:t>lebih</w:t>
      </w:r>
      <w:proofErr w:type="spellEnd"/>
      <w:r w:rsidRPr="004F2AF7">
        <w:rPr>
          <w:rFonts w:cs="Times New Roman"/>
          <w:bCs/>
          <w:color w:val="000000" w:themeColor="text1"/>
        </w:rPr>
        <w:t xml:space="preserve"> </w:t>
      </w:r>
      <w:r w:rsidRPr="004F2AF7">
        <w:rPr>
          <w:rFonts w:cs="Times New Roman"/>
          <w:bCs/>
          <w:color w:val="000000" w:themeColor="text1"/>
          <w:lang w:val="id-ID"/>
        </w:rPr>
        <w:t xml:space="preserve">dari </w:t>
      </w:r>
      <w:r w:rsidRPr="004F2AF7">
        <w:rPr>
          <w:rFonts w:cs="Times New Roman"/>
          <w:bCs/>
          <w:color w:val="000000" w:themeColor="text1"/>
        </w:rPr>
        <w:t>2 (</w:t>
      </w:r>
      <w:proofErr w:type="spellStart"/>
      <w:r w:rsidRPr="004F2AF7">
        <w:rPr>
          <w:rFonts w:cs="Times New Roman"/>
          <w:bCs/>
          <w:color w:val="000000" w:themeColor="text1"/>
        </w:rPr>
        <w:t>dua</w:t>
      </w:r>
      <w:proofErr w:type="spellEnd"/>
      <w:r w:rsidRPr="004F2AF7">
        <w:rPr>
          <w:rFonts w:cs="Times New Roman"/>
          <w:bCs/>
          <w:color w:val="000000" w:themeColor="text1"/>
        </w:rPr>
        <w:t xml:space="preserve">) kali </w:t>
      </w:r>
      <w:r w:rsidRPr="004F2AF7">
        <w:rPr>
          <w:rFonts w:cs="Times New Roman"/>
          <w:bCs/>
          <w:color w:val="000000" w:themeColor="text1"/>
          <w:lang w:val="id-ID"/>
        </w:rPr>
        <w:t xml:space="preserve">dari </w:t>
      </w:r>
      <w:r w:rsidRPr="004F2AF7">
        <w:rPr>
          <w:rFonts w:cs="Times New Roman"/>
          <w:b/>
          <w:bCs/>
          <w:color w:val="000000" w:themeColor="text1"/>
          <w:lang w:val="en-US"/>
        </w:rPr>
        <w:t>P</w:t>
      </w:r>
      <w:r w:rsidRPr="004F2AF7">
        <w:rPr>
          <w:rFonts w:cs="Times New Roman"/>
          <w:b/>
          <w:bCs/>
          <w:color w:val="000000" w:themeColor="text1"/>
          <w:lang w:val="id-ID"/>
        </w:rPr>
        <w:t xml:space="preserve">ihak </w:t>
      </w:r>
      <w:r w:rsidRPr="004F2AF7">
        <w:rPr>
          <w:rFonts w:cs="Times New Roman"/>
          <w:b/>
          <w:bCs/>
          <w:color w:val="000000" w:themeColor="text1"/>
          <w:lang w:val="en-US"/>
        </w:rPr>
        <w:t>K</w:t>
      </w:r>
      <w:r w:rsidRPr="004F2AF7">
        <w:rPr>
          <w:rFonts w:cs="Times New Roman"/>
          <w:b/>
          <w:bCs/>
          <w:color w:val="000000" w:themeColor="text1"/>
          <w:lang w:val="id-ID"/>
        </w:rPr>
        <w:t>edua</w:t>
      </w:r>
      <w:r w:rsidR="00AB39AE" w:rsidRPr="004F2AF7">
        <w:rPr>
          <w:rFonts w:cs="Times New Roman"/>
          <w:bCs/>
          <w:color w:val="000000" w:themeColor="text1"/>
          <w:lang w:val="id-ID"/>
        </w:rPr>
        <w:t xml:space="preserve"> </w:t>
      </w:r>
      <w:r w:rsidRPr="004F2AF7">
        <w:rPr>
          <w:rFonts w:cs="Times New Roman"/>
          <w:bCs/>
          <w:color w:val="000000" w:themeColor="text1"/>
          <w:lang w:val="id-ID"/>
        </w:rPr>
        <w:t xml:space="preserve">yang dikarenakan </w:t>
      </w:r>
      <w:proofErr w:type="spellStart"/>
      <w:r w:rsidR="0095718C" w:rsidRPr="004F2AF7">
        <w:rPr>
          <w:rFonts w:cs="Times New Roman"/>
          <w:bCs/>
          <w:color w:val="000000" w:themeColor="text1"/>
          <w:lang w:val="en-US"/>
        </w:rPr>
        <w:t>pelanggaran</w:t>
      </w:r>
      <w:proofErr w:type="spellEnd"/>
      <w:r w:rsidR="0095718C" w:rsidRPr="004F2AF7">
        <w:rPr>
          <w:rFonts w:cs="Times New Roman"/>
          <w:bCs/>
          <w:color w:val="000000" w:themeColor="text1"/>
          <w:lang w:val="en-US"/>
        </w:rPr>
        <w:t xml:space="preserve"> </w:t>
      </w:r>
      <w:r w:rsidR="0095718C" w:rsidRPr="004F2AF7">
        <w:rPr>
          <w:rFonts w:cs="Times New Roman"/>
          <w:bCs/>
          <w:color w:val="000000" w:themeColor="text1"/>
          <w:lang w:val="id-ID"/>
        </w:rPr>
        <w:t>K</w:t>
      </w:r>
      <w:r w:rsidRPr="004F2AF7">
        <w:rPr>
          <w:rFonts w:cs="Times New Roman"/>
          <w:bCs/>
          <w:color w:val="000000" w:themeColor="text1"/>
          <w:lang w:val="en-US"/>
        </w:rPr>
        <w:t xml:space="preserve">3 </w:t>
      </w:r>
      <w:proofErr w:type="spellStart"/>
      <w:r w:rsidRPr="004F2AF7">
        <w:rPr>
          <w:rFonts w:cs="Times New Roman"/>
          <w:bCs/>
          <w:color w:val="000000" w:themeColor="text1"/>
          <w:lang w:val="en-US"/>
        </w:rPr>
        <w:t>oleh</w:t>
      </w:r>
      <w:proofErr w:type="spellEnd"/>
      <w:r w:rsidRPr="004F2AF7">
        <w:rPr>
          <w:rFonts w:cs="Times New Roman"/>
          <w:bCs/>
          <w:color w:val="000000" w:themeColor="text1"/>
          <w:lang w:val="en-US"/>
        </w:rPr>
        <w:t xml:space="preserve"> </w:t>
      </w:r>
      <w:proofErr w:type="spellStart"/>
      <w:r w:rsidRPr="004F2AF7">
        <w:rPr>
          <w:rFonts w:cs="Times New Roman"/>
          <w:b/>
          <w:bCs/>
          <w:color w:val="000000" w:themeColor="text1"/>
          <w:lang w:val="en-US"/>
        </w:rPr>
        <w:t>Pihak</w:t>
      </w:r>
      <w:proofErr w:type="spellEnd"/>
      <w:r w:rsidRPr="004F2AF7">
        <w:rPr>
          <w:rFonts w:cs="Times New Roman"/>
          <w:b/>
          <w:bCs/>
          <w:color w:val="000000" w:themeColor="text1"/>
          <w:lang w:val="en-US"/>
        </w:rPr>
        <w:t xml:space="preserve"> </w:t>
      </w:r>
      <w:proofErr w:type="spellStart"/>
      <w:r w:rsidRPr="004F2AF7">
        <w:rPr>
          <w:rFonts w:cs="Times New Roman"/>
          <w:b/>
          <w:bCs/>
          <w:color w:val="000000" w:themeColor="text1"/>
          <w:lang w:val="en-US"/>
        </w:rPr>
        <w:t>Pertama</w:t>
      </w:r>
      <w:proofErr w:type="spellEnd"/>
      <w:r w:rsidRPr="004F2AF7">
        <w:rPr>
          <w:rFonts w:cs="Times New Roman"/>
          <w:bCs/>
          <w:color w:val="000000" w:themeColor="text1"/>
          <w:lang w:val="en-US"/>
        </w:rPr>
        <w:t xml:space="preserve"> </w:t>
      </w:r>
      <w:proofErr w:type="spellStart"/>
      <w:r w:rsidRPr="004F2AF7">
        <w:rPr>
          <w:rFonts w:cs="Times New Roman"/>
          <w:bCs/>
          <w:color w:val="000000" w:themeColor="text1"/>
          <w:lang w:val="en-US"/>
        </w:rPr>
        <w:t>atau</w:t>
      </w:r>
      <w:proofErr w:type="spellEnd"/>
      <w:r w:rsidRPr="004F2AF7">
        <w:rPr>
          <w:rFonts w:cs="Times New Roman"/>
          <w:bCs/>
          <w:color w:val="000000" w:themeColor="text1"/>
          <w:lang w:val="en-US"/>
        </w:rPr>
        <w:t xml:space="preserve"> </w:t>
      </w:r>
      <w:proofErr w:type="spellStart"/>
      <w:r w:rsidRPr="004F2AF7">
        <w:rPr>
          <w:rFonts w:cs="Times New Roman"/>
          <w:bCs/>
          <w:color w:val="000000" w:themeColor="text1"/>
          <w:lang w:val="en-US"/>
        </w:rPr>
        <w:t>pekerjanya</w:t>
      </w:r>
      <w:proofErr w:type="spellEnd"/>
      <w:r w:rsidRPr="004F2AF7">
        <w:rPr>
          <w:rFonts w:cs="Times New Roman"/>
          <w:bCs/>
          <w:color w:val="000000" w:themeColor="text1"/>
          <w:lang w:val="en-US"/>
        </w:rPr>
        <w:t xml:space="preserve"> </w:t>
      </w:r>
      <w:proofErr w:type="spellStart"/>
      <w:r w:rsidRPr="004F2AF7">
        <w:rPr>
          <w:rFonts w:cs="Times New Roman"/>
          <w:bCs/>
          <w:color w:val="000000" w:themeColor="text1"/>
          <w:lang w:val="en-US"/>
        </w:rPr>
        <w:t>pada</w:t>
      </w:r>
      <w:proofErr w:type="spellEnd"/>
      <w:r w:rsidRPr="004F2AF7">
        <w:rPr>
          <w:rFonts w:cs="Times New Roman"/>
          <w:bCs/>
          <w:color w:val="000000" w:themeColor="text1"/>
          <w:lang w:val="en-US"/>
        </w:rPr>
        <w:t xml:space="preserve"> </w:t>
      </w:r>
      <w:proofErr w:type="spellStart"/>
      <w:r w:rsidRPr="004F2AF7">
        <w:rPr>
          <w:rFonts w:cs="Times New Roman"/>
          <w:bCs/>
          <w:color w:val="000000" w:themeColor="text1"/>
          <w:lang w:val="en-US"/>
        </w:rPr>
        <w:t>saat</w:t>
      </w:r>
      <w:proofErr w:type="spellEnd"/>
      <w:r w:rsidRPr="004F2AF7">
        <w:rPr>
          <w:rFonts w:cs="Times New Roman"/>
          <w:bCs/>
          <w:color w:val="000000" w:themeColor="text1"/>
          <w:lang w:val="en-US"/>
        </w:rPr>
        <w:t xml:space="preserve"> b</w:t>
      </w:r>
      <w:r w:rsidRPr="004F2AF7">
        <w:rPr>
          <w:rFonts w:cs="Times New Roman"/>
          <w:bCs/>
          <w:color w:val="000000" w:themeColor="text1"/>
          <w:lang w:val="id-ID"/>
        </w:rPr>
        <w:t>ekerja</w:t>
      </w:r>
      <w:r w:rsidR="00AB39AE" w:rsidRPr="004F2AF7">
        <w:rPr>
          <w:rFonts w:cs="Times New Roman"/>
          <w:bCs/>
          <w:color w:val="000000" w:themeColor="text1"/>
          <w:lang w:val="id-ID"/>
        </w:rPr>
        <w:t xml:space="preserve"> </w:t>
      </w:r>
      <w:proofErr w:type="spellStart"/>
      <w:r w:rsidR="0046058D" w:rsidRPr="004F2AF7">
        <w:rPr>
          <w:rFonts w:cs="Times New Roman"/>
          <w:bCs/>
          <w:color w:val="000000" w:themeColor="text1"/>
        </w:rPr>
        <w:t>maka</w:t>
      </w:r>
      <w:proofErr w:type="spellEnd"/>
      <w:r w:rsidR="0046058D" w:rsidRPr="004F2AF7">
        <w:rPr>
          <w:rFonts w:cs="Times New Roman"/>
          <w:bCs/>
          <w:color w:val="000000" w:themeColor="text1"/>
        </w:rPr>
        <w:t xml:space="preserve"> </w:t>
      </w:r>
      <w:r w:rsidR="0046058D" w:rsidRPr="004F2AF7">
        <w:rPr>
          <w:rFonts w:cs="Times New Roman"/>
          <w:b/>
          <w:bCs/>
          <w:color w:val="000000" w:themeColor="text1"/>
          <w:lang w:val="id-ID"/>
        </w:rPr>
        <w:t>P</w:t>
      </w:r>
      <w:proofErr w:type="spellStart"/>
      <w:r w:rsidRPr="004F2AF7">
        <w:rPr>
          <w:rFonts w:cs="Times New Roman"/>
          <w:b/>
          <w:bCs/>
          <w:color w:val="000000" w:themeColor="text1"/>
        </w:rPr>
        <w:t>ihak</w:t>
      </w:r>
      <w:proofErr w:type="spellEnd"/>
      <w:r w:rsidRPr="004F2AF7">
        <w:rPr>
          <w:rFonts w:cs="Times New Roman"/>
          <w:b/>
          <w:bCs/>
          <w:color w:val="000000" w:themeColor="text1"/>
        </w:rPr>
        <w:t xml:space="preserve"> </w:t>
      </w:r>
      <w:r w:rsidR="0046058D" w:rsidRPr="004F2AF7">
        <w:rPr>
          <w:rFonts w:cs="Times New Roman"/>
          <w:b/>
          <w:bCs/>
          <w:color w:val="000000" w:themeColor="text1"/>
          <w:lang w:val="id-ID"/>
        </w:rPr>
        <w:t>P</w:t>
      </w:r>
      <w:proofErr w:type="spellStart"/>
      <w:r w:rsidRPr="004F2AF7">
        <w:rPr>
          <w:rFonts w:cs="Times New Roman"/>
          <w:b/>
          <w:bCs/>
          <w:color w:val="000000" w:themeColor="text1"/>
        </w:rPr>
        <w:t>ertama</w:t>
      </w:r>
      <w:proofErr w:type="spellEnd"/>
      <w:r w:rsidRPr="004F2AF7">
        <w:rPr>
          <w:rFonts w:cs="Times New Roman"/>
          <w:bCs/>
          <w:color w:val="000000" w:themeColor="text1"/>
        </w:rPr>
        <w:t xml:space="preserve">  </w:t>
      </w:r>
      <w:proofErr w:type="spellStart"/>
      <w:r w:rsidRPr="004F2AF7">
        <w:rPr>
          <w:rFonts w:cs="Times New Roman"/>
          <w:bCs/>
          <w:color w:val="000000" w:themeColor="text1"/>
        </w:rPr>
        <w:t>bersedia</w:t>
      </w:r>
      <w:proofErr w:type="spellEnd"/>
      <w:r w:rsidRPr="004F2AF7">
        <w:rPr>
          <w:rFonts w:cs="Times New Roman"/>
          <w:bCs/>
          <w:color w:val="000000" w:themeColor="text1"/>
        </w:rPr>
        <w:t xml:space="preserve"> </w:t>
      </w:r>
      <w:proofErr w:type="spellStart"/>
      <w:r w:rsidRPr="004F2AF7">
        <w:rPr>
          <w:rFonts w:cs="Times New Roman"/>
          <w:bCs/>
          <w:color w:val="000000" w:themeColor="text1"/>
        </w:rPr>
        <w:t>untuk</w:t>
      </w:r>
      <w:proofErr w:type="spellEnd"/>
      <w:r w:rsidRPr="004F2AF7">
        <w:rPr>
          <w:rFonts w:cs="Times New Roman"/>
          <w:bCs/>
          <w:color w:val="000000" w:themeColor="text1"/>
        </w:rPr>
        <w:t xml:space="preserve"> </w:t>
      </w:r>
      <w:r w:rsidRPr="004F2AF7">
        <w:rPr>
          <w:rFonts w:cs="Times New Roman"/>
          <w:bCs/>
          <w:color w:val="000000" w:themeColor="text1"/>
          <w:lang w:val="id-ID"/>
        </w:rPr>
        <w:t>dikenakan</w:t>
      </w:r>
      <w:r w:rsidRPr="004F2AF7">
        <w:rPr>
          <w:rFonts w:cs="Times New Roman"/>
          <w:bCs/>
          <w:color w:val="000000" w:themeColor="text1"/>
        </w:rPr>
        <w:t xml:space="preserve"> </w:t>
      </w:r>
      <w:proofErr w:type="spellStart"/>
      <w:r w:rsidRPr="004F2AF7">
        <w:rPr>
          <w:rFonts w:cs="Times New Roman"/>
          <w:bCs/>
          <w:color w:val="000000" w:themeColor="text1"/>
        </w:rPr>
        <w:t>sanksi</w:t>
      </w:r>
      <w:proofErr w:type="spellEnd"/>
      <w:r w:rsidRPr="004F2AF7">
        <w:rPr>
          <w:rFonts w:cs="Times New Roman"/>
          <w:bCs/>
          <w:color w:val="000000" w:themeColor="text1"/>
        </w:rPr>
        <w:t xml:space="preserve"> </w:t>
      </w:r>
      <w:proofErr w:type="spellStart"/>
      <w:r w:rsidRPr="004F2AF7">
        <w:rPr>
          <w:rFonts w:cs="Times New Roman"/>
          <w:bCs/>
          <w:color w:val="000000" w:themeColor="text1"/>
        </w:rPr>
        <w:t>denda</w:t>
      </w:r>
      <w:proofErr w:type="spellEnd"/>
      <w:r w:rsidRPr="004F2AF7">
        <w:rPr>
          <w:rFonts w:cs="Times New Roman"/>
          <w:bCs/>
          <w:color w:val="000000" w:themeColor="text1"/>
        </w:rPr>
        <w:t xml:space="preserve"> </w:t>
      </w:r>
      <w:proofErr w:type="spellStart"/>
      <w:r w:rsidRPr="004F2AF7">
        <w:rPr>
          <w:rFonts w:cs="Times New Roman"/>
          <w:bCs/>
          <w:color w:val="000000" w:themeColor="text1"/>
        </w:rPr>
        <w:t>sebesar</w:t>
      </w:r>
      <w:proofErr w:type="spellEnd"/>
      <w:r w:rsidRPr="004F2AF7">
        <w:rPr>
          <w:rFonts w:cs="Times New Roman"/>
          <w:bCs/>
          <w:color w:val="000000" w:themeColor="text1"/>
        </w:rPr>
        <w:t xml:space="preserve"> </w:t>
      </w:r>
      <w:proofErr w:type="spellStart"/>
      <w:r w:rsidRPr="004F2AF7">
        <w:rPr>
          <w:rFonts w:cs="Times New Roman"/>
          <w:bCs/>
          <w:color w:val="000000" w:themeColor="text1"/>
        </w:rPr>
        <w:t>Rp</w:t>
      </w:r>
      <w:proofErr w:type="spellEnd"/>
      <w:r w:rsidRPr="004F2AF7">
        <w:rPr>
          <w:rFonts w:cs="Times New Roman"/>
          <w:bCs/>
          <w:color w:val="000000" w:themeColor="text1"/>
        </w:rPr>
        <w:t xml:space="preserve"> 5.000.000 (lima </w:t>
      </w:r>
      <w:proofErr w:type="spellStart"/>
      <w:r w:rsidRPr="004F2AF7">
        <w:rPr>
          <w:rFonts w:cs="Times New Roman"/>
          <w:bCs/>
          <w:color w:val="000000" w:themeColor="text1"/>
        </w:rPr>
        <w:t>juta</w:t>
      </w:r>
      <w:proofErr w:type="spellEnd"/>
      <w:r w:rsidRPr="004F2AF7">
        <w:rPr>
          <w:rFonts w:cs="Times New Roman"/>
          <w:bCs/>
          <w:color w:val="000000" w:themeColor="text1"/>
        </w:rPr>
        <w:t xml:space="preserve"> rupiah) </w:t>
      </w:r>
      <w:r w:rsidRPr="004F2AF7">
        <w:rPr>
          <w:rFonts w:cs="Times New Roman"/>
          <w:bCs/>
          <w:color w:val="000000" w:themeColor="text1"/>
          <w:lang w:val="id-ID"/>
        </w:rPr>
        <w:t xml:space="preserve">yang </w:t>
      </w:r>
      <w:proofErr w:type="spellStart"/>
      <w:r w:rsidRPr="004F2AF7">
        <w:rPr>
          <w:rFonts w:cs="Times New Roman"/>
          <w:bCs/>
          <w:color w:val="000000" w:themeColor="text1"/>
          <w:lang w:val="en-US"/>
        </w:rPr>
        <w:t>dapat</w:t>
      </w:r>
      <w:proofErr w:type="spellEnd"/>
      <w:r w:rsidRPr="004F2AF7">
        <w:rPr>
          <w:rFonts w:cs="Times New Roman"/>
          <w:bCs/>
          <w:color w:val="000000" w:themeColor="text1"/>
          <w:lang w:val="en-US"/>
        </w:rPr>
        <w:t xml:space="preserve"> </w:t>
      </w:r>
      <w:r w:rsidRPr="004F2AF7">
        <w:rPr>
          <w:rFonts w:cs="Times New Roman"/>
          <w:bCs/>
          <w:color w:val="000000" w:themeColor="text1"/>
          <w:lang w:val="id-ID"/>
        </w:rPr>
        <w:t xml:space="preserve">dipotongkan dari sisa pembayaran yang ada. </w:t>
      </w:r>
    </w:p>
    <w:p w:rsidR="00062D02" w:rsidRPr="004F2AF7" w:rsidRDefault="00062D02" w:rsidP="004F2AF7">
      <w:pPr>
        <w:pStyle w:val="ListParagraph"/>
        <w:widowControl w:val="0"/>
        <w:spacing w:line="276" w:lineRule="auto"/>
        <w:ind w:left="360" w:hanging="360"/>
        <w:jc w:val="both"/>
        <w:rPr>
          <w:rFonts w:cs="Times New Roman"/>
          <w:bCs/>
          <w:color w:val="000000" w:themeColor="text1"/>
          <w:lang w:val="id-ID"/>
        </w:rPr>
      </w:pPr>
    </w:p>
    <w:p w:rsidR="001E0CD7" w:rsidRPr="004F2AF7" w:rsidRDefault="00BB1696" w:rsidP="004F2AF7">
      <w:pPr>
        <w:pStyle w:val="ListParagraph"/>
        <w:suppressAutoHyphens w:val="0"/>
        <w:spacing w:line="276" w:lineRule="auto"/>
        <w:ind w:left="0" w:right="270"/>
        <w:contextualSpacing/>
        <w:jc w:val="center"/>
        <w:rPr>
          <w:rFonts w:cs="Times New Roman"/>
          <w:b/>
          <w:color w:val="000000" w:themeColor="text1"/>
          <w:lang w:val="id-ID"/>
        </w:rPr>
      </w:pPr>
      <w:proofErr w:type="spellStart"/>
      <w:r w:rsidRPr="004F2AF7">
        <w:rPr>
          <w:rFonts w:cs="Times New Roman"/>
          <w:b/>
          <w:color w:val="000000" w:themeColor="text1"/>
        </w:rPr>
        <w:t>Pasal</w:t>
      </w:r>
      <w:proofErr w:type="spellEnd"/>
      <w:r w:rsidRPr="004F2AF7">
        <w:rPr>
          <w:rFonts w:cs="Times New Roman"/>
          <w:b/>
          <w:color w:val="000000" w:themeColor="text1"/>
        </w:rPr>
        <w:t xml:space="preserve"> 1</w:t>
      </w:r>
      <w:r w:rsidR="00D124E1" w:rsidRPr="004F2AF7">
        <w:rPr>
          <w:rFonts w:cs="Times New Roman"/>
          <w:b/>
          <w:color w:val="000000" w:themeColor="text1"/>
          <w:lang w:val="id-ID"/>
        </w:rPr>
        <w:t>1</w:t>
      </w:r>
    </w:p>
    <w:p w:rsidR="001E0CD7" w:rsidRPr="004F2AF7" w:rsidRDefault="009A0DEF" w:rsidP="004F2AF7">
      <w:pPr>
        <w:pStyle w:val="ListParagraph"/>
        <w:suppressAutoHyphens w:val="0"/>
        <w:spacing w:line="276" w:lineRule="auto"/>
        <w:ind w:left="0" w:right="270"/>
        <w:contextualSpacing/>
        <w:jc w:val="center"/>
        <w:rPr>
          <w:rFonts w:cs="Times New Roman"/>
          <w:b/>
          <w:color w:val="000000" w:themeColor="text1"/>
          <w:lang w:val="id-ID"/>
        </w:rPr>
      </w:pPr>
      <w:proofErr w:type="spellStart"/>
      <w:r w:rsidRPr="004F2AF7">
        <w:rPr>
          <w:rFonts w:cs="Times New Roman"/>
          <w:b/>
          <w:color w:val="000000" w:themeColor="text1"/>
        </w:rPr>
        <w:t>Pemberian</w:t>
      </w:r>
      <w:proofErr w:type="spellEnd"/>
      <w:r w:rsidRPr="004F2AF7">
        <w:rPr>
          <w:rFonts w:cs="Times New Roman"/>
          <w:b/>
          <w:color w:val="000000" w:themeColor="text1"/>
        </w:rPr>
        <w:t xml:space="preserve"> </w:t>
      </w:r>
      <w:proofErr w:type="spellStart"/>
      <w:r w:rsidRPr="004F2AF7">
        <w:rPr>
          <w:rFonts w:cs="Times New Roman"/>
          <w:b/>
          <w:color w:val="000000" w:themeColor="text1"/>
        </w:rPr>
        <w:t>Hadiah</w:t>
      </w:r>
      <w:proofErr w:type="spellEnd"/>
      <w:r w:rsidR="00745D12" w:rsidRPr="004F2AF7">
        <w:rPr>
          <w:rFonts w:cs="Times New Roman"/>
          <w:b/>
          <w:color w:val="000000" w:themeColor="text1"/>
          <w:lang w:val="id-ID"/>
        </w:rPr>
        <w:t xml:space="preserve"> atau Janji</w:t>
      </w:r>
    </w:p>
    <w:p w:rsidR="00D124E1" w:rsidRPr="004F2AF7" w:rsidRDefault="00D124E1" w:rsidP="004F2AF7">
      <w:pPr>
        <w:pStyle w:val="ListParagraph"/>
        <w:numPr>
          <w:ilvl w:val="0"/>
          <w:numId w:val="15"/>
        </w:numPr>
        <w:suppressAutoHyphens w:val="0"/>
        <w:spacing w:line="276" w:lineRule="auto"/>
        <w:ind w:left="567" w:right="270" w:hanging="567"/>
        <w:contextualSpacing/>
        <w:jc w:val="both"/>
        <w:rPr>
          <w:rFonts w:cs="Times New Roman"/>
          <w:color w:val="000000" w:themeColor="text1"/>
          <w:lang w:val="en-US"/>
        </w:rPr>
      </w:pPr>
      <w:r w:rsidRPr="004F2AF7">
        <w:rPr>
          <w:rFonts w:cs="Times New Roman"/>
          <w:b/>
          <w:color w:val="000000" w:themeColor="text1"/>
        </w:rPr>
        <w:t>P</w:t>
      </w:r>
      <w:r w:rsidRPr="004F2AF7">
        <w:rPr>
          <w:rFonts w:cs="Times New Roman"/>
          <w:b/>
          <w:color w:val="000000" w:themeColor="text1"/>
          <w:lang w:val="id-ID"/>
        </w:rPr>
        <w:t>ihak Pertama</w:t>
      </w:r>
      <w:r w:rsidRPr="004F2AF7">
        <w:rPr>
          <w:rFonts w:cs="Times New Roman"/>
          <w:color w:val="000000" w:themeColor="text1"/>
          <w:lang w:val="id-ID"/>
        </w:rPr>
        <w:t xml:space="preserve"> dilarang </w:t>
      </w:r>
      <w:proofErr w:type="spellStart"/>
      <w:r w:rsidRPr="004F2AF7">
        <w:rPr>
          <w:rFonts w:cs="Times New Roman"/>
          <w:color w:val="000000" w:themeColor="text1"/>
        </w:rPr>
        <w:t>untuk</w:t>
      </w:r>
      <w:proofErr w:type="spellEnd"/>
      <w:r w:rsidRPr="004F2AF7">
        <w:rPr>
          <w:rFonts w:cs="Times New Roman"/>
          <w:color w:val="000000" w:themeColor="text1"/>
        </w:rPr>
        <w:t xml:space="preserve"> </w:t>
      </w:r>
      <w:proofErr w:type="spellStart"/>
      <w:r w:rsidRPr="004F2AF7">
        <w:rPr>
          <w:rFonts w:cs="Times New Roman"/>
          <w:color w:val="000000" w:themeColor="text1"/>
        </w:rPr>
        <w:t>memberikan</w:t>
      </w:r>
      <w:proofErr w:type="spellEnd"/>
      <w:r w:rsidRPr="004F2AF7">
        <w:rPr>
          <w:rFonts w:cs="Times New Roman"/>
          <w:color w:val="000000" w:themeColor="text1"/>
        </w:rPr>
        <w:t xml:space="preserve"> </w:t>
      </w:r>
      <w:proofErr w:type="spellStart"/>
      <w:r w:rsidRPr="004F2AF7">
        <w:rPr>
          <w:rFonts w:cs="Times New Roman"/>
          <w:color w:val="000000" w:themeColor="text1"/>
        </w:rPr>
        <w:t>hadiah</w:t>
      </w:r>
      <w:proofErr w:type="spellEnd"/>
      <w:r w:rsidRPr="004F2AF7">
        <w:rPr>
          <w:rFonts w:cs="Times New Roman"/>
          <w:color w:val="000000" w:themeColor="text1"/>
          <w:lang w:val="id-ID"/>
        </w:rPr>
        <w:t xml:space="preserve"> dalam bentuk apapun baik </w:t>
      </w:r>
      <w:proofErr w:type="spellStart"/>
      <w:r w:rsidRPr="004F2AF7">
        <w:rPr>
          <w:rFonts w:cs="Times New Roman"/>
          <w:color w:val="000000" w:themeColor="text1"/>
        </w:rPr>
        <w:t>berupa</w:t>
      </w:r>
      <w:proofErr w:type="spellEnd"/>
      <w:r w:rsidRPr="004F2AF7">
        <w:rPr>
          <w:rFonts w:cs="Times New Roman"/>
          <w:color w:val="000000" w:themeColor="text1"/>
        </w:rPr>
        <w:t xml:space="preserve"> </w:t>
      </w:r>
      <w:r w:rsidRPr="004F2AF7">
        <w:rPr>
          <w:rFonts w:cs="Times New Roman"/>
          <w:color w:val="000000" w:themeColor="text1"/>
          <w:lang w:val="id-ID"/>
        </w:rPr>
        <w:t xml:space="preserve">uang, </w:t>
      </w:r>
      <w:proofErr w:type="spellStart"/>
      <w:r w:rsidRPr="004F2AF7">
        <w:rPr>
          <w:rFonts w:cs="Times New Roman"/>
          <w:color w:val="000000" w:themeColor="text1"/>
        </w:rPr>
        <w:t>barang</w:t>
      </w:r>
      <w:proofErr w:type="spellEnd"/>
      <w:r w:rsidRPr="004F2AF7">
        <w:rPr>
          <w:rFonts w:cs="Times New Roman"/>
          <w:color w:val="000000" w:themeColor="text1"/>
        </w:rPr>
        <w:t xml:space="preserve"> </w:t>
      </w:r>
      <w:proofErr w:type="spellStart"/>
      <w:r w:rsidRPr="004F2AF7">
        <w:rPr>
          <w:rFonts w:cs="Times New Roman"/>
          <w:color w:val="000000" w:themeColor="text1"/>
        </w:rPr>
        <w:t>atau</w:t>
      </w:r>
      <w:proofErr w:type="spellEnd"/>
      <w:r w:rsidRPr="004F2AF7">
        <w:rPr>
          <w:rFonts w:cs="Times New Roman"/>
          <w:color w:val="000000" w:themeColor="text1"/>
        </w:rPr>
        <w:t xml:space="preserve"> </w:t>
      </w:r>
      <w:proofErr w:type="spellStart"/>
      <w:r w:rsidRPr="004F2AF7">
        <w:rPr>
          <w:rFonts w:cs="Times New Roman"/>
          <w:color w:val="000000" w:themeColor="text1"/>
        </w:rPr>
        <w:t>bentuk</w:t>
      </w:r>
      <w:proofErr w:type="spellEnd"/>
      <w:r w:rsidRPr="004F2AF7">
        <w:rPr>
          <w:rFonts w:cs="Times New Roman"/>
          <w:color w:val="000000" w:themeColor="text1"/>
        </w:rPr>
        <w:t xml:space="preserve"> </w:t>
      </w:r>
      <w:r w:rsidRPr="004F2AF7">
        <w:rPr>
          <w:rFonts w:cs="Times New Roman"/>
          <w:color w:val="000000" w:themeColor="text1"/>
          <w:lang w:val="id-ID"/>
        </w:rPr>
        <w:t xml:space="preserve">lainnya yang bernilai uang dan </w:t>
      </w:r>
      <w:proofErr w:type="spellStart"/>
      <w:r w:rsidRPr="004F2AF7">
        <w:rPr>
          <w:rFonts w:cs="Times New Roman"/>
          <w:color w:val="000000" w:themeColor="text1"/>
        </w:rPr>
        <w:t>bersifat</w:t>
      </w:r>
      <w:proofErr w:type="spellEnd"/>
      <w:r w:rsidRPr="004F2AF7">
        <w:rPr>
          <w:rFonts w:cs="Times New Roman"/>
          <w:color w:val="000000" w:themeColor="text1"/>
        </w:rPr>
        <w:t xml:space="preserve"> </w:t>
      </w:r>
      <w:proofErr w:type="spellStart"/>
      <w:r w:rsidRPr="004F2AF7">
        <w:rPr>
          <w:rFonts w:cs="Times New Roman"/>
          <w:color w:val="000000" w:themeColor="text1"/>
        </w:rPr>
        <w:t>pribadi</w:t>
      </w:r>
      <w:proofErr w:type="spellEnd"/>
      <w:r w:rsidRPr="004F2AF7">
        <w:rPr>
          <w:rFonts w:cs="Times New Roman"/>
          <w:color w:val="000000" w:themeColor="text1"/>
        </w:rPr>
        <w:t xml:space="preserve"> </w:t>
      </w:r>
      <w:proofErr w:type="spellStart"/>
      <w:r w:rsidRPr="004F2AF7">
        <w:rPr>
          <w:rFonts w:cs="Times New Roman"/>
          <w:color w:val="000000" w:themeColor="text1"/>
        </w:rPr>
        <w:t>kepada</w:t>
      </w:r>
      <w:proofErr w:type="spellEnd"/>
      <w:r w:rsidRPr="004F2AF7">
        <w:rPr>
          <w:rFonts w:cs="Times New Roman"/>
          <w:color w:val="000000" w:themeColor="text1"/>
        </w:rPr>
        <w:t xml:space="preserve"> </w:t>
      </w:r>
      <w:r w:rsidRPr="004F2AF7">
        <w:rPr>
          <w:rFonts w:cs="Times New Roman"/>
          <w:color w:val="000000" w:themeColor="text1"/>
          <w:lang w:val="id-ID"/>
        </w:rPr>
        <w:t xml:space="preserve">staff atau karyawan </w:t>
      </w:r>
      <w:r w:rsidRPr="004F2AF7">
        <w:rPr>
          <w:rFonts w:cs="Times New Roman"/>
          <w:b/>
          <w:color w:val="000000" w:themeColor="text1"/>
          <w:lang w:val="id-ID"/>
        </w:rPr>
        <w:t>Pihak Kedua</w:t>
      </w:r>
      <w:r w:rsidRPr="004F2AF7">
        <w:rPr>
          <w:rFonts w:cs="Times New Roman"/>
          <w:color w:val="000000" w:themeColor="text1"/>
          <w:lang w:val="id-ID"/>
        </w:rPr>
        <w:t xml:space="preserve"> terkait perjanjian ini.</w:t>
      </w:r>
    </w:p>
    <w:p w:rsidR="00D124E1" w:rsidRPr="004F2AF7" w:rsidRDefault="00D124E1" w:rsidP="004F2AF7">
      <w:pPr>
        <w:pStyle w:val="ListParagraph"/>
        <w:numPr>
          <w:ilvl w:val="0"/>
          <w:numId w:val="15"/>
        </w:numPr>
        <w:suppressAutoHyphens w:val="0"/>
        <w:spacing w:line="276" w:lineRule="auto"/>
        <w:ind w:left="567" w:right="270" w:hanging="567"/>
        <w:contextualSpacing/>
        <w:jc w:val="both"/>
        <w:rPr>
          <w:rFonts w:cs="Times New Roman"/>
          <w:color w:val="000000" w:themeColor="text1"/>
          <w:lang w:val="en-US"/>
        </w:rPr>
      </w:pPr>
      <w:r w:rsidRPr="004F2AF7">
        <w:rPr>
          <w:rFonts w:cs="Times New Roman"/>
          <w:color w:val="000000" w:themeColor="text1"/>
          <w:lang w:val="id-ID"/>
        </w:rPr>
        <w:t xml:space="preserve">Sanksi atas pelanggaran ayat 1 (satu) pasal ini kepada </w:t>
      </w:r>
      <w:r w:rsidRPr="004F2AF7">
        <w:rPr>
          <w:rFonts w:cs="Times New Roman"/>
          <w:b/>
          <w:color w:val="000000" w:themeColor="text1"/>
          <w:lang w:val="id-ID"/>
        </w:rPr>
        <w:t>Pihak Pertama</w:t>
      </w:r>
      <w:r w:rsidRPr="004F2AF7">
        <w:rPr>
          <w:rFonts w:cs="Times New Roman"/>
          <w:color w:val="000000" w:themeColor="text1"/>
          <w:lang w:val="id-ID"/>
        </w:rPr>
        <w:t xml:space="preserve"> adalah:</w:t>
      </w:r>
    </w:p>
    <w:p w:rsidR="00D124E1" w:rsidRPr="004F2AF7" w:rsidRDefault="00D124E1" w:rsidP="004F2AF7">
      <w:pPr>
        <w:pStyle w:val="ListParagraph"/>
        <w:numPr>
          <w:ilvl w:val="0"/>
          <w:numId w:val="2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color w:val="000000" w:themeColor="text1"/>
          <w:lang w:val="id-ID"/>
        </w:rPr>
        <w:t xml:space="preserve">Pemutusan perjanjian secara sepihak oleh </w:t>
      </w:r>
      <w:r w:rsidRPr="004F2AF7">
        <w:rPr>
          <w:rFonts w:cs="Times New Roman"/>
          <w:b/>
          <w:color w:val="000000" w:themeColor="text1"/>
          <w:lang w:val="id-ID"/>
        </w:rPr>
        <w:t>Pihak Kedua</w:t>
      </w:r>
      <w:r w:rsidRPr="004F2AF7">
        <w:rPr>
          <w:rFonts w:cs="Times New Roman"/>
          <w:color w:val="000000" w:themeColor="text1"/>
          <w:lang w:val="id-ID"/>
        </w:rPr>
        <w:t>.</w:t>
      </w:r>
    </w:p>
    <w:p w:rsidR="00D124E1" w:rsidRPr="004F2AF7" w:rsidRDefault="00D124E1" w:rsidP="004F2AF7">
      <w:pPr>
        <w:pStyle w:val="ListParagraph"/>
        <w:numPr>
          <w:ilvl w:val="0"/>
          <w:numId w:val="2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color w:val="000000" w:themeColor="text1"/>
          <w:lang w:val="id-ID"/>
        </w:rPr>
        <w:t xml:space="preserve">Karyawan </w:t>
      </w:r>
      <w:r w:rsidRPr="004F2AF7">
        <w:rPr>
          <w:rFonts w:cs="Times New Roman"/>
          <w:b/>
          <w:color w:val="000000" w:themeColor="text1"/>
          <w:lang w:val="id-ID"/>
        </w:rPr>
        <w:t>Pihak Pertama</w:t>
      </w:r>
      <w:r w:rsidRPr="004F2AF7">
        <w:rPr>
          <w:rFonts w:cs="Times New Roman"/>
          <w:color w:val="000000" w:themeColor="text1"/>
          <w:lang w:val="id-ID"/>
        </w:rPr>
        <w:t xml:space="preserve"> yang terlibat dalam pemberian hadiah akan dikeluarkan dari perusahaan </w:t>
      </w:r>
      <w:r w:rsidRPr="004F2AF7">
        <w:rPr>
          <w:rFonts w:cs="Times New Roman"/>
          <w:b/>
          <w:color w:val="000000" w:themeColor="text1"/>
          <w:lang w:val="id-ID"/>
        </w:rPr>
        <w:t>Pihak Pertama</w:t>
      </w:r>
      <w:r w:rsidRPr="004F2AF7">
        <w:rPr>
          <w:rFonts w:cs="Times New Roman"/>
          <w:color w:val="000000" w:themeColor="text1"/>
          <w:lang w:val="id-ID"/>
        </w:rPr>
        <w:t>.</w:t>
      </w:r>
    </w:p>
    <w:p w:rsidR="00D124E1" w:rsidRPr="004F2AF7" w:rsidRDefault="00D124E1" w:rsidP="004F2AF7">
      <w:pPr>
        <w:pStyle w:val="ListParagraph"/>
        <w:numPr>
          <w:ilvl w:val="0"/>
          <w:numId w:val="2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color w:val="000000" w:themeColor="text1"/>
          <w:lang w:val="id-ID"/>
        </w:rPr>
        <w:t xml:space="preserve">Karyawan </w:t>
      </w:r>
      <w:r w:rsidRPr="004F2AF7">
        <w:rPr>
          <w:rFonts w:cs="Times New Roman"/>
          <w:b/>
          <w:color w:val="000000" w:themeColor="text1"/>
          <w:lang w:val="id-ID"/>
        </w:rPr>
        <w:t>Pihak Kedua</w:t>
      </w:r>
      <w:r w:rsidRPr="004F2AF7">
        <w:rPr>
          <w:rFonts w:cs="Times New Roman"/>
          <w:color w:val="000000" w:themeColor="text1"/>
          <w:lang w:val="id-ID"/>
        </w:rPr>
        <w:t xml:space="preserve"> yang terlibat dalam penerimaan hadiah akan diproses sesuai PKB (Peraturan Kerja Bersama) yang berlaku di tempat </w:t>
      </w:r>
      <w:r w:rsidRPr="004F2AF7">
        <w:rPr>
          <w:rFonts w:cs="Times New Roman"/>
          <w:b/>
          <w:color w:val="000000" w:themeColor="text1"/>
          <w:lang w:val="id-ID"/>
        </w:rPr>
        <w:t>Pihak Kedua</w:t>
      </w:r>
      <w:r w:rsidRPr="004F2AF7">
        <w:rPr>
          <w:rFonts w:cs="Times New Roman"/>
          <w:color w:val="000000" w:themeColor="text1"/>
          <w:lang w:val="id-ID"/>
        </w:rPr>
        <w:t>.</w:t>
      </w:r>
    </w:p>
    <w:p w:rsidR="00D124E1" w:rsidRPr="004F2AF7" w:rsidRDefault="00D124E1" w:rsidP="004F2AF7">
      <w:pPr>
        <w:pStyle w:val="ListParagraph"/>
        <w:numPr>
          <w:ilvl w:val="0"/>
          <w:numId w:val="2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b/>
          <w:color w:val="000000" w:themeColor="text1"/>
          <w:lang w:val="id-ID"/>
        </w:rPr>
        <w:t xml:space="preserve">Pihak Pertama </w:t>
      </w:r>
      <w:r w:rsidRPr="004F2AF7">
        <w:rPr>
          <w:rFonts w:cs="Times New Roman"/>
          <w:color w:val="000000" w:themeColor="text1"/>
          <w:lang w:val="id-ID"/>
        </w:rPr>
        <w:t xml:space="preserve">mengembalikan semua pembayaran yang telah diberikan oleh </w:t>
      </w:r>
      <w:r w:rsidRPr="004F2AF7">
        <w:rPr>
          <w:rFonts w:cs="Times New Roman"/>
          <w:b/>
          <w:color w:val="000000" w:themeColor="text1"/>
          <w:lang w:val="id-ID"/>
        </w:rPr>
        <w:t>Pihak Kedua</w:t>
      </w:r>
      <w:r w:rsidRPr="004F2AF7">
        <w:rPr>
          <w:rFonts w:cs="Times New Roman"/>
          <w:color w:val="000000" w:themeColor="text1"/>
          <w:lang w:val="id-ID"/>
        </w:rPr>
        <w:t>.</w:t>
      </w:r>
    </w:p>
    <w:p w:rsidR="00D124E1" w:rsidRPr="004F2AF7" w:rsidRDefault="00D124E1" w:rsidP="004F2AF7">
      <w:pPr>
        <w:pStyle w:val="ListParagraph"/>
        <w:numPr>
          <w:ilvl w:val="0"/>
          <w:numId w:val="2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b/>
          <w:color w:val="000000" w:themeColor="text1"/>
          <w:lang w:val="id-ID"/>
        </w:rPr>
        <w:t>Pihak Kedua</w:t>
      </w:r>
      <w:r w:rsidRPr="004F2AF7">
        <w:rPr>
          <w:rFonts w:cs="Times New Roman"/>
          <w:color w:val="000000" w:themeColor="text1"/>
          <w:lang w:val="id-ID"/>
        </w:rPr>
        <w:t xml:space="preserve"> berhak melaporkan kepada pihak yang berwajib. </w:t>
      </w:r>
    </w:p>
    <w:p w:rsidR="00D124E1" w:rsidRPr="004F2AF7" w:rsidRDefault="004D7C0B" w:rsidP="004F2AF7">
      <w:pPr>
        <w:pStyle w:val="Default"/>
        <w:tabs>
          <w:tab w:val="left" w:pos="5055"/>
        </w:tabs>
        <w:spacing w:line="276" w:lineRule="auto"/>
        <w:rPr>
          <w:b/>
          <w:bCs/>
          <w:color w:val="000000" w:themeColor="text1"/>
        </w:rPr>
      </w:pPr>
      <w:r w:rsidRPr="004F2AF7">
        <w:rPr>
          <w:b/>
          <w:bCs/>
          <w:color w:val="000000" w:themeColor="text1"/>
        </w:rPr>
        <w:tab/>
      </w:r>
    </w:p>
    <w:p w:rsidR="00361FDF" w:rsidRPr="004F2AF7" w:rsidRDefault="00361FDF" w:rsidP="004F2AF7">
      <w:pPr>
        <w:pStyle w:val="Default"/>
        <w:spacing w:line="276" w:lineRule="auto"/>
        <w:jc w:val="center"/>
        <w:rPr>
          <w:color w:val="000000" w:themeColor="text1"/>
        </w:rPr>
      </w:pPr>
      <w:r w:rsidRPr="004F2AF7">
        <w:rPr>
          <w:b/>
          <w:bCs/>
          <w:color w:val="000000" w:themeColor="text1"/>
        </w:rPr>
        <w:t>Pasal 12</w:t>
      </w:r>
    </w:p>
    <w:p w:rsidR="00361FDF" w:rsidRPr="004F2AF7" w:rsidRDefault="00A64D10" w:rsidP="004F2AF7">
      <w:pPr>
        <w:pStyle w:val="Default"/>
        <w:spacing w:line="276" w:lineRule="auto"/>
        <w:jc w:val="center"/>
        <w:rPr>
          <w:color w:val="000000" w:themeColor="text1"/>
        </w:rPr>
      </w:pPr>
      <w:r w:rsidRPr="004F2AF7">
        <w:rPr>
          <w:b/>
          <w:bCs/>
          <w:color w:val="000000" w:themeColor="text1"/>
        </w:rPr>
        <w:t>Pengakhiran Perjanjian</w:t>
      </w:r>
    </w:p>
    <w:p w:rsidR="00361FDF" w:rsidRPr="004F2AF7" w:rsidRDefault="00361FDF" w:rsidP="004F2AF7">
      <w:pPr>
        <w:pStyle w:val="ListParagraph"/>
        <w:numPr>
          <w:ilvl w:val="0"/>
          <w:numId w:val="28"/>
        </w:numPr>
        <w:suppressAutoHyphens w:val="0"/>
        <w:spacing w:line="276" w:lineRule="auto"/>
        <w:ind w:left="567" w:right="270" w:hanging="567"/>
        <w:contextualSpacing/>
        <w:jc w:val="both"/>
        <w:rPr>
          <w:rFonts w:cs="Times New Roman"/>
          <w:color w:val="000000" w:themeColor="text1"/>
        </w:rPr>
      </w:pPr>
      <w:r w:rsidRPr="004F2AF7">
        <w:rPr>
          <w:rFonts w:cs="Times New Roman"/>
          <w:color w:val="000000" w:themeColor="text1"/>
          <w:lang w:val="id-ID"/>
        </w:rPr>
        <w:t>Perjanjian ini dapat berakhir dikarenakan sebagai berikut:</w:t>
      </w:r>
    </w:p>
    <w:p w:rsidR="00361FDF" w:rsidRPr="004F2AF7" w:rsidRDefault="00361FDF" w:rsidP="004F2AF7">
      <w:pPr>
        <w:pStyle w:val="ListParagraph"/>
        <w:numPr>
          <w:ilvl w:val="1"/>
          <w:numId w:val="13"/>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Para Pihak sepakat untuk mengakhiri.</w:t>
      </w:r>
    </w:p>
    <w:p w:rsidR="00361FDF" w:rsidRPr="004F2AF7" w:rsidRDefault="00361FDF" w:rsidP="004F2AF7">
      <w:pPr>
        <w:pStyle w:val="ListParagraph"/>
        <w:numPr>
          <w:ilvl w:val="1"/>
          <w:numId w:val="13"/>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Periode perjanjian telah berakhir.</w:t>
      </w:r>
    </w:p>
    <w:p w:rsidR="00361FDF" w:rsidRPr="004F2AF7" w:rsidRDefault="00361FDF" w:rsidP="004F2AF7">
      <w:pPr>
        <w:pStyle w:val="ListParagraph"/>
        <w:numPr>
          <w:ilvl w:val="1"/>
          <w:numId w:val="13"/>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Salah satu Pihak cidera janji.</w:t>
      </w:r>
    </w:p>
    <w:p w:rsidR="00361FDF" w:rsidRPr="004F2AF7" w:rsidRDefault="00361FDF" w:rsidP="004F2AF7">
      <w:pPr>
        <w:pStyle w:val="ListParagraph"/>
        <w:numPr>
          <w:ilvl w:val="1"/>
          <w:numId w:val="13"/>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Denga</w:t>
      </w:r>
      <w:r w:rsidR="009D596D" w:rsidRPr="004F2AF7">
        <w:rPr>
          <w:rFonts w:cs="Times New Roman"/>
          <w:color w:val="000000" w:themeColor="text1"/>
          <w:lang w:val="id-ID"/>
        </w:rPr>
        <w:t>n</w:t>
      </w:r>
      <w:r w:rsidRPr="004F2AF7">
        <w:rPr>
          <w:rFonts w:cs="Times New Roman"/>
          <w:color w:val="000000" w:themeColor="text1"/>
          <w:lang w:val="id-ID"/>
        </w:rPr>
        <w:t xml:space="preserve"> putusan pengadilan.</w:t>
      </w:r>
    </w:p>
    <w:p w:rsidR="00B33166" w:rsidRPr="004F2AF7" w:rsidRDefault="00361FDF" w:rsidP="004F2AF7">
      <w:pPr>
        <w:pStyle w:val="ListParagraph"/>
        <w:numPr>
          <w:ilvl w:val="1"/>
          <w:numId w:val="13"/>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Salah satu Pihak dinyatakan bangkrut/pailit.</w:t>
      </w:r>
    </w:p>
    <w:p w:rsidR="00B33166" w:rsidRPr="004F2AF7" w:rsidRDefault="00B33166" w:rsidP="004F2AF7">
      <w:pPr>
        <w:pStyle w:val="ListParagraph"/>
        <w:numPr>
          <w:ilvl w:val="0"/>
          <w:numId w:val="28"/>
        </w:numPr>
        <w:suppressAutoHyphens w:val="0"/>
        <w:spacing w:line="276" w:lineRule="auto"/>
        <w:ind w:left="567" w:right="270" w:hanging="567"/>
        <w:contextualSpacing/>
        <w:jc w:val="both"/>
        <w:rPr>
          <w:rFonts w:cs="Times New Roman"/>
          <w:color w:val="000000" w:themeColor="text1"/>
          <w:lang w:val="id-ID"/>
        </w:rPr>
      </w:pPr>
      <w:r w:rsidRPr="004F2AF7">
        <w:rPr>
          <w:rFonts w:cs="Times New Roman"/>
          <w:color w:val="000000" w:themeColor="text1"/>
          <w:lang w:val="id-ID"/>
        </w:rPr>
        <w:t>Pengakhiran perjanjian dalam ayat (1) poin (a), poin (b) dan poin (c) harus dengan memberitahu/diberitahu terlebih dahulu kepada Para Pihak selambat-lambatnya 15 (lima belas) hari sebelum pelaksanaan.</w:t>
      </w:r>
    </w:p>
    <w:p w:rsidR="00361FDF" w:rsidRPr="004F2AF7" w:rsidRDefault="00361FDF" w:rsidP="004F2AF7">
      <w:pPr>
        <w:pStyle w:val="Default"/>
        <w:spacing w:line="276" w:lineRule="auto"/>
        <w:jc w:val="center"/>
        <w:rPr>
          <w:b/>
          <w:bCs/>
          <w:color w:val="000000" w:themeColor="text1"/>
        </w:rPr>
      </w:pPr>
    </w:p>
    <w:p w:rsidR="00176442" w:rsidRPr="004F2AF7" w:rsidRDefault="00176442" w:rsidP="004F2AF7">
      <w:pPr>
        <w:pStyle w:val="Default"/>
        <w:spacing w:line="276" w:lineRule="auto"/>
        <w:jc w:val="center"/>
        <w:rPr>
          <w:color w:val="000000" w:themeColor="text1"/>
        </w:rPr>
      </w:pPr>
      <w:r w:rsidRPr="004F2AF7">
        <w:rPr>
          <w:b/>
          <w:bCs/>
          <w:color w:val="000000" w:themeColor="text1"/>
        </w:rPr>
        <w:t xml:space="preserve">Pasal </w:t>
      </w:r>
      <w:r w:rsidR="001E0CD7" w:rsidRPr="004F2AF7">
        <w:rPr>
          <w:b/>
          <w:bCs/>
          <w:color w:val="000000" w:themeColor="text1"/>
        </w:rPr>
        <w:t>1</w:t>
      </w:r>
      <w:r w:rsidR="00361FDF" w:rsidRPr="004F2AF7">
        <w:rPr>
          <w:b/>
          <w:bCs/>
          <w:color w:val="000000" w:themeColor="text1"/>
        </w:rPr>
        <w:t>3</w:t>
      </w:r>
    </w:p>
    <w:p w:rsidR="00725D8B" w:rsidRPr="004F2AF7" w:rsidRDefault="00725D8B" w:rsidP="004F2AF7">
      <w:pPr>
        <w:spacing w:after="0"/>
        <w:jc w:val="center"/>
        <w:rPr>
          <w:rFonts w:ascii="Times New Roman" w:hAnsi="Times New Roman" w:cs="Times New Roman"/>
          <w:b/>
          <w:color w:val="000000" w:themeColor="text1"/>
          <w:sz w:val="24"/>
          <w:szCs w:val="24"/>
        </w:rPr>
      </w:pPr>
      <w:r w:rsidRPr="004F2AF7">
        <w:rPr>
          <w:rFonts w:ascii="Times New Roman" w:hAnsi="Times New Roman" w:cs="Times New Roman"/>
          <w:b/>
          <w:color w:val="000000" w:themeColor="text1"/>
          <w:sz w:val="24"/>
          <w:szCs w:val="24"/>
        </w:rPr>
        <w:t xml:space="preserve">Penyelesaian Permasalahan </w:t>
      </w:r>
    </w:p>
    <w:p w:rsidR="00725D8B" w:rsidRPr="004F2AF7" w:rsidRDefault="00725D8B" w:rsidP="004F2AF7">
      <w:pPr>
        <w:pStyle w:val="ListParagraph"/>
        <w:numPr>
          <w:ilvl w:val="0"/>
          <w:numId w:val="30"/>
        </w:numPr>
        <w:spacing w:line="276" w:lineRule="auto"/>
        <w:ind w:left="567" w:hanging="567"/>
        <w:rPr>
          <w:rFonts w:cs="Times New Roman"/>
        </w:rPr>
      </w:pPr>
      <w:r w:rsidRPr="004F2AF7">
        <w:rPr>
          <w:rFonts w:cs="Times New Roman"/>
          <w:lang w:val="id-ID"/>
        </w:rPr>
        <w:t>Jika terjadi permasalahan selain yang tercantum dalam perjanjian ini akan diselesaikan dengan etikat baik dengan musyawarah secara mufakat.</w:t>
      </w:r>
      <w:r w:rsidRPr="004F2AF7">
        <w:rPr>
          <w:rFonts w:cs="Times New Roman"/>
        </w:rPr>
        <w:t xml:space="preserve"> </w:t>
      </w:r>
    </w:p>
    <w:p w:rsidR="0084356D" w:rsidRPr="004F2AF7" w:rsidRDefault="0084356D" w:rsidP="004F2AF7">
      <w:pPr>
        <w:spacing w:after="0"/>
        <w:rPr>
          <w:rFonts w:ascii="Times New Roman" w:hAnsi="Times New Roman" w:cs="Times New Roman"/>
          <w:sz w:val="24"/>
          <w:szCs w:val="24"/>
        </w:rPr>
      </w:pPr>
    </w:p>
    <w:p w:rsidR="0084356D" w:rsidRPr="004F2AF7" w:rsidRDefault="0084356D" w:rsidP="004F2AF7">
      <w:pPr>
        <w:spacing w:after="0"/>
        <w:jc w:val="center"/>
        <w:rPr>
          <w:rFonts w:ascii="Times New Roman" w:hAnsi="Times New Roman" w:cs="Times New Roman"/>
          <w:b/>
          <w:sz w:val="24"/>
          <w:szCs w:val="24"/>
        </w:rPr>
      </w:pPr>
      <w:proofErr w:type="spellStart"/>
      <w:r w:rsidRPr="004F2AF7">
        <w:rPr>
          <w:rFonts w:ascii="Times New Roman" w:hAnsi="Times New Roman" w:cs="Times New Roman"/>
          <w:b/>
          <w:sz w:val="24"/>
          <w:szCs w:val="24"/>
          <w:lang w:val="en-US"/>
        </w:rPr>
        <w:t>Pasal</w:t>
      </w:r>
      <w:proofErr w:type="spellEnd"/>
      <w:r w:rsidRPr="004F2AF7">
        <w:rPr>
          <w:rFonts w:ascii="Times New Roman" w:hAnsi="Times New Roman" w:cs="Times New Roman"/>
          <w:b/>
          <w:sz w:val="24"/>
          <w:szCs w:val="24"/>
          <w:lang w:val="en-US"/>
        </w:rPr>
        <w:t xml:space="preserve"> 1</w:t>
      </w:r>
      <w:r w:rsidR="004F2AF7" w:rsidRPr="004F2AF7">
        <w:rPr>
          <w:rFonts w:ascii="Times New Roman" w:hAnsi="Times New Roman" w:cs="Times New Roman"/>
          <w:b/>
          <w:sz w:val="24"/>
          <w:szCs w:val="24"/>
        </w:rPr>
        <w:t>4</w:t>
      </w:r>
    </w:p>
    <w:p w:rsidR="0084356D" w:rsidRPr="004F2AF7" w:rsidRDefault="0084356D" w:rsidP="004F2AF7">
      <w:pPr>
        <w:pStyle w:val="Heading1"/>
        <w:spacing w:after="0" w:line="276" w:lineRule="auto"/>
        <w:ind w:right="271"/>
        <w:rPr>
          <w:color w:val="auto"/>
          <w:szCs w:val="24"/>
          <w:lang w:val="id-ID"/>
        </w:rPr>
      </w:pPr>
      <w:r w:rsidRPr="004F2AF7">
        <w:rPr>
          <w:color w:val="auto"/>
          <w:szCs w:val="24"/>
          <w:lang w:val="id-ID"/>
        </w:rPr>
        <w:t>Pernyataan Dan Jaminan</w:t>
      </w:r>
      <w:r w:rsidR="00494FE4">
        <w:rPr>
          <w:color w:val="auto"/>
          <w:szCs w:val="24"/>
          <w:lang w:val="id-ID"/>
        </w:rPr>
        <w:t xml:space="preserve"> Kepatuhan Regulasi</w:t>
      </w:r>
    </w:p>
    <w:p w:rsidR="0084356D" w:rsidRPr="004F2AF7" w:rsidRDefault="0084356D" w:rsidP="004F2AF7">
      <w:pPr>
        <w:spacing w:after="0"/>
        <w:jc w:val="both"/>
        <w:rPr>
          <w:rFonts w:ascii="Times New Roman" w:hAnsi="Times New Roman" w:cs="Times New Roman"/>
          <w:sz w:val="24"/>
          <w:szCs w:val="24"/>
        </w:rPr>
      </w:pPr>
      <w:r w:rsidRPr="00494FE4">
        <w:rPr>
          <w:rFonts w:ascii="Times New Roman" w:hAnsi="Times New Roman" w:cs="Times New Roman"/>
          <w:b/>
          <w:sz w:val="24"/>
          <w:szCs w:val="24"/>
        </w:rPr>
        <w:t>Para Pihak</w:t>
      </w:r>
      <w:r w:rsidRPr="004F2AF7">
        <w:rPr>
          <w:rFonts w:ascii="Times New Roman" w:hAnsi="Times New Roman" w:cs="Times New Roman"/>
          <w:sz w:val="24"/>
          <w:szCs w:val="24"/>
        </w:rPr>
        <w:t xml:space="preserve"> menjamin dan menyatakan bahwa:</w:t>
      </w:r>
    </w:p>
    <w:p w:rsidR="0084356D" w:rsidRPr="004F2AF7" w:rsidRDefault="0084356D" w:rsidP="004F2AF7">
      <w:pPr>
        <w:pStyle w:val="ListParagraph"/>
        <w:numPr>
          <w:ilvl w:val="0"/>
          <w:numId w:val="33"/>
        </w:numPr>
        <w:suppressAutoHyphens w:val="0"/>
        <w:spacing w:line="276" w:lineRule="auto"/>
        <w:ind w:left="567" w:hanging="567"/>
        <w:jc w:val="both"/>
        <w:rPr>
          <w:rFonts w:cs="Times New Roman"/>
        </w:rPr>
      </w:pPr>
      <w:proofErr w:type="spellStart"/>
      <w:r w:rsidRPr="004F2AF7">
        <w:rPr>
          <w:rFonts w:cs="Times New Roman"/>
        </w:rPr>
        <w:t>Dalam</w:t>
      </w:r>
      <w:proofErr w:type="spellEnd"/>
      <w:r w:rsidRPr="004F2AF7">
        <w:rPr>
          <w:rFonts w:cs="Times New Roman"/>
        </w:rPr>
        <w:t xml:space="preserve"> </w:t>
      </w:r>
      <w:proofErr w:type="spellStart"/>
      <w:r w:rsidRPr="004F2AF7">
        <w:rPr>
          <w:rFonts w:cs="Times New Roman"/>
        </w:rPr>
        <w:t>pelaksanaan</w:t>
      </w:r>
      <w:proofErr w:type="spellEnd"/>
      <w:r w:rsidRPr="004F2AF7">
        <w:rPr>
          <w:rFonts w:cs="Times New Roman"/>
        </w:rPr>
        <w:t xml:space="preserve"> </w:t>
      </w:r>
      <w:proofErr w:type="spellStart"/>
      <w:r w:rsidRPr="004F2AF7">
        <w:rPr>
          <w:rFonts w:cs="Times New Roman"/>
        </w:rPr>
        <w:t>perjanjian</w:t>
      </w:r>
      <w:proofErr w:type="spellEnd"/>
      <w:r w:rsidRPr="004F2AF7">
        <w:rPr>
          <w:rFonts w:cs="Times New Roman"/>
        </w:rPr>
        <w:t xml:space="preserve"> </w:t>
      </w:r>
      <w:proofErr w:type="spellStart"/>
      <w:r w:rsidRPr="004F2AF7">
        <w:rPr>
          <w:rFonts w:cs="Times New Roman"/>
        </w:rPr>
        <w:t>ini</w:t>
      </w:r>
      <w:proofErr w:type="spellEnd"/>
      <w:r w:rsidRPr="004F2AF7">
        <w:rPr>
          <w:rFonts w:cs="Times New Roman"/>
        </w:rPr>
        <w:t xml:space="preserve"> </w:t>
      </w:r>
      <w:proofErr w:type="spellStart"/>
      <w:r w:rsidRPr="004F2AF7">
        <w:rPr>
          <w:rFonts w:cs="Times New Roman"/>
          <w:lang w:val="en-US"/>
        </w:rPr>
        <w:t>mentaati</w:t>
      </w:r>
      <w:proofErr w:type="spellEnd"/>
      <w:r w:rsidRPr="004F2AF7">
        <w:rPr>
          <w:rFonts w:cs="Times New Roman"/>
          <w:lang w:val="en-US"/>
        </w:rPr>
        <w:t xml:space="preserve"> </w:t>
      </w:r>
      <w:proofErr w:type="spellStart"/>
      <w:r w:rsidRPr="004F2AF7">
        <w:rPr>
          <w:rFonts w:cs="Times New Roman"/>
        </w:rPr>
        <w:t>peraturan</w:t>
      </w:r>
      <w:proofErr w:type="spellEnd"/>
      <w:r w:rsidRPr="004F2AF7">
        <w:rPr>
          <w:rFonts w:cs="Times New Roman"/>
        </w:rPr>
        <w:t xml:space="preserve"> </w:t>
      </w:r>
      <w:proofErr w:type="spellStart"/>
      <w:r w:rsidRPr="004F2AF7">
        <w:rPr>
          <w:rFonts w:cs="Times New Roman"/>
        </w:rPr>
        <w:t>perundang-undangan</w:t>
      </w:r>
      <w:proofErr w:type="spellEnd"/>
      <w:r w:rsidRPr="004F2AF7">
        <w:rPr>
          <w:rFonts w:cs="Times New Roman"/>
        </w:rPr>
        <w:t xml:space="preserve"> yang </w:t>
      </w:r>
      <w:proofErr w:type="spellStart"/>
      <w:r w:rsidRPr="004F2AF7">
        <w:rPr>
          <w:rFonts w:cs="Times New Roman"/>
        </w:rPr>
        <w:t>berlaku</w:t>
      </w:r>
      <w:proofErr w:type="spellEnd"/>
      <w:r w:rsidRPr="004F2AF7">
        <w:rPr>
          <w:rFonts w:cs="Times New Roman"/>
        </w:rPr>
        <w:t>.</w:t>
      </w:r>
    </w:p>
    <w:p w:rsidR="0084356D" w:rsidRDefault="0084356D" w:rsidP="004F2AF7">
      <w:pPr>
        <w:pStyle w:val="ListParagraph"/>
        <w:numPr>
          <w:ilvl w:val="0"/>
          <w:numId w:val="33"/>
        </w:numPr>
        <w:suppressAutoHyphens w:val="0"/>
        <w:spacing w:line="276" w:lineRule="auto"/>
        <w:ind w:left="567" w:hanging="567"/>
        <w:jc w:val="both"/>
        <w:rPr>
          <w:rFonts w:cs="Times New Roman"/>
        </w:rPr>
      </w:pPr>
      <w:proofErr w:type="spellStart"/>
      <w:r w:rsidRPr="004F2AF7">
        <w:rPr>
          <w:rFonts w:cs="Times New Roman"/>
        </w:rPr>
        <w:t>Usia</w:t>
      </w:r>
      <w:proofErr w:type="spellEnd"/>
      <w:r w:rsidRPr="004F2AF7">
        <w:rPr>
          <w:rFonts w:cs="Times New Roman"/>
        </w:rPr>
        <w:t xml:space="preserve"> P</w:t>
      </w:r>
      <w:r w:rsidRPr="004F2AF7">
        <w:rPr>
          <w:rFonts w:cs="Times New Roman"/>
          <w:lang w:val="en-US"/>
        </w:rPr>
        <w:t>e</w:t>
      </w:r>
      <w:proofErr w:type="spellStart"/>
      <w:r w:rsidRPr="004F2AF7">
        <w:rPr>
          <w:rFonts w:cs="Times New Roman"/>
        </w:rPr>
        <w:t>kerja</w:t>
      </w:r>
      <w:proofErr w:type="spellEnd"/>
      <w:r w:rsidRPr="004F2AF7">
        <w:rPr>
          <w:rFonts w:cs="Times New Roman"/>
        </w:rPr>
        <w:t xml:space="preserve"> yang </w:t>
      </w:r>
      <w:proofErr w:type="spellStart"/>
      <w:r w:rsidRPr="004F2AF7">
        <w:rPr>
          <w:rFonts w:cs="Times New Roman"/>
        </w:rPr>
        <w:t>dipekerjakan</w:t>
      </w:r>
      <w:proofErr w:type="spellEnd"/>
      <w:r w:rsidRPr="004F2AF7">
        <w:rPr>
          <w:rFonts w:cs="Times New Roman"/>
        </w:rPr>
        <w:t xml:space="preserve"> di </w:t>
      </w:r>
      <w:proofErr w:type="spellStart"/>
      <w:r w:rsidRPr="004F2AF7">
        <w:rPr>
          <w:rFonts w:cs="Times New Roman"/>
        </w:rPr>
        <w:t>perusahaan</w:t>
      </w:r>
      <w:proofErr w:type="spellEnd"/>
      <w:r w:rsidRPr="004F2AF7">
        <w:rPr>
          <w:rFonts w:cs="Times New Roman"/>
        </w:rPr>
        <w:t xml:space="preserve"> </w:t>
      </w:r>
      <w:proofErr w:type="spellStart"/>
      <w:r w:rsidRPr="004F2AF7">
        <w:rPr>
          <w:rFonts w:cs="Times New Roman"/>
        </w:rPr>
        <w:t>masing-masing</w:t>
      </w:r>
      <w:proofErr w:type="spellEnd"/>
      <w:r w:rsidRPr="004F2AF7">
        <w:rPr>
          <w:rFonts w:cs="Times New Roman"/>
        </w:rPr>
        <w:t xml:space="preserve"> </w:t>
      </w:r>
      <w:proofErr w:type="spellStart"/>
      <w:r w:rsidRPr="004F2AF7">
        <w:rPr>
          <w:rFonts w:cs="Times New Roman"/>
        </w:rPr>
        <w:t>Pihak</w:t>
      </w:r>
      <w:proofErr w:type="spellEnd"/>
      <w:r w:rsidRPr="004F2AF7">
        <w:rPr>
          <w:rFonts w:cs="Times New Roman"/>
        </w:rPr>
        <w:t xml:space="preserve"> </w:t>
      </w:r>
      <w:proofErr w:type="spellStart"/>
      <w:r w:rsidRPr="004F2AF7">
        <w:rPr>
          <w:rFonts w:cs="Times New Roman"/>
        </w:rPr>
        <w:t>tidak</w:t>
      </w:r>
      <w:proofErr w:type="spellEnd"/>
      <w:r w:rsidRPr="004F2AF7">
        <w:rPr>
          <w:rFonts w:cs="Times New Roman"/>
        </w:rPr>
        <w:t xml:space="preserve"> </w:t>
      </w:r>
      <w:proofErr w:type="spellStart"/>
      <w:r w:rsidRPr="004F2AF7">
        <w:rPr>
          <w:rFonts w:cs="Times New Roman"/>
        </w:rPr>
        <w:t>bertentangan</w:t>
      </w:r>
      <w:proofErr w:type="spellEnd"/>
      <w:r w:rsidRPr="004F2AF7">
        <w:rPr>
          <w:rFonts w:cs="Times New Roman"/>
        </w:rPr>
        <w:t xml:space="preserve"> </w:t>
      </w:r>
      <w:proofErr w:type="spellStart"/>
      <w:r w:rsidRPr="004F2AF7">
        <w:rPr>
          <w:rFonts w:cs="Times New Roman"/>
        </w:rPr>
        <w:t>dengan</w:t>
      </w:r>
      <w:proofErr w:type="spellEnd"/>
      <w:r w:rsidRPr="004F2AF7">
        <w:rPr>
          <w:rFonts w:cs="Times New Roman"/>
        </w:rPr>
        <w:t xml:space="preserve"> </w:t>
      </w:r>
      <w:proofErr w:type="spellStart"/>
      <w:r w:rsidRPr="004F2AF7">
        <w:rPr>
          <w:rFonts w:cs="Times New Roman"/>
        </w:rPr>
        <w:t>ketentuan</w:t>
      </w:r>
      <w:proofErr w:type="spellEnd"/>
      <w:r w:rsidRPr="004F2AF7">
        <w:rPr>
          <w:rFonts w:cs="Times New Roman"/>
        </w:rPr>
        <w:t xml:space="preserve"> </w:t>
      </w:r>
      <w:proofErr w:type="spellStart"/>
      <w:r w:rsidRPr="004F2AF7">
        <w:rPr>
          <w:rFonts w:cs="Times New Roman"/>
        </w:rPr>
        <w:t>dalam</w:t>
      </w:r>
      <w:proofErr w:type="spellEnd"/>
      <w:r w:rsidRPr="004F2AF7">
        <w:rPr>
          <w:rFonts w:cs="Times New Roman"/>
        </w:rPr>
        <w:t xml:space="preserve"> </w:t>
      </w:r>
      <w:proofErr w:type="spellStart"/>
      <w:r w:rsidRPr="004F2AF7">
        <w:rPr>
          <w:rFonts w:cs="Times New Roman"/>
        </w:rPr>
        <w:t>Undang-undang</w:t>
      </w:r>
      <w:proofErr w:type="spellEnd"/>
      <w:r w:rsidRPr="004F2AF7">
        <w:rPr>
          <w:rFonts w:cs="Times New Roman"/>
        </w:rPr>
        <w:t xml:space="preserve"> </w:t>
      </w:r>
      <w:proofErr w:type="spellStart"/>
      <w:r w:rsidRPr="004F2AF7">
        <w:rPr>
          <w:rFonts w:cs="Times New Roman"/>
        </w:rPr>
        <w:t>Ketenagakerjaan</w:t>
      </w:r>
      <w:proofErr w:type="spellEnd"/>
      <w:r w:rsidRPr="004F2AF7">
        <w:rPr>
          <w:rFonts w:cs="Times New Roman"/>
        </w:rPr>
        <w:t>.</w:t>
      </w:r>
    </w:p>
    <w:p w:rsidR="00197EFA" w:rsidRPr="004F2AF7" w:rsidRDefault="00197EFA" w:rsidP="004F2AF7">
      <w:pPr>
        <w:pStyle w:val="ListParagraph"/>
        <w:numPr>
          <w:ilvl w:val="0"/>
          <w:numId w:val="33"/>
        </w:numPr>
        <w:suppressAutoHyphens w:val="0"/>
        <w:spacing w:line="276" w:lineRule="auto"/>
        <w:ind w:left="567" w:hanging="567"/>
        <w:jc w:val="both"/>
        <w:rPr>
          <w:rFonts w:cs="Times New Roman"/>
        </w:rPr>
      </w:pPr>
      <w:r w:rsidRPr="00197EFA">
        <w:rPr>
          <w:rFonts w:cs="Times New Roman"/>
          <w:lang w:val="id-ID"/>
        </w:rPr>
        <w:t>Menjalankan kewajiban pajak tepat waktu(pembayaran/pemotongan</w:t>
      </w:r>
      <w:r w:rsidR="00F07ABC">
        <w:rPr>
          <w:rFonts w:cs="Times New Roman"/>
          <w:lang w:val="en-US"/>
        </w:rPr>
        <w:t>/</w:t>
      </w:r>
      <w:proofErr w:type="spellStart"/>
      <w:r w:rsidR="00F07ABC">
        <w:rPr>
          <w:rFonts w:cs="Times New Roman"/>
          <w:lang w:val="en-US"/>
        </w:rPr>
        <w:t>pelaporan</w:t>
      </w:r>
      <w:proofErr w:type="spellEnd"/>
      <w:r w:rsidR="00F07ABC">
        <w:rPr>
          <w:rFonts w:cs="Times New Roman"/>
          <w:lang w:val="id-ID"/>
        </w:rPr>
        <w:t xml:space="preserve"> </w:t>
      </w:r>
      <w:r w:rsidRPr="00197EFA">
        <w:rPr>
          <w:rFonts w:cs="Times New Roman"/>
          <w:lang w:val="id-ID"/>
        </w:rPr>
        <w:t>terkait pajak).</w:t>
      </w:r>
    </w:p>
    <w:p w:rsidR="0084356D" w:rsidRPr="004F2AF7" w:rsidRDefault="0084356D" w:rsidP="004F2AF7">
      <w:pPr>
        <w:pStyle w:val="ListParagraph"/>
        <w:numPr>
          <w:ilvl w:val="0"/>
          <w:numId w:val="33"/>
        </w:numPr>
        <w:suppressAutoHyphens w:val="0"/>
        <w:spacing w:line="276" w:lineRule="auto"/>
        <w:ind w:left="567" w:hanging="567"/>
        <w:jc w:val="both"/>
        <w:rPr>
          <w:rFonts w:cs="Times New Roman"/>
        </w:rPr>
      </w:pPr>
      <w:proofErr w:type="spellStart"/>
      <w:r w:rsidRPr="004F2AF7">
        <w:rPr>
          <w:rFonts w:cs="Times New Roman"/>
        </w:rPr>
        <w:t>Dalam</w:t>
      </w:r>
      <w:proofErr w:type="spellEnd"/>
      <w:r w:rsidRPr="004F2AF7">
        <w:rPr>
          <w:rFonts w:cs="Times New Roman"/>
        </w:rPr>
        <w:t xml:space="preserve"> </w:t>
      </w:r>
      <w:proofErr w:type="spellStart"/>
      <w:r w:rsidRPr="004F2AF7">
        <w:rPr>
          <w:rFonts w:cs="Times New Roman"/>
        </w:rPr>
        <w:t>hal</w:t>
      </w:r>
      <w:proofErr w:type="spellEnd"/>
      <w:r w:rsidRPr="004F2AF7">
        <w:rPr>
          <w:rFonts w:cs="Times New Roman"/>
        </w:rPr>
        <w:t xml:space="preserve"> </w:t>
      </w:r>
      <w:proofErr w:type="spellStart"/>
      <w:r w:rsidRPr="004F2AF7">
        <w:rPr>
          <w:rFonts w:cs="Times New Roman"/>
        </w:rPr>
        <w:t>terdapat</w:t>
      </w:r>
      <w:proofErr w:type="spellEnd"/>
      <w:r w:rsidRPr="004F2AF7">
        <w:rPr>
          <w:rFonts w:cs="Times New Roman"/>
        </w:rPr>
        <w:t xml:space="preserve"> </w:t>
      </w:r>
      <w:proofErr w:type="spellStart"/>
      <w:r w:rsidRPr="004F2AF7">
        <w:rPr>
          <w:rFonts w:cs="Times New Roman"/>
        </w:rPr>
        <w:t>pelanggaran</w:t>
      </w:r>
      <w:proofErr w:type="spellEnd"/>
      <w:r w:rsidRPr="004F2AF7">
        <w:rPr>
          <w:rFonts w:cs="Times New Roman"/>
        </w:rPr>
        <w:t xml:space="preserve"> </w:t>
      </w:r>
      <w:proofErr w:type="spellStart"/>
      <w:r w:rsidRPr="004F2AF7">
        <w:rPr>
          <w:rFonts w:cs="Times New Roman"/>
        </w:rPr>
        <w:t>peraturan</w:t>
      </w:r>
      <w:proofErr w:type="spellEnd"/>
      <w:r w:rsidRPr="004F2AF7">
        <w:rPr>
          <w:rFonts w:cs="Times New Roman"/>
        </w:rPr>
        <w:t xml:space="preserve"> yang </w:t>
      </w:r>
      <w:proofErr w:type="spellStart"/>
      <w:r w:rsidRPr="004F2AF7">
        <w:rPr>
          <w:rFonts w:cs="Times New Roman"/>
        </w:rPr>
        <w:t>dilakukan</w:t>
      </w:r>
      <w:proofErr w:type="spellEnd"/>
      <w:r w:rsidRPr="004F2AF7">
        <w:rPr>
          <w:rFonts w:cs="Times New Roman"/>
        </w:rPr>
        <w:t xml:space="preserve"> </w:t>
      </w:r>
      <w:proofErr w:type="spellStart"/>
      <w:r w:rsidRPr="004F2AF7">
        <w:rPr>
          <w:rFonts w:cs="Times New Roman"/>
        </w:rPr>
        <w:t>oleh</w:t>
      </w:r>
      <w:proofErr w:type="spellEnd"/>
      <w:r w:rsidRPr="004F2AF7">
        <w:rPr>
          <w:rFonts w:cs="Times New Roman"/>
        </w:rPr>
        <w:t xml:space="preserve"> </w:t>
      </w:r>
      <w:proofErr w:type="spellStart"/>
      <w:r w:rsidRPr="004F2AF7">
        <w:rPr>
          <w:rFonts w:cs="Times New Roman"/>
        </w:rPr>
        <w:t>salah</w:t>
      </w:r>
      <w:proofErr w:type="spellEnd"/>
      <w:r w:rsidRPr="004F2AF7">
        <w:rPr>
          <w:rFonts w:cs="Times New Roman"/>
        </w:rPr>
        <w:t xml:space="preserve"> </w:t>
      </w:r>
      <w:proofErr w:type="spellStart"/>
      <w:r w:rsidRPr="004F2AF7">
        <w:rPr>
          <w:rFonts w:cs="Times New Roman"/>
        </w:rPr>
        <w:t>satu</w:t>
      </w:r>
      <w:proofErr w:type="spellEnd"/>
      <w:r w:rsidRPr="004F2AF7">
        <w:rPr>
          <w:rFonts w:cs="Times New Roman"/>
        </w:rPr>
        <w:t xml:space="preserve"> </w:t>
      </w:r>
      <w:proofErr w:type="spellStart"/>
      <w:r w:rsidRPr="004F2AF7">
        <w:rPr>
          <w:rFonts w:cs="Times New Roman"/>
        </w:rPr>
        <w:t>Pihak</w:t>
      </w:r>
      <w:proofErr w:type="spellEnd"/>
      <w:r w:rsidRPr="004F2AF7">
        <w:rPr>
          <w:rFonts w:cs="Times New Roman"/>
        </w:rPr>
        <w:t xml:space="preserve">, </w:t>
      </w:r>
      <w:proofErr w:type="spellStart"/>
      <w:r w:rsidRPr="004F2AF7">
        <w:rPr>
          <w:rFonts w:cs="Times New Roman"/>
        </w:rPr>
        <w:t>maka</w:t>
      </w:r>
      <w:proofErr w:type="spellEnd"/>
      <w:r w:rsidRPr="004F2AF7">
        <w:rPr>
          <w:rFonts w:cs="Times New Roman"/>
        </w:rPr>
        <w:t xml:space="preserve"> Para </w:t>
      </w:r>
      <w:proofErr w:type="spellStart"/>
      <w:r w:rsidRPr="004F2AF7">
        <w:rPr>
          <w:rFonts w:cs="Times New Roman"/>
        </w:rPr>
        <w:t>Pihak</w:t>
      </w:r>
      <w:proofErr w:type="spellEnd"/>
      <w:r w:rsidRPr="004F2AF7">
        <w:rPr>
          <w:rFonts w:cs="Times New Roman"/>
        </w:rPr>
        <w:t xml:space="preserve"> </w:t>
      </w:r>
      <w:proofErr w:type="spellStart"/>
      <w:r w:rsidRPr="004F2AF7">
        <w:rPr>
          <w:rFonts w:cs="Times New Roman"/>
        </w:rPr>
        <w:t>sepakat</w:t>
      </w:r>
      <w:proofErr w:type="spellEnd"/>
      <w:r w:rsidRPr="004F2AF7">
        <w:rPr>
          <w:rFonts w:cs="Times New Roman"/>
        </w:rPr>
        <w:t xml:space="preserve"> </w:t>
      </w:r>
      <w:proofErr w:type="spellStart"/>
      <w:r w:rsidRPr="004F2AF7">
        <w:rPr>
          <w:rFonts w:cs="Times New Roman"/>
        </w:rPr>
        <w:t>untuk</w:t>
      </w:r>
      <w:proofErr w:type="spellEnd"/>
      <w:r w:rsidRPr="004F2AF7">
        <w:rPr>
          <w:rFonts w:cs="Times New Roman"/>
        </w:rPr>
        <w:t xml:space="preserve"> </w:t>
      </w:r>
      <w:proofErr w:type="spellStart"/>
      <w:r w:rsidRPr="004F2AF7">
        <w:rPr>
          <w:rFonts w:cs="Times New Roman"/>
        </w:rPr>
        <w:t>tidak</w:t>
      </w:r>
      <w:proofErr w:type="spellEnd"/>
      <w:r w:rsidRPr="004F2AF7">
        <w:rPr>
          <w:rFonts w:cs="Times New Roman"/>
        </w:rPr>
        <w:t xml:space="preserve"> </w:t>
      </w:r>
      <w:proofErr w:type="spellStart"/>
      <w:r w:rsidRPr="004F2AF7">
        <w:rPr>
          <w:rFonts w:cs="Times New Roman"/>
        </w:rPr>
        <w:t>melibatkan</w:t>
      </w:r>
      <w:proofErr w:type="spellEnd"/>
      <w:r w:rsidRPr="004F2AF7">
        <w:rPr>
          <w:rFonts w:cs="Times New Roman"/>
        </w:rPr>
        <w:t xml:space="preserve"> </w:t>
      </w:r>
      <w:proofErr w:type="spellStart"/>
      <w:r w:rsidRPr="004F2AF7">
        <w:rPr>
          <w:rFonts w:cs="Times New Roman"/>
        </w:rPr>
        <w:t>Pihak</w:t>
      </w:r>
      <w:proofErr w:type="spellEnd"/>
      <w:r w:rsidRPr="004F2AF7">
        <w:rPr>
          <w:rFonts w:cs="Times New Roman"/>
        </w:rPr>
        <w:t xml:space="preserve"> yang lain </w:t>
      </w:r>
      <w:proofErr w:type="spellStart"/>
      <w:r w:rsidRPr="004F2AF7">
        <w:rPr>
          <w:rFonts w:cs="Times New Roman"/>
        </w:rPr>
        <w:t>dalam</w:t>
      </w:r>
      <w:proofErr w:type="spellEnd"/>
      <w:r w:rsidRPr="004F2AF7">
        <w:rPr>
          <w:rFonts w:cs="Times New Roman"/>
        </w:rPr>
        <w:t xml:space="preserve"> </w:t>
      </w:r>
      <w:proofErr w:type="spellStart"/>
      <w:r w:rsidRPr="004F2AF7">
        <w:rPr>
          <w:rFonts w:cs="Times New Roman"/>
        </w:rPr>
        <w:t>kasus</w:t>
      </w:r>
      <w:proofErr w:type="spellEnd"/>
      <w:r w:rsidRPr="004F2AF7">
        <w:rPr>
          <w:rFonts w:cs="Times New Roman"/>
        </w:rPr>
        <w:t xml:space="preserve"> </w:t>
      </w:r>
      <w:proofErr w:type="spellStart"/>
      <w:r w:rsidRPr="004F2AF7">
        <w:rPr>
          <w:rFonts w:cs="Times New Roman"/>
        </w:rPr>
        <w:t>pelanggaran</w:t>
      </w:r>
      <w:proofErr w:type="spellEnd"/>
      <w:r w:rsidRPr="004F2AF7">
        <w:rPr>
          <w:rFonts w:cs="Times New Roman"/>
        </w:rPr>
        <w:t xml:space="preserve"> </w:t>
      </w:r>
      <w:proofErr w:type="spellStart"/>
      <w:r w:rsidRPr="004F2AF7">
        <w:rPr>
          <w:rFonts w:cs="Times New Roman"/>
        </w:rPr>
        <w:t>peraturan</w:t>
      </w:r>
      <w:proofErr w:type="spellEnd"/>
      <w:r w:rsidRPr="004F2AF7">
        <w:rPr>
          <w:rFonts w:cs="Times New Roman"/>
        </w:rPr>
        <w:t xml:space="preserve"> </w:t>
      </w:r>
      <w:proofErr w:type="spellStart"/>
      <w:r w:rsidRPr="004F2AF7">
        <w:rPr>
          <w:rFonts w:cs="Times New Roman"/>
        </w:rPr>
        <w:t>tersebut</w:t>
      </w:r>
      <w:proofErr w:type="spellEnd"/>
      <w:r w:rsidRPr="004F2AF7">
        <w:rPr>
          <w:rFonts w:cs="Times New Roman"/>
        </w:rPr>
        <w:t>.</w:t>
      </w:r>
    </w:p>
    <w:p w:rsidR="00AF2584" w:rsidRPr="004F2AF7" w:rsidRDefault="00AF2584" w:rsidP="004F2AF7">
      <w:pPr>
        <w:spacing w:after="0"/>
        <w:jc w:val="center"/>
        <w:rPr>
          <w:rFonts w:ascii="Times New Roman" w:hAnsi="Times New Roman" w:cs="Times New Roman"/>
          <w:b/>
          <w:color w:val="000000" w:themeColor="text1"/>
          <w:sz w:val="24"/>
          <w:szCs w:val="24"/>
        </w:rPr>
      </w:pPr>
    </w:p>
    <w:p w:rsidR="001E0CD7" w:rsidRPr="004F2AF7" w:rsidRDefault="001B567F" w:rsidP="004F2AF7">
      <w:pPr>
        <w:spacing w:after="0"/>
        <w:jc w:val="center"/>
        <w:rPr>
          <w:rFonts w:ascii="Times New Roman" w:hAnsi="Times New Roman" w:cs="Times New Roman"/>
          <w:b/>
          <w:color w:val="000000" w:themeColor="text1"/>
          <w:sz w:val="24"/>
          <w:szCs w:val="24"/>
        </w:rPr>
      </w:pPr>
      <w:r w:rsidRPr="004F2AF7">
        <w:rPr>
          <w:rFonts w:ascii="Times New Roman" w:hAnsi="Times New Roman" w:cs="Times New Roman"/>
          <w:b/>
          <w:color w:val="000000" w:themeColor="text1"/>
          <w:sz w:val="24"/>
          <w:szCs w:val="24"/>
        </w:rPr>
        <w:t>Pasal</w:t>
      </w:r>
      <w:r w:rsidR="001E0CD7" w:rsidRPr="004F2AF7">
        <w:rPr>
          <w:rFonts w:ascii="Times New Roman" w:hAnsi="Times New Roman" w:cs="Times New Roman"/>
          <w:b/>
          <w:color w:val="000000" w:themeColor="text1"/>
          <w:sz w:val="24"/>
          <w:szCs w:val="24"/>
        </w:rPr>
        <w:t xml:space="preserve"> 1</w:t>
      </w:r>
      <w:r w:rsidR="004F2AF7" w:rsidRPr="004F2AF7">
        <w:rPr>
          <w:rFonts w:ascii="Times New Roman" w:hAnsi="Times New Roman" w:cs="Times New Roman"/>
          <w:b/>
          <w:color w:val="000000" w:themeColor="text1"/>
          <w:sz w:val="24"/>
          <w:szCs w:val="24"/>
        </w:rPr>
        <w:t>5</w:t>
      </w:r>
    </w:p>
    <w:p w:rsidR="001E0CD7" w:rsidRPr="004F2AF7" w:rsidRDefault="00EF15BE" w:rsidP="004F2AF7">
      <w:pPr>
        <w:spacing w:after="0"/>
        <w:jc w:val="center"/>
        <w:rPr>
          <w:rFonts w:ascii="Times New Roman" w:hAnsi="Times New Roman" w:cs="Times New Roman"/>
          <w:b/>
          <w:color w:val="000000" w:themeColor="text1"/>
          <w:sz w:val="24"/>
          <w:szCs w:val="24"/>
        </w:rPr>
      </w:pPr>
      <w:r w:rsidRPr="004F2AF7">
        <w:rPr>
          <w:rFonts w:ascii="Times New Roman" w:hAnsi="Times New Roman" w:cs="Times New Roman"/>
          <w:b/>
          <w:color w:val="000000" w:themeColor="text1"/>
          <w:sz w:val="24"/>
          <w:szCs w:val="24"/>
        </w:rPr>
        <w:t>Ketentuan Lain</w:t>
      </w:r>
    </w:p>
    <w:p w:rsidR="001E0CD7" w:rsidRPr="004F2AF7" w:rsidRDefault="001E0CD7" w:rsidP="004F2AF7">
      <w:pPr>
        <w:pStyle w:val="ListParagraph"/>
        <w:numPr>
          <w:ilvl w:val="1"/>
          <w:numId w:val="16"/>
        </w:numPr>
        <w:spacing w:line="276" w:lineRule="auto"/>
        <w:ind w:left="567" w:hanging="567"/>
        <w:contextualSpacing/>
        <w:jc w:val="both"/>
        <w:rPr>
          <w:rFonts w:cs="Times New Roman"/>
          <w:color w:val="000000" w:themeColor="text1"/>
        </w:rPr>
      </w:pPr>
      <w:proofErr w:type="spellStart"/>
      <w:r w:rsidRPr="004F2AF7">
        <w:rPr>
          <w:rFonts w:cs="Times New Roman"/>
          <w:color w:val="000000" w:themeColor="text1"/>
        </w:rPr>
        <w:t>Perubahan</w:t>
      </w:r>
      <w:proofErr w:type="spellEnd"/>
      <w:r w:rsidRPr="004F2AF7">
        <w:rPr>
          <w:rFonts w:cs="Times New Roman"/>
          <w:color w:val="000000" w:themeColor="text1"/>
        </w:rPr>
        <w:t xml:space="preserve"> </w:t>
      </w:r>
      <w:proofErr w:type="spellStart"/>
      <w:r w:rsidRPr="004F2AF7">
        <w:rPr>
          <w:rFonts w:cs="Times New Roman"/>
          <w:color w:val="000000" w:themeColor="text1"/>
        </w:rPr>
        <w:t>Perjanjian</w:t>
      </w:r>
      <w:proofErr w:type="spellEnd"/>
    </w:p>
    <w:p w:rsidR="001E0CD7" w:rsidRPr="004F2AF7" w:rsidRDefault="001E0CD7" w:rsidP="004F2AF7">
      <w:pPr>
        <w:pStyle w:val="ListParagraph"/>
        <w:numPr>
          <w:ilvl w:val="0"/>
          <w:numId w:val="34"/>
        </w:numPr>
        <w:suppressAutoHyphens w:val="0"/>
        <w:spacing w:line="276" w:lineRule="auto"/>
        <w:ind w:left="993" w:hanging="426"/>
        <w:contextualSpacing/>
        <w:jc w:val="both"/>
        <w:rPr>
          <w:rFonts w:cs="Times New Roman"/>
          <w:color w:val="000000" w:themeColor="text1"/>
        </w:rPr>
      </w:pPr>
      <w:proofErr w:type="spellStart"/>
      <w:r w:rsidRPr="004F2AF7">
        <w:rPr>
          <w:rFonts w:cs="Times New Roman"/>
          <w:color w:val="000000" w:themeColor="text1"/>
        </w:rPr>
        <w:t>Setiap</w:t>
      </w:r>
      <w:proofErr w:type="spellEnd"/>
      <w:r w:rsidRPr="004F2AF7">
        <w:rPr>
          <w:rFonts w:cs="Times New Roman"/>
          <w:color w:val="000000" w:themeColor="text1"/>
        </w:rPr>
        <w:t xml:space="preserve"> </w:t>
      </w:r>
      <w:proofErr w:type="spellStart"/>
      <w:r w:rsidRPr="004F2AF7">
        <w:rPr>
          <w:rFonts w:cs="Times New Roman"/>
          <w:color w:val="000000" w:themeColor="text1"/>
        </w:rPr>
        <w:t>syarat</w:t>
      </w:r>
      <w:proofErr w:type="spellEnd"/>
      <w:r w:rsidRPr="004F2AF7">
        <w:rPr>
          <w:rFonts w:cs="Times New Roman"/>
          <w:color w:val="000000" w:themeColor="text1"/>
        </w:rPr>
        <w:t xml:space="preserve"> </w:t>
      </w:r>
      <w:proofErr w:type="spellStart"/>
      <w:r w:rsidRPr="004F2AF7">
        <w:rPr>
          <w:rFonts w:cs="Times New Roman"/>
          <w:color w:val="000000" w:themeColor="text1"/>
        </w:rPr>
        <w:t>dan</w:t>
      </w:r>
      <w:proofErr w:type="spellEnd"/>
      <w:r w:rsidRPr="004F2AF7">
        <w:rPr>
          <w:rFonts w:cs="Times New Roman"/>
          <w:color w:val="000000" w:themeColor="text1"/>
        </w:rPr>
        <w:t xml:space="preserve"> </w:t>
      </w:r>
      <w:proofErr w:type="spellStart"/>
      <w:r w:rsidRPr="004F2AF7">
        <w:rPr>
          <w:rFonts w:cs="Times New Roman"/>
          <w:color w:val="000000" w:themeColor="text1"/>
        </w:rPr>
        <w:t>ketentuan</w:t>
      </w:r>
      <w:proofErr w:type="spellEnd"/>
      <w:r w:rsidRPr="004F2AF7">
        <w:rPr>
          <w:rFonts w:cs="Times New Roman"/>
          <w:color w:val="000000" w:themeColor="text1"/>
        </w:rPr>
        <w:t xml:space="preserve"> yang </w:t>
      </w:r>
      <w:proofErr w:type="spellStart"/>
      <w:r w:rsidRPr="004F2AF7">
        <w:rPr>
          <w:rFonts w:cs="Times New Roman"/>
          <w:color w:val="000000" w:themeColor="text1"/>
        </w:rPr>
        <w:t>belum</w:t>
      </w:r>
      <w:proofErr w:type="spellEnd"/>
      <w:r w:rsidRPr="004F2AF7">
        <w:rPr>
          <w:rFonts w:cs="Times New Roman"/>
          <w:color w:val="000000" w:themeColor="text1"/>
        </w:rPr>
        <w:t xml:space="preserve"> </w:t>
      </w:r>
      <w:proofErr w:type="spellStart"/>
      <w:r w:rsidRPr="004F2AF7">
        <w:rPr>
          <w:rFonts w:cs="Times New Roman"/>
          <w:color w:val="000000" w:themeColor="text1"/>
        </w:rPr>
        <w:t>atau</w:t>
      </w:r>
      <w:proofErr w:type="spellEnd"/>
      <w:r w:rsidRPr="004F2AF7">
        <w:rPr>
          <w:rFonts w:cs="Times New Roman"/>
          <w:color w:val="000000" w:themeColor="text1"/>
        </w:rPr>
        <w:t xml:space="preserve"> </w:t>
      </w:r>
      <w:proofErr w:type="spellStart"/>
      <w:r w:rsidRPr="004F2AF7">
        <w:rPr>
          <w:rFonts w:cs="Times New Roman"/>
          <w:color w:val="000000" w:themeColor="text1"/>
        </w:rPr>
        <w:t>tidak</w:t>
      </w:r>
      <w:proofErr w:type="spellEnd"/>
      <w:r w:rsidRPr="004F2AF7">
        <w:rPr>
          <w:rFonts w:cs="Times New Roman"/>
          <w:color w:val="000000" w:themeColor="text1"/>
        </w:rPr>
        <w:t xml:space="preserve"> </w:t>
      </w:r>
      <w:proofErr w:type="spellStart"/>
      <w:r w:rsidRPr="004F2AF7">
        <w:rPr>
          <w:rFonts w:cs="Times New Roman"/>
          <w:color w:val="000000" w:themeColor="text1"/>
        </w:rPr>
        <w:t>diatur</w:t>
      </w:r>
      <w:proofErr w:type="spellEnd"/>
      <w:r w:rsidRPr="004F2AF7">
        <w:rPr>
          <w:rFonts w:cs="Times New Roman"/>
          <w:color w:val="000000" w:themeColor="text1"/>
        </w:rPr>
        <w:t xml:space="preserve"> </w:t>
      </w:r>
      <w:proofErr w:type="spellStart"/>
      <w:r w:rsidR="001B567F" w:rsidRPr="004F2AF7">
        <w:rPr>
          <w:rFonts w:cs="Times New Roman"/>
          <w:color w:val="000000" w:themeColor="text1"/>
        </w:rPr>
        <w:t>dalam</w:t>
      </w:r>
      <w:proofErr w:type="spellEnd"/>
      <w:r w:rsidR="001B567F" w:rsidRPr="004F2AF7">
        <w:rPr>
          <w:rFonts w:cs="Times New Roman"/>
          <w:color w:val="000000" w:themeColor="text1"/>
        </w:rPr>
        <w:t xml:space="preserve"> </w:t>
      </w:r>
      <w:proofErr w:type="spellStart"/>
      <w:r w:rsidR="001B567F" w:rsidRPr="004F2AF7">
        <w:rPr>
          <w:rFonts w:cs="Times New Roman"/>
          <w:color w:val="000000" w:themeColor="text1"/>
        </w:rPr>
        <w:t>perjanji</w:t>
      </w:r>
      <w:proofErr w:type="spellEnd"/>
      <w:r w:rsidR="001B567F" w:rsidRPr="004F2AF7">
        <w:rPr>
          <w:rFonts w:cs="Times New Roman"/>
          <w:color w:val="000000" w:themeColor="text1"/>
          <w:lang w:val="id-ID"/>
        </w:rPr>
        <w:t>an</w:t>
      </w:r>
      <w:r w:rsidRPr="004F2AF7">
        <w:rPr>
          <w:rFonts w:cs="Times New Roman"/>
          <w:color w:val="000000" w:themeColor="text1"/>
        </w:rPr>
        <w:t xml:space="preserve"> </w:t>
      </w:r>
      <w:proofErr w:type="spellStart"/>
      <w:proofErr w:type="gramStart"/>
      <w:r w:rsidRPr="004F2AF7">
        <w:rPr>
          <w:rFonts w:cs="Times New Roman"/>
          <w:color w:val="000000" w:themeColor="text1"/>
        </w:rPr>
        <w:t>akan</w:t>
      </w:r>
      <w:proofErr w:type="spellEnd"/>
      <w:proofErr w:type="gramEnd"/>
      <w:r w:rsidRPr="004F2AF7">
        <w:rPr>
          <w:rFonts w:cs="Times New Roman"/>
          <w:color w:val="000000" w:themeColor="text1"/>
        </w:rPr>
        <w:t xml:space="preserve"> </w:t>
      </w:r>
      <w:proofErr w:type="spellStart"/>
      <w:r w:rsidRPr="004F2AF7">
        <w:rPr>
          <w:rFonts w:cs="Times New Roman"/>
          <w:color w:val="000000" w:themeColor="text1"/>
        </w:rPr>
        <w:t>dibicarakan</w:t>
      </w:r>
      <w:proofErr w:type="spellEnd"/>
      <w:r w:rsidRPr="004F2AF7">
        <w:rPr>
          <w:rFonts w:cs="Times New Roman"/>
          <w:color w:val="000000" w:themeColor="text1"/>
        </w:rPr>
        <w:t xml:space="preserve">, </w:t>
      </w:r>
      <w:proofErr w:type="spellStart"/>
      <w:r w:rsidRPr="004F2AF7">
        <w:rPr>
          <w:rFonts w:cs="Times New Roman"/>
          <w:color w:val="000000" w:themeColor="text1"/>
        </w:rPr>
        <w:t>dinegosiasikan</w:t>
      </w:r>
      <w:proofErr w:type="spellEnd"/>
      <w:r w:rsidRPr="004F2AF7">
        <w:rPr>
          <w:rFonts w:cs="Times New Roman"/>
          <w:color w:val="000000" w:themeColor="text1"/>
        </w:rPr>
        <w:t xml:space="preserve"> </w:t>
      </w:r>
      <w:proofErr w:type="spellStart"/>
      <w:r w:rsidRPr="004F2AF7">
        <w:rPr>
          <w:rFonts w:cs="Times New Roman"/>
          <w:color w:val="000000" w:themeColor="text1"/>
        </w:rPr>
        <w:t>dan</w:t>
      </w:r>
      <w:proofErr w:type="spellEnd"/>
      <w:r w:rsidRPr="004F2AF7">
        <w:rPr>
          <w:rFonts w:cs="Times New Roman"/>
          <w:color w:val="000000" w:themeColor="text1"/>
        </w:rPr>
        <w:t xml:space="preserve"> </w:t>
      </w:r>
      <w:proofErr w:type="spellStart"/>
      <w:r w:rsidRPr="004F2AF7">
        <w:rPr>
          <w:rFonts w:cs="Times New Roman"/>
          <w:color w:val="000000" w:themeColor="text1"/>
        </w:rPr>
        <w:t>ditambahkan</w:t>
      </w:r>
      <w:proofErr w:type="spellEnd"/>
      <w:r w:rsidRPr="004F2AF7">
        <w:rPr>
          <w:rFonts w:cs="Times New Roman"/>
          <w:color w:val="000000" w:themeColor="text1"/>
        </w:rPr>
        <w:t xml:space="preserve"> </w:t>
      </w:r>
      <w:proofErr w:type="spellStart"/>
      <w:r w:rsidRPr="004F2AF7">
        <w:rPr>
          <w:rFonts w:cs="Times New Roman"/>
          <w:color w:val="000000" w:themeColor="text1"/>
        </w:rPr>
        <w:t>berdasarkan</w:t>
      </w:r>
      <w:proofErr w:type="spellEnd"/>
      <w:r w:rsidRPr="004F2AF7">
        <w:rPr>
          <w:rFonts w:cs="Times New Roman"/>
          <w:color w:val="000000" w:themeColor="text1"/>
        </w:rPr>
        <w:t xml:space="preserve"> </w:t>
      </w:r>
      <w:proofErr w:type="spellStart"/>
      <w:r w:rsidRPr="004F2AF7">
        <w:rPr>
          <w:rFonts w:cs="Times New Roman"/>
          <w:color w:val="000000" w:themeColor="text1"/>
        </w:rPr>
        <w:t>kesepakatan</w:t>
      </w:r>
      <w:proofErr w:type="spellEnd"/>
      <w:r w:rsidRPr="004F2AF7">
        <w:rPr>
          <w:rFonts w:cs="Times New Roman"/>
          <w:color w:val="000000" w:themeColor="text1"/>
        </w:rPr>
        <w:t xml:space="preserve"> </w:t>
      </w:r>
      <w:r w:rsidR="00EF15BE" w:rsidRPr="004F2AF7">
        <w:rPr>
          <w:rFonts w:cs="Times New Roman"/>
          <w:b/>
          <w:color w:val="000000" w:themeColor="text1"/>
        </w:rPr>
        <w:t xml:space="preserve">Para </w:t>
      </w:r>
      <w:proofErr w:type="spellStart"/>
      <w:r w:rsidR="00EF15BE" w:rsidRPr="004F2AF7">
        <w:rPr>
          <w:rFonts w:cs="Times New Roman"/>
          <w:b/>
          <w:color w:val="000000" w:themeColor="text1"/>
        </w:rPr>
        <w:t>Pih</w:t>
      </w:r>
      <w:proofErr w:type="spellEnd"/>
      <w:r w:rsidR="00EF15BE" w:rsidRPr="004F2AF7">
        <w:rPr>
          <w:rFonts w:cs="Times New Roman"/>
          <w:b/>
          <w:color w:val="000000" w:themeColor="text1"/>
          <w:lang w:val="id-ID"/>
        </w:rPr>
        <w:t>ak</w:t>
      </w:r>
      <w:r w:rsidR="00EF15BE" w:rsidRPr="004F2AF7">
        <w:rPr>
          <w:rFonts w:cs="Times New Roman"/>
          <w:color w:val="000000" w:themeColor="text1"/>
        </w:rPr>
        <w:t>.</w:t>
      </w:r>
    </w:p>
    <w:p w:rsidR="001E0CD7" w:rsidRPr="004F2AF7" w:rsidRDefault="001E0CD7" w:rsidP="004F2AF7">
      <w:pPr>
        <w:pStyle w:val="ListParagraph"/>
        <w:numPr>
          <w:ilvl w:val="0"/>
          <w:numId w:val="34"/>
        </w:numPr>
        <w:suppressAutoHyphens w:val="0"/>
        <w:spacing w:line="276" w:lineRule="auto"/>
        <w:ind w:left="993" w:hanging="426"/>
        <w:contextualSpacing/>
        <w:jc w:val="both"/>
        <w:rPr>
          <w:rFonts w:cs="Times New Roman"/>
          <w:color w:val="000000" w:themeColor="text1"/>
        </w:rPr>
      </w:pPr>
      <w:proofErr w:type="spellStart"/>
      <w:r w:rsidRPr="004F2AF7">
        <w:rPr>
          <w:rFonts w:cs="Times New Roman"/>
          <w:color w:val="000000" w:themeColor="text1"/>
        </w:rPr>
        <w:t>S</w:t>
      </w:r>
      <w:r w:rsidR="001B567F" w:rsidRPr="004F2AF7">
        <w:rPr>
          <w:rFonts w:cs="Times New Roman"/>
          <w:color w:val="000000" w:themeColor="text1"/>
        </w:rPr>
        <w:t>egala</w:t>
      </w:r>
      <w:proofErr w:type="spellEnd"/>
      <w:r w:rsidR="001B567F" w:rsidRPr="004F2AF7">
        <w:rPr>
          <w:rFonts w:cs="Times New Roman"/>
          <w:color w:val="000000" w:themeColor="text1"/>
        </w:rPr>
        <w:t xml:space="preserve"> </w:t>
      </w:r>
      <w:proofErr w:type="spellStart"/>
      <w:r w:rsidR="001B567F" w:rsidRPr="004F2AF7">
        <w:rPr>
          <w:rFonts w:cs="Times New Roman"/>
          <w:color w:val="000000" w:themeColor="text1"/>
        </w:rPr>
        <w:t>perubahan</w:t>
      </w:r>
      <w:proofErr w:type="spellEnd"/>
      <w:r w:rsidR="001B567F" w:rsidRPr="004F2AF7">
        <w:rPr>
          <w:rFonts w:cs="Times New Roman"/>
          <w:color w:val="000000" w:themeColor="text1"/>
          <w:lang w:val="id-ID"/>
        </w:rPr>
        <w:t xml:space="preserve"> dan atau</w:t>
      </w:r>
      <w:r w:rsidR="001B567F" w:rsidRPr="004F2AF7">
        <w:rPr>
          <w:rFonts w:cs="Times New Roman"/>
          <w:color w:val="000000" w:themeColor="text1"/>
        </w:rPr>
        <w:t xml:space="preserve"> </w:t>
      </w:r>
      <w:proofErr w:type="spellStart"/>
      <w:r w:rsidR="001B567F" w:rsidRPr="004F2AF7">
        <w:rPr>
          <w:rFonts w:cs="Times New Roman"/>
          <w:color w:val="000000" w:themeColor="text1"/>
        </w:rPr>
        <w:t>penambahan</w:t>
      </w:r>
      <w:proofErr w:type="spellEnd"/>
      <w:r w:rsidR="001B567F" w:rsidRPr="004F2AF7">
        <w:rPr>
          <w:rFonts w:cs="Times New Roman"/>
          <w:color w:val="000000" w:themeColor="text1"/>
        </w:rPr>
        <w:t xml:space="preserve"> </w:t>
      </w:r>
      <w:r w:rsidR="001B567F" w:rsidRPr="004F2AF7">
        <w:rPr>
          <w:rFonts w:cs="Times New Roman"/>
          <w:color w:val="000000" w:themeColor="text1"/>
          <w:lang w:val="id-ID"/>
        </w:rPr>
        <w:t>isi</w:t>
      </w:r>
      <w:r w:rsidRPr="004F2AF7">
        <w:rPr>
          <w:rFonts w:cs="Times New Roman"/>
          <w:color w:val="000000" w:themeColor="text1"/>
        </w:rPr>
        <w:t xml:space="preserve"> </w:t>
      </w:r>
      <w:proofErr w:type="spellStart"/>
      <w:r w:rsidRPr="004F2AF7">
        <w:rPr>
          <w:rFonts w:cs="Times New Roman"/>
          <w:color w:val="000000" w:themeColor="text1"/>
        </w:rPr>
        <w:t>p</w:t>
      </w:r>
      <w:r w:rsidR="001B567F" w:rsidRPr="004F2AF7">
        <w:rPr>
          <w:rFonts w:cs="Times New Roman"/>
          <w:color w:val="000000" w:themeColor="text1"/>
        </w:rPr>
        <w:t>erjanjian</w:t>
      </w:r>
      <w:proofErr w:type="spellEnd"/>
      <w:r w:rsidR="001B567F" w:rsidRPr="004F2AF7">
        <w:rPr>
          <w:rFonts w:cs="Times New Roman"/>
          <w:color w:val="000000" w:themeColor="text1"/>
        </w:rPr>
        <w:t xml:space="preserve"> </w:t>
      </w:r>
      <w:proofErr w:type="spellStart"/>
      <w:r w:rsidR="001B567F" w:rsidRPr="004F2AF7">
        <w:rPr>
          <w:rFonts w:cs="Times New Roman"/>
          <w:color w:val="000000" w:themeColor="text1"/>
        </w:rPr>
        <w:t>tidak</w:t>
      </w:r>
      <w:proofErr w:type="spellEnd"/>
      <w:r w:rsidR="001B567F" w:rsidRPr="004F2AF7">
        <w:rPr>
          <w:rFonts w:cs="Times New Roman"/>
          <w:color w:val="000000" w:themeColor="text1"/>
        </w:rPr>
        <w:t xml:space="preserve"> </w:t>
      </w:r>
      <w:proofErr w:type="spellStart"/>
      <w:r w:rsidR="001B567F" w:rsidRPr="004F2AF7">
        <w:rPr>
          <w:rFonts w:cs="Times New Roman"/>
          <w:color w:val="000000" w:themeColor="text1"/>
        </w:rPr>
        <w:t>berlaku</w:t>
      </w:r>
      <w:proofErr w:type="spellEnd"/>
      <w:r w:rsidRPr="004F2AF7">
        <w:rPr>
          <w:rFonts w:cs="Times New Roman"/>
          <w:color w:val="000000" w:themeColor="text1"/>
        </w:rPr>
        <w:t xml:space="preserve"> </w:t>
      </w:r>
      <w:proofErr w:type="spellStart"/>
      <w:r w:rsidRPr="004F2AF7">
        <w:rPr>
          <w:rFonts w:cs="Times New Roman"/>
          <w:color w:val="000000" w:themeColor="text1"/>
        </w:rPr>
        <w:t>kecual</w:t>
      </w:r>
      <w:r w:rsidR="001B567F" w:rsidRPr="004F2AF7">
        <w:rPr>
          <w:rFonts w:cs="Times New Roman"/>
          <w:color w:val="000000" w:themeColor="text1"/>
        </w:rPr>
        <w:t>i</w:t>
      </w:r>
      <w:proofErr w:type="spellEnd"/>
      <w:r w:rsidR="001B567F" w:rsidRPr="004F2AF7">
        <w:rPr>
          <w:rFonts w:cs="Times New Roman"/>
          <w:color w:val="000000" w:themeColor="text1"/>
        </w:rPr>
        <w:t xml:space="preserve"> </w:t>
      </w:r>
      <w:proofErr w:type="spellStart"/>
      <w:r w:rsidR="001B567F" w:rsidRPr="004F2AF7">
        <w:rPr>
          <w:rFonts w:cs="Times New Roman"/>
          <w:color w:val="000000" w:themeColor="text1"/>
        </w:rPr>
        <w:t>disepakati</w:t>
      </w:r>
      <w:proofErr w:type="spellEnd"/>
      <w:r w:rsidR="001B567F" w:rsidRPr="004F2AF7">
        <w:rPr>
          <w:rFonts w:cs="Times New Roman"/>
          <w:color w:val="000000" w:themeColor="text1"/>
        </w:rPr>
        <w:t xml:space="preserve"> </w:t>
      </w:r>
      <w:proofErr w:type="spellStart"/>
      <w:r w:rsidR="001B567F" w:rsidRPr="004F2AF7">
        <w:rPr>
          <w:rFonts w:cs="Times New Roman"/>
          <w:color w:val="000000" w:themeColor="text1"/>
        </w:rPr>
        <w:t>secara</w:t>
      </w:r>
      <w:proofErr w:type="spellEnd"/>
      <w:r w:rsidR="001B567F" w:rsidRPr="004F2AF7">
        <w:rPr>
          <w:rFonts w:cs="Times New Roman"/>
          <w:color w:val="000000" w:themeColor="text1"/>
        </w:rPr>
        <w:t xml:space="preserve"> </w:t>
      </w:r>
      <w:proofErr w:type="spellStart"/>
      <w:r w:rsidR="001B567F" w:rsidRPr="004F2AF7">
        <w:rPr>
          <w:rFonts w:cs="Times New Roman"/>
          <w:color w:val="000000" w:themeColor="text1"/>
        </w:rPr>
        <w:t>tertulis</w:t>
      </w:r>
      <w:proofErr w:type="spellEnd"/>
      <w:r w:rsidR="001B567F" w:rsidRPr="004F2AF7">
        <w:rPr>
          <w:rFonts w:cs="Times New Roman"/>
          <w:color w:val="000000" w:themeColor="text1"/>
        </w:rPr>
        <w:t xml:space="preserve"> </w:t>
      </w:r>
      <w:proofErr w:type="spellStart"/>
      <w:r w:rsidR="001B567F" w:rsidRPr="004F2AF7">
        <w:rPr>
          <w:rFonts w:cs="Times New Roman"/>
          <w:color w:val="000000" w:themeColor="text1"/>
        </w:rPr>
        <w:t>oleh</w:t>
      </w:r>
      <w:proofErr w:type="spellEnd"/>
      <w:r w:rsidR="001B567F" w:rsidRPr="004F2AF7">
        <w:rPr>
          <w:rFonts w:cs="Times New Roman"/>
          <w:color w:val="000000" w:themeColor="text1"/>
        </w:rPr>
        <w:t xml:space="preserve"> </w:t>
      </w:r>
      <w:r w:rsidR="00EF15BE" w:rsidRPr="004F2AF7">
        <w:rPr>
          <w:rFonts w:cs="Times New Roman"/>
          <w:b/>
          <w:color w:val="000000" w:themeColor="text1"/>
        </w:rPr>
        <w:t xml:space="preserve">Para </w:t>
      </w:r>
      <w:proofErr w:type="spellStart"/>
      <w:r w:rsidR="00EF15BE" w:rsidRPr="004F2AF7">
        <w:rPr>
          <w:rFonts w:cs="Times New Roman"/>
          <w:b/>
          <w:color w:val="000000" w:themeColor="text1"/>
        </w:rPr>
        <w:t>Pihak</w:t>
      </w:r>
      <w:proofErr w:type="spellEnd"/>
      <w:r w:rsidR="00AB39AE" w:rsidRPr="004F2AF7">
        <w:rPr>
          <w:rFonts w:cs="Times New Roman"/>
          <w:color w:val="000000" w:themeColor="text1"/>
          <w:lang w:val="id-ID"/>
        </w:rPr>
        <w:t xml:space="preserve"> </w:t>
      </w:r>
      <w:r w:rsidR="001B567F" w:rsidRPr="004F2AF7">
        <w:rPr>
          <w:rFonts w:cs="Times New Roman"/>
          <w:color w:val="000000" w:themeColor="text1"/>
          <w:lang w:val="id-ID"/>
        </w:rPr>
        <w:t xml:space="preserve">sebagai bagian </w:t>
      </w:r>
      <w:r w:rsidR="00EF15BE" w:rsidRPr="004F2AF7">
        <w:rPr>
          <w:rFonts w:cs="Times New Roman"/>
          <w:color w:val="000000" w:themeColor="text1"/>
        </w:rPr>
        <w:t xml:space="preserve">yang </w:t>
      </w:r>
      <w:proofErr w:type="spellStart"/>
      <w:r w:rsidR="00EF15BE" w:rsidRPr="004F2AF7">
        <w:rPr>
          <w:rFonts w:cs="Times New Roman"/>
          <w:color w:val="000000" w:themeColor="text1"/>
        </w:rPr>
        <w:t>tidak</w:t>
      </w:r>
      <w:proofErr w:type="spellEnd"/>
      <w:r w:rsidR="00AB39AE" w:rsidRPr="004F2AF7">
        <w:rPr>
          <w:rFonts w:cs="Times New Roman"/>
          <w:color w:val="000000" w:themeColor="text1"/>
          <w:lang w:val="id-ID"/>
        </w:rPr>
        <w:t xml:space="preserve"> </w:t>
      </w:r>
      <w:r w:rsidR="001B567F" w:rsidRPr="004F2AF7">
        <w:rPr>
          <w:rFonts w:cs="Times New Roman"/>
          <w:color w:val="000000" w:themeColor="text1"/>
          <w:lang w:val="id-ID"/>
        </w:rPr>
        <w:t>ter</w:t>
      </w:r>
      <w:proofErr w:type="spellStart"/>
      <w:r w:rsidRPr="004F2AF7">
        <w:rPr>
          <w:rFonts w:cs="Times New Roman"/>
          <w:color w:val="000000" w:themeColor="text1"/>
        </w:rPr>
        <w:t>pisahkan</w:t>
      </w:r>
      <w:proofErr w:type="spellEnd"/>
      <w:r w:rsidRPr="004F2AF7">
        <w:rPr>
          <w:rFonts w:cs="Times New Roman"/>
          <w:color w:val="000000" w:themeColor="text1"/>
        </w:rPr>
        <w:t>.</w:t>
      </w:r>
    </w:p>
    <w:p w:rsidR="009B1BFF" w:rsidRPr="004F2AF7" w:rsidRDefault="001E0CD7" w:rsidP="004F2AF7">
      <w:pPr>
        <w:pStyle w:val="ListParagraph"/>
        <w:numPr>
          <w:ilvl w:val="0"/>
          <w:numId w:val="17"/>
        </w:numPr>
        <w:suppressAutoHyphens w:val="0"/>
        <w:spacing w:line="276" w:lineRule="auto"/>
        <w:ind w:left="567" w:hanging="567"/>
        <w:contextualSpacing/>
        <w:jc w:val="both"/>
        <w:rPr>
          <w:rFonts w:cs="Times New Roman"/>
          <w:color w:val="000000" w:themeColor="text1"/>
        </w:rPr>
      </w:pPr>
      <w:proofErr w:type="spellStart"/>
      <w:r w:rsidRPr="004F2AF7">
        <w:rPr>
          <w:rFonts w:cs="Times New Roman"/>
          <w:color w:val="000000" w:themeColor="text1"/>
        </w:rPr>
        <w:t>Korespondensi</w:t>
      </w:r>
      <w:proofErr w:type="spellEnd"/>
      <w:r w:rsidRPr="004F2AF7">
        <w:rPr>
          <w:rFonts w:cs="Times New Roman"/>
          <w:color w:val="000000" w:themeColor="text1"/>
        </w:rPr>
        <w:t xml:space="preserve"> </w:t>
      </w:r>
      <w:proofErr w:type="spellStart"/>
      <w:r w:rsidRPr="004F2AF7">
        <w:rPr>
          <w:rFonts w:cs="Times New Roman"/>
          <w:color w:val="000000" w:themeColor="text1"/>
        </w:rPr>
        <w:t>atau</w:t>
      </w:r>
      <w:proofErr w:type="spellEnd"/>
      <w:r w:rsidRPr="004F2AF7">
        <w:rPr>
          <w:rFonts w:cs="Times New Roman"/>
          <w:color w:val="000000" w:themeColor="text1"/>
        </w:rPr>
        <w:t xml:space="preserve"> </w:t>
      </w:r>
      <w:proofErr w:type="spellStart"/>
      <w:r w:rsidRPr="004F2AF7">
        <w:rPr>
          <w:rFonts w:cs="Times New Roman"/>
          <w:color w:val="000000" w:themeColor="text1"/>
        </w:rPr>
        <w:t>pemberitahuan</w:t>
      </w:r>
      <w:proofErr w:type="spellEnd"/>
    </w:p>
    <w:p w:rsidR="001E0CD7" w:rsidRPr="004F2AF7" w:rsidRDefault="001B567F" w:rsidP="004F2AF7">
      <w:pPr>
        <w:pStyle w:val="ListParagraph"/>
        <w:suppressAutoHyphens w:val="0"/>
        <w:spacing w:line="276" w:lineRule="auto"/>
        <w:ind w:left="567"/>
        <w:contextualSpacing/>
        <w:jc w:val="both"/>
        <w:rPr>
          <w:rFonts w:cs="Times New Roman"/>
          <w:color w:val="000000" w:themeColor="text1"/>
          <w:lang w:val="id-ID"/>
        </w:rPr>
      </w:pPr>
      <w:proofErr w:type="spellStart"/>
      <w:r w:rsidRPr="004F2AF7">
        <w:rPr>
          <w:rFonts w:cs="Times New Roman"/>
          <w:color w:val="000000" w:themeColor="text1"/>
        </w:rPr>
        <w:t>Setiap</w:t>
      </w:r>
      <w:proofErr w:type="spellEnd"/>
      <w:r w:rsidRPr="004F2AF7">
        <w:rPr>
          <w:rFonts w:cs="Times New Roman"/>
          <w:color w:val="000000" w:themeColor="text1"/>
        </w:rPr>
        <w:t xml:space="preserve"> </w:t>
      </w:r>
      <w:proofErr w:type="spellStart"/>
      <w:r w:rsidRPr="004F2AF7">
        <w:rPr>
          <w:rFonts w:cs="Times New Roman"/>
          <w:color w:val="000000" w:themeColor="text1"/>
        </w:rPr>
        <w:t>korespondensi</w:t>
      </w:r>
      <w:proofErr w:type="spellEnd"/>
      <w:r w:rsidRPr="004F2AF7">
        <w:rPr>
          <w:rFonts w:cs="Times New Roman"/>
          <w:color w:val="000000" w:themeColor="text1"/>
        </w:rPr>
        <w:t xml:space="preserve"> </w:t>
      </w:r>
      <w:proofErr w:type="spellStart"/>
      <w:proofErr w:type="gramStart"/>
      <w:r w:rsidR="001E0CD7" w:rsidRPr="004F2AF7">
        <w:rPr>
          <w:rFonts w:cs="Times New Roman"/>
          <w:color w:val="000000" w:themeColor="text1"/>
        </w:rPr>
        <w:t>akan</w:t>
      </w:r>
      <w:proofErr w:type="spellEnd"/>
      <w:proofErr w:type="gramEnd"/>
      <w:r w:rsidR="001E0CD7" w:rsidRPr="004F2AF7">
        <w:rPr>
          <w:rFonts w:cs="Times New Roman"/>
          <w:color w:val="000000" w:themeColor="text1"/>
        </w:rPr>
        <w:t xml:space="preserve"> </w:t>
      </w:r>
      <w:proofErr w:type="spellStart"/>
      <w:r w:rsidR="001E0CD7" w:rsidRPr="004F2AF7">
        <w:rPr>
          <w:rFonts w:cs="Times New Roman"/>
          <w:color w:val="000000" w:themeColor="text1"/>
        </w:rPr>
        <w:t>disampaikan</w:t>
      </w:r>
      <w:proofErr w:type="spellEnd"/>
      <w:r w:rsidR="001E0CD7" w:rsidRPr="004F2AF7">
        <w:rPr>
          <w:rFonts w:cs="Times New Roman"/>
          <w:color w:val="000000" w:themeColor="text1"/>
        </w:rPr>
        <w:t xml:space="preserve"> </w:t>
      </w:r>
      <w:proofErr w:type="spellStart"/>
      <w:r w:rsidR="001E0CD7" w:rsidRPr="004F2AF7">
        <w:rPr>
          <w:rFonts w:cs="Times New Roman"/>
          <w:color w:val="000000" w:themeColor="text1"/>
        </w:rPr>
        <w:t>melalui</w:t>
      </w:r>
      <w:proofErr w:type="spellEnd"/>
      <w:r w:rsidR="001E0CD7" w:rsidRPr="004F2AF7">
        <w:rPr>
          <w:rFonts w:cs="Times New Roman"/>
          <w:color w:val="000000" w:themeColor="text1"/>
        </w:rPr>
        <w:t xml:space="preserve"> </w:t>
      </w:r>
      <w:proofErr w:type="spellStart"/>
      <w:r w:rsidRPr="004F2AF7">
        <w:rPr>
          <w:rFonts w:cs="Times New Roman"/>
          <w:color w:val="000000" w:themeColor="text1"/>
        </w:rPr>
        <w:t>pos</w:t>
      </w:r>
      <w:proofErr w:type="spellEnd"/>
      <w:r w:rsidRPr="004F2AF7">
        <w:rPr>
          <w:rFonts w:cs="Times New Roman"/>
          <w:color w:val="000000" w:themeColor="text1"/>
        </w:rPr>
        <w:t xml:space="preserve"> </w:t>
      </w:r>
      <w:proofErr w:type="spellStart"/>
      <w:r w:rsidRPr="004F2AF7">
        <w:rPr>
          <w:rFonts w:cs="Times New Roman"/>
          <w:color w:val="000000" w:themeColor="text1"/>
        </w:rPr>
        <w:t>tercatat</w:t>
      </w:r>
      <w:proofErr w:type="spellEnd"/>
      <w:r w:rsidRPr="004F2AF7">
        <w:rPr>
          <w:rFonts w:cs="Times New Roman"/>
          <w:color w:val="000000" w:themeColor="text1"/>
        </w:rPr>
        <w:t xml:space="preserve">, </w:t>
      </w:r>
      <w:proofErr w:type="spellStart"/>
      <w:r w:rsidRPr="004F2AF7">
        <w:rPr>
          <w:rFonts w:cs="Times New Roman"/>
          <w:color w:val="000000" w:themeColor="text1"/>
        </w:rPr>
        <w:t>jasa</w:t>
      </w:r>
      <w:proofErr w:type="spellEnd"/>
      <w:r w:rsidRPr="004F2AF7">
        <w:rPr>
          <w:rFonts w:cs="Times New Roman"/>
          <w:color w:val="000000" w:themeColor="text1"/>
        </w:rPr>
        <w:t xml:space="preserve"> </w:t>
      </w:r>
      <w:proofErr w:type="spellStart"/>
      <w:r w:rsidRPr="004F2AF7">
        <w:rPr>
          <w:rFonts w:cs="Times New Roman"/>
          <w:color w:val="000000" w:themeColor="text1"/>
        </w:rPr>
        <w:t>kurir</w:t>
      </w:r>
      <w:proofErr w:type="spellEnd"/>
      <w:r w:rsidRPr="004F2AF7">
        <w:rPr>
          <w:rFonts w:cs="Times New Roman"/>
          <w:color w:val="000000" w:themeColor="text1"/>
        </w:rPr>
        <w:t>,</w:t>
      </w:r>
      <w:r w:rsidR="001E0CD7" w:rsidRPr="004F2AF7">
        <w:rPr>
          <w:rFonts w:cs="Times New Roman"/>
          <w:color w:val="000000" w:themeColor="text1"/>
        </w:rPr>
        <w:t xml:space="preserve"> </w:t>
      </w:r>
      <w:proofErr w:type="spellStart"/>
      <w:r w:rsidR="001E0CD7" w:rsidRPr="004F2AF7">
        <w:rPr>
          <w:rFonts w:cs="Times New Roman"/>
          <w:color w:val="000000" w:themeColor="text1"/>
        </w:rPr>
        <w:t>surat</w:t>
      </w:r>
      <w:proofErr w:type="spellEnd"/>
      <w:r w:rsidR="001E0CD7" w:rsidRPr="004F2AF7">
        <w:rPr>
          <w:rFonts w:cs="Times New Roman"/>
          <w:color w:val="000000" w:themeColor="text1"/>
        </w:rPr>
        <w:t xml:space="preserve"> </w:t>
      </w:r>
      <w:proofErr w:type="spellStart"/>
      <w:r w:rsidR="001E0CD7" w:rsidRPr="004F2AF7">
        <w:rPr>
          <w:rFonts w:cs="Times New Roman"/>
          <w:color w:val="000000" w:themeColor="text1"/>
        </w:rPr>
        <w:t>elektronik</w:t>
      </w:r>
      <w:proofErr w:type="spellEnd"/>
      <w:r w:rsidR="001E0CD7" w:rsidRPr="004F2AF7">
        <w:rPr>
          <w:rFonts w:cs="Times New Roman"/>
          <w:color w:val="000000" w:themeColor="text1"/>
        </w:rPr>
        <w:t xml:space="preserve"> </w:t>
      </w:r>
      <w:proofErr w:type="spellStart"/>
      <w:r w:rsidR="001E0CD7" w:rsidRPr="004F2AF7">
        <w:rPr>
          <w:rFonts w:cs="Times New Roman"/>
          <w:color w:val="000000" w:themeColor="text1"/>
        </w:rPr>
        <w:t>atau</w:t>
      </w:r>
      <w:proofErr w:type="spellEnd"/>
      <w:r w:rsidR="001E0CD7" w:rsidRPr="004F2AF7">
        <w:rPr>
          <w:rFonts w:cs="Times New Roman"/>
          <w:color w:val="000000" w:themeColor="text1"/>
        </w:rPr>
        <w:t xml:space="preserve"> </w:t>
      </w:r>
      <w:proofErr w:type="spellStart"/>
      <w:r w:rsidR="001E0CD7" w:rsidRPr="004F2AF7">
        <w:rPr>
          <w:rFonts w:cs="Times New Roman"/>
          <w:color w:val="000000" w:themeColor="text1"/>
        </w:rPr>
        <w:t>diserahkan</w:t>
      </w:r>
      <w:proofErr w:type="spellEnd"/>
      <w:r w:rsidR="001E0CD7" w:rsidRPr="004F2AF7">
        <w:rPr>
          <w:rFonts w:cs="Times New Roman"/>
          <w:color w:val="000000" w:themeColor="text1"/>
        </w:rPr>
        <w:t xml:space="preserve"> </w:t>
      </w:r>
      <w:proofErr w:type="spellStart"/>
      <w:r w:rsidR="001E0CD7" w:rsidRPr="004F2AF7">
        <w:rPr>
          <w:rFonts w:cs="Times New Roman"/>
          <w:color w:val="000000" w:themeColor="text1"/>
        </w:rPr>
        <w:t>langsung</w:t>
      </w:r>
      <w:proofErr w:type="spellEnd"/>
      <w:r w:rsidR="001E0CD7" w:rsidRPr="004F2AF7">
        <w:rPr>
          <w:rFonts w:cs="Times New Roman"/>
          <w:color w:val="000000" w:themeColor="text1"/>
        </w:rPr>
        <w:t xml:space="preserve"> </w:t>
      </w:r>
      <w:proofErr w:type="spellStart"/>
      <w:r w:rsidR="001E0CD7" w:rsidRPr="004F2AF7">
        <w:rPr>
          <w:rFonts w:cs="Times New Roman"/>
          <w:color w:val="000000" w:themeColor="text1"/>
        </w:rPr>
        <w:t>dan</w:t>
      </w:r>
      <w:proofErr w:type="spellEnd"/>
      <w:r w:rsidR="001E0CD7" w:rsidRPr="004F2AF7">
        <w:rPr>
          <w:rFonts w:cs="Times New Roman"/>
          <w:color w:val="000000" w:themeColor="text1"/>
        </w:rPr>
        <w:t xml:space="preserve"> </w:t>
      </w:r>
      <w:proofErr w:type="spellStart"/>
      <w:r w:rsidR="001E0CD7" w:rsidRPr="004F2AF7">
        <w:rPr>
          <w:rFonts w:cs="Times New Roman"/>
          <w:color w:val="000000" w:themeColor="text1"/>
        </w:rPr>
        <w:t>dialamatkan</w:t>
      </w:r>
      <w:proofErr w:type="spellEnd"/>
      <w:r w:rsidR="001E0CD7" w:rsidRPr="004F2AF7">
        <w:rPr>
          <w:rFonts w:cs="Times New Roman"/>
          <w:color w:val="000000" w:themeColor="text1"/>
        </w:rPr>
        <w:t xml:space="preserve"> </w:t>
      </w:r>
      <w:proofErr w:type="spellStart"/>
      <w:r w:rsidR="001E0CD7" w:rsidRPr="004F2AF7">
        <w:rPr>
          <w:rFonts w:cs="Times New Roman"/>
          <w:color w:val="000000" w:themeColor="text1"/>
        </w:rPr>
        <w:t>ke</w:t>
      </w:r>
      <w:proofErr w:type="spellEnd"/>
      <w:r w:rsidR="001E0CD7" w:rsidRPr="004F2AF7">
        <w:rPr>
          <w:rFonts w:cs="Times New Roman"/>
          <w:color w:val="000000" w:themeColor="text1"/>
        </w:rPr>
        <w:t>:</w:t>
      </w:r>
    </w:p>
    <w:p w:rsidR="0084356D" w:rsidRPr="004F2AF7" w:rsidRDefault="0084356D" w:rsidP="004F2AF7">
      <w:pPr>
        <w:pStyle w:val="ListParagraph"/>
        <w:suppressAutoHyphens w:val="0"/>
        <w:spacing w:line="276" w:lineRule="auto"/>
        <w:ind w:left="567"/>
        <w:contextualSpacing/>
        <w:jc w:val="both"/>
        <w:rPr>
          <w:rFonts w:cs="Times New Roman"/>
          <w:color w:val="000000" w:themeColor="text1"/>
          <w:lang w:val="id-ID"/>
        </w:rPr>
      </w:pPr>
    </w:p>
    <w:p w:rsidR="00EF15BE" w:rsidRPr="00633F67" w:rsidRDefault="00EF15BE" w:rsidP="004F2AF7">
      <w:pPr>
        <w:pStyle w:val="ListParagraph"/>
        <w:spacing w:line="276" w:lineRule="auto"/>
        <w:ind w:left="567"/>
        <w:jc w:val="both"/>
        <w:rPr>
          <w:rFonts w:cs="Times New Roman"/>
          <w:lang w:val="en-US"/>
          <w:rPrChange w:id="33" w:author="ROHAYATI" w:date="2024-03-12T13:42:00Z">
            <w:rPr>
              <w:rFonts w:cs="Times New Roman"/>
              <w:lang w:val="id-ID"/>
            </w:rPr>
          </w:rPrChange>
        </w:rPr>
      </w:pPr>
      <w:proofErr w:type="spellStart"/>
      <w:r w:rsidRPr="004F2AF7">
        <w:rPr>
          <w:rFonts w:cs="Times New Roman"/>
          <w:b/>
        </w:rPr>
        <w:t>Pihak</w:t>
      </w:r>
      <w:proofErr w:type="spellEnd"/>
      <w:r w:rsidRPr="004F2AF7">
        <w:rPr>
          <w:rFonts w:cs="Times New Roman"/>
          <w:b/>
        </w:rPr>
        <w:t xml:space="preserve"> </w:t>
      </w:r>
      <w:proofErr w:type="spellStart"/>
      <w:r w:rsidRPr="004F2AF7">
        <w:rPr>
          <w:rFonts w:cs="Times New Roman"/>
          <w:b/>
        </w:rPr>
        <w:t>Pertama</w:t>
      </w:r>
      <w:proofErr w:type="spellEnd"/>
      <w:r w:rsidRPr="004F2AF7">
        <w:rPr>
          <w:rFonts w:cs="Times New Roman"/>
        </w:rPr>
        <w:tab/>
        <w:t>:</w:t>
      </w:r>
      <w:r w:rsidR="00AB39AE" w:rsidRPr="004F2AF7">
        <w:rPr>
          <w:rFonts w:cs="Times New Roman"/>
          <w:lang w:val="id-ID"/>
        </w:rPr>
        <w:t xml:space="preserve"> </w:t>
      </w:r>
      <w:del w:id="34" w:author="ROHAYATI" w:date="2024-03-12T13:42:00Z">
        <w:r w:rsidR="004877CB" w:rsidDel="00633F67">
          <w:rPr>
            <w:rFonts w:cs="Times New Roman"/>
            <w:color w:val="000000" w:themeColor="text1"/>
            <w:lang w:val="id-ID"/>
          </w:rPr>
          <w:delText>INOVA PRINTER &amp; CCTV</w:delText>
        </w:r>
      </w:del>
      <w:ins w:id="35" w:author="ROHAYATI" w:date="2024-03-12T13:42:00Z">
        <w:r w:rsidR="00633F67">
          <w:rPr>
            <w:rFonts w:cs="Times New Roman"/>
            <w:color w:val="000000" w:themeColor="text1"/>
            <w:lang w:val="en-US"/>
          </w:rPr>
          <w:t>NADIRA FLORIST</w:t>
        </w:r>
      </w:ins>
    </w:p>
    <w:p w:rsidR="00AB39AE" w:rsidRPr="004877CB" w:rsidRDefault="00EF15BE" w:rsidP="004F2AF7">
      <w:pPr>
        <w:pStyle w:val="ListParagraph"/>
        <w:spacing w:line="276" w:lineRule="auto"/>
        <w:ind w:left="567"/>
        <w:jc w:val="both"/>
        <w:rPr>
          <w:rFonts w:cs="Times New Roman"/>
          <w:lang w:val="id-ID"/>
        </w:rPr>
      </w:pPr>
      <w:proofErr w:type="spellStart"/>
      <w:r w:rsidRPr="004F2AF7">
        <w:rPr>
          <w:rFonts w:cs="Times New Roman"/>
        </w:rPr>
        <w:t>Alamat</w:t>
      </w:r>
      <w:proofErr w:type="spellEnd"/>
      <w:r w:rsidRPr="004F2AF7">
        <w:rPr>
          <w:rFonts w:cs="Times New Roman"/>
        </w:rPr>
        <w:t xml:space="preserve"> </w:t>
      </w:r>
      <w:r w:rsidRPr="004F2AF7">
        <w:rPr>
          <w:rFonts w:cs="Times New Roman"/>
        </w:rPr>
        <w:tab/>
      </w:r>
      <w:r w:rsidRPr="004F2AF7">
        <w:rPr>
          <w:rFonts w:cs="Times New Roman"/>
        </w:rPr>
        <w:tab/>
        <w:t xml:space="preserve">: </w:t>
      </w:r>
      <w:ins w:id="36" w:author="ROHAYATI" w:date="2024-03-12T13:51:00Z">
        <w:r w:rsidR="00633F67" w:rsidRPr="00633F67">
          <w:rPr>
            <w:rFonts w:cs="Times New Roman"/>
            <w:lang w:val="id-ID"/>
          </w:rPr>
          <w:t xml:space="preserve">Jl. </w:t>
        </w:r>
        <w:r w:rsidR="00633F67" w:rsidRPr="00633F67">
          <w:rPr>
            <w:rFonts w:cs="Times New Roman"/>
            <w:lang w:val="en-US"/>
          </w:rPr>
          <w:t xml:space="preserve">Raya </w:t>
        </w:r>
        <w:proofErr w:type="spellStart"/>
        <w:r w:rsidR="00633F67" w:rsidRPr="00633F67">
          <w:rPr>
            <w:rFonts w:cs="Times New Roman"/>
            <w:lang w:val="en-US"/>
          </w:rPr>
          <w:t>Krasak</w:t>
        </w:r>
        <w:proofErr w:type="spellEnd"/>
        <w:r w:rsidR="00633F67" w:rsidRPr="00633F67">
          <w:rPr>
            <w:rFonts w:cs="Times New Roman"/>
            <w:lang w:val="en-US"/>
          </w:rPr>
          <w:t xml:space="preserve"> No. 154, </w:t>
        </w:r>
        <w:proofErr w:type="spellStart"/>
        <w:r w:rsidR="00633F67" w:rsidRPr="00633F67">
          <w:rPr>
            <w:rFonts w:cs="Times New Roman"/>
            <w:lang w:val="en-US"/>
          </w:rPr>
          <w:t>Rw</w:t>
        </w:r>
        <w:proofErr w:type="spellEnd"/>
        <w:r w:rsidR="00633F67" w:rsidRPr="00633F67">
          <w:rPr>
            <w:rFonts w:cs="Times New Roman"/>
            <w:lang w:val="en-US"/>
          </w:rPr>
          <w:t xml:space="preserve"> 03, </w:t>
        </w:r>
        <w:proofErr w:type="spellStart"/>
        <w:r w:rsidR="00633F67" w:rsidRPr="00633F67">
          <w:rPr>
            <w:rFonts w:cs="Times New Roman"/>
            <w:lang w:val="en-US"/>
          </w:rPr>
          <w:t>Krasak</w:t>
        </w:r>
        <w:proofErr w:type="spellEnd"/>
        <w:r w:rsidR="00633F67" w:rsidRPr="00633F67">
          <w:rPr>
            <w:rFonts w:cs="Times New Roman"/>
            <w:lang w:val="en-US"/>
          </w:rPr>
          <w:t xml:space="preserve">, </w:t>
        </w:r>
        <w:proofErr w:type="spellStart"/>
        <w:r w:rsidR="00633F67" w:rsidRPr="00633F67">
          <w:rPr>
            <w:rFonts w:cs="Times New Roman"/>
            <w:lang w:val="en-US"/>
          </w:rPr>
          <w:t>Pecangaan</w:t>
        </w:r>
        <w:proofErr w:type="spellEnd"/>
        <w:r w:rsidR="00633F67" w:rsidRPr="00633F67">
          <w:rPr>
            <w:rFonts w:cs="Times New Roman"/>
            <w:lang w:val="en-US"/>
          </w:rPr>
          <w:t xml:space="preserve">, </w:t>
        </w:r>
        <w:proofErr w:type="spellStart"/>
        <w:r w:rsidR="00633F67" w:rsidRPr="00633F67">
          <w:rPr>
            <w:rFonts w:cs="Times New Roman"/>
            <w:lang w:val="en-US"/>
          </w:rPr>
          <w:t>Jepara</w:t>
        </w:r>
        <w:proofErr w:type="spellEnd"/>
        <w:r w:rsidR="00633F67" w:rsidRPr="00633F67">
          <w:rPr>
            <w:rFonts w:cs="Times New Roman"/>
            <w:lang w:val="en-US"/>
          </w:rPr>
          <w:t>.</w:t>
        </w:r>
      </w:ins>
      <w:del w:id="37" w:author="ROHAYATI" w:date="2024-03-12T13:51:00Z">
        <w:r w:rsidR="004877CB" w:rsidDel="00633F67">
          <w:rPr>
            <w:rFonts w:cs="Times New Roman"/>
            <w:color w:val="000000" w:themeColor="text1"/>
            <w:lang w:val="id-ID"/>
          </w:rPr>
          <w:delText>Jl. Gedangsewu RT</w:delText>
        </w:r>
        <w:r w:rsidR="00704725" w:rsidDel="00633F67">
          <w:rPr>
            <w:rFonts w:cs="Times New Roman"/>
            <w:color w:val="000000" w:themeColor="text1"/>
            <w:lang w:val="id-ID"/>
          </w:rPr>
          <w:delText xml:space="preserve"> 05 RW 04 Grogolloji, Bakalan Krapyak, Kudus</w:delText>
        </w:r>
      </w:del>
    </w:p>
    <w:p w:rsidR="00EF15BE" w:rsidRPr="00C30B20" w:rsidRDefault="00EF15BE" w:rsidP="004F2AF7">
      <w:pPr>
        <w:pStyle w:val="ListParagraph"/>
        <w:spacing w:line="276" w:lineRule="auto"/>
        <w:ind w:left="567"/>
        <w:jc w:val="both"/>
        <w:rPr>
          <w:rFonts w:cs="Times New Roman"/>
          <w:lang w:val="en-US"/>
          <w:rPrChange w:id="38" w:author="ROHAYATI" w:date="2024-03-12T13:51:00Z">
            <w:rPr>
              <w:rFonts w:cs="Times New Roman"/>
              <w:lang w:val="id-ID"/>
            </w:rPr>
          </w:rPrChange>
        </w:rPr>
      </w:pPr>
      <w:proofErr w:type="spellStart"/>
      <w:r w:rsidRPr="004F2AF7">
        <w:rPr>
          <w:rFonts w:cs="Times New Roman"/>
        </w:rPr>
        <w:t>Telepon</w:t>
      </w:r>
      <w:proofErr w:type="spellEnd"/>
      <w:r w:rsidRPr="004F2AF7">
        <w:rPr>
          <w:rFonts w:cs="Times New Roman"/>
        </w:rPr>
        <w:tab/>
      </w:r>
      <w:r w:rsidRPr="004F2AF7">
        <w:rPr>
          <w:rFonts w:cs="Times New Roman"/>
        </w:rPr>
        <w:tab/>
        <w:t xml:space="preserve">: </w:t>
      </w:r>
      <w:r w:rsidR="00704725">
        <w:rPr>
          <w:rFonts w:cs="Times New Roman"/>
          <w:color w:val="000000" w:themeColor="text1"/>
          <w:lang w:val="id-ID"/>
        </w:rPr>
        <w:t xml:space="preserve">+62 </w:t>
      </w:r>
      <w:del w:id="39" w:author="ROHAYATI" w:date="2024-03-12T13:51:00Z">
        <w:r w:rsidR="00704725" w:rsidDel="00C30B20">
          <w:rPr>
            <w:rFonts w:cs="Times New Roman"/>
            <w:color w:val="000000" w:themeColor="text1"/>
            <w:lang w:val="id-ID"/>
          </w:rPr>
          <w:delText>812 702 704 90</w:delText>
        </w:r>
      </w:del>
      <w:ins w:id="40" w:author="ROHAYATI" w:date="2024-03-12T13:51:00Z">
        <w:r w:rsidR="00C30B20">
          <w:rPr>
            <w:rFonts w:cs="Times New Roman"/>
            <w:color w:val="000000" w:themeColor="text1"/>
            <w:lang w:val="en-US"/>
          </w:rPr>
          <w:t>87-7</w:t>
        </w:r>
      </w:ins>
      <w:ins w:id="41" w:author="ROHAYATI" w:date="2024-03-12T13:52:00Z">
        <w:r w:rsidR="00C30B20">
          <w:rPr>
            <w:rFonts w:cs="Times New Roman"/>
            <w:color w:val="000000" w:themeColor="text1"/>
            <w:lang w:val="en-US"/>
          </w:rPr>
          <w:t>0</w:t>
        </w:r>
      </w:ins>
      <w:ins w:id="42" w:author="ROHAYATI" w:date="2024-03-12T13:51:00Z">
        <w:r w:rsidR="00C30B20">
          <w:rPr>
            <w:rFonts w:cs="Times New Roman"/>
            <w:color w:val="000000" w:themeColor="text1"/>
            <w:lang w:val="en-US"/>
          </w:rPr>
          <w:t>1-998-071</w:t>
        </w:r>
      </w:ins>
    </w:p>
    <w:p w:rsidR="00704725" w:rsidRDefault="00FB4651" w:rsidP="004F2AF7">
      <w:pPr>
        <w:pStyle w:val="ListParagraph"/>
        <w:spacing w:line="276" w:lineRule="auto"/>
        <w:ind w:left="567"/>
        <w:jc w:val="both"/>
        <w:rPr>
          <w:rFonts w:cs="Times New Roman"/>
        </w:rPr>
      </w:pPr>
      <w:r w:rsidRPr="004F2AF7">
        <w:rPr>
          <w:rFonts w:cs="Times New Roman"/>
        </w:rPr>
        <w:t>Email</w:t>
      </w:r>
      <w:r w:rsidRPr="004F2AF7">
        <w:rPr>
          <w:rFonts w:cs="Times New Roman"/>
        </w:rPr>
        <w:tab/>
      </w:r>
      <w:r w:rsidRPr="004F2AF7">
        <w:rPr>
          <w:rFonts w:cs="Times New Roman"/>
        </w:rPr>
        <w:tab/>
      </w:r>
      <w:r w:rsidR="00EF15BE" w:rsidRPr="004F2AF7">
        <w:rPr>
          <w:rFonts w:cs="Times New Roman"/>
        </w:rPr>
        <w:t>:</w:t>
      </w:r>
      <w:r w:rsidR="00704725">
        <w:rPr>
          <w:rFonts w:cs="Times New Roman"/>
          <w:lang w:val="id-ID"/>
        </w:rPr>
        <w:t xml:space="preserve"> </w:t>
      </w:r>
      <w:ins w:id="43" w:author="ROHAYATI" w:date="2024-03-12T13:52:00Z">
        <w:r w:rsidR="00C30B20">
          <w:rPr>
            <w:rFonts w:cs="Times New Roman"/>
            <w:lang w:val="en-US"/>
          </w:rPr>
          <w:t>-</w:t>
        </w:r>
      </w:ins>
      <w:del w:id="44" w:author="ROHAYATI" w:date="2024-03-12T13:52:00Z">
        <w:r w:rsidR="00704725" w:rsidDel="00C30B20">
          <w:rPr>
            <w:rFonts w:cs="Times New Roman"/>
            <w:lang w:val="id-ID"/>
          </w:rPr>
          <w:delText>inovacctvkudus@gmail.com</w:delText>
        </w:r>
        <w:r w:rsidR="00EF15BE" w:rsidRPr="004F2AF7" w:rsidDel="00C30B20">
          <w:rPr>
            <w:rFonts w:cs="Times New Roman"/>
          </w:rPr>
          <w:delText xml:space="preserve"> </w:delText>
        </w:r>
      </w:del>
    </w:p>
    <w:p w:rsidR="00EF15BE" w:rsidRPr="00704725" w:rsidRDefault="00EF15BE" w:rsidP="004F2AF7">
      <w:pPr>
        <w:pStyle w:val="ListParagraph"/>
        <w:spacing w:line="276" w:lineRule="auto"/>
        <w:ind w:left="567"/>
        <w:jc w:val="both"/>
        <w:rPr>
          <w:rFonts w:cs="Times New Roman"/>
          <w:lang w:val="id-ID"/>
        </w:rPr>
      </w:pPr>
      <w:r w:rsidRPr="004F2AF7">
        <w:rPr>
          <w:rFonts w:cs="Times New Roman"/>
        </w:rPr>
        <w:t>Up</w:t>
      </w:r>
      <w:r w:rsidRPr="004F2AF7">
        <w:rPr>
          <w:rFonts w:cs="Times New Roman"/>
        </w:rPr>
        <w:tab/>
      </w:r>
      <w:r w:rsidRPr="004F2AF7">
        <w:rPr>
          <w:rFonts w:cs="Times New Roman"/>
        </w:rPr>
        <w:tab/>
        <w:t>:</w:t>
      </w:r>
      <w:r w:rsidR="00AD3B24" w:rsidRPr="004F2AF7">
        <w:rPr>
          <w:rFonts w:cs="Times New Roman"/>
          <w:lang w:val="id-ID"/>
        </w:rPr>
        <w:t xml:space="preserve"> </w:t>
      </w:r>
      <w:proofErr w:type="spellStart"/>
      <w:ins w:id="45" w:author="ROHAYATI" w:date="2024-03-12T13:52:00Z">
        <w:r w:rsidR="00C30B20">
          <w:rPr>
            <w:rFonts w:cs="Times New Roman"/>
            <w:color w:val="000000" w:themeColor="text1"/>
            <w:lang w:val="en-US"/>
          </w:rPr>
          <w:t>Adi</w:t>
        </w:r>
        <w:proofErr w:type="spellEnd"/>
        <w:r w:rsidR="00C30B20">
          <w:rPr>
            <w:rFonts w:cs="Times New Roman"/>
            <w:color w:val="000000" w:themeColor="text1"/>
            <w:lang w:val="en-US"/>
          </w:rPr>
          <w:t xml:space="preserve"> </w:t>
        </w:r>
        <w:proofErr w:type="spellStart"/>
        <w:r w:rsidR="00C30B20">
          <w:rPr>
            <w:rFonts w:cs="Times New Roman"/>
            <w:color w:val="000000" w:themeColor="text1"/>
            <w:lang w:val="en-US"/>
          </w:rPr>
          <w:t>Nugraha</w:t>
        </w:r>
      </w:ins>
      <w:proofErr w:type="spellEnd"/>
      <w:del w:id="46" w:author="ROHAYATI" w:date="2024-03-12T13:52:00Z">
        <w:r w:rsidR="00704725" w:rsidDel="00C30B20">
          <w:rPr>
            <w:rFonts w:cs="Times New Roman"/>
            <w:color w:val="000000" w:themeColor="text1"/>
            <w:lang w:val="id-ID"/>
          </w:rPr>
          <w:delText>Imron</w:delText>
        </w:r>
      </w:del>
    </w:p>
    <w:p w:rsidR="00EF15BE" w:rsidRPr="004F2AF7" w:rsidRDefault="00EF15BE" w:rsidP="004F2AF7">
      <w:pPr>
        <w:pStyle w:val="ListParagraph"/>
        <w:spacing w:line="276" w:lineRule="auto"/>
        <w:ind w:left="567"/>
        <w:jc w:val="both"/>
        <w:rPr>
          <w:rFonts w:cs="Times New Roman"/>
          <w:color w:val="000000" w:themeColor="text1"/>
        </w:rPr>
      </w:pPr>
    </w:p>
    <w:p w:rsidR="001E0CD7" w:rsidRPr="004F2AF7" w:rsidRDefault="00EF15BE" w:rsidP="004F2AF7">
      <w:pPr>
        <w:pStyle w:val="ListParagraph"/>
        <w:spacing w:line="276" w:lineRule="auto"/>
        <w:ind w:left="567"/>
        <w:jc w:val="both"/>
        <w:rPr>
          <w:rFonts w:cs="Times New Roman"/>
          <w:color w:val="000000" w:themeColor="text1"/>
          <w:lang w:val="id-ID"/>
        </w:rPr>
      </w:pPr>
      <w:proofErr w:type="spellStart"/>
      <w:r w:rsidRPr="004F2AF7">
        <w:rPr>
          <w:rFonts w:cs="Times New Roman"/>
          <w:b/>
          <w:color w:val="000000" w:themeColor="text1"/>
        </w:rPr>
        <w:t>Pihak</w:t>
      </w:r>
      <w:proofErr w:type="spellEnd"/>
      <w:r w:rsidRPr="004F2AF7">
        <w:rPr>
          <w:rFonts w:cs="Times New Roman"/>
          <w:b/>
          <w:color w:val="000000" w:themeColor="text1"/>
        </w:rPr>
        <w:t xml:space="preserve"> </w:t>
      </w:r>
      <w:proofErr w:type="spellStart"/>
      <w:r w:rsidRPr="004F2AF7">
        <w:rPr>
          <w:rFonts w:cs="Times New Roman"/>
          <w:b/>
          <w:color w:val="000000" w:themeColor="text1"/>
        </w:rPr>
        <w:t>Kedua</w:t>
      </w:r>
      <w:proofErr w:type="spellEnd"/>
      <w:r w:rsidR="001E0CD7" w:rsidRPr="004F2AF7">
        <w:rPr>
          <w:rFonts w:cs="Times New Roman"/>
          <w:color w:val="000000" w:themeColor="text1"/>
        </w:rPr>
        <w:tab/>
        <w:t xml:space="preserve">: </w:t>
      </w:r>
      <w:r w:rsidR="00FB0D2C" w:rsidRPr="004F2AF7">
        <w:rPr>
          <w:rFonts w:cs="Times New Roman"/>
          <w:color w:val="000000" w:themeColor="text1"/>
          <w:lang w:val="id-ID"/>
        </w:rPr>
        <w:t>PT. Semarang Autocomp Manufacturing Indonesia</w:t>
      </w:r>
    </w:p>
    <w:p w:rsidR="002952FC" w:rsidRDefault="001E0CD7" w:rsidP="00626DFD">
      <w:pPr>
        <w:pStyle w:val="Default"/>
        <w:spacing w:line="276" w:lineRule="auto"/>
        <w:ind w:left="540"/>
        <w:jc w:val="both"/>
        <w:rPr>
          <w:color w:val="000000" w:themeColor="text1"/>
          <w:lang w:val="en-US"/>
        </w:rPr>
      </w:pPr>
      <w:r w:rsidRPr="004F2AF7">
        <w:rPr>
          <w:color w:val="000000" w:themeColor="text1"/>
        </w:rPr>
        <w:t xml:space="preserve">Alamat </w:t>
      </w:r>
      <w:r w:rsidRPr="004F2AF7">
        <w:rPr>
          <w:color w:val="000000" w:themeColor="text1"/>
        </w:rPr>
        <w:tab/>
      </w:r>
      <w:r w:rsidRPr="004F2AF7">
        <w:rPr>
          <w:color w:val="000000" w:themeColor="text1"/>
        </w:rPr>
        <w:tab/>
        <w:t xml:space="preserve">: </w:t>
      </w:r>
      <w:r w:rsidR="002952FC">
        <w:rPr>
          <w:color w:val="000000" w:themeColor="text1"/>
        </w:rPr>
        <w:t xml:space="preserve"> </w:t>
      </w:r>
      <w:r w:rsidR="002952FC" w:rsidRPr="00041EE8">
        <w:rPr>
          <w:color w:val="000000" w:themeColor="text1"/>
        </w:rPr>
        <w:t>Jl.</w:t>
      </w:r>
      <w:r w:rsidR="002952FC">
        <w:rPr>
          <w:color w:val="000000" w:themeColor="text1"/>
          <w:lang w:val="en-US"/>
        </w:rPr>
        <w:t xml:space="preserve"> Raya </w:t>
      </w:r>
      <w:proofErr w:type="spellStart"/>
      <w:r w:rsidR="002952FC">
        <w:rPr>
          <w:color w:val="000000" w:themeColor="text1"/>
          <w:lang w:val="en-US"/>
        </w:rPr>
        <w:t>Jepara</w:t>
      </w:r>
      <w:proofErr w:type="spellEnd"/>
      <w:r w:rsidR="002952FC">
        <w:rPr>
          <w:color w:val="000000" w:themeColor="text1"/>
          <w:lang w:val="en-US"/>
        </w:rPr>
        <w:t xml:space="preserve"> Kudus KM 28 Ds. </w:t>
      </w:r>
      <w:proofErr w:type="spellStart"/>
      <w:r w:rsidR="002952FC">
        <w:rPr>
          <w:color w:val="000000" w:themeColor="text1"/>
          <w:lang w:val="en-US"/>
        </w:rPr>
        <w:t>Sengonbugel</w:t>
      </w:r>
      <w:proofErr w:type="spellEnd"/>
      <w:r w:rsidR="002952FC">
        <w:rPr>
          <w:color w:val="000000" w:themeColor="text1"/>
          <w:lang w:val="en-US"/>
        </w:rPr>
        <w:t xml:space="preserve">, </w:t>
      </w:r>
      <w:proofErr w:type="spellStart"/>
      <w:r w:rsidR="002952FC">
        <w:rPr>
          <w:color w:val="000000" w:themeColor="text1"/>
          <w:lang w:val="en-US"/>
        </w:rPr>
        <w:t>Kec</w:t>
      </w:r>
      <w:proofErr w:type="spellEnd"/>
      <w:r w:rsidR="002952FC">
        <w:rPr>
          <w:color w:val="000000" w:themeColor="text1"/>
          <w:lang w:val="en-US"/>
        </w:rPr>
        <w:t xml:space="preserve">. </w:t>
      </w:r>
      <w:proofErr w:type="spellStart"/>
      <w:r w:rsidR="002952FC">
        <w:rPr>
          <w:color w:val="000000" w:themeColor="text1"/>
          <w:lang w:val="en-US"/>
        </w:rPr>
        <w:t>Mayong</w:t>
      </w:r>
      <w:proofErr w:type="spellEnd"/>
      <w:r w:rsidR="002952FC">
        <w:rPr>
          <w:color w:val="000000" w:themeColor="text1"/>
          <w:lang w:val="en-US"/>
        </w:rPr>
        <w:t xml:space="preserve"> </w:t>
      </w:r>
    </w:p>
    <w:p w:rsidR="001E0CD7" w:rsidRPr="00626DFD" w:rsidRDefault="002952FC" w:rsidP="00626DFD">
      <w:pPr>
        <w:pStyle w:val="Default"/>
        <w:spacing w:line="276" w:lineRule="auto"/>
        <w:jc w:val="both"/>
        <w:rPr>
          <w:color w:val="000000" w:themeColor="text1"/>
          <w:lang w:val="en-US"/>
        </w:rPr>
      </w:pPr>
      <w:r>
        <w:rPr>
          <w:color w:val="000000" w:themeColor="text1"/>
          <w:lang w:val="en-US"/>
        </w:rPr>
        <w:tab/>
      </w:r>
      <w:r>
        <w:rPr>
          <w:color w:val="000000" w:themeColor="text1"/>
          <w:lang w:val="en-US"/>
        </w:rPr>
        <w:tab/>
        <w:t xml:space="preserve">  </w:t>
      </w:r>
      <w:r>
        <w:rPr>
          <w:color w:val="000000" w:themeColor="text1"/>
          <w:lang w:val="en-US"/>
        </w:rPr>
        <w:tab/>
        <w:t xml:space="preserve">   </w:t>
      </w:r>
      <w:proofErr w:type="spellStart"/>
      <w:r>
        <w:rPr>
          <w:color w:val="000000" w:themeColor="text1"/>
          <w:lang w:val="en-US"/>
        </w:rPr>
        <w:t>Kab</w:t>
      </w:r>
      <w:proofErr w:type="spellEnd"/>
      <w:r>
        <w:rPr>
          <w:color w:val="000000" w:themeColor="text1"/>
          <w:lang w:val="en-US"/>
        </w:rPr>
        <w:t xml:space="preserve">. </w:t>
      </w:r>
      <w:proofErr w:type="spellStart"/>
      <w:r>
        <w:rPr>
          <w:color w:val="000000" w:themeColor="text1"/>
          <w:lang w:val="en-US"/>
        </w:rPr>
        <w:t>Jepara</w:t>
      </w:r>
      <w:proofErr w:type="spellEnd"/>
    </w:p>
    <w:p w:rsidR="001E0CD7" w:rsidRPr="004F2AF7" w:rsidRDefault="001E0CD7" w:rsidP="004F2AF7">
      <w:pPr>
        <w:pStyle w:val="ListParagraph"/>
        <w:spacing w:line="276" w:lineRule="auto"/>
        <w:ind w:left="567"/>
        <w:jc w:val="both"/>
        <w:rPr>
          <w:rFonts w:cs="Times New Roman"/>
          <w:color w:val="000000" w:themeColor="text1"/>
        </w:rPr>
      </w:pPr>
      <w:proofErr w:type="spellStart"/>
      <w:r w:rsidRPr="004F2AF7">
        <w:rPr>
          <w:rFonts w:cs="Times New Roman"/>
          <w:color w:val="000000" w:themeColor="text1"/>
        </w:rPr>
        <w:t>Telepon</w:t>
      </w:r>
      <w:proofErr w:type="spellEnd"/>
      <w:r w:rsidRPr="004F2AF7">
        <w:rPr>
          <w:rFonts w:cs="Times New Roman"/>
          <w:color w:val="000000" w:themeColor="text1"/>
        </w:rPr>
        <w:tab/>
      </w:r>
      <w:r w:rsidRPr="004F2AF7">
        <w:rPr>
          <w:rFonts w:cs="Times New Roman"/>
          <w:color w:val="000000" w:themeColor="text1"/>
        </w:rPr>
        <w:tab/>
        <w:t xml:space="preserve">: </w:t>
      </w:r>
      <w:r w:rsidR="005967F0">
        <w:rPr>
          <w:rFonts w:cs="Times New Roman"/>
          <w:color w:val="000000" w:themeColor="text1"/>
        </w:rPr>
        <w:t>0291-7512101</w:t>
      </w:r>
    </w:p>
    <w:p w:rsidR="00EF15BE" w:rsidRPr="00626DFD" w:rsidRDefault="001E0CD7" w:rsidP="004F2AF7">
      <w:pPr>
        <w:pStyle w:val="ListParagraph"/>
        <w:spacing w:line="276" w:lineRule="auto"/>
        <w:ind w:left="567"/>
        <w:jc w:val="both"/>
        <w:rPr>
          <w:rFonts w:cs="Times New Roman"/>
          <w:color w:val="000000" w:themeColor="text1"/>
          <w:lang w:val="en-US"/>
        </w:rPr>
      </w:pPr>
      <w:r w:rsidRPr="004F2AF7">
        <w:rPr>
          <w:rFonts w:cs="Times New Roman"/>
          <w:color w:val="000000" w:themeColor="text1"/>
        </w:rPr>
        <w:t>Email</w:t>
      </w:r>
      <w:r w:rsidRPr="004F2AF7">
        <w:rPr>
          <w:rFonts w:cs="Times New Roman"/>
          <w:color w:val="000000" w:themeColor="text1"/>
        </w:rPr>
        <w:tab/>
      </w:r>
      <w:r w:rsidRPr="004F2AF7">
        <w:rPr>
          <w:rFonts w:cs="Times New Roman"/>
          <w:color w:val="000000" w:themeColor="text1"/>
        </w:rPr>
        <w:tab/>
        <w:t xml:space="preserve">: </w:t>
      </w:r>
      <w:r w:rsidR="005967F0">
        <w:rPr>
          <w:rFonts w:cs="Times New Roman"/>
          <w:lang w:val="en-US"/>
        </w:rPr>
        <w:t>ga_03@sami-jf.co.id</w:t>
      </w:r>
    </w:p>
    <w:p w:rsidR="00EF15BE" w:rsidRPr="00626DFD" w:rsidRDefault="001E0CD7" w:rsidP="004F2AF7">
      <w:pPr>
        <w:pStyle w:val="ListParagraph"/>
        <w:spacing w:line="276" w:lineRule="auto"/>
        <w:ind w:left="567"/>
        <w:jc w:val="both"/>
        <w:rPr>
          <w:rFonts w:cs="Times New Roman"/>
          <w:color w:val="000000" w:themeColor="text1"/>
          <w:lang w:val="en-US"/>
        </w:rPr>
      </w:pPr>
      <w:r w:rsidRPr="004F2AF7">
        <w:rPr>
          <w:rFonts w:cs="Times New Roman"/>
          <w:color w:val="000000" w:themeColor="text1"/>
        </w:rPr>
        <w:t>Up</w:t>
      </w:r>
      <w:r w:rsidRPr="004F2AF7">
        <w:rPr>
          <w:rFonts w:cs="Times New Roman"/>
          <w:color w:val="000000" w:themeColor="text1"/>
        </w:rPr>
        <w:tab/>
      </w:r>
      <w:r w:rsidRPr="004F2AF7">
        <w:rPr>
          <w:rFonts w:cs="Times New Roman"/>
          <w:color w:val="000000" w:themeColor="text1"/>
        </w:rPr>
        <w:tab/>
        <w:t xml:space="preserve">: </w:t>
      </w:r>
      <w:proofErr w:type="spellStart"/>
      <w:r w:rsidR="005967F0">
        <w:rPr>
          <w:rFonts w:cs="Times New Roman"/>
          <w:color w:val="000000" w:themeColor="text1"/>
          <w:lang w:val="en-US"/>
        </w:rPr>
        <w:t>Ibu</w:t>
      </w:r>
      <w:proofErr w:type="spellEnd"/>
      <w:r w:rsidR="005967F0">
        <w:rPr>
          <w:rFonts w:cs="Times New Roman"/>
          <w:color w:val="000000" w:themeColor="text1"/>
          <w:lang w:val="en-US"/>
        </w:rPr>
        <w:t xml:space="preserve"> </w:t>
      </w:r>
      <w:proofErr w:type="spellStart"/>
      <w:r w:rsidR="005967F0">
        <w:rPr>
          <w:rFonts w:cs="Times New Roman"/>
          <w:color w:val="000000" w:themeColor="text1"/>
          <w:lang w:val="en-US"/>
        </w:rPr>
        <w:t>Aya</w:t>
      </w:r>
      <w:proofErr w:type="spellEnd"/>
    </w:p>
    <w:p w:rsidR="001E0CD7" w:rsidRPr="004F2AF7" w:rsidRDefault="004D7437" w:rsidP="004F2AF7">
      <w:pPr>
        <w:pStyle w:val="ListParagraph"/>
        <w:spacing w:line="276" w:lineRule="auto"/>
        <w:ind w:left="567"/>
        <w:jc w:val="both"/>
        <w:rPr>
          <w:rFonts w:cs="Times New Roman"/>
          <w:color w:val="000000" w:themeColor="text1"/>
          <w:lang w:val="id-ID"/>
        </w:rPr>
      </w:pPr>
      <w:r w:rsidRPr="004F2AF7">
        <w:rPr>
          <w:rFonts w:cs="Times New Roman"/>
          <w:color w:val="000000" w:themeColor="text1"/>
          <w:lang w:val="id-ID"/>
        </w:rPr>
        <w:t xml:space="preserve">Setiap pemberitahuan atau </w:t>
      </w:r>
      <w:r w:rsidR="001E0CD7" w:rsidRPr="004F2AF7">
        <w:rPr>
          <w:rFonts w:cs="Times New Roman"/>
          <w:color w:val="000000" w:themeColor="text1"/>
          <w:lang w:val="id-ID"/>
        </w:rPr>
        <w:t>korespondensi pos terc</w:t>
      </w:r>
      <w:r w:rsidR="003213F6" w:rsidRPr="004F2AF7">
        <w:rPr>
          <w:rFonts w:cs="Times New Roman"/>
          <w:color w:val="000000" w:themeColor="text1"/>
          <w:lang w:val="id-ID"/>
        </w:rPr>
        <w:t xml:space="preserve">atat atau jasa kurir dianggap </w:t>
      </w:r>
      <w:r w:rsidR="001E0CD7" w:rsidRPr="004F2AF7">
        <w:rPr>
          <w:rFonts w:cs="Times New Roman"/>
          <w:color w:val="000000" w:themeColor="text1"/>
          <w:lang w:val="id-ID"/>
        </w:rPr>
        <w:t>telah diterima pada hari ke-lima</w:t>
      </w:r>
      <w:r w:rsidR="00F00A90" w:rsidRPr="004F2AF7">
        <w:rPr>
          <w:rFonts w:cs="Times New Roman"/>
          <w:color w:val="000000" w:themeColor="text1"/>
          <w:lang w:val="id-ID"/>
        </w:rPr>
        <w:t xml:space="preserve"> </w:t>
      </w:r>
      <w:r w:rsidR="003213F6" w:rsidRPr="004F2AF7">
        <w:rPr>
          <w:rFonts w:cs="Times New Roman"/>
          <w:color w:val="000000" w:themeColor="text1"/>
          <w:lang w:val="id-ID"/>
        </w:rPr>
        <w:t xml:space="preserve">pada </w:t>
      </w:r>
      <w:r w:rsidR="001E0CD7" w:rsidRPr="004F2AF7">
        <w:rPr>
          <w:rFonts w:cs="Times New Roman"/>
          <w:color w:val="000000" w:themeColor="text1"/>
          <w:lang w:val="id-ID"/>
        </w:rPr>
        <w:t>hari kerja setelah tanggal pengiriman dan pemberitahuan dengan menyerahkan langsu</w:t>
      </w:r>
      <w:r w:rsidR="003213F6" w:rsidRPr="004F2AF7">
        <w:rPr>
          <w:rFonts w:cs="Times New Roman"/>
          <w:color w:val="000000" w:themeColor="text1"/>
          <w:lang w:val="id-ID"/>
        </w:rPr>
        <w:t xml:space="preserve">ng </w:t>
      </w:r>
      <w:r w:rsidR="001E0CD7" w:rsidRPr="004F2AF7">
        <w:rPr>
          <w:rFonts w:cs="Times New Roman"/>
          <w:color w:val="000000" w:themeColor="text1"/>
          <w:lang w:val="id-ID"/>
        </w:rPr>
        <w:t>pada saat diserahkan.</w:t>
      </w:r>
    </w:p>
    <w:p w:rsidR="001E0CD7" w:rsidRPr="004F2AF7" w:rsidRDefault="004D7437" w:rsidP="004F2AF7">
      <w:pPr>
        <w:pStyle w:val="ListParagraph"/>
        <w:numPr>
          <w:ilvl w:val="0"/>
          <w:numId w:val="18"/>
        </w:numPr>
        <w:spacing w:line="276" w:lineRule="auto"/>
        <w:ind w:left="567" w:hanging="567"/>
        <w:contextualSpacing/>
        <w:jc w:val="both"/>
        <w:rPr>
          <w:rFonts w:cs="Times New Roman"/>
          <w:color w:val="000000" w:themeColor="text1"/>
        </w:rPr>
      </w:pPr>
      <w:r w:rsidRPr="004F2AF7">
        <w:rPr>
          <w:rFonts w:cs="Times New Roman"/>
          <w:color w:val="000000" w:themeColor="text1"/>
        </w:rPr>
        <w:t>Pen</w:t>
      </w:r>
      <w:r w:rsidR="00414AE8" w:rsidRPr="004F2AF7">
        <w:rPr>
          <w:rFonts w:cs="Times New Roman"/>
          <w:color w:val="000000" w:themeColor="text1"/>
          <w:lang w:val="id-ID"/>
        </w:rPr>
        <w:t>gecualian</w:t>
      </w:r>
    </w:p>
    <w:p w:rsidR="00C5376B" w:rsidRPr="004F2AF7" w:rsidRDefault="004D7437" w:rsidP="004F2AF7">
      <w:pPr>
        <w:pStyle w:val="ListParagraph"/>
        <w:spacing w:line="276" w:lineRule="auto"/>
        <w:ind w:left="567"/>
        <w:jc w:val="both"/>
        <w:rPr>
          <w:rFonts w:cs="Times New Roman"/>
          <w:color w:val="000000" w:themeColor="text1"/>
          <w:lang w:val="id-ID"/>
        </w:rPr>
      </w:pPr>
      <w:proofErr w:type="spellStart"/>
      <w:r w:rsidRPr="004F2AF7">
        <w:rPr>
          <w:rFonts w:cs="Times New Roman"/>
          <w:color w:val="000000" w:themeColor="text1"/>
        </w:rPr>
        <w:t>Apabila</w:t>
      </w:r>
      <w:proofErr w:type="spellEnd"/>
      <w:r w:rsidRPr="004F2AF7">
        <w:rPr>
          <w:rFonts w:cs="Times New Roman"/>
          <w:color w:val="000000" w:themeColor="text1"/>
        </w:rPr>
        <w:t xml:space="preserve"> </w:t>
      </w:r>
      <w:proofErr w:type="spellStart"/>
      <w:r w:rsidRPr="004F2AF7">
        <w:rPr>
          <w:rFonts w:cs="Times New Roman"/>
          <w:color w:val="000000" w:themeColor="text1"/>
        </w:rPr>
        <w:t>terjadi</w:t>
      </w:r>
      <w:proofErr w:type="spellEnd"/>
      <w:r w:rsidRPr="004F2AF7">
        <w:rPr>
          <w:rFonts w:cs="Times New Roman"/>
          <w:color w:val="000000" w:themeColor="text1"/>
        </w:rPr>
        <w:t xml:space="preserve"> </w:t>
      </w:r>
      <w:proofErr w:type="spellStart"/>
      <w:r w:rsidRPr="004F2AF7">
        <w:rPr>
          <w:rFonts w:cs="Times New Roman"/>
          <w:color w:val="000000" w:themeColor="text1"/>
        </w:rPr>
        <w:t>pemutusan</w:t>
      </w:r>
      <w:proofErr w:type="spellEnd"/>
      <w:r w:rsidRPr="004F2AF7">
        <w:rPr>
          <w:rFonts w:cs="Times New Roman"/>
          <w:color w:val="000000" w:themeColor="text1"/>
          <w:lang w:val="id-ID"/>
        </w:rPr>
        <w:t xml:space="preserve"> atau</w:t>
      </w:r>
      <w:r w:rsidR="001E0CD7" w:rsidRPr="004F2AF7">
        <w:rPr>
          <w:rFonts w:cs="Times New Roman"/>
          <w:color w:val="000000" w:themeColor="text1"/>
        </w:rPr>
        <w:t xml:space="preserve"> </w:t>
      </w:r>
      <w:proofErr w:type="spellStart"/>
      <w:r w:rsidR="001E0CD7" w:rsidRPr="004F2AF7">
        <w:rPr>
          <w:rFonts w:cs="Times New Roman"/>
          <w:color w:val="000000" w:themeColor="text1"/>
        </w:rPr>
        <w:t>pembatalan</w:t>
      </w:r>
      <w:proofErr w:type="spellEnd"/>
      <w:r w:rsidR="003213F6" w:rsidRPr="004F2AF7">
        <w:rPr>
          <w:rFonts w:cs="Times New Roman"/>
          <w:color w:val="000000" w:themeColor="text1"/>
        </w:rPr>
        <w:t xml:space="preserve"> </w:t>
      </w:r>
      <w:proofErr w:type="spellStart"/>
      <w:r w:rsidR="003213F6" w:rsidRPr="004F2AF7">
        <w:rPr>
          <w:rFonts w:cs="Times New Roman"/>
          <w:color w:val="000000" w:themeColor="text1"/>
        </w:rPr>
        <w:t>terhadap</w:t>
      </w:r>
      <w:proofErr w:type="spellEnd"/>
      <w:r w:rsidR="003213F6" w:rsidRPr="004F2AF7">
        <w:rPr>
          <w:rFonts w:cs="Times New Roman"/>
          <w:color w:val="000000" w:themeColor="text1"/>
        </w:rPr>
        <w:t xml:space="preserve"> </w:t>
      </w:r>
      <w:proofErr w:type="spellStart"/>
      <w:r w:rsidR="003213F6" w:rsidRPr="004F2AF7">
        <w:rPr>
          <w:rFonts w:cs="Times New Roman"/>
          <w:color w:val="000000" w:themeColor="text1"/>
        </w:rPr>
        <w:t>perjanjian</w:t>
      </w:r>
      <w:proofErr w:type="spellEnd"/>
      <w:r w:rsidR="003213F6" w:rsidRPr="004F2AF7">
        <w:rPr>
          <w:rFonts w:cs="Times New Roman"/>
          <w:color w:val="000000" w:themeColor="text1"/>
        </w:rPr>
        <w:t xml:space="preserve">, </w:t>
      </w:r>
      <w:r w:rsidR="00EF15BE" w:rsidRPr="004F2AF7">
        <w:rPr>
          <w:rFonts w:cs="Times New Roman"/>
          <w:b/>
          <w:color w:val="000000" w:themeColor="text1"/>
        </w:rPr>
        <w:t xml:space="preserve">Para </w:t>
      </w:r>
      <w:proofErr w:type="spellStart"/>
      <w:r w:rsidR="00EF15BE" w:rsidRPr="004F2AF7">
        <w:rPr>
          <w:rFonts w:cs="Times New Roman"/>
          <w:b/>
          <w:color w:val="000000" w:themeColor="text1"/>
        </w:rPr>
        <w:t>Pihak</w:t>
      </w:r>
      <w:proofErr w:type="spellEnd"/>
      <w:r w:rsidR="00EF15BE" w:rsidRPr="004F2AF7">
        <w:rPr>
          <w:rFonts w:cs="Times New Roman"/>
          <w:color w:val="000000" w:themeColor="text1"/>
        </w:rPr>
        <w:t xml:space="preserve"> </w:t>
      </w:r>
      <w:proofErr w:type="spellStart"/>
      <w:r w:rsidR="003213F6" w:rsidRPr="004F2AF7">
        <w:rPr>
          <w:rFonts w:cs="Times New Roman"/>
          <w:color w:val="000000" w:themeColor="text1"/>
        </w:rPr>
        <w:t>sepakat</w:t>
      </w:r>
      <w:proofErr w:type="spellEnd"/>
      <w:r w:rsidR="003213F6" w:rsidRPr="004F2AF7">
        <w:rPr>
          <w:rFonts w:cs="Times New Roman"/>
          <w:color w:val="000000" w:themeColor="text1"/>
        </w:rPr>
        <w:t xml:space="preserve"> </w:t>
      </w:r>
      <w:proofErr w:type="spellStart"/>
      <w:r w:rsidR="001E0CD7" w:rsidRPr="004F2AF7">
        <w:rPr>
          <w:rFonts w:cs="Times New Roman"/>
          <w:color w:val="000000" w:themeColor="text1"/>
        </w:rPr>
        <w:t>mengabai</w:t>
      </w:r>
      <w:r w:rsidR="003213F6" w:rsidRPr="004F2AF7">
        <w:rPr>
          <w:rFonts w:cs="Times New Roman"/>
          <w:color w:val="000000" w:themeColor="text1"/>
        </w:rPr>
        <w:t>kan</w:t>
      </w:r>
      <w:proofErr w:type="spellEnd"/>
      <w:r w:rsidR="003213F6" w:rsidRPr="004F2AF7">
        <w:rPr>
          <w:rFonts w:cs="Times New Roman"/>
          <w:color w:val="000000" w:themeColor="text1"/>
        </w:rPr>
        <w:t xml:space="preserve"> </w:t>
      </w:r>
      <w:proofErr w:type="spellStart"/>
      <w:r w:rsidR="003213F6" w:rsidRPr="004F2AF7">
        <w:rPr>
          <w:rFonts w:cs="Times New Roman"/>
          <w:color w:val="000000" w:themeColor="text1"/>
        </w:rPr>
        <w:t>berlakunya</w:t>
      </w:r>
      <w:proofErr w:type="spellEnd"/>
      <w:r w:rsidR="003213F6" w:rsidRPr="004F2AF7">
        <w:rPr>
          <w:rFonts w:cs="Times New Roman"/>
          <w:color w:val="000000" w:themeColor="text1"/>
        </w:rPr>
        <w:t xml:space="preserve"> </w:t>
      </w:r>
      <w:proofErr w:type="spellStart"/>
      <w:r w:rsidR="001E0CD7" w:rsidRPr="004F2AF7">
        <w:rPr>
          <w:rFonts w:cs="Times New Roman"/>
          <w:color w:val="000000" w:themeColor="text1"/>
        </w:rPr>
        <w:t>pasal</w:t>
      </w:r>
      <w:proofErr w:type="spellEnd"/>
      <w:r w:rsidR="001E0CD7" w:rsidRPr="004F2AF7">
        <w:rPr>
          <w:rFonts w:cs="Times New Roman"/>
          <w:color w:val="000000" w:themeColor="text1"/>
        </w:rPr>
        <w:t xml:space="preserve"> 1266 </w:t>
      </w:r>
      <w:proofErr w:type="spellStart"/>
      <w:r w:rsidR="001E0CD7" w:rsidRPr="004F2AF7">
        <w:rPr>
          <w:rFonts w:cs="Times New Roman"/>
          <w:color w:val="000000" w:themeColor="text1"/>
        </w:rPr>
        <w:t>Kitab</w:t>
      </w:r>
      <w:proofErr w:type="spellEnd"/>
      <w:r w:rsidR="001E0CD7" w:rsidRPr="004F2AF7">
        <w:rPr>
          <w:rFonts w:cs="Times New Roman"/>
          <w:color w:val="000000" w:themeColor="text1"/>
        </w:rPr>
        <w:t xml:space="preserve"> </w:t>
      </w:r>
      <w:proofErr w:type="spellStart"/>
      <w:r w:rsidR="001E0CD7" w:rsidRPr="004F2AF7">
        <w:rPr>
          <w:rFonts w:cs="Times New Roman"/>
          <w:color w:val="000000" w:themeColor="text1"/>
        </w:rPr>
        <w:t>Undang</w:t>
      </w:r>
      <w:r w:rsidR="003213F6" w:rsidRPr="004F2AF7">
        <w:rPr>
          <w:rFonts w:cs="Times New Roman"/>
          <w:color w:val="000000" w:themeColor="text1"/>
        </w:rPr>
        <w:t>-Undang</w:t>
      </w:r>
      <w:proofErr w:type="spellEnd"/>
      <w:r w:rsidR="003213F6" w:rsidRPr="004F2AF7">
        <w:rPr>
          <w:rFonts w:cs="Times New Roman"/>
          <w:color w:val="000000" w:themeColor="text1"/>
        </w:rPr>
        <w:t xml:space="preserve"> </w:t>
      </w:r>
      <w:proofErr w:type="spellStart"/>
      <w:r w:rsidR="003213F6" w:rsidRPr="004F2AF7">
        <w:rPr>
          <w:rFonts w:cs="Times New Roman"/>
          <w:color w:val="000000" w:themeColor="text1"/>
        </w:rPr>
        <w:t>Hukum</w:t>
      </w:r>
      <w:proofErr w:type="spellEnd"/>
      <w:r w:rsidR="003213F6" w:rsidRPr="004F2AF7">
        <w:rPr>
          <w:rFonts w:cs="Times New Roman"/>
          <w:color w:val="000000" w:themeColor="text1"/>
        </w:rPr>
        <w:t xml:space="preserve"> </w:t>
      </w:r>
      <w:proofErr w:type="spellStart"/>
      <w:r w:rsidR="003213F6" w:rsidRPr="004F2AF7">
        <w:rPr>
          <w:rFonts w:cs="Times New Roman"/>
          <w:color w:val="000000" w:themeColor="text1"/>
        </w:rPr>
        <w:t>Perdata</w:t>
      </w:r>
      <w:proofErr w:type="spellEnd"/>
      <w:r w:rsidR="003213F6" w:rsidRPr="004F2AF7">
        <w:rPr>
          <w:rFonts w:cs="Times New Roman"/>
          <w:color w:val="000000" w:themeColor="text1"/>
        </w:rPr>
        <w:t xml:space="preserve"> Indonesia</w:t>
      </w:r>
      <w:r w:rsidR="003213F6" w:rsidRPr="004F2AF7">
        <w:rPr>
          <w:rFonts w:cs="Times New Roman"/>
          <w:color w:val="000000" w:themeColor="text1"/>
          <w:lang w:val="id-ID"/>
        </w:rPr>
        <w:t>.</w:t>
      </w:r>
    </w:p>
    <w:p w:rsidR="001E0CD7" w:rsidRPr="004F2AF7" w:rsidRDefault="001E0CD7" w:rsidP="004F2AF7">
      <w:pPr>
        <w:pStyle w:val="ListParagraph"/>
        <w:numPr>
          <w:ilvl w:val="0"/>
          <w:numId w:val="19"/>
        </w:numPr>
        <w:suppressAutoHyphens w:val="0"/>
        <w:spacing w:line="276" w:lineRule="auto"/>
        <w:ind w:left="567" w:hanging="567"/>
        <w:contextualSpacing/>
        <w:jc w:val="both"/>
        <w:rPr>
          <w:rFonts w:cs="Times New Roman"/>
          <w:color w:val="000000" w:themeColor="text1"/>
        </w:rPr>
      </w:pPr>
      <w:proofErr w:type="spellStart"/>
      <w:r w:rsidRPr="004F2AF7">
        <w:rPr>
          <w:rFonts w:cs="Times New Roman"/>
          <w:color w:val="000000" w:themeColor="text1"/>
        </w:rPr>
        <w:t>Hukum</w:t>
      </w:r>
      <w:proofErr w:type="spellEnd"/>
      <w:r w:rsidRPr="004F2AF7">
        <w:rPr>
          <w:rFonts w:cs="Times New Roman"/>
          <w:color w:val="000000" w:themeColor="text1"/>
        </w:rPr>
        <w:t xml:space="preserve"> yang </w:t>
      </w:r>
      <w:proofErr w:type="spellStart"/>
      <w:r w:rsidRPr="004F2AF7">
        <w:rPr>
          <w:rFonts w:cs="Times New Roman"/>
          <w:color w:val="000000" w:themeColor="text1"/>
        </w:rPr>
        <w:t>berlaku</w:t>
      </w:r>
      <w:proofErr w:type="spellEnd"/>
    </w:p>
    <w:p w:rsidR="001E0CD7" w:rsidRPr="004F2AF7" w:rsidRDefault="001E0CD7" w:rsidP="004F2AF7">
      <w:pPr>
        <w:pStyle w:val="ListParagraph"/>
        <w:numPr>
          <w:ilvl w:val="0"/>
          <w:numId w:val="35"/>
        </w:numPr>
        <w:suppressAutoHyphens w:val="0"/>
        <w:spacing w:line="276" w:lineRule="auto"/>
        <w:ind w:left="993" w:hanging="426"/>
        <w:contextualSpacing/>
        <w:jc w:val="both"/>
        <w:rPr>
          <w:rFonts w:cs="Times New Roman"/>
          <w:color w:val="000000" w:themeColor="text1"/>
        </w:rPr>
      </w:pPr>
      <w:proofErr w:type="spellStart"/>
      <w:r w:rsidRPr="004F2AF7">
        <w:rPr>
          <w:rFonts w:cs="Times New Roman"/>
          <w:color w:val="000000" w:themeColor="text1"/>
        </w:rPr>
        <w:t>Perjanjian</w:t>
      </w:r>
      <w:proofErr w:type="spellEnd"/>
      <w:r w:rsidR="00F00A90" w:rsidRPr="004F2AF7">
        <w:rPr>
          <w:rFonts w:cs="Times New Roman"/>
          <w:color w:val="000000" w:themeColor="text1"/>
          <w:lang w:val="id-ID"/>
        </w:rPr>
        <w:t xml:space="preserve"> </w:t>
      </w:r>
      <w:proofErr w:type="spellStart"/>
      <w:r w:rsidR="003213F6" w:rsidRPr="004F2AF7">
        <w:rPr>
          <w:rFonts w:cs="Times New Roman"/>
          <w:color w:val="000000" w:themeColor="text1"/>
        </w:rPr>
        <w:t>ini</w:t>
      </w:r>
      <w:proofErr w:type="spellEnd"/>
      <w:r w:rsidR="003213F6" w:rsidRPr="004F2AF7">
        <w:rPr>
          <w:rFonts w:cs="Times New Roman"/>
          <w:color w:val="000000" w:themeColor="text1"/>
        </w:rPr>
        <w:t xml:space="preserve"> </w:t>
      </w:r>
      <w:proofErr w:type="spellStart"/>
      <w:r w:rsidR="003213F6" w:rsidRPr="004F2AF7">
        <w:rPr>
          <w:rFonts w:cs="Times New Roman"/>
          <w:color w:val="000000" w:themeColor="text1"/>
        </w:rPr>
        <w:t>dan</w:t>
      </w:r>
      <w:proofErr w:type="spellEnd"/>
      <w:r w:rsidR="003213F6" w:rsidRPr="004F2AF7">
        <w:rPr>
          <w:rFonts w:cs="Times New Roman"/>
          <w:color w:val="000000" w:themeColor="text1"/>
        </w:rPr>
        <w:t xml:space="preserve"> </w:t>
      </w:r>
      <w:proofErr w:type="spellStart"/>
      <w:r w:rsidR="003213F6" w:rsidRPr="004F2AF7">
        <w:rPr>
          <w:rFonts w:cs="Times New Roman"/>
          <w:color w:val="000000" w:themeColor="text1"/>
        </w:rPr>
        <w:t>pelaksanaan</w:t>
      </w:r>
      <w:r w:rsidRPr="004F2AF7">
        <w:rPr>
          <w:rFonts w:cs="Times New Roman"/>
          <w:color w:val="000000" w:themeColor="text1"/>
        </w:rPr>
        <w:t>nya</w:t>
      </w:r>
      <w:proofErr w:type="spellEnd"/>
      <w:r w:rsidRPr="004F2AF7">
        <w:rPr>
          <w:rFonts w:cs="Times New Roman"/>
          <w:color w:val="000000" w:themeColor="text1"/>
        </w:rPr>
        <w:t xml:space="preserve"> </w:t>
      </w:r>
      <w:r w:rsidR="007F489B" w:rsidRPr="004F2AF7">
        <w:rPr>
          <w:rFonts w:cs="Times New Roman"/>
          <w:color w:val="000000" w:themeColor="text1"/>
          <w:lang w:val="id-ID"/>
        </w:rPr>
        <w:t xml:space="preserve">tunduk dan patuh pada ketentuan/peraturan hukum yang berlaku di </w:t>
      </w:r>
      <w:r w:rsidRPr="004F2AF7">
        <w:rPr>
          <w:rFonts w:cs="Times New Roman"/>
          <w:color w:val="000000" w:themeColor="text1"/>
        </w:rPr>
        <w:t>Indonesia.</w:t>
      </w:r>
    </w:p>
    <w:p w:rsidR="00725D8B" w:rsidRPr="004F2AF7" w:rsidRDefault="00725D8B" w:rsidP="004F2AF7">
      <w:pPr>
        <w:pStyle w:val="ListParagraph"/>
        <w:numPr>
          <w:ilvl w:val="0"/>
          <w:numId w:val="35"/>
        </w:numPr>
        <w:suppressAutoHyphens w:val="0"/>
        <w:spacing w:line="276" w:lineRule="auto"/>
        <w:ind w:left="993" w:hanging="426"/>
        <w:contextualSpacing/>
        <w:jc w:val="both"/>
        <w:rPr>
          <w:rFonts w:cs="Times New Roman"/>
          <w:color w:val="000000"/>
        </w:rPr>
      </w:pPr>
      <w:proofErr w:type="spellStart"/>
      <w:r w:rsidRPr="004F2AF7">
        <w:rPr>
          <w:rFonts w:cs="Times New Roman"/>
          <w:color w:val="000000"/>
        </w:rPr>
        <w:t>Apabila</w:t>
      </w:r>
      <w:proofErr w:type="spellEnd"/>
      <w:r w:rsidRPr="004F2AF7">
        <w:rPr>
          <w:rFonts w:cs="Times New Roman"/>
          <w:color w:val="000000"/>
        </w:rPr>
        <w:t xml:space="preserve"> </w:t>
      </w:r>
      <w:r w:rsidRPr="004F2AF7">
        <w:rPr>
          <w:rFonts w:cs="Times New Roman"/>
          <w:color w:val="000000"/>
          <w:lang w:val="id-ID"/>
        </w:rPr>
        <w:t>di</w:t>
      </w:r>
      <w:proofErr w:type="spellStart"/>
      <w:r w:rsidRPr="004F2AF7">
        <w:rPr>
          <w:rFonts w:cs="Times New Roman"/>
          <w:color w:val="000000"/>
        </w:rPr>
        <w:t>kemudian</w:t>
      </w:r>
      <w:proofErr w:type="spellEnd"/>
      <w:r w:rsidRPr="004F2AF7">
        <w:rPr>
          <w:rFonts w:cs="Times New Roman"/>
          <w:color w:val="000000"/>
        </w:rPr>
        <w:t xml:space="preserve"> </w:t>
      </w:r>
      <w:proofErr w:type="spellStart"/>
      <w:r w:rsidRPr="004F2AF7">
        <w:rPr>
          <w:rFonts w:cs="Times New Roman"/>
          <w:color w:val="000000"/>
        </w:rPr>
        <w:t>hari</w:t>
      </w:r>
      <w:proofErr w:type="spellEnd"/>
      <w:r w:rsidRPr="004F2AF7">
        <w:rPr>
          <w:rFonts w:cs="Times New Roman"/>
          <w:color w:val="000000"/>
        </w:rPr>
        <w:t xml:space="preserve"> </w:t>
      </w:r>
      <w:proofErr w:type="spellStart"/>
      <w:r w:rsidRPr="004F2AF7">
        <w:rPr>
          <w:rFonts w:cs="Times New Roman"/>
          <w:color w:val="000000"/>
        </w:rPr>
        <w:t>terbit</w:t>
      </w:r>
      <w:proofErr w:type="spellEnd"/>
      <w:r w:rsidRPr="004F2AF7">
        <w:rPr>
          <w:rFonts w:cs="Times New Roman"/>
          <w:color w:val="000000"/>
        </w:rPr>
        <w:t xml:space="preserve"> </w:t>
      </w:r>
      <w:proofErr w:type="spellStart"/>
      <w:r w:rsidRPr="004F2AF7">
        <w:rPr>
          <w:rFonts w:cs="Times New Roman"/>
          <w:color w:val="000000"/>
        </w:rPr>
        <w:t>perundangan</w:t>
      </w:r>
      <w:proofErr w:type="spellEnd"/>
      <w:r w:rsidRPr="004F2AF7">
        <w:rPr>
          <w:rFonts w:cs="Times New Roman"/>
          <w:color w:val="000000"/>
        </w:rPr>
        <w:t xml:space="preserve"> </w:t>
      </w:r>
      <w:proofErr w:type="spellStart"/>
      <w:r w:rsidRPr="004F2AF7">
        <w:rPr>
          <w:rFonts w:cs="Times New Roman"/>
          <w:color w:val="000000"/>
        </w:rPr>
        <w:t>baru</w:t>
      </w:r>
      <w:proofErr w:type="spellEnd"/>
      <w:r w:rsidRPr="004F2AF7">
        <w:rPr>
          <w:rFonts w:cs="Times New Roman"/>
          <w:color w:val="000000"/>
        </w:rPr>
        <w:t xml:space="preserve">, </w:t>
      </w:r>
      <w:r w:rsidRPr="004F2AF7">
        <w:rPr>
          <w:rFonts w:cs="Times New Roman"/>
          <w:color w:val="000000"/>
          <w:lang w:val="id-ID"/>
        </w:rPr>
        <w:t>agar</w:t>
      </w:r>
      <w:r w:rsidRPr="004F2AF7">
        <w:rPr>
          <w:rFonts w:cs="Times New Roman"/>
          <w:color w:val="000000"/>
        </w:rPr>
        <w:t xml:space="preserve"> </w:t>
      </w:r>
      <w:proofErr w:type="spellStart"/>
      <w:r w:rsidRPr="004F2AF7">
        <w:rPr>
          <w:rFonts w:cs="Times New Roman"/>
          <w:color w:val="000000"/>
        </w:rPr>
        <w:t>pasal-pasal</w:t>
      </w:r>
      <w:proofErr w:type="spellEnd"/>
      <w:r w:rsidRPr="004F2AF7">
        <w:rPr>
          <w:rFonts w:cs="Times New Roman"/>
          <w:color w:val="000000"/>
        </w:rPr>
        <w:t xml:space="preserve"> </w:t>
      </w:r>
      <w:r w:rsidRPr="004F2AF7">
        <w:rPr>
          <w:rFonts w:cs="Times New Roman"/>
          <w:color w:val="000000"/>
          <w:lang w:val="id-ID"/>
        </w:rPr>
        <w:t xml:space="preserve">dalam </w:t>
      </w:r>
      <w:proofErr w:type="spellStart"/>
      <w:r w:rsidRPr="004F2AF7">
        <w:rPr>
          <w:rFonts w:cs="Times New Roman"/>
          <w:color w:val="000000"/>
        </w:rPr>
        <w:t>perjanjian</w:t>
      </w:r>
      <w:proofErr w:type="spellEnd"/>
      <w:r w:rsidRPr="004F2AF7">
        <w:rPr>
          <w:rFonts w:cs="Times New Roman"/>
          <w:color w:val="000000"/>
        </w:rPr>
        <w:t xml:space="preserve"> </w:t>
      </w:r>
      <w:proofErr w:type="spellStart"/>
      <w:r w:rsidRPr="004F2AF7">
        <w:rPr>
          <w:rFonts w:cs="Times New Roman"/>
          <w:color w:val="000000"/>
        </w:rPr>
        <w:t>ini</w:t>
      </w:r>
      <w:proofErr w:type="spellEnd"/>
      <w:r w:rsidRPr="004F2AF7">
        <w:rPr>
          <w:rFonts w:cs="Times New Roman"/>
          <w:color w:val="000000"/>
        </w:rPr>
        <w:t xml:space="preserve"> </w:t>
      </w:r>
      <w:r w:rsidRPr="004F2AF7">
        <w:rPr>
          <w:rFonts w:cs="Times New Roman"/>
          <w:color w:val="000000"/>
          <w:lang w:val="id-ID"/>
        </w:rPr>
        <w:t>tidak</w:t>
      </w:r>
      <w:r w:rsidRPr="004F2AF7">
        <w:rPr>
          <w:rFonts w:cs="Times New Roman"/>
          <w:color w:val="000000"/>
        </w:rPr>
        <w:t xml:space="preserve"> </w:t>
      </w:r>
      <w:proofErr w:type="spellStart"/>
      <w:r w:rsidRPr="004F2AF7">
        <w:rPr>
          <w:rFonts w:cs="Times New Roman"/>
          <w:color w:val="000000"/>
        </w:rPr>
        <w:t>bertentangan</w:t>
      </w:r>
      <w:proofErr w:type="spellEnd"/>
      <w:r w:rsidRPr="004F2AF7">
        <w:rPr>
          <w:rFonts w:cs="Times New Roman"/>
          <w:color w:val="000000"/>
        </w:rPr>
        <w:t xml:space="preserve"> </w:t>
      </w:r>
      <w:proofErr w:type="spellStart"/>
      <w:r w:rsidRPr="004F2AF7">
        <w:rPr>
          <w:rFonts w:cs="Times New Roman"/>
          <w:color w:val="000000"/>
        </w:rPr>
        <w:t>dengan</w:t>
      </w:r>
      <w:proofErr w:type="spellEnd"/>
      <w:r w:rsidRPr="004F2AF7">
        <w:rPr>
          <w:rFonts w:cs="Times New Roman"/>
          <w:color w:val="000000"/>
        </w:rPr>
        <w:t xml:space="preserve"> </w:t>
      </w:r>
      <w:proofErr w:type="spellStart"/>
      <w:r w:rsidRPr="004F2AF7">
        <w:rPr>
          <w:rFonts w:cs="Times New Roman"/>
          <w:color w:val="000000"/>
        </w:rPr>
        <w:t>perundangan</w:t>
      </w:r>
      <w:proofErr w:type="spellEnd"/>
      <w:r w:rsidRPr="004F2AF7">
        <w:rPr>
          <w:rFonts w:cs="Times New Roman"/>
          <w:color w:val="000000"/>
        </w:rPr>
        <w:t xml:space="preserve"> </w:t>
      </w:r>
      <w:proofErr w:type="spellStart"/>
      <w:r w:rsidRPr="004F2AF7">
        <w:rPr>
          <w:rFonts w:cs="Times New Roman"/>
          <w:color w:val="000000"/>
        </w:rPr>
        <w:t>baru</w:t>
      </w:r>
      <w:proofErr w:type="spellEnd"/>
      <w:r w:rsidRPr="004F2AF7">
        <w:rPr>
          <w:rFonts w:cs="Times New Roman"/>
          <w:color w:val="000000"/>
        </w:rPr>
        <w:t xml:space="preserve"> </w:t>
      </w:r>
      <w:proofErr w:type="spellStart"/>
      <w:r w:rsidRPr="004F2AF7">
        <w:rPr>
          <w:rFonts w:cs="Times New Roman"/>
          <w:color w:val="000000"/>
        </w:rPr>
        <w:t>tersebut</w:t>
      </w:r>
      <w:proofErr w:type="spellEnd"/>
      <w:r w:rsidRPr="004F2AF7">
        <w:rPr>
          <w:rFonts w:cs="Times New Roman"/>
          <w:color w:val="000000"/>
          <w:lang w:val="id-ID"/>
        </w:rPr>
        <w:t>, maka</w:t>
      </w:r>
      <w:r w:rsidRPr="004F2AF7">
        <w:rPr>
          <w:rFonts w:cs="Times New Roman"/>
          <w:color w:val="000000"/>
        </w:rPr>
        <w:t xml:space="preserve"> </w:t>
      </w:r>
      <w:proofErr w:type="spellStart"/>
      <w:proofErr w:type="gramStart"/>
      <w:r w:rsidRPr="004F2AF7">
        <w:rPr>
          <w:rFonts w:cs="Times New Roman"/>
          <w:color w:val="000000"/>
        </w:rPr>
        <w:t>akan</w:t>
      </w:r>
      <w:proofErr w:type="spellEnd"/>
      <w:proofErr w:type="gramEnd"/>
      <w:r w:rsidRPr="004F2AF7">
        <w:rPr>
          <w:rFonts w:cs="Times New Roman"/>
          <w:color w:val="000000"/>
        </w:rPr>
        <w:t xml:space="preserve"> </w:t>
      </w:r>
      <w:proofErr w:type="spellStart"/>
      <w:r w:rsidRPr="004F2AF7">
        <w:rPr>
          <w:rFonts w:cs="Times New Roman"/>
          <w:color w:val="000000"/>
        </w:rPr>
        <w:t>dimusyawarahkan</w:t>
      </w:r>
      <w:proofErr w:type="spellEnd"/>
      <w:r w:rsidRPr="004F2AF7">
        <w:rPr>
          <w:rFonts w:cs="Times New Roman"/>
          <w:color w:val="000000"/>
        </w:rPr>
        <w:t xml:space="preserve"> </w:t>
      </w:r>
      <w:proofErr w:type="spellStart"/>
      <w:r w:rsidRPr="004F2AF7">
        <w:rPr>
          <w:rFonts w:cs="Times New Roman"/>
          <w:color w:val="000000"/>
        </w:rPr>
        <w:t>kembali</w:t>
      </w:r>
      <w:proofErr w:type="spellEnd"/>
      <w:r w:rsidRPr="004F2AF7">
        <w:rPr>
          <w:rFonts w:cs="Times New Roman"/>
          <w:color w:val="000000"/>
        </w:rPr>
        <w:t xml:space="preserve"> </w:t>
      </w:r>
      <w:proofErr w:type="spellStart"/>
      <w:r w:rsidRPr="004F2AF7">
        <w:rPr>
          <w:rFonts w:cs="Times New Roman"/>
          <w:color w:val="000000"/>
        </w:rPr>
        <w:t>oleh</w:t>
      </w:r>
      <w:proofErr w:type="spellEnd"/>
      <w:r w:rsidRPr="004F2AF7">
        <w:rPr>
          <w:rFonts w:cs="Times New Roman"/>
          <w:color w:val="000000"/>
        </w:rPr>
        <w:t xml:space="preserve"> </w:t>
      </w:r>
      <w:r w:rsidRPr="004F2AF7">
        <w:rPr>
          <w:rFonts w:cs="Times New Roman"/>
          <w:b/>
          <w:color w:val="000000"/>
        </w:rPr>
        <w:t xml:space="preserve">Para </w:t>
      </w:r>
      <w:proofErr w:type="spellStart"/>
      <w:r w:rsidRPr="004F2AF7">
        <w:rPr>
          <w:rFonts w:cs="Times New Roman"/>
          <w:b/>
          <w:color w:val="000000"/>
        </w:rPr>
        <w:t>Pihak</w:t>
      </w:r>
      <w:proofErr w:type="spellEnd"/>
      <w:r w:rsidRPr="004F2AF7">
        <w:rPr>
          <w:rFonts w:cs="Times New Roman"/>
          <w:color w:val="000000"/>
        </w:rPr>
        <w:t xml:space="preserve"> </w:t>
      </w:r>
      <w:proofErr w:type="spellStart"/>
      <w:r w:rsidRPr="004F2AF7">
        <w:rPr>
          <w:rFonts w:cs="Times New Roman"/>
          <w:color w:val="000000"/>
        </w:rPr>
        <w:t>dengan</w:t>
      </w:r>
      <w:proofErr w:type="spellEnd"/>
      <w:r w:rsidRPr="004F2AF7">
        <w:rPr>
          <w:rFonts w:cs="Times New Roman"/>
          <w:color w:val="000000"/>
        </w:rPr>
        <w:t xml:space="preserve"> </w:t>
      </w:r>
      <w:proofErr w:type="spellStart"/>
      <w:r w:rsidRPr="004F2AF7">
        <w:rPr>
          <w:rFonts w:cs="Times New Roman"/>
          <w:color w:val="000000"/>
        </w:rPr>
        <w:t>tidak</w:t>
      </w:r>
      <w:proofErr w:type="spellEnd"/>
      <w:r w:rsidRPr="004F2AF7">
        <w:rPr>
          <w:rFonts w:cs="Times New Roman"/>
          <w:color w:val="000000"/>
        </w:rPr>
        <w:t xml:space="preserve"> </w:t>
      </w:r>
      <w:proofErr w:type="spellStart"/>
      <w:r w:rsidRPr="004F2AF7">
        <w:rPr>
          <w:rFonts w:cs="Times New Roman"/>
          <w:color w:val="000000"/>
        </w:rPr>
        <w:t>membatalkan</w:t>
      </w:r>
      <w:proofErr w:type="spellEnd"/>
      <w:r w:rsidRPr="004F2AF7">
        <w:rPr>
          <w:rFonts w:cs="Times New Roman"/>
          <w:color w:val="000000"/>
        </w:rPr>
        <w:t xml:space="preserve"> </w:t>
      </w:r>
      <w:proofErr w:type="spellStart"/>
      <w:r w:rsidRPr="004F2AF7">
        <w:rPr>
          <w:rFonts w:cs="Times New Roman"/>
          <w:color w:val="000000"/>
        </w:rPr>
        <w:t>perjanjian</w:t>
      </w:r>
      <w:proofErr w:type="spellEnd"/>
      <w:r w:rsidRPr="004F2AF7">
        <w:rPr>
          <w:rFonts w:cs="Times New Roman"/>
          <w:color w:val="000000"/>
        </w:rPr>
        <w:t xml:space="preserve"> </w:t>
      </w:r>
      <w:proofErr w:type="spellStart"/>
      <w:r w:rsidRPr="004F2AF7">
        <w:rPr>
          <w:rFonts w:cs="Times New Roman"/>
          <w:color w:val="000000"/>
        </w:rPr>
        <w:t>ini</w:t>
      </w:r>
      <w:proofErr w:type="spellEnd"/>
      <w:r w:rsidRPr="004F2AF7">
        <w:rPr>
          <w:rFonts w:cs="Times New Roman"/>
          <w:color w:val="000000"/>
        </w:rPr>
        <w:t>.</w:t>
      </w:r>
    </w:p>
    <w:p w:rsidR="0084356D" w:rsidRPr="004F2AF7" w:rsidRDefault="0084356D" w:rsidP="004F2AF7">
      <w:pPr>
        <w:spacing w:after="0"/>
        <w:jc w:val="both"/>
        <w:rPr>
          <w:rFonts w:ascii="Times New Roman" w:hAnsi="Times New Roman" w:cs="Times New Roman"/>
          <w:color w:val="000000" w:themeColor="text1"/>
          <w:sz w:val="24"/>
          <w:szCs w:val="24"/>
        </w:rPr>
      </w:pPr>
    </w:p>
    <w:p w:rsidR="000B50DF" w:rsidRDefault="001E0CD7" w:rsidP="004F2AF7">
      <w:pPr>
        <w:spacing w:after="0"/>
        <w:jc w:val="both"/>
        <w:rPr>
          <w:rFonts w:ascii="Times New Roman" w:hAnsi="Times New Roman" w:cs="Times New Roman"/>
          <w:color w:val="000000" w:themeColor="text1"/>
          <w:sz w:val="24"/>
          <w:szCs w:val="24"/>
        </w:rPr>
      </w:pPr>
      <w:r w:rsidRPr="004F2AF7">
        <w:rPr>
          <w:rFonts w:ascii="Times New Roman" w:hAnsi="Times New Roman" w:cs="Times New Roman"/>
          <w:color w:val="000000" w:themeColor="text1"/>
          <w:sz w:val="24"/>
          <w:szCs w:val="24"/>
        </w:rPr>
        <w:t>Demikian perjanj</w:t>
      </w:r>
      <w:r w:rsidR="00F02720" w:rsidRPr="004F2AF7">
        <w:rPr>
          <w:rFonts w:ascii="Times New Roman" w:hAnsi="Times New Roman" w:cs="Times New Roman"/>
          <w:color w:val="000000" w:themeColor="text1"/>
          <w:sz w:val="24"/>
          <w:szCs w:val="24"/>
        </w:rPr>
        <w:t>ian</w:t>
      </w:r>
      <w:r w:rsidR="00A3233A" w:rsidRPr="004F2AF7">
        <w:rPr>
          <w:rFonts w:ascii="Times New Roman" w:hAnsi="Times New Roman" w:cs="Times New Roman"/>
          <w:color w:val="000000" w:themeColor="text1"/>
          <w:sz w:val="24"/>
          <w:szCs w:val="24"/>
        </w:rPr>
        <w:t xml:space="preserve"> </w:t>
      </w:r>
      <w:r w:rsidR="00F02720" w:rsidRPr="004F2AF7">
        <w:rPr>
          <w:rFonts w:ascii="Times New Roman" w:hAnsi="Times New Roman" w:cs="Times New Roman"/>
          <w:color w:val="000000" w:themeColor="text1"/>
          <w:sz w:val="24"/>
          <w:szCs w:val="24"/>
        </w:rPr>
        <w:t xml:space="preserve">ini dibuat </w:t>
      </w:r>
      <w:r w:rsidRPr="004F2AF7">
        <w:rPr>
          <w:rFonts w:ascii="Times New Roman" w:hAnsi="Times New Roman" w:cs="Times New Roman"/>
          <w:color w:val="000000" w:themeColor="text1"/>
          <w:sz w:val="24"/>
          <w:szCs w:val="24"/>
        </w:rPr>
        <w:t>rangkap dua yang masing-m</w:t>
      </w:r>
      <w:r w:rsidR="00F02720" w:rsidRPr="004F2AF7">
        <w:rPr>
          <w:rFonts w:ascii="Times New Roman" w:hAnsi="Times New Roman" w:cs="Times New Roman"/>
          <w:color w:val="000000" w:themeColor="text1"/>
          <w:sz w:val="24"/>
          <w:szCs w:val="24"/>
        </w:rPr>
        <w:t xml:space="preserve">asing </w:t>
      </w:r>
      <w:r w:rsidRPr="004F2AF7">
        <w:rPr>
          <w:rFonts w:ascii="Times New Roman" w:hAnsi="Times New Roman" w:cs="Times New Roman"/>
          <w:color w:val="000000" w:themeColor="text1"/>
          <w:sz w:val="24"/>
          <w:szCs w:val="24"/>
        </w:rPr>
        <w:t>mempunyai kek</w:t>
      </w:r>
      <w:r w:rsidR="004F25E8" w:rsidRPr="004F2AF7">
        <w:rPr>
          <w:rFonts w:ascii="Times New Roman" w:hAnsi="Times New Roman" w:cs="Times New Roman"/>
          <w:color w:val="000000" w:themeColor="text1"/>
          <w:sz w:val="24"/>
          <w:szCs w:val="24"/>
        </w:rPr>
        <w:t>uatan hukum yang sama diatas me</w:t>
      </w:r>
      <w:r w:rsidR="00F02720" w:rsidRPr="004F2AF7">
        <w:rPr>
          <w:rFonts w:ascii="Times New Roman" w:hAnsi="Times New Roman" w:cs="Times New Roman"/>
          <w:color w:val="000000" w:themeColor="text1"/>
          <w:sz w:val="24"/>
          <w:szCs w:val="24"/>
        </w:rPr>
        <w:t xml:space="preserve">terai yang cukup satu untuk </w:t>
      </w:r>
      <w:r w:rsidR="00EF15BE" w:rsidRPr="004F2AF7">
        <w:rPr>
          <w:rFonts w:ascii="Times New Roman" w:hAnsi="Times New Roman" w:cs="Times New Roman"/>
          <w:b/>
          <w:color w:val="000000" w:themeColor="text1"/>
          <w:sz w:val="24"/>
          <w:szCs w:val="24"/>
        </w:rPr>
        <w:t>Pihak Pertama</w:t>
      </w:r>
      <w:r w:rsidR="00EF15BE" w:rsidRPr="004F2AF7">
        <w:rPr>
          <w:rFonts w:ascii="Times New Roman" w:hAnsi="Times New Roman" w:cs="Times New Roman"/>
          <w:color w:val="000000" w:themeColor="text1"/>
          <w:sz w:val="24"/>
          <w:szCs w:val="24"/>
        </w:rPr>
        <w:t xml:space="preserve"> </w:t>
      </w:r>
      <w:r w:rsidR="00F02720" w:rsidRPr="004F2AF7">
        <w:rPr>
          <w:rFonts w:ascii="Times New Roman" w:hAnsi="Times New Roman" w:cs="Times New Roman"/>
          <w:color w:val="000000" w:themeColor="text1"/>
          <w:sz w:val="24"/>
          <w:szCs w:val="24"/>
        </w:rPr>
        <w:t xml:space="preserve">dan satu untuk </w:t>
      </w:r>
      <w:r w:rsidR="00EF15BE" w:rsidRPr="004F2AF7">
        <w:rPr>
          <w:rFonts w:ascii="Times New Roman" w:hAnsi="Times New Roman" w:cs="Times New Roman"/>
          <w:b/>
          <w:color w:val="000000" w:themeColor="text1"/>
          <w:sz w:val="24"/>
          <w:szCs w:val="24"/>
        </w:rPr>
        <w:t>Pihak Kedua</w:t>
      </w:r>
      <w:r w:rsidR="00F02720" w:rsidRPr="004F2AF7">
        <w:rPr>
          <w:rFonts w:ascii="Times New Roman" w:hAnsi="Times New Roman" w:cs="Times New Roman"/>
          <w:color w:val="000000" w:themeColor="text1"/>
          <w:sz w:val="24"/>
          <w:szCs w:val="24"/>
        </w:rPr>
        <w:t>.</w:t>
      </w:r>
    </w:p>
    <w:p w:rsidR="00C20180" w:rsidRPr="004F2AF7" w:rsidRDefault="00C20180" w:rsidP="004F2AF7">
      <w:pPr>
        <w:spacing w:after="0"/>
        <w:jc w:val="both"/>
        <w:rPr>
          <w:rFonts w:ascii="Times New Roman" w:hAnsi="Times New Roman" w:cs="Times New Roman"/>
          <w:color w:val="000000" w:themeColor="text1"/>
          <w:sz w:val="24"/>
          <w:szCs w:val="24"/>
        </w:rPr>
      </w:pPr>
    </w:p>
    <w:p w:rsidR="00414AE8" w:rsidRPr="004F2AF7" w:rsidRDefault="00414AE8" w:rsidP="004F2AF7">
      <w:pPr>
        <w:spacing w:after="0"/>
        <w:jc w:val="both"/>
        <w:rPr>
          <w:rFonts w:ascii="Times New Roman" w:hAnsi="Times New Roman" w:cs="Times New Roman"/>
          <w:color w:val="000000" w:themeColor="text1"/>
          <w:sz w:val="24"/>
          <w:szCs w:val="24"/>
        </w:rPr>
      </w:pPr>
    </w:p>
    <w:tbl>
      <w:tblPr>
        <w:tblW w:w="5000" w:type="pct"/>
        <w:tblCellMar>
          <w:left w:w="0" w:type="dxa"/>
          <w:right w:w="0" w:type="dxa"/>
        </w:tblCellMar>
        <w:tblLook w:val="0000" w:firstRow="0" w:lastRow="0" w:firstColumn="0" w:lastColumn="0" w:noHBand="0" w:noVBand="0"/>
      </w:tblPr>
      <w:tblGrid>
        <w:gridCol w:w="4333"/>
        <w:gridCol w:w="4694"/>
      </w:tblGrid>
      <w:tr w:rsidR="007749D3" w:rsidRPr="004F2AF7" w:rsidTr="00C20180">
        <w:trPr>
          <w:trHeight w:val="1483"/>
        </w:trPr>
        <w:tc>
          <w:tcPr>
            <w:tcW w:w="2400" w:type="pct"/>
            <w:vAlign w:val="bottom"/>
          </w:tcPr>
          <w:p w:rsidR="007749D3" w:rsidRPr="004F2AF7" w:rsidRDefault="007749D3" w:rsidP="004F2AF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PIHAK PERTAMA</w:t>
            </w:r>
          </w:p>
          <w:p w:rsidR="007749D3" w:rsidRPr="00C30B20" w:rsidRDefault="00704725" w:rsidP="004F2AF7">
            <w:pPr>
              <w:widowControl w:val="0"/>
              <w:autoSpaceDE w:val="0"/>
              <w:autoSpaceDN w:val="0"/>
              <w:adjustRightInd w:val="0"/>
              <w:spacing w:after="0"/>
              <w:ind w:right="105"/>
              <w:jc w:val="center"/>
              <w:rPr>
                <w:rFonts w:ascii="Times New Roman" w:hAnsi="Times New Roman" w:cs="Times New Roman"/>
                <w:b/>
                <w:i/>
                <w:color w:val="000000" w:themeColor="text1"/>
                <w:sz w:val="24"/>
                <w:szCs w:val="24"/>
                <w:lang w:val="en-US"/>
                <w:rPrChange w:id="47" w:author="ROHAYATI" w:date="2024-03-12T13:52:00Z">
                  <w:rPr>
                    <w:rFonts w:ascii="Times New Roman" w:hAnsi="Times New Roman" w:cs="Times New Roman"/>
                    <w:b/>
                    <w:i/>
                    <w:color w:val="000000" w:themeColor="text1"/>
                    <w:sz w:val="24"/>
                    <w:szCs w:val="24"/>
                  </w:rPr>
                </w:rPrChange>
              </w:rPr>
            </w:pPr>
            <w:del w:id="48" w:author="ROHAYATI" w:date="2024-03-12T13:52:00Z">
              <w:r w:rsidRPr="00626DFD" w:rsidDel="00C30B20">
                <w:rPr>
                  <w:rFonts w:ascii="Times New Roman" w:hAnsi="Times New Roman" w:cs="Times New Roman"/>
                  <w:b/>
                  <w:color w:val="000000" w:themeColor="text1"/>
                  <w:sz w:val="24"/>
                  <w:szCs w:val="24"/>
                </w:rPr>
                <w:delText>Toko INOVA PRINTER &amp; CCTV</w:delText>
              </w:r>
            </w:del>
            <w:ins w:id="49" w:author="ROHAYATI" w:date="2024-03-12T13:52:00Z">
              <w:r w:rsidR="00C30B20">
                <w:rPr>
                  <w:rFonts w:ascii="Times New Roman" w:hAnsi="Times New Roman" w:cs="Times New Roman"/>
                  <w:b/>
                  <w:color w:val="000000" w:themeColor="text1"/>
                  <w:sz w:val="24"/>
                  <w:szCs w:val="24"/>
                  <w:lang w:val="en-US"/>
                </w:rPr>
                <w:t>NADIRA FLORIST</w:t>
              </w:r>
            </w:ins>
          </w:p>
          <w:p w:rsidR="00414AE8" w:rsidRPr="00704725" w:rsidRDefault="00414AE8" w:rsidP="004F2AF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rsidR="00A3233A" w:rsidRPr="004F2AF7" w:rsidRDefault="00A3233A" w:rsidP="004F2AF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rsidR="00A3233A" w:rsidRPr="004F2AF7" w:rsidRDefault="00A3233A" w:rsidP="004F2AF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rsidR="0046058D" w:rsidRPr="004F2AF7" w:rsidRDefault="0046058D" w:rsidP="004F2AF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rsidR="00465955" w:rsidRPr="004F2AF7" w:rsidRDefault="00465955" w:rsidP="004F2AF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rsidR="00A3233A" w:rsidRPr="004F2AF7" w:rsidRDefault="00A3233A" w:rsidP="004F2AF7">
            <w:pPr>
              <w:widowControl w:val="0"/>
              <w:autoSpaceDE w:val="0"/>
              <w:autoSpaceDN w:val="0"/>
              <w:adjustRightInd w:val="0"/>
              <w:spacing w:after="0"/>
              <w:ind w:right="105"/>
              <w:rPr>
                <w:rFonts w:ascii="Times New Roman" w:hAnsi="Times New Roman" w:cs="Times New Roman"/>
                <w:b/>
                <w:bCs/>
                <w:color w:val="000000" w:themeColor="text1"/>
                <w:sz w:val="24"/>
                <w:szCs w:val="24"/>
              </w:rPr>
            </w:pPr>
          </w:p>
          <w:p w:rsidR="00F33B45" w:rsidRPr="00C30B20" w:rsidRDefault="00704725" w:rsidP="004F2AF7">
            <w:pPr>
              <w:widowControl w:val="0"/>
              <w:tabs>
                <w:tab w:val="left" w:pos="3980"/>
              </w:tabs>
              <w:autoSpaceDE w:val="0"/>
              <w:autoSpaceDN w:val="0"/>
              <w:adjustRightInd w:val="0"/>
              <w:spacing w:after="0"/>
              <w:ind w:right="15"/>
              <w:jc w:val="center"/>
              <w:rPr>
                <w:rFonts w:ascii="Times New Roman" w:hAnsi="Times New Roman" w:cs="Times New Roman"/>
                <w:bCs/>
                <w:i/>
                <w:color w:val="000000" w:themeColor="text1"/>
                <w:sz w:val="24"/>
                <w:szCs w:val="24"/>
                <w:lang w:val="en-US"/>
                <w:rPrChange w:id="50" w:author="ROHAYATI" w:date="2024-03-12T13:52:00Z">
                  <w:rPr>
                    <w:rFonts w:ascii="Times New Roman" w:hAnsi="Times New Roman" w:cs="Times New Roman"/>
                    <w:bCs/>
                    <w:i/>
                    <w:color w:val="000000" w:themeColor="text1"/>
                    <w:sz w:val="24"/>
                    <w:szCs w:val="24"/>
                  </w:rPr>
                </w:rPrChange>
              </w:rPr>
            </w:pPr>
            <w:del w:id="51" w:author="ROHAYATI" w:date="2024-03-12T13:52:00Z">
              <w:r w:rsidDel="00C30B20">
                <w:rPr>
                  <w:rFonts w:ascii="Times New Roman" w:hAnsi="Times New Roman" w:cs="Times New Roman"/>
                  <w:b/>
                  <w:bCs/>
                  <w:color w:val="000000" w:themeColor="text1"/>
                  <w:sz w:val="24"/>
                  <w:szCs w:val="24"/>
                  <w:u w:val="single"/>
                </w:rPr>
                <w:delText>Moch. imron</w:delText>
              </w:r>
            </w:del>
            <w:proofErr w:type="spellStart"/>
            <w:ins w:id="52" w:author="ROHAYATI" w:date="2024-03-12T13:52:00Z">
              <w:r w:rsidR="00C30B20">
                <w:rPr>
                  <w:rFonts w:ascii="Times New Roman" w:hAnsi="Times New Roman" w:cs="Times New Roman"/>
                  <w:b/>
                  <w:bCs/>
                  <w:color w:val="000000" w:themeColor="text1"/>
                  <w:sz w:val="24"/>
                  <w:szCs w:val="24"/>
                  <w:u w:val="single"/>
                  <w:lang w:val="en-US"/>
                </w:rPr>
                <w:t>Adi</w:t>
              </w:r>
              <w:proofErr w:type="spellEnd"/>
              <w:r w:rsidR="00C30B20">
                <w:rPr>
                  <w:rFonts w:ascii="Times New Roman" w:hAnsi="Times New Roman" w:cs="Times New Roman"/>
                  <w:b/>
                  <w:bCs/>
                  <w:color w:val="000000" w:themeColor="text1"/>
                  <w:sz w:val="24"/>
                  <w:szCs w:val="24"/>
                  <w:u w:val="single"/>
                  <w:lang w:val="en-US"/>
                </w:rPr>
                <w:t xml:space="preserve"> </w:t>
              </w:r>
              <w:proofErr w:type="spellStart"/>
              <w:r w:rsidR="00C30B20">
                <w:rPr>
                  <w:rFonts w:ascii="Times New Roman" w:hAnsi="Times New Roman" w:cs="Times New Roman"/>
                  <w:b/>
                  <w:bCs/>
                  <w:color w:val="000000" w:themeColor="text1"/>
                  <w:sz w:val="24"/>
                  <w:szCs w:val="24"/>
                  <w:u w:val="single"/>
                  <w:lang w:val="en-US"/>
                </w:rPr>
                <w:t>Nugraha</w:t>
              </w:r>
            </w:ins>
            <w:proofErr w:type="spellEnd"/>
          </w:p>
          <w:p w:rsidR="007749D3" w:rsidRPr="00C30B20" w:rsidRDefault="00704725">
            <w:pPr>
              <w:widowControl w:val="0"/>
              <w:tabs>
                <w:tab w:val="left" w:pos="3980"/>
              </w:tabs>
              <w:autoSpaceDE w:val="0"/>
              <w:autoSpaceDN w:val="0"/>
              <w:adjustRightInd w:val="0"/>
              <w:spacing w:after="0"/>
              <w:ind w:right="15"/>
              <w:jc w:val="center"/>
              <w:rPr>
                <w:rFonts w:ascii="Times New Roman" w:hAnsi="Times New Roman" w:cs="Times New Roman"/>
                <w:bCs/>
                <w:color w:val="000000" w:themeColor="text1"/>
                <w:sz w:val="24"/>
                <w:szCs w:val="24"/>
                <w:lang w:val="en-US"/>
                <w:rPrChange w:id="53" w:author="ROHAYATI" w:date="2024-03-12T13:52:00Z">
                  <w:rPr>
                    <w:rFonts w:ascii="Times New Roman" w:hAnsi="Times New Roman" w:cs="Times New Roman"/>
                    <w:bCs/>
                    <w:color w:val="000000" w:themeColor="text1"/>
                    <w:sz w:val="24"/>
                    <w:szCs w:val="24"/>
                  </w:rPr>
                </w:rPrChange>
              </w:rPr>
            </w:pPr>
            <w:del w:id="54" w:author="ROHAYATI" w:date="2024-03-12T13:52:00Z">
              <w:r w:rsidDel="00C30B20">
                <w:rPr>
                  <w:rFonts w:ascii="Times New Roman" w:hAnsi="Times New Roman" w:cs="Times New Roman"/>
                  <w:color w:val="000000" w:themeColor="text1"/>
                  <w:sz w:val="24"/>
                  <w:szCs w:val="24"/>
                </w:rPr>
                <w:delText>Kepala toko</w:delText>
              </w:r>
            </w:del>
            <w:proofErr w:type="spellStart"/>
            <w:ins w:id="55" w:author="ROHAYATI" w:date="2024-03-12T13:52:00Z">
              <w:r w:rsidR="00C30B20">
                <w:rPr>
                  <w:rFonts w:ascii="Times New Roman" w:hAnsi="Times New Roman" w:cs="Times New Roman"/>
                  <w:color w:val="000000" w:themeColor="text1"/>
                  <w:sz w:val="24"/>
                  <w:szCs w:val="24"/>
                  <w:lang w:val="en-US"/>
                </w:rPr>
                <w:t>Direktur</w:t>
              </w:r>
            </w:ins>
            <w:proofErr w:type="spellEnd"/>
          </w:p>
        </w:tc>
        <w:tc>
          <w:tcPr>
            <w:tcW w:w="2600" w:type="pct"/>
            <w:vAlign w:val="bottom"/>
          </w:tcPr>
          <w:p w:rsidR="007749D3" w:rsidRPr="004F2AF7" w:rsidRDefault="007749D3"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PIHAK KEDUA</w:t>
            </w:r>
          </w:p>
          <w:p w:rsidR="007749D3" w:rsidRPr="004F2AF7" w:rsidRDefault="007749D3"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PT.</w:t>
            </w:r>
            <w:r w:rsidR="00A3233A" w:rsidRPr="004F2AF7">
              <w:rPr>
                <w:rFonts w:ascii="Times New Roman" w:hAnsi="Times New Roman" w:cs="Times New Roman"/>
                <w:b/>
                <w:bCs/>
                <w:color w:val="000000" w:themeColor="text1"/>
                <w:sz w:val="24"/>
                <w:szCs w:val="24"/>
              </w:rPr>
              <w:t xml:space="preserve"> </w:t>
            </w:r>
            <w:r w:rsidRPr="004F2AF7">
              <w:rPr>
                <w:rFonts w:ascii="Times New Roman" w:hAnsi="Times New Roman" w:cs="Times New Roman"/>
                <w:b/>
                <w:bCs/>
                <w:color w:val="000000" w:themeColor="text1"/>
                <w:sz w:val="24"/>
                <w:szCs w:val="24"/>
              </w:rPr>
              <w:t>S</w:t>
            </w:r>
            <w:r w:rsidR="0084356D" w:rsidRPr="004F2AF7">
              <w:rPr>
                <w:rFonts w:ascii="Times New Roman" w:hAnsi="Times New Roman" w:cs="Times New Roman"/>
                <w:b/>
                <w:bCs/>
                <w:color w:val="000000" w:themeColor="text1"/>
                <w:sz w:val="24"/>
                <w:szCs w:val="24"/>
              </w:rPr>
              <w:t>EMARANG AUTOCOMP MANUFACTURING INDONESIA</w:t>
            </w:r>
          </w:p>
          <w:p w:rsidR="007749D3" w:rsidRPr="004F2AF7" w:rsidRDefault="007749D3"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p>
          <w:p w:rsidR="007749D3" w:rsidRPr="004F2AF7" w:rsidRDefault="007749D3"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p>
          <w:p w:rsidR="00A3233A" w:rsidRPr="004F2AF7" w:rsidRDefault="00A3233A"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p>
          <w:p w:rsidR="0046058D" w:rsidRPr="004F2AF7" w:rsidRDefault="0046058D"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p>
          <w:p w:rsidR="00A3233A" w:rsidRPr="004F2AF7" w:rsidRDefault="00A3233A"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p>
          <w:p w:rsidR="007749D3" w:rsidRPr="00626DFD" w:rsidRDefault="005967F0" w:rsidP="004F2AF7">
            <w:pPr>
              <w:widowControl w:val="0"/>
              <w:autoSpaceDE w:val="0"/>
              <w:autoSpaceDN w:val="0"/>
              <w:adjustRightInd w:val="0"/>
              <w:spacing w:after="0"/>
              <w:jc w:val="center"/>
              <w:rPr>
                <w:rFonts w:ascii="Times New Roman" w:hAnsi="Times New Roman" w:cs="Times New Roman"/>
                <w:b/>
                <w:color w:val="000000" w:themeColor="text1"/>
                <w:sz w:val="24"/>
                <w:szCs w:val="24"/>
                <w:lang w:val="en-US"/>
              </w:rPr>
            </w:pPr>
            <w:r>
              <w:rPr>
                <w:rFonts w:ascii="Times New Roman" w:hAnsi="Times New Roman" w:cs="Times New Roman"/>
                <w:b/>
                <w:color w:val="000000" w:themeColor="text1"/>
                <w:sz w:val="24"/>
                <w:szCs w:val="24"/>
                <w:u w:val="single"/>
                <w:lang w:val="en-US"/>
              </w:rPr>
              <w:t xml:space="preserve">Kawasaki </w:t>
            </w:r>
            <w:proofErr w:type="spellStart"/>
            <w:r>
              <w:rPr>
                <w:rFonts w:ascii="Times New Roman" w:hAnsi="Times New Roman" w:cs="Times New Roman"/>
                <w:b/>
                <w:color w:val="000000" w:themeColor="text1"/>
                <w:sz w:val="24"/>
                <w:szCs w:val="24"/>
                <w:u w:val="single"/>
                <w:lang w:val="en-US"/>
              </w:rPr>
              <w:t>Nozomi</w:t>
            </w:r>
            <w:proofErr w:type="spellEnd"/>
          </w:p>
          <w:p w:rsidR="007749D3" w:rsidRPr="004F2AF7" w:rsidRDefault="006C01EA" w:rsidP="004F2AF7">
            <w:pPr>
              <w:widowControl w:val="0"/>
              <w:autoSpaceDE w:val="0"/>
              <w:autoSpaceDN w:val="0"/>
              <w:adjustRightInd w:val="0"/>
              <w:spacing w:after="0"/>
              <w:jc w:val="center"/>
              <w:rPr>
                <w:rFonts w:ascii="Times New Roman" w:hAnsi="Times New Roman" w:cs="Times New Roman"/>
                <w:bCs/>
                <w:color w:val="000000" w:themeColor="text1"/>
                <w:sz w:val="24"/>
                <w:szCs w:val="24"/>
              </w:rPr>
            </w:pPr>
            <w:r w:rsidRPr="004F2AF7">
              <w:rPr>
                <w:rFonts w:ascii="Times New Roman" w:hAnsi="Times New Roman" w:cs="Times New Roman"/>
                <w:color w:val="000000" w:themeColor="text1"/>
                <w:sz w:val="24"/>
                <w:szCs w:val="24"/>
              </w:rPr>
              <w:t>Direk</w:t>
            </w:r>
            <w:r w:rsidR="007749D3" w:rsidRPr="004F2AF7">
              <w:rPr>
                <w:rFonts w:ascii="Times New Roman" w:hAnsi="Times New Roman" w:cs="Times New Roman"/>
                <w:color w:val="000000" w:themeColor="text1"/>
                <w:sz w:val="24"/>
                <w:szCs w:val="24"/>
              </w:rPr>
              <w:t>tur</w:t>
            </w:r>
          </w:p>
        </w:tc>
      </w:tr>
    </w:tbl>
    <w:p w:rsidR="000250C0" w:rsidRPr="004F2AF7" w:rsidRDefault="000250C0" w:rsidP="004F2AF7">
      <w:pPr>
        <w:pStyle w:val="Default"/>
        <w:tabs>
          <w:tab w:val="center" w:pos="7560"/>
        </w:tabs>
        <w:spacing w:line="276" w:lineRule="auto"/>
        <w:jc w:val="both"/>
        <w:rPr>
          <w:b/>
          <w:bCs/>
          <w:color w:val="000000" w:themeColor="text1"/>
        </w:rPr>
      </w:pPr>
    </w:p>
    <w:p w:rsidR="0094347D" w:rsidRPr="004F2AF7" w:rsidRDefault="0094347D" w:rsidP="004F2AF7">
      <w:pPr>
        <w:pStyle w:val="Default"/>
        <w:tabs>
          <w:tab w:val="center" w:pos="7560"/>
        </w:tabs>
        <w:spacing w:line="276" w:lineRule="auto"/>
        <w:jc w:val="both"/>
        <w:rPr>
          <w:bCs/>
          <w:color w:val="000000" w:themeColor="text1"/>
        </w:rPr>
      </w:pPr>
    </w:p>
    <w:sectPr w:rsidR="0094347D" w:rsidRPr="004F2AF7" w:rsidSect="00041EE8">
      <w:footerReference w:type="default" r:id="rId9"/>
      <w:type w:val="continuous"/>
      <w:pgSz w:w="11907" w:h="16839" w:code="9"/>
      <w:pgMar w:top="1246" w:right="1440" w:bottom="1440" w:left="1440" w:header="720" w:footer="31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961C1" w:rsidRDefault="00D961C1" w:rsidP="001A0EC8">
      <w:pPr>
        <w:spacing w:after="0" w:line="240" w:lineRule="auto"/>
      </w:pPr>
      <w:r>
        <w:separator/>
      </w:r>
    </w:p>
  </w:endnote>
  <w:endnote w:type="continuationSeparator" w:id="0">
    <w:p w:rsidR="00D961C1" w:rsidRDefault="00D961C1" w:rsidP="001A0E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charset w:val="00"/>
    <w:family w:val="auto"/>
    <w:pitch w:val="default"/>
  </w:font>
  <w:font w:name="MS Mincho">
    <w:altName w:val="ＭＳ 明朝"/>
    <w:panose1 w:val="02020609040205080304"/>
    <w:charset w:val="80"/>
    <w:family w:val="roman"/>
    <w:notTrueType/>
    <w:pitch w:val="fixed"/>
    <w:sig w:usb0="00000001"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notTrueType/>
    <w:pitch w:val="variable"/>
    <w:sig w:usb0="00000003" w:usb1="00000000" w:usb2="00000000" w:usb3="00000000" w:csb0="00000001" w:csb1="00000000"/>
  </w:font>
  <w:font w:name="Mangal">
    <w:panose1 w:val="00000400000000000000"/>
    <w:charset w:val="01"/>
    <w:family w:val="roman"/>
    <w:notTrueType/>
    <w:pitch w:val="variable"/>
    <w:sig w:usb0="00002000" w:usb1="00000000" w:usb2="00000000" w:usb3="00000000" w:csb0="0000000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3402" w:type="dxa"/>
      <w:tblInd w:w="6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50"/>
      <w:gridCol w:w="851"/>
      <w:gridCol w:w="850"/>
      <w:gridCol w:w="851"/>
    </w:tblGrid>
    <w:tr w:rsidR="00B42BD1" w:rsidRPr="001A1104" w:rsidTr="007D7353">
      <w:trPr>
        <w:trHeight w:val="710"/>
      </w:trPr>
      <w:tc>
        <w:tcPr>
          <w:tcW w:w="850" w:type="dxa"/>
        </w:tcPr>
        <w:p w:rsidR="00B42BD1" w:rsidRPr="001A1104" w:rsidRDefault="00B42BD1" w:rsidP="00F31FB4">
          <w:pPr>
            <w:pStyle w:val="Footer"/>
            <w:jc w:val="center"/>
            <w:rPr>
              <w:rFonts w:ascii="Times New Roman" w:hAnsi="Times New Roman" w:cs="Times New Roman"/>
              <w:sz w:val="16"/>
              <w:szCs w:val="16"/>
            </w:rPr>
          </w:pPr>
          <w:r w:rsidRPr="001A1104">
            <w:rPr>
              <w:rFonts w:ascii="Times New Roman" w:hAnsi="Times New Roman" w:cs="Times New Roman"/>
              <w:sz w:val="16"/>
              <w:szCs w:val="16"/>
            </w:rPr>
            <w:t>Legal</w:t>
          </w:r>
        </w:p>
        <w:p w:rsidR="00B42BD1" w:rsidRPr="001A1104" w:rsidRDefault="00B42BD1" w:rsidP="00F31FB4">
          <w:pPr>
            <w:pStyle w:val="Footer"/>
            <w:rPr>
              <w:rFonts w:ascii="Times New Roman" w:hAnsi="Times New Roman" w:cs="Times New Roman"/>
              <w:sz w:val="16"/>
              <w:szCs w:val="16"/>
            </w:rPr>
          </w:pPr>
        </w:p>
        <w:p w:rsidR="00B42BD1" w:rsidRPr="001A1104" w:rsidRDefault="00B42BD1" w:rsidP="00F31FB4">
          <w:pPr>
            <w:pStyle w:val="Footer"/>
            <w:jc w:val="center"/>
            <w:rPr>
              <w:rFonts w:ascii="Times New Roman" w:hAnsi="Times New Roman" w:cs="Times New Roman"/>
              <w:sz w:val="16"/>
              <w:szCs w:val="16"/>
            </w:rPr>
          </w:pPr>
        </w:p>
        <w:p w:rsidR="00B42BD1" w:rsidRPr="001A1104" w:rsidRDefault="00B42BD1" w:rsidP="00F31FB4">
          <w:pPr>
            <w:pStyle w:val="Footer"/>
            <w:jc w:val="center"/>
            <w:rPr>
              <w:rFonts w:ascii="Times New Roman" w:hAnsi="Times New Roman" w:cs="Times New Roman"/>
              <w:sz w:val="16"/>
              <w:szCs w:val="16"/>
            </w:rPr>
          </w:pPr>
        </w:p>
      </w:tc>
      <w:tc>
        <w:tcPr>
          <w:tcW w:w="851" w:type="dxa"/>
        </w:tcPr>
        <w:p w:rsidR="00B42BD1" w:rsidRPr="001A1104" w:rsidRDefault="00B42BD1" w:rsidP="00F31FB4">
          <w:pPr>
            <w:pStyle w:val="Footer"/>
            <w:jc w:val="center"/>
            <w:rPr>
              <w:rFonts w:ascii="Times New Roman" w:hAnsi="Times New Roman" w:cs="Times New Roman"/>
              <w:sz w:val="16"/>
              <w:szCs w:val="16"/>
            </w:rPr>
          </w:pPr>
          <w:r w:rsidRPr="001A1104">
            <w:rPr>
              <w:rFonts w:ascii="Times New Roman" w:hAnsi="Times New Roman" w:cs="Times New Roman"/>
              <w:sz w:val="16"/>
              <w:szCs w:val="16"/>
            </w:rPr>
            <w:t>Pihak I</w:t>
          </w:r>
        </w:p>
      </w:tc>
      <w:tc>
        <w:tcPr>
          <w:tcW w:w="850" w:type="dxa"/>
          <w:tcBorders>
            <w:right w:val="single" w:sz="4" w:space="0" w:color="auto"/>
          </w:tcBorders>
        </w:tcPr>
        <w:p w:rsidR="00B42BD1" w:rsidRPr="001A1104" w:rsidRDefault="00B42BD1" w:rsidP="00F31FB4">
          <w:pPr>
            <w:pStyle w:val="Footer"/>
            <w:jc w:val="center"/>
            <w:rPr>
              <w:rFonts w:ascii="Times New Roman" w:hAnsi="Times New Roman" w:cs="Times New Roman"/>
              <w:sz w:val="16"/>
              <w:szCs w:val="16"/>
            </w:rPr>
          </w:pPr>
          <w:r w:rsidRPr="001A1104">
            <w:rPr>
              <w:rFonts w:ascii="Times New Roman" w:hAnsi="Times New Roman" w:cs="Times New Roman"/>
              <w:sz w:val="16"/>
              <w:szCs w:val="16"/>
            </w:rPr>
            <w:t>Pihak II</w:t>
          </w:r>
        </w:p>
      </w:tc>
      <w:tc>
        <w:tcPr>
          <w:tcW w:w="851" w:type="dxa"/>
          <w:tcBorders>
            <w:left w:val="single" w:sz="4" w:space="0" w:color="auto"/>
          </w:tcBorders>
        </w:tcPr>
        <w:p w:rsidR="00B42BD1" w:rsidRPr="001A1104" w:rsidRDefault="00B42BD1" w:rsidP="00F31FB4">
          <w:pPr>
            <w:pStyle w:val="Footer"/>
            <w:jc w:val="center"/>
            <w:rPr>
              <w:rFonts w:ascii="Times New Roman" w:hAnsi="Times New Roman" w:cs="Times New Roman"/>
              <w:sz w:val="16"/>
              <w:szCs w:val="16"/>
            </w:rPr>
          </w:pPr>
          <w:r w:rsidRPr="001A1104">
            <w:rPr>
              <w:rFonts w:ascii="Times New Roman" w:hAnsi="Times New Roman" w:cs="Times New Roman"/>
              <w:sz w:val="16"/>
              <w:szCs w:val="16"/>
            </w:rPr>
            <w:t>Legal</w:t>
          </w:r>
        </w:p>
      </w:tc>
    </w:tr>
  </w:tbl>
  <w:p w:rsidR="00B42BD1" w:rsidRPr="001A1104" w:rsidRDefault="00B42BD1">
    <w:pPr>
      <w:pStyle w:val="Footer"/>
      <w:rPr>
        <w:rFonts w:ascii="Times New Roman" w:hAnsi="Times New Roman" w:cs="Times New Roman"/>
        <w:sz w:val="16"/>
        <w:szCs w:val="16"/>
      </w:rPr>
    </w:pPr>
    <w:r w:rsidRPr="001A1104">
      <w:rPr>
        <w:rFonts w:ascii="Times New Roman" w:hAnsi="Times New Roman" w:cs="Times New Roman"/>
        <w:sz w:val="16"/>
        <w:szCs w:val="16"/>
      </w:rPr>
      <w:t xml:space="preserve">Hal </w:t>
    </w:r>
    <w:r w:rsidRPr="001A1104">
      <w:rPr>
        <w:rFonts w:ascii="Times New Roman" w:hAnsi="Times New Roman" w:cs="Times New Roman"/>
        <w:b/>
        <w:sz w:val="16"/>
        <w:szCs w:val="16"/>
      </w:rPr>
      <w:fldChar w:fldCharType="begin"/>
    </w:r>
    <w:r w:rsidRPr="001A1104">
      <w:rPr>
        <w:rFonts w:ascii="Times New Roman" w:hAnsi="Times New Roman" w:cs="Times New Roman"/>
        <w:b/>
        <w:sz w:val="16"/>
        <w:szCs w:val="16"/>
      </w:rPr>
      <w:instrText xml:space="preserve"> PAGE </w:instrText>
    </w:r>
    <w:r w:rsidRPr="001A1104">
      <w:rPr>
        <w:rFonts w:ascii="Times New Roman" w:hAnsi="Times New Roman" w:cs="Times New Roman"/>
        <w:b/>
        <w:sz w:val="16"/>
        <w:szCs w:val="16"/>
      </w:rPr>
      <w:fldChar w:fldCharType="separate"/>
    </w:r>
    <w:r w:rsidR="00A314B9">
      <w:rPr>
        <w:rFonts w:ascii="Times New Roman" w:hAnsi="Times New Roman" w:cs="Times New Roman"/>
        <w:b/>
        <w:noProof/>
        <w:sz w:val="16"/>
        <w:szCs w:val="16"/>
      </w:rPr>
      <w:t>7</w:t>
    </w:r>
    <w:r w:rsidRPr="001A1104">
      <w:rPr>
        <w:rFonts w:ascii="Times New Roman" w:hAnsi="Times New Roman" w:cs="Times New Roman"/>
        <w:b/>
        <w:sz w:val="16"/>
        <w:szCs w:val="16"/>
      </w:rPr>
      <w:fldChar w:fldCharType="end"/>
    </w:r>
    <w:r w:rsidRPr="001A1104">
      <w:rPr>
        <w:rFonts w:ascii="Times New Roman" w:hAnsi="Times New Roman" w:cs="Times New Roman"/>
        <w:sz w:val="16"/>
        <w:szCs w:val="16"/>
      </w:rPr>
      <w:t xml:space="preserve"> / </w:t>
    </w:r>
    <w:r w:rsidRPr="001A1104">
      <w:rPr>
        <w:rFonts w:ascii="Times New Roman" w:hAnsi="Times New Roman" w:cs="Times New Roman"/>
        <w:b/>
        <w:sz w:val="16"/>
        <w:szCs w:val="16"/>
      </w:rPr>
      <w:fldChar w:fldCharType="begin"/>
    </w:r>
    <w:r w:rsidRPr="001A1104">
      <w:rPr>
        <w:rFonts w:ascii="Times New Roman" w:hAnsi="Times New Roman" w:cs="Times New Roman"/>
        <w:b/>
        <w:sz w:val="16"/>
        <w:szCs w:val="16"/>
      </w:rPr>
      <w:instrText xml:space="preserve"> NUMPAGES  </w:instrText>
    </w:r>
    <w:r w:rsidRPr="001A1104">
      <w:rPr>
        <w:rFonts w:ascii="Times New Roman" w:hAnsi="Times New Roman" w:cs="Times New Roman"/>
        <w:b/>
        <w:sz w:val="16"/>
        <w:szCs w:val="16"/>
      </w:rPr>
      <w:fldChar w:fldCharType="separate"/>
    </w:r>
    <w:r w:rsidR="00A314B9">
      <w:rPr>
        <w:rFonts w:ascii="Times New Roman" w:hAnsi="Times New Roman" w:cs="Times New Roman"/>
        <w:b/>
        <w:noProof/>
        <w:sz w:val="16"/>
        <w:szCs w:val="16"/>
      </w:rPr>
      <w:t>7</w:t>
    </w:r>
    <w:r w:rsidRPr="001A1104">
      <w:rPr>
        <w:rFonts w:ascii="Times New Roman" w:hAnsi="Times New Roman" w:cs="Times New Roman"/>
        <w:b/>
        <w:sz w:val="16"/>
        <w:szCs w:val="16"/>
      </w:rPr>
      <w:fldChar w:fldCharType="end"/>
    </w:r>
  </w:p>
  <w:p w:rsidR="00633F67" w:rsidRPr="00633F67" w:rsidRDefault="00633F67" w:rsidP="00633F67">
    <w:pPr>
      <w:pStyle w:val="Footer"/>
      <w:rPr>
        <w:ins w:id="56" w:author="ROHAYATI" w:date="2024-03-12T13:40:00Z"/>
        <w:rFonts w:ascii="Times New Roman" w:hAnsi="Times New Roman" w:cs="Times New Roman"/>
        <w:color w:val="000000" w:themeColor="text1"/>
        <w:sz w:val="16"/>
        <w:szCs w:val="16"/>
      </w:rPr>
    </w:pPr>
    <w:ins w:id="57" w:author="ROHAYATI" w:date="2024-03-12T13:40:00Z">
      <w:r w:rsidRPr="00633F67">
        <w:rPr>
          <w:rFonts w:ascii="Times New Roman" w:hAnsi="Times New Roman" w:cs="Times New Roman"/>
          <w:color w:val="000000" w:themeColor="text1"/>
          <w:sz w:val="16"/>
          <w:szCs w:val="16"/>
        </w:rPr>
        <w:t>SAMIJF/LKM-LA/03-2024/040</w:t>
      </w:r>
    </w:ins>
  </w:p>
  <w:p w:rsidR="00626DFD" w:rsidDel="00633F67" w:rsidRDefault="00626DFD" w:rsidP="00F33B45">
    <w:pPr>
      <w:pStyle w:val="Default"/>
      <w:spacing w:line="276" w:lineRule="auto"/>
      <w:rPr>
        <w:del w:id="58" w:author="ROHAYATI" w:date="2024-03-12T13:40:00Z"/>
        <w:color w:val="000000" w:themeColor="text1"/>
        <w:sz w:val="16"/>
        <w:szCs w:val="16"/>
      </w:rPr>
    </w:pPr>
    <w:del w:id="59" w:author="ROHAYATI" w:date="2024-03-12T13:40:00Z">
      <w:r w:rsidRPr="00626DFD" w:rsidDel="00633F67">
        <w:rPr>
          <w:color w:val="000000" w:themeColor="text1"/>
          <w:sz w:val="16"/>
          <w:szCs w:val="16"/>
        </w:rPr>
        <w:delText>SAMIJF/LKM-LA/03-2024/038</w:delText>
      </w:r>
    </w:del>
  </w:p>
  <w:p w:rsidR="006A13B7" w:rsidRPr="00626DFD" w:rsidRDefault="006A13B7" w:rsidP="00F33B45">
    <w:pPr>
      <w:pStyle w:val="Default"/>
      <w:spacing w:line="276" w:lineRule="auto"/>
      <w:rPr>
        <w:color w:val="000000" w:themeColor="text1"/>
        <w:sz w:val="16"/>
        <w:szCs w:val="16"/>
        <w:lang w:val="en-US"/>
      </w:rPr>
    </w:pPr>
    <w:del w:id="60" w:author="ROHAYATI" w:date="2024-03-12T13:40:00Z">
      <w:r w:rsidRPr="00626DFD" w:rsidDel="00633F67">
        <w:rPr>
          <w:color w:val="000000" w:themeColor="text1"/>
          <w:sz w:val="16"/>
          <w:szCs w:val="16"/>
          <w:lang w:val="en-US"/>
        </w:rPr>
        <w:delText>INOVA PRINTER &amp; PT. SAMI</w:delText>
      </w:r>
    </w:del>
    <w:ins w:id="61" w:author="ROHAYATI" w:date="2024-03-12T13:40:00Z">
      <w:r w:rsidR="00633F67">
        <w:rPr>
          <w:color w:val="000000" w:themeColor="text1"/>
          <w:sz w:val="16"/>
          <w:szCs w:val="16"/>
          <w:lang w:val="en-US"/>
        </w:rPr>
        <w:t>NADIRA FLORIST &amp; PT. SAMI</w:t>
      </w:r>
    </w:ins>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961C1" w:rsidRDefault="00D961C1" w:rsidP="001A0EC8">
      <w:pPr>
        <w:spacing w:after="0" w:line="240" w:lineRule="auto"/>
      </w:pPr>
      <w:r>
        <w:separator/>
      </w:r>
    </w:p>
  </w:footnote>
  <w:footnote w:type="continuationSeparator" w:id="0">
    <w:p w:rsidR="00D961C1" w:rsidRDefault="00D961C1" w:rsidP="001A0EC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2"/>
    <w:multiLevelType w:val="multilevel"/>
    <w:tmpl w:val="00000002"/>
    <w:name w:val="WW8Num2"/>
    <w:lvl w:ilvl="0">
      <w:start w:val="1"/>
      <w:numFmt w:val="decimal"/>
      <w:lvlText w:val="%1."/>
      <w:lvlJc w:val="left"/>
      <w:pPr>
        <w:tabs>
          <w:tab w:val="num" w:pos="0"/>
        </w:tabs>
        <w:ind w:left="720" w:hanging="360"/>
      </w:pPr>
    </w:lvl>
    <w:lvl w:ilvl="1">
      <w:start w:val="1"/>
      <w:numFmt w:val="decimal"/>
      <w:lvlText w:val="%2"/>
      <w:lvlJc w:val="left"/>
      <w:pPr>
        <w:tabs>
          <w:tab w:val="num" w:pos="0"/>
        </w:tabs>
        <w:ind w:left="1080" w:hanging="360"/>
      </w:pPr>
    </w:lvl>
    <w:lvl w:ilvl="2">
      <w:start w:val="1"/>
      <w:numFmt w:val="decimal"/>
      <w:lvlText w:val="%2.%3"/>
      <w:lvlJc w:val="left"/>
      <w:pPr>
        <w:tabs>
          <w:tab w:val="num" w:pos="0"/>
        </w:tabs>
        <w:ind w:left="1440" w:hanging="360"/>
      </w:pPr>
    </w:lvl>
    <w:lvl w:ilvl="3">
      <w:start w:val="1"/>
      <w:numFmt w:val="decimal"/>
      <w:lvlText w:val="%2.%3.%4"/>
      <w:lvlJc w:val="left"/>
      <w:pPr>
        <w:tabs>
          <w:tab w:val="num" w:pos="0"/>
        </w:tabs>
        <w:ind w:left="1800" w:hanging="360"/>
      </w:pPr>
    </w:lvl>
    <w:lvl w:ilvl="4">
      <w:start w:val="1"/>
      <w:numFmt w:val="decimal"/>
      <w:lvlText w:val="%2.%3.%4.%5"/>
      <w:lvlJc w:val="left"/>
      <w:pPr>
        <w:tabs>
          <w:tab w:val="num" w:pos="0"/>
        </w:tabs>
        <w:ind w:left="2160" w:hanging="360"/>
      </w:pPr>
    </w:lvl>
    <w:lvl w:ilvl="5">
      <w:start w:val="1"/>
      <w:numFmt w:val="decimal"/>
      <w:lvlText w:val="%2.%3.%4.%5.%6"/>
      <w:lvlJc w:val="left"/>
      <w:pPr>
        <w:tabs>
          <w:tab w:val="num" w:pos="0"/>
        </w:tabs>
        <w:ind w:left="2520" w:hanging="360"/>
      </w:pPr>
    </w:lvl>
    <w:lvl w:ilvl="6">
      <w:start w:val="1"/>
      <w:numFmt w:val="decimal"/>
      <w:lvlText w:val="%2.%3.%4.%5.%6.%7"/>
      <w:lvlJc w:val="left"/>
      <w:pPr>
        <w:tabs>
          <w:tab w:val="num" w:pos="0"/>
        </w:tabs>
        <w:ind w:left="2880" w:hanging="360"/>
      </w:pPr>
    </w:lvl>
    <w:lvl w:ilvl="7">
      <w:start w:val="1"/>
      <w:numFmt w:val="decimal"/>
      <w:lvlText w:val="%2.%3.%4.%5.%6.%7.%8"/>
      <w:lvlJc w:val="left"/>
      <w:pPr>
        <w:tabs>
          <w:tab w:val="num" w:pos="0"/>
        </w:tabs>
        <w:ind w:left="3240" w:hanging="360"/>
      </w:pPr>
    </w:lvl>
    <w:lvl w:ilvl="8">
      <w:start w:val="1"/>
      <w:numFmt w:val="decimal"/>
      <w:lvlText w:val="%2.%3.%4.%5.%6.%7.%8.%9"/>
      <w:lvlJc w:val="left"/>
      <w:pPr>
        <w:tabs>
          <w:tab w:val="num" w:pos="0"/>
        </w:tabs>
        <w:ind w:left="3600" w:hanging="360"/>
      </w:pPr>
    </w:lvl>
  </w:abstractNum>
  <w:abstractNum w:abstractNumId="1" w15:restartNumberingAfterBreak="0">
    <w:nsid w:val="00000004"/>
    <w:multiLevelType w:val="multilevel"/>
    <w:tmpl w:val="00000004"/>
    <w:name w:val="WW8Num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2.%3."/>
      <w:lvlJc w:val="lef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lef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left"/>
      <w:pPr>
        <w:tabs>
          <w:tab w:val="num" w:pos="0"/>
        </w:tabs>
        <w:ind w:left="6480" w:hanging="180"/>
      </w:pPr>
    </w:lvl>
  </w:abstractNum>
  <w:abstractNum w:abstractNumId="2" w15:restartNumberingAfterBreak="0">
    <w:nsid w:val="00000005"/>
    <w:multiLevelType w:val="multilevel"/>
    <w:tmpl w:val="00000005"/>
    <w:name w:val="WW8Num5"/>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Symbol" w:hAnsi="Symbol" w:cs="OpenSymbol"/>
      </w:rPr>
    </w:lvl>
    <w:lvl w:ilvl="2">
      <w:start w:val="1"/>
      <w:numFmt w:val="bullet"/>
      <w:lvlText w:val=""/>
      <w:lvlJc w:val="left"/>
      <w:pPr>
        <w:tabs>
          <w:tab w:val="num" w:pos="1440"/>
        </w:tabs>
        <w:ind w:left="1440" w:hanging="360"/>
      </w:pPr>
      <w:rPr>
        <w:rFonts w:ascii="Symbol" w:hAnsi="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Symbol" w:hAnsi="Symbol" w:cs="OpenSymbol"/>
      </w:rPr>
    </w:lvl>
    <w:lvl w:ilvl="5">
      <w:start w:val="1"/>
      <w:numFmt w:val="bullet"/>
      <w:lvlText w:val=""/>
      <w:lvlJc w:val="left"/>
      <w:pPr>
        <w:tabs>
          <w:tab w:val="num" w:pos="2520"/>
        </w:tabs>
        <w:ind w:left="2520" w:hanging="360"/>
      </w:pPr>
      <w:rPr>
        <w:rFonts w:ascii="Symbol" w:hAnsi="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Symbol" w:hAnsi="Symbol" w:cs="OpenSymbol"/>
      </w:rPr>
    </w:lvl>
    <w:lvl w:ilvl="8">
      <w:start w:val="1"/>
      <w:numFmt w:val="bullet"/>
      <w:lvlText w:val=""/>
      <w:lvlJc w:val="left"/>
      <w:pPr>
        <w:tabs>
          <w:tab w:val="num" w:pos="3600"/>
        </w:tabs>
        <w:ind w:left="3600" w:hanging="360"/>
      </w:pPr>
      <w:rPr>
        <w:rFonts w:ascii="Symbol" w:hAnsi="Symbol" w:cs="OpenSymbol"/>
      </w:rPr>
    </w:lvl>
  </w:abstractNum>
  <w:abstractNum w:abstractNumId="3" w15:restartNumberingAfterBreak="0">
    <w:nsid w:val="00000006"/>
    <w:multiLevelType w:val="multilevel"/>
    <w:tmpl w:val="4ABED69C"/>
    <w:name w:val="WW8Num6"/>
    <w:lvl w:ilvl="0">
      <w:start w:val="1"/>
      <w:numFmt w:val="decimal"/>
      <w:lvlText w:val="(%1)"/>
      <w:lvlJc w:val="left"/>
      <w:pPr>
        <w:tabs>
          <w:tab w:val="num" w:pos="720"/>
        </w:tabs>
        <w:ind w:left="720" w:hanging="360"/>
      </w:pPr>
      <w:rPr>
        <w:rFonts w:hint="default"/>
        <w:b w:val="0"/>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00706C05"/>
    <w:multiLevelType w:val="hybridMultilevel"/>
    <w:tmpl w:val="FB86F65A"/>
    <w:lvl w:ilvl="0" w:tplc="5F48BB06">
      <w:start w:val="1"/>
      <w:numFmt w:val="decimal"/>
      <w:lvlText w:val="(%1)"/>
      <w:lvlJc w:val="left"/>
      <w:pPr>
        <w:ind w:left="928" w:hanging="360"/>
      </w:pPr>
      <w:rPr>
        <w:rFonts w:hint="default"/>
        <w:b w:val="0"/>
        <w:i w:val="0"/>
      </w:rPr>
    </w:lvl>
    <w:lvl w:ilvl="1" w:tplc="F5E603F2">
      <w:start w:val="1"/>
      <w:numFmt w:val="decimal"/>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009C1E99"/>
    <w:multiLevelType w:val="hybridMultilevel"/>
    <w:tmpl w:val="62F24C58"/>
    <w:lvl w:ilvl="0" w:tplc="4C4A05AC">
      <w:start w:val="1"/>
      <w:numFmt w:val="decimal"/>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06121765"/>
    <w:multiLevelType w:val="hybridMultilevel"/>
    <w:tmpl w:val="0434B860"/>
    <w:lvl w:ilvl="0" w:tplc="5FA24742">
      <w:start w:val="1"/>
      <w:numFmt w:val="lowerLetter"/>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7" w15:restartNumberingAfterBreak="0">
    <w:nsid w:val="08142877"/>
    <w:multiLevelType w:val="hybridMultilevel"/>
    <w:tmpl w:val="0C463E12"/>
    <w:lvl w:ilvl="0" w:tplc="1E0E5CFE">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0823600C"/>
    <w:multiLevelType w:val="hybridMultilevel"/>
    <w:tmpl w:val="D8E43B30"/>
    <w:lvl w:ilvl="0" w:tplc="0421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099A10FA"/>
    <w:multiLevelType w:val="hybridMultilevel"/>
    <w:tmpl w:val="F99EE7B0"/>
    <w:lvl w:ilvl="0" w:tplc="05BA207E">
      <w:start w:val="1"/>
      <w:numFmt w:val="decimal"/>
      <w:lvlText w:val="(%1)"/>
      <w:lvlJc w:val="left"/>
      <w:pPr>
        <w:ind w:left="705" w:hanging="360"/>
      </w:pPr>
      <w:rPr>
        <w:rFonts w:ascii="Times New Roman" w:eastAsia="Times New Roman" w:hAnsi="Times New Roman" w:cs="Times New Roman" w:hint="default"/>
        <w:b w:val="0"/>
        <w:i w:val="0"/>
        <w:strike w:val="0"/>
        <w:dstrike w:val="0"/>
        <w:color w:val="000000"/>
        <w:sz w:val="24"/>
        <w:szCs w:val="24"/>
        <w:u w:val="none" w:color="000000"/>
        <w:vertAlign w:val="baseline"/>
      </w:rPr>
    </w:lvl>
    <w:lvl w:ilvl="1" w:tplc="04210019" w:tentative="1">
      <w:start w:val="1"/>
      <w:numFmt w:val="lowerLetter"/>
      <w:lvlText w:val="%2."/>
      <w:lvlJc w:val="left"/>
      <w:pPr>
        <w:ind w:left="1425" w:hanging="360"/>
      </w:pPr>
    </w:lvl>
    <w:lvl w:ilvl="2" w:tplc="0421001B" w:tentative="1">
      <w:start w:val="1"/>
      <w:numFmt w:val="lowerRoman"/>
      <w:lvlText w:val="%3."/>
      <w:lvlJc w:val="right"/>
      <w:pPr>
        <w:ind w:left="2145" w:hanging="180"/>
      </w:pPr>
    </w:lvl>
    <w:lvl w:ilvl="3" w:tplc="0421000F" w:tentative="1">
      <w:start w:val="1"/>
      <w:numFmt w:val="decimal"/>
      <w:lvlText w:val="%4."/>
      <w:lvlJc w:val="left"/>
      <w:pPr>
        <w:ind w:left="2865" w:hanging="360"/>
      </w:pPr>
    </w:lvl>
    <w:lvl w:ilvl="4" w:tplc="04210019" w:tentative="1">
      <w:start w:val="1"/>
      <w:numFmt w:val="lowerLetter"/>
      <w:lvlText w:val="%5."/>
      <w:lvlJc w:val="left"/>
      <w:pPr>
        <w:ind w:left="3585" w:hanging="360"/>
      </w:pPr>
    </w:lvl>
    <w:lvl w:ilvl="5" w:tplc="0421001B" w:tentative="1">
      <w:start w:val="1"/>
      <w:numFmt w:val="lowerRoman"/>
      <w:lvlText w:val="%6."/>
      <w:lvlJc w:val="right"/>
      <w:pPr>
        <w:ind w:left="4305" w:hanging="180"/>
      </w:pPr>
    </w:lvl>
    <w:lvl w:ilvl="6" w:tplc="0421000F" w:tentative="1">
      <w:start w:val="1"/>
      <w:numFmt w:val="decimal"/>
      <w:lvlText w:val="%7."/>
      <w:lvlJc w:val="left"/>
      <w:pPr>
        <w:ind w:left="5025" w:hanging="360"/>
      </w:pPr>
    </w:lvl>
    <w:lvl w:ilvl="7" w:tplc="04210019" w:tentative="1">
      <w:start w:val="1"/>
      <w:numFmt w:val="lowerLetter"/>
      <w:lvlText w:val="%8."/>
      <w:lvlJc w:val="left"/>
      <w:pPr>
        <w:ind w:left="5745" w:hanging="360"/>
      </w:pPr>
    </w:lvl>
    <w:lvl w:ilvl="8" w:tplc="0421001B" w:tentative="1">
      <w:start w:val="1"/>
      <w:numFmt w:val="lowerRoman"/>
      <w:lvlText w:val="%9."/>
      <w:lvlJc w:val="right"/>
      <w:pPr>
        <w:ind w:left="6465" w:hanging="180"/>
      </w:pPr>
    </w:lvl>
  </w:abstractNum>
  <w:abstractNum w:abstractNumId="10" w15:restartNumberingAfterBreak="0">
    <w:nsid w:val="12057E9D"/>
    <w:multiLevelType w:val="hybridMultilevel"/>
    <w:tmpl w:val="5E2E7162"/>
    <w:lvl w:ilvl="0" w:tplc="4C4A05AC">
      <w:start w:val="1"/>
      <w:numFmt w:val="decimal"/>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12A60F2D"/>
    <w:multiLevelType w:val="hybridMultilevel"/>
    <w:tmpl w:val="15CA3C14"/>
    <w:lvl w:ilvl="0" w:tplc="4C4A05AC">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2" w15:restartNumberingAfterBreak="0">
    <w:nsid w:val="1318225F"/>
    <w:multiLevelType w:val="hybridMultilevel"/>
    <w:tmpl w:val="7BF04722"/>
    <w:lvl w:ilvl="0" w:tplc="D6C04128">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19A16185"/>
    <w:multiLevelType w:val="hybridMultilevel"/>
    <w:tmpl w:val="F9F4A58C"/>
    <w:lvl w:ilvl="0" w:tplc="4C4A05AC">
      <w:start w:val="1"/>
      <w:numFmt w:val="decimal"/>
      <w:lvlText w:val="(%1)"/>
      <w:lvlJc w:val="left"/>
      <w:pPr>
        <w:ind w:left="720" w:hanging="360"/>
      </w:pPr>
      <w:rPr>
        <w:rFonts w:hint="default"/>
      </w:rPr>
    </w:lvl>
    <w:lvl w:ilvl="1" w:tplc="F3B4D63A">
      <w:start w:val="1"/>
      <w:numFmt w:val="decimal"/>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2423033D"/>
    <w:multiLevelType w:val="hybridMultilevel"/>
    <w:tmpl w:val="E2EAB7F6"/>
    <w:lvl w:ilvl="0" w:tplc="4C4A05A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2547570D"/>
    <w:multiLevelType w:val="hybridMultilevel"/>
    <w:tmpl w:val="D1ECE15C"/>
    <w:lvl w:ilvl="0" w:tplc="2F426F06">
      <w:start w:val="1"/>
      <w:numFmt w:val="decimal"/>
      <w:lvlText w:val="(%1)"/>
      <w:lvlJc w:val="left"/>
      <w:pPr>
        <w:ind w:left="720" w:hanging="360"/>
      </w:pPr>
      <w:rPr>
        <w:rFonts w:hint="default"/>
        <w:b w:val="0"/>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2A467816"/>
    <w:multiLevelType w:val="multilevel"/>
    <w:tmpl w:val="47BA418A"/>
    <w:lvl w:ilvl="0">
      <w:start w:val="1"/>
      <w:numFmt w:val="decimal"/>
      <w:lvlText w:val="(%1)"/>
      <w:lvlJc w:val="left"/>
      <w:pPr>
        <w:tabs>
          <w:tab w:val="num" w:pos="0"/>
        </w:tabs>
        <w:ind w:left="720" w:hanging="360"/>
      </w:pPr>
      <w:rPr>
        <w:rFonts w:hint="default"/>
      </w:rPr>
    </w:lvl>
    <w:lvl w:ilvl="1">
      <w:start w:val="1"/>
      <w:numFmt w:val="lowerLetter"/>
      <w:lvlText w:val="%2."/>
      <w:lvlJc w:val="left"/>
      <w:pPr>
        <w:tabs>
          <w:tab w:val="num" w:pos="0"/>
        </w:tabs>
        <w:ind w:left="1440" w:hanging="360"/>
      </w:pPr>
    </w:lvl>
    <w:lvl w:ilvl="2">
      <w:start w:val="1"/>
      <w:numFmt w:val="lowerRoman"/>
      <w:lvlText w:val="%2.%3."/>
      <w:lvlJc w:val="lef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lef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left"/>
      <w:pPr>
        <w:tabs>
          <w:tab w:val="num" w:pos="0"/>
        </w:tabs>
        <w:ind w:left="6480" w:hanging="180"/>
      </w:pPr>
    </w:lvl>
  </w:abstractNum>
  <w:abstractNum w:abstractNumId="17" w15:restartNumberingAfterBreak="0">
    <w:nsid w:val="318E5509"/>
    <w:multiLevelType w:val="hybridMultilevel"/>
    <w:tmpl w:val="BE708A16"/>
    <w:lvl w:ilvl="0" w:tplc="3B40848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7352D59"/>
    <w:multiLevelType w:val="hybridMultilevel"/>
    <w:tmpl w:val="F0F464F0"/>
    <w:lvl w:ilvl="0" w:tplc="4C4A05AC">
      <w:start w:val="1"/>
      <w:numFmt w:val="decimal"/>
      <w:lvlText w:val="(%1)"/>
      <w:lvlJc w:val="left"/>
      <w:pPr>
        <w:ind w:left="720" w:hanging="360"/>
      </w:pPr>
      <w:rPr>
        <w:rFonts w:hint="default"/>
      </w:rPr>
    </w:lvl>
    <w:lvl w:ilvl="1" w:tplc="F3B4D63A">
      <w:start w:val="1"/>
      <w:numFmt w:val="decimal"/>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3AB60B1D"/>
    <w:multiLevelType w:val="hybridMultilevel"/>
    <w:tmpl w:val="F596392C"/>
    <w:lvl w:ilvl="0" w:tplc="04090019">
      <w:start w:val="1"/>
      <w:numFmt w:val="lowerLetter"/>
      <w:lvlText w:val="%1."/>
      <w:lvlJc w:val="left"/>
      <w:pPr>
        <w:ind w:left="990" w:hanging="360"/>
      </w:pPr>
    </w:lvl>
    <w:lvl w:ilvl="1" w:tplc="04210019" w:tentative="1">
      <w:start w:val="1"/>
      <w:numFmt w:val="lowerLetter"/>
      <w:lvlText w:val="%2."/>
      <w:lvlJc w:val="left"/>
      <w:pPr>
        <w:ind w:left="1710" w:hanging="360"/>
      </w:pPr>
    </w:lvl>
    <w:lvl w:ilvl="2" w:tplc="0421001B" w:tentative="1">
      <w:start w:val="1"/>
      <w:numFmt w:val="lowerRoman"/>
      <w:lvlText w:val="%3."/>
      <w:lvlJc w:val="right"/>
      <w:pPr>
        <w:ind w:left="2430" w:hanging="180"/>
      </w:pPr>
    </w:lvl>
    <w:lvl w:ilvl="3" w:tplc="0421000F" w:tentative="1">
      <w:start w:val="1"/>
      <w:numFmt w:val="decimal"/>
      <w:lvlText w:val="%4."/>
      <w:lvlJc w:val="left"/>
      <w:pPr>
        <w:ind w:left="3150" w:hanging="360"/>
      </w:pPr>
    </w:lvl>
    <w:lvl w:ilvl="4" w:tplc="04210019" w:tentative="1">
      <w:start w:val="1"/>
      <w:numFmt w:val="lowerLetter"/>
      <w:lvlText w:val="%5."/>
      <w:lvlJc w:val="left"/>
      <w:pPr>
        <w:ind w:left="3870" w:hanging="360"/>
      </w:pPr>
    </w:lvl>
    <w:lvl w:ilvl="5" w:tplc="0421001B" w:tentative="1">
      <w:start w:val="1"/>
      <w:numFmt w:val="lowerRoman"/>
      <w:lvlText w:val="%6."/>
      <w:lvlJc w:val="right"/>
      <w:pPr>
        <w:ind w:left="4590" w:hanging="180"/>
      </w:pPr>
    </w:lvl>
    <w:lvl w:ilvl="6" w:tplc="0421000F" w:tentative="1">
      <w:start w:val="1"/>
      <w:numFmt w:val="decimal"/>
      <w:lvlText w:val="%7."/>
      <w:lvlJc w:val="left"/>
      <w:pPr>
        <w:ind w:left="5310" w:hanging="360"/>
      </w:pPr>
    </w:lvl>
    <w:lvl w:ilvl="7" w:tplc="04210019" w:tentative="1">
      <w:start w:val="1"/>
      <w:numFmt w:val="lowerLetter"/>
      <w:lvlText w:val="%8."/>
      <w:lvlJc w:val="left"/>
      <w:pPr>
        <w:ind w:left="6030" w:hanging="360"/>
      </w:pPr>
    </w:lvl>
    <w:lvl w:ilvl="8" w:tplc="0421001B" w:tentative="1">
      <w:start w:val="1"/>
      <w:numFmt w:val="lowerRoman"/>
      <w:lvlText w:val="%9."/>
      <w:lvlJc w:val="right"/>
      <w:pPr>
        <w:ind w:left="6750" w:hanging="180"/>
      </w:pPr>
    </w:lvl>
  </w:abstractNum>
  <w:abstractNum w:abstractNumId="20" w15:restartNumberingAfterBreak="0">
    <w:nsid w:val="43BF473E"/>
    <w:multiLevelType w:val="hybridMultilevel"/>
    <w:tmpl w:val="BA606436"/>
    <w:lvl w:ilvl="0" w:tplc="0421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67B187C"/>
    <w:multiLevelType w:val="hybridMultilevel"/>
    <w:tmpl w:val="F5160C46"/>
    <w:lvl w:ilvl="0" w:tplc="F2680D2E">
      <w:start w:val="1"/>
      <w:numFmt w:val="decimal"/>
      <w:lvlText w:val="(%1)"/>
      <w:lvlJc w:val="left"/>
      <w:pPr>
        <w:ind w:left="720" w:hanging="360"/>
      </w:pPr>
      <w:rPr>
        <w:rFonts w:hint="default"/>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494C24F4"/>
    <w:multiLevelType w:val="hybridMultilevel"/>
    <w:tmpl w:val="B03A18AA"/>
    <w:lvl w:ilvl="0" w:tplc="967EEFA0">
      <w:start w:val="1"/>
      <w:numFmt w:val="decimal"/>
      <w:lvlText w:val="(%1)"/>
      <w:lvlJc w:val="left"/>
      <w:pPr>
        <w:ind w:left="720" w:hanging="360"/>
      </w:pPr>
      <w:rPr>
        <w:rFonts w:hint="default"/>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516B4E85"/>
    <w:multiLevelType w:val="hybridMultilevel"/>
    <w:tmpl w:val="F932A248"/>
    <w:lvl w:ilvl="0" w:tplc="4C4A05A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15:restartNumberingAfterBreak="0">
    <w:nsid w:val="56D97FF6"/>
    <w:multiLevelType w:val="hybridMultilevel"/>
    <w:tmpl w:val="ABB27DB6"/>
    <w:lvl w:ilvl="0" w:tplc="81DA03D0">
      <w:start w:val="2"/>
      <w:numFmt w:val="lowerLetter"/>
      <w:lvlText w:val="%1."/>
      <w:lvlJc w:val="left"/>
      <w:pPr>
        <w:ind w:left="345" w:firstLine="0"/>
      </w:pPr>
      <w:rPr>
        <w:rFonts w:hint="default"/>
        <w:b w:val="0"/>
        <w:i w:val="0"/>
        <w:strike w:val="0"/>
        <w:dstrike w:val="0"/>
        <w:color w:val="000000"/>
        <w:sz w:val="24"/>
        <w:szCs w:val="24"/>
        <w:u w:val="none" w:color="000000"/>
        <w:vertAlign w:val="baseline"/>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5E470D7A"/>
    <w:multiLevelType w:val="hybridMultilevel"/>
    <w:tmpl w:val="7924BF0A"/>
    <w:lvl w:ilvl="0" w:tplc="ACBE9F96">
      <w:start w:val="2"/>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15:restartNumberingAfterBreak="0">
    <w:nsid w:val="63BC7D28"/>
    <w:multiLevelType w:val="hybridMultilevel"/>
    <w:tmpl w:val="10887E9E"/>
    <w:lvl w:ilvl="0" w:tplc="4C4A05AC">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7" w15:restartNumberingAfterBreak="0">
    <w:nsid w:val="649F7E0A"/>
    <w:multiLevelType w:val="hybridMultilevel"/>
    <w:tmpl w:val="502C0340"/>
    <w:lvl w:ilvl="0" w:tplc="4C4A05A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15:restartNumberingAfterBreak="0">
    <w:nsid w:val="66F3413C"/>
    <w:multiLevelType w:val="hybridMultilevel"/>
    <w:tmpl w:val="8ADA4F26"/>
    <w:lvl w:ilvl="0" w:tplc="893097B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15:restartNumberingAfterBreak="0">
    <w:nsid w:val="6BE27B67"/>
    <w:multiLevelType w:val="hybridMultilevel"/>
    <w:tmpl w:val="EC5AF50C"/>
    <w:lvl w:ilvl="0" w:tplc="692077D6">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 w15:restartNumberingAfterBreak="0">
    <w:nsid w:val="6BF855E8"/>
    <w:multiLevelType w:val="hybridMultilevel"/>
    <w:tmpl w:val="1564F4A8"/>
    <w:lvl w:ilvl="0" w:tplc="05E6B0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70065449"/>
    <w:multiLevelType w:val="hybridMultilevel"/>
    <w:tmpl w:val="8898B49C"/>
    <w:lvl w:ilvl="0" w:tplc="9A5C3EBA">
      <w:start w:val="4"/>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2" w15:restartNumberingAfterBreak="0">
    <w:nsid w:val="706A7141"/>
    <w:multiLevelType w:val="hybridMultilevel"/>
    <w:tmpl w:val="3264B1A4"/>
    <w:lvl w:ilvl="0" w:tplc="840E7A88">
      <w:start w:val="1"/>
      <w:numFmt w:val="lowerLetter"/>
      <w:lvlText w:val="%1."/>
      <w:lvlJc w:val="left"/>
      <w:pPr>
        <w:ind w:left="786" w:hanging="360"/>
      </w:pPr>
      <w:rPr>
        <w:rFonts w:hint="default"/>
        <w:b w:val="0"/>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33" w15:restartNumberingAfterBreak="0">
    <w:nsid w:val="70BF1A6C"/>
    <w:multiLevelType w:val="hybridMultilevel"/>
    <w:tmpl w:val="8DDA679E"/>
    <w:lvl w:ilvl="0" w:tplc="2DEAD88A">
      <w:start w:val="3"/>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4" w15:restartNumberingAfterBreak="0">
    <w:nsid w:val="71F17D59"/>
    <w:multiLevelType w:val="hybridMultilevel"/>
    <w:tmpl w:val="D80C01C8"/>
    <w:lvl w:ilvl="0" w:tplc="C60C4F40">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35" w15:restartNumberingAfterBreak="0">
    <w:nsid w:val="733B67B6"/>
    <w:multiLevelType w:val="hybridMultilevel"/>
    <w:tmpl w:val="0250F464"/>
    <w:lvl w:ilvl="0" w:tplc="484CEDBC">
      <w:numFmt w:val="bullet"/>
      <w:lvlText w:val="-"/>
      <w:lvlJc w:val="left"/>
      <w:pPr>
        <w:ind w:left="720" w:hanging="360"/>
      </w:pPr>
      <w:rPr>
        <w:rFonts w:ascii="Times New Roman" w:eastAsiaTheme="minorEastAsia" w:hAnsi="Times New Roman" w:cs="Times New Roman" w:hint="default"/>
      </w:rPr>
    </w:lvl>
    <w:lvl w:ilvl="1" w:tplc="04210003">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6" w15:restartNumberingAfterBreak="0">
    <w:nsid w:val="77C1745E"/>
    <w:multiLevelType w:val="hybridMultilevel"/>
    <w:tmpl w:val="34AE8474"/>
    <w:lvl w:ilvl="0" w:tplc="00000002">
      <w:start w:val="1"/>
      <w:numFmt w:val="bullet"/>
      <w:lvlText w:val="-"/>
      <w:lvlJc w:val="left"/>
      <w:pPr>
        <w:ind w:left="720" w:hanging="360"/>
      </w:pPr>
      <w:rPr>
        <w:rFonts w:ascii="Times New Roman" w:hAnsi="Times New Roman" w:cs="Times New Roman"/>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7" w15:restartNumberingAfterBreak="0">
    <w:nsid w:val="7A794A35"/>
    <w:multiLevelType w:val="hybridMultilevel"/>
    <w:tmpl w:val="130C30C4"/>
    <w:lvl w:ilvl="0" w:tplc="4C4A05AC">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num w:numId="1">
    <w:abstractNumId w:val="3"/>
  </w:num>
  <w:num w:numId="2">
    <w:abstractNumId w:val="17"/>
  </w:num>
  <w:num w:numId="3">
    <w:abstractNumId w:val="30"/>
  </w:num>
  <w:num w:numId="4">
    <w:abstractNumId w:val="36"/>
  </w:num>
  <w:num w:numId="5">
    <w:abstractNumId w:val="4"/>
  </w:num>
  <w:num w:numId="6">
    <w:abstractNumId w:val="11"/>
  </w:num>
  <w:num w:numId="7">
    <w:abstractNumId w:val="35"/>
  </w:num>
  <w:num w:numId="8">
    <w:abstractNumId w:val="22"/>
  </w:num>
  <w:num w:numId="9">
    <w:abstractNumId w:val="14"/>
  </w:num>
  <w:num w:numId="10">
    <w:abstractNumId w:val="27"/>
  </w:num>
  <w:num w:numId="11">
    <w:abstractNumId w:val="23"/>
  </w:num>
  <w:num w:numId="12">
    <w:abstractNumId w:val="18"/>
  </w:num>
  <w:num w:numId="13">
    <w:abstractNumId w:val="16"/>
  </w:num>
  <w:num w:numId="14">
    <w:abstractNumId w:val="19"/>
  </w:num>
  <w:num w:numId="15">
    <w:abstractNumId w:val="28"/>
  </w:num>
  <w:num w:numId="16">
    <w:abstractNumId w:val="13"/>
  </w:num>
  <w:num w:numId="17">
    <w:abstractNumId w:val="25"/>
  </w:num>
  <w:num w:numId="18">
    <w:abstractNumId w:val="33"/>
  </w:num>
  <w:num w:numId="19">
    <w:abstractNumId w:val="31"/>
  </w:num>
  <w:num w:numId="20">
    <w:abstractNumId w:val="5"/>
  </w:num>
  <w:num w:numId="21">
    <w:abstractNumId w:val="32"/>
  </w:num>
  <w:num w:numId="22">
    <w:abstractNumId w:val="34"/>
  </w:num>
  <w:num w:numId="23">
    <w:abstractNumId w:val="21"/>
  </w:num>
  <w:num w:numId="24">
    <w:abstractNumId w:val="7"/>
  </w:num>
  <w:num w:numId="25">
    <w:abstractNumId w:val="29"/>
  </w:num>
  <w:num w:numId="26">
    <w:abstractNumId w:val="6"/>
  </w:num>
  <w:num w:numId="27">
    <w:abstractNumId w:val="26"/>
  </w:num>
  <w:num w:numId="28">
    <w:abstractNumId w:val="12"/>
  </w:num>
  <w:num w:numId="29">
    <w:abstractNumId w:val="15"/>
  </w:num>
  <w:num w:numId="30">
    <w:abstractNumId w:val="9"/>
  </w:num>
  <w:num w:numId="31">
    <w:abstractNumId w:val="24"/>
  </w:num>
  <w:num w:numId="32">
    <w:abstractNumId w:val="10"/>
  </w:num>
  <w:num w:numId="33">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20"/>
  </w:num>
  <w:num w:numId="35">
    <w:abstractNumId w:val="8"/>
  </w:num>
  <w:numIdMacAtCleanup w:val="19"/>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ROHAYATI">
    <w15:presenceInfo w15:providerId="AD" w15:userId="S-1-5-21-1426287905-1730833988-3196665247-466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revisionView w:comments="0" w:insDel="0" w:formatting="0"/>
  <w:trackRevisions/>
  <w:defaultTabStop w:val="720"/>
  <w:drawingGridHorizontalSpacing w:val="110"/>
  <w:displayHorizontalDrawingGridEvery w:val="2"/>
  <w:characterSpacingControl w:val="doNotCompress"/>
  <w:hdrShapeDefaults>
    <o:shapedefaults v:ext="edit" spidmax="10241"/>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6442"/>
    <w:rsid w:val="000016A6"/>
    <w:rsid w:val="00002861"/>
    <w:rsid w:val="0000685A"/>
    <w:rsid w:val="00011391"/>
    <w:rsid w:val="000133E9"/>
    <w:rsid w:val="000208EE"/>
    <w:rsid w:val="000250C0"/>
    <w:rsid w:val="0003139A"/>
    <w:rsid w:val="0003772D"/>
    <w:rsid w:val="00041EE8"/>
    <w:rsid w:val="00042008"/>
    <w:rsid w:val="00043F9B"/>
    <w:rsid w:val="000449C5"/>
    <w:rsid w:val="00052833"/>
    <w:rsid w:val="00052C5B"/>
    <w:rsid w:val="000532DC"/>
    <w:rsid w:val="00055704"/>
    <w:rsid w:val="000573BB"/>
    <w:rsid w:val="00061783"/>
    <w:rsid w:val="00062D02"/>
    <w:rsid w:val="000721BE"/>
    <w:rsid w:val="0008012D"/>
    <w:rsid w:val="0008169F"/>
    <w:rsid w:val="0008627A"/>
    <w:rsid w:val="00093071"/>
    <w:rsid w:val="000A4DEB"/>
    <w:rsid w:val="000B2290"/>
    <w:rsid w:val="000B4643"/>
    <w:rsid w:val="000B50DF"/>
    <w:rsid w:val="000C114B"/>
    <w:rsid w:val="000C32A6"/>
    <w:rsid w:val="000E030E"/>
    <w:rsid w:val="000E6C54"/>
    <w:rsid w:val="000E732D"/>
    <w:rsid w:val="000F0BD6"/>
    <w:rsid w:val="000F0D8E"/>
    <w:rsid w:val="000F27F8"/>
    <w:rsid w:val="000F7A42"/>
    <w:rsid w:val="00105D1D"/>
    <w:rsid w:val="00116A55"/>
    <w:rsid w:val="001368C2"/>
    <w:rsid w:val="00147AB0"/>
    <w:rsid w:val="00163EC8"/>
    <w:rsid w:val="00163EF0"/>
    <w:rsid w:val="001703D8"/>
    <w:rsid w:val="00176442"/>
    <w:rsid w:val="0019486C"/>
    <w:rsid w:val="00197EFA"/>
    <w:rsid w:val="001A0EC8"/>
    <w:rsid w:val="001A1104"/>
    <w:rsid w:val="001A5DFD"/>
    <w:rsid w:val="001B567F"/>
    <w:rsid w:val="001E0CD7"/>
    <w:rsid w:val="001E5A94"/>
    <w:rsid w:val="001E5DF7"/>
    <w:rsid w:val="001E6F70"/>
    <w:rsid w:val="001E7C01"/>
    <w:rsid w:val="001F4635"/>
    <w:rsid w:val="00200A76"/>
    <w:rsid w:val="00213EEA"/>
    <w:rsid w:val="00223ABB"/>
    <w:rsid w:val="00225337"/>
    <w:rsid w:val="00227C20"/>
    <w:rsid w:val="0024559D"/>
    <w:rsid w:val="00245D5B"/>
    <w:rsid w:val="00247A39"/>
    <w:rsid w:val="002615DC"/>
    <w:rsid w:val="002644FA"/>
    <w:rsid w:val="00265BEC"/>
    <w:rsid w:val="00280AF6"/>
    <w:rsid w:val="002842D6"/>
    <w:rsid w:val="0028476B"/>
    <w:rsid w:val="002915F4"/>
    <w:rsid w:val="0029213C"/>
    <w:rsid w:val="002952FC"/>
    <w:rsid w:val="002A4C5C"/>
    <w:rsid w:val="002C62A1"/>
    <w:rsid w:val="002D032E"/>
    <w:rsid w:val="002E36F1"/>
    <w:rsid w:val="002E3882"/>
    <w:rsid w:val="002E3D4A"/>
    <w:rsid w:val="002E634B"/>
    <w:rsid w:val="002F2DE3"/>
    <w:rsid w:val="002F2FBD"/>
    <w:rsid w:val="00313CF4"/>
    <w:rsid w:val="003213F6"/>
    <w:rsid w:val="003505BA"/>
    <w:rsid w:val="003567B4"/>
    <w:rsid w:val="0035701F"/>
    <w:rsid w:val="00361FDF"/>
    <w:rsid w:val="00364052"/>
    <w:rsid w:val="003646D6"/>
    <w:rsid w:val="00364ECB"/>
    <w:rsid w:val="00370997"/>
    <w:rsid w:val="00374E42"/>
    <w:rsid w:val="003750C5"/>
    <w:rsid w:val="00392558"/>
    <w:rsid w:val="003C5922"/>
    <w:rsid w:val="003E63D8"/>
    <w:rsid w:val="003F0264"/>
    <w:rsid w:val="003F4FD7"/>
    <w:rsid w:val="003F5ED0"/>
    <w:rsid w:val="003F74DB"/>
    <w:rsid w:val="004112A0"/>
    <w:rsid w:val="00414AE8"/>
    <w:rsid w:val="00415D5A"/>
    <w:rsid w:val="004166BB"/>
    <w:rsid w:val="00424E0D"/>
    <w:rsid w:val="00451346"/>
    <w:rsid w:val="0046058D"/>
    <w:rsid w:val="00465955"/>
    <w:rsid w:val="00482CD8"/>
    <w:rsid w:val="0048477C"/>
    <w:rsid w:val="004877CB"/>
    <w:rsid w:val="004932E8"/>
    <w:rsid w:val="00494FE4"/>
    <w:rsid w:val="004961FA"/>
    <w:rsid w:val="004A04F5"/>
    <w:rsid w:val="004B06E2"/>
    <w:rsid w:val="004B1269"/>
    <w:rsid w:val="004B765E"/>
    <w:rsid w:val="004C18E3"/>
    <w:rsid w:val="004C397A"/>
    <w:rsid w:val="004C673E"/>
    <w:rsid w:val="004D59D9"/>
    <w:rsid w:val="004D6DB4"/>
    <w:rsid w:val="004D7437"/>
    <w:rsid w:val="004D7C0B"/>
    <w:rsid w:val="004E4261"/>
    <w:rsid w:val="004F25E8"/>
    <w:rsid w:val="004F2AF7"/>
    <w:rsid w:val="00500450"/>
    <w:rsid w:val="005010F6"/>
    <w:rsid w:val="005151EA"/>
    <w:rsid w:val="00517428"/>
    <w:rsid w:val="00525602"/>
    <w:rsid w:val="0052684D"/>
    <w:rsid w:val="00526995"/>
    <w:rsid w:val="00544BEC"/>
    <w:rsid w:val="00550F4B"/>
    <w:rsid w:val="00555BDE"/>
    <w:rsid w:val="00560D57"/>
    <w:rsid w:val="00571030"/>
    <w:rsid w:val="005736E5"/>
    <w:rsid w:val="00575435"/>
    <w:rsid w:val="005967F0"/>
    <w:rsid w:val="005A6D39"/>
    <w:rsid w:val="005B05C3"/>
    <w:rsid w:val="005B2481"/>
    <w:rsid w:val="005C1299"/>
    <w:rsid w:val="005C1806"/>
    <w:rsid w:val="005D74EB"/>
    <w:rsid w:val="005F72BA"/>
    <w:rsid w:val="006007C3"/>
    <w:rsid w:val="0060474E"/>
    <w:rsid w:val="006257F5"/>
    <w:rsid w:val="00626DFD"/>
    <w:rsid w:val="00633F67"/>
    <w:rsid w:val="00637F9E"/>
    <w:rsid w:val="00652BDB"/>
    <w:rsid w:val="006578F3"/>
    <w:rsid w:val="006643C9"/>
    <w:rsid w:val="00681E76"/>
    <w:rsid w:val="00682701"/>
    <w:rsid w:val="0068476C"/>
    <w:rsid w:val="0069154D"/>
    <w:rsid w:val="006921BD"/>
    <w:rsid w:val="00694166"/>
    <w:rsid w:val="00695E68"/>
    <w:rsid w:val="006A13B7"/>
    <w:rsid w:val="006A2E10"/>
    <w:rsid w:val="006A7050"/>
    <w:rsid w:val="006B584B"/>
    <w:rsid w:val="006C01EA"/>
    <w:rsid w:val="006D1A1C"/>
    <w:rsid w:val="006D3013"/>
    <w:rsid w:val="006F3111"/>
    <w:rsid w:val="006F458E"/>
    <w:rsid w:val="006F69B6"/>
    <w:rsid w:val="00700E71"/>
    <w:rsid w:val="00704725"/>
    <w:rsid w:val="007129D7"/>
    <w:rsid w:val="00723AC8"/>
    <w:rsid w:val="00725D8B"/>
    <w:rsid w:val="007314BB"/>
    <w:rsid w:val="007347F0"/>
    <w:rsid w:val="00734C31"/>
    <w:rsid w:val="00745D12"/>
    <w:rsid w:val="0075080D"/>
    <w:rsid w:val="00754F7C"/>
    <w:rsid w:val="00757B73"/>
    <w:rsid w:val="00757FD9"/>
    <w:rsid w:val="00761B6C"/>
    <w:rsid w:val="00762664"/>
    <w:rsid w:val="007749D3"/>
    <w:rsid w:val="0077700F"/>
    <w:rsid w:val="007771D6"/>
    <w:rsid w:val="00781168"/>
    <w:rsid w:val="00791E76"/>
    <w:rsid w:val="007A5FEB"/>
    <w:rsid w:val="007B00D8"/>
    <w:rsid w:val="007B1764"/>
    <w:rsid w:val="007C1728"/>
    <w:rsid w:val="007C1C86"/>
    <w:rsid w:val="007D5ED5"/>
    <w:rsid w:val="007D7353"/>
    <w:rsid w:val="007E2FDA"/>
    <w:rsid w:val="007F2280"/>
    <w:rsid w:val="007F489B"/>
    <w:rsid w:val="007F510D"/>
    <w:rsid w:val="007F5E99"/>
    <w:rsid w:val="008065E6"/>
    <w:rsid w:val="00824E1A"/>
    <w:rsid w:val="008256CD"/>
    <w:rsid w:val="00836BC0"/>
    <w:rsid w:val="00837023"/>
    <w:rsid w:val="0084356D"/>
    <w:rsid w:val="008522C7"/>
    <w:rsid w:val="00852FD9"/>
    <w:rsid w:val="00856F60"/>
    <w:rsid w:val="0086202A"/>
    <w:rsid w:val="00862B95"/>
    <w:rsid w:val="008640AB"/>
    <w:rsid w:val="0086459C"/>
    <w:rsid w:val="00864EFD"/>
    <w:rsid w:val="00870FE2"/>
    <w:rsid w:val="008712D5"/>
    <w:rsid w:val="00881FEF"/>
    <w:rsid w:val="00884943"/>
    <w:rsid w:val="008864DE"/>
    <w:rsid w:val="00886BF6"/>
    <w:rsid w:val="0089725F"/>
    <w:rsid w:val="008A15FE"/>
    <w:rsid w:val="008A77AD"/>
    <w:rsid w:val="008C06BD"/>
    <w:rsid w:val="008D10D9"/>
    <w:rsid w:val="008D5913"/>
    <w:rsid w:val="008E1462"/>
    <w:rsid w:val="008E280C"/>
    <w:rsid w:val="008E348A"/>
    <w:rsid w:val="008E36CA"/>
    <w:rsid w:val="008E7BD2"/>
    <w:rsid w:val="008F01A0"/>
    <w:rsid w:val="008F1187"/>
    <w:rsid w:val="008F632C"/>
    <w:rsid w:val="00902684"/>
    <w:rsid w:val="00905734"/>
    <w:rsid w:val="00905B48"/>
    <w:rsid w:val="009068B9"/>
    <w:rsid w:val="00907B5F"/>
    <w:rsid w:val="009367D1"/>
    <w:rsid w:val="0094347D"/>
    <w:rsid w:val="0094635A"/>
    <w:rsid w:val="00954086"/>
    <w:rsid w:val="0095718C"/>
    <w:rsid w:val="009644E5"/>
    <w:rsid w:val="00967C87"/>
    <w:rsid w:val="00973458"/>
    <w:rsid w:val="009850FF"/>
    <w:rsid w:val="00992CA3"/>
    <w:rsid w:val="009A0DEF"/>
    <w:rsid w:val="009A778D"/>
    <w:rsid w:val="009A7A24"/>
    <w:rsid w:val="009B1BFF"/>
    <w:rsid w:val="009B456F"/>
    <w:rsid w:val="009B5971"/>
    <w:rsid w:val="009B5E15"/>
    <w:rsid w:val="009C08F9"/>
    <w:rsid w:val="009C5ADA"/>
    <w:rsid w:val="009D0753"/>
    <w:rsid w:val="009D2077"/>
    <w:rsid w:val="009D3E71"/>
    <w:rsid w:val="009D596D"/>
    <w:rsid w:val="009E4B48"/>
    <w:rsid w:val="00A119D8"/>
    <w:rsid w:val="00A12E59"/>
    <w:rsid w:val="00A17C10"/>
    <w:rsid w:val="00A314B9"/>
    <w:rsid w:val="00A3233A"/>
    <w:rsid w:val="00A40055"/>
    <w:rsid w:val="00A43BE8"/>
    <w:rsid w:val="00A43CD8"/>
    <w:rsid w:val="00A475D7"/>
    <w:rsid w:val="00A53C6B"/>
    <w:rsid w:val="00A62477"/>
    <w:rsid w:val="00A6360C"/>
    <w:rsid w:val="00A64D10"/>
    <w:rsid w:val="00A655A1"/>
    <w:rsid w:val="00A67E4C"/>
    <w:rsid w:val="00A701BC"/>
    <w:rsid w:val="00A80544"/>
    <w:rsid w:val="00A812BE"/>
    <w:rsid w:val="00A81572"/>
    <w:rsid w:val="00A87434"/>
    <w:rsid w:val="00A935F8"/>
    <w:rsid w:val="00AB39AE"/>
    <w:rsid w:val="00AB77A2"/>
    <w:rsid w:val="00AC58E9"/>
    <w:rsid w:val="00AD185B"/>
    <w:rsid w:val="00AD3B24"/>
    <w:rsid w:val="00AD7185"/>
    <w:rsid w:val="00AF2584"/>
    <w:rsid w:val="00B02046"/>
    <w:rsid w:val="00B02DA1"/>
    <w:rsid w:val="00B04A0F"/>
    <w:rsid w:val="00B0726F"/>
    <w:rsid w:val="00B33166"/>
    <w:rsid w:val="00B41120"/>
    <w:rsid w:val="00B42BD1"/>
    <w:rsid w:val="00B44053"/>
    <w:rsid w:val="00B674C0"/>
    <w:rsid w:val="00B72D69"/>
    <w:rsid w:val="00B752B9"/>
    <w:rsid w:val="00B8566F"/>
    <w:rsid w:val="00B907C6"/>
    <w:rsid w:val="00B97F45"/>
    <w:rsid w:val="00BA5E6B"/>
    <w:rsid w:val="00BB1696"/>
    <w:rsid w:val="00BB7F0A"/>
    <w:rsid w:val="00BC7620"/>
    <w:rsid w:val="00BD2109"/>
    <w:rsid w:val="00BE3F10"/>
    <w:rsid w:val="00BF3E6E"/>
    <w:rsid w:val="00BF56B8"/>
    <w:rsid w:val="00BF75D9"/>
    <w:rsid w:val="00C20180"/>
    <w:rsid w:val="00C30B20"/>
    <w:rsid w:val="00C3138F"/>
    <w:rsid w:val="00C31B30"/>
    <w:rsid w:val="00C40991"/>
    <w:rsid w:val="00C419A0"/>
    <w:rsid w:val="00C42A89"/>
    <w:rsid w:val="00C4451F"/>
    <w:rsid w:val="00C4481B"/>
    <w:rsid w:val="00C5376B"/>
    <w:rsid w:val="00C57C2E"/>
    <w:rsid w:val="00C63720"/>
    <w:rsid w:val="00C75503"/>
    <w:rsid w:val="00C7675B"/>
    <w:rsid w:val="00C81459"/>
    <w:rsid w:val="00C8171A"/>
    <w:rsid w:val="00C8217D"/>
    <w:rsid w:val="00C83D73"/>
    <w:rsid w:val="00C91D9A"/>
    <w:rsid w:val="00CA42F7"/>
    <w:rsid w:val="00CC0247"/>
    <w:rsid w:val="00CD3FD1"/>
    <w:rsid w:val="00CD4D92"/>
    <w:rsid w:val="00CE1E7C"/>
    <w:rsid w:val="00D026D9"/>
    <w:rsid w:val="00D124E1"/>
    <w:rsid w:val="00D218EE"/>
    <w:rsid w:val="00D21C54"/>
    <w:rsid w:val="00D23420"/>
    <w:rsid w:val="00D239B5"/>
    <w:rsid w:val="00D367A7"/>
    <w:rsid w:val="00D46468"/>
    <w:rsid w:val="00D473A8"/>
    <w:rsid w:val="00D55BD3"/>
    <w:rsid w:val="00D60591"/>
    <w:rsid w:val="00D74CF8"/>
    <w:rsid w:val="00D826E6"/>
    <w:rsid w:val="00D95567"/>
    <w:rsid w:val="00D961C1"/>
    <w:rsid w:val="00DA2057"/>
    <w:rsid w:val="00DA6D1C"/>
    <w:rsid w:val="00DB1FC8"/>
    <w:rsid w:val="00DC03C0"/>
    <w:rsid w:val="00DC11F4"/>
    <w:rsid w:val="00DC2D4B"/>
    <w:rsid w:val="00DC2F3B"/>
    <w:rsid w:val="00DC6B2D"/>
    <w:rsid w:val="00DD6B5C"/>
    <w:rsid w:val="00DD6E4C"/>
    <w:rsid w:val="00DE3B51"/>
    <w:rsid w:val="00DF2180"/>
    <w:rsid w:val="00DF60CB"/>
    <w:rsid w:val="00E0092D"/>
    <w:rsid w:val="00E04469"/>
    <w:rsid w:val="00E16BCC"/>
    <w:rsid w:val="00E20609"/>
    <w:rsid w:val="00E236C0"/>
    <w:rsid w:val="00E353B1"/>
    <w:rsid w:val="00E46359"/>
    <w:rsid w:val="00E47D9D"/>
    <w:rsid w:val="00E930F0"/>
    <w:rsid w:val="00E94CFB"/>
    <w:rsid w:val="00EA31F6"/>
    <w:rsid w:val="00EA7074"/>
    <w:rsid w:val="00EE2208"/>
    <w:rsid w:val="00EF15BE"/>
    <w:rsid w:val="00EF5290"/>
    <w:rsid w:val="00F00A90"/>
    <w:rsid w:val="00F02720"/>
    <w:rsid w:val="00F05C63"/>
    <w:rsid w:val="00F07ABC"/>
    <w:rsid w:val="00F11B38"/>
    <w:rsid w:val="00F11D33"/>
    <w:rsid w:val="00F20D42"/>
    <w:rsid w:val="00F31FB4"/>
    <w:rsid w:val="00F32AC4"/>
    <w:rsid w:val="00F3305E"/>
    <w:rsid w:val="00F33B45"/>
    <w:rsid w:val="00F34FEF"/>
    <w:rsid w:val="00F475F6"/>
    <w:rsid w:val="00F608C1"/>
    <w:rsid w:val="00F61558"/>
    <w:rsid w:val="00F65F2C"/>
    <w:rsid w:val="00F82055"/>
    <w:rsid w:val="00F83283"/>
    <w:rsid w:val="00F85898"/>
    <w:rsid w:val="00F87CB1"/>
    <w:rsid w:val="00F93734"/>
    <w:rsid w:val="00FA1814"/>
    <w:rsid w:val="00FA28C3"/>
    <w:rsid w:val="00FB0D2C"/>
    <w:rsid w:val="00FB22B8"/>
    <w:rsid w:val="00FB239E"/>
    <w:rsid w:val="00FB277C"/>
    <w:rsid w:val="00FB3EBB"/>
    <w:rsid w:val="00FB4651"/>
    <w:rsid w:val="00FC0358"/>
    <w:rsid w:val="00FC2703"/>
    <w:rsid w:val="00FD6283"/>
    <w:rsid w:val="00FD7661"/>
    <w:rsid w:val="00FE256B"/>
    <w:rsid w:val="00FF0F60"/>
  </w:rsids>
  <m:mathPr>
    <m:mathFont m:val="Cambria Math"/>
    <m:brkBin m:val="before"/>
    <m:brkBinSub m:val="--"/>
    <m:smallFrac/>
    <m:dispDef/>
    <m:lMargin m:val="0"/>
    <m:rMargin m:val="0"/>
    <m:defJc m:val="centerGroup"/>
    <m:wrapIndent m:val="1440"/>
    <m:intLim m:val="subSup"/>
    <m:naryLim m:val="undOvr"/>
  </m:mathPr>
  <w:themeFontLang w:val="id-ID" w:eastAsia="ja-JP"/>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5:docId w15:val="{9F58B5FB-D33E-4A5F-9D40-E9010F7CBC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id-ID" w:eastAsia="id-ID"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next w:val="Normal"/>
    <w:link w:val="Heading1Char"/>
    <w:uiPriority w:val="9"/>
    <w:qFormat/>
    <w:rsid w:val="0084356D"/>
    <w:pPr>
      <w:keepNext/>
      <w:keepLines/>
      <w:spacing w:after="16" w:line="256" w:lineRule="auto"/>
      <w:ind w:left="10" w:right="3" w:hanging="10"/>
      <w:jc w:val="center"/>
      <w:outlineLvl w:val="0"/>
    </w:pPr>
    <w:rPr>
      <w:rFonts w:ascii="Times New Roman" w:eastAsia="Times New Roman" w:hAnsi="Times New Roman" w:cs="Times New Roman"/>
      <w:b/>
      <w:color w:val="000000"/>
      <w:sz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176442"/>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cwcot">
    <w:name w:val="cwcot"/>
    <w:basedOn w:val="DefaultParagraphFont"/>
    <w:rsid w:val="00E20609"/>
  </w:style>
  <w:style w:type="character" w:styleId="CommentReference">
    <w:name w:val="annotation reference"/>
    <w:basedOn w:val="DefaultParagraphFont"/>
    <w:uiPriority w:val="99"/>
    <w:semiHidden/>
    <w:unhideWhenUsed/>
    <w:rsid w:val="0094347D"/>
    <w:rPr>
      <w:rFonts w:cs="Times New Roman"/>
      <w:sz w:val="16"/>
      <w:szCs w:val="16"/>
    </w:rPr>
  </w:style>
  <w:style w:type="paragraph" w:styleId="CommentText">
    <w:name w:val="annotation text"/>
    <w:basedOn w:val="Normal"/>
    <w:link w:val="CommentTextChar"/>
    <w:uiPriority w:val="99"/>
    <w:unhideWhenUsed/>
    <w:rsid w:val="0094347D"/>
    <w:rPr>
      <w:sz w:val="20"/>
      <w:szCs w:val="20"/>
    </w:rPr>
  </w:style>
  <w:style w:type="character" w:customStyle="1" w:styleId="CommentTextChar">
    <w:name w:val="Comment Text Char"/>
    <w:basedOn w:val="DefaultParagraphFont"/>
    <w:link w:val="CommentText"/>
    <w:uiPriority w:val="99"/>
    <w:rsid w:val="0094347D"/>
    <w:rPr>
      <w:rFonts w:eastAsiaTheme="minorEastAsia"/>
      <w:sz w:val="20"/>
      <w:szCs w:val="20"/>
      <w:lang w:val="id-ID" w:eastAsia="id-ID"/>
    </w:rPr>
  </w:style>
  <w:style w:type="paragraph" w:styleId="BalloonText">
    <w:name w:val="Balloon Text"/>
    <w:basedOn w:val="Normal"/>
    <w:link w:val="BalloonTextChar"/>
    <w:uiPriority w:val="99"/>
    <w:semiHidden/>
    <w:unhideWhenUsed/>
    <w:rsid w:val="0094347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4347D"/>
    <w:rPr>
      <w:rFonts w:ascii="Tahoma" w:hAnsi="Tahoma" w:cs="Tahoma"/>
      <w:sz w:val="16"/>
      <w:szCs w:val="16"/>
    </w:rPr>
  </w:style>
  <w:style w:type="paragraph" w:styleId="ListParagraph">
    <w:name w:val="List Paragraph"/>
    <w:basedOn w:val="Normal"/>
    <w:link w:val="ListParagraphChar"/>
    <w:uiPriority w:val="34"/>
    <w:qFormat/>
    <w:rsid w:val="001E0CD7"/>
    <w:pPr>
      <w:suppressAutoHyphens/>
      <w:spacing w:after="0" w:line="240" w:lineRule="auto"/>
      <w:ind w:left="720"/>
    </w:pPr>
    <w:rPr>
      <w:rFonts w:ascii="Times New Roman" w:eastAsia="Arial Unicode MS" w:hAnsi="Times New Roman" w:cs="Mangal"/>
      <w:kern w:val="1"/>
      <w:sz w:val="24"/>
      <w:szCs w:val="24"/>
      <w:lang w:val="en-GB" w:eastAsia="hi-IN" w:bidi="hi-IN"/>
    </w:rPr>
  </w:style>
  <w:style w:type="character" w:customStyle="1" w:styleId="WW8Num1z0">
    <w:name w:val="WW8Num1z0"/>
    <w:rsid w:val="001A0EC8"/>
    <w:rPr>
      <w:b w:val="0"/>
    </w:rPr>
  </w:style>
  <w:style w:type="paragraph" w:styleId="Header">
    <w:name w:val="header"/>
    <w:basedOn w:val="Normal"/>
    <w:link w:val="HeaderChar"/>
    <w:uiPriority w:val="99"/>
    <w:unhideWhenUsed/>
    <w:rsid w:val="001A0EC8"/>
    <w:pPr>
      <w:tabs>
        <w:tab w:val="center" w:pos="4513"/>
        <w:tab w:val="right" w:pos="9026"/>
      </w:tabs>
      <w:spacing w:after="0" w:line="240" w:lineRule="auto"/>
    </w:pPr>
  </w:style>
  <w:style w:type="character" w:customStyle="1" w:styleId="HeaderChar">
    <w:name w:val="Header Char"/>
    <w:basedOn w:val="DefaultParagraphFont"/>
    <w:link w:val="Header"/>
    <w:uiPriority w:val="99"/>
    <w:rsid w:val="001A0EC8"/>
  </w:style>
  <w:style w:type="paragraph" w:styleId="Footer">
    <w:name w:val="footer"/>
    <w:basedOn w:val="Normal"/>
    <w:link w:val="FooterChar"/>
    <w:uiPriority w:val="99"/>
    <w:unhideWhenUsed/>
    <w:rsid w:val="001A0EC8"/>
    <w:pPr>
      <w:tabs>
        <w:tab w:val="center" w:pos="4513"/>
        <w:tab w:val="right" w:pos="9026"/>
      </w:tabs>
      <w:spacing w:after="0" w:line="240" w:lineRule="auto"/>
    </w:pPr>
  </w:style>
  <w:style w:type="character" w:customStyle="1" w:styleId="FooterChar">
    <w:name w:val="Footer Char"/>
    <w:basedOn w:val="DefaultParagraphFont"/>
    <w:link w:val="Footer"/>
    <w:uiPriority w:val="99"/>
    <w:rsid w:val="001A0EC8"/>
  </w:style>
  <w:style w:type="table" w:styleId="TableGrid">
    <w:name w:val="Table Grid"/>
    <w:basedOn w:val="TableNormal"/>
    <w:uiPriority w:val="59"/>
    <w:rsid w:val="00973458"/>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9B1BFF"/>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C5376B"/>
    <w:pPr>
      <w:spacing w:line="240" w:lineRule="auto"/>
    </w:pPr>
    <w:rPr>
      <w:b/>
      <w:bCs/>
      <w:lang w:val="en-US" w:eastAsia="en-US"/>
    </w:rPr>
  </w:style>
  <w:style w:type="character" w:customStyle="1" w:styleId="CommentSubjectChar">
    <w:name w:val="Comment Subject Char"/>
    <w:basedOn w:val="CommentTextChar"/>
    <w:link w:val="CommentSubject"/>
    <w:uiPriority w:val="99"/>
    <w:semiHidden/>
    <w:rsid w:val="00C5376B"/>
    <w:rPr>
      <w:rFonts w:eastAsiaTheme="minorEastAsia"/>
      <w:b/>
      <w:bCs/>
      <w:sz w:val="20"/>
      <w:szCs w:val="20"/>
      <w:lang w:val="id-ID" w:eastAsia="id-ID"/>
    </w:rPr>
  </w:style>
  <w:style w:type="paragraph" w:styleId="NormalWeb">
    <w:name w:val="Normal (Web)"/>
    <w:basedOn w:val="Normal"/>
    <w:uiPriority w:val="99"/>
    <w:semiHidden/>
    <w:unhideWhenUsed/>
    <w:rsid w:val="00AF2584"/>
    <w:pPr>
      <w:spacing w:before="280" w:after="115" w:line="240" w:lineRule="auto"/>
    </w:pPr>
    <w:rPr>
      <w:rFonts w:ascii="Times New Roman" w:hAnsi="Times New Roman" w:cs="Times New Roman"/>
      <w:sz w:val="24"/>
      <w:szCs w:val="24"/>
      <w:lang w:eastAsia="ar-SA"/>
    </w:rPr>
  </w:style>
  <w:style w:type="character" w:customStyle="1" w:styleId="Heading1Char">
    <w:name w:val="Heading 1 Char"/>
    <w:basedOn w:val="DefaultParagraphFont"/>
    <w:link w:val="Heading1"/>
    <w:uiPriority w:val="9"/>
    <w:rsid w:val="0084356D"/>
    <w:rPr>
      <w:rFonts w:ascii="Times New Roman" w:eastAsia="Times New Roman" w:hAnsi="Times New Roman" w:cs="Times New Roman"/>
      <w:b/>
      <w:color w:val="000000"/>
      <w:sz w:val="24"/>
      <w:lang w:val="en-US" w:eastAsia="en-US"/>
    </w:rPr>
  </w:style>
  <w:style w:type="character" w:customStyle="1" w:styleId="ListParagraphChar">
    <w:name w:val="List Paragraph Char"/>
    <w:link w:val="ListParagraph"/>
    <w:uiPriority w:val="34"/>
    <w:locked/>
    <w:rsid w:val="0084356D"/>
    <w:rPr>
      <w:rFonts w:ascii="Times New Roman" w:eastAsia="Arial Unicode MS" w:hAnsi="Times New Roman" w:cs="Mangal"/>
      <w:kern w:val="1"/>
      <w:sz w:val="24"/>
      <w:szCs w:val="24"/>
      <w:lang w:val="en-GB" w:eastAsia="hi-IN" w:bidi="hi-IN"/>
    </w:rPr>
  </w:style>
  <w:style w:type="character" w:customStyle="1" w:styleId="jlqj4b">
    <w:name w:val="jlqj4b"/>
    <w:basedOn w:val="DefaultParagraphFont"/>
    <w:rsid w:val="00FC03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9114282">
      <w:bodyDiv w:val="1"/>
      <w:marLeft w:val="0"/>
      <w:marRight w:val="0"/>
      <w:marTop w:val="0"/>
      <w:marBottom w:val="0"/>
      <w:divBdr>
        <w:top w:val="none" w:sz="0" w:space="0" w:color="auto"/>
        <w:left w:val="none" w:sz="0" w:space="0" w:color="auto"/>
        <w:bottom w:val="none" w:sz="0" w:space="0" w:color="auto"/>
        <w:right w:val="none" w:sz="0" w:space="0" w:color="auto"/>
      </w:divBdr>
    </w:div>
    <w:div w:id="534075924">
      <w:bodyDiv w:val="1"/>
      <w:marLeft w:val="0"/>
      <w:marRight w:val="0"/>
      <w:marTop w:val="0"/>
      <w:marBottom w:val="0"/>
      <w:divBdr>
        <w:top w:val="none" w:sz="0" w:space="0" w:color="auto"/>
        <w:left w:val="none" w:sz="0" w:space="0" w:color="auto"/>
        <w:bottom w:val="none" w:sz="0" w:space="0" w:color="auto"/>
        <w:right w:val="none" w:sz="0" w:space="0" w:color="auto"/>
      </w:divBdr>
    </w:div>
    <w:div w:id="625429756">
      <w:bodyDiv w:val="1"/>
      <w:marLeft w:val="0"/>
      <w:marRight w:val="0"/>
      <w:marTop w:val="0"/>
      <w:marBottom w:val="0"/>
      <w:divBdr>
        <w:top w:val="none" w:sz="0" w:space="0" w:color="auto"/>
        <w:left w:val="none" w:sz="0" w:space="0" w:color="auto"/>
        <w:bottom w:val="none" w:sz="0" w:space="0" w:color="auto"/>
        <w:right w:val="none" w:sz="0" w:space="0" w:color="auto"/>
      </w:divBdr>
    </w:div>
    <w:div w:id="668757676">
      <w:bodyDiv w:val="1"/>
      <w:marLeft w:val="0"/>
      <w:marRight w:val="0"/>
      <w:marTop w:val="0"/>
      <w:marBottom w:val="0"/>
      <w:divBdr>
        <w:top w:val="none" w:sz="0" w:space="0" w:color="auto"/>
        <w:left w:val="none" w:sz="0" w:space="0" w:color="auto"/>
        <w:bottom w:val="none" w:sz="0" w:space="0" w:color="auto"/>
        <w:right w:val="none" w:sz="0" w:space="0" w:color="auto"/>
      </w:divBdr>
    </w:div>
    <w:div w:id="937562631">
      <w:bodyDiv w:val="1"/>
      <w:marLeft w:val="0"/>
      <w:marRight w:val="0"/>
      <w:marTop w:val="0"/>
      <w:marBottom w:val="0"/>
      <w:divBdr>
        <w:top w:val="none" w:sz="0" w:space="0" w:color="auto"/>
        <w:left w:val="none" w:sz="0" w:space="0" w:color="auto"/>
        <w:bottom w:val="none" w:sz="0" w:space="0" w:color="auto"/>
        <w:right w:val="none" w:sz="0" w:space="0" w:color="auto"/>
      </w:divBdr>
    </w:div>
    <w:div w:id="984159360">
      <w:bodyDiv w:val="1"/>
      <w:marLeft w:val="0"/>
      <w:marRight w:val="0"/>
      <w:marTop w:val="0"/>
      <w:marBottom w:val="0"/>
      <w:divBdr>
        <w:top w:val="none" w:sz="0" w:space="0" w:color="auto"/>
        <w:left w:val="none" w:sz="0" w:space="0" w:color="auto"/>
        <w:bottom w:val="none" w:sz="0" w:space="0" w:color="auto"/>
        <w:right w:val="none" w:sz="0" w:space="0" w:color="auto"/>
      </w:divBdr>
    </w:div>
    <w:div w:id="20845225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adsl.or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EB10D5-BD87-49B9-B4BA-BF30E3BABD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7</Pages>
  <Words>2163</Words>
  <Characters>12330</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CtrlSoft</Company>
  <LinksUpToDate>false</LinksUpToDate>
  <CharactersWithSpaces>14465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MIS</dc:creator>
  <cp:lastModifiedBy>ROHAYATI</cp:lastModifiedBy>
  <cp:revision>5</cp:revision>
  <cp:lastPrinted>2018-01-16T08:24:00Z</cp:lastPrinted>
  <dcterms:created xsi:type="dcterms:W3CDTF">2024-03-07T05:44:00Z</dcterms:created>
  <dcterms:modified xsi:type="dcterms:W3CDTF">2024-03-12T07:05:00Z</dcterms:modified>
</cp:coreProperties>
</file>