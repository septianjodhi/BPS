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134FE3" w14:textId="77777777" w:rsidR="00176442" w:rsidRPr="00892D67" w:rsidRDefault="00176442" w:rsidP="004F2AF7">
      <w:pPr>
        <w:pStyle w:val="Default"/>
        <w:spacing w:line="276" w:lineRule="auto"/>
        <w:jc w:val="center"/>
        <w:rPr>
          <w:rFonts w:ascii="Arial" w:hAnsi="Arial" w:cs="Arial"/>
          <w:b/>
          <w:bCs/>
          <w:color w:val="000000" w:themeColor="text1"/>
          <w:sz w:val="22"/>
          <w:szCs w:val="22"/>
          <w:rPrChange w:id="0" w:author="Rizky Sahadewa" w:date="2022-07-25T10:18:00Z">
            <w:rPr>
              <w:b/>
              <w:bCs/>
              <w:color w:val="000000" w:themeColor="text1"/>
            </w:rPr>
          </w:rPrChange>
        </w:rPr>
      </w:pPr>
      <w:r w:rsidRPr="00892D67">
        <w:rPr>
          <w:rFonts w:ascii="Arial" w:hAnsi="Arial" w:cs="Arial"/>
          <w:b/>
          <w:bCs/>
          <w:color w:val="000000" w:themeColor="text1"/>
          <w:sz w:val="22"/>
          <w:szCs w:val="22"/>
          <w:rPrChange w:id="1" w:author="Rizky Sahadewa" w:date="2022-07-25T10:18:00Z">
            <w:rPr>
              <w:b/>
              <w:bCs/>
              <w:color w:val="000000" w:themeColor="text1"/>
            </w:rPr>
          </w:rPrChange>
        </w:rPr>
        <w:t xml:space="preserve">PERJANJIAN </w:t>
      </w:r>
      <w:r w:rsidR="005B2481" w:rsidRPr="00892D67">
        <w:rPr>
          <w:rFonts w:ascii="Arial" w:hAnsi="Arial" w:cs="Arial"/>
          <w:b/>
          <w:bCs/>
          <w:color w:val="000000" w:themeColor="text1"/>
          <w:sz w:val="22"/>
          <w:szCs w:val="22"/>
          <w:rPrChange w:id="2" w:author="Rizky Sahadewa" w:date="2022-07-25T10:18:00Z">
            <w:rPr>
              <w:b/>
              <w:bCs/>
              <w:color w:val="000000" w:themeColor="text1"/>
            </w:rPr>
          </w:rPrChange>
        </w:rPr>
        <w:t xml:space="preserve">KONTRAK </w:t>
      </w:r>
      <w:r w:rsidRPr="00892D67">
        <w:rPr>
          <w:rFonts w:ascii="Arial" w:hAnsi="Arial" w:cs="Arial"/>
          <w:b/>
          <w:bCs/>
          <w:color w:val="000000" w:themeColor="text1"/>
          <w:sz w:val="22"/>
          <w:szCs w:val="22"/>
          <w:rPrChange w:id="3" w:author="Rizky Sahadewa" w:date="2022-07-25T10:18:00Z">
            <w:rPr>
              <w:b/>
              <w:bCs/>
              <w:color w:val="000000" w:themeColor="text1"/>
            </w:rPr>
          </w:rPrChange>
        </w:rPr>
        <w:t>KERJASAMA</w:t>
      </w:r>
    </w:p>
    <w:p w14:paraId="41EC738F" w14:textId="77777777" w:rsidR="00A62477" w:rsidRPr="00892D67" w:rsidRDefault="00A62477" w:rsidP="004F2AF7">
      <w:pPr>
        <w:pStyle w:val="Default"/>
        <w:spacing w:line="276" w:lineRule="auto"/>
        <w:jc w:val="center"/>
        <w:rPr>
          <w:rFonts w:ascii="Arial" w:hAnsi="Arial" w:cs="Arial"/>
          <w:color w:val="000000" w:themeColor="text1"/>
          <w:sz w:val="22"/>
          <w:szCs w:val="22"/>
          <w:rPrChange w:id="4" w:author="Rizky Sahadewa" w:date="2022-07-25T10:18:00Z">
            <w:rPr>
              <w:color w:val="000000" w:themeColor="text1"/>
            </w:rPr>
          </w:rPrChange>
        </w:rPr>
      </w:pPr>
      <w:r w:rsidRPr="00892D67">
        <w:rPr>
          <w:rFonts w:ascii="Arial" w:hAnsi="Arial" w:cs="Arial"/>
          <w:b/>
          <w:bCs/>
          <w:color w:val="000000" w:themeColor="text1"/>
          <w:sz w:val="22"/>
          <w:szCs w:val="22"/>
          <w:rPrChange w:id="5" w:author="Rizky Sahadewa" w:date="2022-07-25T10:18:00Z">
            <w:rPr>
              <w:b/>
              <w:bCs/>
              <w:color w:val="000000" w:themeColor="text1"/>
            </w:rPr>
          </w:rPrChange>
        </w:rPr>
        <w:t>antara</w:t>
      </w:r>
    </w:p>
    <w:p w14:paraId="271A025A" w14:textId="6C47CD43" w:rsidR="00176442" w:rsidRPr="00892D67" w:rsidRDefault="000F22D3" w:rsidP="004F2AF7">
      <w:pPr>
        <w:pStyle w:val="Default"/>
        <w:spacing w:line="276" w:lineRule="auto"/>
        <w:jc w:val="center"/>
        <w:rPr>
          <w:rFonts w:ascii="Arial" w:hAnsi="Arial" w:cs="Arial"/>
          <w:color w:val="000000" w:themeColor="text1"/>
          <w:lang w:val="en-US"/>
          <w:rPrChange w:id="6" w:author="Rizky Sahadewa" w:date="2022-07-25T10:18:00Z">
            <w:rPr>
              <w:color w:val="000000" w:themeColor="text1"/>
              <w:lang w:val="en-US"/>
            </w:rPr>
          </w:rPrChange>
        </w:rPr>
      </w:pPr>
      <w:r w:rsidRPr="00892D67">
        <w:rPr>
          <w:rFonts w:ascii="Arial" w:hAnsi="Arial" w:cs="Arial"/>
          <w:b/>
          <w:bCs/>
          <w:color w:val="000000" w:themeColor="text1"/>
          <w:lang w:val="en-US"/>
          <w:rPrChange w:id="7" w:author="Rizky Sahadewa" w:date="2022-07-25T10:18:00Z">
            <w:rPr>
              <w:b/>
              <w:bCs/>
              <w:color w:val="000000" w:themeColor="text1"/>
              <w:lang w:val="en-US"/>
            </w:rPr>
          </w:rPrChange>
        </w:rPr>
        <w:t xml:space="preserve">PT KURITA INDONESIA </w:t>
      </w:r>
    </w:p>
    <w:p w14:paraId="2BD90286" w14:textId="77777777" w:rsidR="00176442" w:rsidRPr="00892D67" w:rsidRDefault="00176442" w:rsidP="004F2AF7">
      <w:pPr>
        <w:pStyle w:val="Default"/>
        <w:spacing w:line="276" w:lineRule="auto"/>
        <w:jc w:val="center"/>
        <w:rPr>
          <w:rFonts w:ascii="Arial" w:hAnsi="Arial" w:cs="Arial"/>
          <w:b/>
          <w:color w:val="000000" w:themeColor="text1"/>
          <w:sz w:val="22"/>
          <w:szCs w:val="22"/>
          <w:rPrChange w:id="8" w:author="Rizky Sahadewa" w:date="2022-07-25T10:18:00Z">
            <w:rPr>
              <w:b/>
              <w:color w:val="000000" w:themeColor="text1"/>
            </w:rPr>
          </w:rPrChange>
        </w:rPr>
      </w:pPr>
      <w:r w:rsidRPr="00892D67">
        <w:rPr>
          <w:rFonts w:ascii="Arial" w:hAnsi="Arial" w:cs="Arial"/>
          <w:b/>
          <w:color w:val="000000" w:themeColor="text1"/>
          <w:sz w:val="22"/>
          <w:szCs w:val="22"/>
          <w:rPrChange w:id="9" w:author="Rizky Sahadewa" w:date="2022-07-25T10:18:00Z">
            <w:rPr>
              <w:b/>
              <w:color w:val="000000" w:themeColor="text1"/>
            </w:rPr>
          </w:rPrChange>
        </w:rPr>
        <w:t>dengan</w:t>
      </w:r>
    </w:p>
    <w:p w14:paraId="3F42A1A0" w14:textId="77777777" w:rsidR="00176442" w:rsidRPr="00892D67" w:rsidRDefault="00374E42" w:rsidP="004F2AF7">
      <w:pPr>
        <w:pStyle w:val="Default"/>
        <w:pBdr>
          <w:bottom w:val="double" w:sz="6" w:space="1" w:color="auto"/>
        </w:pBdr>
        <w:spacing w:line="276" w:lineRule="auto"/>
        <w:jc w:val="center"/>
        <w:rPr>
          <w:rFonts w:ascii="Arial" w:hAnsi="Arial" w:cs="Arial"/>
          <w:b/>
          <w:bCs/>
          <w:color w:val="000000" w:themeColor="text1"/>
          <w:rPrChange w:id="10" w:author="Rizky Sahadewa" w:date="2022-07-25T10:18:00Z">
            <w:rPr>
              <w:b/>
              <w:bCs/>
              <w:color w:val="000000" w:themeColor="text1"/>
            </w:rPr>
          </w:rPrChange>
        </w:rPr>
      </w:pPr>
      <w:r w:rsidRPr="00892D67">
        <w:rPr>
          <w:rFonts w:ascii="Arial" w:hAnsi="Arial" w:cs="Arial"/>
          <w:b/>
          <w:bCs/>
          <w:color w:val="000000" w:themeColor="text1"/>
          <w:rPrChange w:id="11" w:author="Rizky Sahadewa" w:date="2022-07-25T10:18:00Z">
            <w:rPr>
              <w:b/>
              <w:bCs/>
              <w:color w:val="000000" w:themeColor="text1"/>
            </w:rPr>
          </w:rPrChange>
        </w:rPr>
        <w:t xml:space="preserve">PT. </w:t>
      </w:r>
      <w:r w:rsidR="004C397A" w:rsidRPr="00892D67">
        <w:rPr>
          <w:rFonts w:ascii="Arial" w:hAnsi="Arial" w:cs="Arial"/>
          <w:b/>
          <w:bCs/>
          <w:color w:val="000000" w:themeColor="text1"/>
          <w:rPrChange w:id="12" w:author="Rizky Sahadewa" w:date="2022-07-25T10:18:00Z">
            <w:rPr>
              <w:b/>
              <w:bCs/>
              <w:color w:val="000000" w:themeColor="text1"/>
            </w:rPr>
          </w:rPrChange>
        </w:rPr>
        <w:t>SEMARANG AUTOCOMP MANUFACTURING INDONESIA</w:t>
      </w:r>
      <w:r w:rsidR="003567B4" w:rsidRPr="00892D67">
        <w:rPr>
          <w:rFonts w:ascii="Arial" w:hAnsi="Arial" w:cs="Arial"/>
          <w:b/>
          <w:bCs/>
          <w:color w:val="000000" w:themeColor="text1"/>
          <w:rPrChange w:id="13" w:author="Rizky Sahadewa" w:date="2022-07-25T10:18:00Z">
            <w:rPr>
              <w:b/>
              <w:bCs/>
              <w:color w:val="000000" w:themeColor="text1"/>
            </w:rPr>
          </w:rPrChange>
        </w:rPr>
        <w:t xml:space="preserve"> (PT.SAMI)</w:t>
      </w:r>
    </w:p>
    <w:p w14:paraId="10110A24" w14:textId="77777777" w:rsidR="00406C65" w:rsidRDefault="00406C65" w:rsidP="004F2AF7">
      <w:pPr>
        <w:pStyle w:val="Default"/>
        <w:spacing w:line="276" w:lineRule="auto"/>
        <w:jc w:val="center"/>
        <w:rPr>
          <w:ins w:id="14" w:author="ROHAYATI" w:date="2024-06-06T12:21:00Z"/>
          <w:rFonts w:ascii="Arial" w:hAnsi="Arial" w:cs="Arial"/>
          <w:color w:val="auto"/>
          <w:sz w:val="22"/>
          <w:szCs w:val="22"/>
        </w:rPr>
      </w:pPr>
      <w:ins w:id="15" w:author="ROHAYATI" w:date="2024-06-06T12:21:00Z">
        <w:r w:rsidRPr="00406C65">
          <w:rPr>
            <w:rFonts w:ascii="Arial" w:hAnsi="Arial" w:cs="Arial"/>
            <w:color w:val="auto"/>
            <w:sz w:val="22"/>
            <w:szCs w:val="22"/>
          </w:rPr>
          <w:t>SAMIJF/LKM-LA/05-2024/079</w:t>
        </w:r>
      </w:ins>
    </w:p>
    <w:p w14:paraId="7A3F53E2" w14:textId="78BEAE1D" w:rsidR="00F33B45" w:rsidRPr="00892D67" w:rsidDel="00167F22" w:rsidRDefault="00F33B45" w:rsidP="004F2AF7">
      <w:pPr>
        <w:pStyle w:val="Default"/>
        <w:spacing w:line="276" w:lineRule="auto"/>
        <w:jc w:val="center"/>
        <w:rPr>
          <w:del w:id="16" w:author="ROHAYATI" w:date="2021-06-16T16:05:00Z"/>
          <w:rFonts w:ascii="Arial" w:hAnsi="Arial" w:cs="Arial"/>
          <w:i/>
          <w:color w:val="000000" w:themeColor="text1"/>
          <w:sz w:val="22"/>
          <w:szCs w:val="22"/>
          <w:lang w:val="en-US"/>
          <w:rPrChange w:id="17" w:author="Rizky Sahadewa" w:date="2022-07-25T10:18:00Z">
            <w:rPr>
              <w:del w:id="18" w:author="ROHAYATI" w:date="2021-06-16T16:05:00Z"/>
              <w:i/>
              <w:color w:val="000000" w:themeColor="text1"/>
              <w:lang w:val="en-US"/>
            </w:rPr>
          </w:rPrChange>
        </w:rPr>
      </w:pPr>
      <w:del w:id="19" w:author="ROHAYATI" w:date="2021-06-16T16:05:00Z">
        <w:r w:rsidRPr="00892D67" w:rsidDel="00167F22">
          <w:rPr>
            <w:rFonts w:ascii="Arial" w:hAnsi="Arial" w:cs="Arial"/>
            <w:color w:val="000000" w:themeColor="text1"/>
            <w:sz w:val="22"/>
            <w:szCs w:val="22"/>
            <w:lang w:val="en-US"/>
            <w:rPrChange w:id="20" w:author="Rizky Sahadewa" w:date="2022-07-25T10:18:00Z">
              <w:rPr>
                <w:color w:val="000000" w:themeColor="text1"/>
                <w:lang w:val="en-US"/>
              </w:rPr>
            </w:rPrChange>
          </w:rPr>
          <w:delText xml:space="preserve">………………………… </w:delText>
        </w:r>
        <w:r w:rsidRPr="00892D67" w:rsidDel="00167F22">
          <w:rPr>
            <w:rFonts w:ascii="Arial" w:hAnsi="Arial" w:cs="Arial"/>
            <w:i/>
            <w:color w:val="000000" w:themeColor="text1"/>
            <w:sz w:val="22"/>
            <w:szCs w:val="22"/>
            <w:lang w:val="en-US"/>
            <w:rPrChange w:id="21" w:author="Rizky Sahadewa" w:date="2022-07-25T10:18:00Z">
              <w:rPr>
                <w:i/>
                <w:color w:val="000000" w:themeColor="text1"/>
                <w:lang w:val="en-US"/>
              </w:rPr>
            </w:rPrChange>
          </w:rPr>
          <w:delText>[Nomor kontrak]</w:delText>
        </w:r>
      </w:del>
    </w:p>
    <w:p w14:paraId="6A82005B" w14:textId="77777777" w:rsidR="00F33B45" w:rsidRPr="00892D67" w:rsidRDefault="00F33B45" w:rsidP="004F2AF7">
      <w:pPr>
        <w:pStyle w:val="Default"/>
        <w:spacing w:line="276" w:lineRule="auto"/>
        <w:jc w:val="center"/>
        <w:rPr>
          <w:rFonts w:ascii="Arial" w:hAnsi="Arial" w:cs="Arial"/>
          <w:color w:val="000000" w:themeColor="text1"/>
          <w:sz w:val="22"/>
          <w:szCs w:val="22"/>
          <w:lang w:val="en-US"/>
          <w:rPrChange w:id="22" w:author="Rizky Sahadewa" w:date="2022-07-25T10:18:00Z">
            <w:rPr>
              <w:color w:val="000000" w:themeColor="text1"/>
              <w:lang w:val="en-US"/>
            </w:rPr>
          </w:rPrChange>
        </w:rPr>
      </w:pPr>
    </w:p>
    <w:p w14:paraId="18549B9F" w14:textId="115D24F8" w:rsidR="00176442" w:rsidRPr="00892D67" w:rsidRDefault="00176442" w:rsidP="004F2AF7">
      <w:pPr>
        <w:pStyle w:val="Default"/>
        <w:spacing w:line="276" w:lineRule="auto"/>
        <w:jc w:val="both"/>
        <w:rPr>
          <w:rFonts w:ascii="Arial" w:hAnsi="Arial" w:cs="Arial"/>
          <w:color w:val="000000" w:themeColor="text1"/>
          <w:sz w:val="22"/>
          <w:szCs w:val="22"/>
          <w:rPrChange w:id="23" w:author="Rizky Sahadewa" w:date="2022-07-25T10:18:00Z">
            <w:rPr>
              <w:color w:val="000000" w:themeColor="text1"/>
            </w:rPr>
          </w:rPrChange>
        </w:rPr>
      </w:pPr>
      <w:r w:rsidRPr="00892D67">
        <w:rPr>
          <w:rFonts w:ascii="Arial" w:hAnsi="Arial" w:cs="Arial"/>
          <w:color w:val="000000" w:themeColor="text1"/>
          <w:sz w:val="22"/>
          <w:szCs w:val="22"/>
          <w:rPrChange w:id="24" w:author="Rizky Sahadewa" w:date="2022-07-25T10:18:00Z">
            <w:rPr>
              <w:color w:val="000000" w:themeColor="text1"/>
            </w:rPr>
          </w:rPrChange>
        </w:rPr>
        <w:t>Pada hari</w:t>
      </w:r>
      <w:r w:rsidR="00DC57CF" w:rsidRPr="00892D67">
        <w:rPr>
          <w:rFonts w:ascii="Arial" w:hAnsi="Arial" w:cs="Arial"/>
          <w:color w:val="000000" w:themeColor="text1"/>
          <w:sz w:val="22"/>
          <w:szCs w:val="22"/>
          <w:lang w:val="en-US"/>
          <w:rPrChange w:id="25" w:author="Rizky Sahadewa" w:date="2022-07-25T10:18:00Z">
            <w:rPr>
              <w:color w:val="000000" w:themeColor="text1"/>
              <w:lang w:val="en-US"/>
            </w:rPr>
          </w:rPrChange>
        </w:rPr>
        <w:t xml:space="preserve"> </w:t>
      </w:r>
      <w:del w:id="26" w:author="ROHAYATI" w:date="2022-03-31T12:21:00Z">
        <w:r w:rsidR="00DC57CF" w:rsidRPr="00892D67" w:rsidDel="002054CB">
          <w:rPr>
            <w:rFonts w:ascii="Arial" w:hAnsi="Arial" w:cs="Arial"/>
            <w:color w:val="000000" w:themeColor="text1"/>
            <w:sz w:val="22"/>
            <w:szCs w:val="22"/>
            <w:lang w:val="en-US"/>
            <w:rPrChange w:id="27" w:author="Rizky Sahadewa" w:date="2022-07-25T10:18:00Z">
              <w:rPr>
                <w:color w:val="000000" w:themeColor="text1"/>
                <w:lang w:val="en-US"/>
              </w:rPr>
            </w:rPrChange>
          </w:rPr>
          <w:delText xml:space="preserve">Kamis </w:delText>
        </w:r>
      </w:del>
      <w:ins w:id="28" w:author="Rizky Sahadewa" w:date="2022-07-21T08:52:00Z">
        <w:r w:rsidR="00442215" w:rsidRPr="00892D67">
          <w:rPr>
            <w:rFonts w:ascii="Arial" w:hAnsi="Arial" w:cs="Arial"/>
            <w:color w:val="000000" w:themeColor="text1"/>
            <w:sz w:val="22"/>
            <w:szCs w:val="22"/>
            <w:lang w:val="en-US"/>
            <w:rPrChange w:id="29" w:author="Rizky Sahadewa" w:date="2022-07-25T10:18:00Z">
              <w:rPr>
                <w:rFonts w:asciiTheme="minorHAnsi" w:hAnsiTheme="minorHAnsi" w:cstheme="minorHAnsi"/>
                <w:color w:val="000000" w:themeColor="text1"/>
                <w:lang w:val="en-US"/>
              </w:rPr>
            </w:rPrChange>
          </w:rPr>
          <w:t>Kamis</w:t>
        </w:r>
      </w:ins>
      <w:ins w:id="30" w:author="ROHAYATI" w:date="2022-03-31T12:21:00Z">
        <w:del w:id="31" w:author="Rizky Sahadewa" w:date="2022-07-21T08:52:00Z">
          <w:r w:rsidR="002054CB" w:rsidRPr="00892D67" w:rsidDel="00442215">
            <w:rPr>
              <w:rFonts w:ascii="Arial" w:hAnsi="Arial" w:cs="Arial"/>
              <w:color w:val="000000" w:themeColor="text1"/>
              <w:sz w:val="22"/>
              <w:szCs w:val="22"/>
              <w:lang w:val="en-US"/>
              <w:rPrChange w:id="32" w:author="Rizky Sahadewa" w:date="2022-07-25T10:18:00Z">
                <w:rPr>
                  <w:color w:val="000000" w:themeColor="text1"/>
                  <w:lang w:val="en-US"/>
                </w:rPr>
              </w:rPrChange>
            </w:rPr>
            <w:delText>Jumat</w:delText>
          </w:r>
        </w:del>
        <w:r w:rsidR="002054CB" w:rsidRPr="00892D67">
          <w:rPr>
            <w:rFonts w:ascii="Arial" w:hAnsi="Arial" w:cs="Arial"/>
            <w:color w:val="000000" w:themeColor="text1"/>
            <w:sz w:val="22"/>
            <w:szCs w:val="22"/>
            <w:lang w:val="en-US"/>
            <w:rPrChange w:id="33" w:author="Rizky Sahadewa" w:date="2022-07-25T10:18:00Z">
              <w:rPr>
                <w:color w:val="000000" w:themeColor="text1"/>
                <w:lang w:val="en-US"/>
              </w:rPr>
            </w:rPrChange>
          </w:rPr>
          <w:t xml:space="preserve"> </w:t>
        </w:r>
      </w:ins>
      <w:r w:rsidR="00DC57CF" w:rsidRPr="00892D67">
        <w:rPr>
          <w:rFonts w:ascii="Arial" w:hAnsi="Arial" w:cs="Arial"/>
          <w:color w:val="000000" w:themeColor="text1"/>
          <w:sz w:val="22"/>
          <w:szCs w:val="22"/>
          <w:lang w:val="en-US"/>
          <w:rPrChange w:id="34" w:author="Rizky Sahadewa" w:date="2022-07-25T10:18:00Z">
            <w:rPr>
              <w:color w:val="000000" w:themeColor="text1"/>
              <w:lang w:val="en-US"/>
            </w:rPr>
          </w:rPrChange>
        </w:rPr>
        <w:t xml:space="preserve">tanggal </w:t>
      </w:r>
      <w:ins w:id="35" w:author="Rizky Sahadewa" w:date="2022-07-21T08:53:00Z">
        <w:del w:id="36" w:author="ROHAYATI" w:date="2024-05-16T11:52:00Z">
          <w:r w:rsidR="00442215" w:rsidRPr="00892D67" w:rsidDel="00110E60">
            <w:rPr>
              <w:rFonts w:ascii="Arial" w:hAnsi="Arial" w:cs="Arial"/>
              <w:color w:val="000000" w:themeColor="text1"/>
              <w:sz w:val="22"/>
              <w:szCs w:val="22"/>
              <w:lang w:val="en-US"/>
              <w:rPrChange w:id="37" w:author="Rizky Sahadewa" w:date="2022-07-25T10:18:00Z">
                <w:rPr>
                  <w:rFonts w:asciiTheme="minorHAnsi" w:hAnsiTheme="minorHAnsi" w:cstheme="minorHAnsi"/>
                  <w:color w:val="000000" w:themeColor="text1"/>
                  <w:lang w:val="en-US"/>
                </w:rPr>
              </w:rPrChange>
            </w:rPr>
            <w:delText>D</w:delText>
          </w:r>
        </w:del>
      </w:ins>
      <w:ins w:id="38" w:author="Rizky Sahadewa" w:date="2022-07-21T08:52:00Z">
        <w:del w:id="39" w:author="ROHAYATI" w:date="2024-05-16T11:52:00Z">
          <w:r w:rsidR="00442215" w:rsidRPr="00892D67" w:rsidDel="00110E60">
            <w:rPr>
              <w:rFonts w:ascii="Arial" w:hAnsi="Arial" w:cs="Arial"/>
              <w:color w:val="000000" w:themeColor="text1"/>
              <w:sz w:val="22"/>
              <w:szCs w:val="22"/>
              <w:lang w:val="en-US"/>
              <w:rPrChange w:id="40" w:author="Rizky Sahadewa" w:date="2022-07-25T10:18:00Z">
                <w:rPr>
                  <w:rFonts w:asciiTheme="minorHAnsi" w:hAnsiTheme="minorHAnsi" w:cstheme="minorHAnsi"/>
                  <w:color w:val="000000" w:themeColor="text1"/>
                  <w:lang w:val="en-US"/>
                </w:rPr>
              </w:rPrChange>
            </w:rPr>
            <w:delText xml:space="preserve">ua </w:delText>
          </w:r>
        </w:del>
      </w:ins>
      <w:ins w:id="41" w:author="Rizky Sahadewa" w:date="2022-07-21T08:53:00Z">
        <w:del w:id="42" w:author="ROHAYATI" w:date="2024-05-16T11:52:00Z">
          <w:r w:rsidR="00442215" w:rsidRPr="00892D67" w:rsidDel="00110E60">
            <w:rPr>
              <w:rFonts w:ascii="Arial" w:hAnsi="Arial" w:cs="Arial"/>
              <w:color w:val="000000" w:themeColor="text1"/>
              <w:sz w:val="22"/>
              <w:szCs w:val="22"/>
              <w:lang w:val="en-US"/>
              <w:rPrChange w:id="43" w:author="Rizky Sahadewa" w:date="2022-07-25T10:18:00Z">
                <w:rPr>
                  <w:rFonts w:asciiTheme="minorHAnsi" w:hAnsiTheme="minorHAnsi" w:cstheme="minorHAnsi"/>
                  <w:color w:val="000000" w:themeColor="text1"/>
                  <w:lang w:val="en-US"/>
                </w:rPr>
              </w:rPrChange>
            </w:rPr>
            <w:delText>P</w:delText>
          </w:r>
        </w:del>
      </w:ins>
      <w:ins w:id="44" w:author="Rizky Sahadewa" w:date="2022-07-21T08:52:00Z">
        <w:del w:id="45" w:author="ROHAYATI" w:date="2024-05-16T11:52:00Z">
          <w:r w:rsidR="00442215" w:rsidRPr="00892D67" w:rsidDel="00110E60">
            <w:rPr>
              <w:rFonts w:ascii="Arial" w:hAnsi="Arial" w:cs="Arial"/>
              <w:color w:val="000000" w:themeColor="text1"/>
              <w:sz w:val="22"/>
              <w:szCs w:val="22"/>
              <w:lang w:val="en-US"/>
              <w:rPrChange w:id="46" w:author="Rizky Sahadewa" w:date="2022-07-25T10:18:00Z">
                <w:rPr>
                  <w:rFonts w:asciiTheme="minorHAnsi" w:hAnsiTheme="minorHAnsi" w:cstheme="minorHAnsi"/>
                  <w:color w:val="000000" w:themeColor="text1"/>
                  <w:lang w:val="en-US"/>
                </w:rPr>
              </w:rPrChange>
            </w:rPr>
            <w:delText>uluh</w:delText>
          </w:r>
        </w:del>
      </w:ins>
      <w:del w:id="47" w:author="ROHAYATI" w:date="2024-05-16T11:52:00Z">
        <w:r w:rsidR="00DC57CF" w:rsidRPr="00892D67" w:rsidDel="00110E60">
          <w:rPr>
            <w:rFonts w:ascii="Arial" w:hAnsi="Arial" w:cs="Arial"/>
            <w:color w:val="000000" w:themeColor="text1"/>
            <w:sz w:val="22"/>
            <w:szCs w:val="22"/>
            <w:lang w:val="en-US"/>
            <w:rPrChange w:id="48" w:author="Rizky Sahadewa" w:date="2022-07-25T10:18:00Z">
              <w:rPr>
                <w:color w:val="000000" w:themeColor="text1"/>
                <w:lang w:val="en-US"/>
              </w:rPr>
            </w:rPrChange>
          </w:rPr>
          <w:delText>satu</w:delText>
        </w:r>
      </w:del>
      <w:ins w:id="49" w:author="ROHAYATI" w:date="2024-05-16T11:52:00Z">
        <w:r w:rsidR="00110E60">
          <w:rPr>
            <w:rFonts w:ascii="Arial" w:hAnsi="Arial" w:cs="Arial"/>
            <w:color w:val="000000" w:themeColor="text1"/>
            <w:sz w:val="22"/>
            <w:szCs w:val="22"/>
            <w:lang w:val="en-US"/>
          </w:rPr>
          <w:t>Enam</w:t>
        </w:r>
      </w:ins>
      <w:r w:rsidR="00DC57CF" w:rsidRPr="00892D67">
        <w:rPr>
          <w:rFonts w:ascii="Arial" w:hAnsi="Arial" w:cs="Arial"/>
          <w:color w:val="000000" w:themeColor="text1"/>
          <w:sz w:val="22"/>
          <w:szCs w:val="22"/>
          <w:lang w:val="en-US"/>
          <w:rPrChange w:id="50" w:author="Rizky Sahadewa" w:date="2022-07-25T10:18:00Z">
            <w:rPr>
              <w:color w:val="000000" w:themeColor="text1"/>
              <w:lang w:val="en-US"/>
            </w:rPr>
          </w:rPrChange>
        </w:rPr>
        <w:t xml:space="preserve"> bulan </w:t>
      </w:r>
      <w:ins w:id="51" w:author="ROHAYATI" w:date="2024-06-06T12:21:00Z">
        <w:r w:rsidR="00406C65">
          <w:rPr>
            <w:rFonts w:ascii="Arial" w:hAnsi="Arial" w:cs="Arial"/>
            <w:color w:val="000000" w:themeColor="text1"/>
            <w:sz w:val="22"/>
            <w:szCs w:val="22"/>
            <w:lang w:val="en-US"/>
          </w:rPr>
          <w:t>Jun</w:t>
        </w:r>
      </w:ins>
      <w:del w:id="52" w:author="ROHAYATI" w:date="2024-05-16T11:52:00Z">
        <w:r w:rsidR="00DC57CF" w:rsidRPr="00892D67" w:rsidDel="00110E60">
          <w:rPr>
            <w:rFonts w:ascii="Arial" w:hAnsi="Arial" w:cs="Arial"/>
            <w:color w:val="000000" w:themeColor="text1"/>
            <w:sz w:val="22"/>
            <w:szCs w:val="22"/>
            <w:lang w:val="en-US"/>
            <w:rPrChange w:id="53" w:author="Rizky Sahadewa" w:date="2022-07-25T10:18:00Z">
              <w:rPr>
                <w:color w:val="000000" w:themeColor="text1"/>
                <w:lang w:val="en-US"/>
              </w:rPr>
            </w:rPrChange>
          </w:rPr>
          <w:delText>Jul</w:delText>
        </w:r>
      </w:del>
      <w:r w:rsidR="00DC57CF" w:rsidRPr="00892D67">
        <w:rPr>
          <w:rFonts w:ascii="Arial" w:hAnsi="Arial" w:cs="Arial"/>
          <w:color w:val="000000" w:themeColor="text1"/>
          <w:sz w:val="22"/>
          <w:szCs w:val="22"/>
          <w:lang w:val="en-US"/>
          <w:rPrChange w:id="54" w:author="Rizky Sahadewa" w:date="2022-07-25T10:18:00Z">
            <w:rPr>
              <w:color w:val="000000" w:themeColor="text1"/>
              <w:lang w:val="en-US"/>
            </w:rPr>
          </w:rPrChange>
        </w:rPr>
        <w:t xml:space="preserve">i tahun </w:t>
      </w:r>
      <w:ins w:id="55" w:author="Rizky Sahadewa" w:date="2022-07-21T08:53:00Z">
        <w:r w:rsidR="00442215" w:rsidRPr="00892D67">
          <w:rPr>
            <w:rFonts w:ascii="Arial" w:hAnsi="Arial" w:cs="Arial"/>
            <w:color w:val="000000" w:themeColor="text1"/>
            <w:sz w:val="22"/>
            <w:szCs w:val="22"/>
            <w:lang w:val="en-US"/>
            <w:rPrChange w:id="56" w:author="Rizky Sahadewa" w:date="2022-07-25T10:18:00Z">
              <w:rPr>
                <w:rFonts w:asciiTheme="minorHAnsi" w:hAnsiTheme="minorHAnsi" w:cstheme="minorHAnsi"/>
                <w:color w:val="000000" w:themeColor="text1"/>
                <w:lang w:val="en-US"/>
              </w:rPr>
            </w:rPrChange>
          </w:rPr>
          <w:t>D</w:t>
        </w:r>
      </w:ins>
      <w:del w:id="57" w:author="Rizky Sahadewa" w:date="2022-07-21T08:53:00Z">
        <w:r w:rsidR="00DC57CF" w:rsidRPr="00892D67" w:rsidDel="00442215">
          <w:rPr>
            <w:rFonts w:ascii="Arial" w:hAnsi="Arial" w:cs="Arial"/>
            <w:color w:val="000000" w:themeColor="text1"/>
            <w:sz w:val="22"/>
            <w:szCs w:val="22"/>
            <w:lang w:val="en-US"/>
            <w:rPrChange w:id="58" w:author="Rizky Sahadewa" w:date="2022-07-25T10:18:00Z">
              <w:rPr>
                <w:color w:val="000000" w:themeColor="text1"/>
                <w:lang w:val="en-US"/>
              </w:rPr>
            </w:rPrChange>
          </w:rPr>
          <w:delText>d</w:delText>
        </w:r>
      </w:del>
      <w:r w:rsidR="00DC57CF" w:rsidRPr="00892D67">
        <w:rPr>
          <w:rFonts w:ascii="Arial" w:hAnsi="Arial" w:cs="Arial"/>
          <w:color w:val="000000" w:themeColor="text1"/>
          <w:sz w:val="22"/>
          <w:szCs w:val="22"/>
          <w:lang w:val="en-US"/>
          <w:rPrChange w:id="59" w:author="Rizky Sahadewa" w:date="2022-07-25T10:18:00Z">
            <w:rPr>
              <w:color w:val="000000" w:themeColor="text1"/>
              <w:lang w:val="en-US"/>
            </w:rPr>
          </w:rPrChange>
        </w:rPr>
        <w:t xml:space="preserve">ua </w:t>
      </w:r>
      <w:ins w:id="60" w:author="Rizky Sahadewa" w:date="2022-07-21T08:53:00Z">
        <w:r w:rsidR="00442215" w:rsidRPr="00892D67">
          <w:rPr>
            <w:rFonts w:ascii="Arial" w:hAnsi="Arial" w:cs="Arial"/>
            <w:color w:val="000000" w:themeColor="text1"/>
            <w:sz w:val="22"/>
            <w:szCs w:val="22"/>
            <w:lang w:val="en-US"/>
            <w:rPrChange w:id="61" w:author="Rizky Sahadewa" w:date="2022-07-25T10:18:00Z">
              <w:rPr>
                <w:rFonts w:asciiTheme="minorHAnsi" w:hAnsiTheme="minorHAnsi" w:cstheme="minorHAnsi"/>
                <w:color w:val="000000" w:themeColor="text1"/>
                <w:lang w:val="en-US"/>
              </w:rPr>
            </w:rPrChange>
          </w:rPr>
          <w:t>R</w:t>
        </w:r>
      </w:ins>
      <w:del w:id="62" w:author="Rizky Sahadewa" w:date="2022-07-21T08:53:00Z">
        <w:r w:rsidR="00DC57CF" w:rsidRPr="00892D67" w:rsidDel="00442215">
          <w:rPr>
            <w:rFonts w:ascii="Arial" w:hAnsi="Arial" w:cs="Arial"/>
            <w:color w:val="000000" w:themeColor="text1"/>
            <w:sz w:val="22"/>
            <w:szCs w:val="22"/>
            <w:lang w:val="en-US"/>
            <w:rPrChange w:id="63" w:author="Rizky Sahadewa" w:date="2022-07-25T10:18:00Z">
              <w:rPr>
                <w:color w:val="000000" w:themeColor="text1"/>
                <w:lang w:val="en-US"/>
              </w:rPr>
            </w:rPrChange>
          </w:rPr>
          <w:delText>r</w:delText>
        </w:r>
      </w:del>
      <w:r w:rsidR="00DC57CF" w:rsidRPr="00892D67">
        <w:rPr>
          <w:rFonts w:ascii="Arial" w:hAnsi="Arial" w:cs="Arial"/>
          <w:color w:val="000000" w:themeColor="text1"/>
          <w:sz w:val="22"/>
          <w:szCs w:val="22"/>
          <w:lang w:val="en-US"/>
          <w:rPrChange w:id="64" w:author="Rizky Sahadewa" w:date="2022-07-25T10:18:00Z">
            <w:rPr>
              <w:color w:val="000000" w:themeColor="text1"/>
              <w:lang w:val="en-US"/>
            </w:rPr>
          </w:rPrChange>
        </w:rPr>
        <w:t xml:space="preserve">ibu </w:t>
      </w:r>
      <w:ins w:id="65" w:author="Rizky Sahadewa" w:date="2022-07-21T08:53:00Z">
        <w:r w:rsidR="00442215" w:rsidRPr="00892D67">
          <w:rPr>
            <w:rFonts w:ascii="Arial" w:hAnsi="Arial" w:cs="Arial"/>
            <w:color w:val="000000" w:themeColor="text1"/>
            <w:sz w:val="22"/>
            <w:szCs w:val="22"/>
            <w:lang w:val="en-US"/>
            <w:rPrChange w:id="66" w:author="Rizky Sahadewa" w:date="2022-07-25T10:18:00Z">
              <w:rPr>
                <w:rFonts w:asciiTheme="minorHAnsi" w:hAnsiTheme="minorHAnsi" w:cstheme="minorHAnsi"/>
                <w:color w:val="000000" w:themeColor="text1"/>
                <w:lang w:val="en-US"/>
              </w:rPr>
            </w:rPrChange>
          </w:rPr>
          <w:t>D</w:t>
        </w:r>
      </w:ins>
      <w:del w:id="67" w:author="Rizky Sahadewa" w:date="2022-07-21T08:53:00Z">
        <w:r w:rsidR="00DC57CF" w:rsidRPr="00892D67" w:rsidDel="00442215">
          <w:rPr>
            <w:rFonts w:ascii="Arial" w:hAnsi="Arial" w:cs="Arial"/>
            <w:color w:val="000000" w:themeColor="text1"/>
            <w:sz w:val="22"/>
            <w:szCs w:val="22"/>
            <w:lang w:val="en-US"/>
            <w:rPrChange w:id="68" w:author="Rizky Sahadewa" w:date="2022-07-25T10:18:00Z">
              <w:rPr>
                <w:color w:val="000000" w:themeColor="text1"/>
                <w:lang w:val="en-US"/>
              </w:rPr>
            </w:rPrChange>
          </w:rPr>
          <w:delText>d</w:delText>
        </w:r>
      </w:del>
      <w:r w:rsidR="00DC57CF" w:rsidRPr="00892D67">
        <w:rPr>
          <w:rFonts w:ascii="Arial" w:hAnsi="Arial" w:cs="Arial"/>
          <w:color w:val="000000" w:themeColor="text1"/>
          <w:sz w:val="22"/>
          <w:szCs w:val="22"/>
          <w:lang w:val="en-US"/>
          <w:rPrChange w:id="69" w:author="Rizky Sahadewa" w:date="2022-07-25T10:18:00Z">
            <w:rPr>
              <w:color w:val="000000" w:themeColor="text1"/>
              <w:lang w:val="en-US"/>
            </w:rPr>
          </w:rPrChange>
        </w:rPr>
        <w:t xml:space="preserve">ua </w:t>
      </w:r>
      <w:ins w:id="70" w:author="Rizky Sahadewa" w:date="2022-07-21T08:53:00Z">
        <w:r w:rsidR="00442215" w:rsidRPr="00892D67">
          <w:rPr>
            <w:rFonts w:ascii="Arial" w:hAnsi="Arial" w:cs="Arial"/>
            <w:color w:val="000000" w:themeColor="text1"/>
            <w:sz w:val="22"/>
            <w:szCs w:val="22"/>
            <w:lang w:val="en-US"/>
            <w:rPrChange w:id="71" w:author="Rizky Sahadewa" w:date="2022-07-25T10:18:00Z">
              <w:rPr>
                <w:rFonts w:asciiTheme="minorHAnsi" w:hAnsiTheme="minorHAnsi" w:cstheme="minorHAnsi"/>
                <w:color w:val="000000" w:themeColor="text1"/>
                <w:lang w:val="en-US"/>
              </w:rPr>
            </w:rPrChange>
          </w:rPr>
          <w:t>P</w:t>
        </w:r>
      </w:ins>
      <w:del w:id="72" w:author="Rizky Sahadewa" w:date="2022-07-21T08:53:00Z">
        <w:r w:rsidR="00DC57CF" w:rsidRPr="00892D67" w:rsidDel="00442215">
          <w:rPr>
            <w:rFonts w:ascii="Arial" w:hAnsi="Arial" w:cs="Arial"/>
            <w:color w:val="000000" w:themeColor="text1"/>
            <w:sz w:val="22"/>
            <w:szCs w:val="22"/>
            <w:lang w:val="en-US"/>
            <w:rPrChange w:id="73" w:author="Rizky Sahadewa" w:date="2022-07-25T10:18:00Z">
              <w:rPr>
                <w:color w:val="000000" w:themeColor="text1"/>
                <w:lang w:val="en-US"/>
              </w:rPr>
            </w:rPrChange>
          </w:rPr>
          <w:delText>p</w:delText>
        </w:r>
      </w:del>
      <w:r w:rsidR="00DC57CF" w:rsidRPr="00892D67">
        <w:rPr>
          <w:rFonts w:ascii="Arial" w:hAnsi="Arial" w:cs="Arial"/>
          <w:color w:val="000000" w:themeColor="text1"/>
          <w:sz w:val="22"/>
          <w:szCs w:val="22"/>
          <w:lang w:val="en-US"/>
          <w:rPrChange w:id="74" w:author="Rizky Sahadewa" w:date="2022-07-25T10:18:00Z">
            <w:rPr>
              <w:color w:val="000000" w:themeColor="text1"/>
              <w:lang w:val="en-US"/>
            </w:rPr>
          </w:rPrChange>
        </w:rPr>
        <w:t xml:space="preserve">uluh </w:t>
      </w:r>
      <w:del w:id="75" w:author="ROHAYATI" w:date="2022-03-31T12:21:00Z">
        <w:r w:rsidR="00DC57CF" w:rsidRPr="00892D67" w:rsidDel="002054CB">
          <w:rPr>
            <w:rFonts w:ascii="Arial" w:hAnsi="Arial" w:cs="Arial"/>
            <w:color w:val="000000" w:themeColor="text1"/>
            <w:sz w:val="22"/>
            <w:szCs w:val="22"/>
            <w:lang w:val="en-US"/>
            <w:rPrChange w:id="76" w:author="Rizky Sahadewa" w:date="2022-07-25T10:18:00Z">
              <w:rPr>
                <w:color w:val="000000" w:themeColor="text1"/>
                <w:lang w:val="en-US"/>
              </w:rPr>
            </w:rPrChange>
          </w:rPr>
          <w:delText xml:space="preserve">satu </w:delText>
        </w:r>
      </w:del>
      <w:ins w:id="77" w:author="Rizky Sahadewa" w:date="2022-07-21T08:53:00Z">
        <w:del w:id="78" w:author="ROHAYATI" w:date="2024-05-16T11:52:00Z">
          <w:r w:rsidR="00442215" w:rsidRPr="00892D67" w:rsidDel="00110E60">
            <w:rPr>
              <w:rFonts w:ascii="Arial" w:hAnsi="Arial" w:cs="Arial"/>
              <w:color w:val="000000" w:themeColor="text1"/>
              <w:sz w:val="22"/>
              <w:szCs w:val="22"/>
              <w:lang w:val="en-US"/>
              <w:rPrChange w:id="79" w:author="Rizky Sahadewa" w:date="2022-07-25T10:18:00Z">
                <w:rPr>
                  <w:rFonts w:asciiTheme="minorHAnsi" w:hAnsiTheme="minorHAnsi" w:cstheme="minorHAnsi"/>
                  <w:color w:val="000000" w:themeColor="text1"/>
                  <w:lang w:val="en-US"/>
                </w:rPr>
              </w:rPrChange>
            </w:rPr>
            <w:delText>D</w:delText>
          </w:r>
        </w:del>
      </w:ins>
      <w:ins w:id="80" w:author="ROHAYATI" w:date="2024-05-16T11:52:00Z">
        <w:r w:rsidR="00110E60">
          <w:rPr>
            <w:rFonts w:ascii="Arial" w:hAnsi="Arial" w:cs="Arial"/>
            <w:color w:val="000000" w:themeColor="text1"/>
            <w:sz w:val="22"/>
            <w:szCs w:val="22"/>
            <w:lang w:val="en-US"/>
          </w:rPr>
          <w:t>Empat</w:t>
        </w:r>
      </w:ins>
      <w:ins w:id="81" w:author="ROHAYATI" w:date="2022-03-31T12:21:00Z">
        <w:r w:rsidR="002054CB" w:rsidRPr="00892D67">
          <w:rPr>
            <w:rFonts w:ascii="Arial" w:hAnsi="Arial" w:cs="Arial"/>
            <w:color w:val="000000" w:themeColor="text1"/>
            <w:sz w:val="22"/>
            <w:szCs w:val="22"/>
            <w:lang w:val="en-US"/>
            <w:rPrChange w:id="82" w:author="Rizky Sahadewa" w:date="2022-07-25T10:18:00Z">
              <w:rPr>
                <w:color w:val="000000" w:themeColor="text1"/>
                <w:lang w:val="en-US"/>
              </w:rPr>
            </w:rPrChange>
          </w:rPr>
          <w:t xml:space="preserve"> </w:t>
        </w:r>
      </w:ins>
      <w:r w:rsidR="00DC57CF" w:rsidRPr="00892D67">
        <w:rPr>
          <w:rFonts w:ascii="Arial" w:hAnsi="Arial" w:cs="Arial"/>
          <w:color w:val="000000" w:themeColor="text1"/>
          <w:sz w:val="22"/>
          <w:szCs w:val="22"/>
          <w:lang w:val="en-US"/>
          <w:rPrChange w:id="83" w:author="Rizky Sahadewa" w:date="2022-07-25T10:18:00Z">
            <w:rPr>
              <w:color w:val="000000" w:themeColor="text1"/>
              <w:lang w:val="en-US"/>
            </w:rPr>
          </w:rPrChange>
        </w:rPr>
        <w:t>(</w:t>
      </w:r>
      <w:ins w:id="84" w:author="ROHAYATI" w:date="2024-05-16T11:52:00Z">
        <w:r w:rsidR="00406C65">
          <w:rPr>
            <w:rFonts w:ascii="Arial" w:hAnsi="Arial" w:cs="Arial"/>
            <w:color w:val="000000" w:themeColor="text1"/>
            <w:sz w:val="22"/>
            <w:szCs w:val="22"/>
            <w:lang w:val="en-US"/>
          </w:rPr>
          <w:t>0</w:t>
        </w:r>
        <w:r w:rsidR="00110E60">
          <w:rPr>
            <w:rFonts w:ascii="Arial" w:hAnsi="Arial" w:cs="Arial"/>
            <w:color w:val="000000" w:themeColor="text1"/>
            <w:sz w:val="22"/>
            <w:szCs w:val="22"/>
            <w:lang w:val="en-US"/>
          </w:rPr>
          <w:t>6</w:t>
        </w:r>
      </w:ins>
      <w:ins w:id="85" w:author="Rizky Sahadewa" w:date="2022-07-21T08:53:00Z">
        <w:del w:id="86" w:author="ROHAYATI" w:date="2024-05-16T11:52:00Z">
          <w:r w:rsidR="00442215" w:rsidRPr="00892D67" w:rsidDel="00110E60">
            <w:rPr>
              <w:rFonts w:ascii="Arial" w:hAnsi="Arial" w:cs="Arial"/>
              <w:color w:val="000000" w:themeColor="text1"/>
              <w:sz w:val="22"/>
              <w:szCs w:val="22"/>
              <w:lang w:val="en-US"/>
              <w:rPrChange w:id="87" w:author="Rizky Sahadewa" w:date="2022-07-25T10:18:00Z">
                <w:rPr>
                  <w:rFonts w:asciiTheme="minorHAnsi" w:hAnsiTheme="minorHAnsi" w:cstheme="minorHAnsi"/>
                  <w:color w:val="000000" w:themeColor="text1"/>
                  <w:lang w:val="en-US"/>
                </w:rPr>
              </w:rPrChange>
            </w:rPr>
            <w:delText>21</w:delText>
          </w:r>
        </w:del>
      </w:ins>
      <w:del w:id="88" w:author="Rizky Sahadewa" w:date="2022-07-21T08:53:00Z">
        <w:r w:rsidR="00DC57CF" w:rsidRPr="00892D67" w:rsidDel="00442215">
          <w:rPr>
            <w:rFonts w:ascii="Arial" w:hAnsi="Arial" w:cs="Arial"/>
            <w:color w:val="000000" w:themeColor="text1"/>
            <w:sz w:val="22"/>
            <w:szCs w:val="22"/>
            <w:lang w:val="en-US"/>
            <w:rPrChange w:id="89" w:author="Rizky Sahadewa" w:date="2022-07-25T10:18:00Z">
              <w:rPr>
                <w:color w:val="000000" w:themeColor="text1"/>
                <w:lang w:val="en-US"/>
              </w:rPr>
            </w:rPrChange>
          </w:rPr>
          <w:delText>01</w:delText>
        </w:r>
      </w:del>
      <w:r w:rsidR="00DC57CF" w:rsidRPr="00892D67">
        <w:rPr>
          <w:rFonts w:ascii="Arial" w:hAnsi="Arial" w:cs="Arial"/>
          <w:color w:val="000000" w:themeColor="text1"/>
          <w:sz w:val="22"/>
          <w:szCs w:val="22"/>
          <w:lang w:val="en-US"/>
          <w:rPrChange w:id="90" w:author="Rizky Sahadewa" w:date="2022-07-25T10:18:00Z">
            <w:rPr>
              <w:color w:val="000000" w:themeColor="text1"/>
              <w:lang w:val="en-US"/>
            </w:rPr>
          </w:rPrChange>
        </w:rPr>
        <w:t>-</w:t>
      </w:r>
      <w:ins w:id="91" w:author="ROHAYATI" w:date="2024-05-16T11:52:00Z">
        <w:r w:rsidR="00406C65">
          <w:rPr>
            <w:rFonts w:ascii="Arial" w:hAnsi="Arial" w:cs="Arial"/>
            <w:color w:val="000000" w:themeColor="text1"/>
            <w:sz w:val="22"/>
            <w:szCs w:val="22"/>
            <w:lang w:val="en-US"/>
          </w:rPr>
          <w:t>06</w:t>
        </w:r>
      </w:ins>
      <w:del w:id="92" w:author="ROHAYATI" w:date="2024-05-16T11:52:00Z">
        <w:r w:rsidR="00DC57CF" w:rsidRPr="00892D67" w:rsidDel="00110E60">
          <w:rPr>
            <w:rFonts w:ascii="Arial" w:hAnsi="Arial" w:cs="Arial"/>
            <w:color w:val="000000" w:themeColor="text1"/>
            <w:sz w:val="22"/>
            <w:szCs w:val="22"/>
            <w:lang w:val="en-US"/>
            <w:rPrChange w:id="93" w:author="Rizky Sahadewa" w:date="2022-07-25T10:18:00Z">
              <w:rPr>
                <w:color w:val="000000" w:themeColor="text1"/>
                <w:lang w:val="en-US"/>
              </w:rPr>
            </w:rPrChange>
          </w:rPr>
          <w:delText>0</w:delText>
        </w:r>
      </w:del>
      <w:ins w:id="94" w:author="Rizky Sahadewa" w:date="2022-07-21T08:53:00Z">
        <w:del w:id="95" w:author="ROHAYATI" w:date="2024-05-16T11:52:00Z">
          <w:r w:rsidR="00442215" w:rsidRPr="00892D67" w:rsidDel="00110E60">
            <w:rPr>
              <w:rFonts w:ascii="Arial" w:hAnsi="Arial" w:cs="Arial"/>
              <w:color w:val="000000" w:themeColor="text1"/>
              <w:sz w:val="22"/>
              <w:szCs w:val="22"/>
              <w:lang w:val="en-US"/>
              <w:rPrChange w:id="96" w:author="Rizky Sahadewa" w:date="2022-07-25T10:18:00Z">
                <w:rPr>
                  <w:rFonts w:asciiTheme="minorHAnsi" w:hAnsiTheme="minorHAnsi" w:cstheme="minorHAnsi"/>
                  <w:color w:val="000000" w:themeColor="text1"/>
                  <w:lang w:val="en-US"/>
                </w:rPr>
              </w:rPrChange>
            </w:rPr>
            <w:delText>7</w:delText>
          </w:r>
        </w:del>
      </w:ins>
      <w:del w:id="97" w:author="Rizky Sahadewa" w:date="2022-07-21T08:53:00Z">
        <w:r w:rsidR="00DC57CF" w:rsidRPr="00892D67" w:rsidDel="00442215">
          <w:rPr>
            <w:rFonts w:ascii="Arial" w:hAnsi="Arial" w:cs="Arial"/>
            <w:color w:val="000000" w:themeColor="text1"/>
            <w:sz w:val="22"/>
            <w:szCs w:val="22"/>
            <w:lang w:val="en-US"/>
            <w:rPrChange w:id="98" w:author="Rizky Sahadewa" w:date="2022-07-25T10:18:00Z">
              <w:rPr>
                <w:color w:val="000000" w:themeColor="text1"/>
                <w:lang w:val="en-US"/>
              </w:rPr>
            </w:rPrChange>
          </w:rPr>
          <w:delText>7</w:delText>
        </w:r>
      </w:del>
      <w:r w:rsidR="00DC57CF" w:rsidRPr="00892D67">
        <w:rPr>
          <w:rFonts w:ascii="Arial" w:hAnsi="Arial" w:cs="Arial"/>
          <w:color w:val="000000" w:themeColor="text1"/>
          <w:sz w:val="22"/>
          <w:szCs w:val="22"/>
          <w:lang w:val="en-US"/>
          <w:rPrChange w:id="99" w:author="Rizky Sahadewa" w:date="2022-07-25T10:18:00Z">
            <w:rPr>
              <w:color w:val="000000" w:themeColor="text1"/>
              <w:lang w:val="en-US"/>
            </w:rPr>
          </w:rPrChange>
        </w:rPr>
        <w:t>-</w:t>
      </w:r>
      <w:del w:id="100" w:author="ROHAYATI" w:date="2022-03-31T12:21:00Z">
        <w:r w:rsidR="00DC57CF" w:rsidRPr="00892D67" w:rsidDel="002054CB">
          <w:rPr>
            <w:rFonts w:ascii="Arial" w:hAnsi="Arial" w:cs="Arial"/>
            <w:color w:val="000000" w:themeColor="text1"/>
            <w:sz w:val="22"/>
            <w:szCs w:val="22"/>
            <w:lang w:val="en-US"/>
            <w:rPrChange w:id="101" w:author="Rizky Sahadewa" w:date="2022-07-25T10:18:00Z">
              <w:rPr>
                <w:color w:val="000000" w:themeColor="text1"/>
                <w:lang w:val="en-US"/>
              </w:rPr>
            </w:rPrChange>
          </w:rPr>
          <w:delText>2021</w:delText>
        </w:r>
      </w:del>
      <w:ins w:id="102" w:author="ROHAYATI" w:date="2022-03-31T12:21:00Z">
        <w:r w:rsidR="002054CB" w:rsidRPr="00892D67">
          <w:rPr>
            <w:rFonts w:ascii="Arial" w:hAnsi="Arial" w:cs="Arial"/>
            <w:color w:val="000000" w:themeColor="text1"/>
            <w:sz w:val="22"/>
            <w:szCs w:val="22"/>
            <w:lang w:val="en-US"/>
            <w:rPrChange w:id="103" w:author="Rizky Sahadewa" w:date="2022-07-25T10:18:00Z">
              <w:rPr>
                <w:color w:val="000000" w:themeColor="text1"/>
                <w:lang w:val="en-US"/>
              </w:rPr>
            </w:rPrChange>
          </w:rPr>
          <w:t>202</w:t>
        </w:r>
        <w:r w:rsidR="00110E60">
          <w:rPr>
            <w:rFonts w:ascii="Arial" w:hAnsi="Arial" w:cs="Arial"/>
            <w:color w:val="000000" w:themeColor="text1"/>
            <w:sz w:val="22"/>
            <w:szCs w:val="22"/>
            <w:lang w:val="en-US"/>
          </w:rPr>
          <w:t>4</w:t>
        </w:r>
      </w:ins>
      <w:r w:rsidR="00DC57CF" w:rsidRPr="00892D67">
        <w:rPr>
          <w:rFonts w:ascii="Arial" w:hAnsi="Arial" w:cs="Arial"/>
          <w:color w:val="000000" w:themeColor="text1"/>
          <w:sz w:val="22"/>
          <w:szCs w:val="22"/>
          <w:lang w:val="en-US"/>
          <w:rPrChange w:id="104" w:author="Rizky Sahadewa" w:date="2022-07-25T10:18:00Z">
            <w:rPr>
              <w:color w:val="000000" w:themeColor="text1"/>
              <w:lang w:val="en-US"/>
            </w:rPr>
          </w:rPrChange>
        </w:rPr>
        <w:t xml:space="preserve">), </w:t>
      </w:r>
      <w:r w:rsidRPr="00892D67">
        <w:rPr>
          <w:rFonts w:ascii="Arial" w:hAnsi="Arial" w:cs="Arial"/>
          <w:color w:val="000000" w:themeColor="text1"/>
          <w:sz w:val="22"/>
          <w:szCs w:val="22"/>
          <w:rPrChange w:id="105" w:author="Rizky Sahadewa" w:date="2022-07-25T10:18:00Z">
            <w:rPr>
              <w:color w:val="000000" w:themeColor="text1"/>
            </w:rPr>
          </w:rPrChange>
        </w:rPr>
        <w:t xml:space="preserve">bertempat di </w:t>
      </w:r>
      <w:r w:rsidR="00DC57CF" w:rsidRPr="00892D67">
        <w:rPr>
          <w:rFonts w:ascii="Arial" w:hAnsi="Arial" w:cs="Arial"/>
          <w:bCs/>
          <w:color w:val="000000" w:themeColor="text1"/>
          <w:sz w:val="22"/>
          <w:szCs w:val="22"/>
          <w:lang w:val="en-US"/>
          <w:rPrChange w:id="106" w:author="Rizky Sahadewa" w:date="2022-07-25T10:18:00Z">
            <w:rPr>
              <w:bCs/>
              <w:color w:val="000000" w:themeColor="text1"/>
              <w:lang w:val="en-US"/>
            </w:rPr>
          </w:rPrChange>
        </w:rPr>
        <w:t>Jepara</w:t>
      </w:r>
      <w:r w:rsidR="00A62477" w:rsidRPr="00892D67">
        <w:rPr>
          <w:rFonts w:ascii="Arial" w:hAnsi="Arial" w:cs="Arial"/>
          <w:color w:val="000000" w:themeColor="text1"/>
          <w:sz w:val="22"/>
          <w:szCs w:val="22"/>
          <w:rPrChange w:id="107" w:author="Rizky Sahadewa" w:date="2022-07-25T10:18:00Z">
            <w:rPr>
              <w:color w:val="000000" w:themeColor="text1"/>
            </w:rPr>
          </w:rPrChange>
        </w:rPr>
        <w:t xml:space="preserve">, telah disepakati </w:t>
      </w:r>
      <w:r w:rsidRPr="00892D67">
        <w:rPr>
          <w:rFonts w:ascii="Arial" w:hAnsi="Arial" w:cs="Arial"/>
          <w:color w:val="000000" w:themeColor="text1"/>
          <w:sz w:val="22"/>
          <w:szCs w:val="22"/>
          <w:rPrChange w:id="108" w:author="Rizky Sahadewa" w:date="2022-07-25T10:18:00Z">
            <w:rPr>
              <w:color w:val="000000" w:themeColor="text1"/>
            </w:rPr>
          </w:rPrChange>
        </w:rPr>
        <w:t xml:space="preserve">perjanjian </w:t>
      </w:r>
      <w:r w:rsidR="000F7A42" w:rsidRPr="00892D67">
        <w:rPr>
          <w:rFonts w:ascii="Arial" w:hAnsi="Arial" w:cs="Arial"/>
          <w:bCs/>
          <w:iCs/>
          <w:color w:val="000000" w:themeColor="text1"/>
          <w:sz w:val="22"/>
          <w:szCs w:val="22"/>
          <w:rPrChange w:id="109" w:author="Rizky Sahadewa" w:date="2022-07-25T10:18:00Z">
            <w:rPr>
              <w:bCs/>
              <w:iCs/>
              <w:color w:val="000000" w:themeColor="text1"/>
            </w:rPr>
          </w:rPrChange>
        </w:rPr>
        <w:t>k</w:t>
      </w:r>
      <w:r w:rsidRPr="00892D67">
        <w:rPr>
          <w:rFonts w:ascii="Arial" w:hAnsi="Arial" w:cs="Arial"/>
          <w:bCs/>
          <w:iCs/>
          <w:color w:val="000000" w:themeColor="text1"/>
          <w:sz w:val="22"/>
          <w:szCs w:val="22"/>
          <w:rPrChange w:id="110" w:author="Rizky Sahadewa" w:date="2022-07-25T10:18:00Z">
            <w:rPr>
              <w:bCs/>
              <w:iCs/>
              <w:color w:val="000000" w:themeColor="text1"/>
            </w:rPr>
          </w:rPrChange>
        </w:rPr>
        <w:t>e</w:t>
      </w:r>
      <w:r w:rsidR="00A81572" w:rsidRPr="00892D67">
        <w:rPr>
          <w:rFonts w:ascii="Arial" w:hAnsi="Arial" w:cs="Arial"/>
          <w:bCs/>
          <w:iCs/>
          <w:color w:val="000000" w:themeColor="text1"/>
          <w:sz w:val="22"/>
          <w:szCs w:val="22"/>
          <w:rPrChange w:id="111" w:author="Rizky Sahadewa" w:date="2022-07-25T10:18:00Z">
            <w:rPr>
              <w:bCs/>
              <w:iCs/>
              <w:color w:val="000000" w:themeColor="text1"/>
            </w:rPr>
          </w:rPrChange>
        </w:rPr>
        <w:t>rjasama</w:t>
      </w:r>
      <w:r w:rsidR="003F5ED0" w:rsidRPr="00892D67">
        <w:rPr>
          <w:rFonts w:ascii="Arial" w:hAnsi="Arial" w:cs="Arial"/>
          <w:bCs/>
          <w:iCs/>
          <w:color w:val="000000" w:themeColor="text1"/>
          <w:sz w:val="22"/>
          <w:szCs w:val="22"/>
          <w:rPrChange w:id="112" w:author="Rizky Sahadewa" w:date="2022-07-25T10:18:00Z">
            <w:rPr>
              <w:bCs/>
              <w:iCs/>
              <w:color w:val="000000" w:themeColor="text1"/>
            </w:rPr>
          </w:rPrChange>
        </w:rPr>
        <w:t xml:space="preserve"> </w:t>
      </w:r>
      <w:r w:rsidR="00A62477" w:rsidRPr="00892D67">
        <w:rPr>
          <w:rFonts w:ascii="Arial" w:hAnsi="Arial" w:cs="Arial"/>
          <w:color w:val="000000" w:themeColor="text1"/>
          <w:sz w:val="22"/>
          <w:szCs w:val="22"/>
          <w:rPrChange w:id="113" w:author="Rizky Sahadewa" w:date="2022-07-25T10:18:00Z">
            <w:rPr>
              <w:color w:val="000000" w:themeColor="text1"/>
            </w:rPr>
          </w:rPrChange>
        </w:rPr>
        <w:t>oleh dan antara</w:t>
      </w:r>
      <w:r w:rsidRPr="00892D67">
        <w:rPr>
          <w:rFonts w:ascii="Arial" w:hAnsi="Arial" w:cs="Arial"/>
          <w:color w:val="000000" w:themeColor="text1"/>
          <w:sz w:val="22"/>
          <w:szCs w:val="22"/>
          <w:rPrChange w:id="114" w:author="Rizky Sahadewa" w:date="2022-07-25T10:18:00Z">
            <w:rPr>
              <w:color w:val="000000" w:themeColor="text1"/>
            </w:rPr>
          </w:rPrChange>
        </w:rPr>
        <w:t xml:space="preserve">: </w:t>
      </w:r>
    </w:p>
    <w:p w14:paraId="00E2E035" w14:textId="77777777" w:rsidR="001A1104" w:rsidRPr="00892D67" w:rsidRDefault="001A1104" w:rsidP="004F2AF7">
      <w:pPr>
        <w:pStyle w:val="Default"/>
        <w:spacing w:line="276" w:lineRule="auto"/>
        <w:jc w:val="both"/>
        <w:rPr>
          <w:rFonts w:ascii="Arial" w:hAnsi="Arial" w:cs="Arial"/>
          <w:color w:val="000000" w:themeColor="text1"/>
          <w:sz w:val="22"/>
          <w:szCs w:val="22"/>
          <w:rPrChange w:id="115" w:author="Rizky Sahadewa" w:date="2022-07-25T10:18:00Z">
            <w:rPr>
              <w:color w:val="000000" w:themeColor="text1"/>
            </w:rPr>
          </w:rPrChange>
        </w:rPr>
      </w:pPr>
    </w:p>
    <w:p w14:paraId="1AC002A2" w14:textId="7ED6067C" w:rsidR="001A1104" w:rsidRPr="00892D67" w:rsidRDefault="001A1104" w:rsidP="004F2AF7">
      <w:pPr>
        <w:pStyle w:val="Default"/>
        <w:spacing w:line="276" w:lineRule="auto"/>
        <w:jc w:val="both"/>
        <w:rPr>
          <w:rFonts w:ascii="Arial" w:hAnsi="Arial" w:cs="Arial"/>
          <w:color w:val="000000" w:themeColor="text1"/>
          <w:sz w:val="22"/>
          <w:szCs w:val="22"/>
          <w:lang w:val="en-US"/>
          <w:rPrChange w:id="116" w:author="Rizky Sahadewa" w:date="2022-07-25T10:18:00Z">
            <w:rPr>
              <w:color w:val="000000" w:themeColor="text1"/>
              <w:lang w:val="en-US"/>
            </w:rPr>
          </w:rPrChange>
        </w:rPr>
      </w:pPr>
      <w:r w:rsidRPr="00892D67">
        <w:rPr>
          <w:rFonts w:ascii="Arial" w:hAnsi="Arial" w:cs="Arial"/>
          <w:color w:val="000000" w:themeColor="text1"/>
          <w:sz w:val="22"/>
          <w:szCs w:val="22"/>
          <w:rPrChange w:id="117" w:author="Rizky Sahadewa" w:date="2022-07-25T10:18:00Z">
            <w:rPr>
              <w:color w:val="000000" w:themeColor="text1"/>
            </w:rPr>
          </w:rPrChange>
        </w:rPr>
        <w:t>Nama</w:t>
      </w:r>
      <w:r w:rsidRPr="00892D67">
        <w:rPr>
          <w:rFonts w:ascii="Arial" w:hAnsi="Arial" w:cs="Arial"/>
          <w:color w:val="000000" w:themeColor="text1"/>
          <w:sz w:val="22"/>
          <w:szCs w:val="22"/>
          <w:rPrChange w:id="118" w:author="Rizky Sahadewa" w:date="2022-07-25T10:18:00Z">
            <w:rPr>
              <w:color w:val="000000" w:themeColor="text1"/>
            </w:rPr>
          </w:rPrChange>
        </w:rPr>
        <w:tab/>
      </w:r>
      <w:r w:rsidRPr="00892D67">
        <w:rPr>
          <w:rFonts w:ascii="Arial" w:hAnsi="Arial" w:cs="Arial"/>
          <w:color w:val="000000" w:themeColor="text1"/>
          <w:sz w:val="22"/>
          <w:szCs w:val="22"/>
          <w:rPrChange w:id="119" w:author="Rizky Sahadewa" w:date="2022-07-25T10:18:00Z">
            <w:rPr>
              <w:color w:val="000000" w:themeColor="text1"/>
            </w:rPr>
          </w:rPrChange>
        </w:rPr>
        <w:tab/>
        <w:t xml:space="preserve">: </w:t>
      </w:r>
      <w:r w:rsidR="007D79DF" w:rsidRPr="00892D67">
        <w:rPr>
          <w:rFonts w:ascii="Arial" w:hAnsi="Arial" w:cs="Arial"/>
          <w:color w:val="000000" w:themeColor="text1"/>
          <w:sz w:val="22"/>
          <w:szCs w:val="22"/>
          <w:lang w:val="en-US"/>
          <w:rPrChange w:id="120" w:author="Rizky Sahadewa" w:date="2022-07-25T10:18:00Z">
            <w:rPr>
              <w:color w:val="000000" w:themeColor="text1"/>
              <w:lang w:val="en-US"/>
            </w:rPr>
          </w:rPrChange>
        </w:rPr>
        <w:t>Ayato Onuma</w:t>
      </w:r>
    </w:p>
    <w:p w14:paraId="41944179" w14:textId="77777777" w:rsidR="000F22D3" w:rsidRPr="00892D67" w:rsidRDefault="001A1104" w:rsidP="000F22D3">
      <w:pPr>
        <w:pStyle w:val="Default"/>
        <w:spacing w:line="276" w:lineRule="auto"/>
        <w:jc w:val="both"/>
        <w:rPr>
          <w:rFonts w:ascii="Arial" w:hAnsi="Arial" w:cs="Arial"/>
          <w:color w:val="000000" w:themeColor="text1"/>
          <w:sz w:val="22"/>
          <w:szCs w:val="22"/>
          <w:lang w:val="en-US"/>
          <w:rPrChange w:id="121" w:author="Rizky Sahadewa" w:date="2022-07-25T10:18:00Z">
            <w:rPr>
              <w:color w:val="000000" w:themeColor="text1"/>
              <w:lang w:val="en-US"/>
            </w:rPr>
          </w:rPrChange>
        </w:rPr>
      </w:pPr>
      <w:r w:rsidRPr="00892D67">
        <w:rPr>
          <w:rFonts w:ascii="Arial" w:hAnsi="Arial" w:cs="Arial"/>
          <w:color w:val="000000" w:themeColor="text1"/>
          <w:sz w:val="22"/>
          <w:szCs w:val="22"/>
          <w:rPrChange w:id="122" w:author="Rizky Sahadewa" w:date="2022-07-25T10:18:00Z">
            <w:rPr>
              <w:color w:val="000000" w:themeColor="text1"/>
            </w:rPr>
          </w:rPrChange>
        </w:rPr>
        <w:t>Jabatan</w:t>
      </w:r>
      <w:del w:id="123" w:author="Rizky Sahadewa" w:date="2022-07-21T08:53:00Z">
        <w:r w:rsidRPr="00892D67" w:rsidDel="00442215">
          <w:rPr>
            <w:rFonts w:ascii="Arial" w:hAnsi="Arial" w:cs="Arial"/>
            <w:color w:val="000000" w:themeColor="text1"/>
            <w:sz w:val="22"/>
            <w:szCs w:val="22"/>
            <w:rPrChange w:id="124" w:author="Rizky Sahadewa" w:date="2022-07-25T10:18:00Z">
              <w:rPr>
                <w:color w:val="000000" w:themeColor="text1"/>
              </w:rPr>
            </w:rPrChange>
          </w:rPr>
          <w:tab/>
        </w:r>
      </w:del>
      <w:r w:rsidRPr="00892D67">
        <w:rPr>
          <w:rFonts w:ascii="Arial" w:hAnsi="Arial" w:cs="Arial"/>
          <w:color w:val="000000" w:themeColor="text1"/>
          <w:sz w:val="22"/>
          <w:szCs w:val="22"/>
          <w:rPrChange w:id="125" w:author="Rizky Sahadewa" w:date="2022-07-25T10:18:00Z">
            <w:rPr>
              <w:color w:val="000000" w:themeColor="text1"/>
            </w:rPr>
          </w:rPrChange>
        </w:rPr>
        <w:tab/>
        <w:t xml:space="preserve">: </w:t>
      </w:r>
      <w:r w:rsidR="000F22D3" w:rsidRPr="00892D67">
        <w:rPr>
          <w:rFonts w:ascii="Arial" w:hAnsi="Arial" w:cs="Arial"/>
          <w:color w:val="000000" w:themeColor="text1"/>
          <w:sz w:val="22"/>
          <w:szCs w:val="22"/>
          <w:lang w:val="en-US"/>
          <w:rPrChange w:id="126" w:author="Rizky Sahadewa" w:date="2022-07-25T10:18:00Z">
            <w:rPr>
              <w:color w:val="000000" w:themeColor="text1"/>
              <w:lang w:val="en-US"/>
            </w:rPr>
          </w:rPrChange>
        </w:rPr>
        <w:t xml:space="preserve">Presiden Direktur </w:t>
      </w:r>
    </w:p>
    <w:p w14:paraId="3D44AC71" w14:textId="77777777" w:rsidR="000F22D3" w:rsidRPr="00892D67" w:rsidRDefault="001A1104" w:rsidP="000F22D3">
      <w:pPr>
        <w:pStyle w:val="Default"/>
        <w:spacing w:line="276" w:lineRule="auto"/>
        <w:jc w:val="both"/>
        <w:rPr>
          <w:rFonts w:ascii="Arial" w:hAnsi="Arial" w:cs="Arial"/>
          <w:color w:val="000000" w:themeColor="text1"/>
          <w:sz w:val="22"/>
          <w:szCs w:val="22"/>
          <w:lang w:val="en-US"/>
          <w:rPrChange w:id="127" w:author="Rizky Sahadewa" w:date="2022-07-25T10:18:00Z">
            <w:rPr>
              <w:color w:val="000000" w:themeColor="text1"/>
              <w:lang w:val="en-US"/>
            </w:rPr>
          </w:rPrChange>
        </w:rPr>
      </w:pPr>
      <w:r w:rsidRPr="00892D67">
        <w:rPr>
          <w:rFonts w:ascii="Arial" w:hAnsi="Arial" w:cs="Arial"/>
          <w:color w:val="000000" w:themeColor="text1"/>
          <w:sz w:val="22"/>
          <w:szCs w:val="22"/>
          <w:rPrChange w:id="128" w:author="Rizky Sahadewa" w:date="2022-07-25T10:18:00Z">
            <w:rPr>
              <w:color w:val="000000" w:themeColor="text1"/>
            </w:rPr>
          </w:rPrChange>
        </w:rPr>
        <w:t>Alamat kantor</w:t>
      </w:r>
      <w:r w:rsidRPr="00892D67">
        <w:rPr>
          <w:rFonts w:ascii="Arial" w:hAnsi="Arial" w:cs="Arial"/>
          <w:color w:val="000000" w:themeColor="text1"/>
          <w:sz w:val="22"/>
          <w:szCs w:val="22"/>
          <w:rPrChange w:id="129" w:author="Rizky Sahadewa" w:date="2022-07-25T10:18:00Z">
            <w:rPr>
              <w:color w:val="000000" w:themeColor="text1"/>
            </w:rPr>
          </w:rPrChange>
        </w:rPr>
        <w:tab/>
        <w:t xml:space="preserve">: </w:t>
      </w:r>
      <w:r w:rsidR="000F22D3" w:rsidRPr="00892D67">
        <w:rPr>
          <w:rFonts w:ascii="Arial" w:hAnsi="Arial" w:cs="Arial"/>
          <w:color w:val="000000" w:themeColor="text1"/>
          <w:sz w:val="22"/>
          <w:szCs w:val="22"/>
          <w:lang w:val="en-US"/>
          <w:rPrChange w:id="130" w:author="Rizky Sahadewa" w:date="2022-07-25T10:18:00Z">
            <w:rPr>
              <w:color w:val="000000" w:themeColor="text1"/>
              <w:lang w:val="en-US"/>
            </w:rPr>
          </w:rPrChange>
        </w:rPr>
        <w:t>Jl Jababeka XII A Kav. V-6 Kawasan Industri Jababeka</w:t>
      </w:r>
    </w:p>
    <w:p w14:paraId="38E7C943" w14:textId="0E983A2E" w:rsidR="001A1104" w:rsidRPr="00892D67" w:rsidRDefault="000F22D3" w:rsidP="00484002">
      <w:pPr>
        <w:pStyle w:val="Default"/>
        <w:spacing w:line="276" w:lineRule="auto"/>
        <w:ind w:left="1530" w:firstLine="90"/>
        <w:jc w:val="both"/>
        <w:rPr>
          <w:rFonts w:ascii="Arial" w:hAnsi="Arial" w:cs="Arial"/>
          <w:color w:val="000000" w:themeColor="text1"/>
          <w:sz w:val="22"/>
          <w:szCs w:val="22"/>
          <w:rPrChange w:id="131" w:author="Rizky Sahadewa" w:date="2022-07-25T10:18:00Z">
            <w:rPr>
              <w:color w:val="000000" w:themeColor="text1"/>
            </w:rPr>
          </w:rPrChange>
        </w:rPr>
      </w:pPr>
      <w:r w:rsidRPr="00892D67">
        <w:rPr>
          <w:rFonts w:ascii="Arial" w:hAnsi="Arial" w:cs="Arial"/>
          <w:color w:val="000000" w:themeColor="text1"/>
          <w:sz w:val="22"/>
          <w:szCs w:val="22"/>
          <w:lang w:val="en-US"/>
          <w:rPrChange w:id="132" w:author="Rizky Sahadewa" w:date="2022-07-25T10:18:00Z">
            <w:rPr>
              <w:color w:val="000000" w:themeColor="text1"/>
              <w:lang w:val="en-US"/>
            </w:rPr>
          </w:rPrChange>
        </w:rPr>
        <w:t>Cikarang – Bekasi 17530</w:t>
      </w:r>
    </w:p>
    <w:p w14:paraId="2F20E1C3" w14:textId="61DE61E2" w:rsidR="00041EE8" w:rsidRPr="00892D67" w:rsidRDefault="00041EE8" w:rsidP="004F2AF7">
      <w:pPr>
        <w:pStyle w:val="Default"/>
        <w:spacing w:line="276" w:lineRule="auto"/>
        <w:jc w:val="both"/>
        <w:rPr>
          <w:rFonts w:ascii="Arial" w:hAnsi="Arial" w:cs="Arial"/>
          <w:bCs/>
          <w:color w:val="000000" w:themeColor="text1"/>
          <w:sz w:val="22"/>
          <w:szCs w:val="22"/>
          <w:rPrChange w:id="133" w:author="Rizky Sahadewa" w:date="2022-07-25T10:18:00Z">
            <w:rPr>
              <w:bCs/>
              <w:color w:val="000000" w:themeColor="text1"/>
            </w:rPr>
          </w:rPrChange>
        </w:rPr>
      </w:pPr>
      <w:r w:rsidRPr="00892D67">
        <w:rPr>
          <w:rFonts w:ascii="Arial" w:hAnsi="Arial" w:cs="Arial"/>
          <w:color w:val="000000" w:themeColor="text1"/>
          <w:sz w:val="22"/>
          <w:szCs w:val="22"/>
          <w:rPrChange w:id="134" w:author="Rizky Sahadewa" w:date="2022-07-25T10:18:00Z">
            <w:rPr>
              <w:color w:val="000000" w:themeColor="text1"/>
            </w:rPr>
          </w:rPrChange>
        </w:rPr>
        <w:t xml:space="preserve">Bertindak untuk dan atas nama </w:t>
      </w:r>
      <w:r w:rsidR="000F22D3" w:rsidRPr="00892D67">
        <w:rPr>
          <w:rFonts w:ascii="Arial" w:hAnsi="Arial" w:cs="Arial"/>
          <w:color w:val="000000" w:themeColor="text1"/>
          <w:sz w:val="22"/>
          <w:szCs w:val="22"/>
          <w:lang w:val="en-US"/>
          <w:rPrChange w:id="135" w:author="Rizky Sahadewa" w:date="2022-07-25T10:18:00Z">
            <w:rPr>
              <w:color w:val="000000" w:themeColor="text1"/>
              <w:lang w:val="en-US"/>
            </w:rPr>
          </w:rPrChange>
        </w:rPr>
        <w:t>PT Kurita Indonesia</w:t>
      </w:r>
      <w:r w:rsidRPr="00892D67">
        <w:rPr>
          <w:rFonts w:ascii="Arial" w:hAnsi="Arial" w:cs="Arial"/>
          <w:color w:val="000000" w:themeColor="text1"/>
          <w:sz w:val="22"/>
          <w:szCs w:val="22"/>
          <w:rPrChange w:id="136" w:author="Rizky Sahadewa" w:date="2022-07-25T10:18:00Z">
            <w:rPr>
              <w:color w:val="000000" w:themeColor="text1"/>
            </w:rPr>
          </w:rPrChange>
        </w:rPr>
        <w:t xml:space="preserve">, untuk selanjutnya disebut </w:t>
      </w:r>
      <w:r w:rsidRPr="00892D67">
        <w:rPr>
          <w:rFonts w:ascii="Arial" w:hAnsi="Arial" w:cs="Arial"/>
          <w:b/>
          <w:bCs/>
          <w:color w:val="000000" w:themeColor="text1"/>
          <w:sz w:val="22"/>
          <w:szCs w:val="22"/>
          <w:rPrChange w:id="137" w:author="Rizky Sahadewa" w:date="2022-07-25T10:18:00Z">
            <w:rPr>
              <w:b/>
              <w:bCs/>
              <w:color w:val="000000" w:themeColor="text1"/>
            </w:rPr>
          </w:rPrChange>
        </w:rPr>
        <w:t>Pihak Pertama.</w:t>
      </w:r>
    </w:p>
    <w:p w14:paraId="1B81C830" w14:textId="77777777" w:rsidR="001A1104" w:rsidRPr="00892D67" w:rsidRDefault="001A1104" w:rsidP="004F2AF7">
      <w:pPr>
        <w:pStyle w:val="Default"/>
        <w:spacing w:line="276" w:lineRule="auto"/>
        <w:jc w:val="both"/>
        <w:rPr>
          <w:rFonts w:ascii="Arial" w:hAnsi="Arial" w:cs="Arial"/>
          <w:color w:val="000000" w:themeColor="text1"/>
          <w:sz w:val="22"/>
          <w:szCs w:val="22"/>
          <w:rPrChange w:id="138" w:author="Rizky Sahadewa" w:date="2022-07-25T10:18:00Z">
            <w:rPr>
              <w:color w:val="000000" w:themeColor="text1"/>
            </w:rPr>
          </w:rPrChange>
        </w:rPr>
      </w:pPr>
    </w:p>
    <w:p w14:paraId="5CE9A4D0" w14:textId="5C4FB72E" w:rsidR="001A1104" w:rsidRPr="00B613BC" w:rsidRDefault="001A1104" w:rsidP="004F2AF7">
      <w:pPr>
        <w:pStyle w:val="Default"/>
        <w:spacing w:line="276" w:lineRule="auto"/>
        <w:jc w:val="both"/>
        <w:rPr>
          <w:rFonts w:ascii="Arial" w:hAnsi="Arial" w:cs="Arial"/>
          <w:color w:val="000000" w:themeColor="text1"/>
          <w:sz w:val="22"/>
          <w:szCs w:val="22"/>
          <w:lang w:val="en-US"/>
          <w:rPrChange w:id="139" w:author="ROHAYATI" w:date="2022-08-10T12:46:00Z">
            <w:rPr>
              <w:color w:val="000000" w:themeColor="text1"/>
            </w:rPr>
          </w:rPrChange>
        </w:rPr>
      </w:pPr>
      <w:r w:rsidRPr="00892D67">
        <w:rPr>
          <w:rFonts w:ascii="Arial" w:hAnsi="Arial" w:cs="Arial"/>
          <w:color w:val="000000" w:themeColor="text1"/>
          <w:sz w:val="22"/>
          <w:szCs w:val="22"/>
          <w:rPrChange w:id="140" w:author="Rizky Sahadewa" w:date="2022-07-25T10:18:00Z">
            <w:rPr>
              <w:color w:val="000000" w:themeColor="text1"/>
            </w:rPr>
          </w:rPrChange>
        </w:rPr>
        <w:t>Nama</w:t>
      </w:r>
      <w:r w:rsidRPr="00892D67">
        <w:rPr>
          <w:rFonts w:ascii="Arial" w:hAnsi="Arial" w:cs="Arial"/>
          <w:color w:val="000000" w:themeColor="text1"/>
          <w:sz w:val="22"/>
          <w:szCs w:val="22"/>
          <w:rPrChange w:id="141" w:author="Rizky Sahadewa" w:date="2022-07-25T10:18:00Z">
            <w:rPr>
              <w:color w:val="000000" w:themeColor="text1"/>
            </w:rPr>
          </w:rPrChange>
        </w:rPr>
        <w:tab/>
      </w:r>
      <w:r w:rsidRPr="00892D67">
        <w:rPr>
          <w:rFonts w:ascii="Arial" w:hAnsi="Arial" w:cs="Arial"/>
          <w:color w:val="000000" w:themeColor="text1"/>
          <w:sz w:val="22"/>
          <w:szCs w:val="22"/>
          <w:rPrChange w:id="142" w:author="Rizky Sahadewa" w:date="2022-07-25T10:18:00Z">
            <w:rPr>
              <w:color w:val="000000" w:themeColor="text1"/>
            </w:rPr>
          </w:rPrChange>
        </w:rPr>
        <w:tab/>
        <w:t xml:space="preserve">: </w:t>
      </w:r>
      <w:del w:id="143" w:author="ROHAYATI" w:date="2022-08-10T12:46:00Z">
        <w:r w:rsidRPr="00892D67" w:rsidDel="00B613BC">
          <w:rPr>
            <w:rFonts w:ascii="Arial" w:hAnsi="Arial" w:cs="Arial"/>
            <w:color w:val="000000" w:themeColor="text1"/>
            <w:sz w:val="22"/>
            <w:szCs w:val="22"/>
            <w:rPrChange w:id="144" w:author="Rizky Sahadewa" w:date="2022-07-25T10:18:00Z">
              <w:rPr>
                <w:color w:val="000000" w:themeColor="text1"/>
              </w:rPr>
            </w:rPrChange>
          </w:rPr>
          <w:delText>Tatsuya Matsushita</w:delText>
        </w:r>
      </w:del>
      <w:ins w:id="145" w:author="ROHAYATI" w:date="2022-08-10T12:46:00Z">
        <w:r w:rsidR="00B613BC">
          <w:rPr>
            <w:rFonts w:ascii="Arial" w:hAnsi="Arial" w:cs="Arial"/>
            <w:color w:val="000000" w:themeColor="text1"/>
            <w:sz w:val="22"/>
            <w:szCs w:val="22"/>
            <w:lang w:val="en-US"/>
          </w:rPr>
          <w:t>Kawasaki Nozomi</w:t>
        </w:r>
      </w:ins>
    </w:p>
    <w:p w14:paraId="0A64B56E" w14:textId="52B0EAB2" w:rsidR="001A1104" w:rsidRPr="00892D67" w:rsidRDefault="001A1104" w:rsidP="004F2AF7">
      <w:pPr>
        <w:pStyle w:val="Default"/>
        <w:spacing w:line="276" w:lineRule="auto"/>
        <w:jc w:val="both"/>
        <w:rPr>
          <w:rFonts w:ascii="Arial" w:hAnsi="Arial" w:cs="Arial"/>
          <w:color w:val="000000" w:themeColor="text1"/>
          <w:sz w:val="22"/>
          <w:szCs w:val="22"/>
          <w:rPrChange w:id="146" w:author="Rizky Sahadewa" w:date="2022-07-25T10:18:00Z">
            <w:rPr>
              <w:color w:val="000000" w:themeColor="text1"/>
            </w:rPr>
          </w:rPrChange>
        </w:rPr>
      </w:pPr>
      <w:r w:rsidRPr="00892D67">
        <w:rPr>
          <w:rFonts w:ascii="Arial" w:hAnsi="Arial" w:cs="Arial"/>
          <w:color w:val="000000" w:themeColor="text1"/>
          <w:sz w:val="22"/>
          <w:szCs w:val="22"/>
          <w:rPrChange w:id="147" w:author="Rizky Sahadewa" w:date="2022-07-25T10:18:00Z">
            <w:rPr>
              <w:color w:val="000000" w:themeColor="text1"/>
            </w:rPr>
          </w:rPrChange>
        </w:rPr>
        <w:t>Jabatan</w:t>
      </w:r>
      <w:r w:rsidRPr="00892D67">
        <w:rPr>
          <w:rFonts w:ascii="Arial" w:hAnsi="Arial" w:cs="Arial"/>
          <w:color w:val="000000" w:themeColor="text1"/>
          <w:sz w:val="22"/>
          <w:szCs w:val="22"/>
          <w:rPrChange w:id="148" w:author="Rizky Sahadewa" w:date="2022-07-25T10:18:00Z">
            <w:rPr>
              <w:color w:val="000000" w:themeColor="text1"/>
            </w:rPr>
          </w:rPrChange>
        </w:rPr>
        <w:tab/>
      </w:r>
      <w:del w:id="149" w:author="Rizky Sahadewa" w:date="2022-07-21T08:53:00Z">
        <w:r w:rsidRPr="00892D67" w:rsidDel="00442215">
          <w:rPr>
            <w:rFonts w:ascii="Arial" w:hAnsi="Arial" w:cs="Arial"/>
            <w:color w:val="000000" w:themeColor="text1"/>
            <w:sz w:val="22"/>
            <w:szCs w:val="22"/>
            <w:rPrChange w:id="150" w:author="Rizky Sahadewa" w:date="2022-07-25T10:18:00Z">
              <w:rPr>
                <w:color w:val="000000" w:themeColor="text1"/>
              </w:rPr>
            </w:rPrChange>
          </w:rPr>
          <w:tab/>
        </w:r>
      </w:del>
      <w:r w:rsidRPr="00892D67">
        <w:rPr>
          <w:rFonts w:ascii="Arial" w:hAnsi="Arial" w:cs="Arial"/>
          <w:color w:val="000000" w:themeColor="text1"/>
          <w:sz w:val="22"/>
          <w:szCs w:val="22"/>
          <w:rPrChange w:id="151" w:author="Rizky Sahadewa" w:date="2022-07-25T10:18:00Z">
            <w:rPr>
              <w:color w:val="000000" w:themeColor="text1"/>
            </w:rPr>
          </w:rPrChange>
        </w:rPr>
        <w:t>: Direktur</w:t>
      </w:r>
      <w:del w:id="152" w:author="ROHAYATI" w:date="2022-08-10T12:49:00Z">
        <w:r w:rsidRPr="00892D67" w:rsidDel="00B613BC">
          <w:rPr>
            <w:rFonts w:ascii="Arial" w:hAnsi="Arial" w:cs="Arial"/>
            <w:color w:val="000000" w:themeColor="text1"/>
            <w:sz w:val="22"/>
            <w:szCs w:val="22"/>
            <w:rPrChange w:id="153" w:author="Rizky Sahadewa" w:date="2022-07-25T10:18:00Z">
              <w:rPr>
                <w:color w:val="000000" w:themeColor="text1"/>
              </w:rPr>
            </w:rPrChange>
          </w:rPr>
          <w:delText xml:space="preserve"> PT. Semarang Autocomp Manufacturing Indonesia</w:delText>
        </w:r>
      </w:del>
    </w:p>
    <w:p w14:paraId="5490E5B9" w14:textId="179322FA" w:rsidR="001A1104" w:rsidRPr="00892D67" w:rsidRDefault="001A1104" w:rsidP="004F2AF7">
      <w:pPr>
        <w:pStyle w:val="Default"/>
        <w:spacing w:line="276" w:lineRule="auto"/>
        <w:jc w:val="both"/>
        <w:rPr>
          <w:rFonts w:ascii="Arial" w:hAnsi="Arial" w:cs="Arial"/>
          <w:color w:val="000000" w:themeColor="text1"/>
          <w:sz w:val="22"/>
          <w:szCs w:val="22"/>
          <w:lang w:val="en-US"/>
          <w:rPrChange w:id="154" w:author="Rizky Sahadewa" w:date="2022-07-25T10:18:00Z">
            <w:rPr>
              <w:color w:val="000000" w:themeColor="text1"/>
              <w:lang w:val="en-US"/>
            </w:rPr>
          </w:rPrChange>
        </w:rPr>
      </w:pPr>
      <w:r w:rsidRPr="00892D67">
        <w:rPr>
          <w:rFonts w:ascii="Arial" w:hAnsi="Arial" w:cs="Arial"/>
          <w:color w:val="000000" w:themeColor="text1"/>
          <w:sz w:val="22"/>
          <w:szCs w:val="22"/>
          <w:rPrChange w:id="155" w:author="Rizky Sahadewa" w:date="2022-07-25T10:18:00Z">
            <w:rPr>
              <w:color w:val="000000" w:themeColor="text1"/>
            </w:rPr>
          </w:rPrChange>
        </w:rPr>
        <w:t>Alamat kantor</w:t>
      </w:r>
      <w:r w:rsidRPr="00892D67">
        <w:rPr>
          <w:rFonts w:ascii="Arial" w:hAnsi="Arial" w:cs="Arial"/>
          <w:color w:val="000000" w:themeColor="text1"/>
          <w:sz w:val="22"/>
          <w:szCs w:val="22"/>
          <w:rPrChange w:id="156" w:author="Rizky Sahadewa" w:date="2022-07-25T10:18:00Z">
            <w:rPr>
              <w:color w:val="000000" w:themeColor="text1"/>
            </w:rPr>
          </w:rPrChange>
        </w:rPr>
        <w:tab/>
        <w:t>:</w:t>
      </w:r>
      <w:ins w:id="157" w:author="Rizky Sahadewa" w:date="2022-07-25T10:18:00Z">
        <w:del w:id="158" w:author="ROHAYATI" w:date="2022-08-10T12:49:00Z">
          <w:r w:rsidR="00892D67" w:rsidDel="00B613BC">
            <w:rPr>
              <w:rFonts w:ascii="Arial" w:hAnsi="Arial" w:cs="Arial"/>
              <w:color w:val="000000" w:themeColor="text1"/>
              <w:sz w:val="22"/>
              <w:szCs w:val="22"/>
              <w:lang w:val="en-US"/>
            </w:rPr>
            <w:delText xml:space="preserve"> </w:delText>
          </w:r>
        </w:del>
      </w:ins>
      <w:del w:id="159" w:author="Rizky Sahadewa" w:date="2022-07-25T10:18:00Z">
        <w:r w:rsidRPr="00892D67" w:rsidDel="00892D67">
          <w:rPr>
            <w:rFonts w:ascii="Arial" w:hAnsi="Arial" w:cs="Arial"/>
            <w:color w:val="000000" w:themeColor="text1"/>
            <w:sz w:val="22"/>
            <w:szCs w:val="22"/>
            <w:rPrChange w:id="160" w:author="Rizky Sahadewa" w:date="2022-07-25T10:18:00Z">
              <w:rPr>
                <w:color w:val="000000" w:themeColor="text1"/>
              </w:rPr>
            </w:rPrChange>
          </w:rPr>
          <w:delText xml:space="preserve"> </w:delText>
        </w:r>
      </w:del>
      <w:r w:rsidR="00002861" w:rsidRPr="00892D67">
        <w:rPr>
          <w:rFonts w:ascii="Arial" w:hAnsi="Arial" w:cs="Arial"/>
          <w:color w:val="000000" w:themeColor="text1"/>
          <w:sz w:val="22"/>
          <w:szCs w:val="22"/>
          <w:lang w:val="en-US"/>
          <w:rPrChange w:id="161" w:author="Rizky Sahadewa" w:date="2022-07-25T10:18:00Z">
            <w:rPr>
              <w:color w:val="000000" w:themeColor="text1"/>
              <w:lang w:val="en-US"/>
            </w:rPr>
          </w:rPrChange>
        </w:rPr>
        <w:t xml:space="preserve">Head Office </w:t>
      </w:r>
      <w:r w:rsidRPr="00892D67">
        <w:rPr>
          <w:rFonts w:ascii="Arial" w:hAnsi="Arial" w:cs="Arial"/>
          <w:color w:val="000000" w:themeColor="text1"/>
          <w:sz w:val="22"/>
          <w:szCs w:val="22"/>
          <w:rPrChange w:id="162" w:author="Rizky Sahadewa" w:date="2022-07-25T10:18:00Z">
            <w:rPr>
              <w:color w:val="000000" w:themeColor="text1"/>
            </w:rPr>
          </w:rPrChange>
        </w:rPr>
        <w:t>Jl. Walisongo Km. 9,8 Tugurejo, Tugu, Semarang, Jawa Tengah</w:t>
      </w:r>
    </w:p>
    <w:p w14:paraId="55C9BCDA" w14:textId="77777777" w:rsidR="00002861" w:rsidRPr="00892D67" w:rsidRDefault="00002861" w:rsidP="004F2AF7">
      <w:pPr>
        <w:pStyle w:val="Default"/>
        <w:spacing w:line="276" w:lineRule="auto"/>
        <w:jc w:val="both"/>
        <w:rPr>
          <w:rFonts w:ascii="Arial" w:hAnsi="Arial" w:cs="Arial"/>
          <w:color w:val="000000" w:themeColor="text1"/>
          <w:sz w:val="22"/>
          <w:szCs w:val="22"/>
          <w:lang w:val="en-US"/>
          <w:rPrChange w:id="163" w:author="Rizky Sahadewa" w:date="2022-07-25T10:18:00Z">
            <w:rPr>
              <w:color w:val="000000" w:themeColor="text1"/>
              <w:lang w:val="en-US"/>
            </w:rPr>
          </w:rPrChange>
        </w:rPr>
      </w:pPr>
      <w:r w:rsidRPr="00892D67">
        <w:rPr>
          <w:rFonts w:ascii="Arial" w:hAnsi="Arial" w:cs="Arial"/>
          <w:color w:val="000000" w:themeColor="text1"/>
          <w:sz w:val="22"/>
          <w:szCs w:val="22"/>
          <w:lang w:val="en-US"/>
          <w:rPrChange w:id="164" w:author="Rizky Sahadewa" w:date="2022-07-25T10:18:00Z">
            <w:rPr>
              <w:color w:val="000000" w:themeColor="text1"/>
              <w:lang w:val="en-US"/>
            </w:rPr>
          </w:rPrChange>
        </w:rPr>
        <w:tab/>
      </w:r>
      <w:r w:rsidRPr="00892D67">
        <w:rPr>
          <w:rFonts w:ascii="Arial" w:hAnsi="Arial" w:cs="Arial"/>
          <w:color w:val="000000" w:themeColor="text1"/>
          <w:sz w:val="22"/>
          <w:szCs w:val="22"/>
          <w:lang w:val="en-US"/>
          <w:rPrChange w:id="165" w:author="Rizky Sahadewa" w:date="2022-07-25T10:18:00Z">
            <w:rPr>
              <w:color w:val="000000" w:themeColor="text1"/>
              <w:lang w:val="en-US"/>
            </w:rPr>
          </w:rPrChange>
        </w:rPr>
        <w:tab/>
        <w:t xml:space="preserve">  Branch Office </w:t>
      </w:r>
      <w:r w:rsidRPr="00892D67">
        <w:rPr>
          <w:rFonts w:ascii="Arial" w:hAnsi="Arial" w:cs="Arial"/>
          <w:color w:val="000000" w:themeColor="text1"/>
          <w:sz w:val="22"/>
          <w:szCs w:val="22"/>
          <w:rPrChange w:id="166" w:author="Rizky Sahadewa" w:date="2022-07-25T10:18:00Z">
            <w:rPr>
              <w:color w:val="000000" w:themeColor="text1"/>
            </w:rPr>
          </w:rPrChange>
        </w:rPr>
        <w:t>Jl.</w:t>
      </w:r>
      <w:r w:rsidRPr="00892D67">
        <w:rPr>
          <w:rFonts w:ascii="Arial" w:hAnsi="Arial" w:cs="Arial"/>
          <w:color w:val="000000" w:themeColor="text1"/>
          <w:sz w:val="22"/>
          <w:szCs w:val="22"/>
          <w:lang w:val="en-US"/>
          <w:rPrChange w:id="167" w:author="Rizky Sahadewa" w:date="2022-07-25T10:18:00Z">
            <w:rPr>
              <w:color w:val="000000" w:themeColor="text1"/>
              <w:lang w:val="en-US"/>
            </w:rPr>
          </w:rPrChange>
        </w:rPr>
        <w:t xml:space="preserve"> Raya Jepara Kudus KM 28 Ds. Sengonbugel, Kec. Mayong </w:t>
      </w:r>
    </w:p>
    <w:p w14:paraId="375EDE73" w14:textId="77777777" w:rsidR="00002861" w:rsidRPr="00892D67" w:rsidRDefault="00002861" w:rsidP="004F2AF7">
      <w:pPr>
        <w:pStyle w:val="Default"/>
        <w:spacing w:line="276" w:lineRule="auto"/>
        <w:jc w:val="both"/>
        <w:rPr>
          <w:rFonts w:ascii="Arial" w:hAnsi="Arial" w:cs="Arial"/>
          <w:color w:val="000000" w:themeColor="text1"/>
          <w:sz w:val="22"/>
          <w:szCs w:val="22"/>
          <w:lang w:val="en-US"/>
          <w:rPrChange w:id="168" w:author="Rizky Sahadewa" w:date="2022-07-25T10:18:00Z">
            <w:rPr>
              <w:color w:val="000000" w:themeColor="text1"/>
              <w:lang w:val="en-US"/>
            </w:rPr>
          </w:rPrChange>
        </w:rPr>
      </w:pPr>
      <w:r w:rsidRPr="00892D67">
        <w:rPr>
          <w:rFonts w:ascii="Arial" w:hAnsi="Arial" w:cs="Arial"/>
          <w:color w:val="000000" w:themeColor="text1"/>
          <w:sz w:val="22"/>
          <w:szCs w:val="22"/>
          <w:lang w:val="en-US"/>
          <w:rPrChange w:id="169" w:author="Rizky Sahadewa" w:date="2022-07-25T10:18:00Z">
            <w:rPr>
              <w:color w:val="000000" w:themeColor="text1"/>
              <w:lang w:val="en-US"/>
            </w:rPr>
          </w:rPrChange>
        </w:rPr>
        <w:tab/>
      </w:r>
      <w:r w:rsidRPr="00892D67">
        <w:rPr>
          <w:rFonts w:ascii="Arial" w:hAnsi="Arial" w:cs="Arial"/>
          <w:color w:val="000000" w:themeColor="text1"/>
          <w:sz w:val="22"/>
          <w:szCs w:val="22"/>
          <w:lang w:val="en-US"/>
          <w:rPrChange w:id="170" w:author="Rizky Sahadewa" w:date="2022-07-25T10:18:00Z">
            <w:rPr>
              <w:color w:val="000000" w:themeColor="text1"/>
              <w:lang w:val="en-US"/>
            </w:rPr>
          </w:rPrChange>
        </w:rPr>
        <w:tab/>
        <w:t xml:space="preserve">  </w:t>
      </w:r>
      <w:del w:id="171" w:author="Rizky Sahadewa" w:date="2022-07-25T10:18:00Z">
        <w:r w:rsidRPr="00892D67" w:rsidDel="00892D67">
          <w:rPr>
            <w:rFonts w:ascii="Arial" w:hAnsi="Arial" w:cs="Arial"/>
            <w:color w:val="000000" w:themeColor="text1"/>
            <w:sz w:val="22"/>
            <w:szCs w:val="22"/>
            <w:lang w:val="en-US"/>
            <w:rPrChange w:id="172" w:author="Rizky Sahadewa" w:date="2022-07-25T10:18:00Z">
              <w:rPr>
                <w:color w:val="000000" w:themeColor="text1"/>
                <w:lang w:val="en-US"/>
              </w:rPr>
            </w:rPrChange>
          </w:rPr>
          <w:delText xml:space="preserve"> </w:delText>
        </w:r>
      </w:del>
      <w:r w:rsidRPr="00892D67">
        <w:rPr>
          <w:rFonts w:ascii="Arial" w:hAnsi="Arial" w:cs="Arial"/>
          <w:color w:val="000000" w:themeColor="text1"/>
          <w:sz w:val="22"/>
          <w:szCs w:val="22"/>
          <w:lang w:val="en-US"/>
          <w:rPrChange w:id="173" w:author="Rizky Sahadewa" w:date="2022-07-25T10:18:00Z">
            <w:rPr>
              <w:color w:val="000000" w:themeColor="text1"/>
              <w:lang w:val="en-US"/>
            </w:rPr>
          </w:rPrChange>
        </w:rPr>
        <w:t>Kab. Jepara</w:t>
      </w:r>
    </w:p>
    <w:p w14:paraId="4D88A0CB" w14:textId="77777777" w:rsidR="00041EE8" w:rsidRPr="00892D67" w:rsidRDefault="00041EE8" w:rsidP="004F2AF7">
      <w:pPr>
        <w:pStyle w:val="Default"/>
        <w:spacing w:line="276" w:lineRule="auto"/>
        <w:jc w:val="both"/>
        <w:rPr>
          <w:rFonts w:ascii="Arial" w:hAnsi="Arial" w:cs="Arial"/>
          <w:bCs/>
          <w:color w:val="000000" w:themeColor="text1"/>
          <w:sz w:val="22"/>
          <w:szCs w:val="22"/>
          <w:rPrChange w:id="174" w:author="Rizky Sahadewa" w:date="2022-07-25T10:18:00Z">
            <w:rPr>
              <w:bCs/>
              <w:color w:val="000000" w:themeColor="text1"/>
            </w:rPr>
          </w:rPrChange>
        </w:rPr>
      </w:pPr>
      <w:r w:rsidRPr="00892D67">
        <w:rPr>
          <w:rFonts w:ascii="Arial" w:hAnsi="Arial" w:cs="Arial"/>
          <w:color w:val="000000" w:themeColor="text1"/>
          <w:sz w:val="22"/>
          <w:szCs w:val="22"/>
          <w:rPrChange w:id="175" w:author="Rizky Sahadewa" w:date="2022-07-25T10:18:00Z">
            <w:rPr>
              <w:color w:val="000000" w:themeColor="text1"/>
            </w:rPr>
          </w:rPrChange>
        </w:rPr>
        <w:t>Bertindak untuk dan atas nama</w:t>
      </w:r>
      <w:r w:rsidR="0060474E" w:rsidRPr="00892D67">
        <w:rPr>
          <w:rFonts w:ascii="Arial" w:hAnsi="Arial" w:cs="Arial"/>
          <w:color w:val="000000" w:themeColor="text1"/>
          <w:sz w:val="22"/>
          <w:szCs w:val="22"/>
          <w:rPrChange w:id="176" w:author="Rizky Sahadewa" w:date="2022-07-25T10:18:00Z">
            <w:rPr>
              <w:color w:val="000000" w:themeColor="text1"/>
            </w:rPr>
          </w:rPrChange>
        </w:rPr>
        <w:t xml:space="preserve"> </w:t>
      </w:r>
      <w:r w:rsidRPr="00892D67">
        <w:rPr>
          <w:rFonts w:ascii="Arial" w:hAnsi="Arial" w:cs="Arial"/>
          <w:color w:val="000000" w:themeColor="text1"/>
          <w:sz w:val="22"/>
          <w:szCs w:val="22"/>
          <w:rPrChange w:id="177" w:author="Rizky Sahadewa" w:date="2022-07-25T10:18:00Z">
            <w:rPr>
              <w:color w:val="000000" w:themeColor="text1"/>
            </w:rPr>
          </w:rPrChange>
        </w:rPr>
        <w:t xml:space="preserve">PT. Semarang Autocomp Manufacturing Indonesia, untuk selanjutnya disebut </w:t>
      </w:r>
      <w:r w:rsidRPr="00892D67">
        <w:rPr>
          <w:rFonts w:ascii="Arial" w:hAnsi="Arial" w:cs="Arial"/>
          <w:b/>
          <w:bCs/>
          <w:color w:val="000000" w:themeColor="text1"/>
          <w:sz w:val="22"/>
          <w:szCs w:val="22"/>
          <w:rPrChange w:id="178" w:author="Rizky Sahadewa" w:date="2022-07-25T10:18:00Z">
            <w:rPr>
              <w:b/>
              <w:bCs/>
              <w:color w:val="000000" w:themeColor="text1"/>
            </w:rPr>
          </w:rPrChange>
        </w:rPr>
        <w:t>Pihak Kedua.</w:t>
      </w:r>
    </w:p>
    <w:p w14:paraId="0D8D5C5F" w14:textId="77777777" w:rsidR="001A0EC8" w:rsidRPr="00892D67" w:rsidRDefault="001A0EC8" w:rsidP="004F2AF7">
      <w:pPr>
        <w:pStyle w:val="Default"/>
        <w:spacing w:line="276" w:lineRule="auto"/>
        <w:jc w:val="both"/>
        <w:rPr>
          <w:rFonts w:ascii="Arial" w:hAnsi="Arial" w:cs="Arial"/>
          <w:color w:val="000000" w:themeColor="text1"/>
          <w:sz w:val="22"/>
          <w:szCs w:val="22"/>
          <w:rPrChange w:id="179" w:author="Rizky Sahadewa" w:date="2022-07-25T10:18:00Z">
            <w:rPr>
              <w:color w:val="000000" w:themeColor="text1"/>
            </w:rPr>
          </w:rPrChange>
        </w:rPr>
      </w:pPr>
    </w:p>
    <w:p w14:paraId="031D6D13" w14:textId="77777777" w:rsidR="007F2280" w:rsidRPr="00892D67" w:rsidRDefault="00B752B9" w:rsidP="004F2AF7">
      <w:pPr>
        <w:pStyle w:val="Default"/>
        <w:spacing w:line="276" w:lineRule="auto"/>
        <w:jc w:val="both"/>
        <w:rPr>
          <w:rFonts w:ascii="Arial" w:hAnsi="Arial" w:cs="Arial"/>
          <w:color w:val="000000" w:themeColor="text1"/>
          <w:sz w:val="22"/>
          <w:szCs w:val="22"/>
          <w:rPrChange w:id="180" w:author="Rizky Sahadewa" w:date="2022-07-25T10:18:00Z">
            <w:rPr>
              <w:color w:val="000000" w:themeColor="text1"/>
            </w:rPr>
          </w:rPrChange>
        </w:rPr>
      </w:pPr>
      <w:r w:rsidRPr="00892D67">
        <w:rPr>
          <w:rFonts w:ascii="Arial" w:hAnsi="Arial" w:cs="Arial"/>
          <w:b/>
          <w:color w:val="000000" w:themeColor="text1"/>
          <w:sz w:val="22"/>
          <w:szCs w:val="22"/>
          <w:rPrChange w:id="181" w:author="Rizky Sahadewa" w:date="2022-07-25T10:18:00Z">
            <w:rPr>
              <w:b/>
              <w:color w:val="000000" w:themeColor="text1"/>
            </w:rPr>
          </w:rPrChange>
        </w:rPr>
        <w:t>Pihak Pertama</w:t>
      </w:r>
      <w:r w:rsidRPr="00892D67">
        <w:rPr>
          <w:rFonts w:ascii="Arial" w:hAnsi="Arial" w:cs="Arial"/>
          <w:color w:val="000000" w:themeColor="text1"/>
          <w:sz w:val="22"/>
          <w:szCs w:val="22"/>
          <w:rPrChange w:id="182" w:author="Rizky Sahadewa" w:date="2022-07-25T10:18:00Z">
            <w:rPr>
              <w:color w:val="000000" w:themeColor="text1"/>
            </w:rPr>
          </w:rPrChange>
        </w:rPr>
        <w:t xml:space="preserve"> dan </w:t>
      </w:r>
      <w:r w:rsidR="00055704" w:rsidRPr="00892D67">
        <w:rPr>
          <w:rFonts w:ascii="Arial" w:hAnsi="Arial" w:cs="Arial"/>
          <w:b/>
          <w:color w:val="000000" w:themeColor="text1"/>
          <w:sz w:val="22"/>
          <w:szCs w:val="22"/>
          <w:rPrChange w:id="183" w:author="Rizky Sahadewa" w:date="2022-07-25T10:18:00Z">
            <w:rPr>
              <w:b/>
              <w:color w:val="000000" w:themeColor="text1"/>
            </w:rPr>
          </w:rPrChange>
        </w:rPr>
        <w:t>Pihak Kedua</w:t>
      </w:r>
      <w:r w:rsidR="00052833" w:rsidRPr="00892D67">
        <w:rPr>
          <w:rFonts w:ascii="Arial" w:hAnsi="Arial" w:cs="Arial"/>
          <w:color w:val="000000" w:themeColor="text1"/>
          <w:sz w:val="22"/>
          <w:szCs w:val="22"/>
          <w:rPrChange w:id="184" w:author="Rizky Sahadewa" w:date="2022-07-25T10:18:00Z">
            <w:rPr>
              <w:color w:val="000000" w:themeColor="text1"/>
            </w:rPr>
          </w:rPrChange>
        </w:rPr>
        <w:t xml:space="preserve"> </w:t>
      </w:r>
      <w:r w:rsidR="00B674C0" w:rsidRPr="00892D67">
        <w:rPr>
          <w:rFonts w:ascii="Arial" w:hAnsi="Arial" w:cs="Arial"/>
          <w:color w:val="000000" w:themeColor="text1"/>
          <w:sz w:val="22"/>
          <w:szCs w:val="22"/>
          <w:rPrChange w:id="185" w:author="Rizky Sahadewa" w:date="2022-07-25T10:18:00Z">
            <w:rPr>
              <w:color w:val="000000" w:themeColor="text1"/>
            </w:rPr>
          </w:rPrChange>
        </w:rPr>
        <w:t xml:space="preserve">masing - </w:t>
      </w:r>
      <w:r w:rsidRPr="00892D67">
        <w:rPr>
          <w:rFonts w:ascii="Arial" w:hAnsi="Arial" w:cs="Arial"/>
          <w:color w:val="000000" w:themeColor="text1"/>
          <w:sz w:val="22"/>
          <w:szCs w:val="22"/>
          <w:rPrChange w:id="186" w:author="Rizky Sahadewa" w:date="2022-07-25T10:18:00Z">
            <w:rPr>
              <w:color w:val="000000" w:themeColor="text1"/>
            </w:rPr>
          </w:rPrChange>
        </w:rPr>
        <w:t>masing dis</w:t>
      </w:r>
      <w:r w:rsidR="00B674C0" w:rsidRPr="00892D67">
        <w:rPr>
          <w:rFonts w:ascii="Arial" w:hAnsi="Arial" w:cs="Arial"/>
          <w:color w:val="000000" w:themeColor="text1"/>
          <w:sz w:val="22"/>
          <w:szCs w:val="22"/>
          <w:rPrChange w:id="187" w:author="Rizky Sahadewa" w:date="2022-07-25T10:18:00Z">
            <w:rPr>
              <w:color w:val="000000" w:themeColor="text1"/>
            </w:rPr>
          </w:rPrChange>
        </w:rPr>
        <w:t xml:space="preserve">ebut </w:t>
      </w:r>
      <w:r w:rsidR="00B674C0" w:rsidRPr="00892D67">
        <w:rPr>
          <w:rFonts w:ascii="Arial" w:hAnsi="Arial" w:cs="Arial"/>
          <w:b/>
          <w:color w:val="000000" w:themeColor="text1"/>
          <w:sz w:val="22"/>
          <w:szCs w:val="22"/>
          <w:rPrChange w:id="188" w:author="Rizky Sahadewa" w:date="2022-07-25T10:18:00Z">
            <w:rPr>
              <w:b/>
              <w:color w:val="000000" w:themeColor="text1"/>
            </w:rPr>
          </w:rPrChange>
        </w:rPr>
        <w:t>Pihak</w:t>
      </w:r>
      <w:r w:rsidR="00B674C0" w:rsidRPr="00892D67">
        <w:rPr>
          <w:rFonts w:ascii="Arial" w:hAnsi="Arial" w:cs="Arial"/>
          <w:color w:val="000000" w:themeColor="text1"/>
          <w:sz w:val="22"/>
          <w:szCs w:val="22"/>
          <w:rPrChange w:id="189" w:author="Rizky Sahadewa" w:date="2022-07-25T10:18:00Z">
            <w:rPr>
              <w:color w:val="000000" w:themeColor="text1"/>
            </w:rPr>
          </w:rPrChange>
        </w:rPr>
        <w:t xml:space="preserve"> dan secara bersama - </w:t>
      </w:r>
      <w:r w:rsidR="00052833" w:rsidRPr="00892D67">
        <w:rPr>
          <w:rFonts w:ascii="Arial" w:hAnsi="Arial" w:cs="Arial"/>
          <w:color w:val="000000" w:themeColor="text1"/>
          <w:sz w:val="22"/>
          <w:szCs w:val="22"/>
          <w:rPrChange w:id="190" w:author="Rizky Sahadewa" w:date="2022-07-25T10:18:00Z">
            <w:rPr>
              <w:color w:val="000000" w:themeColor="text1"/>
            </w:rPr>
          </w:rPrChange>
        </w:rPr>
        <w:t xml:space="preserve">sama disebut </w:t>
      </w:r>
      <w:r w:rsidR="00052833" w:rsidRPr="00892D67">
        <w:rPr>
          <w:rFonts w:ascii="Arial" w:hAnsi="Arial" w:cs="Arial"/>
          <w:b/>
          <w:color w:val="000000" w:themeColor="text1"/>
          <w:sz w:val="22"/>
          <w:szCs w:val="22"/>
          <w:rPrChange w:id="191" w:author="Rizky Sahadewa" w:date="2022-07-25T10:18:00Z">
            <w:rPr>
              <w:b/>
              <w:color w:val="000000" w:themeColor="text1"/>
            </w:rPr>
          </w:rPrChange>
        </w:rPr>
        <w:t xml:space="preserve">Para </w:t>
      </w:r>
      <w:r w:rsidRPr="00892D67">
        <w:rPr>
          <w:rFonts w:ascii="Arial" w:hAnsi="Arial" w:cs="Arial"/>
          <w:b/>
          <w:color w:val="000000" w:themeColor="text1"/>
          <w:sz w:val="22"/>
          <w:szCs w:val="22"/>
          <w:rPrChange w:id="192" w:author="Rizky Sahadewa" w:date="2022-07-25T10:18:00Z">
            <w:rPr>
              <w:b/>
              <w:color w:val="000000" w:themeColor="text1"/>
            </w:rPr>
          </w:rPrChange>
        </w:rPr>
        <w:t>Pihak</w:t>
      </w:r>
      <w:r w:rsidRPr="00892D67">
        <w:rPr>
          <w:rFonts w:ascii="Arial" w:hAnsi="Arial" w:cs="Arial"/>
          <w:color w:val="000000" w:themeColor="text1"/>
          <w:sz w:val="22"/>
          <w:szCs w:val="22"/>
          <w:rPrChange w:id="193" w:author="Rizky Sahadewa" w:date="2022-07-25T10:18:00Z">
            <w:rPr>
              <w:color w:val="000000" w:themeColor="text1"/>
            </w:rPr>
          </w:rPrChange>
        </w:rPr>
        <w:t>.</w:t>
      </w:r>
    </w:p>
    <w:p w14:paraId="1AEE2D19" w14:textId="77777777" w:rsidR="000F7A42" w:rsidRPr="00892D67" w:rsidRDefault="000F7A42" w:rsidP="004F2AF7">
      <w:pPr>
        <w:pStyle w:val="Default"/>
        <w:spacing w:line="276" w:lineRule="auto"/>
        <w:jc w:val="both"/>
        <w:rPr>
          <w:rFonts w:ascii="Arial" w:hAnsi="Arial" w:cs="Arial"/>
          <w:color w:val="000000" w:themeColor="text1"/>
          <w:sz w:val="22"/>
          <w:szCs w:val="22"/>
          <w:rPrChange w:id="194" w:author="Rizky Sahadewa" w:date="2022-07-25T10:18:00Z">
            <w:rPr>
              <w:color w:val="000000" w:themeColor="text1"/>
            </w:rPr>
          </w:rPrChange>
        </w:rPr>
      </w:pPr>
    </w:p>
    <w:p w14:paraId="3E44DE98" w14:textId="77777777" w:rsidR="00176442" w:rsidRPr="00892D67" w:rsidRDefault="00B674C0" w:rsidP="004F2AF7">
      <w:pPr>
        <w:pStyle w:val="Default"/>
        <w:spacing w:line="276" w:lineRule="auto"/>
        <w:jc w:val="both"/>
        <w:rPr>
          <w:rFonts w:ascii="Arial" w:hAnsi="Arial" w:cs="Arial"/>
          <w:color w:val="000000" w:themeColor="text1"/>
          <w:sz w:val="22"/>
          <w:szCs w:val="22"/>
          <w:rPrChange w:id="195" w:author="Rizky Sahadewa" w:date="2022-07-25T10:18:00Z">
            <w:rPr>
              <w:color w:val="000000" w:themeColor="text1"/>
            </w:rPr>
          </w:rPrChange>
        </w:rPr>
      </w:pPr>
      <w:r w:rsidRPr="00892D67">
        <w:rPr>
          <w:rFonts w:ascii="Arial" w:hAnsi="Arial" w:cs="Arial"/>
          <w:b/>
          <w:color w:val="000000" w:themeColor="text1"/>
          <w:sz w:val="22"/>
          <w:szCs w:val="22"/>
          <w:rPrChange w:id="196" w:author="Rizky Sahadewa" w:date="2022-07-25T10:18:00Z">
            <w:rPr>
              <w:b/>
              <w:color w:val="000000" w:themeColor="text1"/>
            </w:rPr>
          </w:rPrChange>
        </w:rPr>
        <w:t>Para Pihak</w:t>
      </w:r>
      <w:r w:rsidR="00176442" w:rsidRPr="00892D67">
        <w:rPr>
          <w:rFonts w:ascii="Arial" w:hAnsi="Arial" w:cs="Arial"/>
          <w:color w:val="000000" w:themeColor="text1"/>
          <w:sz w:val="22"/>
          <w:szCs w:val="22"/>
          <w:rPrChange w:id="197" w:author="Rizky Sahadewa" w:date="2022-07-25T10:18:00Z">
            <w:rPr>
              <w:color w:val="000000" w:themeColor="text1"/>
            </w:rPr>
          </w:rPrChange>
        </w:rPr>
        <w:t xml:space="preserve"> dengan ini menerangkan terlebih dahulu: </w:t>
      </w:r>
    </w:p>
    <w:p w14:paraId="70BCFA0D" w14:textId="77777777" w:rsidR="000F22D3" w:rsidRPr="00892D67" w:rsidRDefault="000F22D3" w:rsidP="00484002">
      <w:pPr>
        <w:pStyle w:val="Default"/>
        <w:numPr>
          <w:ilvl w:val="0"/>
          <w:numId w:val="7"/>
        </w:numPr>
        <w:spacing w:line="276" w:lineRule="auto"/>
        <w:ind w:left="540" w:hanging="540"/>
        <w:jc w:val="both"/>
        <w:rPr>
          <w:rFonts w:ascii="Arial" w:hAnsi="Arial" w:cs="Arial"/>
          <w:color w:val="000000" w:themeColor="text1"/>
          <w:sz w:val="22"/>
          <w:szCs w:val="22"/>
          <w:rPrChange w:id="198" w:author="Rizky Sahadewa" w:date="2022-07-25T10:18:00Z">
            <w:rPr>
              <w:color w:val="000000" w:themeColor="text1"/>
            </w:rPr>
          </w:rPrChange>
        </w:rPr>
      </w:pPr>
      <w:r w:rsidRPr="00892D67">
        <w:rPr>
          <w:rFonts w:ascii="Arial" w:hAnsi="Arial" w:cs="Arial"/>
          <w:b/>
          <w:bCs/>
          <w:color w:val="000000" w:themeColor="text1"/>
          <w:sz w:val="22"/>
          <w:szCs w:val="22"/>
          <w:rPrChange w:id="199" w:author="Rizky Sahadewa" w:date="2022-07-25T10:18:00Z">
            <w:rPr>
              <w:b/>
              <w:bCs/>
              <w:color w:val="000000" w:themeColor="text1"/>
            </w:rPr>
          </w:rPrChange>
        </w:rPr>
        <w:t>Pihak Pertama</w:t>
      </w:r>
      <w:r w:rsidRPr="00892D67">
        <w:rPr>
          <w:rFonts w:ascii="Arial" w:hAnsi="Arial" w:cs="Arial"/>
          <w:bCs/>
          <w:color w:val="000000" w:themeColor="text1"/>
          <w:sz w:val="22"/>
          <w:szCs w:val="22"/>
          <w:rPrChange w:id="200" w:author="Rizky Sahadewa" w:date="2022-07-25T10:18:00Z">
            <w:rPr>
              <w:bCs/>
              <w:color w:val="000000" w:themeColor="text1"/>
            </w:rPr>
          </w:rPrChange>
        </w:rPr>
        <w:t xml:space="preserve"> adalah </w:t>
      </w:r>
      <w:r w:rsidRPr="00892D67">
        <w:rPr>
          <w:rFonts w:ascii="Arial" w:hAnsi="Arial" w:cs="Arial"/>
          <w:color w:val="000000" w:themeColor="text1"/>
          <w:sz w:val="22"/>
          <w:szCs w:val="22"/>
          <w:rPrChange w:id="201" w:author="Rizky Sahadewa" w:date="2022-07-25T10:18:00Z">
            <w:rPr>
              <w:color w:val="000000" w:themeColor="text1"/>
            </w:rPr>
          </w:rPrChange>
        </w:rPr>
        <w:t xml:space="preserve">perusahaan </w:t>
      </w:r>
      <w:r w:rsidRPr="00892D67">
        <w:rPr>
          <w:rFonts w:ascii="Arial" w:hAnsi="Arial" w:cs="Arial"/>
          <w:color w:val="000000" w:themeColor="text1"/>
          <w:sz w:val="22"/>
          <w:szCs w:val="22"/>
          <w:lang w:val="en-US"/>
          <w:rPrChange w:id="202" w:author="Rizky Sahadewa" w:date="2022-07-25T10:18:00Z">
            <w:rPr>
              <w:color w:val="000000" w:themeColor="text1"/>
              <w:lang w:val="en-US"/>
            </w:rPr>
          </w:rPrChange>
        </w:rPr>
        <w:t>Water Treatment Chemical  - Plant – Laboratory Service</w:t>
      </w:r>
      <w:r w:rsidRPr="00892D67">
        <w:rPr>
          <w:rFonts w:ascii="Arial" w:hAnsi="Arial" w:cs="Arial"/>
          <w:i/>
          <w:color w:val="000000" w:themeColor="text1"/>
          <w:sz w:val="22"/>
          <w:szCs w:val="22"/>
          <w:rPrChange w:id="203" w:author="Rizky Sahadewa" w:date="2022-07-25T10:18:00Z">
            <w:rPr>
              <w:i/>
              <w:color w:val="000000" w:themeColor="text1"/>
            </w:rPr>
          </w:rPrChange>
        </w:rPr>
        <w:t xml:space="preserve"> </w:t>
      </w:r>
      <w:r w:rsidRPr="00892D67">
        <w:rPr>
          <w:rFonts w:ascii="Arial" w:hAnsi="Arial" w:cs="Arial"/>
          <w:color w:val="000000" w:themeColor="text1"/>
          <w:sz w:val="22"/>
          <w:szCs w:val="22"/>
          <w:rPrChange w:id="204" w:author="Rizky Sahadewa" w:date="2022-07-25T10:18:00Z">
            <w:rPr>
              <w:color w:val="000000" w:themeColor="text1"/>
            </w:rPr>
          </w:rPrChange>
        </w:rPr>
        <w:t xml:space="preserve">sesuai Akta No. </w:t>
      </w:r>
      <w:r w:rsidRPr="00892D67">
        <w:rPr>
          <w:rFonts w:ascii="Arial" w:hAnsi="Arial" w:cs="Arial"/>
          <w:color w:val="000000" w:themeColor="text1"/>
          <w:sz w:val="22"/>
          <w:szCs w:val="22"/>
          <w:lang w:val="en-US"/>
          <w:rPrChange w:id="205" w:author="Rizky Sahadewa" w:date="2022-07-25T10:18:00Z">
            <w:rPr>
              <w:color w:val="000000" w:themeColor="text1"/>
              <w:lang w:val="en-US"/>
            </w:rPr>
          </w:rPrChange>
        </w:rPr>
        <w:t>10</w:t>
      </w:r>
      <w:r w:rsidRPr="00892D67">
        <w:rPr>
          <w:rFonts w:ascii="Arial" w:hAnsi="Arial" w:cs="Arial"/>
          <w:color w:val="000000" w:themeColor="text1"/>
          <w:sz w:val="22"/>
          <w:szCs w:val="22"/>
          <w:rPrChange w:id="206" w:author="Rizky Sahadewa" w:date="2022-07-25T10:18:00Z">
            <w:rPr>
              <w:color w:val="000000" w:themeColor="text1"/>
            </w:rPr>
          </w:rPrChange>
        </w:rPr>
        <w:t xml:space="preserve"> tanggal </w:t>
      </w:r>
      <w:r w:rsidRPr="00892D67">
        <w:rPr>
          <w:rFonts w:ascii="Arial" w:hAnsi="Arial" w:cs="Arial"/>
          <w:color w:val="000000" w:themeColor="text1"/>
          <w:sz w:val="22"/>
          <w:szCs w:val="22"/>
          <w:lang w:val="en-US"/>
          <w:rPrChange w:id="207" w:author="Rizky Sahadewa" w:date="2022-07-25T10:18:00Z">
            <w:rPr>
              <w:color w:val="000000" w:themeColor="text1"/>
              <w:lang w:val="en-US"/>
            </w:rPr>
          </w:rPrChange>
        </w:rPr>
        <w:t>10/03/1986</w:t>
      </w:r>
      <w:r w:rsidRPr="00892D67">
        <w:rPr>
          <w:rFonts w:ascii="Arial" w:hAnsi="Arial" w:cs="Arial"/>
          <w:color w:val="000000" w:themeColor="text1"/>
          <w:sz w:val="22"/>
          <w:szCs w:val="22"/>
          <w:rPrChange w:id="208" w:author="Rizky Sahadewa" w:date="2022-07-25T10:18:00Z">
            <w:rPr>
              <w:color w:val="000000" w:themeColor="text1"/>
            </w:rPr>
          </w:rPrChange>
        </w:rPr>
        <w:t xml:space="preserve"> yang dibuat dihadapan </w:t>
      </w:r>
      <w:r w:rsidRPr="00892D67">
        <w:rPr>
          <w:rFonts w:ascii="Arial" w:hAnsi="Arial" w:cs="Arial"/>
          <w:color w:val="000000" w:themeColor="text1"/>
          <w:sz w:val="22"/>
          <w:szCs w:val="22"/>
          <w:lang w:val="en-US"/>
          <w:rPrChange w:id="209" w:author="Rizky Sahadewa" w:date="2022-07-25T10:18:00Z">
            <w:rPr>
              <w:color w:val="000000" w:themeColor="text1"/>
              <w:lang w:val="en-US"/>
            </w:rPr>
          </w:rPrChange>
        </w:rPr>
        <w:t>Nyonya Rukmasanti Hardjasatya</w:t>
      </w:r>
      <w:r w:rsidRPr="00892D67">
        <w:rPr>
          <w:rFonts w:ascii="Arial" w:hAnsi="Arial" w:cs="Arial"/>
          <w:color w:val="000000" w:themeColor="text1"/>
          <w:sz w:val="22"/>
          <w:szCs w:val="22"/>
          <w:rPrChange w:id="210" w:author="Rizky Sahadewa" w:date="2022-07-25T10:18:00Z">
            <w:rPr>
              <w:color w:val="000000" w:themeColor="text1"/>
            </w:rPr>
          </w:rPrChange>
        </w:rPr>
        <w:t xml:space="preserve">, Notaris di </w:t>
      </w:r>
      <w:r w:rsidRPr="00892D67">
        <w:rPr>
          <w:rFonts w:ascii="Arial" w:hAnsi="Arial" w:cs="Arial"/>
          <w:color w:val="000000" w:themeColor="text1"/>
          <w:sz w:val="22"/>
          <w:szCs w:val="22"/>
          <w:lang w:val="en-US"/>
          <w:rPrChange w:id="211" w:author="Rizky Sahadewa" w:date="2022-07-25T10:18:00Z">
            <w:rPr>
              <w:color w:val="000000" w:themeColor="text1"/>
              <w:lang w:val="en-US"/>
            </w:rPr>
          </w:rPrChange>
        </w:rPr>
        <w:t>Jakarta</w:t>
      </w:r>
      <w:r w:rsidRPr="00892D67">
        <w:rPr>
          <w:rFonts w:ascii="Arial" w:hAnsi="Arial" w:cs="Arial"/>
          <w:color w:val="000000" w:themeColor="text1"/>
          <w:sz w:val="22"/>
          <w:szCs w:val="22"/>
          <w:rPrChange w:id="212" w:author="Rizky Sahadewa" w:date="2022-07-25T10:18:00Z">
            <w:rPr>
              <w:color w:val="000000" w:themeColor="text1"/>
            </w:rPr>
          </w:rPrChange>
        </w:rPr>
        <w:t xml:space="preserve"> dan telah memperoleh persetujuan dan pengesahan dari Menteri Kehakiman Republik Indonesia No. </w:t>
      </w:r>
      <w:r w:rsidRPr="00892D67">
        <w:rPr>
          <w:rFonts w:ascii="Arial" w:hAnsi="Arial" w:cs="Arial"/>
          <w:color w:val="000000" w:themeColor="text1"/>
          <w:sz w:val="22"/>
          <w:szCs w:val="22"/>
          <w:lang w:val="en-US"/>
          <w:rPrChange w:id="213" w:author="Rizky Sahadewa" w:date="2022-07-25T10:18:00Z">
            <w:rPr>
              <w:color w:val="000000" w:themeColor="text1"/>
              <w:lang w:val="en-US"/>
            </w:rPr>
          </w:rPrChange>
        </w:rPr>
        <w:t>C2-6544-HT.0101.Th’86</w:t>
      </w:r>
      <w:r w:rsidRPr="00892D67">
        <w:rPr>
          <w:rFonts w:ascii="Arial" w:hAnsi="Arial" w:cs="Arial"/>
          <w:i/>
          <w:color w:val="000000" w:themeColor="text1"/>
          <w:sz w:val="22"/>
          <w:szCs w:val="22"/>
          <w:lang w:val="en-US"/>
          <w:rPrChange w:id="214" w:author="Rizky Sahadewa" w:date="2022-07-25T10:18:00Z">
            <w:rPr>
              <w:i/>
              <w:color w:val="000000" w:themeColor="text1"/>
              <w:lang w:val="en-US"/>
            </w:rPr>
          </w:rPrChange>
        </w:rPr>
        <w:t xml:space="preserve"> </w:t>
      </w:r>
      <w:r w:rsidRPr="00892D67">
        <w:rPr>
          <w:rFonts w:ascii="Arial" w:hAnsi="Arial" w:cs="Arial"/>
          <w:color w:val="000000" w:themeColor="text1"/>
          <w:sz w:val="22"/>
          <w:szCs w:val="22"/>
          <w:rPrChange w:id="215" w:author="Rizky Sahadewa" w:date="2022-07-25T10:18:00Z">
            <w:rPr>
              <w:color w:val="000000" w:themeColor="text1"/>
            </w:rPr>
          </w:rPrChange>
        </w:rPr>
        <w:t xml:space="preserve">tanggal </w:t>
      </w:r>
      <w:r w:rsidRPr="00892D67">
        <w:rPr>
          <w:rFonts w:ascii="Arial" w:hAnsi="Arial" w:cs="Arial"/>
          <w:color w:val="000000" w:themeColor="text1"/>
          <w:sz w:val="22"/>
          <w:szCs w:val="22"/>
          <w:lang w:val="en-US"/>
          <w:rPrChange w:id="216" w:author="Rizky Sahadewa" w:date="2022-07-25T10:18:00Z">
            <w:rPr>
              <w:color w:val="000000" w:themeColor="text1"/>
              <w:lang w:val="en-US"/>
            </w:rPr>
          </w:rPrChange>
        </w:rPr>
        <w:t xml:space="preserve">20 September 1986 </w:t>
      </w:r>
      <w:r w:rsidRPr="00892D67">
        <w:rPr>
          <w:rFonts w:ascii="Arial" w:hAnsi="Arial" w:cs="Arial"/>
          <w:i/>
          <w:color w:val="000000" w:themeColor="text1"/>
          <w:sz w:val="22"/>
          <w:szCs w:val="22"/>
          <w:lang w:val="en-US"/>
          <w:rPrChange w:id="217" w:author="Rizky Sahadewa" w:date="2022-07-25T10:18:00Z">
            <w:rPr>
              <w:i/>
              <w:color w:val="000000" w:themeColor="text1"/>
              <w:lang w:val="en-US"/>
            </w:rPr>
          </w:rPrChange>
        </w:rPr>
        <w:t xml:space="preserve"> </w:t>
      </w:r>
      <w:r w:rsidRPr="00892D67">
        <w:rPr>
          <w:rFonts w:ascii="Arial" w:hAnsi="Arial" w:cs="Arial"/>
          <w:color w:val="000000" w:themeColor="text1"/>
          <w:sz w:val="22"/>
          <w:szCs w:val="22"/>
          <w:rPrChange w:id="218" w:author="Rizky Sahadewa" w:date="2022-07-25T10:18:00Z">
            <w:rPr>
              <w:color w:val="000000" w:themeColor="text1"/>
            </w:rPr>
          </w:rPrChange>
        </w:rPr>
        <w:t xml:space="preserve">yang </w:t>
      </w:r>
      <w:r w:rsidRPr="00892D67">
        <w:rPr>
          <w:rFonts w:ascii="Arial" w:hAnsi="Arial" w:cs="Arial"/>
          <w:bCs/>
          <w:iCs/>
          <w:color w:val="000000" w:themeColor="text1"/>
          <w:sz w:val="22"/>
          <w:szCs w:val="22"/>
          <w:rPrChange w:id="219" w:author="Rizky Sahadewa" w:date="2022-07-25T10:18:00Z">
            <w:rPr>
              <w:bCs/>
              <w:iCs/>
              <w:color w:val="000000" w:themeColor="text1"/>
            </w:rPr>
          </w:rPrChange>
        </w:rPr>
        <w:t>dalam perjanjian ini disebut sebagai PENJUAL</w:t>
      </w:r>
      <w:r w:rsidRPr="00892D67">
        <w:rPr>
          <w:rFonts w:ascii="Arial" w:hAnsi="Arial" w:cs="Arial"/>
          <w:bCs/>
          <w:color w:val="000000" w:themeColor="text1"/>
          <w:sz w:val="22"/>
          <w:szCs w:val="22"/>
          <w:rPrChange w:id="220" w:author="Rizky Sahadewa" w:date="2022-07-25T10:18:00Z">
            <w:rPr>
              <w:bCs/>
              <w:color w:val="000000" w:themeColor="text1"/>
            </w:rPr>
          </w:rPrChange>
        </w:rPr>
        <w:t>.</w:t>
      </w:r>
    </w:p>
    <w:p w14:paraId="1C217BAE" w14:textId="77777777" w:rsidR="00176442" w:rsidRPr="00892D67" w:rsidRDefault="00055704" w:rsidP="004F2AF7">
      <w:pPr>
        <w:pStyle w:val="Default"/>
        <w:numPr>
          <w:ilvl w:val="0"/>
          <w:numId w:val="7"/>
        </w:numPr>
        <w:spacing w:line="276" w:lineRule="auto"/>
        <w:ind w:left="567" w:hanging="567"/>
        <w:jc w:val="both"/>
        <w:rPr>
          <w:rFonts w:ascii="Arial" w:hAnsi="Arial" w:cs="Arial"/>
          <w:color w:val="000000" w:themeColor="text1"/>
          <w:sz w:val="22"/>
          <w:szCs w:val="22"/>
          <w:rPrChange w:id="221" w:author="Rizky Sahadewa" w:date="2022-07-25T10:18:00Z">
            <w:rPr>
              <w:color w:val="000000" w:themeColor="text1"/>
            </w:rPr>
          </w:rPrChange>
        </w:rPr>
      </w:pPr>
      <w:r w:rsidRPr="00892D67">
        <w:rPr>
          <w:rFonts w:ascii="Arial" w:hAnsi="Arial" w:cs="Arial"/>
          <w:b/>
          <w:bCs/>
          <w:color w:val="000000" w:themeColor="text1"/>
          <w:sz w:val="22"/>
          <w:szCs w:val="22"/>
          <w:rPrChange w:id="222" w:author="Rizky Sahadewa" w:date="2022-07-25T10:18:00Z">
            <w:rPr>
              <w:b/>
              <w:bCs/>
              <w:color w:val="000000" w:themeColor="text1"/>
            </w:rPr>
          </w:rPrChange>
        </w:rPr>
        <w:t>Pihak Kedua</w:t>
      </w:r>
      <w:r w:rsidR="009850FF" w:rsidRPr="00892D67">
        <w:rPr>
          <w:rFonts w:ascii="Arial" w:hAnsi="Arial" w:cs="Arial"/>
          <w:bCs/>
          <w:color w:val="000000" w:themeColor="text1"/>
          <w:sz w:val="22"/>
          <w:szCs w:val="22"/>
          <w:rPrChange w:id="223" w:author="Rizky Sahadewa" w:date="2022-07-25T10:18:00Z">
            <w:rPr>
              <w:bCs/>
              <w:color w:val="000000" w:themeColor="text1"/>
            </w:rPr>
          </w:rPrChange>
        </w:rPr>
        <w:t xml:space="preserve"> </w:t>
      </w:r>
      <w:r w:rsidR="007F2280" w:rsidRPr="00892D67">
        <w:rPr>
          <w:rFonts w:ascii="Arial" w:hAnsi="Arial" w:cs="Arial"/>
          <w:color w:val="000000" w:themeColor="text1"/>
          <w:sz w:val="22"/>
          <w:szCs w:val="22"/>
          <w:rPrChange w:id="224" w:author="Rizky Sahadewa" w:date="2022-07-25T10:18:00Z">
            <w:rPr>
              <w:color w:val="000000" w:themeColor="text1"/>
            </w:rPr>
          </w:rPrChange>
        </w:rPr>
        <w:t xml:space="preserve">adalah </w:t>
      </w:r>
      <w:r w:rsidR="00105D1D" w:rsidRPr="00892D67">
        <w:rPr>
          <w:rFonts w:ascii="Arial" w:hAnsi="Arial" w:cs="Arial"/>
          <w:color w:val="000000" w:themeColor="text1"/>
          <w:sz w:val="22"/>
          <w:szCs w:val="22"/>
          <w:rPrChange w:id="225" w:author="Rizky Sahadewa" w:date="2022-07-25T10:18:00Z">
            <w:rPr>
              <w:color w:val="000000" w:themeColor="text1"/>
            </w:rPr>
          </w:rPrChange>
        </w:rPr>
        <w:t xml:space="preserve">perusahaan yang bergerak di bidang manufacturing </w:t>
      </w:r>
      <w:r w:rsidR="00DE3B51" w:rsidRPr="00892D67">
        <w:rPr>
          <w:rFonts w:ascii="Arial" w:hAnsi="Arial" w:cs="Arial"/>
          <w:color w:val="000000" w:themeColor="text1"/>
          <w:sz w:val="22"/>
          <w:szCs w:val="22"/>
          <w:rPrChange w:id="226" w:author="Rizky Sahadewa" w:date="2022-07-25T10:18:00Z">
            <w:rPr>
              <w:color w:val="000000" w:themeColor="text1"/>
            </w:rPr>
          </w:rPrChange>
        </w:rPr>
        <w:t>perakitan kabel kendaraan roda empat atau lebih</w:t>
      </w:r>
      <w:r w:rsidR="009850FF" w:rsidRPr="00892D67">
        <w:rPr>
          <w:rFonts w:ascii="Arial" w:hAnsi="Arial" w:cs="Arial"/>
          <w:color w:val="000000" w:themeColor="text1"/>
          <w:sz w:val="22"/>
          <w:szCs w:val="22"/>
          <w:rPrChange w:id="227" w:author="Rizky Sahadewa" w:date="2022-07-25T10:18:00Z">
            <w:rPr>
              <w:color w:val="000000" w:themeColor="text1"/>
            </w:rPr>
          </w:rPrChange>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892D67">
        <w:rPr>
          <w:rFonts w:ascii="Arial" w:hAnsi="Arial" w:cs="Arial"/>
          <w:color w:val="000000" w:themeColor="text1"/>
          <w:sz w:val="22"/>
          <w:szCs w:val="22"/>
          <w:rPrChange w:id="228" w:author="Rizky Sahadewa" w:date="2022-07-25T10:18:00Z">
            <w:rPr>
              <w:color w:val="000000" w:themeColor="text1"/>
            </w:rPr>
          </w:rPrChange>
        </w:rPr>
        <w:t xml:space="preserve">yang </w:t>
      </w:r>
      <w:r w:rsidR="00DE3B51" w:rsidRPr="00892D67">
        <w:rPr>
          <w:rFonts w:ascii="Arial" w:hAnsi="Arial" w:cs="Arial"/>
          <w:color w:val="000000" w:themeColor="text1"/>
          <w:sz w:val="22"/>
          <w:szCs w:val="22"/>
          <w:rPrChange w:id="229" w:author="Rizky Sahadewa" w:date="2022-07-25T10:18:00Z">
            <w:rPr>
              <w:color w:val="000000" w:themeColor="text1"/>
            </w:rPr>
          </w:rPrChange>
        </w:rPr>
        <w:t xml:space="preserve">dalam perjanjian ini </w:t>
      </w:r>
      <w:r w:rsidR="00723AC8" w:rsidRPr="00892D67">
        <w:rPr>
          <w:rFonts w:ascii="Arial" w:hAnsi="Arial" w:cs="Arial"/>
          <w:color w:val="000000" w:themeColor="text1"/>
          <w:sz w:val="22"/>
          <w:szCs w:val="22"/>
          <w:rPrChange w:id="230" w:author="Rizky Sahadewa" w:date="2022-07-25T10:18:00Z">
            <w:rPr>
              <w:color w:val="000000" w:themeColor="text1"/>
            </w:rPr>
          </w:rPrChange>
        </w:rPr>
        <w:t xml:space="preserve">disebut </w:t>
      </w:r>
      <w:r w:rsidR="00DE3B51" w:rsidRPr="00892D67">
        <w:rPr>
          <w:rFonts w:ascii="Arial" w:hAnsi="Arial" w:cs="Arial"/>
          <w:color w:val="000000" w:themeColor="text1"/>
          <w:sz w:val="22"/>
          <w:szCs w:val="22"/>
          <w:rPrChange w:id="231" w:author="Rizky Sahadewa" w:date="2022-07-25T10:18:00Z">
            <w:rPr>
              <w:color w:val="000000" w:themeColor="text1"/>
            </w:rPr>
          </w:rPrChange>
        </w:rPr>
        <w:t xml:space="preserve">sebagai </w:t>
      </w:r>
      <w:r w:rsidR="009850FF" w:rsidRPr="00892D67">
        <w:rPr>
          <w:rFonts w:ascii="Arial" w:hAnsi="Arial" w:cs="Arial"/>
          <w:color w:val="000000" w:themeColor="text1"/>
          <w:sz w:val="22"/>
          <w:szCs w:val="22"/>
          <w:rPrChange w:id="232" w:author="Rizky Sahadewa" w:date="2022-07-25T10:18:00Z">
            <w:rPr>
              <w:color w:val="000000" w:themeColor="text1"/>
            </w:rPr>
          </w:rPrChange>
        </w:rPr>
        <w:t>PEMBELI</w:t>
      </w:r>
      <w:r w:rsidR="000532DC" w:rsidRPr="00892D67">
        <w:rPr>
          <w:rFonts w:ascii="Arial" w:hAnsi="Arial" w:cs="Arial"/>
          <w:bCs/>
          <w:color w:val="000000" w:themeColor="text1"/>
          <w:sz w:val="22"/>
          <w:szCs w:val="22"/>
          <w:rPrChange w:id="233" w:author="Rizky Sahadewa" w:date="2022-07-25T10:18:00Z">
            <w:rPr>
              <w:bCs/>
              <w:color w:val="000000" w:themeColor="text1"/>
            </w:rPr>
          </w:rPrChange>
        </w:rPr>
        <w:t>.</w:t>
      </w:r>
    </w:p>
    <w:p w14:paraId="4B927D7B" w14:textId="77777777" w:rsidR="001A1104" w:rsidRPr="00892D67" w:rsidRDefault="001A1104" w:rsidP="004F2AF7">
      <w:pPr>
        <w:pStyle w:val="Default"/>
        <w:spacing w:line="276" w:lineRule="auto"/>
        <w:jc w:val="both"/>
        <w:rPr>
          <w:rFonts w:ascii="Arial" w:hAnsi="Arial" w:cs="Arial"/>
          <w:color w:val="000000" w:themeColor="text1"/>
          <w:sz w:val="22"/>
          <w:szCs w:val="22"/>
          <w:rPrChange w:id="234" w:author="Rizky Sahadewa" w:date="2022-07-25T10:18:00Z">
            <w:rPr>
              <w:color w:val="000000" w:themeColor="text1"/>
            </w:rPr>
          </w:rPrChange>
        </w:rPr>
      </w:pPr>
    </w:p>
    <w:p w14:paraId="57A0E8B0" w14:textId="02B17C82" w:rsidR="00B674C0" w:rsidDel="00110E60" w:rsidRDefault="00DE3B51" w:rsidP="004F2AF7">
      <w:pPr>
        <w:pStyle w:val="Default"/>
        <w:spacing w:line="276" w:lineRule="auto"/>
        <w:jc w:val="both"/>
        <w:rPr>
          <w:ins w:id="235" w:author="Rizky Sahadewa" w:date="2022-07-25T10:18:00Z"/>
          <w:del w:id="236" w:author="ROHAYATI" w:date="2024-05-16T11:53:00Z"/>
          <w:rFonts w:ascii="Arial" w:hAnsi="Arial" w:cs="Arial"/>
          <w:color w:val="000000" w:themeColor="text1"/>
          <w:sz w:val="22"/>
          <w:szCs w:val="22"/>
        </w:rPr>
      </w:pPr>
      <w:r w:rsidRPr="00892D67">
        <w:rPr>
          <w:rFonts w:ascii="Arial" w:hAnsi="Arial" w:cs="Arial"/>
          <w:color w:val="000000" w:themeColor="text1"/>
          <w:sz w:val="22"/>
          <w:szCs w:val="22"/>
          <w:rPrChange w:id="237" w:author="Rizky Sahadewa" w:date="2022-07-25T10:18:00Z">
            <w:rPr>
              <w:color w:val="000000" w:themeColor="text1"/>
            </w:rPr>
          </w:rPrChange>
        </w:rPr>
        <w:t xml:space="preserve">Berdasarkan hal-hal diatas maka dengan ini </w:t>
      </w:r>
      <w:r w:rsidRPr="00892D67">
        <w:rPr>
          <w:rFonts w:ascii="Arial" w:hAnsi="Arial" w:cs="Arial"/>
          <w:b/>
          <w:color w:val="000000" w:themeColor="text1"/>
          <w:sz w:val="22"/>
          <w:szCs w:val="22"/>
          <w:rPrChange w:id="238" w:author="Rizky Sahadewa" w:date="2022-07-25T10:18:00Z">
            <w:rPr>
              <w:b/>
              <w:color w:val="000000" w:themeColor="text1"/>
            </w:rPr>
          </w:rPrChange>
        </w:rPr>
        <w:t>Para Pihak</w:t>
      </w:r>
      <w:r w:rsidR="00176442" w:rsidRPr="00892D67">
        <w:rPr>
          <w:rFonts w:ascii="Arial" w:hAnsi="Arial" w:cs="Arial"/>
          <w:color w:val="000000" w:themeColor="text1"/>
          <w:sz w:val="22"/>
          <w:szCs w:val="22"/>
          <w:rPrChange w:id="239" w:author="Rizky Sahadewa" w:date="2022-07-25T10:18:00Z">
            <w:rPr>
              <w:color w:val="000000" w:themeColor="text1"/>
            </w:rPr>
          </w:rPrChange>
        </w:rPr>
        <w:t xml:space="preserve"> sepakat </w:t>
      </w:r>
      <w:r w:rsidR="007F2280" w:rsidRPr="00892D67">
        <w:rPr>
          <w:rFonts w:ascii="Arial" w:hAnsi="Arial" w:cs="Arial"/>
          <w:color w:val="000000" w:themeColor="text1"/>
          <w:sz w:val="22"/>
          <w:szCs w:val="22"/>
          <w:rPrChange w:id="240" w:author="Rizky Sahadewa" w:date="2022-07-25T10:18:00Z">
            <w:rPr>
              <w:color w:val="000000" w:themeColor="text1"/>
            </w:rPr>
          </w:rPrChange>
        </w:rPr>
        <w:t xml:space="preserve">membuat </w:t>
      </w:r>
      <w:r w:rsidR="00723AC8" w:rsidRPr="00892D67">
        <w:rPr>
          <w:rFonts w:ascii="Arial" w:hAnsi="Arial" w:cs="Arial"/>
          <w:color w:val="000000" w:themeColor="text1"/>
          <w:sz w:val="22"/>
          <w:szCs w:val="22"/>
          <w:rPrChange w:id="241" w:author="Rizky Sahadewa" w:date="2022-07-25T10:18:00Z">
            <w:rPr>
              <w:color w:val="000000" w:themeColor="text1"/>
            </w:rPr>
          </w:rPrChange>
        </w:rPr>
        <w:t xml:space="preserve">perjanjian </w:t>
      </w:r>
      <w:r w:rsidR="00176442" w:rsidRPr="00892D67">
        <w:rPr>
          <w:rFonts w:ascii="Arial" w:hAnsi="Arial" w:cs="Arial"/>
          <w:color w:val="000000" w:themeColor="text1"/>
          <w:sz w:val="22"/>
          <w:szCs w:val="22"/>
          <w:rPrChange w:id="242" w:author="Rizky Sahadewa" w:date="2022-07-25T10:18:00Z">
            <w:rPr>
              <w:color w:val="000000" w:themeColor="text1"/>
            </w:rPr>
          </w:rPrChange>
        </w:rPr>
        <w:t xml:space="preserve">kerjasama </w:t>
      </w:r>
      <w:r w:rsidR="007F2280" w:rsidRPr="00892D67">
        <w:rPr>
          <w:rFonts w:ascii="Arial" w:hAnsi="Arial" w:cs="Arial"/>
          <w:color w:val="000000" w:themeColor="text1"/>
          <w:sz w:val="22"/>
          <w:szCs w:val="22"/>
          <w:rPrChange w:id="243" w:author="Rizky Sahadewa" w:date="2022-07-25T10:18:00Z">
            <w:rPr>
              <w:color w:val="000000" w:themeColor="text1"/>
            </w:rPr>
          </w:rPrChange>
        </w:rPr>
        <w:t>dengan</w:t>
      </w:r>
      <w:r w:rsidRPr="00892D67">
        <w:rPr>
          <w:rFonts w:ascii="Arial" w:hAnsi="Arial" w:cs="Arial"/>
          <w:color w:val="000000" w:themeColor="text1"/>
          <w:sz w:val="22"/>
          <w:szCs w:val="22"/>
          <w:rPrChange w:id="244" w:author="Rizky Sahadewa" w:date="2022-07-25T10:18:00Z">
            <w:rPr>
              <w:color w:val="000000" w:themeColor="text1"/>
            </w:rPr>
          </w:rPrChange>
        </w:rPr>
        <w:t xml:space="preserve"> syarat-syarat</w:t>
      </w:r>
      <w:r w:rsidR="00FF0F60" w:rsidRPr="00892D67">
        <w:rPr>
          <w:rFonts w:ascii="Arial" w:hAnsi="Arial" w:cs="Arial"/>
          <w:color w:val="000000" w:themeColor="text1"/>
          <w:sz w:val="22"/>
          <w:szCs w:val="22"/>
          <w:rPrChange w:id="245" w:author="Rizky Sahadewa" w:date="2022-07-25T10:18:00Z">
            <w:rPr>
              <w:color w:val="000000" w:themeColor="text1"/>
            </w:rPr>
          </w:rPrChange>
        </w:rPr>
        <w:t xml:space="preserve"> </w:t>
      </w:r>
      <w:r w:rsidRPr="00892D67">
        <w:rPr>
          <w:rFonts w:ascii="Arial" w:hAnsi="Arial" w:cs="Arial"/>
          <w:color w:val="000000" w:themeColor="text1"/>
          <w:sz w:val="22"/>
          <w:szCs w:val="22"/>
          <w:rPrChange w:id="246" w:author="Rizky Sahadewa" w:date="2022-07-25T10:18:00Z">
            <w:rPr>
              <w:color w:val="000000" w:themeColor="text1"/>
            </w:rPr>
          </w:rPrChange>
        </w:rPr>
        <w:t>sebagai berikut</w:t>
      </w:r>
      <w:r w:rsidR="007F2280" w:rsidRPr="00892D67">
        <w:rPr>
          <w:rFonts w:ascii="Arial" w:hAnsi="Arial" w:cs="Arial"/>
          <w:color w:val="000000" w:themeColor="text1"/>
          <w:sz w:val="22"/>
          <w:szCs w:val="22"/>
          <w:rPrChange w:id="247" w:author="Rizky Sahadewa" w:date="2022-07-25T10:18:00Z">
            <w:rPr>
              <w:color w:val="000000" w:themeColor="text1"/>
            </w:rPr>
          </w:rPrChange>
        </w:rPr>
        <w:t>:</w:t>
      </w:r>
    </w:p>
    <w:p w14:paraId="6E0236BB" w14:textId="65FA83EB" w:rsidR="00892D67" w:rsidDel="00110E60" w:rsidRDefault="00892D67" w:rsidP="004F2AF7">
      <w:pPr>
        <w:pStyle w:val="Default"/>
        <w:spacing w:line="276" w:lineRule="auto"/>
        <w:jc w:val="both"/>
        <w:rPr>
          <w:ins w:id="248" w:author="Rizky Sahadewa" w:date="2022-07-25T10:18:00Z"/>
          <w:del w:id="249" w:author="ROHAYATI" w:date="2024-05-16T11:53:00Z"/>
          <w:rFonts w:ascii="Arial" w:hAnsi="Arial" w:cs="Arial"/>
          <w:color w:val="000000" w:themeColor="text1"/>
          <w:sz w:val="22"/>
          <w:szCs w:val="22"/>
        </w:rPr>
      </w:pPr>
    </w:p>
    <w:p w14:paraId="56A3B300" w14:textId="6116DEAA" w:rsidR="00892D67" w:rsidRDefault="00892D67" w:rsidP="004F2AF7">
      <w:pPr>
        <w:pStyle w:val="Default"/>
        <w:spacing w:line="276" w:lineRule="auto"/>
        <w:jc w:val="both"/>
        <w:rPr>
          <w:ins w:id="250" w:author="Rizky Sahadewa" w:date="2022-07-25T10:18:00Z"/>
          <w:rFonts w:ascii="Arial" w:hAnsi="Arial" w:cs="Arial"/>
          <w:color w:val="000000" w:themeColor="text1"/>
          <w:sz w:val="22"/>
          <w:szCs w:val="22"/>
        </w:rPr>
      </w:pPr>
    </w:p>
    <w:p w14:paraId="45690D87" w14:textId="77777777" w:rsidR="00892D67" w:rsidRPr="00892D67" w:rsidRDefault="00892D67" w:rsidP="004F2AF7">
      <w:pPr>
        <w:pStyle w:val="Default"/>
        <w:spacing w:line="276" w:lineRule="auto"/>
        <w:jc w:val="both"/>
        <w:rPr>
          <w:rFonts w:ascii="Arial" w:hAnsi="Arial" w:cs="Arial"/>
          <w:b/>
          <w:bCs/>
          <w:color w:val="000000" w:themeColor="text1"/>
          <w:sz w:val="22"/>
          <w:szCs w:val="22"/>
          <w:lang w:val="en-US"/>
          <w:rPrChange w:id="251" w:author="Rizky Sahadewa" w:date="2022-07-25T10:18:00Z">
            <w:rPr>
              <w:b/>
              <w:bCs/>
              <w:color w:val="000000" w:themeColor="text1"/>
              <w:lang w:val="en-US"/>
            </w:rPr>
          </w:rPrChange>
        </w:rPr>
      </w:pPr>
    </w:p>
    <w:p w14:paraId="530B9D20" w14:textId="77777777" w:rsidR="00176442" w:rsidRPr="00892D67" w:rsidRDefault="00176442" w:rsidP="004F2AF7">
      <w:pPr>
        <w:pStyle w:val="Default"/>
        <w:spacing w:line="276" w:lineRule="auto"/>
        <w:jc w:val="center"/>
        <w:rPr>
          <w:rFonts w:ascii="Arial" w:hAnsi="Arial" w:cs="Arial"/>
          <w:color w:val="000000" w:themeColor="text1"/>
          <w:sz w:val="22"/>
          <w:szCs w:val="22"/>
          <w:rPrChange w:id="252" w:author="Rizky Sahadewa" w:date="2022-07-25T10:18:00Z">
            <w:rPr>
              <w:color w:val="000000" w:themeColor="text1"/>
            </w:rPr>
          </w:rPrChange>
        </w:rPr>
      </w:pPr>
      <w:r w:rsidRPr="00892D67">
        <w:rPr>
          <w:rFonts w:ascii="Arial" w:hAnsi="Arial" w:cs="Arial"/>
          <w:b/>
          <w:bCs/>
          <w:color w:val="000000" w:themeColor="text1"/>
          <w:sz w:val="22"/>
          <w:szCs w:val="22"/>
          <w:rPrChange w:id="253" w:author="Rizky Sahadewa" w:date="2022-07-25T10:18:00Z">
            <w:rPr>
              <w:b/>
              <w:bCs/>
              <w:color w:val="000000" w:themeColor="text1"/>
            </w:rPr>
          </w:rPrChange>
        </w:rPr>
        <w:t>Pasal 1</w:t>
      </w:r>
    </w:p>
    <w:p w14:paraId="7F97B1C2" w14:textId="77777777" w:rsidR="00F33B45" w:rsidRPr="00892D67" w:rsidRDefault="00DE3B51" w:rsidP="004F2AF7">
      <w:pPr>
        <w:pStyle w:val="Default"/>
        <w:spacing w:line="276" w:lineRule="auto"/>
        <w:jc w:val="center"/>
        <w:rPr>
          <w:rFonts w:ascii="Arial" w:hAnsi="Arial" w:cs="Arial"/>
          <w:b/>
          <w:bCs/>
          <w:color w:val="000000" w:themeColor="text1"/>
          <w:sz w:val="22"/>
          <w:szCs w:val="22"/>
          <w:rPrChange w:id="254" w:author="Rizky Sahadewa" w:date="2022-07-25T10:18:00Z">
            <w:rPr>
              <w:b/>
              <w:bCs/>
              <w:color w:val="000000" w:themeColor="text1"/>
            </w:rPr>
          </w:rPrChange>
        </w:rPr>
      </w:pPr>
      <w:r w:rsidRPr="00892D67">
        <w:rPr>
          <w:rFonts w:ascii="Arial" w:hAnsi="Arial" w:cs="Arial"/>
          <w:b/>
          <w:bCs/>
          <w:color w:val="000000" w:themeColor="text1"/>
          <w:sz w:val="22"/>
          <w:szCs w:val="22"/>
          <w:rPrChange w:id="255" w:author="Rizky Sahadewa" w:date="2022-07-25T10:18:00Z">
            <w:rPr>
              <w:b/>
              <w:bCs/>
              <w:color w:val="000000" w:themeColor="text1"/>
            </w:rPr>
          </w:rPrChange>
        </w:rPr>
        <w:t xml:space="preserve">Obyek Perjanjian </w:t>
      </w:r>
      <w:r w:rsidR="00F33B45" w:rsidRPr="00892D67">
        <w:rPr>
          <w:rFonts w:ascii="Arial" w:hAnsi="Arial" w:cs="Arial"/>
          <w:b/>
          <w:bCs/>
          <w:color w:val="000000" w:themeColor="text1"/>
          <w:sz w:val="22"/>
          <w:szCs w:val="22"/>
          <w:lang w:val="en-US"/>
          <w:rPrChange w:id="256" w:author="Rizky Sahadewa" w:date="2022-07-25T10:18:00Z">
            <w:rPr>
              <w:b/>
              <w:bCs/>
              <w:color w:val="000000" w:themeColor="text1"/>
              <w:lang w:val="en-US"/>
            </w:rPr>
          </w:rPrChange>
        </w:rPr>
        <w:t xml:space="preserve">&amp; </w:t>
      </w:r>
      <w:r w:rsidR="00F33B45" w:rsidRPr="00892D67">
        <w:rPr>
          <w:rFonts w:ascii="Arial" w:hAnsi="Arial" w:cs="Arial"/>
          <w:b/>
          <w:bCs/>
          <w:color w:val="000000" w:themeColor="text1"/>
          <w:sz w:val="22"/>
          <w:szCs w:val="22"/>
          <w:rPrChange w:id="257" w:author="Rizky Sahadewa" w:date="2022-07-25T10:18:00Z">
            <w:rPr>
              <w:b/>
              <w:bCs/>
              <w:color w:val="000000" w:themeColor="text1"/>
            </w:rPr>
          </w:rPrChange>
        </w:rPr>
        <w:t>Harga</w:t>
      </w:r>
    </w:p>
    <w:p w14:paraId="798B5735" w14:textId="76284E56" w:rsidR="00245D5B" w:rsidRPr="00892D67" w:rsidRDefault="00245D5B" w:rsidP="004F2AF7">
      <w:pPr>
        <w:pStyle w:val="Default"/>
        <w:numPr>
          <w:ilvl w:val="0"/>
          <w:numId w:val="22"/>
        </w:numPr>
        <w:spacing w:line="276" w:lineRule="auto"/>
        <w:ind w:left="567" w:hanging="567"/>
        <w:jc w:val="both"/>
        <w:rPr>
          <w:rFonts w:ascii="Arial" w:hAnsi="Arial" w:cs="Arial"/>
          <w:color w:val="000000" w:themeColor="text1"/>
          <w:sz w:val="22"/>
          <w:szCs w:val="22"/>
          <w:rPrChange w:id="258" w:author="Rizky Sahadewa" w:date="2022-07-25T10:18:00Z">
            <w:rPr>
              <w:color w:val="000000" w:themeColor="text1"/>
            </w:rPr>
          </w:rPrChange>
        </w:rPr>
      </w:pPr>
      <w:r w:rsidRPr="00892D67">
        <w:rPr>
          <w:rFonts w:ascii="Arial" w:hAnsi="Arial" w:cs="Arial"/>
          <w:bCs/>
          <w:iCs/>
          <w:color w:val="000000" w:themeColor="text1"/>
          <w:sz w:val="22"/>
          <w:szCs w:val="22"/>
          <w:rPrChange w:id="259" w:author="Rizky Sahadewa" w:date="2022-07-25T10:18:00Z">
            <w:rPr>
              <w:bCs/>
              <w:iCs/>
              <w:color w:val="000000" w:themeColor="text1"/>
            </w:rPr>
          </w:rPrChange>
        </w:rPr>
        <w:t xml:space="preserve">Objek perjanjian ini adalah pembelian/pengadaan </w:t>
      </w:r>
      <w:r w:rsidR="000F22D3" w:rsidRPr="00892D67">
        <w:rPr>
          <w:rFonts w:ascii="Arial" w:hAnsi="Arial" w:cs="Arial"/>
          <w:bCs/>
          <w:iCs/>
          <w:color w:val="000000" w:themeColor="text1"/>
          <w:sz w:val="22"/>
          <w:szCs w:val="22"/>
          <w:lang w:val="en-US"/>
          <w:rPrChange w:id="260" w:author="Rizky Sahadewa" w:date="2022-07-25T10:18:00Z">
            <w:rPr>
              <w:bCs/>
              <w:iCs/>
              <w:color w:val="000000" w:themeColor="text1"/>
              <w:lang w:val="en-US"/>
            </w:rPr>
          </w:rPrChange>
        </w:rPr>
        <w:t>Produk Cooling Water System</w:t>
      </w:r>
      <w:r w:rsidRPr="00892D67">
        <w:rPr>
          <w:rFonts w:ascii="Arial" w:hAnsi="Arial" w:cs="Arial"/>
          <w:bCs/>
          <w:iCs/>
          <w:color w:val="000000" w:themeColor="text1"/>
          <w:sz w:val="22"/>
          <w:szCs w:val="22"/>
          <w:rPrChange w:id="261" w:author="Rizky Sahadewa" w:date="2022-07-25T10:18:00Z">
            <w:rPr>
              <w:bCs/>
              <w:iCs/>
              <w:color w:val="000000" w:themeColor="text1"/>
            </w:rPr>
          </w:rPrChange>
        </w:rPr>
        <w:t xml:space="preserve"> di </w:t>
      </w:r>
      <w:r w:rsidRPr="00892D67">
        <w:rPr>
          <w:rFonts w:ascii="Arial" w:hAnsi="Arial" w:cs="Arial"/>
          <w:color w:val="000000" w:themeColor="text1"/>
          <w:sz w:val="22"/>
          <w:szCs w:val="22"/>
          <w:rPrChange w:id="262" w:author="Rizky Sahadewa" w:date="2022-07-25T10:18:00Z">
            <w:rPr>
              <w:color w:val="000000" w:themeColor="text1"/>
            </w:rPr>
          </w:rPrChange>
        </w:rPr>
        <w:t>PT. Semarang Autocomp Manufacturing Indonesia dengan detail produk</w:t>
      </w:r>
      <w:r w:rsidRPr="00892D67">
        <w:rPr>
          <w:rFonts w:ascii="Arial" w:hAnsi="Arial" w:cs="Arial"/>
          <w:bCs/>
          <w:iCs/>
          <w:color w:val="000000" w:themeColor="text1"/>
          <w:sz w:val="22"/>
          <w:szCs w:val="22"/>
          <w:rPrChange w:id="263" w:author="Rizky Sahadewa" w:date="2022-07-25T10:18:00Z">
            <w:rPr>
              <w:bCs/>
              <w:iCs/>
              <w:color w:val="000000" w:themeColor="text1"/>
            </w:rPr>
          </w:rPrChange>
        </w:rPr>
        <w:t xml:space="preserve"> :</w:t>
      </w:r>
    </w:p>
    <w:tbl>
      <w:tblPr>
        <w:tblStyle w:val="TableGrid"/>
        <w:tblW w:w="4528" w:type="pct"/>
        <w:tblInd w:w="738" w:type="dxa"/>
        <w:tblLayout w:type="fixed"/>
        <w:tblLook w:val="04A0" w:firstRow="1" w:lastRow="0" w:firstColumn="1" w:lastColumn="0" w:noHBand="0" w:noVBand="1"/>
        <w:tblPrChange w:id="264" w:author="ROHAYATI" w:date="2024-05-16T12:06:00Z">
          <w:tblPr>
            <w:tblStyle w:val="TableGrid"/>
            <w:tblW w:w="4528" w:type="pct"/>
            <w:tblInd w:w="738" w:type="dxa"/>
            <w:tblLayout w:type="fixed"/>
            <w:tblLook w:val="04A0" w:firstRow="1" w:lastRow="0" w:firstColumn="1" w:lastColumn="0" w:noHBand="0" w:noVBand="1"/>
          </w:tblPr>
        </w:tblPrChange>
      </w:tblPr>
      <w:tblGrid>
        <w:gridCol w:w="540"/>
        <w:gridCol w:w="1994"/>
        <w:gridCol w:w="2777"/>
        <w:gridCol w:w="1080"/>
        <w:gridCol w:w="1979"/>
        <w:tblGridChange w:id="265">
          <w:tblGrid>
            <w:gridCol w:w="434"/>
            <w:gridCol w:w="2099"/>
            <w:gridCol w:w="2777"/>
            <w:gridCol w:w="1080"/>
            <w:gridCol w:w="1980"/>
          </w:tblGrid>
        </w:tblGridChange>
      </w:tblGrid>
      <w:tr w:rsidR="00A42C01" w:rsidRPr="00892D67" w14:paraId="2D2AFEF4" w14:textId="77777777" w:rsidTr="00A42C01">
        <w:tc>
          <w:tcPr>
            <w:tcW w:w="323" w:type="pct"/>
            <w:tcPrChange w:id="266" w:author="ROHAYATI" w:date="2024-05-16T12:06:00Z">
              <w:tcPr>
                <w:tcW w:w="259" w:type="pct"/>
              </w:tcPr>
            </w:tcPrChange>
          </w:tcPr>
          <w:p w14:paraId="719D96A5" w14:textId="77777777"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267" w:author="Rizky Sahadewa" w:date="2022-07-25T10:18:00Z">
                  <w:rPr>
                    <w:color w:val="000000" w:themeColor="text1"/>
                    <w:lang w:val="en-US"/>
                  </w:rPr>
                </w:rPrChange>
              </w:rPr>
              <w:pPrChange w:id="268"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269" w:author="Rizky Sahadewa" w:date="2022-07-25T10:18:00Z">
                  <w:rPr>
                    <w:color w:val="000000" w:themeColor="text1"/>
                    <w:lang w:val="en-US"/>
                  </w:rPr>
                </w:rPrChange>
              </w:rPr>
              <w:t>No.</w:t>
            </w:r>
          </w:p>
        </w:tc>
        <w:tc>
          <w:tcPr>
            <w:tcW w:w="1191" w:type="pct"/>
            <w:tcPrChange w:id="270" w:author="ROHAYATI" w:date="2024-05-16T12:06:00Z">
              <w:tcPr>
                <w:tcW w:w="1254" w:type="pct"/>
              </w:tcPr>
            </w:tcPrChange>
          </w:tcPr>
          <w:p w14:paraId="45A924AA" w14:textId="77777777"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271" w:author="Rizky Sahadewa" w:date="2022-07-25T10:18:00Z">
                  <w:rPr>
                    <w:color w:val="000000" w:themeColor="text1"/>
                    <w:lang w:val="en-US"/>
                  </w:rPr>
                </w:rPrChange>
              </w:rPr>
              <w:pPrChange w:id="272"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273" w:author="Rizky Sahadewa" w:date="2022-07-25T10:18:00Z">
                  <w:rPr>
                    <w:color w:val="000000" w:themeColor="text1"/>
                    <w:lang w:val="en-US"/>
                  </w:rPr>
                </w:rPrChange>
              </w:rPr>
              <w:t>Barang</w:t>
            </w:r>
          </w:p>
        </w:tc>
        <w:tc>
          <w:tcPr>
            <w:tcW w:w="1659" w:type="pct"/>
            <w:tcPrChange w:id="274" w:author="ROHAYATI" w:date="2024-05-16T12:06:00Z">
              <w:tcPr>
                <w:tcW w:w="1659" w:type="pct"/>
              </w:tcPr>
            </w:tcPrChange>
          </w:tcPr>
          <w:p w14:paraId="04F056D1" w14:textId="77777777"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275" w:author="Rizky Sahadewa" w:date="2022-07-25T10:18:00Z">
                  <w:rPr>
                    <w:color w:val="000000" w:themeColor="text1"/>
                    <w:lang w:val="en-US"/>
                  </w:rPr>
                </w:rPrChange>
              </w:rPr>
              <w:pPrChange w:id="276"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277" w:author="Rizky Sahadewa" w:date="2022-07-25T10:18:00Z">
                  <w:rPr>
                    <w:color w:val="000000" w:themeColor="text1"/>
                    <w:lang w:val="en-US"/>
                  </w:rPr>
                </w:rPrChange>
              </w:rPr>
              <w:t>Deskripsi</w:t>
            </w:r>
          </w:p>
        </w:tc>
        <w:tc>
          <w:tcPr>
            <w:tcW w:w="645" w:type="pct"/>
            <w:tcPrChange w:id="278" w:author="ROHAYATI" w:date="2024-05-16T12:06:00Z">
              <w:tcPr>
                <w:tcW w:w="645" w:type="pct"/>
              </w:tcPr>
            </w:tcPrChange>
          </w:tcPr>
          <w:p w14:paraId="7D9C317E" w14:textId="77777777"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279" w:author="Rizky Sahadewa" w:date="2022-07-25T10:18:00Z">
                  <w:rPr>
                    <w:color w:val="000000" w:themeColor="text1"/>
                    <w:lang w:val="en-US"/>
                  </w:rPr>
                </w:rPrChange>
              </w:rPr>
              <w:pPrChange w:id="280"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281" w:author="Rizky Sahadewa" w:date="2022-07-25T10:18:00Z">
                  <w:rPr>
                    <w:color w:val="000000" w:themeColor="text1"/>
                    <w:lang w:val="en-US"/>
                  </w:rPr>
                </w:rPrChange>
              </w:rPr>
              <w:t>Satuan</w:t>
            </w:r>
          </w:p>
        </w:tc>
        <w:tc>
          <w:tcPr>
            <w:tcW w:w="1183" w:type="pct"/>
            <w:tcPrChange w:id="282" w:author="ROHAYATI" w:date="2024-05-16T12:06:00Z">
              <w:tcPr>
                <w:tcW w:w="1183" w:type="pct"/>
              </w:tcPr>
            </w:tcPrChange>
          </w:tcPr>
          <w:p w14:paraId="6C239C2B" w14:textId="77777777"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283" w:author="Rizky Sahadewa" w:date="2022-07-25T10:18:00Z">
                  <w:rPr>
                    <w:color w:val="000000" w:themeColor="text1"/>
                    <w:lang w:val="en-US"/>
                  </w:rPr>
                </w:rPrChange>
              </w:rPr>
              <w:pPrChange w:id="284"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285" w:author="Rizky Sahadewa" w:date="2022-07-25T10:18:00Z">
                  <w:rPr>
                    <w:color w:val="000000" w:themeColor="text1"/>
                    <w:lang w:val="en-US"/>
                  </w:rPr>
                </w:rPrChange>
              </w:rPr>
              <w:t>Garansi</w:t>
            </w:r>
          </w:p>
        </w:tc>
      </w:tr>
      <w:tr w:rsidR="00A42C01" w:rsidRPr="00892D67" w14:paraId="3F08308D" w14:textId="77777777" w:rsidTr="00A42C01">
        <w:tc>
          <w:tcPr>
            <w:tcW w:w="323" w:type="pct"/>
            <w:tcPrChange w:id="286" w:author="ROHAYATI" w:date="2024-05-16T12:06:00Z">
              <w:tcPr>
                <w:tcW w:w="259" w:type="pct"/>
              </w:tcPr>
            </w:tcPrChange>
          </w:tcPr>
          <w:p w14:paraId="6583AEAE" w14:textId="6ACC4604" w:rsidR="00A42C01" w:rsidRPr="00892D67" w:rsidRDefault="00A42C01" w:rsidP="000F22D3">
            <w:pPr>
              <w:pStyle w:val="Default"/>
              <w:spacing w:line="276" w:lineRule="auto"/>
              <w:ind w:left="426" w:hanging="426"/>
              <w:jc w:val="both"/>
              <w:rPr>
                <w:rFonts w:ascii="Arial" w:hAnsi="Arial" w:cs="Arial"/>
                <w:color w:val="000000" w:themeColor="text1"/>
                <w:sz w:val="22"/>
                <w:szCs w:val="22"/>
                <w:lang w:val="en-US"/>
                <w:rPrChange w:id="287" w:author="Rizky Sahadewa" w:date="2022-07-25T10:18:00Z">
                  <w:rPr>
                    <w:color w:val="000000" w:themeColor="text1"/>
                    <w:lang w:val="en-US"/>
                  </w:rPr>
                </w:rPrChange>
              </w:rPr>
            </w:pPr>
            <w:r w:rsidRPr="00892D67">
              <w:rPr>
                <w:rFonts w:ascii="Arial" w:hAnsi="Arial" w:cs="Arial"/>
                <w:color w:val="000000" w:themeColor="text1"/>
                <w:sz w:val="22"/>
                <w:szCs w:val="22"/>
                <w:lang w:val="en-US"/>
                <w:rPrChange w:id="288" w:author="Rizky Sahadewa" w:date="2022-07-25T10:18:00Z">
                  <w:rPr>
                    <w:color w:val="000000" w:themeColor="text1"/>
                    <w:lang w:val="en-US"/>
                  </w:rPr>
                </w:rPrChange>
              </w:rPr>
              <w:t>1</w:t>
            </w:r>
          </w:p>
        </w:tc>
        <w:tc>
          <w:tcPr>
            <w:tcW w:w="1191" w:type="pct"/>
            <w:tcPrChange w:id="289" w:author="ROHAYATI" w:date="2024-05-16T12:06:00Z">
              <w:tcPr>
                <w:tcW w:w="1254" w:type="pct"/>
              </w:tcPr>
            </w:tcPrChange>
          </w:tcPr>
          <w:p w14:paraId="07D13377" w14:textId="4EC40168" w:rsidR="00A42C01" w:rsidRPr="00892D67" w:rsidRDefault="00A42C01">
            <w:pPr>
              <w:pStyle w:val="Default"/>
              <w:spacing w:line="276" w:lineRule="auto"/>
              <w:ind w:left="426" w:hanging="426"/>
              <w:rPr>
                <w:rFonts w:ascii="Arial" w:hAnsi="Arial" w:cs="Arial"/>
                <w:b/>
                <w:bCs/>
                <w:color w:val="000000" w:themeColor="text1"/>
                <w:sz w:val="22"/>
                <w:szCs w:val="22"/>
                <w:rPrChange w:id="290" w:author="Rizky Sahadewa" w:date="2022-07-25T10:18:00Z">
                  <w:rPr>
                    <w:color w:val="000000" w:themeColor="text1"/>
                  </w:rPr>
                </w:rPrChange>
              </w:rPr>
              <w:pPrChange w:id="291" w:author="Rizky Sahadewa" w:date="2022-07-21T09:10:00Z">
                <w:pPr>
                  <w:pStyle w:val="Default"/>
                  <w:spacing w:line="276" w:lineRule="auto"/>
                  <w:ind w:left="426" w:hanging="426"/>
                  <w:jc w:val="both"/>
                </w:pPr>
              </w:pPrChange>
            </w:pPr>
            <w:r w:rsidRPr="00892D67">
              <w:rPr>
                <w:rFonts w:ascii="Arial" w:hAnsi="Arial" w:cs="Arial"/>
                <w:b/>
                <w:bCs/>
                <w:color w:val="000000" w:themeColor="text1"/>
                <w:sz w:val="22"/>
                <w:szCs w:val="22"/>
                <w:lang w:val="en-US"/>
                <w:rPrChange w:id="292" w:author="Rizky Sahadewa" w:date="2022-07-25T10:18:00Z">
                  <w:rPr>
                    <w:color w:val="000000" w:themeColor="text1"/>
                    <w:lang w:val="en-US"/>
                  </w:rPr>
                </w:rPrChange>
              </w:rPr>
              <w:t>Kurita T-768</w:t>
            </w:r>
            <w:ins w:id="293" w:author="Rizky Sahadewa" w:date="2022-07-21T09:11:00Z">
              <w:r w:rsidRPr="00892D67">
                <w:rPr>
                  <w:rFonts w:ascii="Arial" w:hAnsi="Arial" w:cs="Arial"/>
                  <w:b/>
                  <w:bCs/>
                  <w:color w:val="000000" w:themeColor="text1"/>
                  <w:sz w:val="22"/>
                  <w:szCs w:val="22"/>
                  <w:lang w:val="en-US"/>
                  <w:rPrChange w:id="294" w:author="Rizky Sahadewa" w:date="2022-07-25T10:18:00Z">
                    <w:rPr>
                      <w:rFonts w:asciiTheme="minorHAnsi" w:hAnsiTheme="minorHAnsi" w:cstheme="minorHAnsi"/>
                      <w:color w:val="000000" w:themeColor="text1"/>
                      <w:lang w:val="en-US"/>
                    </w:rPr>
                  </w:rPrChange>
                </w:rPr>
                <w:t>1</w:t>
              </w:r>
            </w:ins>
            <w:del w:id="295" w:author="Rizky Sahadewa" w:date="2022-07-21T09:11:00Z">
              <w:r w:rsidRPr="00892D67" w:rsidDel="002E5527">
                <w:rPr>
                  <w:rFonts w:ascii="Arial" w:hAnsi="Arial" w:cs="Arial"/>
                  <w:b/>
                  <w:bCs/>
                  <w:color w:val="000000" w:themeColor="text1"/>
                  <w:sz w:val="22"/>
                  <w:szCs w:val="22"/>
                  <w:lang w:val="en-US"/>
                  <w:rPrChange w:id="296" w:author="Rizky Sahadewa" w:date="2022-07-25T10:18:00Z">
                    <w:rPr>
                      <w:color w:val="000000" w:themeColor="text1"/>
                      <w:lang w:val="en-US"/>
                    </w:rPr>
                  </w:rPrChange>
                </w:rPr>
                <w:delText>0</w:delText>
              </w:r>
            </w:del>
          </w:p>
        </w:tc>
        <w:tc>
          <w:tcPr>
            <w:tcW w:w="1659" w:type="pct"/>
            <w:tcPrChange w:id="297" w:author="ROHAYATI" w:date="2024-05-16T12:06:00Z">
              <w:tcPr>
                <w:tcW w:w="1659" w:type="pct"/>
              </w:tcPr>
            </w:tcPrChange>
          </w:tcPr>
          <w:p w14:paraId="7FAFFF12" w14:textId="2E0CD980" w:rsidR="00A42C01" w:rsidRPr="00892D67" w:rsidRDefault="00A42C01">
            <w:pPr>
              <w:pStyle w:val="Default"/>
              <w:spacing w:line="276" w:lineRule="auto"/>
              <w:ind w:left="20" w:hanging="20"/>
              <w:rPr>
                <w:rFonts w:ascii="Arial" w:hAnsi="Arial" w:cs="Arial"/>
                <w:color w:val="000000" w:themeColor="text1"/>
                <w:sz w:val="22"/>
                <w:szCs w:val="22"/>
                <w:lang w:val="en-US"/>
                <w:rPrChange w:id="298" w:author="Rizky Sahadewa" w:date="2022-07-25T10:18:00Z">
                  <w:rPr>
                    <w:color w:val="000000" w:themeColor="text1"/>
                    <w:lang w:val="en-US"/>
                  </w:rPr>
                </w:rPrChange>
              </w:rPr>
              <w:pPrChange w:id="299" w:author="Rizky Sahadewa" w:date="2022-07-21T09:10:00Z">
                <w:pPr>
                  <w:pStyle w:val="Default"/>
                  <w:spacing w:line="276" w:lineRule="auto"/>
                  <w:ind w:left="20" w:hanging="20"/>
                  <w:jc w:val="both"/>
                </w:pPr>
              </w:pPrChange>
            </w:pPr>
            <w:r w:rsidRPr="00892D67">
              <w:rPr>
                <w:rFonts w:ascii="Arial" w:hAnsi="Arial" w:cs="Arial"/>
                <w:color w:val="000000" w:themeColor="text1"/>
                <w:sz w:val="22"/>
                <w:szCs w:val="22"/>
                <w:lang w:val="en-US"/>
                <w:rPrChange w:id="300" w:author="Rizky Sahadewa" w:date="2022-07-25T10:18:00Z">
                  <w:rPr>
                    <w:color w:val="000000" w:themeColor="text1"/>
                    <w:lang w:val="en-US"/>
                  </w:rPr>
                </w:rPrChange>
              </w:rPr>
              <w:t>Scale and Corrosif Inhibitor</w:t>
            </w:r>
          </w:p>
        </w:tc>
        <w:tc>
          <w:tcPr>
            <w:tcW w:w="645" w:type="pct"/>
            <w:tcPrChange w:id="301" w:author="ROHAYATI" w:date="2024-05-16T12:06:00Z">
              <w:tcPr>
                <w:tcW w:w="645" w:type="pct"/>
              </w:tcPr>
            </w:tcPrChange>
          </w:tcPr>
          <w:p w14:paraId="32A4AF43" w14:textId="19D94287"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302" w:author="Rizky Sahadewa" w:date="2022-07-25T10:18:00Z">
                  <w:rPr>
                    <w:color w:val="000000" w:themeColor="text1"/>
                    <w:lang w:val="en-US"/>
                  </w:rPr>
                </w:rPrChange>
              </w:rPr>
              <w:pPrChange w:id="303"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304" w:author="Rizky Sahadewa" w:date="2022-07-25T10:18:00Z">
                  <w:rPr>
                    <w:color w:val="000000" w:themeColor="text1"/>
                    <w:lang w:val="en-US"/>
                  </w:rPr>
                </w:rPrChange>
              </w:rPr>
              <w:t>Kg</w:t>
            </w:r>
          </w:p>
        </w:tc>
        <w:tc>
          <w:tcPr>
            <w:tcW w:w="1183" w:type="pct"/>
            <w:tcPrChange w:id="305" w:author="ROHAYATI" w:date="2024-05-16T12:06:00Z">
              <w:tcPr>
                <w:tcW w:w="1183" w:type="pct"/>
              </w:tcPr>
            </w:tcPrChange>
          </w:tcPr>
          <w:p w14:paraId="72E4651E" w14:textId="3CD84EE2" w:rsidR="00A42C01" w:rsidRPr="00892D67" w:rsidRDefault="00A42C01">
            <w:pPr>
              <w:pStyle w:val="Default"/>
              <w:spacing w:line="276" w:lineRule="auto"/>
              <w:ind w:left="426" w:hanging="426"/>
              <w:rPr>
                <w:rFonts w:ascii="Arial" w:hAnsi="Arial" w:cs="Arial"/>
                <w:color w:val="000000" w:themeColor="text1"/>
                <w:sz w:val="22"/>
                <w:szCs w:val="22"/>
                <w:lang w:val="en-US"/>
                <w:rPrChange w:id="306" w:author="Rizky Sahadewa" w:date="2022-07-25T10:18:00Z">
                  <w:rPr>
                    <w:color w:val="000000" w:themeColor="text1"/>
                    <w:lang w:val="en-US"/>
                  </w:rPr>
                </w:rPrChange>
              </w:rPr>
              <w:pPrChange w:id="307" w:author="Rizky Sahadewa" w:date="2022-07-21T09:10:00Z">
                <w:pPr>
                  <w:pStyle w:val="Default"/>
                  <w:spacing w:line="276" w:lineRule="auto"/>
                  <w:ind w:left="426" w:hanging="426"/>
                  <w:jc w:val="both"/>
                </w:pPr>
              </w:pPrChange>
            </w:pPr>
            <w:r w:rsidRPr="00892D67">
              <w:rPr>
                <w:rFonts w:ascii="Arial" w:hAnsi="Arial" w:cs="Arial"/>
                <w:color w:val="000000" w:themeColor="text1"/>
                <w:sz w:val="22"/>
                <w:szCs w:val="22"/>
                <w:lang w:val="en-US"/>
                <w:rPrChange w:id="308" w:author="Rizky Sahadewa" w:date="2022-07-25T10:18:00Z">
                  <w:rPr>
                    <w:color w:val="000000" w:themeColor="text1"/>
                    <w:lang w:val="en-US"/>
                  </w:rPr>
                </w:rPrChange>
              </w:rPr>
              <w:t>Exp date 2 tahun</w:t>
            </w:r>
          </w:p>
        </w:tc>
      </w:tr>
      <w:tr w:rsidR="00A42C01" w:rsidRPr="00892D67" w14:paraId="00E6F33C" w14:textId="77777777" w:rsidTr="00A42C01">
        <w:tc>
          <w:tcPr>
            <w:tcW w:w="323" w:type="pct"/>
            <w:tcPrChange w:id="309" w:author="ROHAYATI" w:date="2024-05-16T12:06:00Z">
              <w:tcPr>
                <w:tcW w:w="259" w:type="pct"/>
              </w:tcPr>
            </w:tcPrChange>
          </w:tcPr>
          <w:p w14:paraId="383B666B" w14:textId="39A6E484" w:rsidR="00A42C01" w:rsidRPr="00892D67" w:rsidRDefault="00A42C01" w:rsidP="007D79DF">
            <w:pPr>
              <w:pStyle w:val="Default"/>
              <w:spacing w:line="276" w:lineRule="auto"/>
              <w:ind w:left="426" w:hanging="426"/>
              <w:jc w:val="both"/>
              <w:rPr>
                <w:rFonts w:ascii="Arial" w:hAnsi="Arial" w:cs="Arial"/>
                <w:color w:val="000000" w:themeColor="text1"/>
                <w:sz w:val="22"/>
                <w:szCs w:val="22"/>
                <w:lang w:val="en-US"/>
                <w:rPrChange w:id="310" w:author="Rizky Sahadewa" w:date="2022-07-25T10:18:00Z">
                  <w:rPr>
                    <w:color w:val="000000" w:themeColor="text1"/>
                    <w:lang w:val="en-US"/>
                  </w:rPr>
                </w:rPrChange>
              </w:rPr>
            </w:pPr>
            <w:r w:rsidRPr="00892D67">
              <w:rPr>
                <w:rFonts w:ascii="Arial" w:hAnsi="Arial" w:cs="Arial"/>
                <w:color w:val="000000" w:themeColor="text1"/>
                <w:sz w:val="22"/>
                <w:szCs w:val="22"/>
                <w:lang w:val="en-US"/>
                <w:rPrChange w:id="311" w:author="Rizky Sahadewa" w:date="2022-07-25T10:18:00Z">
                  <w:rPr>
                    <w:color w:val="000000" w:themeColor="text1"/>
                    <w:lang w:val="en-US"/>
                  </w:rPr>
                </w:rPrChange>
              </w:rPr>
              <w:t>2</w:t>
            </w:r>
          </w:p>
        </w:tc>
        <w:tc>
          <w:tcPr>
            <w:tcW w:w="1191" w:type="pct"/>
            <w:tcPrChange w:id="312" w:author="ROHAYATI" w:date="2024-05-16T12:06:00Z">
              <w:tcPr>
                <w:tcW w:w="1254" w:type="pct"/>
              </w:tcPr>
            </w:tcPrChange>
          </w:tcPr>
          <w:p w14:paraId="59D4DE80" w14:textId="0F414713" w:rsidR="00A42C01" w:rsidRPr="00892D67" w:rsidRDefault="00A42C01">
            <w:pPr>
              <w:pStyle w:val="Default"/>
              <w:spacing w:line="276" w:lineRule="auto"/>
              <w:ind w:left="426" w:hanging="426"/>
              <w:rPr>
                <w:rFonts w:ascii="Arial" w:hAnsi="Arial" w:cs="Arial"/>
                <w:b/>
                <w:bCs/>
                <w:color w:val="000000" w:themeColor="text1"/>
                <w:sz w:val="22"/>
                <w:szCs w:val="22"/>
                <w:rPrChange w:id="313" w:author="Rizky Sahadewa" w:date="2022-07-25T10:18:00Z">
                  <w:rPr>
                    <w:color w:val="000000" w:themeColor="text1"/>
                  </w:rPr>
                </w:rPrChange>
              </w:rPr>
              <w:pPrChange w:id="314" w:author="Rizky Sahadewa" w:date="2022-07-21T09:10:00Z">
                <w:pPr>
                  <w:pStyle w:val="Default"/>
                  <w:spacing w:line="276" w:lineRule="auto"/>
                  <w:ind w:left="426" w:hanging="426"/>
                  <w:jc w:val="both"/>
                </w:pPr>
              </w:pPrChange>
            </w:pPr>
            <w:r w:rsidRPr="00892D67">
              <w:rPr>
                <w:rFonts w:ascii="Arial" w:hAnsi="Arial" w:cs="Arial"/>
                <w:b/>
                <w:bCs/>
                <w:color w:val="000000" w:themeColor="text1"/>
                <w:sz w:val="22"/>
                <w:szCs w:val="22"/>
                <w:lang w:val="en-US"/>
                <w:rPrChange w:id="315" w:author="Rizky Sahadewa" w:date="2022-07-25T10:18:00Z">
                  <w:rPr>
                    <w:color w:val="000000" w:themeColor="text1"/>
                    <w:lang w:val="en-US"/>
                  </w:rPr>
                </w:rPrChange>
              </w:rPr>
              <w:t>Kurita F-5100</w:t>
            </w:r>
          </w:p>
        </w:tc>
        <w:tc>
          <w:tcPr>
            <w:tcW w:w="1659" w:type="pct"/>
            <w:tcPrChange w:id="316" w:author="ROHAYATI" w:date="2024-05-16T12:06:00Z">
              <w:tcPr>
                <w:tcW w:w="1659" w:type="pct"/>
              </w:tcPr>
            </w:tcPrChange>
          </w:tcPr>
          <w:p w14:paraId="5668C737" w14:textId="11FD3CED" w:rsidR="00A42C01" w:rsidRPr="00892D67" w:rsidRDefault="00A42C01">
            <w:pPr>
              <w:pStyle w:val="Default"/>
              <w:spacing w:line="276" w:lineRule="auto"/>
              <w:ind w:left="70" w:hanging="66"/>
              <w:rPr>
                <w:rFonts w:ascii="Arial" w:hAnsi="Arial" w:cs="Arial"/>
                <w:color w:val="000000" w:themeColor="text1"/>
                <w:sz w:val="22"/>
                <w:szCs w:val="22"/>
                <w:lang w:val="en-US"/>
                <w:rPrChange w:id="317" w:author="Rizky Sahadewa" w:date="2022-07-25T10:18:00Z">
                  <w:rPr>
                    <w:color w:val="000000" w:themeColor="text1"/>
                    <w:lang w:val="en-US"/>
                  </w:rPr>
                </w:rPrChange>
              </w:rPr>
              <w:pPrChange w:id="318" w:author="Rizky Sahadewa" w:date="2022-07-21T09:10:00Z">
                <w:pPr>
                  <w:pStyle w:val="Default"/>
                  <w:spacing w:line="276" w:lineRule="auto"/>
                  <w:ind w:left="70" w:hanging="66"/>
                  <w:jc w:val="both"/>
                </w:pPr>
              </w:pPrChange>
            </w:pPr>
            <w:r w:rsidRPr="00892D67">
              <w:rPr>
                <w:rFonts w:ascii="Arial" w:hAnsi="Arial" w:cs="Arial"/>
                <w:color w:val="000000" w:themeColor="text1"/>
                <w:sz w:val="22"/>
                <w:szCs w:val="22"/>
                <w:lang w:val="en-US"/>
                <w:rPrChange w:id="319" w:author="Rizky Sahadewa" w:date="2022-07-25T10:18:00Z">
                  <w:rPr>
                    <w:color w:val="000000" w:themeColor="text1"/>
                    <w:lang w:val="en-US"/>
                  </w:rPr>
                </w:rPrChange>
              </w:rPr>
              <w:t>Slime Control Agent (Non Oxidizing)</w:t>
            </w:r>
          </w:p>
        </w:tc>
        <w:tc>
          <w:tcPr>
            <w:tcW w:w="645" w:type="pct"/>
            <w:tcPrChange w:id="320" w:author="ROHAYATI" w:date="2024-05-16T12:06:00Z">
              <w:tcPr>
                <w:tcW w:w="645" w:type="pct"/>
              </w:tcPr>
            </w:tcPrChange>
          </w:tcPr>
          <w:p w14:paraId="3FF5FDE2" w14:textId="029F4FD2"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321" w:author="Rizky Sahadewa" w:date="2022-07-25T10:18:00Z">
                  <w:rPr>
                    <w:color w:val="000000" w:themeColor="text1"/>
                    <w:lang w:val="en-US"/>
                  </w:rPr>
                </w:rPrChange>
              </w:rPr>
              <w:pPrChange w:id="322"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323" w:author="Rizky Sahadewa" w:date="2022-07-25T10:18:00Z">
                  <w:rPr>
                    <w:color w:val="000000" w:themeColor="text1"/>
                    <w:lang w:val="en-US"/>
                  </w:rPr>
                </w:rPrChange>
              </w:rPr>
              <w:t>Kg</w:t>
            </w:r>
          </w:p>
        </w:tc>
        <w:tc>
          <w:tcPr>
            <w:tcW w:w="1183" w:type="pct"/>
            <w:tcPrChange w:id="324" w:author="ROHAYATI" w:date="2024-05-16T12:06:00Z">
              <w:tcPr>
                <w:tcW w:w="1183" w:type="pct"/>
              </w:tcPr>
            </w:tcPrChange>
          </w:tcPr>
          <w:p w14:paraId="5B199E9E" w14:textId="4992B92B" w:rsidR="00A42C01" w:rsidRPr="00892D67" w:rsidRDefault="00A42C01">
            <w:pPr>
              <w:pStyle w:val="Default"/>
              <w:spacing w:line="276" w:lineRule="auto"/>
              <w:ind w:left="426" w:hanging="426"/>
              <w:rPr>
                <w:rFonts w:ascii="Arial" w:hAnsi="Arial" w:cs="Arial"/>
                <w:color w:val="000000" w:themeColor="text1"/>
                <w:sz w:val="22"/>
                <w:szCs w:val="22"/>
                <w:rPrChange w:id="325" w:author="Rizky Sahadewa" w:date="2022-07-25T10:18:00Z">
                  <w:rPr>
                    <w:color w:val="000000" w:themeColor="text1"/>
                  </w:rPr>
                </w:rPrChange>
              </w:rPr>
              <w:pPrChange w:id="326" w:author="Rizky Sahadewa" w:date="2022-07-21T09:10:00Z">
                <w:pPr>
                  <w:pStyle w:val="Default"/>
                  <w:spacing w:line="276" w:lineRule="auto"/>
                  <w:ind w:left="426" w:hanging="426"/>
                  <w:jc w:val="both"/>
                </w:pPr>
              </w:pPrChange>
            </w:pPr>
            <w:r w:rsidRPr="00892D67">
              <w:rPr>
                <w:rFonts w:ascii="Arial" w:hAnsi="Arial" w:cs="Arial"/>
                <w:color w:val="000000" w:themeColor="text1"/>
                <w:sz w:val="22"/>
                <w:szCs w:val="22"/>
                <w:lang w:val="en-US"/>
                <w:rPrChange w:id="327" w:author="Rizky Sahadewa" w:date="2022-07-25T10:18:00Z">
                  <w:rPr>
                    <w:color w:val="000000" w:themeColor="text1"/>
                    <w:lang w:val="en-US"/>
                  </w:rPr>
                </w:rPrChange>
              </w:rPr>
              <w:t>Exp date 2 tahun</w:t>
            </w:r>
          </w:p>
        </w:tc>
      </w:tr>
      <w:tr w:rsidR="00A42C01" w:rsidRPr="00892D67" w14:paraId="7E9E37B6" w14:textId="77777777" w:rsidTr="00A42C01">
        <w:tc>
          <w:tcPr>
            <w:tcW w:w="323" w:type="pct"/>
            <w:tcPrChange w:id="328" w:author="ROHAYATI" w:date="2024-05-16T12:06:00Z">
              <w:tcPr>
                <w:tcW w:w="259" w:type="pct"/>
              </w:tcPr>
            </w:tcPrChange>
          </w:tcPr>
          <w:p w14:paraId="370E047D" w14:textId="52996682" w:rsidR="00A42C01" w:rsidRPr="00892D67" w:rsidRDefault="00A42C01" w:rsidP="007D79DF">
            <w:pPr>
              <w:pStyle w:val="Default"/>
              <w:spacing w:line="276" w:lineRule="auto"/>
              <w:ind w:left="426" w:hanging="426"/>
              <w:jc w:val="both"/>
              <w:rPr>
                <w:rFonts w:ascii="Arial" w:hAnsi="Arial" w:cs="Arial"/>
                <w:color w:val="000000" w:themeColor="text1"/>
                <w:sz w:val="22"/>
                <w:szCs w:val="22"/>
                <w:lang w:val="en-US"/>
                <w:rPrChange w:id="329" w:author="Rizky Sahadewa" w:date="2022-07-25T10:18:00Z">
                  <w:rPr>
                    <w:color w:val="000000" w:themeColor="text1"/>
                    <w:lang w:val="en-US"/>
                  </w:rPr>
                </w:rPrChange>
              </w:rPr>
            </w:pPr>
            <w:r w:rsidRPr="00892D67">
              <w:rPr>
                <w:rFonts w:ascii="Arial" w:hAnsi="Arial" w:cs="Arial"/>
                <w:color w:val="000000" w:themeColor="text1"/>
                <w:sz w:val="22"/>
                <w:szCs w:val="22"/>
                <w:lang w:val="en-US"/>
                <w:rPrChange w:id="330" w:author="Rizky Sahadewa" w:date="2022-07-25T10:18:00Z">
                  <w:rPr>
                    <w:color w:val="000000" w:themeColor="text1"/>
                    <w:lang w:val="en-US"/>
                  </w:rPr>
                </w:rPrChange>
              </w:rPr>
              <w:t>3</w:t>
            </w:r>
          </w:p>
        </w:tc>
        <w:tc>
          <w:tcPr>
            <w:tcW w:w="1191" w:type="pct"/>
            <w:tcPrChange w:id="331" w:author="ROHAYATI" w:date="2024-05-16T12:06:00Z">
              <w:tcPr>
                <w:tcW w:w="1254" w:type="pct"/>
              </w:tcPr>
            </w:tcPrChange>
          </w:tcPr>
          <w:p w14:paraId="2FCEF206" w14:textId="3E2EA449" w:rsidR="00A42C01" w:rsidRPr="00892D67" w:rsidRDefault="00A42C01">
            <w:pPr>
              <w:pStyle w:val="Default"/>
              <w:spacing w:line="276" w:lineRule="auto"/>
              <w:ind w:left="426" w:hanging="426"/>
              <w:rPr>
                <w:rFonts w:ascii="Arial" w:hAnsi="Arial" w:cs="Arial"/>
                <w:b/>
                <w:bCs/>
                <w:color w:val="000000" w:themeColor="text1"/>
                <w:sz w:val="22"/>
                <w:szCs w:val="22"/>
                <w:rPrChange w:id="332" w:author="Rizky Sahadewa" w:date="2022-07-25T10:18:00Z">
                  <w:rPr>
                    <w:color w:val="000000" w:themeColor="text1"/>
                  </w:rPr>
                </w:rPrChange>
              </w:rPr>
              <w:pPrChange w:id="333" w:author="Rizky Sahadewa" w:date="2022-07-21T09:10:00Z">
                <w:pPr>
                  <w:pStyle w:val="Default"/>
                  <w:spacing w:line="276" w:lineRule="auto"/>
                  <w:ind w:left="426" w:hanging="426"/>
                  <w:jc w:val="both"/>
                </w:pPr>
              </w:pPrChange>
            </w:pPr>
            <w:ins w:id="334" w:author="Rizky Sahadewa" w:date="2022-07-21T08:54:00Z">
              <w:r w:rsidRPr="00892D67">
                <w:rPr>
                  <w:rFonts w:ascii="Arial" w:hAnsi="Arial" w:cs="Arial"/>
                  <w:b/>
                  <w:bCs/>
                  <w:color w:val="000000" w:themeColor="text1"/>
                  <w:sz w:val="22"/>
                  <w:szCs w:val="22"/>
                  <w:lang w:val="en-US"/>
                  <w:rPrChange w:id="335" w:author="Rizky Sahadewa" w:date="2022-07-25T10:18:00Z">
                    <w:rPr>
                      <w:rFonts w:asciiTheme="minorHAnsi" w:hAnsiTheme="minorHAnsi" w:cstheme="minorHAnsi"/>
                      <w:color w:val="000000" w:themeColor="text1"/>
                      <w:lang w:val="en-US"/>
                    </w:rPr>
                  </w:rPrChange>
                </w:rPr>
                <w:t>Towerclean NT-63</w:t>
              </w:r>
            </w:ins>
            <w:del w:id="336" w:author="Rizky Sahadewa" w:date="2022-07-21T08:54:00Z">
              <w:r w:rsidRPr="00892D67" w:rsidDel="00442215">
                <w:rPr>
                  <w:rFonts w:ascii="Arial" w:hAnsi="Arial" w:cs="Arial"/>
                  <w:b/>
                  <w:bCs/>
                  <w:color w:val="000000" w:themeColor="text1"/>
                  <w:sz w:val="22"/>
                  <w:szCs w:val="22"/>
                  <w:lang w:val="en-US"/>
                  <w:rPrChange w:id="337" w:author="Rizky Sahadewa" w:date="2022-07-25T10:18:00Z">
                    <w:rPr>
                      <w:color w:val="000000" w:themeColor="text1"/>
                      <w:lang w:val="en-US"/>
                    </w:rPr>
                  </w:rPrChange>
                </w:rPr>
                <w:delText>Kurita F-4130</w:delText>
              </w:r>
            </w:del>
          </w:p>
        </w:tc>
        <w:tc>
          <w:tcPr>
            <w:tcW w:w="1659" w:type="pct"/>
            <w:tcPrChange w:id="338" w:author="ROHAYATI" w:date="2024-05-16T12:06:00Z">
              <w:tcPr>
                <w:tcW w:w="1659" w:type="pct"/>
              </w:tcPr>
            </w:tcPrChange>
          </w:tcPr>
          <w:p w14:paraId="3127A17A" w14:textId="7816471F" w:rsidR="00A42C01" w:rsidRPr="00892D67" w:rsidRDefault="00A42C01">
            <w:pPr>
              <w:pStyle w:val="Default"/>
              <w:spacing w:line="276" w:lineRule="auto"/>
              <w:rPr>
                <w:rFonts w:ascii="Arial" w:hAnsi="Arial" w:cs="Arial"/>
                <w:color w:val="000000" w:themeColor="text1"/>
                <w:sz w:val="22"/>
                <w:szCs w:val="22"/>
                <w:rPrChange w:id="339" w:author="Rizky Sahadewa" w:date="2022-07-25T10:18:00Z">
                  <w:rPr>
                    <w:color w:val="000000" w:themeColor="text1"/>
                  </w:rPr>
                </w:rPrChange>
              </w:rPr>
              <w:pPrChange w:id="340" w:author="Rizky Sahadewa" w:date="2022-07-21T09:10:00Z">
                <w:pPr>
                  <w:pStyle w:val="Default"/>
                  <w:spacing w:line="276" w:lineRule="auto"/>
                  <w:jc w:val="both"/>
                </w:pPr>
              </w:pPrChange>
            </w:pPr>
            <w:r w:rsidRPr="00892D67">
              <w:rPr>
                <w:rFonts w:ascii="Arial" w:hAnsi="Arial" w:cs="Arial"/>
                <w:color w:val="000000" w:themeColor="text1"/>
                <w:sz w:val="22"/>
                <w:szCs w:val="22"/>
                <w:lang w:val="en-US"/>
                <w:rPrChange w:id="341" w:author="Rizky Sahadewa" w:date="2022-07-25T10:18:00Z">
                  <w:rPr>
                    <w:color w:val="000000" w:themeColor="text1"/>
                    <w:lang w:val="en-US"/>
                  </w:rPr>
                </w:rPrChange>
              </w:rPr>
              <w:t>Slime Control Agent (</w:t>
            </w:r>
            <w:ins w:id="342" w:author="Rizky Sahadewa" w:date="2022-07-21T08:54:00Z">
              <w:r w:rsidRPr="00892D67">
                <w:rPr>
                  <w:rFonts w:ascii="Arial" w:hAnsi="Arial" w:cs="Arial"/>
                  <w:color w:val="000000" w:themeColor="text1"/>
                  <w:sz w:val="22"/>
                  <w:szCs w:val="22"/>
                  <w:lang w:val="en-US"/>
                  <w:rPrChange w:id="343" w:author="Rizky Sahadewa" w:date="2022-07-25T10:18:00Z">
                    <w:rPr>
                      <w:rFonts w:asciiTheme="minorHAnsi" w:hAnsiTheme="minorHAnsi" w:cstheme="minorHAnsi"/>
                      <w:color w:val="000000" w:themeColor="text1"/>
                      <w:lang w:val="en-US"/>
                    </w:rPr>
                  </w:rPrChange>
                </w:rPr>
                <w:t>Sta</w:t>
              </w:r>
            </w:ins>
            <w:ins w:id="344" w:author="Rizky Sahadewa" w:date="2022-07-21T08:55:00Z">
              <w:r w:rsidRPr="00892D67">
                <w:rPr>
                  <w:rFonts w:ascii="Arial" w:hAnsi="Arial" w:cs="Arial"/>
                  <w:color w:val="000000" w:themeColor="text1"/>
                  <w:sz w:val="22"/>
                  <w:szCs w:val="22"/>
                  <w:lang w:val="en-US"/>
                  <w:rPrChange w:id="345" w:author="Rizky Sahadewa" w:date="2022-07-25T10:18:00Z">
                    <w:rPr>
                      <w:rFonts w:asciiTheme="minorHAnsi" w:hAnsiTheme="minorHAnsi" w:cstheme="minorHAnsi"/>
                      <w:color w:val="000000" w:themeColor="text1"/>
                      <w:lang w:val="en-US"/>
                    </w:rPr>
                  </w:rPrChange>
                </w:rPr>
                <w:t xml:space="preserve">bilized </w:t>
              </w:r>
            </w:ins>
            <w:r w:rsidRPr="00892D67">
              <w:rPr>
                <w:rFonts w:ascii="Arial" w:hAnsi="Arial" w:cs="Arial"/>
                <w:color w:val="000000" w:themeColor="text1"/>
                <w:sz w:val="22"/>
                <w:szCs w:val="22"/>
                <w:lang w:val="en-US"/>
                <w:rPrChange w:id="346" w:author="Rizky Sahadewa" w:date="2022-07-25T10:18:00Z">
                  <w:rPr>
                    <w:color w:val="000000" w:themeColor="text1"/>
                    <w:lang w:val="en-US"/>
                  </w:rPr>
                </w:rPrChange>
              </w:rPr>
              <w:t>Oxidiz</w:t>
            </w:r>
            <w:ins w:id="347" w:author="Rizky Sahadewa" w:date="2022-07-21T09:11:00Z">
              <w:r w:rsidRPr="00892D67">
                <w:rPr>
                  <w:rFonts w:ascii="Arial" w:hAnsi="Arial" w:cs="Arial"/>
                  <w:color w:val="000000" w:themeColor="text1"/>
                  <w:sz w:val="22"/>
                  <w:szCs w:val="22"/>
                  <w:lang w:val="en-US"/>
                  <w:rPrChange w:id="348" w:author="Rizky Sahadewa" w:date="2022-07-25T10:18:00Z">
                    <w:rPr>
                      <w:rFonts w:asciiTheme="minorHAnsi" w:hAnsiTheme="minorHAnsi" w:cstheme="minorHAnsi"/>
                      <w:color w:val="000000" w:themeColor="text1"/>
                      <w:lang w:val="en-US"/>
                    </w:rPr>
                  </w:rPrChange>
                </w:rPr>
                <w:t>er</w:t>
              </w:r>
            </w:ins>
            <w:del w:id="349" w:author="Rizky Sahadewa" w:date="2022-07-21T09:11:00Z">
              <w:r w:rsidRPr="00892D67" w:rsidDel="002E5527">
                <w:rPr>
                  <w:rFonts w:ascii="Arial" w:hAnsi="Arial" w:cs="Arial"/>
                  <w:color w:val="000000" w:themeColor="text1"/>
                  <w:sz w:val="22"/>
                  <w:szCs w:val="22"/>
                  <w:lang w:val="en-US"/>
                  <w:rPrChange w:id="350" w:author="Rizky Sahadewa" w:date="2022-07-25T10:18:00Z">
                    <w:rPr>
                      <w:color w:val="000000" w:themeColor="text1"/>
                      <w:lang w:val="en-US"/>
                    </w:rPr>
                  </w:rPrChange>
                </w:rPr>
                <w:delText>ing</w:delText>
              </w:r>
            </w:del>
            <w:r w:rsidRPr="00892D67">
              <w:rPr>
                <w:rFonts w:ascii="Arial" w:hAnsi="Arial" w:cs="Arial"/>
                <w:color w:val="000000" w:themeColor="text1"/>
                <w:sz w:val="22"/>
                <w:szCs w:val="22"/>
                <w:lang w:val="en-US"/>
                <w:rPrChange w:id="351" w:author="Rizky Sahadewa" w:date="2022-07-25T10:18:00Z">
                  <w:rPr>
                    <w:color w:val="000000" w:themeColor="text1"/>
                    <w:lang w:val="en-US"/>
                  </w:rPr>
                </w:rPrChange>
              </w:rPr>
              <w:t>)</w:t>
            </w:r>
          </w:p>
        </w:tc>
        <w:tc>
          <w:tcPr>
            <w:tcW w:w="645" w:type="pct"/>
            <w:tcPrChange w:id="352" w:author="ROHAYATI" w:date="2024-05-16T12:06:00Z">
              <w:tcPr>
                <w:tcW w:w="645" w:type="pct"/>
              </w:tcPr>
            </w:tcPrChange>
          </w:tcPr>
          <w:p w14:paraId="0DDE9444" w14:textId="30AE7FBE" w:rsidR="00A42C01" w:rsidRPr="00892D67" w:rsidRDefault="00A42C01">
            <w:pPr>
              <w:pStyle w:val="Default"/>
              <w:spacing w:line="276" w:lineRule="auto"/>
              <w:ind w:left="426" w:hanging="426"/>
              <w:jc w:val="center"/>
              <w:rPr>
                <w:rFonts w:ascii="Arial" w:hAnsi="Arial" w:cs="Arial"/>
                <w:color w:val="000000" w:themeColor="text1"/>
                <w:sz w:val="22"/>
                <w:szCs w:val="22"/>
                <w:lang w:val="en-US"/>
                <w:rPrChange w:id="353" w:author="Rizky Sahadewa" w:date="2022-07-25T10:18:00Z">
                  <w:rPr>
                    <w:color w:val="000000" w:themeColor="text1"/>
                    <w:lang w:val="en-US"/>
                  </w:rPr>
                </w:rPrChange>
              </w:rPr>
              <w:pPrChange w:id="354" w:author="Rizky Sahadewa" w:date="2022-07-21T09:11:00Z">
                <w:pPr>
                  <w:pStyle w:val="Default"/>
                  <w:spacing w:line="276" w:lineRule="auto"/>
                  <w:ind w:left="426" w:hanging="426"/>
                  <w:jc w:val="both"/>
                </w:pPr>
              </w:pPrChange>
            </w:pPr>
            <w:r w:rsidRPr="00892D67">
              <w:rPr>
                <w:rFonts w:ascii="Arial" w:hAnsi="Arial" w:cs="Arial"/>
                <w:color w:val="000000" w:themeColor="text1"/>
                <w:sz w:val="22"/>
                <w:szCs w:val="22"/>
                <w:lang w:val="en-US"/>
                <w:rPrChange w:id="355" w:author="Rizky Sahadewa" w:date="2022-07-25T10:18:00Z">
                  <w:rPr>
                    <w:color w:val="000000" w:themeColor="text1"/>
                    <w:lang w:val="en-US"/>
                  </w:rPr>
                </w:rPrChange>
              </w:rPr>
              <w:t>Kg</w:t>
            </w:r>
          </w:p>
        </w:tc>
        <w:tc>
          <w:tcPr>
            <w:tcW w:w="1183" w:type="pct"/>
            <w:tcPrChange w:id="356" w:author="ROHAYATI" w:date="2024-05-16T12:06:00Z">
              <w:tcPr>
                <w:tcW w:w="1183" w:type="pct"/>
              </w:tcPr>
            </w:tcPrChange>
          </w:tcPr>
          <w:p w14:paraId="2EEABE95" w14:textId="16D00B0E" w:rsidR="00A42C01" w:rsidRPr="00892D67" w:rsidRDefault="00A42C01">
            <w:pPr>
              <w:pStyle w:val="Default"/>
              <w:spacing w:line="276" w:lineRule="auto"/>
              <w:ind w:left="426" w:hanging="426"/>
              <w:rPr>
                <w:rFonts w:ascii="Arial" w:hAnsi="Arial" w:cs="Arial"/>
                <w:color w:val="000000" w:themeColor="text1"/>
                <w:sz w:val="22"/>
                <w:szCs w:val="22"/>
                <w:rPrChange w:id="357" w:author="Rizky Sahadewa" w:date="2022-07-25T10:18:00Z">
                  <w:rPr>
                    <w:color w:val="000000" w:themeColor="text1"/>
                  </w:rPr>
                </w:rPrChange>
              </w:rPr>
              <w:pPrChange w:id="358" w:author="Rizky Sahadewa" w:date="2022-07-21T09:10:00Z">
                <w:pPr>
                  <w:pStyle w:val="Default"/>
                  <w:spacing w:line="276" w:lineRule="auto"/>
                  <w:ind w:left="426" w:hanging="426"/>
                  <w:jc w:val="both"/>
                </w:pPr>
              </w:pPrChange>
            </w:pPr>
            <w:r w:rsidRPr="00892D67">
              <w:rPr>
                <w:rFonts w:ascii="Arial" w:hAnsi="Arial" w:cs="Arial"/>
                <w:color w:val="000000" w:themeColor="text1"/>
                <w:sz w:val="22"/>
                <w:szCs w:val="22"/>
                <w:lang w:val="en-US"/>
                <w:rPrChange w:id="359" w:author="Rizky Sahadewa" w:date="2022-07-25T10:18:00Z">
                  <w:rPr>
                    <w:color w:val="000000" w:themeColor="text1"/>
                    <w:lang w:val="en-US"/>
                  </w:rPr>
                </w:rPrChange>
              </w:rPr>
              <w:t>Exp date 2 tahun</w:t>
            </w:r>
          </w:p>
        </w:tc>
      </w:tr>
      <w:tr w:rsidR="00A42C01" w:rsidRPr="00892D67" w14:paraId="6F763733" w14:textId="77777777" w:rsidTr="00A42C01">
        <w:tc>
          <w:tcPr>
            <w:tcW w:w="323" w:type="pct"/>
            <w:tcPrChange w:id="360" w:author="ROHAYATI" w:date="2024-05-16T12:06:00Z">
              <w:tcPr>
                <w:tcW w:w="259" w:type="pct"/>
              </w:tcPr>
            </w:tcPrChange>
          </w:tcPr>
          <w:p w14:paraId="16CC3C4D" w14:textId="77777777" w:rsidR="00A42C01" w:rsidRPr="00892D67" w:rsidRDefault="00A42C01" w:rsidP="007D79DF">
            <w:pPr>
              <w:pStyle w:val="Default"/>
              <w:spacing w:line="276" w:lineRule="auto"/>
              <w:ind w:left="426" w:hanging="426"/>
              <w:jc w:val="both"/>
              <w:rPr>
                <w:rFonts w:ascii="Arial" w:hAnsi="Arial" w:cs="Arial"/>
                <w:color w:val="000000" w:themeColor="text1"/>
                <w:sz w:val="22"/>
                <w:szCs w:val="22"/>
                <w:rPrChange w:id="361" w:author="Rizky Sahadewa" w:date="2022-07-25T10:18:00Z">
                  <w:rPr>
                    <w:color w:val="000000" w:themeColor="text1"/>
                  </w:rPr>
                </w:rPrChange>
              </w:rPr>
            </w:pPr>
          </w:p>
        </w:tc>
        <w:tc>
          <w:tcPr>
            <w:tcW w:w="1191" w:type="pct"/>
            <w:tcPrChange w:id="362" w:author="ROHAYATI" w:date="2024-05-16T12:06:00Z">
              <w:tcPr>
                <w:tcW w:w="1254" w:type="pct"/>
              </w:tcPr>
            </w:tcPrChange>
          </w:tcPr>
          <w:p w14:paraId="34322120" w14:textId="77777777" w:rsidR="00A42C01" w:rsidRPr="00892D67" w:rsidRDefault="00A42C01" w:rsidP="007D79DF">
            <w:pPr>
              <w:pStyle w:val="Default"/>
              <w:spacing w:line="276" w:lineRule="auto"/>
              <w:ind w:left="426" w:hanging="426"/>
              <w:jc w:val="both"/>
              <w:rPr>
                <w:rFonts w:ascii="Arial" w:hAnsi="Arial" w:cs="Arial"/>
                <w:color w:val="000000" w:themeColor="text1"/>
                <w:sz w:val="22"/>
                <w:szCs w:val="22"/>
                <w:rPrChange w:id="363" w:author="Rizky Sahadewa" w:date="2022-07-25T10:18:00Z">
                  <w:rPr>
                    <w:color w:val="000000" w:themeColor="text1"/>
                  </w:rPr>
                </w:rPrChange>
              </w:rPr>
            </w:pPr>
          </w:p>
        </w:tc>
        <w:tc>
          <w:tcPr>
            <w:tcW w:w="1659" w:type="pct"/>
            <w:tcPrChange w:id="364" w:author="ROHAYATI" w:date="2024-05-16T12:06:00Z">
              <w:tcPr>
                <w:tcW w:w="1659" w:type="pct"/>
              </w:tcPr>
            </w:tcPrChange>
          </w:tcPr>
          <w:p w14:paraId="022DA996" w14:textId="77777777" w:rsidR="00A42C01" w:rsidRPr="00892D67" w:rsidRDefault="00A42C01" w:rsidP="007D79DF">
            <w:pPr>
              <w:pStyle w:val="Default"/>
              <w:spacing w:line="276" w:lineRule="auto"/>
              <w:ind w:left="426" w:hanging="426"/>
              <w:jc w:val="both"/>
              <w:rPr>
                <w:rFonts w:ascii="Arial" w:hAnsi="Arial" w:cs="Arial"/>
                <w:color w:val="000000" w:themeColor="text1"/>
                <w:sz w:val="22"/>
                <w:szCs w:val="22"/>
                <w:rPrChange w:id="365" w:author="Rizky Sahadewa" w:date="2022-07-25T10:18:00Z">
                  <w:rPr>
                    <w:color w:val="000000" w:themeColor="text1"/>
                  </w:rPr>
                </w:rPrChange>
              </w:rPr>
            </w:pPr>
          </w:p>
        </w:tc>
        <w:tc>
          <w:tcPr>
            <w:tcW w:w="645" w:type="pct"/>
            <w:tcPrChange w:id="366" w:author="ROHAYATI" w:date="2024-05-16T12:06:00Z">
              <w:tcPr>
                <w:tcW w:w="645" w:type="pct"/>
              </w:tcPr>
            </w:tcPrChange>
          </w:tcPr>
          <w:p w14:paraId="328542ED" w14:textId="77777777" w:rsidR="00A42C01" w:rsidRPr="00892D67" w:rsidRDefault="00A42C01" w:rsidP="007D79DF">
            <w:pPr>
              <w:pStyle w:val="Default"/>
              <w:spacing w:line="276" w:lineRule="auto"/>
              <w:ind w:left="426" w:hanging="426"/>
              <w:jc w:val="both"/>
              <w:rPr>
                <w:rFonts w:ascii="Arial" w:hAnsi="Arial" w:cs="Arial"/>
                <w:color w:val="000000" w:themeColor="text1"/>
                <w:sz w:val="22"/>
                <w:szCs w:val="22"/>
                <w:rPrChange w:id="367" w:author="Rizky Sahadewa" w:date="2022-07-25T10:18:00Z">
                  <w:rPr>
                    <w:color w:val="000000" w:themeColor="text1"/>
                  </w:rPr>
                </w:rPrChange>
              </w:rPr>
            </w:pPr>
          </w:p>
        </w:tc>
        <w:tc>
          <w:tcPr>
            <w:tcW w:w="1183" w:type="pct"/>
            <w:tcPrChange w:id="368" w:author="ROHAYATI" w:date="2024-05-16T12:06:00Z">
              <w:tcPr>
                <w:tcW w:w="1183" w:type="pct"/>
              </w:tcPr>
            </w:tcPrChange>
          </w:tcPr>
          <w:p w14:paraId="3D653A31" w14:textId="77777777" w:rsidR="00A42C01" w:rsidRPr="00892D67" w:rsidRDefault="00A42C01" w:rsidP="007D79DF">
            <w:pPr>
              <w:pStyle w:val="Default"/>
              <w:spacing w:line="276" w:lineRule="auto"/>
              <w:ind w:left="426" w:hanging="426"/>
              <w:jc w:val="both"/>
              <w:rPr>
                <w:rFonts w:ascii="Arial" w:hAnsi="Arial" w:cs="Arial"/>
                <w:color w:val="000000" w:themeColor="text1"/>
                <w:sz w:val="22"/>
                <w:szCs w:val="22"/>
                <w:rPrChange w:id="369" w:author="Rizky Sahadewa" w:date="2022-07-25T10:18:00Z">
                  <w:rPr>
                    <w:color w:val="000000" w:themeColor="text1"/>
                  </w:rPr>
                </w:rPrChange>
              </w:rPr>
            </w:pPr>
          </w:p>
        </w:tc>
      </w:tr>
    </w:tbl>
    <w:p w14:paraId="253091B8" w14:textId="035228AA" w:rsidR="007D7353" w:rsidRPr="00892D67" w:rsidRDefault="007D7353" w:rsidP="004F2AF7">
      <w:pPr>
        <w:pStyle w:val="Default"/>
        <w:numPr>
          <w:ilvl w:val="0"/>
          <w:numId w:val="22"/>
        </w:numPr>
        <w:spacing w:line="276" w:lineRule="auto"/>
        <w:ind w:left="567" w:hanging="567"/>
        <w:jc w:val="both"/>
        <w:rPr>
          <w:rFonts w:ascii="Arial" w:hAnsi="Arial" w:cs="Arial"/>
          <w:color w:val="000000" w:themeColor="text1"/>
          <w:sz w:val="22"/>
          <w:szCs w:val="22"/>
          <w:rPrChange w:id="370" w:author="Rizky Sahadewa" w:date="2022-07-25T10:18:00Z">
            <w:rPr>
              <w:color w:val="000000" w:themeColor="text1"/>
            </w:rPr>
          </w:rPrChange>
        </w:rPr>
      </w:pPr>
      <w:r w:rsidRPr="00892D67">
        <w:rPr>
          <w:rFonts w:ascii="Arial" w:hAnsi="Arial" w:cs="Arial"/>
          <w:color w:val="000000" w:themeColor="text1"/>
          <w:sz w:val="22"/>
          <w:szCs w:val="22"/>
          <w:rPrChange w:id="371" w:author="Rizky Sahadewa" w:date="2022-07-25T10:18:00Z">
            <w:rPr>
              <w:color w:val="000000" w:themeColor="text1"/>
            </w:rPr>
          </w:rPrChange>
        </w:rPr>
        <w:t xml:space="preserve">Jumlah dan jenis </w:t>
      </w:r>
      <w:r w:rsidR="0084356D" w:rsidRPr="00892D67">
        <w:rPr>
          <w:rFonts w:ascii="Arial" w:hAnsi="Arial" w:cs="Arial"/>
          <w:color w:val="000000" w:themeColor="text1"/>
          <w:sz w:val="22"/>
          <w:szCs w:val="22"/>
          <w:rPrChange w:id="372" w:author="Rizky Sahadewa" w:date="2022-07-25T10:18:00Z">
            <w:rPr>
              <w:color w:val="000000" w:themeColor="text1"/>
            </w:rPr>
          </w:rPrChange>
        </w:rPr>
        <w:t xml:space="preserve">produk </w:t>
      </w:r>
      <w:r w:rsidRPr="00892D67">
        <w:rPr>
          <w:rFonts w:ascii="Arial" w:hAnsi="Arial" w:cs="Arial"/>
          <w:color w:val="000000" w:themeColor="text1"/>
          <w:sz w:val="22"/>
          <w:szCs w:val="22"/>
          <w:rPrChange w:id="373" w:author="Rizky Sahadewa" w:date="2022-07-25T10:18:00Z">
            <w:rPr>
              <w:color w:val="000000" w:themeColor="text1"/>
            </w:rPr>
          </w:rPrChange>
        </w:rPr>
        <w:t>yang dipesan sesuai PO (</w:t>
      </w:r>
      <w:r w:rsidRPr="00892D67">
        <w:rPr>
          <w:rFonts w:ascii="Arial" w:hAnsi="Arial" w:cs="Arial"/>
          <w:i/>
          <w:color w:val="000000" w:themeColor="text1"/>
          <w:sz w:val="22"/>
          <w:szCs w:val="22"/>
          <w:rPrChange w:id="374" w:author="Rizky Sahadewa" w:date="2022-07-25T10:18:00Z">
            <w:rPr>
              <w:i/>
              <w:color w:val="000000" w:themeColor="text1"/>
            </w:rPr>
          </w:rPrChange>
        </w:rPr>
        <w:t>Purchase Order</w:t>
      </w:r>
      <w:r w:rsidRPr="00892D67">
        <w:rPr>
          <w:rFonts w:ascii="Arial" w:hAnsi="Arial" w:cs="Arial"/>
          <w:color w:val="000000" w:themeColor="text1"/>
          <w:sz w:val="22"/>
          <w:szCs w:val="22"/>
          <w:rPrChange w:id="375" w:author="Rizky Sahadewa" w:date="2022-07-25T10:18:00Z">
            <w:rPr>
              <w:color w:val="000000" w:themeColor="text1"/>
            </w:rPr>
          </w:rPrChange>
        </w:rPr>
        <w:t xml:space="preserve">) dari </w:t>
      </w:r>
      <w:r w:rsidRPr="00892D67">
        <w:rPr>
          <w:rFonts w:ascii="Arial" w:hAnsi="Arial" w:cs="Arial"/>
          <w:b/>
          <w:color w:val="000000" w:themeColor="text1"/>
          <w:sz w:val="22"/>
          <w:szCs w:val="22"/>
          <w:rPrChange w:id="376" w:author="Rizky Sahadewa" w:date="2022-07-25T10:18:00Z">
            <w:rPr>
              <w:b/>
              <w:color w:val="000000" w:themeColor="text1"/>
            </w:rPr>
          </w:rPrChange>
        </w:rPr>
        <w:t>Pihak Kedua</w:t>
      </w:r>
      <w:r w:rsidR="00A67E4C" w:rsidRPr="00892D67">
        <w:rPr>
          <w:rFonts w:ascii="Arial" w:hAnsi="Arial" w:cs="Arial"/>
          <w:b/>
          <w:color w:val="000000" w:themeColor="text1"/>
          <w:sz w:val="22"/>
          <w:szCs w:val="22"/>
          <w:lang w:val="en-US"/>
          <w:rPrChange w:id="377" w:author="Rizky Sahadewa" w:date="2022-07-25T10:18:00Z">
            <w:rPr>
              <w:b/>
              <w:color w:val="000000" w:themeColor="text1"/>
              <w:lang w:val="en-US"/>
            </w:rPr>
          </w:rPrChange>
        </w:rPr>
        <w:t xml:space="preserve"> </w:t>
      </w:r>
      <w:r w:rsidR="00A67E4C" w:rsidRPr="00892D67">
        <w:rPr>
          <w:rFonts w:ascii="Arial" w:hAnsi="Arial" w:cs="Arial"/>
          <w:sz w:val="22"/>
          <w:szCs w:val="22"/>
          <w:lang w:val="en-US"/>
          <w:rPrChange w:id="378" w:author="Rizky Sahadewa" w:date="2022-07-25T10:18:00Z">
            <w:rPr>
              <w:lang w:val="en-US"/>
            </w:rPr>
          </w:rPrChange>
        </w:rPr>
        <w:t xml:space="preserve">dan untuk produk yang tidak disebutkan pada ayat 1 diatas, harus berdasarkan Surat Penawaran yang disetujui </w:t>
      </w:r>
      <w:r w:rsidR="00A67E4C" w:rsidRPr="00892D67">
        <w:rPr>
          <w:rFonts w:ascii="Arial" w:hAnsi="Arial" w:cs="Arial"/>
          <w:b/>
          <w:sz w:val="22"/>
          <w:szCs w:val="22"/>
          <w:lang w:val="en-US"/>
          <w:rPrChange w:id="379" w:author="Rizky Sahadewa" w:date="2022-07-25T10:18:00Z">
            <w:rPr>
              <w:b/>
              <w:lang w:val="en-US"/>
            </w:rPr>
          </w:rPrChange>
        </w:rPr>
        <w:t>Para</w:t>
      </w:r>
      <w:r w:rsidR="00A67E4C" w:rsidRPr="00892D67">
        <w:rPr>
          <w:rFonts w:ascii="Arial" w:hAnsi="Arial" w:cs="Arial"/>
          <w:sz w:val="22"/>
          <w:szCs w:val="22"/>
          <w:lang w:val="en-US"/>
          <w:rPrChange w:id="380" w:author="Rizky Sahadewa" w:date="2022-07-25T10:18:00Z">
            <w:rPr>
              <w:lang w:val="en-US"/>
            </w:rPr>
          </w:rPrChange>
        </w:rPr>
        <w:t xml:space="preserve"> </w:t>
      </w:r>
      <w:r w:rsidR="00A67E4C" w:rsidRPr="00892D67">
        <w:rPr>
          <w:rFonts w:ascii="Arial" w:hAnsi="Arial" w:cs="Arial"/>
          <w:b/>
          <w:sz w:val="22"/>
          <w:szCs w:val="22"/>
          <w:lang w:val="en-US"/>
          <w:rPrChange w:id="381" w:author="Rizky Sahadewa" w:date="2022-07-25T10:18:00Z">
            <w:rPr>
              <w:b/>
              <w:lang w:val="en-US"/>
            </w:rPr>
          </w:rPrChange>
        </w:rPr>
        <w:t>Pihak</w:t>
      </w:r>
      <w:r w:rsidR="00A67E4C" w:rsidRPr="00892D67">
        <w:rPr>
          <w:rFonts w:ascii="Arial" w:hAnsi="Arial" w:cs="Arial"/>
          <w:b/>
          <w:sz w:val="22"/>
          <w:szCs w:val="22"/>
          <w:rPrChange w:id="382" w:author="Rizky Sahadewa" w:date="2022-07-25T10:18:00Z">
            <w:rPr>
              <w:b/>
            </w:rPr>
          </w:rPrChange>
        </w:rPr>
        <w:t>.</w:t>
      </w:r>
    </w:p>
    <w:p w14:paraId="535312CA" w14:textId="77777777" w:rsidR="007D7353" w:rsidRPr="00892D67" w:rsidRDefault="006921BD" w:rsidP="004F2AF7">
      <w:pPr>
        <w:pStyle w:val="Default"/>
        <w:numPr>
          <w:ilvl w:val="0"/>
          <w:numId w:val="22"/>
        </w:numPr>
        <w:spacing w:line="276" w:lineRule="auto"/>
        <w:ind w:left="567" w:hanging="567"/>
        <w:jc w:val="both"/>
        <w:rPr>
          <w:rFonts w:ascii="Arial" w:hAnsi="Arial" w:cs="Arial"/>
          <w:color w:val="000000" w:themeColor="text1"/>
          <w:sz w:val="22"/>
          <w:szCs w:val="22"/>
          <w:rPrChange w:id="383" w:author="Rizky Sahadewa" w:date="2022-07-25T10:18:00Z">
            <w:rPr>
              <w:color w:val="000000" w:themeColor="text1"/>
            </w:rPr>
          </w:rPrChange>
        </w:rPr>
      </w:pPr>
      <w:r w:rsidRPr="00892D67">
        <w:rPr>
          <w:rFonts w:ascii="Arial" w:hAnsi="Arial" w:cs="Arial"/>
          <w:color w:val="000000" w:themeColor="text1"/>
          <w:sz w:val="22"/>
          <w:szCs w:val="22"/>
          <w:rPrChange w:id="384" w:author="Rizky Sahadewa" w:date="2022-07-25T10:18:00Z">
            <w:rPr>
              <w:color w:val="000000" w:themeColor="text1"/>
            </w:rPr>
          </w:rPrChange>
        </w:rPr>
        <w:t>Harga dalam a</w:t>
      </w:r>
      <w:r w:rsidR="000A4DEB" w:rsidRPr="00892D67">
        <w:rPr>
          <w:rFonts w:ascii="Arial" w:hAnsi="Arial" w:cs="Arial"/>
          <w:color w:val="000000" w:themeColor="text1"/>
          <w:sz w:val="22"/>
          <w:szCs w:val="22"/>
          <w:rPrChange w:id="385" w:author="Rizky Sahadewa" w:date="2022-07-25T10:18:00Z">
            <w:rPr>
              <w:color w:val="000000" w:themeColor="text1"/>
            </w:rPr>
          </w:rPrChange>
        </w:rPr>
        <w:t>yat</w:t>
      </w:r>
      <w:r w:rsidRPr="00892D67">
        <w:rPr>
          <w:rFonts w:ascii="Arial" w:hAnsi="Arial" w:cs="Arial"/>
          <w:color w:val="000000" w:themeColor="text1"/>
          <w:sz w:val="22"/>
          <w:szCs w:val="22"/>
          <w:rPrChange w:id="386" w:author="Rizky Sahadewa" w:date="2022-07-25T10:18:00Z">
            <w:rPr>
              <w:color w:val="000000" w:themeColor="text1"/>
            </w:rPr>
          </w:rPrChange>
        </w:rPr>
        <w:t xml:space="preserve"> </w:t>
      </w:r>
      <w:r w:rsidR="006257F5" w:rsidRPr="00892D67">
        <w:rPr>
          <w:rFonts w:ascii="Arial" w:hAnsi="Arial" w:cs="Arial"/>
          <w:color w:val="000000" w:themeColor="text1"/>
          <w:sz w:val="22"/>
          <w:szCs w:val="22"/>
          <w:rPrChange w:id="387" w:author="Rizky Sahadewa" w:date="2022-07-25T10:18:00Z">
            <w:rPr>
              <w:color w:val="000000" w:themeColor="text1"/>
            </w:rPr>
          </w:rPrChange>
        </w:rPr>
        <w:t>(1)</w:t>
      </w:r>
      <w:r w:rsidR="000A4DEB" w:rsidRPr="00892D67">
        <w:rPr>
          <w:rFonts w:ascii="Arial" w:hAnsi="Arial" w:cs="Arial"/>
          <w:color w:val="000000" w:themeColor="text1"/>
          <w:sz w:val="22"/>
          <w:szCs w:val="22"/>
          <w:rPrChange w:id="388" w:author="Rizky Sahadewa" w:date="2022-07-25T10:18:00Z">
            <w:rPr>
              <w:color w:val="000000" w:themeColor="text1"/>
            </w:rPr>
          </w:rPrChange>
        </w:rPr>
        <w:t xml:space="preserve"> </w:t>
      </w:r>
      <w:r w:rsidRPr="00892D67">
        <w:rPr>
          <w:rFonts w:ascii="Arial" w:hAnsi="Arial" w:cs="Arial"/>
          <w:color w:val="000000" w:themeColor="text1"/>
          <w:sz w:val="22"/>
          <w:szCs w:val="22"/>
          <w:rPrChange w:id="389" w:author="Rizky Sahadewa" w:date="2022-07-25T10:18:00Z">
            <w:rPr>
              <w:color w:val="000000" w:themeColor="text1"/>
            </w:rPr>
          </w:rPrChange>
        </w:rPr>
        <w:t>di</w:t>
      </w:r>
      <w:r w:rsidR="006257F5" w:rsidRPr="00892D67">
        <w:rPr>
          <w:rFonts w:ascii="Arial" w:hAnsi="Arial" w:cs="Arial"/>
          <w:color w:val="000000" w:themeColor="text1"/>
          <w:sz w:val="22"/>
          <w:szCs w:val="22"/>
          <w:rPrChange w:id="390" w:author="Rizky Sahadewa" w:date="2022-07-25T10:18:00Z">
            <w:rPr>
              <w:color w:val="000000" w:themeColor="text1"/>
            </w:rPr>
          </w:rPrChange>
        </w:rPr>
        <w:t xml:space="preserve"> </w:t>
      </w:r>
      <w:r w:rsidRPr="00892D67">
        <w:rPr>
          <w:rFonts w:ascii="Arial" w:hAnsi="Arial" w:cs="Arial"/>
          <w:color w:val="000000" w:themeColor="text1"/>
          <w:sz w:val="22"/>
          <w:szCs w:val="22"/>
          <w:rPrChange w:id="391" w:author="Rizky Sahadewa" w:date="2022-07-25T10:18:00Z">
            <w:rPr>
              <w:color w:val="000000" w:themeColor="text1"/>
            </w:rPr>
          </w:rPrChange>
        </w:rPr>
        <w:t>atas</w:t>
      </w:r>
      <w:r w:rsidR="0008012D" w:rsidRPr="00892D67">
        <w:rPr>
          <w:rFonts w:ascii="Arial" w:hAnsi="Arial" w:cs="Arial"/>
          <w:color w:val="000000" w:themeColor="text1"/>
          <w:sz w:val="22"/>
          <w:szCs w:val="22"/>
          <w:rPrChange w:id="392" w:author="Rizky Sahadewa" w:date="2022-07-25T10:18:00Z">
            <w:rPr>
              <w:color w:val="000000" w:themeColor="text1"/>
            </w:rPr>
          </w:rPrChange>
        </w:rPr>
        <w:t xml:space="preserve"> </w:t>
      </w:r>
      <w:r w:rsidR="000A4DEB" w:rsidRPr="00892D67">
        <w:rPr>
          <w:rFonts w:ascii="Arial" w:hAnsi="Arial" w:cs="Arial"/>
          <w:color w:val="000000" w:themeColor="text1"/>
          <w:sz w:val="22"/>
          <w:szCs w:val="22"/>
          <w:rPrChange w:id="393" w:author="Rizky Sahadewa" w:date="2022-07-25T10:18:00Z">
            <w:rPr>
              <w:color w:val="000000" w:themeColor="text1"/>
            </w:rPr>
          </w:rPrChange>
        </w:rPr>
        <w:t>belum</w:t>
      </w:r>
      <w:r w:rsidRPr="00892D67">
        <w:rPr>
          <w:rFonts w:ascii="Arial" w:hAnsi="Arial" w:cs="Arial"/>
          <w:color w:val="000000" w:themeColor="text1"/>
          <w:sz w:val="22"/>
          <w:szCs w:val="22"/>
          <w:rPrChange w:id="394" w:author="Rizky Sahadewa" w:date="2022-07-25T10:18:00Z">
            <w:rPr>
              <w:color w:val="000000" w:themeColor="text1"/>
            </w:rPr>
          </w:rPrChange>
        </w:rPr>
        <w:t xml:space="preserve"> termasuk pajak</w:t>
      </w:r>
      <w:r w:rsidR="00C419A0" w:rsidRPr="00892D67">
        <w:rPr>
          <w:rFonts w:ascii="Arial" w:hAnsi="Arial" w:cs="Arial"/>
          <w:color w:val="000000" w:themeColor="text1"/>
          <w:sz w:val="22"/>
          <w:szCs w:val="22"/>
          <w:rPrChange w:id="395" w:author="Rizky Sahadewa" w:date="2022-07-25T10:18:00Z">
            <w:rPr>
              <w:color w:val="000000" w:themeColor="text1"/>
            </w:rPr>
          </w:rPrChange>
        </w:rPr>
        <w:t xml:space="preserve"> (PPN), PPN ditanggung </w:t>
      </w:r>
      <w:r w:rsidR="00C419A0" w:rsidRPr="00892D67">
        <w:rPr>
          <w:rFonts w:ascii="Arial" w:hAnsi="Arial" w:cs="Arial"/>
          <w:b/>
          <w:color w:val="000000" w:themeColor="text1"/>
          <w:sz w:val="22"/>
          <w:szCs w:val="22"/>
          <w:rPrChange w:id="396" w:author="Rizky Sahadewa" w:date="2022-07-25T10:18:00Z">
            <w:rPr>
              <w:b/>
              <w:color w:val="000000" w:themeColor="text1"/>
            </w:rPr>
          </w:rPrChange>
        </w:rPr>
        <w:t>Pihak Kedua</w:t>
      </w:r>
      <w:r w:rsidR="007D7353" w:rsidRPr="00892D67">
        <w:rPr>
          <w:rFonts w:ascii="Arial" w:hAnsi="Arial" w:cs="Arial"/>
          <w:b/>
          <w:color w:val="000000" w:themeColor="text1"/>
          <w:sz w:val="22"/>
          <w:szCs w:val="22"/>
          <w:rPrChange w:id="397" w:author="Rizky Sahadewa" w:date="2022-07-25T10:18:00Z">
            <w:rPr>
              <w:b/>
              <w:color w:val="000000" w:themeColor="text1"/>
            </w:rPr>
          </w:rPrChange>
        </w:rPr>
        <w:t>.</w:t>
      </w:r>
    </w:p>
    <w:p w14:paraId="3504AC25" w14:textId="77777777" w:rsidR="006257F5" w:rsidRPr="00892D67" w:rsidRDefault="006257F5" w:rsidP="004F2AF7">
      <w:pPr>
        <w:pStyle w:val="Default"/>
        <w:numPr>
          <w:ilvl w:val="0"/>
          <w:numId w:val="22"/>
        </w:numPr>
        <w:spacing w:line="276" w:lineRule="auto"/>
        <w:ind w:left="567" w:hanging="567"/>
        <w:jc w:val="both"/>
        <w:rPr>
          <w:rFonts w:ascii="Arial" w:hAnsi="Arial" w:cs="Arial"/>
          <w:color w:val="000000" w:themeColor="text1"/>
          <w:sz w:val="22"/>
          <w:szCs w:val="22"/>
          <w:rPrChange w:id="398" w:author="Rizky Sahadewa" w:date="2022-07-25T10:18:00Z">
            <w:rPr>
              <w:color w:val="000000" w:themeColor="text1"/>
            </w:rPr>
          </w:rPrChange>
        </w:rPr>
      </w:pPr>
      <w:r w:rsidRPr="00892D67">
        <w:rPr>
          <w:rFonts w:ascii="Arial" w:hAnsi="Arial" w:cs="Arial"/>
          <w:color w:val="000000" w:themeColor="text1"/>
          <w:sz w:val="22"/>
          <w:szCs w:val="22"/>
          <w:rPrChange w:id="399" w:author="Rizky Sahadewa" w:date="2022-07-25T10:18:00Z">
            <w:rPr>
              <w:color w:val="000000" w:themeColor="text1"/>
            </w:rPr>
          </w:rPrChange>
        </w:rPr>
        <w:t>Harga dalam ayat (1) di atas berlaku selama waktu perjanjian.</w:t>
      </w:r>
    </w:p>
    <w:p w14:paraId="0F4CDC57" w14:textId="77777777" w:rsidR="008E7BD2" w:rsidRPr="00892D67" w:rsidRDefault="008E7BD2" w:rsidP="004F2AF7">
      <w:pPr>
        <w:pStyle w:val="Default"/>
        <w:numPr>
          <w:ilvl w:val="0"/>
          <w:numId w:val="22"/>
        </w:numPr>
        <w:spacing w:line="276" w:lineRule="auto"/>
        <w:ind w:left="567" w:hanging="567"/>
        <w:jc w:val="both"/>
        <w:rPr>
          <w:rFonts w:ascii="Arial" w:hAnsi="Arial" w:cs="Arial"/>
          <w:color w:val="000000" w:themeColor="text1"/>
          <w:sz w:val="22"/>
          <w:szCs w:val="22"/>
          <w:rPrChange w:id="400" w:author="Rizky Sahadewa" w:date="2022-07-25T10:18:00Z">
            <w:rPr>
              <w:color w:val="000000" w:themeColor="text1"/>
            </w:rPr>
          </w:rPrChange>
        </w:rPr>
      </w:pPr>
      <w:r w:rsidRPr="00892D67">
        <w:rPr>
          <w:rFonts w:ascii="Arial" w:hAnsi="Arial" w:cs="Arial"/>
          <w:color w:val="000000" w:themeColor="text1"/>
          <w:sz w:val="22"/>
          <w:szCs w:val="22"/>
          <w:rPrChange w:id="401" w:author="Rizky Sahadewa" w:date="2022-07-25T10:18:00Z">
            <w:rPr>
              <w:color w:val="000000" w:themeColor="text1"/>
            </w:rPr>
          </w:rPrChange>
        </w:rPr>
        <w:t>Semua lampiran maupun surat penawaran yang muncul selama periode perjanjian merupakan bagian yang tidak terpisahkan dari surat perjanjian in</w:t>
      </w:r>
      <w:r w:rsidRPr="00892D67">
        <w:rPr>
          <w:rFonts w:ascii="Arial" w:hAnsi="Arial" w:cs="Arial"/>
          <w:color w:val="000000" w:themeColor="text1"/>
          <w:sz w:val="22"/>
          <w:szCs w:val="22"/>
          <w:lang w:val="en-US"/>
          <w:rPrChange w:id="402" w:author="Rizky Sahadewa" w:date="2022-07-25T10:18:00Z">
            <w:rPr>
              <w:color w:val="000000" w:themeColor="text1"/>
              <w:lang w:val="en-US"/>
            </w:rPr>
          </w:rPrChange>
        </w:rPr>
        <w:t>i.</w:t>
      </w:r>
    </w:p>
    <w:p w14:paraId="12ADA15E" w14:textId="77777777" w:rsidR="00D826E6" w:rsidRPr="00892D67" w:rsidRDefault="00D826E6" w:rsidP="004F2AF7">
      <w:pPr>
        <w:pStyle w:val="Default"/>
        <w:spacing w:line="276" w:lineRule="auto"/>
        <w:rPr>
          <w:rFonts w:ascii="Arial" w:hAnsi="Arial" w:cs="Arial"/>
          <w:b/>
          <w:bCs/>
          <w:color w:val="000000" w:themeColor="text1"/>
          <w:sz w:val="22"/>
          <w:szCs w:val="22"/>
          <w:rPrChange w:id="403" w:author="Rizky Sahadewa" w:date="2022-07-25T10:18:00Z">
            <w:rPr>
              <w:b/>
              <w:bCs/>
              <w:color w:val="000000" w:themeColor="text1"/>
            </w:rPr>
          </w:rPrChange>
        </w:rPr>
      </w:pPr>
    </w:p>
    <w:p w14:paraId="2A14499F" w14:textId="77777777" w:rsidR="004F25E8" w:rsidRPr="00892D67" w:rsidRDefault="004F25E8" w:rsidP="004F2AF7">
      <w:pPr>
        <w:pStyle w:val="Default"/>
        <w:spacing w:line="276" w:lineRule="auto"/>
        <w:jc w:val="center"/>
        <w:rPr>
          <w:rFonts w:ascii="Arial" w:hAnsi="Arial" w:cs="Arial"/>
          <w:b/>
          <w:bCs/>
          <w:color w:val="000000" w:themeColor="text1"/>
          <w:sz w:val="22"/>
          <w:szCs w:val="22"/>
          <w:rPrChange w:id="404" w:author="Rizky Sahadewa" w:date="2022-07-25T10:18:00Z">
            <w:rPr>
              <w:b/>
              <w:bCs/>
              <w:color w:val="000000" w:themeColor="text1"/>
            </w:rPr>
          </w:rPrChange>
        </w:rPr>
      </w:pPr>
      <w:r w:rsidRPr="00892D67">
        <w:rPr>
          <w:rFonts w:ascii="Arial" w:hAnsi="Arial" w:cs="Arial"/>
          <w:b/>
          <w:bCs/>
          <w:color w:val="000000" w:themeColor="text1"/>
          <w:sz w:val="22"/>
          <w:szCs w:val="22"/>
          <w:rPrChange w:id="405" w:author="Rizky Sahadewa" w:date="2022-07-25T10:18:00Z">
            <w:rPr>
              <w:b/>
              <w:bCs/>
              <w:color w:val="000000" w:themeColor="text1"/>
            </w:rPr>
          </w:rPrChange>
        </w:rPr>
        <w:t>Pasal 2</w:t>
      </w:r>
    </w:p>
    <w:p w14:paraId="6759349F" w14:textId="77777777" w:rsidR="004F25E8" w:rsidRPr="00892D67" w:rsidRDefault="004F25E8" w:rsidP="004F2AF7">
      <w:pPr>
        <w:pStyle w:val="Default"/>
        <w:spacing w:line="276" w:lineRule="auto"/>
        <w:jc w:val="center"/>
        <w:rPr>
          <w:rFonts w:ascii="Arial" w:hAnsi="Arial" w:cs="Arial"/>
          <w:b/>
          <w:bCs/>
          <w:color w:val="000000" w:themeColor="text1"/>
          <w:sz w:val="22"/>
          <w:szCs w:val="22"/>
          <w:rPrChange w:id="406" w:author="Rizky Sahadewa" w:date="2022-07-25T10:18:00Z">
            <w:rPr>
              <w:b/>
              <w:bCs/>
              <w:color w:val="000000" w:themeColor="text1"/>
            </w:rPr>
          </w:rPrChange>
        </w:rPr>
      </w:pPr>
      <w:r w:rsidRPr="00892D67">
        <w:rPr>
          <w:rFonts w:ascii="Arial" w:hAnsi="Arial" w:cs="Arial"/>
          <w:b/>
          <w:bCs/>
          <w:color w:val="000000" w:themeColor="text1"/>
          <w:sz w:val="22"/>
          <w:szCs w:val="22"/>
          <w:rPrChange w:id="407" w:author="Rizky Sahadewa" w:date="2022-07-25T10:18:00Z">
            <w:rPr>
              <w:b/>
              <w:bCs/>
              <w:color w:val="000000" w:themeColor="text1"/>
            </w:rPr>
          </w:rPrChange>
        </w:rPr>
        <w:t>Pengiriman</w:t>
      </w:r>
    </w:p>
    <w:p w14:paraId="6444AC20" w14:textId="77777777" w:rsidR="00761B6C" w:rsidRPr="00892D67"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Change w:id="408" w:author="Rizky Sahadewa" w:date="2022-07-25T10:18:00Z">
            <w:rPr>
              <w:bCs/>
              <w:color w:val="000000" w:themeColor="text1"/>
            </w:rPr>
          </w:rPrChange>
        </w:rPr>
      </w:pPr>
      <w:r w:rsidRPr="00892D67">
        <w:rPr>
          <w:rFonts w:ascii="Arial" w:hAnsi="Arial" w:cs="Arial"/>
          <w:bCs/>
          <w:color w:val="000000" w:themeColor="text1"/>
          <w:sz w:val="22"/>
          <w:szCs w:val="22"/>
          <w:rPrChange w:id="409" w:author="Rizky Sahadewa" w:date="2022-07-25T10:18:00Z">
            <w:rPr>
              <w:bCs/>
              <w:color w:val="000000" w:themeColor="text1"/>
            </w:rPr>
          </w:rPrChange>
        </w:rPr>
        <w:t xml:space="preserve">Biaya transportasi yang timbul dari tempat </w:t>
      </w:r>
      <w:r w:rsidRPr="00892D67">
        <w:rPr>
          <w:rFonts w:ascii="Arial" w:hAnsi="Arial" w:cs="Arial"/>
          <w:b/>
          <w:bCs/>
          <w:color w:val="000000" w:themeColor="text1"/>
          <w:sz w:val="22"/>
          <w:szCs w:val="22"/>
          <w:rPrChange w:id="410"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11" w:author="Rizky Sahadewa" w:date="2022-07-25T10:18:00Z">
            <w:rPr>
              <w:bCs/>
              <w:color w:val="000000" w:themeColor="text1"/>
            </w:rPr>
          </w:rPrChange>
        </w:rPr>
        <w:t xml:space="preserve"> ke tempat </w:t>
      </w:r>
      <w:r w:rsidRPr="00892D67">
        <w:rPr>
          <w:rFonts w:ascii="Arial" w:hAnsi="Arial" w:cs="Arial"/>
          <w:b/>
          <w:bCs/>
          <w:color w:val="000000" w:themeColor="text1"/>
          <w:sz w:val="22"/>
          <w:szCs w:val="22"/>
          <w:rPrChange w:id="412" w:author="Rizky Sahadewa" w:date="2022-07-25T10:18:00Z">
            <w:rPr>
              <w:b/>
              <w:bCs/>
              <w:color w:val="000000" w:themeColor="text1"/>
            </w:rPr>
          </w:rPrChange>
        </w:rPr>
        <w:t>Pihak Kedua</w:t>
      </w:r>
      <w:r w:rsidRPr="00892D67">
        <w:rPr>
          <w:rFonts w:ascii="Arial" w:hAnsi="Arial" w:cs="Arial"/>
          <w:bCs/>
          <w:color w:val="000000" w:themeColor="text1"/>
          <w:sz w:val="22"/>
          <w:szCs w:val="22"/>
          <w:rPrChange w:id="413" w:author="Rizky Sahadewa" w:date="2022-07-25T10:18:00Z">
            <w:rPr>
              <w:bCs/>
              <w:color w:val="000000" w:themeColor="text1"/>
            </w:rPr>
          </w:rPrChange>
        </w:rPr>
        <w:t xml:space="preserve"> sepenuhnya menjadi tanggung jawab </w:t>
      </w:r>
      <w:r w:rsidRPr="00892D67">
        <w:rPr>
          <w:rFonts w:ascii="Arial" w:hAnsi="Arial" w:cs="Arial"/>
          <w:b/>
          <w:bCs/>
          <w:color w:val="000000" w:themeColor="text1"/>
          <w:sz w:val="22"/>
          <w:szCs w:val="22"/>
          <w:rPrChange w:id="414"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15" w:author="Rizky Sahadewa" w:date="2022-07-25T10:18:00Z">
            <w:rPr>
              <w:bCs/>
              <w:color w:val="000000" w:themeColor="text1"/>
            </w:rPr>
          </w:rPrChange>
        </w:rPr>
        <w:t>.</w:t>
      </w:r>
    </w:p>
    <w:p w14:paraId="398C24D6" w14:textId="77777777" w:rsidR="00761B6C" w:rsidRPr="00892D67"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Change w:id="416" w:author="Rizky Sahadewa" w:date="2022-07-25T10:18:00Z">
            <w:rPr>
              <w:bCs/>
              <w:color w:val="000000" w:themeColor="text1"/>
            </w:rPr>
          </w:rPrChange>
        </w:rPr>
      </w:pPr>
      <w:r w:rsidRPr="00892D67">
        <w:rPr>
          <w:rFonts w:ascii="Arial" w:hAnsi="Arial" w:cs="Arial"/>
          <w:bCs/>
          <w:color w:val="000000" w:themeColor="text1"/>
          <w:sz w:val="22"/>
          <w:szCs w:val="22"/>
          <w:rPrChange w:id="417" w:author="Rizky Sahadewa" w:date="2022-07-25T10:18:00Z">
            <w:rPr>
              <w:bCs/>
              <w:color w:val="000000" w:themeColor="text1"/>
            </w:rPr>
          </w:rPrChange>
        </w:rPr>
        <w:t xml:space="preserve">Resiko kerusakan akibat proses pengiriman menjadi tanggung jawab </w:t>
      </w:r>
      <w:r w:rsidRPr="00892D67">
        <w:rPr>
          <w:rFonts w:ascii="Arial" w:hAnsi="Arial" w:cs="Arial"/>
          <w:b/>
          <w:bCs/>
          <w:color w:val="000000" w:themeColor="text1"/>
          <w:sz w:val="22"/>
          <w:szCs w:val="22"/>
          <w:rPrChange w:id="418"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19" w:author="Rizky Sahadewa" w:date="2022-07-25T10:18:00Z">
            <w:rPr>
              <w:bCs/>
              <w:color w:val="000000" w:themeColor="text1"/>
            </w:rPr>
          </w:rPrChange>
        </w:rPr>
        <w:t>.</w:t>
      </w:r>
    </w:p>
    <w:p w14:paraId="506DFE15" w14:textId="77777777" w:rsidR="00761B6C" w:rsidRPr="00892D67"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Change w:id="420" w:author="Rizky Sahadewa" w:date="2022-07-25T10:18:00Z">
            <w:rPr>
              <w:bCs/>
              <w:color w:val="000000" w:themeColor="text1"/>
            </w:rPr>
          </w:rPrChange>
        </w:rPr>
      </w:pPr>
      <w:r w:rsidRPr="00892D67">
        <w:rPr>
          <w:rFonts w:ascii="Arial" w:hAnsi="Arial" w:cs="Arial"/>
          <w:bCs/>
          <w:color w:val="000000" w:themeColor="text1"/>
          <w:sz w:val="22"/>
          <w:szCs w:val="22"/>
          <w:rPrChange w:id="421" w:author="Rizky Sahadewa" w:date="2022-07-25T10:18:00Z">
            <w:rPr>
              <w:bCs/>
              <w:color w:val="000000" w:themeColor="text1"/>
            </w:rPr>
          </w:rPrChange>
        </w:rPr>
        <w:t xml:space="preserve">Jumlah </w:t>
      </w:r>
      <w:r w:rsidR="0084356D" w:rsidRPr="00892D67">
        <w:rPr>
          <w:rFonts w:ascii="Arial" w:hAnsi="Arial" w:cs="Arial"/>
          <w:bCs/>
          <w:color w:val="000000" w:themeColor="text1"/>
          <w:sz w:val="22"/>
          <w:szCs w:val="22"/>
          <w:rPrChange w:id="422" w:author="Rizky Sahadewa" w:date="2022-07-25T10:18:00Z">
            <w:rPr>
              <w:bCs/>
              <w:color w:val="000000" w:themeColor="text1"/>
            </w:rPr>
          </w:rPrChange>
        </w:rPr>
        <w:t>produk</w:t>
      </w:r>
      <w:r w:rsidRPr="00892D67">
        <w:rPr>
          <w:rFonts w:ascii="Arial" w:hAnsi="Arial" w:cs="Arial"/>
          <w:bCs/>
          <w:color w:val="000000" w:themeColor="text1"/>
          <w:sz w:val="22"/>
          <w:szCs w:val="22"/>
          <w:rPrChange w:id="423" w:author="Rizky Sahadewa" w:date="2022-07-25T10:18:00Z">
            <w:rPr>
              <w:bCs/>
              <w:color w:val="000000" w:themeColor="text1"/>
            </w:rPr>
          </w:rPrChange>
        </w:rPr>
        <w:t xml:space="preserve"> dan waktu pengiriman harus sesuai dengan yang sudah ditetapkan di </w:t>
      </w:r>
      <w:r w:rsidRPr="00892D67">
        <w:rPr>
          <w:rFonts w:ascii="Arial" w:hAnsi="Arial" w:cs="Arial"/>
          <w:bCs/>
          <w:i/>
          <w:color w:val="000000" w:themeColor="text1"/>
          <w:sz w:val="22"/>
          <w:szCs w:val="22"/>
          <w:rPrChange w:id="424" w:author="Rizky Sahadewa" w:date="2022-07-25T10:18:00Z">
            <w:rPr>
              <w:bCs/>
              <w:i/>
              <w:color w:val="000000" w:themeColor="text1"/>
            </w:rPr>
          </w:rPrChange>
        </w:rPr>
        <w:t>Purchase Order</w:t>
      </w:r>
      <w:r w:rsidRPr="00892D67">
        <w:rPr>
          <w:rFonts w:ascii="Arial" w:hAnsi="Arial" w:cs="Arial"/>
          <w:bCs/>
          <w:color w:val="000000" w:themeColor="text1"/>
          <w:sz w:val="22"/>
          <w:szCs w:val="22"/>
          <w:rPrChange w:id="425" w:author="Rizky Sahadewa" w:date="2022-07-25T10:18:00Z">
            <w:rPr>
              <w:bCs/>
              <w:color w:val="000000" w:themeColor="text1"/>
            </w:rPr>
          </w:rPrChange>
        </w:rPr>
        <w:t xml:space="preserve"> yang diterbitkan oleh </w:t>
      </w:r>
      <w:r w:rsidRPr="00892D67">
        <w:rPr>
          <w:rFonts w:ascii="Arial" w:hAnsi="Arial" w:cs="Arial"/>
          <w:b/>
          <w:bCs/>
          <w:color w:val="000000" w:themeColor="text1"/>
          <w:sz w:val="22"/>
          <w:szCs w:val="22"/>
          <w:rPrChange w:id="426" w:author="Rizky Sahadewa" w:date="2022-07-25T10:18:00Z">
            <w:rPr>
              <w:b/>
              <w:bCs/>
              <w:color w:val="000000" w:themeColor="text1"/>
            </w:rPr>
          </w:rPrChange>
        </w:rPr>
        <w:t>Pihak Kedua</w:t>
      </w:r>
      <w:r w:rsidRPr="00892D67">
        <w:rPr>
          <w:rFonts w:ascii="Arial" w:hAnsi="Arial" w:cs="Arial"/>
          <w:bCs/>
          <w:color w:val="000000" w:themeColor="text1"/>
          <w:sz w:val="22"/>
          <w:szCs w:val="22"/>
          <w:rPrChange w:id="427" w:author="Rizky Sahadewa" w:date="2022-07-25T10:18:00Z">
            <w:rPr>
              <w:bCs/>
              <w:color w:val="000000" w:themeColor="text1"/>
            </w:rPr>
          </w:rPrChange>
        </w:rPr>
        <w:t>.</w:t>
      </w:r>
    </w:p>
    <w:p w14:paraId="26B94B64" w14:textId="77777777" w:rsidR="00761B6C" w:rsidRPr="00892D67"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Change w:id="428" w:author="Rizky Sahadewa" w:date="2022-07-25T10:18:00Z">
            <w:rPr>
              <w:bCs/>
              <w:color w:val="000000" w:themeColor="text1"/>
            </w:rPr>
          </w:rPrChange>
        </w:rPr>
      </w:pPr>
      <w:r w:rsidRPr="00892D67">
        <w:rPr>
          <w:rFonts w:ascii="Arial" w:hAnsi="Arial" w:cs="Arial"/>
          <w:bCs/>
          <w:color w:val="000000" w:themeColor="text1"/>
          <w:sz w:val="22"/>
          <w:szCs w:val="22"/>
          <w:rPrChange w:id="429" w:author="Rizky Sahadewa" w:date="2022-07-25T10:18:00Z">
            <w:rPr>
              <w:bCs/>
              <w:color w:val="000000" w:themeColor="text1"/>
            </w:rPr>
          </w:rPrChange>
        </w:rPr>
        <w:t xml:space="preserve">Apabila </w:t>
      </w:r>
      <w:r w:rsidRPr="00892D67">
        <w:rPr>
          <w:rFonts w:ascii="Arial" w:hAnsi="Arial" w:cs="Arial"/>
          <w:b/>
          <w:bCs/>
          <w:color w:val="000000" w:themeColor="text1"/>
          <w:sz w:val="22"/>
          <w:szCs w:val="22"/>
          <w:rPrChange w:id="430"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31" w:author="Rizky Sahadewa" w:date="2022-07-25T10:18:00Z">
            <w:rPr>
              <w:bCs/>
              <w:color w:val="000000" w:themeColor="text1"/>
            </w:rPr>
          </w:rPrChange>
        </w:rPr>
        <w:t xml:space="preserve"> akan melakukan pengiriman </w:t>
      </w:r>
      <w:r w:rsidR="0084356D" w:rsidRPr="00892D67">
        <w:rPr>
          <w:rFonts w:ascii="Arial" w:hAnsi="Arial" w:cs="Arial"/>
          <w:bCs/>
          <w:color w:val="000000" w:themeColor="text1"/>
          <w:sz w:val="22"/>
          <w:szCs w:val="22"/>
          <w:rPrChange w:id="432" w:author="Rizky Sahadewa" w:date="2022-07-25T10:18:00Z">
            <w:rPr>
              <w:bCs/>
              <w:color w:val="000000" w:themeColor="text1"/>
            </w:rPr>
          </w:rPrChange>
        </w:rPr>
        <w:t>produk</w:t>
      </w:r>
      <w:r w:rsidRPr="00892D67">
        <w:rPr>
          <w:rFonts w:ascii="Arial" w:hAnsi="Arial" w:cs="Arial"/>
          <w:bCs/>
          <w:color w:val="000000" w:themeColor="text1"/>
          <w:sz w:val="22"/>
          <w:szCs w:val="22"/>
          <w:rPrChange w:id="433" w:author="Rizky Sahadewa" w:date="2022-07-25T10:18:00Z">
            <w:rPr>
              <w:bCs/>
              <w:color w:val="000000" w:themeColor="text1"/>
            </w:rPr>
          </w:rPrChange>
        </w:rPr>
        <w:t xml:space="preserve"> kepada </w:t>
      </w:r>
      <w:r w:rsidRPr="00892D67">
        <w:rPr>
          <w:rFonts w:ascii="Arial" w:hAnsi="Arial" w:cs="Arial"/>
          <w:b/>
          <w:bCs/>
          <w:color w:val="000000" w:themeColor="text1"/>
          <w:sz w:val="22"/>
          <w:szCs w:val="22"/>
          <w:rPrChange w:id="434" w:author="Rizky Sahadewa" w:date="2022-07-25T10:18:00Z">
            <w:rPr>
              <w:b/>
              <w:bCs/>
              <w:color w:val="000000" w:themeColor="text1"/>
            </w:rPr>
          </w:rPrChange>
        </w:rPr>
        <w:t>Pihak Kedua</w:t>
      </w:r>
      <w:r w:rsidRPr="00892D67">
        <w:rPr>
          <w:rFonts w:ascii="Arial" w:hAnsi="Arial" w:cs="Arial"/>
          <w:bCs/>
          <w:color w:val="000000" w:themeColor="text1"/>
          <w:sz w:val="22"/>
          <w:szCs w:val="22"/>
          <w:rPrChange w:id="435" w:author="Rizky Sahadewa" w:date="2022-07-25T10:18:00Z">
            <w:rPr>
              <w:bCs/>
              <w:color w:val="000000" w:themeColor="text1"/>
            </w:rPr>
          </w:rPrChange>
        </w:rPr>
        <w:t xml:space="preserve"> melebihi waktu atau tidak pada hari kerja yang telah ditentukan maka </w:t>
      </w:r>
      <w:r w:rsidRPr="00892D67">
        <w:rPr>
          <w:rFonts w:ascii="Arial" w:hAnsi="Arial" w:cs="Arial"/>
          <w:b/>
          <w:bCs/>
          <w:color w:val="000000" w:themeColor="text1"/>
          <w:sz w:val="22"/>
          <w:szCs w:val="22"/>
          <w:rPrChange w:id="436"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37" w:author="Rizky Sahadewa" w:date="2022-07-25T10:18:00Z">
            <w:rPr>
              <w:bCs/>
              <w:color w:val="000000" w:themeColor="text1"/>
            </w:rPr>
          </w:rPrChange>
        </w:rPr>
        <w:t xml:space="preserve"> harus menginformasikan kepada</w:t>
      </w:r>
      <w:r w:rsidRPr="00892D67">
        <w:rPr>
          <w:rFonts w:ascii="Arial" w:hAnsi="Arial" w:cs="Arial"/>
          <w:b/>
          <w:bCs/>
          <w:color w:val="000000" w:themeColor="text1"/>
          <w:sz w:val="22"/>
          <w:szCs w:val="22"/>
          <w:rPrChange w:id="438" w:author="Rizky Sahadewa" w:date="2022-07-25T10:18:00Z">
            <w:rPr>
              <w:b/>
              <w:bCs/>
              <w:color w:val="000000" w:themeColor="text1"/>
            </w:rPr>
          </w:rPrChange>
        </w:rPr>
        <w:t xml:space="preserve"> Pihak Kedua </w:t>
      </w:r>
      <w:r w:rsidRPr="00892D67">
        <w:rPr>
          <w:rFonts w:ascii="Arial" w:hAnsi="Arial" w:cs="Arial"/>
          <w:bCs/>
          <w:color w:val="000000" w:themeColor="text1"/>
          <w:sz w:val="22"/>
          <w:szCs w:val="22"/>
          <w:rPrChange w:id="439" w:author="Rizky Sahadewa" w:date="2022-07-25T10:18:00Z">
            <w:rPr>
              <w:bCs/>
              <w:color w:val="000000" w:themeColor="text1"/>
            </w:rPr>
          </w:rPrChange>
        </w:rPr>
        <w:t>terlebih dahulu.</w:t>
      </w:r>
    </w:p>
    <w:p w14:paraId="2D8DF40D" w14:textId="77777777" w:rsidR="00761B6C" w:rsidRPr="00892D67"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Change w:id="440" w:author="Rizky Sahadewa" w:date="2022-07-25T10:18:00Z">
            <w:rPr>
              <w:bCs/>
              <w:color w:val="000000" w:themeColor="text1"/>
            </w:rPr>
          </w:rPrChange>
        </w:rPr>
      </w:pPr>
      <w:r w:rsidRPr="00892D67">
        <w:rPr>
          <w:rFonts w:ascii="Arial" w:hAnsi="Arial" w:cs="Arial"/>
          <w:bCs/>
          <w:color w:val="000000" w:themeColor="text1"/>
          <w:sz w:val="22"/>
          <w:szCs w:val="22"/>
          <w:rPrChange w:id="441" w:author="Rizky Sahadewa" w:date="2022-07-25T10:18:00Z">
            <w:rPr>
              <w:bCs/>
              <w:color w:val="000000" w:themeColor="text1"/>
            </w:rPr>
          </w:rPrChange>
        </w:rPr>
        <w:t>Batas waktu pengiriman</w:t>
      </w:r>
      <w:r w:rsidR="0084356D" w:rsidRPr="00892D67">
        <w:rPr>
          <w:rFonts w:ascii="Arial" w:hAnsi="Arial" w:cs="Arial"/>
          <w:bCs/>
          <w:color w:val="000000" w:themeColor="text1"/>
          <w:sz w:val="22"/>
          <w:szCs w:val="22"/>
          <w:rPrChange w:id="442" w:author="Rizky Sahadewa" w:date="2022-07-25T10:18:00Z">
            <w:rPr>
              <w:bCs/>
              <w:color w:val="000000" w:themeColor="text1"/>
            </w:rPr>
          </w:rPrChange>
        </w:rPr>
        <w:t xml:space="preserve"> produk</w:t>
      </w:r>
      <w:r w:rsidRPr="00892D67">
        <w:rPr>
          <w:rFonts w:ascii="Arial" w:hAnsi="Arial" w:cs="Arial"/>
          <w:bCs/>
          <w:color w:val="000000" w:themeColor="text1"/>
          <w:sz w:val="22"/>
          <w:szCs w:val="22"/>
          <w:rPrChange w:id="443" w:author="Rizky Sahadewa" w:date="2022-07-25T10:18:00Z">
            <w:rPr>
              <w:bCs/>
              <w:color w:val="000000" w:themeColor="text1"/>
            </w:rPr>
          </w:rPrChange>
        </w:rPr>
        <w:t xml:space="preserve"> sesuai dengan jadwal yang sudah disetujui </w:t>
      </w:r>
      <w:r w:rsidRPr="00892D67">
        <w:rPr>
          <w:rFonts w:ascii="Arial" w:hAnsi="Arial" w:cs="Arial"/>
          <w:b/>
          <w:bCs/>
          <w:color w:val="000000" w:themeColor="text1"/>
          <w:sz w:val="22"/>
          <w:szCs w:val="22"/>
          <w:rPrChange w:id="444" w:author="Rizky Sahadewa" w:date="2022-07-25T10:18:00Z">
            <w:rPr>
              <w:b/>
              <w:bCs/>
              <w:color w:val="000000" w:themeColor="text1"/>
            </w:rPr>
          </w:rPrChange>
        </w:rPr>
        <w:t>Para Pihak</w:t>
      </w:r>
      <w:r w:rsidRPr="00892D67">
        <w:rPr>
          <w:rFonts w:ascii="Arial" w:hAnsi="Arial" w:cs="Arial"/>
          <w:bCs/>
          <w:color w:val="000000" w:themeColor="text1"/>
          <w:sz w:val="22"/>
          <w:szCs w:val="22"/>
          <w:rPrChange w:id="445" w:author="Rizky Sahadewa" w:date="2022-07-25T10:18:00Z">
            <w:rPr>
              <w:bCs/>
              <w:color w:val="000000" w:themeColor="text1"/>
            </w:rPr>
          </w:rPrChange>
        </w:rPr>
        <w:t>.</w:t>
      </w:r>
    </w:p>
    <w:p w14:paraId="39D85D75" w14:textId="24CAD6FF" w:rsidR="00761B6C" w:rsidRPr="00892D67" w:rsidRDefault="00761B6C">
      <w:pPr>
        <w:pStyle w:val="Default"/>
        <w:numPr>
          <w:ilvl w:val="0"/>
          <w:numId w:val="10"/>
        </w:numPr>
        <w:spacing w:line="360" w:lineRule="auto"/>
        <w:ind w:left="567" w:hanging="567"/>
        <w:jc w:val="both"/>
        <w:rPr>
          <w:rFonts w:ascii="Arial" w:hAnsi="Arial" w:cs="Arial"/>
          <w:bCs/>
          <w:color w:val="000000" w:themeColor="text1"/>
          <w:sz w:val="22"/>
          <w:szCs w:val="22"/>
          <w:rPrChange w:id="446" w:author="Rizky Sahadewa" w:date="2022-07-25T10:18:00Z">
            <w:rPr>
              <w:bCs/>
              <w:color w:val="000000" w:themeColor="text1"/>
            </w:rPr>
          </w:rPrChange>
        </w:rPr>
        <w:pPrChange w:id="447" w:author="Rizky Sahadewa" w:date="2022-07-21T09:14:00Z">
          <w:pPr>
            <w:pStyle w:val="Default"/>
            <w:numPr>
              <w:numId w:val="10"/>
            </w:numPr>
            <w:spacing w:line="276" w:lineRule="auto"/>
            <w:ind w:left="567" w:hanging="567"/>
            <w:jc w:val="both"/>
          </w:pPr>
        </w:pPrChange>
      </w:pPr>
      <w:r w:rsidRPr="00892D67">
        <w:rPr>
          <w:rFonts w:ascii="Arial" w:hAnsi="Arial" w:cs="Arial"/>
          <w:bCs/>
          <w:color w:val="000000" w:themeColor="text1"/>
          <w:sz w:val="22"/>
          <w:szCs w:val="22"/>
          <w:rPrChange w:id="448" w:author="Rizky Sahadewa" w:date="2022-07-25T10:18:00Z">
            <w:rPr>
              <w:bCs/>
              <w:color w:val="000000" w:themeColor="text1"/>
            </w:rPr>
          </w:rPrChange>
        </w:rPr>
        <w:t xml:space="preserve">Apabila terjadi keterlambatan dalam pengiriman maka </w:t>
      </w:r>
      <w:r w:rsidRPr="00892D67">
        <w:rPr>
          <w:rFonts w:ascii="Arial" w:hAnsi="Arial" w:cs="Arial"/>
          <w:b/>
          <w:bCs/>
          <w:color w:val="000000" w:themeColor="text1"/>
          <w:sz w:val="22"/>
          <w:szCs w:val="22"/>
          <w:rPrChange w:id="449"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50" w:author="Rizky Sahadewa" w:date="2022-07-25T10:18:00Z">
            <w:rPr>
              <w:bCs/>
              <w:color w:val="000000" w:themeColor="text1"/>
            </w:rPr>
          </w:rPrChange>
        </w:rPr>
        <w:t xml:space="preserve"> wajib membayar biaya keterlambatan 0</w:t>
      </w:r>
      <w:ins w:id="451" w:author="Rizky Sahadewa" w:date="2022-07-21T09:15:00Z">
        <w:r w:rsidR="002E5527" w:rsidRPr="00892D67">
          <w:rPr>
            <w:rFonts w:ascii="Arial" w:hAnsi="Arial" w:cs="Arial"/>
            <w:bCs/>
            <w:color w:val="000000" w:themeColor="text1"/>
            <w:sz w:val="22"/>
            <w:szCs w:val="22"/>
            <w:lang w:val="en-US"/>
            <w:rPrChange w:id="452" w:author="Rizky Sahadewa" w:date="2022-07-25T10:18:00Z">
              <w:rPr>
                <w:rFonts w:asciiTheme="minorHAnsi" w:hAnsiTheme="minorHAnsi" w:cstheme="minorHAnsi"/>
                <w:bCs/>
                <w:color w:val="000000" w:themeColor="text1"/>
                <w:lang w:val="en-US"/>
              </w:rPr>
            </w:rPrChange>
          </w:rPr>
          <w:t xml:space="preserve">,1 % </w:t>
        </w:r>
      </w:ins>
      <w:del w:id="453" w:author="Rizky Sahadewa" w:date="2022-07-21T09:15:00Z">
        <w:r w:rsidRPr="00892D67" w:rsidDel="002E5527">
          <w:rPr>
            <w:rFonts w:ascii="Arial" w:hAnsi="Arial" w:cs="Arial"/>
            <w:bCs/>
            <w:color w:val="000000" w:themeColor="text1"/>
            <w:sz w:val="22"/>
            <w:szCs w:val="22"/>
            <w:rPrChange w:id="454" w:author="Rizky Sahadewa" w:date="2022-07-25T10:18:00Z">
              <w:rPr>
                <w:bCs/>
                <w:color w:val="000000" w:themeColor="text1"/>
              </w:rPr>
            </w:rPrChange>
          </w:rPr>
          <w:delText>,1</w:delText>
        </w:r>
        <w:r w:rsidRPr="00892D67" w:rsidDel="002E5527">
          <w:rPr>
            <w:rFonts w:ascii="Arial" w:hAnsi="Arial" w:cs="Arial"/>
            <w:bCs/>
            <w:color w:val="000000" w:themeColor="text1"/>
            <w:sz w:val="22"/>
            <w:szCs w:val="22"/>
            <w:vertAlign w:val="superscript"/>
            <w:rPrChange w:id="455" w:author="Rizky Sahadewa" w:date="2022-07-25T10:18:00Z">
              <w:rPr>
                <w:bCs/>
                <w:color w:val="000000" w:themeColor="text1"/>
                <w:vertAlign w:val="superscript"/>
              </w:rPr>
            </w:rPrChange>
          </w:rPr>
          <w:delText>0</w:delText>
        </w:r>
        <w:r w:rsidRPr="00892D67" w:rsidDel="002E5527">
          <w:rPr>
            <w:rFonts w:ascii="Arial" w:hAnsi="Arial" w:cs="Arial"/>
            <w:bCs/>
            <w:color w:val="000000" w:themeColor="text1"/>
            <w:sz w:val="22"/>
            <w:szCs w:val="22"/>
            <w:rPrChange w:id="456" w:author="Rizky Sahadewa" w:date="2022-07-25T10:18:00Z">
              <w:rPr>
                <w:bCs/>
                <w:color w:val="000000" w:themeColor="text1"/>
              </w:rPr>
            </w:rPrChange>
          </w:rPr>
          <w:delText>/</w:delText>
        </w:r>
        <w:r w:rsidRPr="00892D67" w:rsidDel="002E5527">
          <w:rPr>
            <w:rFonts w:ascii="Arial" w:hAnsi="Arial" w:cs="Arial"/>
            <w:bCs/>
            <w:color w:val="000000" w:themeColor="text1"/>
            <w:sz w:val="22"/>
            <w:szCs w:val="22"/>
            <w:vertAlign w:val="subscript"/>
            <w:rPrChange w:id="457" w:author="Rizky Sahadewa" w:date="2022-07-25T10:18:00Z">
              <w:rPr>
                <w:bCs/>
                <w:color w:val="000000" w:themeColor="text1"/>
                <w:vertAlign w:val="subscript"/>
              </w:rPr>
            </w:rPrChange>
          </w:rPr>
          <w:delText xml:space="preserve">0 </w:delText>
        </w:r>
      </w:del>
      <w:r w:rsidRPr="00892D67">
        <w:rPr>
          <w:rFonts w:ascii="Arial" w:hAnsi="Arial" w:cs="Arial"/>
          <w:bCs/>
          <w:color w:val="000000" w:themeColor="text1"/>
          <w:sz w:val="22"/>
          <w:szCs w:val="22"/>
          <w:rPrChange w:id="458" w:author="Rizky Sahadewa" w:date="2022-07-25T10:18:00Z">
            <w:rPr>
              <w:bCs/>
              <w:color w:val="000000" w:themeColor="text1"/>
            </w:rPr>
          </w:rPrChange>
        </w:rPr>
        <w:t xml:space="preserve">(nol koma satu persen) per hari keterlambatan dari total harga </w:t>
      </w:r>
      <w:r w:rsidR="0084356D" w:rsidRPr="00892D67">
        <w:rPr>
          <w:rFonts w:ascii="Arial" w:hAnsi="Arial" w:cs="Arial"/>
          <w:bCs/>
          <w:color w:val="000000" w:themeColor="text1"/>
          <w:sz w:val="22"/>
          <w:szCs w:val="22"/>
          <w:rPrChange w:id="459" w:author="Rizky Sahadewa" w:date="2022-07-25T10:18:00Z">
            <w:rPr>
              <w:bCs/>
              <w:color w:val="000000" w:themeColor="text1"/>
            </w:rPr>
          </w:rPrChange>
        </w:rPr>
        <w:t>produk</w:t>
      </w:r>
      <w:r w:rsidR="006257F5" w:rsidRPr="00892D67">
        <w:rPr>
          <w:rFonts w:ascii="Arial" w:hAnsi="Arial" w:cs="Arial"/>
          <w:bCs/>
          <w:color w:val="000000" w:themeColor="text1"/>
          <w:sz w:val="22"/>
          <w:szCs w:val="22"/>
          <w:rPrChange w:id="460" w:author="Rizky Sahadewa" w:date="2022-07-25T10:18:00Z">
            <w:rPr>
              <w:bCs/>
              <w:color w:val="000000" w:themeColor="text1"/>
            </w:rPr>
          </w:rPrChange>
        </w:rPr>
        <w:t xml:space="preserve"> yang dipesan </w:t>
      </w:r>
      <w:r w:rsidR="006257F5" w:rsidRPr="00892D67">
        <w:rPr>
          <w:rFonts w:ascii="Arial" w:hAnsi="Arial" w:cs="Arial"/>
          <w:b/>
          <w:bCs/>
          <w:color w:val="000000" w:themeColor="text1"/>
          <w:sz w:val="22"/>
          <w:szCs w:val="22"/>
          <w:rPrChange w:id="461" w:author="Rizky Sahadewa" w:date="2022-07-25T10:18:00Z">
            <w:rPr>
              <w:b/>
              <w:bCs/>
              <w:color w:val="000000" w:themeColor="text1"/>
            </w:rPr>
          </w:rPrChange>
        </w:rPr>
        <w:t>Pihak Kedua</w:t>
      </w:r>
      <w:r w:rsidRPr="00892D67">
        <w:rPr>
          <w:rFonts w:ascii="Arial" w:hAnsi="Arial" w:cs="Arial"/>
          <w:bCs/>
          <w:color w:val="000000" w:themeColor="text1"/>
          <w:sz w:val="22"/>
          <w:szCs w:val="22"/>
          <w:rPrChange w:id="462" w:author="Rizky Sahadewa" w:date="2022-07-25T10:18:00Z">
            <w:rPr>
              <w:bCs/>
              <w:color w:val="000000" w:themeColor="text1"/>
            </w:rPr>
          </w:rPrChange>
        </w:rPr>
        <w:t>.</w:t>
      </w:r>
    </w:p>
    <w:p w14:paraId="3C8616F7" w14:textId="77777777" w:rsidR="006257F5" w:rsidRPr="00892D67" w:rsidRDefault="006257F5" w:rsidP="004F2AF7">
      <w:pPr>
        <w:pStyle w:val="Default"/>
        <w:numPr>
          <w:ilvl w:val="0"/>
          <w:numId w:val="10"/>
        </w:numPr>
        <w:spacing w:line="276" w:lineRule="auto"/>
        <w:ind w:left="567" w:hanging="567"/>
        <w:jc w:val="both"/>
        <w:rPr>
          <w:rFonts w:ascii="Arial" w:hAnsi="Arial" w:cs="Arial"/>
          <w:bCs/>
          <w:color w:val="000000" w:themeColor="text1"/>
          <w:sz w:val="22"/>
          <w:szCs w:val="22"/>
          <w:rPrChange w:id="463" w:author="Rizky Sahadewa" w:date="2022-07-25T10:18:00Z">
            <w:rPr>
              <w:bCs/>
              <w:color w:val="000000" w:themeColor="text1"/>
            </w:rPr>
          </w:rPrChange>
        </w:rPr>
      </w:pPr>
      <w:r w:rsidRPr="00892D67">
        <w:rPr>
          <w:rFonts w:ascii="Arial" w:hAnsi="Arial" w:cs="Arial"/>
          <w:bCs/>
          <w:color w:val="000000" w:themeColor="text1"/>
          <w:sz w:val="22"/>
          <w:szCs w:val="22"/>
          <w:rPrChange w:id="464" w:author="Rizky Sahadewa" w:date="2022-07-25T10:18:00Z">
            <w:rPr>
              <w:bCs/>
              <w:color w:val="000000" w:themeColor="text1"/>
            </w:rPr>
          </w:rPrChange>
        </w:rPr>
        <w:t xml:space="preserve">Pembayaran ayat (6) paling lambat 15 (lima belas) hari setelah tagihan klaim diterima </w:t>
      </w:r>
      <w:r w:rsidRPr="00892D67">
        <w:rPr>
          <w:rFonts w:ascii="Arial" w:hAnsi="Arial" w:cs="Arial"/>
          <w:b/>
          <w:bCs/>
          <w:color w:val="000000" w:themeColor="text1"/>
          <w:sz w:val="22"/>
          <w:szCs w:val="22"/>
          <w:rPrChange w:id="465"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66" w:author="Rizky Sahadewa" w:date="2022-07-25T10:18:00Z">
            <w:rPr>
              <w:bCs/>
              <w:color w:val="000000" w:themeColor="text1"/>
            </w:rPr>
          </w:rPrChange>
        </w:rPr>
        <w:t>.</w:t>
      </w:r>
    </w:p>
    <w:p w14:paraId="7F2BC3D0" w14:textId="77777777" w:rsidR="00761B6C" w:rsidRPr="00892D67" w:rsidDel="00167F22" w:rsidRDefault="00761B6C">
      <w:pPr>
        <w:pStyle w:val="Default"/>
        <w:numPr>
          <w:ilvl w:val="0"/>
          <w:numId w:val="10"/>
        </w:numPr>
        <w:spacing w:line="276" w:lineRule="auto"/>
        <w:ind w:left="567" w:hanging="567"/>
        <w:jc w:val="both"/>
        <w:rPr>
          <w:del w:id="467" w:author="ROHAYATI" w:date="2021-06-16T16:08:00Z"/>
          <w:rFonts w:ascii="Arial" w:hAnsi="Arial" w:cs="Arial"/>
          <w:bCs/>
          <w:color w:val="000000" w:themeColor="text1"/>
          <w:sz w:val="22"/>
          <w:szCs w:val="22"/>
          <w:rPrChange w:id="468" w:author="Rizky Sahadewa" w:date="2022-07-25T10:18:00Z">
            <w:rPr>
              <w:del w:id="469" w:author="ROHAYATI" w:date="2021-06-16T16:08:00Z"/>
              <w:b/>
              <w:bCs/>
              <w:color w:val="000000" w:themeColor="text1"/>
              <w:lang w:val="en-US"/>
            </w:rPr>
          </w:rPrChange>
        </w:rPr>
        <w:pPrChange w:id="470" w:author="ROHAYATI" w:date="2021-06-16T16:08:00Z">
          <w:pPr>
            <w:pStyle w:val="Default"/>
            <w:spacing w:line="276" w:lineRule="auto"/>
            <w:jc w:val="center"/>
          </w:pPr>
        </w:pPrChange>
      </w:pPr>
      <w:r w:rsidRPr="00892D67">
        <w:rPr>
          <w:rFonts w:ascii="Arial" w:hAnsi="Arial" w:cs="Arial"/>
          <w:b/>
          <w:bCs/>
          <w:color w:val="000000" w:themeColor="text1"/>
          <w:sz w:val="22"/>
          <w:szCs w:val="22"/>
          <w:rPrChange w:id="471" w:author="Rizky Sahadewa" w:date="2022-07-25T10:18:00Z">
            <w:rPr>
              <w:b/>
              <w:bCs/>
              <w:color w:val="000000" w:themeColor="text1"/>
            </w:rPr>
          </w:rPrChange>
        </w:rPr>
        <w:t>Para Pihak</w:t>
      </w:r>
      <w:r w:rsidRPr="00892D67">
        <w:rPr>
          <w:rFonts w:ascii="Arial" w:hAnsi="Arial" w:cs="Arial"/>
          <w:bCs/>
          <w:color w:val="000000" w:themeColor="text1"/>
          <w:sz w:val="22"/>
          <w:szCs w:val="22"/>
          <w:rPrChange w:id="472" w:author="Rizky Sahadewa" w:date="2022-07-25T10:18:00Z">
            <w:rPr>
              <w:bCs/>
              <w:color w:val="000000" w:themeColor="text1"/>
            </w:rPr>
          </w:rPrChange>
        </w:rPr>
        <w:t xml:space="preserve"> sepakat sebelum dilakukan penyerahan </w:t>
      </w:r>
      <w:r w:rsidR="0084356D" w:rsidRPr="00892D67">
        <w:rPr>
          <w:rFonts w:ascii="Arial" w:hAnsi="Arial" w:cs="Arial"/>
          <w:bCs/>
          <w:color w:val="000000" w:themeColor="text1"/>
          <w:sz w:val="22"/>
          <w:szCs w:val="22"/>
          <w:rPrChange w:id="473" w:author="Rizky Sahadewa" w:date="2022-07-25T10:18:00Z">
            <w:rPr>
              <w:bCs/>
              <w:color w:val="000000" w:themeColor="text1"/>
            </w:rPr>
          </w:rPrChange>
        </w:rPr>
        <w:t>produk</w:t>
      </w:r>
      <w:r w:rsidRPr="00892D67">
        <w:rPr>
          <w:rFonts w:ascii="Arial" w:hAnsi="Arial" w:cs="Arial"/>
          <w:bCs/>
          <w:color w:val="000000" w:themeColor="text1"/>
          <w:sz w:val="22"/>
          <w:szCs w:val="22"/>
          <w:rPrChange w:id="474" w:author="Rizky Sahadewa" w:date="2022-07-25T10:18:00Z">
            <w:rPr>
              <w:bCs/>
              <w:color w:val="000000" w:themeColor="text1"/>
            </w:rPr>
          </w:rPrChange>
        </w:rPr>
        <w:t xml:space="preserve"> dari </w:t>
      </w:r>
      <w:r w:rsidRPr="00892D67">
        <w:rPr>
          <w:rFonts w:ascii="Arial" w:hAnsi="Arial" w:cs="Arial"/>
          <w:b/>
          <w:bCs/>
          <w:color w:val="000000" w:themeColor="text1"/>
          <w:sz w:val="22"/>
          <w:szCs w:val="22"/>
          <w:rPrChange w:id="475"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76" w:author="Rizky Sahadewa" w:date="2022-07-25T10:18:00Z">
            <w:rPr>
              <w:bCs/>
              <w:color w:val="000000" w:themeColor="text1"/>
            </w:rPr>
          </w:rPrChange>
        </w:rPr>
        <w:t xml:space="preserve"> kepada </w:t>
      </w:r>
      <w:r w:rsidRPr="00892D67">
        <w:rPr>
          <w:rFonts w:ascii="Arial" w:hAnsi="Arial" w:cs="Arial"/>
          <w:b/>
          <w:bCs/>
          <w:color w:val="000000" w:themeColor="text1"/>
          <w:sz w:val="22"/>
          <w:szCs w:val="22"/>
          <w:rPrChange w:id="477" w:author="Rizky Sahadewa" w:date="2022-07-25T10:18:00Z">
            <w:rPr>
              <w:b/>
              <w:bCs/>
              <w:color w:val="000000" w:themeColor="text1"/>
            </w:rPr>
          </w:rPrChange>
        </w:rPr>
        <w:t>Pihak Kedua</w:t>
      </w:r>
      <w:r w:rsidRPr="00892D67">
        <w:rPr>
          <w:rFonts w:ascii="Arial" w:hAnsi="Arial" w:cs="Arial"/>
          <w:bCs/>
          <w:color w:val="000000" w:themeColor="text1"/>
          <w:sz w:val="22"/>
          <w:szCs w:val="22"/>
          <w:rPrChange w:id="478" w:author="Rizky Sahadewa" w:date="2022-07-25T10:18:00Z">
            <w:rPr>
              <w:bCs/>
              <w:color w:val="000000" w:themeColor="text1"/>
            </w:rPr>
          </w:rPrChange>
        </w:rPr>
        <w:t>, dilakukan pengecekan</w:t>
      </w:r>
      <w:r w:rsidR="0084356D" w:rsidRPr="00892D67">
        <w:rPr>
          <w:rFonts w:ascii="Arial" w:hAnsi="Arial" w:cs="Arial"/>
          <w:bCs/>
          <w:color w:val="000000" w:themeColor="text1"/>
          <w:sz w:val="22"/>
          <w:szCs w:val="22"/>
          <w:rPrChange w:id="479" w:author="Rizky Sahadewa" w:date="2022-07-25T10:18:00Z">
            <w:rPr>
              <w:bCs/>
              <w:color w:val="000000" w:themeColor="text1"/>
            </w:rPr>
          </w:rPrChange>
        </w:rPr>
        <w:t xml:space="preserve"> produk </w:t>
      </w:r>
      <w:r w:rsidRPr="00892D67">
        <w:rPr>
          <w:rFonts w:ascii="Arial" w:hAnsi="Arial" w:cs="Arial"/>
          <w:bCs/>
          <w:color w:val="000000" w:themeColor="text1"/>
          <w:sz w:val="22"/>
          <w:szCs w:val="22"/>
          <w:rPrChange w:id="480" w:author="Rizky Sahadewa" w:date="2022-07-25T10:18:00Z">
            <w:rPr>
              <w:bCs/>
              <w:color w:val="000000" w:themeColor="text1"/>
            </w:rPr>
          </w:rPrChange>
        </w:rPr>
        <w:t xml:space="preserve">(jumlah, kualitas, dll) antara </w:t>
      </w:r>
      <w:r w:rsidRPr="00892D67">
        <w:rPr>
          <w:rFonts w:ascii="Arial" w:hAnsi="Arial" w:cs="Arial"/>
          <w:b/>
          <w:bCs/>
          <w:color w:val="000000" w:themeColor="text1"/>
          <w:sz w:val="22"/>
          <w:szCs w:val="22"/>
          <w:rPrChange w:id="481" w:author="Rizky Sahadewa" w:date="2022-07-25T10:18:00Z">
            <w:rPr>
              <w:b/>
              <w:bCs/>
              <w:color w:val="000000" w:themeColor="text1"/>
            </w:rPr>
          </w:rPrChange>
        </w:rPr>
        <w:t>Pihak Pertama</w:t>
      </w:r>
      <w:r w:rsidRPr="00892D67">
        <w:rPr>
          <w:rFonts w:ascii="Arial" w:hAnsi="Arial" w:cs="Arial"/>
          <w:bCs/>
          <w:color w:val="000000" w:themeColor="text1"/>
          <w:sz w:val="22"/>
          <w:szCs w:val="22"/>
          <w:rPrChange w:id="482" w:author="Rizky Sahadewa" w:date="2022-07-25T10:18:00Z">
            <w:rPr>
              <w:bCs/>
              <w:color w:val="000000" w:themeColor="text1"/>
            </w:rPr>
          </w:rPrChange>
        </w:rPr>
        <w:t xml:space="preserve"> dan </w:t>
      </w:r>
      <w:r w:rsidRPr="00892D67">
        <w:rPr>
          <w:rFonts w:ascii="Arial" w:hAnsi="Arial" w:cs="Arial"/>
          <w:b/>
          <w:bCs/>
          <w:color w:val="000000" w:themeColor="text1"/>
          <w:sz w:val="22"/>
          <w:szCs w:val="22"/>
          <w:rPrChange w:id="483" w:author="Rizky Sahadewa" w:date="2022-07-25T10:18:00Z">
            <w:rPr>
              <w:b/>
              <w:bCs/>
              <w:color w:val="000000" w:themeColor="text1"/>
            </w:rPr>
          </w:rPrChange>
        </w:rPr>
        <w:t>Pihak Kedua</w:t>
      </w:r>
      <w:r w:rsidRPr="00892D67">
        <w:rPr>
          <w:rFonts w:ascii="Arial" w:hAnsi="Arial" w:cs="Arial"/>
          <w:bCs/>
          <w:color w:val="000000" w:themeColor="text1"/>
          <w:sz w:val="22"/>
          <w:szCs w:val="22"/>
          <w:rPrChange w:id="484" w:author="Rizky Sahadewa" w:date="2022-07-25T10:18:00Z">
            <w:rPr>
              <w:bCs/>
              <w:color w:val="000000" w:themeColor="text1"/>
            </w:rPr>
          </w:rPrChange>
        </w:rPr>
        <w:t>.</w:t>
      </w:r>
    </w:p>
    <w:p w14:paraId="1A45D76A" w14:textId="77777777" w:rsidR="00167F22" w:rsidRPr="00892D67" w:rsidRDefault="00167F22" w:rsidP="004F2AF7">
      <w:pPr>
        <w:pStyle w:val="Default"/>
        <w:numPr>
          <w:ilvl w:val="0"/>
          <w:numId w:val="10"/>
        </w:numPr>
        <w:spacing w:line="276" w:lineRule="auto"/>
        <w:ind w:left="567" w:hanging="567"/>
        <w:jc w:val="both"/>
        <w:rPr>
          <w:ins w:id="485" w:author="ROHAYATI" w:date="2021-06-16T16:08:00Z"/>
          <w:rFonts w:ascii="Arial" w:hAnsi="Arial" w:cs="Arial"/>
          <w:bCs/>
          <w:color w:val="000000" w:themeColor="text1"/>
          <w:sz w:val="22"/>
          <w:szCs w:val="22"/>
          <w:rPrChange w:id="486" w:author="Rizky Sahadewa" w:date="2022-07-25T10:18:00Z">
            <w:rPr>
              <w:ins w:id="487" w:author="ROHAYATI" w:date="2021-06-16T16:08:00Z"/>
              <w:bCs/>
              <w:color w:val="000000" w:themeColor="text1"/>
            </w:rPr>
          </w:rPrChange>
        </w:rPr>
      </w:pPr>
    </w:p>
    <w:p w14:paraId="7D109CBE" w14:textId="77777777" w:rsidR="00167F22" w:rsidRPr="00892D67" w:rsidDel="003A65D4" w:rsidRDefault="00167F22">
      <w:pPr>
        <w:pStyle w:val="Default"/>
        <w:spacing w:line="276" w:lineRule="auto"/>
        <w:ind w:left="567"/>
        <w:jc w:val="both"/>
        <w:rPr>
          <w:del w:id="488" w:author="ROHAYATI" w:date="2023-05-26T13:18:00Z"/>
          <w:rFonts w:ascii="Arial" w:hAnsi="Arial" w:cs="Arial"/>
          <w:b/>
          <w:bCs/>
          <w:color w:val="000000" w:themeColor="text1"/>
          <w:sz w:val="22"/>
          <w:szCs w:val="22"/>
          <w:lang w:val="en-US"/>
          <w:rPrChange w:id="489" w:author="Rizky Sahadewa" w:date="2022-07-25T10:18:00Z">
            <w:rPr>
              <w:del w:id="490" w:author="ROHAYATI" w:date="2023-05-26T13:18:00Z"/>
              <w:b/>
              <w:bCs/>
              <w:color w:val="000000" w:themeColor="text1"/>
            </w:rPr>
          </w:rPrChange>
        </w:rPr>
        <w:pPrChange w:id="491" w:author="ROHAYATI" w:date="2021-06-16T16:09:00Z">
          <w:pPr>
            <w:pStyle w:val="Default"/>
            <w:spacing w:line="276" w:lineRule="auto"/>
            <w:jc w:val="center"/>
          </w:pPr>
        </w:pPrChange>
      </w:pPr>
    </w:p>
    <w:p w14:paraId="0465CD63" w14:textId="6A38D1DA" w:rsidR="00167F22" w:rsidDel="003A65D4" w:rsidRDefault="00167F22" w:rsidP="004F2AF7">
      <w:pPr>
        <w:pStyle w:val="Default"/>
        <w:spacing w:line="276" w:lineRule="auto"/>
        <w:jc w:val="center"/>
        <w:rPr>
          <w:ins w:id="492" w:author="Rizky Sahadewa" w:date="2022-07-25T10:18:00Z"/>
          <w:del w:id="493" w:author="ROHAYATI" w:date="2023-05-26T13:18:00Z"/>
          <w:rFonts w:ascii="Arial" w:hAnsi="Arial" w:cs="Arial"/>
          <w:b/>
          <w:bCs/>
          <w:color w:val="000000" w:themeColor="text1"/>
          <w:sz w:val="22"/>
          <w:szCs w:val="22"/>
          <w:lang w:val="en-US"/>
        </w:rPr>
      </w:pPr>
    </w:p>
    <w:p w14:paraId="20D781EC" w14:textId="069FF987" w:rsidR="00892D67" w:rsidDel="003A65D4" w:rsidRDefault="00892D67" w:rsidP="004F2AF7">
      <w:pPr>
        <w:pStyle w:val="Default"/>
        <w:spacing w:line="276" w:lineRule="auto"/>
        <w:jc w:val="center"/>
        <w:rPr>
          <w:ins w:id="494" w:author="Rizky Sahadewa" w:date="2022-07-25T10:18:00Z"/>
          <w:del w:id="495" w:author="ROHAYATI" w:date="2023-05-26T13:18:00Z"/>
          <w:rFonts w:ascii="Arial" w:hAnsi="Arial" w:cs="Arial"/>
          <w:b/>
          <w:bCs/>
          <w:color w:val="000000" w:themeColor="text1"/>
          <w:sz w:val="22"/>
          <w:szCs w:val="22"/>
          <w:lang w:val="en-US"/>
        </w:rPr>
      </w:pPr>
    </w:p>
    <w:p w14:paraId="42346BC3" w14:textId="7016E8C3" w:rsidR="00892D67" w:rsidDel="003A65D4" w:rsidRDefault="00892D67">
      <w:pPr>
        <w:pStyle w:val="Default"/>
        <w:spacing w:line="276" w:lineRule="auto"/>
        <w:rPr>
          <w:ins w:id="496" w:author="Rizky Sahadewa" w:date="2022-07-25T10:18:00Z"/>
          <w:del w:id="497" w:author="ROHAYATI" w:date="2023-05-26T13:18:00Z"/>
          <w:rFonts w:ascii="Arial" w:hAnsi="Arial" w:cs="Arial"/>
          <w:b/>
          <w:bCs/>
          <w:color w:val="000000" w:themeColor="text1"/>
          <w:sz w:val="22"/>
          <w:szCs w:val="22"/>
          <w:lang w:val="en-US"/>
        </w:rPr>
        <w:pPrChange w:id="498" w:author="ROHAYATI" w:date="2023-05-26T13:18:00Z">
          <w:pPr>
            <w:pStyle w:val="Default"/>
            <w:spacing w:line="276" w:lineRule="auto"/>
            <w:jc w:val="center"/>
          </w:pPr>
        </w:pPrChange>
      </w:pPr>
    </w:p>
    <w:p w14:paraId="39EC6146" w14:textId="77777777" w:rsidR="00892D67" w:rsidRPr="00892D67" w:rsidRDefault="00892D67">
      <w:pPr>
        <w:pStyle w:val="Default"/>
        <w:spacing w:line="276" w:lineRule="auto"/>
        <w:rPr>
          <w:ins w:id="499" w:author="ROHAYATI" w:date="2021-06-16T16:09:00Z"/>
          <w:rFonts w:ascii="Arial" w:hAnsi="Arial" w:cs="Arial"/>
          <w:b/>
          <w:bCs/>
          <w:color w:val="000000" w:themeColor="text1"/>
          <w:sz w:val="22"/>
          <w:szCs w:val="22"/>
          <w:lang w:val="en-US"/>
          <w:rPrChange w:id="500" w:author="Rizky Sahadewa" w:date="2022-07-25T10:18:00Z">
            <w:rPr>
              <w:ins w:id="501" w:author="ROHAYATI" w:date="2021-06-16T16:09:00Z"/>
              <w:b/>
              <w:bCs/>
              <w:color w:val="000000" w:themeColor="text1"/>
              <w:lang w:val="en-US"/>
            </w:rPr>
          </w:rPrChange>
        </w:rPr>
        <w:pPrChange w:id="502" w:author="ROHAYATI" w:date="2023-05-26T13:18:00Z">
          <w:pPr>
            <w:pStyle w:val="Default"/>
            <w:spacing w:line="276" w:lineRule="auto"/>
            <w:jc w:val="center"/>
          </w:pPr>
        </w:pPrChange>
      </w:pPr>
    </w:p>
    <w:p w14:paraId="2F1B9D3E" w14:textId="77777777" w:rsidR="0094635A" w:rsidRPr="00892D67" w:rsidRDefault="0094635A" w:rsidP="004F2AF7">
      <w:pPr>
        <w:pStyle w:val="Default"/>
        <w:spacing w:line="276" w:lineRule="auto"/>
        <w:jc w:val="center"/>
        <w:rPr>
          <w:rFonts w:ascii="Arial" w:hAnsi="Arial" w:cs="Arial"/>
          <w:b/>
          <w:bCs/>
          <w:color w:val="000000" w:themeColor="text1"/>
          <w:sz w:val="22"/>
          <w:szCs w:val="22"/>
          <w:rPrChange w:id="503" w:author="Rizky Sahadewa" w:date="2022-07-25T10:18:00Z">
            <w:rPr>
              <w:b/>
              <w:bCs/>
              <w:color w:val="000000" w:themeColor="text1"/>
            </w:rPr>
          </w:rPrChange>
        </w:rPr>
      </w:pPr>
      <w:r w:rsidRPr="00892D67">
        <w:rPr>
          <w:rFonts w:ascii="Arial" w:hAnsi="Arial" w:cs="Arial"/>
          <w:b/>
          <w:bCs/>
          <w:color w:val="000000" w:themeColor="text1"/>
          <w:sz w:val="22"/>
          <w:szCs w:val="22"/>
          <w:rPrChange w:id="504" w:author="Rizky Sahadewa" w:date="2022-07-25T10:18:00Z">
            <w:rPr>
              <w:b/>
              <w:bCs/>
              <w:color w:val="000000" w:themeColor="text1"/>
            </w:rPr>
          </w:rPrChange>
        </w:rPr>
        <w:t>Pasal 3</w:t>
      </w:r>
    </w:p>
    <w:p w14:paraId="516C250B" w14:textId="77777777" w:rsidR="0094635A" w:rsidRPr="00892D67" w:rsidRDefault="0094635A" w:rsidP="004F2AF7">
      <w:pPr>
        <w:pStyle w:val="Default"/>
        <w:spacing w:line="276" w:lineRule="auto"/>
        <w:jc w:val="center"/>
        <w:rPr>
          <w:rFonts w:ascii="Arial" w:hAnsi="Arial" w:cs="Arial"/>
          <w:b/>
          <w:bCs/>
          <w:color w:val="000000" w:themeColor="text1"/>
          <w:sz w:val="22"/>
          <w:szCs w:val="22"/>
          <w:rPrChange w:id="505" w:author="Rizky Sahadewa" w:date="2022-07-25T10:18:00Z">
            <w:rPr>
              <w:b/>
              <w:bCs/>
              <w:color w:val="000000" w:themeColor="text1"/>
            </w:rPr>
          </w:rPrChange>
        </w:rPr>
      </w:pPr>
      <w:r w:rsidRPr="00892D67">
        <w:rPr>
          <w:rFonts w:ascii="Arial" w:hAnsi="Arial" w:cs="Arial"/>
          <w:b/>
          <w:bCs/>
          <w:color w:val="000000" w:themeColor="text1"/>
          <w:sz w:val="22"/>
          <w:szCs w:val="22"/>
          <w:rPrChange w:id="506" w:author="Rizky Sahadewa" w:date="2022-07-25T10:18:00Z">
            <w:rPr>
              <w:b/>
              <w:bCs/>
              <w:color w:val="000000" w:themeColor="text1"/>
            </w:rPr>
          </w:rPrChange>
        </w:rPr>
        <w:t>Jaminan Kualitas Produk</w:t>
      </w:r>
    </w:p>
    <w:p w14:paraId="3CD608D0" w14:textId="77777777" w:rsidR="0094635A" w:rsidRPr="00892D67" w:rsidRDefault="0094635A" w:rsidP="004F2AF7">
      <w:pPr>
        <w:pStyle w:val="Default"/>
        <w:numPr>
          <w:ilvl w:val="0"/>
          <w:numId w:val="24"/>
        </w:numPr>
        <w:spacing w:line="276" w:lineRule="auto"/>
        <w:ind w:left="567" w:hanging="567"/>
        <w:jc w:val="both"/>
        <w:rPr>
          <w:rFonts w:ascii="Arial" w:hAnsi="Arial" w:cs="Arial"/>
          <w:bCs/>
          <w:color w:val="000000" w:themeColor="text1"/>
          <w:sz w:val="22"/>
          <w:szCs w:val="22"/>
          <w:rPrChange w:id="507" w:author="Rizky Sahadewa" w:date="2022-07-25T10:18:00Z">
            <w:rPr>
              <w:bCs/>
              <w:color w:val="000000" w:themeColor="text1"/>
            </w:rPr>
          </w:rPrChange>
        </w:rPr>
      </w:pPr>
      <w:r w:rsidRPr="00892D67">
        <w:rPr>
          <w:rFonts w:ascii="Arial" w:hAnsi="Arial" w:cs="Arial"/>
          <w:b/>
          <w:bCs/>
          <w:color w:val="000000" w:themeColor="text1"/>
          <w:sz w:val="22"/>
          <w:szCs w:val="22"/>
          <w:rPrChange w:id="508" w:author="Rizky Sahadewa" w:date="2022-07-25T10:18:00Z">
            <w:rPr>
              <w:b/>
              <w:bCs/>
              <w:color w:val="000000" w:themeColor="text1"/>
            </w:rPr>
          </w:rPrChange>
        </w:rPr>
        <w:t>Pihak Pertama</w:t>
      </w:r>
      <w:r w:rsidRPr="00892D67">
        <w:rPr>
          <w:rFonts w:ascii="Arial" w:hAnsi="Arial" w:cs="Arial"/>
          <w:bCs/>
          <w:color w:val="000000" w:themeColor="text1"/>
          <w:sz w:val="22"/>
          <w:szCs w:val="22"/>
          <w:rPrChange w:id="509" w:author="Rizky Sahadewa" w:date="2022-07-25T10:18:00Z">
            <w:rPr>
              <w:bCs/>
              <w:color w:val="000000" w:themeColor="text1"/>
            </w:rPr>
          </w:rPrChange>
        </w:rPr>
        <w:t xml:space="preserve"> menjamin seluruh </w:t>
      </w:r>
      <w:r w:rsidR="00544BEC" w:rsidRPr="00892D67">
        <w:rPr>
          <w:rFonts w:ascii="Arial" w:hAnsi="Arial" w:cs="Arial"/>
          <w:bCs/>
          <w:color w:val="000000" w:themeColor="text1"/>
          <w:sz w:val="22"/>
          <w:szCs w:val="22"/>
          <w:rPrChange w:id="510" w:author="Rizky Sahadewa" w:date="2022-07-25T10:18:00Z">
            <w:rPr>
              <w:bCs/>
              <w:color w:val="000000" w:themeColor="text1"/>
            </w:rPr>
          </w:rPrChange>
        </w:rPr>
        <w:t>produk</w:t>
      </w:r>
      <w:r w:rsidRPr="00892D67">
        <w:rPr>
          <w:rFonts w:ascii="Arial" w:hAnsi="Arial" w:cs="Arial"/>
          <w:bCs/>
          <w:color w:val="000000" w:themeColor="text1"/>
          <w:sz w:val="22"/>
          <w:szCs w:val="22"/>
          <w:rPrChange w:id="511" w:author="Rizky Sahadewa" w:date="2022-07-25T10:18:00Z">
            <w:rPr>
              <w:bCs/>
              <w:color w:val="000000" w:themeColor="text1"/>
            </w:rPr>
          </w:rPrChange>
        </w:rPr>
        <w:t xml:space="preserve"> yang dikirim kepada </w:t>
      </w:r>
      <w:r w:rsidRPr="00892D67">
        <w:rPr>
          <w:rFonts w:ascii="Arial" w:hAnsi="Arial" w:cs="Arial"/>
          <w:b/>
          <w:bCs/>
          <w:color w:val="000000" w:themeColor="text1"/>
          <w:sz w:val="22"/>
          <w:szCs w:val="22"/>
          <w:rPrChange w:id="512" w:author="Rizky Sahadewa" w:date="2022-07-25T10:18:00Z">
            <w:rPr>
              <w:b/>
              <w:bCs/>
              <w:color w:val="000000" w:themeColor="text1"/>
            </w:rPr>
          </w:rPrChange>
        </w:rPr>
        <w:t>Pihak Kedua</w:t>
      </w:r>
      <w:r w:rsidRPr="00892D67">
        <w:rPr>
          <w:rFonts w:ascii="Arial" w:hAnsi="Arial" w:cs="Arial"/>
          <w:bCs/>
          <w:color w:val="000000" w:themeColor="text1"/>
          <w:sz w:val="22"/>
          <w:szCs w:val="22"/>
          <w:rPrChange w:id="513" w:author="Rizky Sahadewa" w:date="2022-07-25T10:18:00Z">
            <w:rPr>
              <w:bCs/>
              <w:color w:val="000000" w:themeColor="text1"/>
            </w:rPr>
          </w:rPrChange>
        </w:rPr>
        <w:t xml:space="preserve"> sesuai dengan spesifikasi yang telah disepakati oleh </w:t>
      </w:r>
      <w:r w:rsidRPr="00892D67">
        <w:rPr>
          <w:rFonts w:ascii="Arial" w:hAnsi="Arial" w:cs="Arial"/>
          <w:b/>
          <w:bCs/>
          <w:color w:val="000000" w:themeColor="text1"/>
          <w:sz w:val="22"/>
          <w:szCs w:val="22"/>
          <w:rPrChange w:id="514" w:author="Rizky Sahadewa" w:date="2022-07-25T10:18:00Z">
            <w:rPr>
              <w:b/>
              <w:bCs/>
              <w:color w:val="000000" w:themeColor="text1"/>
            </w:rPr>
          </w:rPrChange>
        </w:rPr>
        <w:t>Para Pihak</w:t>
      </w:r>
      <w:r w:rsidRPr="00892D67">
        <w:rPr>
          <w:rFonts w:ascii="Arial" w:hAnsi="Arial" w:cs="Arial"/>
          <w:bCs/>
          <w:color w:val="000000" w:themeColor="text1"/>
          <w:sz w:val="22"/>
          <w:szCs w:val="22"/>
          <w:rPrChange w:id="515" w:author="Rizky Sahadewa" w:date="2022-07-25T10:18:00Z">
            <w:rPr>
              <w:bCs/>
              <w:color w:val="000000" w:themeColor="text1"/>
            </w:rPr>
          </w:rPrChange>
        </w:rPr>
        <w:t>.</w:t>
      </w:r>
    </w:p>
    <w:p w14:paraId="7A1CEA07" w14:textId="77777777" w:rsidR="0094635A" w:rsidRPr="00892D67" w:rsidRDefault="0094635A" w:rsidP="004F2AF7">
      <w:pPr>
        <w:pStyle w:val="Default"/>
        <w:numPr>
          <w:ilvl w:val="0"/>
          <w:numId w:val="24"/>
        </w:numPr>
        <w:spacing w:line="276" w:lineRule="auto"/>
        <w:ind w:left="567" w:hanging="567"/>
        <w:jc w:val="both"/>
        <w:rPr>
          <w:rFonts w:ascii="Arial" w:hAnsi="Arial" w:cs="Arial"/>
          <w:bCs/>
          <w:color w:val="000000" w:themeColor="text1"/>
          <w:sz w:val="22"/>
          <w:szCs w:val="22"/>
          <w:rPrChange w:id="516" w:author="Rizky Sahadewa" w:date="2022-07-25T10:18:00Z">
            <w:rPr>
              <w:bCs/>
              <w:color w:val="000000" w:themeColor="text1"/>
            </w:rPr>
          </w:rPrChange>
        </w:rPr>
      </w:pPr>
      <w:r w:rsidRPr="00892D67">
        <w:rPr>
          <w:rFonts w:ascii="Arial" w:hAnsi="Arial" w:cs="Arial"/>
          <w:b/>
          <w:bCs/>
          <w:color w:val="000000" w:themeColor="text1"/>
          <w:sz w:val="22"/>
          <w:szCs w:val="22"/>
          <w:rPrChange w:id="517" w:author="Rizky Sahadewa" w:date="2022-07-25T10:18:00Z">
            <w:rPr>
              <w:b/>
              <w:bCs/>
              <w:color w:val="000000" w:themeColor="text1"/>
            </w:rPr>
          </w:rPrChange>
        </w:rPr>
        <w:t>Pihak Pert</w:t>
      </w:r>
      <w:r w:rsidR="00C8217D" w:rsidRPr="00892D67">
        <w:rPr>
          <w:rFonts w:ascii="Arial" w:hAnsi="Arial" w:cs="Arial"/>
          <w:b/>
          <w:bCs/>
          <w:color w:val="000000" w:themeColor="text1"/>
          <w:sz w:val="22"/>
          <w:szCs w:val="22"/>
          <w:rPrChange w:id="518" w:author="Rizky Sahadewa" w:date="2022-07-25T10:18:00Z">
            <w:rPr>
              <w:b/>
              <w:bCs/>
              <w:color w:val="000000" w:themeColor="text1"/>
            </w:rPr>
          </w:rPrChange>
        </w:rPr>
        <w:t>a</w:t>
      </w:r>
      <w:r w:rsidRPr="00892D67">
        <w:rPr>
          <w:rFonts w:ascii="Arial" w:hAnsi="Arial" w:cs="Arial"/>
          <w:b/>
          <w:bCs/>
          <w:color w:val="000000" w:themeColor="text1"/>
          <w:sz w:val="22"/>
          <w:szCs w:val="22"/>
          <w:rPrChange w:id="519" w:author="Rizky Sahadewa" w:date="2022-07-25T10:18:00Z">
            <w:rPr>
              <w:b/>
              <w:bCs/>
              <w:color w:val="000000" w:themeColor="text1"/>
            </w:rPr>
          </w:rPrChange>
        </w:rPr>
        <w:t xml:space="preserve">ma </w:t>
      </w:r>
      <w:r w:rsidRPr="00892D67">
        <w:rPr>
          <w:rFonts w:ascii="Arial" w:hAnsi="Arial" w:cs="Arial"/>
          <w:bCs/>
          <w:color w:val="000000" w:themeColor="text1"/>
          <w:sz w:val="22"/>
          <w:szCs w:val="22"/>
          <w:rPrChange w:id="520" w:author="Rizky Sahadewa" w:date="2022-07-25T10:18:00Z">
            <w:rPr>
              <w:bCs/>
              <w:color w:val="000000" w:themeColor="text1"/>
            </w:rPr>
          </w:rPrChange>
        </w:rPr>
        <w:t>menjamin seluruh</w:t>
      </w:r>
      <w:r w:rsidR="00544BEC" w:rsidRPr="00892D67">
        <w:rPr>
          <w:rFonts w:ascii="Arial" w:hAnsi="Arial" w:cs="Arial"/>
          <w:bCs/>
          <w:color w:val="000000" w:themeColor="text1"/>
          <w:sz w:val="22"/>
          <w:szCs w:val="22"/>
          <w:rPrChange w:id="521" w:author="Rizky Sahadewa" w:date="2022-07-25T10:18:00Z">
            <w:rPr>
              <w:bCs/>
              <w:color w:val="000000" w:themeColor="text1"/>
            </w:rPr>
          </w:rPrChange>
        </w:rPr>
        <w:t xml:space="preserve"> produk</w:t>
      </w:r>
      <w:r w:rsidRPr="00892D67">
        <w:rPr>
          <w:rFonts w:ascii="Arial" w:hAnsi="Arial" w:cs="Arial"/>
          <w:bCs/>
          <w:color w:val="000000" w:themeColor="text1"/>
          <w:sz w:val="22"/>
          <w:szCs w:val="22"/>
          <w:rPrChange w:id="522" w:author="Rizky Sahadewa" w:date="2022-07-25T10:18:00Z">
            <w:rPr>
              <w:bCs/>
              <w:color w:val="000000" w:themeColor="text1"/>
            </w:rPr>
          </w:rPrChange>
        </w:rPr>
        <w:t xml:space="preserve"> yang dikirim kepada </w:t>
      </w:r>
      <w:r w:rsidRPr="00892D67">
        <w:rPr>
          <w:rFonts w:ascii="Arial" w:hAnsi="Arial" w:cs="Arial"/>
          <w:b/>
          <w:bCs/>
          <w:color w:val="000000" w:themeColor="text1"/>
          <w:sz w:val="22"/>
          <w:szCs w:val="22"/>
          <w:rPrChange w:id="523" w:author="Rizky Sahadewa" w:date="2022-07-25T10:18:00Z">
            <w:rPr>
              <w:b/>
              <w:bCs/>
              <w:color w:val="000000" w:themeColor="text1"/>
            </w:rPr>
          </w:rPrChange>
        </w:rPr>
        <w:t>Pihak Kedua</w:t>
      </w:r>
      <w:r w:rsidRPr="00892D67">
        <w:rPr>
          <w:rFonts w:ascii="Arial" w:hAnsi="Arial" w:cs="Arial"/>
          <w:bCs/>
          <w:color w:val="000000" w:themeColor="text1"/>
          <w:sz w:val="22"/>
          <w:szCs w:val="22"/>
          <w:rPrChange w:id="524" w:author="Rizky Sahadewa" w:date="2022-07-25T10:18:00Z">
            <w:rPr>
              <w:bCs/>
              <w:color w:val="000000" w:themeColor="text1"/>
            </w:rPr>
          </w:rPrChange>
        </w:rPr>
        <w:t xml:space="preserve"> sesuai dengan standar</w:t>
      </w:r>
      <w:r w:rsidR="00CD3FD1" w:rsidRPr="00892D67">
        <w:rPr>
          <w:rFonts w:ascii="Arial" w:hAnsi="Arial" w:cs="Arial"/>
          <w:bCs/>
          <w:color w:val="000000" w:themeColor="text1"/>
          <w:sz w:val="22"/>
          <w:szCs w:val="22"/>
          <w:rPrChange w:id="525" w:author="Rizky Sahadewa" w:date="2022-07-25T10:18:00Z">
            <w:rPr>
              <w:bCs/>
              <w:color w:val="000000" w:themeColor="text1"/>
            </w:rPr>
          </w:rPrChange>
        </w:rPr>
        <w:t xml:space="preserve"> </w:t>
      </w:r>
      <w:r w:rsidRPr="00892D67">
        <w:rPr>
          <w:rFonts w:ascii="Arial" w:hAnsi="Arial" w:cs="Arial"/>
          <w:bCs/>
          <w:color w:val="000000" w:themeColor="text1"/>
          <w:sz w:val="22"/>
          <w:szCs w:val="22"/>
          <w:rPrChange w:id="526" w:author="Rizky Sahadewa" w:date="2022-07-25T10:18:00Z">
            <w:rPr>
              <w:bCs/>
              <w:color w:val="000000" w:themeColor="text1"/>
            </w:rPr>
          </w:rPrChange>
        </w:rPr>
        <w:t>produk yang baik.</w:t>
      </w:r>
    </w:p>
    <w:p w14:paraId="424AFFE9" w14:textId="77777777" w:rsidR="0094635A" w:rsidRPr="00892D67" w:rsidRDefault="0094635A" w:rsidP="004F2AF7">
      <w:pPr>
        <w:pStyle w:val="Default"/>
        <w:numPr>
          <w:ilvl w:val="0"/>
          <w:numId w:val="24"/>
        </w:numPr>
        <w:spacing w:line="276" w:lineRule="auto"/>
        <w:ind w:left="567" w:hanging="567"/>
        <w:jc w:val="both"/>
        <w:rPr>
          <w:rFonts w:ascii="Arial" w:hAnsi="Arial" w:cs="Arial"/>
          <w:bCs/>
          <w:color w:val="000000" w:themeColor="text1"/>
          <w:sz w:val="22"/>
          <w:szCs w:val="22"/>
          <w:rPrChange w:id="527" w:author="Rizky Sahadewa" w:date="2022-07-25T10:18:00Z">
            <w:rPr>
              <w:bCs/>
              <w:color w:val="000000" w:themeColor="text1"/>
            </w:rPr>
          </w:rPrChange>
        </w:rPr>
      </w:pPr>
      <w:r w:rsidRPr="00892D67">
        <w:rPr>
          <w:rFonts w:ascii="Arial" w:hAnsi="Arial" w:cs="Arial"/>
          <w:b/>
          <w:bCs/>
          <w:color w:val="000000" w:themeColor="text1"/>
          <w:sz w:val="22"/>
          <w:szCs w:val="22"/>
          <w:rPrChange w:id="528" w:author="Rizky Sahadewa" w:date="2022-07-25T10:18:00Z">
            <w:rPr>
              <w:b/>
              <w:bCs/>
              <w:color w:val="000000" w:themeColor="text1"/>
            </w:rPr>
          </w:rPrChange>
        </w:rPr>
        <w:t xml:space="preserve">Pihak Pertama </w:t>
      </w:r>
      <w:r w:rsidR="00C8217D" w:rsidRPr="00892D67">
        <w:rPr>
          <w:rFonts w:ascii="Arial" w:hAnsi="Arial" w:cs="Arial"/>
          <w:bCs/>
          <w:color w:val="000000" w:themeColor="text1"/>
          <w:sz w:val="22"/>
          <w:szCs w:val="22"/>
          <w:rPrChange w:id="529" w:author="Rizky Sahadewa" w:date="2022-07-25T10:18:00Z">
            <w:rPr>
              <w:bCs/>
              <w:color w:val="000000" w:themeColor="text1"/>
            </w:rPr>
          </w:rPrChange>
        </w:rPr>
        <w:t>bersedia mengganti sebagian</w:t>
      </w:r>
      <w:r w:rsidR="00544BEC" w:rsidRPr="00892D67">
        <w:rPr>
          <w:rFonts w:ascii="Arial" w:hAnsi="Arial" w:cs="Arial"/>
          <w:bCs/>
          <w:color w:val="000000" w:themeColor="text1"/>
          <w:sz w:val="22"/>
          <w:szCs w:val="22"/>
          <w:rPrChange w:id="530" w:author="Rizky Sahadewa" w:date="2022-07-25T10:18:00Z">
            <w:rPr>
              <w:bCs/>
              <w:color w:val="000000" w:themeColor="text1"/>
            </w:rPr>
          </w:rPrChange>
        </w:rPr>
        <w:t xml:space="preserve"> dan/atau seluruhnya atas produk</w:t>
      </w:r>
      <w:r w:rsidR="00CD3FD1" w:rsidRPr="00892D67">
        <w:rPr>
          <w:rFonts w:ascii="Arial" w:hAnsi="Arial" w:cs="Arial"/>
          <w:bCs/>
          <w:color w:val="000000" w:themeColor="text1"/>
          <w:sz w:val="22"/>
          <w:szCs w:val="22"/>
          <w:rPrChange w:id="531" w:author="Rizky Sahadewa" w:date="2022-07-25T10:18:00Z">
            <w:rPr>
              <w:bCs/>
              <w:color w:val="000000" w:themeColor="text1"/>
            </w:rPr>
          </w:rPrChange>
        </w:rPr>
        <w:t xml:space="preserve"> yang telah dikirim </w:t>
      </w:r>
      <w:r w:rsidR="00C8217D" w:rsidRPr="00892D67">
        <w:rPr>
          <w:rFonts w:ascii="Arial" w:hAnsi="Arial" w:cs="Arial"/>
          <w:bCs/>
          <w:color w:val="000000" w:themeColor="text1"/>
          <w:sz w:val="22"/>
          <w:szCs w:val="22"/>
          <w:rPrChange w:id="532" w:author="Rizky Sahadewa" w:date="2022-07-25T10:18:00Z">
            <w:rPr>
              <w:bCs/>
              <w:color w:val="000000" w:themeColor="text1"/>
            </w:rPr>
          </w:rPrChange>
        </w:rPr>
        <w:t xml:space="preserve">apabila </w:t>
      </w:r>
      <w:r w:rsidR="00544BEC" w:rsidRPr="00892D67">
        <w:rPr>
          <w:rFonts w:ascii="Arial" w:hAnsi="Arial" w:cs="Arial"/>
          <w:bCs/>
          <w:color w:val="000000" w:themeColor="text1"/>
          <w:sz w:val="22"/>
          <w:szCs w:val="22"/>
          <w:rPrChange w:id="533" w:author="Rizky Sahadewa" w:date="2022-07-25T10:18:00Z">
            <w:rPr>
              <w:bCs/>
              <w:color w:val="000000" w:themeColor="text1"/>
            </w:rPr>
          </w:rPrChange>
        </w:rPr>
        <w:t xml:space="preserve">diketahui ada produk </w:t>
      </w:r>
      <w:r w:rsidR="00C8217D" w:rsidRPr="00892D67">
        <w:rPr>
          <w:rFonts w:ascii="Arial" w:hAnsi="Arial" w:cs="Arial"/>
          <w:bCs/>
          <w:color w:val="000000" w:themeColor="text1"/>
          <w:sz w:val="22"/>
          <w:szCs w:val="22"/>
          <w:rPrChange w:id="534" w:author="Rizky Sahadewa" w:date="2022-07-25T10:18:00Z">
            <w:rPr>
              <w:bCs/>
              <w:color w:val="000000" w:themeColor="text1"/>
            </w:rPr>
          </w:rPrChange>
        </w:rPr>
        <w:t>cacat atau</w:t>
      </w:r>
      <w:r w:rsidR="00CD3FD1" w:rsidRPr="00892D67">
        <w:rPr>
          <w:rFonts w:ascii="Arial" w:hAnsi="Arial" w:cs="Arial"/>
          <w:bCs/>
          <w:color w:val="000000" w:themeColor="text1"/>
          <w:sz w:val="22"/>
          <w:szCs w:val="22"/>
          <w:rPrChange w:id="535" w:author="Rizky Sahadewa" w:date="2022-07-25T10:18:00Z">
            <w:rPr>
              <w:bCs/>
              <w:color w:val="000000" w:themeColor="text1"/>
            </w:rPr>
          </w:rPrChange>
        </w:rPr>
        <w:t xml:space="preserve"> tidak sesuai sebagaimana dalam ayat (1) dan (2).</w:t>
      </w:r>
    </w:p>
    <w:p w14:paraId="524860BD" w14:textId="77777777" w:rsidR="00C8217D" w:rsidRPr="00892D67" w:rsidRDefault="00544BEC" w:rsidP="004F2AF7">
      <w:pPr>
        <w:pStyle w:val="Default"/>
        <w:numPr>
          <w:ilvl w:val="0"/>
          <w:numId w:val="24"/>
        </w:numPr>
        <w:spacing w:line="276" w:lineRule="auto"/>
        <w:ind w:left="567" w:hanging="567"/>
        <w:jc w:val="both"/>
        <w:rPr>
          <w:rFonts w:ascii="Arial" w:hAnsi="Arial" w:cs="Arial"/>
          <w:bCs/>
          <w:color w:val="000000" w:themeColor="text1"/>
          <w:sz w:val="22"/>
          <w:szCs w:val="22"/>
          <w:rPrChange w:id="536" w:author="Rizky Sahadewa" w:date="2022-07-25T10:18:00Z">
            <w:rPr>
              <w:bCs/>
              <w:color w:val="000000" w:themeColor="text1"/>
            </w:rPr>
          </w:rPrChange>
        </w:rPr>
      </w:pPr>
      <w:r w:rsidRPr="00892D67">
        <w:rPr>
          <w:rFonts w:ascii="Arial" w:hAnsi="Arial" w:cs="Arial"/>
          <w:b/>
          <w:bCs/>
          <w:color w:val="000000" w:themeColor="text1"/>
          <w:sz w:val="22"/>
          <w:szCs w:val="22"/>
          <w:rPrChange w:id="537" w:author="Rizky Sahadewa" w:date="2022-07-25T10:18:00Z">
            <w:rPr>
              <w:b/>
              <w:bCs/>
              <w:color w:val="000000" w:themeColor="text1"/>
            </w:rPr>
          </w:rPrChange>
        </w:rPr>
        <w:t>Pihak Pertama</w:t>
      </w:r>
      <w:r w:rsidRPr="00892D67">
        <w:rPr>
          <w:rFonts w:ascii="Arial" w:hAnsi="Arial" w:cs="Arial"/>
          <w:bCs/>
          <w:color w:val="000000" w:themeColor="text1"/>
          <w:sz w:val="22"/>
          <w:szCs w:val="22"/>
          <w:rPrChange w:id="538" w:author="Rizky Sahadewa" w:date="2022-07-25T10:18:00Z">
            <w:rPr>
              <w:bCs/>
              <w:color w:val="000000" w:themeColor="text1"/>
            </w:rPr>
          </w:rPrChange>
        </w:rPr>
        <w:t xml:space="preserve"> menjamin bahwa semua produk </w:t>
      </w:r>
      <w:r w:rsidR="00FC0358" w:rsidRPr="00892D67">
        <w:rPr>
          <w:rFonts w:ascii="Arial" w:hAnsi="Arial" w:cs="Arial"/>
          <w:bCs/>
          <w:color w:val="000000" w:themeColor="text1"/>
          <w:sz w:val="22"/>
          <w:szCs w:val="22"/>
          <w:lang w:val="en-US"/>
          <w:rPrChange w:id="539" w:author="Rizky Sahadewa" w:date="2022-07-25T10:18:00Z">
            <w:rPr>
              <w:bCs/>
              <w:color w:val="000000" w:themeColor="text1"/>
              <w:lang w:val="en-US"/>
            </w:rPr>
          </w:rPrChange>
        </w:rPr>
        <w:t>termasuk bahan pengemasan</w:t>
      </w:r>
      <w:r w:rsidR="00E930F0" w:rsidRPr="00892D67">
        <w:rPr>
          <w:rFonts w:ascii="Arial" w:hAnsi="Arial" w:cs="Arial"/>
          <w:bCs/>
          <w:color w:val="000000" w:themeColor="text1"/>
          <w:sz w:val="22"/>
          <w:szCs w:val="22"/>
          <w:lang w:val="en-US"/>
          <w:rPrChange w:id="540" w:author="Rizky Sahadewa" w:date="2022-07-25T10:18:00Z">
            <w:rPr>
              <w:bCs/>
              <w:color w:val="000000" w:themeColor="text1"/>
              <w:lang w:val="en-US"/>
            </w:rPr>
          </w:rPrChange>
        </w:rPr>
        <w:t xml:space="preserve"> atau packing</w:t>
      </w:r>
      <w:r w:rsidR="00FC0358" w:rsidRPr="00892D67">
        <w:rPr>
          <w:rFonts w:ascii="Arial" w:hAnsi="Arial" w:cs="Arial"/>
          <w:bCs/>
          <w:color w:val="000000" w:themeColor="text1"/>
          <w:sz w:val="22"/>
          <w:szCs w:val="22"/>
          <w:lang w:val="en-US"/>
          <w:rPrChange w:id="541" w:author="Rizky Sahadewa" w:date="2022-07-25T10:18:00Z">
            <w:rPr>
              <w:bCs/>
              <w:color w:val="000000" w:themeColor="text1"/>
              <w:lang w:val="en-US"/>
            </w:rPr>
          </w:rPrChange>
        </w:rPr>
        <w:t xml:space="preserve"> dan bahan pelindung </w:t>
      </w:r>
      <w:r w:rsidR="00FC0358" w:rsidRPr="00892D67">
        <w:rPr>
          <w:rFonts w:ascii="Arial" w:hAnsi="Arial" w:cs="Arial"/>
          <w:bCs/>
          <w:color w:val="000000" w:themeColor="text1"/>
          <w:sz w:val="22"/>
          <w:szCs w:val="22"/>
          <w:rPrChange w:id="542" w:author="Rizky Sahadewa" w:date="2022-07-25T10:18:00Z">
            <w:rPr>
              <w:bCs/>
              <w:color w:val="000000" w:themeColor="text1"/>
            </w:rPr>
          </w:rPrChange>
        </w:rPr>
        <w:t xml:space="preserve">yang dikirim </w:t>
      </w:r>
      <w:r w:rsidRPr="00892D67">
        <w:rPr>
          <w:rFonts w:ascii="Arial" w:hAnsi="Arial" w:cs="Arial"/>
          <w:bCs/>
          <w:color w:val="000000" w:themeColor="text1"/>
          <w:sz w:val="22"/>
          <w:szCs w:val="22"/>
          <w:rPrChange w:id="543" w:author="Rizky Sahadewa" w:date="2022-07-25T10:18:00Z">
            <w:rPr>
              <w:bCs/>
              <w:color w:val="000000" w:themeColor="text1"/>
            </w:rPr>
          </w:rPrChange>
        </w:rPr>
        <w:t xml:space="preserve">kepada </w:t>
      </w:r>
      <w:r w:rsidRPr="00892D67">
        <w:rPr>
          <w:rFonts w:ascii="Arial" w:hAnsi="Arial" w:cs="Arial"/>
          <w:b/>
          <w:bCs/>
          <w:color w:val="000000" w:themeColor="text1"/>
          <w:sz w:val="22"/>
          <w:szCs w:val="22"/>
          <w:rPrChange w:id="544" w:author="Rizky Sahadewa" w:date="2022-07-25T10:18:00Z">
            <w:rPr>
              <w:b/>
              <w:bCs/>
              <w:color w:val="000000" w:themeColor="text1"/>
            </w:rPr>
          </w:rPrChange>
        </w:rPr>
        <w:t>Pihak Kedua</w:t>
      </w:r>
      <w:r w:rsidRPr="00892D67">
        <w:rPr>
          <w:rFonts w:ascii="Arial" w:hAnsi="Arial" w:cs="Arial"/>
          <w:bCs/>
          <w:color w:val="000000" w:themeColor="text1"/>
          <w:sz w:val="22"/>
          <w:szCs w:val="22"/>
          <w:rPrChange w:id="545" w:author="Rizky Sahadewa" w:date="2022-07-25T10:18:00Z">
            <w:rPr>
              <w:bCs/>
              <w:color w:val="000000" w:themeColor="text1"/>
            </w:rPr>
          </w:rPrChange>
        </w:rPr>
        <w:t xml:space="preserve"> tidak mengandung zat berbahaya bagi lingkungan </w:t>
      </w:r>
      <w:r w:rsidR="00CC0247" w:rsidRPr="00892D67">
        <w:rPr>
          <w:rFonts w:ascii="Arial" w:hAnsi="Arial" w:cs="Arial"/>
          <w:bCs/>
          <w:color w:val="000000" w:themeColor="text1"/>
          <w:sz w:val="22"/>
          <w:szCs w:val="22"/>
          <w:rPrChange w:id="546" w:author="Rizky Sahadewa" w:date="2022-07-25T10:18:00Z">
            <w:rPr>
              <w:bCs/>
              <w:color w:val="000000" w:themeColor="text1"/>
            </w:rPr>
          </w:rPrChange>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892D67">
        <w:rPr>
          <w:rFonts w:ascii="Arial" w:hAnsi="Arial" w:cs="Arial"/>
          <w:bCs/>
          <w:color w:val="000000" w:themeColor="text1"/>
          <w:sz w:val="22"/>
          <w:szCs w:val="22"/>
          <w:rPrChange w:id="547" w:author="Rizky Sahadewa" w:date="2022-07-25T10:18:00Z">
            <w:rPr>
              <w:bCs/>
              <w:color w:val="000000" w:themeColor="text1"/>
            </w:rPr>
          </w:rPrChange>
        </w:rPr>
        <w:t xml:space="preserve">terlarang </w:t>
      </w:r>
      <w:r w:rsidR="00CC0247" w:rsidRPr="00892D67">
        <w:rPr>
          <w:rFonts w:ascii="Arial" w:hAnsi="Arial" w:cs="Arial"/>
          <w:bCs/>
          <w:color w:val="000000" w:themeColor="text1"/>
          <w:sz w:val="22"/>
          <w:szCs w:val="22"/>
          <w:rPrChange w:id="548" w:author="Rizky Sahadewa" w:date="2022-07-25T10:18:00Z">
            <w:rPr>
              <w:bCs/>
              <w:color w:val="000000" w:themeColor="text1"/>
            </w:rPr>
          </w:rPrChange>
        </w:rPr>
        <w:t xml:space="preserve">yang tercantum dalam Yazaki Group Self-Control Substance List, asbestos, perfluorooctanesulfonic acid atau zat lain seperti yang diinstruksikan </w:t>
      </w:r>
      <w:r w:rsidR="00CC0247" w:rsidRPr="00892D67">
        <w:rPr>
          <w:rFonts w:ascii="Arial" w:hAnsi="Arial" w:cs="Arial"/>
          <w:b/>
          <w:bCs/>
          <w:color w:val="000000" w:themeColor="text1"/>
          <w:sz w:val="22"/>
          <w:szCs w:val="22"/>
          <w:rPrChange w:id="549" w:author="Rizky Sahadewa" w:date="2022-07-25T10:18:00Z">
            <w:rPr>
              <w:b/>
              <w:bCs/>
              <w:color w:val="000000" w:themeColor="text1"/>
            </w:rPr>
          </w:rPrChange>
        </w:rPr>
        <w:t>Pihak Kedua</w:t>
      </w:r>
      <w:r w:rsidR="00CC0247" w:rsidRPr="00892D67">
        <w:rPr>
          <w:rFonts w:ascii="Arial" w:hAnsi="Arial" w:cs="Arial"/>
          <w:bCs/>
          <w:color w:val="000000" w:themeColor="text1"/>
          <w:sz w:val="22"/>
          <w:szCs w:val="22"/>
          <w:rPrChange w:id="550" w:author="Rizky Sahadewa" w:date="2022-07-25T10:18:00Z">
            <w:rPr>
              <w:bCs/>
              <w:color w:val="000000" w:themeColor="text1"/>
            </w:rPr>
          </w:rPrChange>
        </w:rPr>
        <w:t xml:space="preserve"> kepada </w:t>
      </w:r>
      <w:r w:rsidR="00CC0247" w:rsidRPr="00892D67">
        <w:rPr>
          <w:rFonts w:ascii="Arial" w:hAnsi="Arial" w:cs="Arial"/>
          <w:b/>
          <w:bCs/>
          <w:color w:val="000000" w:themeColor="text1"/>
          <w:sz w:val="22"/>
          <w:szCs w:val="22"/>
          <w:rPrChange w:id="551" w:author="Rizky Sahadewa" w:date="2022-07-25T10:18:00Z">
            <w:rPr>
              <w:b/>
              <w:bCs/>
              <w:color w:val="000000" w:themeColor="text1"/>
            </w:rPr>
          </w:rPrChange>
        </w:rPr>
        <w:t>Pihak Pertama</w:t>
      </w:r>
      <w:r w:rsidR="00FC0358" w:rsidRPr="00892D67">
        <w:rPr>
          <w:rFonts w:ascii="Arial" w:hAnsi="Arial" w:cs="Arial"/>
          <w:bCs/>
          <w:color w:val="000000" w:themeColor="text1"/>
          <w:sz w:val="22"/>
          <w:szCs w:val="22"/>
          <w:rPrChange w:id="552" w:author="Rizky Sahadewa" w:date="2022-07-25T10:18:00Z">
            <w:rPr>
              <w:bCs/>
              <w:color w:val="000000" w:themeColor="text1"/>
            </w:rPr>
          </w:rPrChange>
        </w:rPr>
        <w:t xml:space="preserve"> dari waktu ke waktu</w:t>
      </w:r>
      <w:r w:rsidR="00FC0358" w:rsidRPr="00892D67">
        <w:rPr>
          <w:rFonts w:ascii="Arial" w:hAnsi="Arial" w:cs="Arial"/>
          <w:bCs/>
          <w:color w:val="000000" w:themeColor="text1"/>
          <w:sz w:val="22"/>
          <w:szCs w:val="22"/>
          <w:lang w:val="en-US"/>
          <w:rPrChange w:id="553" w:author="Rizky Sahadewa" w:date="2022-07-25T10:18:00Z">
            <w:rPr>
              <w:bCs/>
              <w:color w:val="000000" w:themeColor="text1"/>
              <w:lang w:val="en-US"/>
            </w:rPr>
          </w:rPrChange>
        </w:rPr>
        <w:t xml:space="preserve">, lebih lengkap terkait list GADSL dapat mengakses link berikut </w:t>
      </w:r>
      <w:r w:rsidR="001E13C4" w:rsidRPr="00892D67">
        <w:rPr>
          <w:rFonts w:ascii="Arial" w:hAnsi="Arial" w:cs="Arial"/>
          <w:sz w:val="22"/>
          <w:szCs w:val="22"/>
          <w:rPrChange w:id="554" w:author="Rizky Sahadewa" w:date="2022-07-25T10:18:00Z">
            <w:rPr/>
          </w:rPrChange>
        </w:rPr>
        <w:fldChar w:fldCharType="begin"/>
      </w:r>
      <w:r w:rsidR="001E13C4" w:rsidRPr="00892D67">
        <w:rPr>
          <w:rFonts w:ascii="Arial" w:hAnsi="Arial" w:cs="Arial"/>
          <w:sz w:val="22"/>
          <w:szCs w:val="22"/>
          <w:rPrChange w:id="555" w:author="Rizky Sahadewa" w:date="2022-07-25T10:18:00Z">
            <w:rPr/>
          </w:rPrChange>
        </w:rPr>
        <w:instrText xml:space="preserve"> HYPERLINK "https://www.gadsl.org/" </w:instrText>
      </w:r>
      <w:r w:rsidR="001E13C4" w:rsidRPr="00892D67">
        <w:rPr>
          <w:rFonts w:ascii="Arial" w:hAnsi="Arial" w:cs="Arial"/>
          <w:sz w:val="22"/>
          <w:szCs w:val="22"/>
          <w:rPrChange w:id="556" w:author="Rizky Sahadewa" w:date="2022-07-25T10:18:00Z">
            <w:rPr>
              <w:rStyle w:val="Hyperlink"/>
              <w:lang w:val="en-US"/>
            </w:rPr>
          </w:rPrChange>
        </w:rPr>
        <w:fldChar w:fldCharType="separate"/>
      </w:r>
      <w:r w:rsidR="00FC0358" w:rsidRPr="00892D67">
        <w:rPr>
          <w:rStyle w:val="Hyperlink"/>
          <w:rFonts w:ascii="Arial" w:hAnsi="Arial" w:cs="Arial"/>
          <w:sz w:val="22"/>
          <w:szCs w:val="22"/>
          <w:rPrChange w:id="557" w:author="Rizky Sahadewa" w:date="2022-07-25T10:18:00Z">
            <w:rPr>
              <w:rStyle w:val="Hyperlink"/>
            </w:rPr>
          </w:rPrChange>
        </w:rPr>
        <w:t>https://www.gadsl.org</w:t>
      </w:r>
      <w:r w:rsidR="00FC0358" w:rsidRPr="00892D67">
        <w:rPr>
          <w:rStyle w:val="Hyperlink"/>
          <w:rFonts w:ascii="Arial" w:hAnsi="Arial" w:cs="Arial"/>
          <w:sz w:val="22"/>
          <w:szCs w:val="22"/>
          <w:lang w:val="en-US"/>
          <w:rPrChange w:id="558" w:author="Rizky Sahadewa" w:date="2022-07-25T10:18:00Z">
            <w:rPr>
              <w:rStyle w:val="Hyperlink"/>
              <w:lang w:val="en-US"/>
            </w:rPr>
          </w:rPrChange>
        </w:rPr>
        <w:t>/</w:t>
      </w:r>
      <w:r w:rsidR="001E13C4" w:rsidRPr="00892D67">
        <w:rPr>
          <w:rStyle w:val="Hyperlink"/>
          <w:rFonts w:ascii="Arial" w:hAnsi="Arial" w:cs="Arial"/>
          <w:sz w:val="22"/>
          <w:szCs w:val="22"/>
          <w:lang w:val="en-US"/>
          <w:rPrChange w:id="559" w:author="Rizky Sahadewa" w:date="2022-07-25T10:18:00Z">
            <w:rPr>
              <w:rStyle w:val="Hyperlink"/>
              <w:lang w:val="en-US"/>
            </w:rPr>
          </w:rPrChange>
        </w:rPr>
        <w:fldChar w:fldCharType="end"/>
      </w:r>
      <w:r w:rsidR="00FC0358" w:rsidRPr="00892D67">
        <w:rPr>
          <w:rStyle w:val="jlqj4b"/>
          <w:rFonts w:ascii="Arial" w:hAnsi="Arial" w:cs="Arial"/>
          <w:sz w:val="22"/>
          <w:szCs w:val="22"/>
          <w:lang w:val="en-US"/>
          <w:rPrChange w:id="560" w:author="Rizky Sahadewa" w:date="2022-07-25T10:18:00Z">
            <w:rPr>
              <w:rStyle w:val="jlqj4b"/>
              <w:lang w:val="en-US"/>
            </w:rPr>
          </w:rPrChange>
        </w:rPr>
        <w:t xml:space="preserve">. </w:t>
      </w:r>
    </w:p>
    <w:p w14:paraId="3DB41D5C" w14:textId="77777777" w:rsidR="00313CF4" w:rsidRPr="00892D67" w:rsidRDefault="001E6F70" w:rsidP="00370997">
      <w:pPr>
        <w:pStyle w:val="Default"/>
        <w:numPr>
          <w:ilvl w:val="0"/>
          <w:numId w:val="24"/>
        </w:numPr>
        <w:spacing w:line="276" w:lineRule="auto"/>
        <w:ind w:left="567" w:hanging="567"/>
        <w:jc w:val="both"/>
        <w:rPr>
          <w:rFonts w:ascii="Arial" w:hAnsi="Arial" w:cs="Arial"/>
          <w:bCs/>
          <w:color w:val="000000" w:themeColor="text1"/>
          <w:sz w:val="22"/>
          <w:szCs w:val="22"/>
          <w:rPrChange w:id="561" w:author="Rizky Sahadewa" w:date="2022-07-25T10:18:00Z">
            <w:rPr>
              <w:bCs/>
              <w:color w:val="000000" w:themeColor="text1"/>
            </w:rPr>
          </w:rPrChange>
        </w:rPr>
      </w:pPr>
      <w:r w:rsidRPr="00892D67">
        <w:rPr>
          <w:rFonts w:ascii="Arial" w:hAnsi="Arial" w:cs="Arial"/>
          <w:bCs/>
          <w:color w:val="000000" w:themeColor="text1"/>
          <w:sz w:val="22"/>
          <w:szCs w:val="22"/>
          <w:rPrChange w:id="562" w:author="Rizky Sahadewa" w:date="2022-07-25T10:18:00Z">
            <w:rPr>
              <w:bCs/>
              <w:color w:val="000000" w:themeColor="text1"/>
            </w:rPr>
          </w:rPrChange>
        </w:rPr>
        <w:t xml:space="preserve">Apabila dibutuhkan oleh </w:t>
      </w:r>
      <w:r w:rsidRPr="00892D67">
        <w:rPr>
          <w:rFonts w:ascii="Arial" w:hAnsi="Arial" w:cs="Arial"/>
          <w:b/>
          <w:bCs/>
          <w:color w:val="000000" w:themeColor="text1"/>
          <w:sz w:val="22"/>
          <w:szCs w:val="22"/>
          <w:rPrChange w:id="563" w:author="Rizky Sahadewa" w:date="2022-07-25T10:18:00Z">
            <w:rPr>
              <w:b/>
              <w:bCs/>
              <w:color w:val="000000" w:themeColor="text1"/>
            </w:rPr>
          </w:rPrChange>
        </w:rPr>
        <w:t>Pihak Kedua</w:t>
      </w:r>
      <w:r w:rsidRPr="00892D67">
        <w:rPr>
          <w:rFonts w:ascii="Arial" w:hAnsi="Arial" w:cs="Arial"/>
          <w:bCs/>
          <w:color w:val="000000" w:themeColor="text1"/>
          <w:sz w:val="22"/>
          <w:szCs w:val="22"/>
          <w:rPrChange w:id="564" w:author="Rizky Sahadewa" w:date="2022-07-25T10:18:00Z">
            <w:rPr>
              <w:bCs/>
              <w:color w:val="000000" w:themeColor="text1"/>
            </w:rPr>
          </w:rPrChange>
        </w:rPr>
        <w:t xml:space="preserve">, maka </w:t>
      </w:r>
      <w:r w:rsidRPr="00892D67">
        <w:rPr>
          <w:rFonts w:ascii="Arial" w:hAnsi="Arial" w:cs="Arial"/>
          <w:b/>
          <w:bCs/>
          <w:color w:val="000000" w:themeColor="text1"/>
          <w:sz w:val="22"/>
          <w:szCs w:val="22"/>
          <w:rPrChange w:id="565" w:author="Rizky Sahadewa" w:date="2022-07-25T10:18:00Z">
            <w:rPr>
              <w:b/>
              <w:bCs/>
              <w:color w:val="000000" w:themeColor="text1"/>
            </w:rPr>
          </w:rPrChange>
        </w:rPr>
        <w:t xml:space="preserve">Pihak Pertama </w:t>
      </w:r>
      <w:r w:rsidRPr="00892D67">
        <w:rPr>
          <w:rFonts w:ascii="Arial" w:hAnsi="Arial" w:cs="Arial"/>
          <w:bCs/>
          <w:color w:val="000000" w:themeColor="text1"/>
          <w:sz w:val="22"/>
          <w:szCs w:val="22"/>
          <w:rPrChange w:id="566" w:author="Rizky Sahadewa" w:date="2022-07-25T10:18:00Z">
            <w:rPr>
              <w:bCs/>
              <w:color w:val="000000" w:themeColor="text1"/>
            </w:rPr>
          </w:rPrChange>
        </w:rPr>
        <w:t xml:space="preserve">harus menyediakan Sertifikat Eksternal yang dibutuhkan sebagaimana yang disebutkan pada ayat(4), </w:t>
      </w:r>
      <w:r w:rsidRPr="00892D67">
        <w:rPr>
          <w:rFonts w:ascii="Arial" w:hAnsi="Arial" w:cs="Arial"/>
          <w:bCs/>
          <w:color w:val="000000" w:themeColor="text1"/>
          <w:sz w:val="22"/>
          <w:szCs w:val="22"/>
          <w:lang w:val="en-US"/>
          <w:rPrChange w:id="567" w:author="Rizky Sahadewa" w:date="2022-07-25T10:18:00Z">
            <w:rPr>
              <w:bCs/>
              <w:color w:val="000000" w:themeColor="text1"/>
              <w:lang w:val="en-US"/>
            </w:rPr>
          </w:rPrChange>
        </w:rPr>
        <w:t>dan</w:t>
      </w:r>
      <w:r w:rsidRPr="00892D67">
        <w:rPr>
          <w:rFonts w:ascii="Arial" w:hAnsi="Arial" w:cs="Arial"/>
          <w:bCs/>
          <w:color w:val="000000" w:themeColor="text1"/>
          <w:sz w:val="22"/>
          <w:szCs w:val="22"/>
          <w:rPrChange w:id="568" w:author="Rizky Sahadewa" w:date="2022-07-25T10:18:00Z">
            <w:rPr>
              <w:bCs/>
              <w:color w:val="000000" w:themeColor="text1"/>
            </w:rPr>
          </w:rPrChange>
        </w:rPr>
        <w:t xml:space="preserve"> juga harus menyertakan </w:t>
      </w:r>
      <w:r w:rsidRPr="00892D67">
        <w:rPr>
          <w:rFonts w:ascii="Arial" w:hAnsi="Arial" w:cs="Arial"/>
          <w:bCs/>
          <w:color w:val="000000" w:themeColor="text1"/>
          <w:sz w:val="22"/>
          <w:szCs w:val="22"/>
          <w:lang w:val="en-US"/>
          <w:rPrChange w:id="569" w:author="Rizky Sahadewa" w:date="2022-07-25T10:18:00Z">
            <w:rPr>
              <w:bCs/>
              <w:color w:val="000000" w:themeColor="text1"/>
              <w:lang w:val="en-US"/>
            </w:rPr>
          </w:rPrChange>
        </w:rPr>
        <w:t xml:space="preserve">data informasi </w:t>
      </w:r>
      <w:r w:rsidRPr="00892D67">
        <w:rPr>
          <w:rFonts w:ascii="Arial" w:hAnsi="Arial" w:cs="Arial"/>
          <w:sz w:val="22"/>
          <w:szCs w:val="22"/>
          <w:rPrChange w:id="570" w:author="Rizky Sahadewa" w:date="2022-07-25T10:18:00Z">
            <w:rPr/>
          </w:rPrChange>
        </w:rPr>
        <w:t>International Material Data System (IMDS) dan Safety Data Sheet (SDS) terkait dengan zat kandungan yang dibuat berdasarkan Global Harmony System (GHS)</w:t>
      </w:r>
      <w:r w:rsidRPr="00892D67">
        <w:rPr>
          <w:rFonts w:ascii="Arial" w:hAnsi="Arial" w:cs="Arial"/>
          <w:sz w:val="22"/>
          <w:szCs w:val="22"/>
          <w:lang w:val="en-US"/>
          <w:rPrChange w:id="571" w:author="Rizky Sahadewa" w:date="2022-07-25T10:18:00Z">
            <w:rPr>
              <w:lang w:val="en-US"/>
            </w:rPr>
          </w:rPrChange>
        </w:rPr>
        <w:t>.</w:t>
      </w:r>
    </w:p>
    <w:p w14:paraId="41D71F13" w14:textId="77777777" w:rsidR="00370997" w:rsidRPr="00892D67" w:rsidRDefault="00370997" w:rsidP="00370997">
      <w:pPr>
        <w:pStyle w:val="Default"/>
        <w:numPr>
          <w:ilvl w:val="0"/>
          <w:numId w:val="24"/>
        </w:numPr>
        <w:spacing w:line="276" w:lineRule="auto"/>
        <w:ind w:left="567" w:hanging="567"/>
        <w:jc w:val="both"/>
        <w:rPr>
          <w:rFonts w:ascii="Arial" w:hAnsi="Arial" w:cs="Arial"/>
          <w:bCs/>
          <w:color w:val="000000" w:themeColor="text1"/>
          <w:sz w:val="22"/>
          <w:szCs w:val="22"/>
          <w:rPrChange w:id="572" w:author="Rizky Sahadewa" w:date="2022-07-25T10:18:00Z">
            <w:rPr>
              <w:bCs/>
              <w:color w:val="000000" w:themeColor="text1"/>
            </w:rPr>
          </w:rPrChange>
        </w:rPr>
      </w:pPr>
      <w:r w:rsidRPr="00892D67">
        <w:rPr>
          <w:rFonts w:ascii="Arial" w:hAnsi="Arial" w:cs="Arial"/>
          <w:bCs/>
          <w:color w:val="000000" w:themeColor="text1"/>
          <w:sz w:val="22"/>
          <w:szCs w:val="22"/>
          <w:rPrChange w:id="573" w:author="Rizky Sahadewa" w:date="2022-07-25T10:18:00Z">
            <w:rPr>
              <w:bCs/>
              <w:color w:val="000000" w:themeColor="text1"/>
            </w:rPr>
          </w:rPrChange>
        </w:rPr>
        <w:t xml:space="preserve">Dalam hal produk yang dikirim </w:t>
      </w:r>
      <w:r w:rsidRPr="00892D67">
        <w:rPr>
          <w:rFonts w:ascii="Arial" w:hAnsi="Arial" w:cs="Arial"/>
          <w:b/>
          <w:bCs/>
          <w:color w:val="000000" w:themeColor="text1"/>
          <w:sz w:val="22"/>
          <w:szCs w:val="22"/>
          <w:rPrChange w:id="574" w:author="Rizky Sahadewa" w:date="2022-07-25T10:18:00Z">
            <w:rPr>
              <w:b/>
              <w:bCs/>
              <w:color w:val="000000" w:themeColor="text1"/>
            </w:rPr>
          </w:rPrChange>
        </w:rPr>
        <w:t>Pihak Pertama</w:t>
      </w:r>
      <w:r w:rsidRPr="00892D67">
        <w:rPr>
          <w:rFonts w:ascii="Arial" w:hAnsi="Arial" w:cs="Arial"/>
          <w:bCs/>
          <w:color w:val="000000" w:themeColor="text1"/>
          <w:sz w:val="22"/>
          <w:szCs w:val="22"/>
          <w:rPrChange w:id="575" w:author="Rizky Sahadewa" w:date="2022-07-25T10:18:00Z">
            <w:rPr>
              <w:bCs/>
              <w:color w:val="000000" w:themeColor="text1"/>
            </w:rPr>
          </w:rPrChange>
        </w:rPr>
        <w:t xml:space="preserve"> kepada </w:t>
      </w:r>
      <w:r w:rsidRPr="00892D67">
        <w:rPr>
          <w:rFonts w:ascii="Arial" w:hAnsi="Arial" w:cs="Arial"/>
          <w:b/>
          <w:bCs/>
          <w:color w:val="000000" w:themeColor="text1"/>
          <w:sz w:val="22"/>
          <w:szCs w:val="22"/>
          <w:rPrChange w:id="576" w:author="Rizky Sahadewa" w:date="2022-07-25T10:18:00Z">
            <w:rPr>
              <w:b/>
              <w:bCs/>
              <w:color w:val="000000" w:themeColor="text1"/>
            </w:rPr>
          </w:rPrChange>
        </w:rPr>
        <w:t>Pihak Kedua</w:t>
      </w:r>
      <w:r w:rsidRPr="00892D67">
        <w:rPr>
          <w:rFonts w:ascii="Arial" w:hAnsi="Arial" w:cs="Arial"/>
          <w:bCs/>
          <w:color w:val="000000" w:themeColor="text1"/>
          <w:sz w:val="22"/>
          <w:szCs w:val="22"/>
          <w:rPrChange w:id="577" w:author="Rizky Sahadewa" w:date="2022-07-25T10:18:00Z">
            <w:rPr>
              <w:bCs/>
              <w:color w:val="000000" w:themeColor="text1"/>
            </w:rPr>
          </w:rPrChange>
        </w:rPr>
        <w:t xml:space="preserve"> mengandung zat-zat berbahaya yang melanggar ayat (4), </w:t>
      </w:r>
      <w:r w:rsidRPr="00892D67">
        <w:rPr>
          <w:rFonts w:ascii="Arial" w:hAnsi="Arial" w:cs="Arial"/>
          <w:b/>
          <w:bCs/>
          <w:color w:val="000000" w:themeColor="text1"/>
          <w:sz w:val="22"/>
          <w:szCs w:val="22"/>
          <w:rPrChange w:id="578" w:author="Rizky Sahadewa" w:date="2022-07-25T10:18:00Z">
            <w:rPr>
              <w:b/>
              <w:bCs/>
              <w:color w:val="000000" w:themeColor="text1"/>
            </w:rPr>
          </w:rPrChange>
        </w:rPr>
        <w:t>Pihak Pertama</w:t>
      </w:r>
      <w:r w:rsidRPr="00892D67">
        <w:rPr>
          <w:rFonts w:ascii="Arial" w:hAnsi="Arial" w:cs="Arial"/>
          <w:bCs/>
          <w:color w:val="000000" w:themeColor="text1"/>
          <w:sz w:val="22"/>
          <w:szCs w:val="22"/>
          <w:rPrChange w:id="579" w:author="Rizky Sahadewa" w:date="2022-07-25T10:18:00Z">
            <w:rPr>
              <w:bCs/>
              <w:color w:val="000000" w:themeColor="text1"/>
            </w:rPr>
          </w:rPrChange>
        </w:rPr>
        <w:t xml:space="preserve"> akan mengganti kerugian </w:t>
      </w:r>
      <w:r w:rsidRPr="00892D67">
        <w:rPr>
          <w:rFonts w:ascii="Arial" w:hAnsi="Arial" w:cs="Arial"/>
          <w:b/>
          <w:bCs/>
          <w:color w:val="000000" w:themeColor="text1"/>
          <w:sz w:val="22"/>
          <w:szCs w:val="22"/>
          <w:rPrChange w:id="580" w:author="Rizky Sahadewa" w:date="2022-07-25T10:18:00Z">
            <w:rPr>
              <w:b/>
              <w:bCs/>
              <w:color w:val="000000" w:themeColor="text1"/>
            </w:rPr>
          </w:rPrChange>
        </w:rPr>
        <w:t>Pihak Kedua</w:t>
      </w:r>
      <w:r w:rsidRPr="00892D67">
        <w:rPr>
          <w:rFonts w:ascii="Arial" w:hAnsi="Arial" w:cs="Arial"/>
          <w:bCs/>
          <w:color w:val="000000" w:themeColor="text1"/>
          <w:sz w:val="22"/>
          <w:szCs w:val="22"/>
          <w:rPrChange w:id="581" w:author="Rizky Sahadewa" w:date="2022-07-25T10:18:00Z">
            <w:rPr>
              <w:bCs/>
              <w:color w:val="000000" w:themeColor="text1"/>
            </w:rPr>
          </w:rPrChange>
        </w:rPr>
        <w:t xml:space="preserve"> dari semua kerugian dan kerusakan yang timbul dari pelanggaran tersebut, termasuk semua biaya yang berkaitan dengan penarikan kembali produk. Cakupan dan jumlah kompensasi akan ditentukan sepenuhnya oleh </w:t>
      </w:r>
      <w:r w:rsidRPr="00892D67">
        <w:rPr>
          <w:rFonts w:ascii="Arial" w:hAnsi="Arial" w:cs="Arial"/>
          <w:b/>
          <w:bCs/>
          <w:color w:val="000000" w:themeColor="text1"/>
          <w:sz w:val="22"/>
          <w:szCs w:val="22"/>
          <w:rPrChange w:id="582" w:author="Rizky Sahadewa" w:date="2022-07-25T10:18:00Z">
            <w:rPr>
              <w:b/>
              <w:bCs/>
              <w:color w:val="000000" w:themeColor="text1"/>
            </w:rPr>
          </w:rPrChange>
        </w:rPr>
        <w:t>Pihak Kedua</w:t>
      </w:r>
      <w:r w:rsidRPr="00892D67">
        <w:rPr>
          <w:rFonts w:ascii="Arial" w:hAnsi="Arial" w:cs="Arial"/>
          <w:bCs/>
          <w:color w:val="000000" w:themeColor="text1"/>
          <w:sz w:val="22"/>
          <w:szCs w:val="22"/>
          <w:rPrChange w:id="583" w:author="Rizky Sahadewa" w:date="2022-07-25T10:18:00Z">
            <w:rPr>
              <w:bCs/>
              <w:color w:val="000000" w:themeColor="text1"/>
            </w:rPr>
          </w:rPrChange>
        </w:rPr>
        <w:t xml:space="preserve">. Dalam hal </w:t>
      </w:r>
      <w:r w:rsidRPr="00892D67">
        <w:rPr>
          <w:rFonts w:ascii="Arial" w:hAnsi="Arial" w:cs="Arial"/>
          <w:b/>
          <w:bCs/>
          <w:color w:val="000000" w:themeColor="text1"/>
          <w:sz w:val="22"/>
          <w:szCs w:val="22"/>
          <w:rPrChange w:id="584" w:author="Rizky Sahadewa" w:date="2022-07-25T10:18:00Z">
            <w:rPr>
              <w:b/>
              <w:bCs/>
              <w:color w:val="000000" w:themeColor="text1"/>
            </w:rPr>
          </w:rPrChange>
        </w:rPr>
        <w:t>Pihak Pertama</w:t>
      </w:r>
      <w:r w:rsidRPr="00892D67">
        <w:rPr>
          <w:rFonts w:ascii="Arial" w:hAnsi="Arial" w:cs="Arial"/>
          <w:bCs/>
          <w:color w:val="000000" w:themeColor="text1"/>
          <w:sz w:val="22"/>
          <w:szCs w:val="22"/>
          <w:rPrChange w:id="585" w:author="Rizky Sahadewa" w:date="2022-07-25T10:18:00Z">
            <w:rPr>
              <w:bCs/>
              <w:color w:val="000000" w:themeColor="text1"/>
            </w:rPr>
          </w:rPrChange>
        </w:rPr>
        <w:t xml:space="preserve"> ingin menyangkal atau mempertanyakan keputusan </w:t>
      </w:r>
      <w:r w:rsidRPr="00892D67">
        <w:rPr>
          <w:rFonts w:ascii="Arial" w:hAnsi="Arial" w:cs="Arial"/>
          <w:b/>
          <w:bCs/>
          <w:color w:val="000000" w:themeColor="text1"/>
          <w:sz w:val="22"/>
          <w:szCs w:val="22"/>
          <w:rPrChange w:id="586" w:author="Rizky Sahadewa" w:date="2022-07-25T10:18:00Z">
            <w:rPr>
              <w:b/>
              <w:bCs/>
              <w:color w:val="000000" w:themeColor="text1"/>
            </w:rPr>
          </w:rPrChange>
        </w:rPr>
        <w:t>Pihak Kedua</w:t>
      </w:r>
      <w:r w:rsidRPr="00892D67">
        <w:rPr>
          <w:rFonts w:ascii="Arial" w:hAnsi="Arial" w:cs="Arial"/>
          <w:bCs/>
          <w:color w:val="000000" w:themeColor="text1"/>
          <w:sz w:val="22"/>
          <w:szCs w:val="22"/>
          <w:rPrChange w:id="587" w:author="Rizky Sahadewa" w:date="2022-07-25T10:18:00Z">
            <w:rPr>
              <w:bCs/>
              <w:color w:val="000000" w:themeColor="text1"/>
            </w:rPr>
          </w:rPrChange>
        </w:rPr>
        <w:t xml:space="preserve">, </w:t>
      </w:r>
      <w:r w:rsidRPr="00892D67">
        <w:rPr>
          <w:rFonts w:ascii="Arial" w:hAnsi="Arial" w:cs="Arial"/>
          <w:b/>
          <w:bCs/>
          <w:color w:val="000000" w:themeColor="text1"/>
          <w:sz w:val="22"/>
          <w:szCs w:val="22"/>
          <w:rPrChange w:id="588" w:author="Rizky Sahadewa" w:date="2022-07-25T10:18:00Z">
            <w:rPr>
              <w:b/>
              <w:bCs/>
              <w:color w:val="000000" w:themeColor="text1"/>
            </w:rPr>
          </w:rPrChange>
        </w:rPr>
        <w:t>Pihak Pertama</w:t>
      </w:r>
      <w:r w:rsidRPr="00892D67">
        <w:rPr>
          <w:rFonts w:ascii="Arial" w:hAnsi="Arial" w:cs="Arial"/>
          <w:bCs/>
          <w:color w:val="000000" w:themeColor="text1"/>
          <w:sz w:val="22"/>
          <w:szCs w:val="22"/>
          <w:rPrChange w:id="589" w:author="Rizky Sahadewa" w:date="2022-07-25T10:18:00Z">
            <w:rPr>
              <w:bCs/>
              <w:color w:val="000000" w:themeColor="text1"/>
            </w:rPr>
          </w:rPrChange>
        </w:rPr>
        <w:t xml:space="preserve"> harus </w:t>
      </w:r>
      <w:r w:rsidR="00DA2057" w:rsidRPr="00892D67">
        <w:rPr>
          <w:rFonts w:ascii="Arial" w:hAnsi="Arial" w:cs="Arial"/>
          <w:bCs/>
          <w:color w:val="000000" w:themeColor="text1"/>
          <w:sz w:val="22"/>
          <w:szCs w:val="22"/>
          <w:rPrChange w:id="590" w:author="Rizky Sahadewa" w:date="2022-07-25T10:18:00Z">
            <w:rPr>
              <w:bCs/>
              <w:color w:val="000000" w:themeColor="text1"/>
            </w:rPr>
          </w:rPrChange>
        </w:rPr>
        <w:t>segera</w:t>
      </w:r>
      <w:r w:rsidRPr="00892D67">
        <w:rPr>
          <w:rFonts w:ascii="Arial" w:hAnsi="Arial" w:cs="Arial"/>
          <w:bCs/>
          <w:color w:val="000000" w:themeColor="text1"/>
          <w:sz w:val="22"/>
          <w:szCs w:val="22"/>
          <w:rPrChange w:id="591" w:author="Rizky Sahadewa" w:date="2022-07-25T10:18:00Z">
            <w:rPr>
              <w:bCs/>
              <w:color w:val="000000" w:themeColor="text1"/>
            </w:rPr>
          </w:rPrChange>
        </w:rPr>
        <w:t xml:space="preserve"> memberi tahu </w:t>
      </w:r>
      <w:r w:rsidRPr="00892D67">
        <w:rPr>
          <w:rFonts w:ascii="Arial" w:hAnsi="Arial" w:cs="Arial"/>
          <w:b/>
          <w:bCs/>
          <w:color w:val="000000" w:themeColor="text1"/>
          <w:sz w:val="22"/>
          <w:szCs w:val="22"/>
          <w:rPrChange w:id="592" w:author="Rizky Sahadewa" w:date="2022-07-25T10:18:00Z">
            <w:rPr>
              <w:b/>
              <w:bCs/>
              <w:color w:val="000000" w:themeColor="text1"/>
            </w:rPr>
          </w:rPrChange>
        </w:rPr>
        <w:t>Pihak Kedua</w:t>
      </w:r>
      <w:r w:rsidR="00DA2057" w:rsidRPr="00892D67">
        <w:rPr>
          <w:rFonts w:ascii="Arial" w:hAnsi="Arial" w:cs="Arial"/>
          <w:bCs/>
          <w:color w:val="000000" w:themeColor="text1"/>
          <w:sz w:val="22"/>
          <w:szCs w:val="22"/>
          <w:rPrChange w:id="593" w:author="Rizky Sahadewa" w:date="2022-07-25T10:18:00Z">
            <w:rPr>
              <w:bCs/>
              <w:color w:val="000000" w:themeColor="text1"/>
            </w:rPr>
          </w:rPrChange>
        </w:rPr>
        <w:t xml:space="preserve"> tidak boleh melebihi 3</w:t>
      </w:r>
      <w:r w:rsidR="004B1269" w:rsidRPr="00892D67">
        <w:rPr>
          <w:rFonts w:ascii="Arial" w:hAnsi="Arial" w:cs="Arial"/>
          <w:bCs/>
          <w:color w:val="000000" w:themeColor="text1"/>
          <w:sz w:val="22"/>
          <w:szCs w:val="22"/>
          <w:rPrChange w:id="594" w:author="Rizky Sahadewa" w:date="2022-07-25T10:18:00Z">
            <w:rPr>
              <w:bCs/>
              <w:color w:val="000000" w:themeColor="text1"/>
            </w:rPr>
          </w:rPrChange>
        </w:rPr>
        <w:t xml:space="preserve"> (tiga)</w:t>
      </w:r>
      <w:r w:rsidR="00DA2057" w:rsidRPr="00892D67">
        <w:rPr>
          <w:rFonts w:ascii="Arial" w:hAnsi="Arial" w:cs="Arial"/>
          <w:bCs/>
          <w:color w:val="000000" w:themeColor="text1"/>
          <w:sz w:val="22"/>
          <w:szCs w:val="22"/>
          <w:rPrChange w:id="595" w:author="Rizky Sahadewa" w:date="2022-07-25T10:18:00Z">
            <w:rPr>
              <w:bCs/>
              <w:color w:val="000000" w:themeColor="text1"/>
            </w:rPr>
          </w:rPrChange>
        </w:rPr>
        <w:t xml:space="preserve"> hari sejak tanggal penetapan oleh </w:t>
      </w:r>
      <w:r w:rsidR="00DA2057" w:rsidRPr="00892D67">
        <w:rPr>
          <w:rFonts w:ascii="Arial" w:hAnsi="Arial" w:cs="Arial"/>
          <w:b/>
          <w:bCs/>
          <w:color w:val="000000" w:themeColor="text1"/>
          <w:sz w:val="22"/>
          <w:szCs w:val="22"/>
          <w:rPrChange w:id="596" w:author="Rizky Sahadewa" w:date="2022-07-25T10:18:00Z">
            <w:rPr>
              <w:b/>
              <w:bCs/>
              <w:color w:val="000000" w:themeColor="text1"/>
            </w:rPr>
          </w:rPrChange>
        </w:rPr>
        <w:t>Pihak Kedua</w:t>
      </w:r>
      <w:r w:rsidRPr="00892D67">
        <w:rPr>
          <w:rFonts w:ascii="Arial" w:hAnsi="Arial" w:cs="Arial"/>
          <w:bCs/>
          <w:color w:val="000000" w:themeColor="text1"/>
          <w:sz w:val="22"/>
          <w:szCs w:val="22"/>
          <w:rPrChange w:id="597" w:author="Rizky Sahadewa" w:date="2022-07-25T10:18:00Z">
            <w:rPr>
              <w:bCs/>
              <w:color w:val="000000" w:themeColor="text1"/>
            </w:rPr>
          </w:rPrChange>
        </w:rPr>
        <w:t xml:space="preserve">, dan </w:t>
      </w:r>
      <w:r w:rsidRPr="00892D67">
        <w:rPr>
          <w:rFonts w:ascii="Arial" w:hAnsi="Arial" w:cs="Arial"/>
          <w:b/>
          <w:bCs/>
          <w:color w:val="000000" w:themeColor="text1"/>
          <w:sz w:val="22"/>
          <w:szCs w:val="22"/>
          <w:rPrChange w:id="598" w:author="Rizky Sahadewa" w:date="2022-07-25T10:18:00Z">
            <w:rPr>
              <w:b/>
              <w:bCs/>
              <w:color w:val="000000" w:themeColor="text1"/>
            </w:rPr>
          </w:rPrChange>
        </w:rPr>
        <w:t>Pihak Kedua</w:t>
      </w:r>
      <w:r w:rsidRPr="00892D67">
        <w:rPr>
          <w:rFonts w:ascii="Arial" w:hAnsi="Arial" w:cs="Arial"/>
          <w:bCs/>
          <w:color w:val="000000" w:themeColor="text1"/>
          <w:sz w:val="22"/>
          <w:szCs w:val="22"/>
          <w:rPrChange w:id="599" w:author="Rizky Sahadewa" w:date="2022-07-25T10:18:00Z">
            <w:rPr>
              <w:bCs/>
              <w:color w:val="000000" w:themeColor="text1"/>
            </w:rPr>
          </w:rPrChange>
        </w:rPr>
        <w:t xml:space="preserve"> serta </w:t>
      </w:r>
      <w:r w:rsidRPr="00892D67">
        <w:rPr>
          <w:rFonts w:ascii="Arial" w:hAnsi="Arial" w:cs="Arial"/>
          <w:b/>
          <w:bCs/>
          <w:color w:val="000000" w:themeColor="text1"/>
          <w:sz w:val="22"/>
          <w:szCs w:val="22"/>
          <w:rPrChange w:id="600" w:author="Rizky Sahadewa" w:date="2022-07-25T10:18:00Z">
            <w:rPr>
              <w:b/>
              <w:bCs/>
              <w:color w:val="000000" w:themeColor="text1"/>
            </w:rPr>
          </w:rPrChange>
        </w:rPr>
        <w:t>Pihak Pertama</w:t>
      </w:r>
      <w:r w:rsidRPr="00892D67">
        <w:rPr>
          <w:rFonts w:ascii="Arial" w:hAnsi="Arial" w:cs="Arial"/>
          <w:bCs/>
          <w:color w:val="000000" w:themeColor="text1"/>
          <w:sz w:val="22"/>
          <w:szCs w:val="22"/>
          <w:rPrChange w:id="601" w:author="Rizky Sahadewa" w:date="2022-07-25T10:18:00Z">
            <w:rPr>
              <w:bCs/>
              <w:color w:val="000000" w:themeColor="text1"/>
            </w:rPr>
          </w:rPrChange>
        </w:rPr>
        <w:t xml:space="preserve"> akan menyelesaikan masalah tersebut melalui konsultasi timbal balik.</w:t>
      </w:r>
    </w:p>
    <w:p w14:paraId="74CFEEC5" w14:textId="77777777" w:rsidR="00E16BCC" w:rsidRPr="00892D67" w:rsidRDefault="00E16BCC" w:rsidP="004F2AF7">
      <w:pPr>
        <w:pStyle w:val="Default"/>
        <w:spacing w:line="276" w:lineRule="auto"/>
        <w:jc w:val="center"/>
        <w:rPr>
          <w:rFonts w:ascii="Arial" w:hAnsi="Arial" w:cs="Arial"/>
          <w:b/>
          <w:bCs/>
          <w:color w:val="000000" w:themeColor="text1"/>
          <w:sz w:val="22"/>
          <w:szCs w:val="22"/>
          <w:rPrChange w:id="602" w:author="Rizky Sahadewa" w:date="2022-07-25T10:18:00Z">
            <w:rPr>
              <w:b/>
              <w:bCs/>
              <w:color w:val="000000" w:themeColor="text1"/>
            </w:rPr>
          </w:rPrChange>
        </w:rPr>
      </w:pPr>
    </w:p>
    <w:p w14:paraId="6807F7B8" w14:textId="77777777" w:rsidR="00A812BE" w:rsidRPr="00892D67" w:rsidRDefault="00A812BE" w:rsidP="004F2AF7">
      <w:pPr>
        <w:pStyle w:val="Default"/>
        <w:spacing w:line="276" w:lineRule="auto"/>
        <w:jc w:val="center"/>
        <w:rPr>
          <w:rFonts w:ascii="Arial" w:hAnsi="Arial" w:cs="Arial"/>
          <w:b/>
          <w:bCs/>
          <w:color w:val="000000" w:themeColor="text1"/>
          <w:sz w:val="22"/>
          <w:szCs w:val="22"/>
          <w:rPrChange w:id="603" w:author="Rizky Sahadewa" w:date="2022-07-25T10:18:00Z">
            <w:rPr>
              <w:b/>
              <w:bCs/>
              <w:color w:val="000000" w:themeColor="text1"/>
            </w:rPr>
          </w:rPrChange>
        </w:rPr>
      </w:pPr>
      <w:r w:rsidRPr="00892D67">
        <w:rPr>
          <w:rFonts w:ascii="Arial" w:hAnsi="Arial" w:cs="Arial"/>
          <w:b/>
          <w:bCs/>
          <w:color w:val="000000" w:themeColor="text1"/>
          <w:sz w:val="22"/>
          <w:szCs w:val="22"/>
          <w:rPrChange w:id="604" w:author="Rizky Sahadewa" w:date="2022-07-25T10:18:00Z">
            <w:rPr>
              <w:b/>
              <w:bCs/>
              <w:color w:val="000000" w:themeColor="text1"/>
            </w:rPr>
          </w:rPrChange>
        </w:rPr>
        <w:t xml:space="preserve">Pasal </w:t>
      </w:r>
      <w:r w:rsidR="007A5FEB" w:rsidRPr="00892D67">
        <w:rPr>
          <w:rFonts w:ascii="Arial" w:hAnsi="Arial" w:cs="Arial"/>
          <w:b/>
          <w:bCs/>
          <w:color w:val="000000" w:themeColor="text1"/>
          <w:sz w:val="22"/>
          <w:szCs w:val="22"/>
          <w:rPrChange w:id="605" w:author="Rizky Sahadewa" w:date="2022-07-25T10:18:00Z">
            <w:rPr>
              <w:b/>
              <w:bCs/>
              <w:color w:val="000000" w:themeColor="text1"/>
            </w:rPr>
          </w:rPrChange>
        </w:rPr>
        <w:t>4</w:t>
      </w:r>
    </w:p>
    <w:p w14:paraId="14B74D4D" w14:textId="77777777" w:rsidR="00A812BE" w:rsidRPr="00892D67" w:rsidRDefault="00A812BE" w:rsidP="004F2AF7">
      <w:pPr>
        <w:pStyle w:val="Default"/>
        <w:spacing w:line="276" w:lineRule="auto"/>
        <w:jc w:val="center"/>
        <w:rPr>
          <w:rFonts w:ascii="Arial" w:hAnsi="Arial" w:cs="Arial"/>
          <w:b/>
          <w:bCs/>
          <w:color w:val="000000" w:themeColor="text1"/>
          <w:sz w:val="22"/>
          <w:szCs w:val="22"/>
          <w:rPrChange w:id="606" w:author="Rizky Sahadewa" w:date="2022-07-25T10:18:00Z">
            <w:rPr>
              <w:b/>
              <w:bCs/>
              <w:color w:val="000000" w:themeColor="text1"/>
            </w:rPr>
          </w:rPrChange>
        </w:rPr>
      </w:pPr>
      <w:r w:rsidRPr="00892D67">
        <w:rPr>
          <w:rFonts w:ascii="Arial" w:hAnsi="Arial" w:cs="Arial"/>
          <w:b/>
          <w:bCs/>
          <w:color w:val="000000" w:themeColor="text1"/>
          <w:sz w:val="22"/>
          <w:szCs w:val="22"/>
          <w:rPrChange w:id="607" w:author="Rizky Sahadewa" w:date="2022-07-25T10:18:00Z">
            <w:rPr>
              <w:b/>
              <w:bCs/>
              <w:color w:val="000000" w:themeColor="text1"/>
            </w:rPr>
          </w:rPrChange>
        </w:rPr>
        <w:t>Kewajiban dan Hak Pihak Pertama</w:t>
      </w:r>
    </w:p>
    <w:p w14:paraId="571D3553" w14:textId="77777777" w:rsidR="00A812BE" w:rsidRPr="00892D67" w:rsidRDefault="00A812BE" w:rsidP="004F2AF7">
      <w:pPr>
        <w:pStyle w:val="Default"/>
        <w:numPr>
          <w:ilvl w:val="0"/>
          <w:numId w:val="25"/>
        </w:numPr>
        <w:spacing w:line="276" w:lineRule="auto"/>
        <w:ind w:left="567" w:hanging="567"/>
        <w:jc w:val="both"/>
        <w:rPr>
          <w:rFonts w:ascii="Arial" w:hAnsi="Arial" w:cs="Arial"/>
          <w:bCs/>
          <w:color w:val="000000" w:themeColor="text1"/>
          <w:sz w:val="22"/>
          <w:szCs w:val="22"/>
          <w:rPrChange w:id="608" w:author="Rizky Sahadewa" w:date="2022-07-25T10:18:00Z">
            <w:rPr>
              <w:bCs/>
              <w:color w:val="000000" w:themeColor="text1"/>
            </w:rPr>
          </w:rPrChange>
        </w:rPr>
      </w:pPr>
      <w:r w:rsidRPr="00892D67">
        <w:rPr>
          <w:rFonts w:ascii="Arial" w:hAnsi="Arial" w:cs="Arial"/>
          <w:b/>
          <w:bCs/>
          <w:color w:val="000000" w:themeColor="text1"/>
          <w:sz w:val="22"/>
          <w:szCs w:val="22"/>
          <w:rPrChange w:id="609" w:author="Rizky Sahadewa" w:date="2022-07-25T10:18:00Z">
            <w:rPr>
              <w:b/>
              <w:bCs/>
              <w:color w:val="000000" w:themeColor="text1"/>
            </w:rPr>
          </w:rPrChange>
        </w:rPr>
        <w:t>Pihak Pertama</w:t>
      </w:r>
      <w:r w:rsidRPr="00892D67">
        <w:rPr>
          <w:rFonts w:ascii="Arial" w:hAnsi="Arial" w:cs="Arial"/>
          <w:bCs/>
          <w:color w:val="000000" w:themeColor="text1"/>
          <w:sz w:val="22"/>
          <w:szCs w:val="22"/>
          <w:rPrChange w:id="610" w:author="Rizky Sahadewa" w:date="2022-07-25T10:18:00Z">
            <w:rPr>
              <w:bCs/>
              <w:color w:val="000000" w:themeColor="text1"/>
            </w:rPr>
          </w:rPrChange>
        </w:rPr>
        <w:t xml:space="preserve"> berhak menerima pembayaran dari </w:t>
      </w:r>
      <w:r w:rsidRPr="00892D67">
        <w:rPr>
          <w:rFonts w:ascii="Arial" w:hAnsi="Arial" w:cs="Arial"/>
          <w:b/>
          <w:bCs/>
          <w:color w:val="000000" w:themeColor="text1"/>
          <w:sz w:val="22"/>
          <w:szCs w:val="22"/>
          <w:rPrChange w:id="611" w:author="Rizky Sahadewa" w:date="2022-07-25T10:18:00Z">
            <w:rPr>
              <w:b/>
              <w:bCs/>
              <w:color w:val="000000" w:themeColor="text1"/>
            </w:rPr>
          </w:rPrChange>
        </w:rPr>
        <w:t>Pihak Kedua</w:t>
      </w:r>
      <w:r w:rsidR="0008012D" w:rsidRPr="00892D67">
        <w:rPr>
          <w:rFonts w:ascii="Arial" w:hAnsi="Arial" w:cs="Arial"/>
          <w:bCs/>
          <w:color w:val="000000" w:themeColor="text1"/>
          <w:sz w:val="22"/>
          <w:szCs w:val="22"/>
          <w:rPrChange w:id="612" w:author="Rizky Sahadewa" w:date="2022-07-25T10:18:00Z">
            <w:rPr>
              <w:bCs/>
              <w:color w:val="000000" w:themeColor="text1"/>
            </w:rPr>
          </w:rPrChange>
        </w:rPr>
        <w:t xml:space="preserve"> </w:t>
      </w:r>
      <w:r w:rsidRPr="00892D67">
        <w:rPr>
          <w:rFonts w:ascii="Arial" w:hAnsi="Arial" w:cs="Arial"/>
          <w:bCs/>
          <w:color w:val="000000" w:themeColor="text1"/>
          <w:sz w:val="22"/>
          <w:szCs w:val="22"/>
          <w:rPrChange w:id="613" w:author="Rizky Sahadewa" w:date="2022-07-25T10:18:00Z">
            <w:rPr>
              <w:bCs/>
              <w:color w:val="000000" w:themeColor="text1"/>
            </w:rPr>
          </w:rPrChange>
        </w:rPr>
        <w:t xml:space="preserve">sesuai waktu yang telah disepakati </w:t>
      </w:r>
      <w:r w:rsidRPr="00892D67">
        <w:rPr>
          <w:rFonts w:ascii="Arial" w:hAnsi="Arial" w:cs="Arial"/>
          <w:b/>
          <w:bCs/>
          <w:color w:val="000000" w:themeColor="text1"/>
          <w:sz w:val="22"/>
          <w:szCs w:val="22"/>
          <w:rPrChange w:id="614" w:author="Rizky Sahadewa" w:date="2022-07-25T10:18:00Z">
            <w:rPr>
              <w:b/>
              <w:bCs/>
              <w:color w:val="000000" w:themeColor="text1"/>
            </w:rPr>
          </w:rPrChange>
        </w:rPr>
        <w:t>Para Pihak</w:t>
      </w:r>
      <w:r w:rsidRPr="00892D67">
        <w:rPr>
          <w:rFonts w:ascii="Arial" w:hAnsi="Arial" w:cs="Arial"/>
          <w:bCs/>
          <w:color w:val="000000" w:themeColor="text1"/>
          <w:sz w:val="22"/>
          <w:szCs w:val="22"/>
          <w:rPrChange w:id="615" w:author="Rizky Sahadewa" w:date="2022-07-25T10:18:00Z">
            <w:rPr>
              <w:bCs/>
              <w:color w:val="000000" w:themeColor="text1"/>
            </w:rPr>
          </w:rPrChange>
        </w:rPr>
        <w:t>.</w:t>
      </w:r>
    </w:p>
    <w:p w14:paraId="16938D64" w14:textId="77777777" w:rsidR="00881FEF" w:rsidRPr="00892D67" w:rsidRDefault="00A812BE" w:rsidP="004F2AF7">
      <w:pPr>
        <w:pStyle w:val="Default"/>
        <w:widowControl w:val="0"/>
        <w:numPr>
          <w:ilvl w:val="0"/>
          <w:numId w:val="25"/>
        </w:numPr>
        <w:tabs>
          <w:tab w:val="left" w:pos="-1440"/>
        </w:tabs>
        <w:spacing w:line="276" w:lineRule="auto"/>
        <w:ind w:left="567" w:hanging="567"/>
        <w:jc w:val="both"/>
        <w:rPr>
          <w:rFonts w:ascii="Arial" w:hAnsi="Arial" w:cs="Arial"/>
          <w:bCs/>
          <w:color w:val="000000" w:themeColor="text1"/>
          <w:sz w:val="22"/>
          <w:szCs w:val="22"/>
          <w:rPrChange w:id="616" w:author="Rizky Sahadewa" w:date="2022-07-25T10:18:00Z">
            <w:rPr>
              <w:bCs/>
              <w:color w:val="000000" w:themeColor="text1"/>
            </w:rPr>
          </w:rPrChange>
        </w:rPr>
      </w:pPr>
      <w:r w:rsidRPr="00892D67">
        <w:rPr>
          <w:rFonts w:ascii="Arial" w:hAnsi="Arial" w:cs="Arial"/>
          <w:b/>
          <w:color w:val="000000" w:themeColor="text1"/>
          <w:sz w:val="22"/>
          <w:szCs w:val="22"/>
          <w:rPrChange w:id="617" w:author="Rizky Sahadewa" w:date="2022-07-25T10:18:00Z">
            <w:rPr>
              <w:b/>
              <w:color w:val="000000" w:themeColor="text1"/>
            </w:rPr>
          </w:rPrChange>
        </w:rPr>
        <w:t>Pihak Pertama</w:t>
      </w:r>
      <w:r w:rsidRPr="00892D67">
        <w:rPr>
          <w:rFonts w:ascii="Arial" w:hAnsi="Arial" w:cs="Arial"/>
          <w:color w:val="000000" w:themeColor="text1"/>
          <w:sz w:val="22"/>
          <w:szCs w:val="22"/>
          <w:rPrChange w:id="618" w:author="Rizky Sahadewa" w:date="2022-07-25T10:18:00Z">
            <w:rPr>
              <w:color w:val="000000" w:themeColor="text1"/>
            </w:rPr>
          </w:rPrChange>
        </w:rPr>
        <w:t xml:space="preserve"> wajib </w:t>
      </w:r>
      <w:r w:rsidR="00AB39AE" w:rsidRPr="00892D67">
        <w:rPr>
          <w:rFonts w:ascii="Arial" w:hAnsi="Arial" w:cs="Arial"/>
          <w:color w:val="000000" w:themeColor="text1"/>
          <w:sz w:val="22"/>
          <w:szCs w:val="22"/>
          <w:rPrChange w:id="619" w:author="Rizky Sahadewa" w:date="2022-07-25T10:18:00Z">
            <w:rPr>
              <w:color w:val="000000" w:themeColor="text1"/>
            </w:rPr>
          </w:rPrChange>
        </w:rPr>
        <w:t xml:space="preserve">menyerahkan </w:t>
      </w:r>
      <w:r w:rsidR="00E16BCC" w:rsidRPr="00892D67">
        <w:rPr>
          <w:rFonts w:ascii="Arial" w:hAnsi="Arial" w:cs="Arial"/>
          <w:color w:val="000000" w:themeColor="text1"/>
          <w:sz w:val="22"/>
          <w:szCs w:val="22"/>
          <w:rPrChange w:id="620" w:author="Rizky Sahadewa" w:date="2022-07-25T10:18:00Z">
            <w:rPr>
              <w:color w:val="000000" w:themeColor="text1"/>
            </w:rPr>
          </w:rPrChange>
        </w:rPr>
        <w:t>produk</w:t>
      </w:r>
      <w:r w:rsidR="00AB39AE" w:rsidRPr="00892D67">
        <w:rPr>
          <w:rFonts w:ascii="Arial" w:hAnsi="Arial" w:cs="Arial"/>
          <w:color w:val="000000" w:themeColor="text1"/>
          <w:sz w:val="22"/>
          <w:szCs w:val="22"/>
          <w:rPrChange w:id="621" w:author="Rizky Sahadewa" w:date="2022-07-25T10:18:00Z">
            <w:rPr>
              <w:color w:val="000000" w:themeColor="text1"/>
            </w:rPr>
          </w:rPrChange>
        </w:rPr>
        <w:t xml:space="preserve"> </w:t>
      </w:r>
      <w:r w:rsidR="007D7353" w:rsidRPr="00892D67">
        <w:rPr>
          <w:rFonts w:ascii="Arial" w:hAnsi="Arial" w:cs="Arial"/>
          <w:color w:val="000000" w:themeColor="text1"/>
          <w:sz w:val="22"/>
          <w:szCs w:val="22"/>
          <w:rPrChange w:id="622" w:author="Rizky Sahadewa" w:date="2022-07-25T10:18:00Z">
            <w:rPr>
              <w:color w:val="000000" w:themeColor="text1"/>
            </w:rPr>
          </w:rPrChange>
        </w:rPr>
        <w:t xml:space="preserve">sesuai spesifikasi dan jadwal yang disepakati </w:t>
      </w:r>
      <w:r w:rsidR="007D7353" w:rsidRPr="00892D67">
        <w:rPr>
          <w:rFonts w:ascii="Arial" w:hAnsi="Arial" w:cs="Arial"/>
          <w:b/>
          <w:color w:val="000000" w:themeColor="text1"/>
          <w:sz w:val="22"/>
          <w:szCs w:val="22"/>
          <w:rPrChange w:id="623" w:author="Rizky Sahadewa" w:date="2022-07-25T10:18:00Z">
            <w:rPr>
              <w:b/>
              <w:color w:val="000000" w:themeColor="text1"/>
            </w:rPr>
          </w:rPrChange>
        </w:rPr>
        <w:t>Para Pihak</w:t>
      </w:r>
      <w:r w:rsidR="0008012D" w:rsidRPr="00892D67">
        <w:rPr>
          <w:rFonts w:ascii="Arial" w:hAnsi="Arial" w:cs="Arial"/>
          <w:color w:val="000000" w:themeColor="text1"/>
          <w:sz w:val="22"/>
          <w:szCs w:val="22"/>
          <w:rPrChange w:id="624" w:author="Rizky Sahadewa" w:date="2022-07-25T10:18:00Z">
            <w:rPr>
              <w:color w:val="000000" w:themeColor="text1"/>
            </w:rPr>
          </w:rPrChange>
        </w:rPr>
        <w:t>.</w:t>
      </w:r>
    </w:p>
    <w:p w14:paraId="35A3FFCF" w14:textId="77777777" w:rsidR="00A812BE" w:rsidRPr="00892D67" w:rsidDel="003A65D4" w:rsidRDefault="00A812BE" w:rsidP="004F2AF7">
      <w:pPr>
        <w:pStyle w:val="Default"/>
        <w:numPr>
          <w:ilvl w:val="0"/>
          <w:numId w:val="25"/>
        </w:numPr>
        <w:spacing w:line="276" w:lineRule="auto"/>
        <w:ind w:left="567" w:hanging="567"/>
        <w:jc w:val="both"/>
        <w:rPr>
          <w:del w:id="625" w:author="ROHAYATI" w:date="2023-05-26T13:18:00Z"/>
          <w:rFonts w:ascii="Arial" w:hAnsi="Arial" w:cs="Arial"/>
          <w:bCs/>
          <w:color w:val="000000" w:themeColor="text1"/>
          <w:sz w:val="22"/>
          <w:szCs w:val="22"/>
          <w:rPrChange w:id="626" w:author="Rizky Sahadewa" w:date="2022-07-25T10:18:00Z">
            <w:rPr>
              <w:del w:id="627" w:author="ROHAYATI" w:date="2023-05-26T13:18:00Z"/>
              <w:bCs/>
              <w:color w:val="000000" w:themeColor="text1"/>
            </w:rPr>
          </w:rPrChange>
        </w:rPr>
      </w:pPr>
      <w:r w:rsidRPr="00892D67">
        <w:rPr>
          <w:rFonts w:ascii="Arial" w:hAnsi="Arial" w:cs="Arial"/>
          <w:b/>
          <w:bCs/>
          <w:color w:val="000000" w:themeColor="text1"/>
          <w:sz w:val="22"/>
          <w:szCs w:val="22"/>
          <w:rPrChange w:id="628" w:author="Rizky Sahadewa" w:date="2022-07-25T10:18:00Z">
            <w:rPr>
              <w:b/>
              <w:bCs/>
              <w:color w:val="000000" w:themeColor="text1"/>
            </w:rPr>
          </w:rPrChange>
        </w:rPr>
        <w:lastRenderedPageBreak/>
        <w:t>Pihak Pertama</w:t>
      </w:r>
      <w:r w:rsidRPr="00892D67">
        <w:rPr>
          <w:rFonts w:ascii="Arial" w:hAnsi="Arial" w:cs="Arial"/>
          <w:bCs/>
          <w:color w:val="000000" w:themeColor="text1"/>
          <w:sz w:val="22"/>
          <w:szCs w:val="22"/>
          <w:rPrChange w:id="629" w:author="Rizky Sahadewa" w:date="2022-07-25T10:18:00Z">
            <w:rPr>
              <w:bCs/>
              <w:color w:val="000000" w:themeColor="text1"/>
            </w:rPr>
          </w:rPrChange>
        </w:rPr>
        <w:t xml:space="preserve"> </w:t>
      </w:r>
      <w:r w:rsidRPr="00892D67">
        <w:rPr>
          <w:rFonts w:ascii="Arial" w:hAnsi="Arial" w:cs="Arial"/>
          <w:color w:val="000000" w:themeColor="text1"/>
          <w:sz w:val="22"/>
          <w:szCs w:val="22"/>
          <w:rPrChange w:id="630" w:author="Rizky Sahadewa" w:date="2022-07-25T10:18:00Z">
            <w:rPr>
              <w:color w:val="000000" w:themeColor="text1"/>
            </w:rPr>
          </w:rPrChange>
        </w:rPr>
        <w:t xml:space="preserve">tidak diperbolehkan mengalihkan pekerjaan kepada pihak lain tanpa sepengetahuan dan atau persetujuan tertulis dari </w:t>
      </w:r>
      <w:r w:rsidRPr="00892D67">
        <w:rPr>
          <w:rFonts w:ascii="Arial" w:hAnsi="Arial" w:cs="Arial"/>
          <w:b/>
          <w:bCs/>
          <w:color w:val="000000" w:themeColor="text1"/>
          <w:sz w:val="22"/>
          <w:szCs w:val="22"/>
          <w:rPrChange w:id="631" w:author="Rizky Sahadewa" w:date="2022-07-25T10:18:00Z">
            <w:rPr>
              <w:b/>
              <w:bCs/>
              <w:color w:val="000000" w:themeColor="text1"/>
            </w:rPr>
          </w:rPrChange>
        </w:rPr>
        <w:t>Pihak Kedua</w:t>
      </w:r>
      <w:r w:rsidRPr="00892D67">
        <w:rPr>
          <w:rFonts w:ascii="Arial" w:hAnsi="Arial" w:cs="Arial"/>
          <w:color w:val="000000" w:themeColor="text1"/>
          <w:sz w:val="22"/>
          <w:szCs w:val="22"/>
          <w:rPrChange w:id="632" w:author="Rizky Sahadewa" w:date="2022-07-25T10:18:00Z">
            <w:rPr>
              <w:color w:val="000000" w:themeColor="text1"/>
            </w:rPr>
          </w:rPrChange>
        </w:rPr>
        <w:t>.</w:t>
      </w:r>
    </w:p>
    <w:p w14:paraId="015A17E5" w14:textId="3C5C8B94" w:rsidR="00167F22" w:rsidRPr="003A65D4" w:rsidDel="003A65D4" w:rsidRDefault="00167F22">
      <w:pPr>
        <w:pStyle w:val="Default"/>
        <w:numPr>
          <w:ilvl w:val="0"/>
          <w:numId w:val="25"/>
        </w:numPr>
        <w:spacing w:line="276" w:lineRule="auto"/>
        <w:ind w:left="567" w:hanging="567"/>
        <w:jc w:val="both"/>
        <w:rPr>
          <w:ins w:id="633" w:author="Rizky Sahadewa" w:date="2022-07-25T10:19:00Z"/>
          <w:del w:id="634" w:author="ROHAYATI" w:date="2023-05-26T13:18:00Z"/>
          <w:rFonts w:ascii="Arial" w:hAnsi="Arial" w:cs="Arial"/>
          <w:bCs/>
          <w:color w:val="000000" w:themeColor="text1"/>
          <w:sz w:val="22"/>
          <w:szCs w:val="22"/>
          <w:lang w:val="en-US"/>
        </w:rPr>
        <w:pPrChange w:id="635" w:author="ROHAYATI" w:date="2023-05-26T13:18:00Z">
          <w:pPr>
            <w:pStyle w:val="Default"/>
            <w:spacing w:line="276" w:lineRule="auto"/>
            <w:jc w:val="center"/>
          </w:pPr>
        </w:pPrChange>
      </w:pPr>
    </w:p>
    <w:p w14:paraId="45637BBD" w14:textId="148EECBC" w:rsidR="00892D67" w:rsidDel="003A65D4" w:rsidRDefault="00892D67" w:rsidP="004F2AF7">
      <w:pPr>
        <w:pStyle w:val="Default"/>
        <w:spacing w:line="276" w:lineRule="auto"/>
        <w:jc w:val="center"/>
        <w:rPr>
          <w:ins w:id="636" w:author="Rizky Sahadewa" w:date="2022-07-25T10:19:00Z"/>
          <w:del w:id="637" w:author="ROHAYATI" w:date="2023-05-26T13:18:00Z"/>
          <w:rFonts w:ascii="Arial" w:hAnsi="Arial" w:cs="Arial"/>
          <w:bCs/>
          <w:color w:val="000000" w:themeColor="text1"/>
          <w:sz w:val="22"/>
          <w:szCs w:val="22"/>
          <w:lang w:val="en-US"/>
        </w:rPr>
      </w:pPr>
    </w:p>
    <w:p w14:paraId="4A1CB16D" w14:textId="49CF873A" w:rsidR="00892D67" w:rsidDel="003A65D4" w:rsidRDefault="00892D67" w:rsidP="004F2AF7">
      <w:pPr>
        <w:pStyle w:val="Default"/>
        <w:spacing w:line="276" w:lineRule="auto"/>
        <w:jc w:val="center"/>
        <w:rPr>
          <w:ins w:id="638" w:author="Rizky Sahadewa" w:date="2022-07-25T10:19:00Z"/>
          <w:del w:id="639" w:author="ROHAYATI" w:date="2023-05-26T13:18:00Z"/>
          <w:rFonts w:ascii="Arial" w:hAnsi="Arial" w:cs="Arial"/>
          <w:bCs/>
          <w:color w:val="000000" w:themeColor="text1"/>
          <w:sz w:val="22"/>
          <w:szCs w:val="22"/>
          <w:lang w:val="en-US"/>
        </w:rPr>
      </w:pPr>
    </w:p>
    <w:p w14:paraId="398393BD" w14:textId="07C78112" w:rsidR="00892D67" w:rsidRDefault="00892D67">
      <w:pPr>
        <w:pStyle w:val="Default"/>
        <w:numPr>
          <w:ilvl w:val="0"/>
          <w:numId w:val="25"/>
        </w:numPr>
        <w:spacing w:line="276" w:lineRule="auto"/>
        <w:ind w:left="567" w:hanging="567"/>
        <w:jc w:val="both"/>
        <w:rPr>
          <w:ins w:id="640" w:author="Rizky Sahadewa" w:date="2022-07-25T10:19:00Z"/>
          <w:rFonts w:ascii="Arial" w:hAnsi="Arial" w:cs="Arial"/>
          <w:bCs/>
          <w:color w:val="000000" w:themeColor="text1"/>
          <w:sz w:val="22"/>
          <w:szCs w:val="22"/>
          <w:lang w:val="en-US"/>
        </w:rPr>
        <w:pPrChange w:id="641" w:author="ROHAYATI" w:date="2023-05-26T13:18:00Z">
          <w:pPr>
            <w:pStyle w:val="Default"/>
            <w:spacing w:line="276" w:lineRule="auto"/>
            <w:jc w:val="center"/>
          </w:pPr>
        </w:pPrChange>
      </w:pPr>
    </w:p>
    <w:p w14:paraId="0BAF46FD" w14:textId="77777777" w:rsidR="00892D67" w:rsidRPr="00892D67" w:rsidRDefault="00892D67" w:rsidP="004F2AF7">
      <w:pPr>
        <w:pStyle w:val="Default"/>
        <w:spacing w:line="276" w:lineRule="auto"/>
        <w:jc w:val="center"/>
        <w:rPr>
          <w:rFonts w:ascii="Arial" w:hAnsi="Arial" w:cs="Arial"/>
          <w:bCs/>
          <w:color w:val="000000" w:themeColor="text1"/>
          <w:sz w:val="22"/>
          <w:szCs w:val="22"/>
          <w:lang w:val="en-US"/>
          <w:rPrChange w:id="642" w:author="Rizky Sahadewa" w:date="2022-07-25T10:18:00Z">
            <w:rPr>
              <w:bCs/>
              <w:color w:val="000000" w:themeColor="text1"/>
            </w:rPr>
          </w:rPrChange>
        </w:rPr>
      </w:pPr>
    </w:p>
    <w:p w14:paraId="6C89690C" w14:textId="77777777" w:rsidR="00A812BE" w:rsidRPr="00892D67" w:rsidRDefault="00A812BE" w:rsidP="004F2AF7">
      <w:pPr>
        <w:pStyle w:val="Default"/>
        <w:spacing w:line="276" w:lineRule="auto"/>
        <w:jc w:val="center"/>
        <w:rPr>
          <w:rFonts w:ascii="Arial" w:hAnsi="Arial" w:cs="Arial"/>
          <w:color w:val="auto"/>
          <w:sz w:val="22"/>
          <w:szCs w:val="22"/>
          <w:rPrChange w:id="643" w:author="Rizky Sahadewa" w:date="2022-07-25T10:18:00Z">
            <w:rPr>
              <w:color w:val="auto"/>
            </w:rPr>
          </w:rPrChange>
        </w:rPr>
      </w:pPr>
      <w:r w:rsidRPr="00892D67">
        <w:rPr>
          <w:rFonts w:ascii="Arial" w:hAnsi="Arial" w:cs="Arial"/>
          <w:b/>
          <w:bCs/>
          <w:color w:val="auto"/>
          <w:sz w:val="22"/>
          <w:szCs w:val="22"/>
          <w:rPrChange w:id="644" w:author="Rizky Sahadewa" w:date="2022-07-25T10:18:00Z">
            <w:rPr>
              <w:b/>
              <w:bCs/>
              <w:color w:val="auto"/>
            </w:rPr>
          </w:rPrChange>
        </w:rPr>
        <w:t xml:space="preserve">Pasal </w:t>
      </w:r>
      <w:r w:rsidR="007A5FEB" w:rsidRPr="00892D67">
        <w:rPr>
          <w:rFonts w:ascii="Arial" w:hAnsi="Arial" w:cs="Arial"/>
          <w:b/>
          <w:bCs/>
          <w:color w:val="auto"/>
          <w:sz w:val="22"/>
          <w:szCs w:val="22"/>
          <w:rPrChange w:id="645" w:author="Rizky Sahadewa" w:date="2022-07-25T10:18:00Z">
            <w:rPr>
              <w:b/>
              <w:bCs/>
              <w:color w:val="auto"/>
            </w:rPr>
          </w:rPrChange>
        </w:rPr>
        <w:t>5</w:t>
      </w:r>
    </w:p>
    <w:p w14:paraId="6E8FE5DF" w14:textId="77777777" w:rsidR="00A812BE" w:rsidRPr="00892D67" w:rsidRDefault="00A812BE" w:rsidP="004F2AF7">
      <w:pPr>
        <w:pStyle w:val="Default"/>
        <w:spacing w:line="276" w:lineRule="auto"/>
        <w:jc w:val="center"/>
        <w:rPr>
          <w:rFonts w:ascii="Arial" w:hAnsi="Arial" w:cs="Arial"/>
          <w:color w:val="000000" w:themeColor="text1"/>
          <w:sz w:val="22"/>
          <w:szCs w:val="22"/>
          <w:rPrChange w:id="646" w:author="Rizky Sahadewa" w:date="2022-07-25T10:18:00Z">
            <w:rPr>
              <w:color w:val="000000" w:themeColor="text1"/>
            </w:rPr>
          </w:rPrChange>
        </w:rPr>
      </w:pPr>
      <w:r w:rsidRPr="00892D67">
        <w:rPr>
          <w:rFonts w:ascii="Arial" w:hAnsi="Arial" w:cs="Arial"/>
          <w:b/>
          <w:bCs/>
          <w:color w:val="000000" w:themeColor="text1"/>
          <w:sz w:val="22"/>
          <w:szCs w:val="22"/>
          <w:rPrChange w:id="647" w:author="Rizky Sahadewa" w:date="2022-07-25T10:18:00Z">
            <w:rPr>
              <w:b/>
              <w:bCs/>
              <w:color w:val="000000" w:themeColor="text1"/>
            </w:rPr>
          </w:rPrChange>
        </w:rPr>
        <w:t>Kewajiban dan Hak Pihak Kedua</w:t>
      </w:r>
    </w:p>
    <w:p w14:paraId="2172873C" w14:textId="77777777" w:rsidR="00A812BE" w:rsidRPr="00892D67" w:rsidRDefault="00A812BE" w:rsidP="004F2AF7">
      <w:pPr>
        <w:pStyle w:val="Default"/>
        <w:numPr>
          <w:ilvl w:val="0"/>
          <w:numId w:val="11"/>
        </w:numPr>
        <w:spacing w:line="276" w:lineRule="auto"/>
        <w:ind w:left="567" w:hanging="567"/>
        <w:jc w:val="both"/>
        <w:rPr>
          <w:rFonts w:ascii="Arial" w:hAnsi="Arial" w:cs="Arial"/>
          <w:color w:val="000000" w:themeColor="text1"/>
          <w:sz w:val="22"/>
          <w:szCs w:val="22"/>
          <w:rPrChange w:id="648" w:author="Rizky Sahadewa" w:date="2022-07-25T10:18:00Z">
            <w:rPr>
              <w:color w:val="000000" w:themeColor="text1"/>
            </w:rPr>
          </w:rPrChange>
        </w:rPr>
      </w:pPr>
      <w:r w:rsidRPr="00892D67">
        <w:rPr>
          <w:rFonts w:ascii="Arial" w:hAnsi="Arial" w:cs="Arial"/>
          <w:b/>
          <w:color w:val="000000" w:themeColor="text1"/>
          <w:sz w:val="22"/>
          <w:szCs w:val="22"/>
          <w:rPrChange w:id="649" w:author="Rizky Sahadewa" w:date="2022-07-25T10:18:00Z">
            <w:rPr>
              <w:b/>
              <w:color w:val="000000" w:themeColor="text1"/>
            </w:rPr>
          </w:rPrChange>
        </w:rPr>
        <w:t>Pihak Kedua</w:t>
      </w:r>
      <w:r w:rsidR="00B02046" w:rsidRPr="00892D67">
        <w:rPr>
          <w:rFonts w:ascii="Arial" w:hAnsi="Arial" w:cs="Arial"/>
          <w:color w:val="000000" w:themeColor="text1"/>
          <w:sz w:val="22"/>
          <w:szCs w:val="22"/>
          <w:rPrChange w:id="650" w:author="Rizky Sahadewa" w:date="2022-07-25T10:18:00Z">
            <w:rPr>
              <w:color w:val="000000" w:themeColor="text1"/>
            </w:rPr>
          </w:rPrChange>
        </w:rPr>
        <w:t xml:space="preserve"> </w:t>
      </w:r>
      <w:r w:rsidRPr="00892D67">
        <w:rPr>
          <w:rFonts w:ascii="Arial" w:hAnsi="Arial" w:cs="Arial"/>
          <w:color w:val="000000" w:themeColor="text1"/>
          <w:sz w:val="22"/>
          <w:szCs w:val="22"/>
          <w:rPrChange w:id="651" w:author="Rizky Sahadewa" w:date="2022-07-25T10:18:00Z">
            <w:rPr>
              <w:color w:val="000000" w:themeColor="text1"/>
            </w:rPr>
          </w:rPrChange>
        </w:rPr>
        <w:t>wajib membayar tepat waktu sesuai perjanjian.</w:t>
      </w:r>
    </w:p>
    <w:p w14:paraId="41BADFF0" w14:textId="77777777" w:rsidR="008640AB" w:rsidRPr="00892D67" w:rsidRDefault="00836BC0" w:rsidP="004F2AF7">
      <w:pPr>
        <w:pStyle w:val="Default"/>
        <w:numPr>
          <w:ilvl w:val="0"/>
          <w:numId w:val="11"/>
        </w:numPr>
        <w:spacing w:line="276" w:lineRule="auto"/>
        <w:ind w:left="567" w:hanging="567"/>
        <w:jc w:val="both"/>
        <w:rPr>
          <w:rFonts w:ascii="Arial" w:hAnsi="Arial" w:cs="Arial"/>
          <w:color w:val="000000" w:themeColor="text1"/>
          <w:sz w:val="22"/>
          <w:szCs w:val="22"/>
          <w:rPrChange w:id="652" w:author="Rizky Sahadewa" w:date="2022-07-25T10:18:00Z">
            <w:rPr>
              <w:color w:val="000000" w:themeColor="text1"/>
            </w:rPr>
          </w:rPrChange>
        </w:rPr>
      </w:pPr>
      <w:r w:rsidRPr="00892D67">
        <w:rPr>
          <w:rFonts w:ascii="Arial" w:hAnsi="Arial" w:cs="Arial"/>
          <w:b/>
          <w:color w:val="000000" w:themeColor="text1"/>
          <w:sz w:val="22"/>
          <w:szCs w:val="22"/>
          <w:rPrChange w:id="653" w:author="Rizky Sahadewa" w:date="2022-07-25T10:18:00Z">
            <w:rPr>
              <w:b/>
              <w:color w:val="000000" w:themeColor="text1"/>
            </w:rPr>
          </w:rPrChange>
        </w:rPr>
        <w:t>Pihak Kedua</w:t>
      </w:r>
      <w:r w:rsidRPr="00892D67">
        <w:rPr>
          <w:rFonts w:ascii="Arial" w:hAnsi="Arial" w:cs="Arial"/>
          <w:color w:val="000000" w:themeColor="text1"/>
          <w:sz w:val="22"/>
          <w:szCs w:val="22"/>
          <w:rPrChange w:id="654" w:author="Rizky Sahadewa" w:date="2022-07-25T10:18:00Z">
            <w:rPr>
              <w:color w:val="000000" w:themeColor="text1"/>
            </w:rPr>
          </w:rPrChange>
        </w:rPr>
        <w:t xml:space="preserve"> berhak menerima</w:t>
      </w:r>
      <w:r w:rsidR="00AB39AE" w:rsidRPr="00892D67">
        <w:rPr>
          <w:rFonts w:ascii="Arial" w:hAnsi="Arial" w:cs="Arial"/>
          <w:color w:val="000000" w:themeColor="text1"/>
          <w:sz w:val="22"/>
          <w:szCs w:val="22"/>
          <w:rPrChange w:id="655" w:author="Rizky Sahadewa" w:date="2022-07-25T10:18:00Z">
            <w:rPr>
              <w:color w:val="000000" w:themeColor="text1"/>
            </w:rPr>
          </w:rPrChange>
        </w:rPr>
        <w:t xml:space="preserve"> </w:t>
      </w:r>
      <w:r w:rsidR="00E16BCC" w:rsidRPr="00892D67">
        <w:rPr>
          <w:rFonts w:ascii="Arial" w:hAnsi="Arial" w:cs="Arial"/>
          <w:color w:val="000000" w:themeColor="text1"/>
          <w:sz w:val="22"/>
          <w:szCs w:val="22"/>
          <w:rPrChange w:id="656" w:author="Rizky Sahadewa" w:date="2022-07-25T10:18:00Z">
            <w:rPr>
              <w:color w:val="000000" w:themeColor="text1"/>
            </w:rPr>
          </w:rPrChange>
        </w:rPr>
        <w:t>produk</w:t>
      </w:r>
      <w:r w:rsidRPr="00892D67">
        <w:rPr>
          <w:rFonts w:ascii="Arial" w:hAnsi="Arial" w:cs="Arial"/>
          <w:color w:val="000000" w:themeColor="text1"/>
          <w:sz w:val="22"/>
          <w:szCs w:val="22"/>
          <w:rPrChange w:id="657" w:author="Rizky Sahadewa" w:date="2022-07-25T10:18:00Z">
            <w:rPr>
              <w:color w:val="000000" w:themeColor="text1"/>
            </w:rPr>
          </w:rPrChange>
        </w:rPr>
        <w:t xml:space="preserve"> sesuai spesifikasi dan jadwal yang disepakati </w:t>
      </w:r>
      <w:r w:rsidRPr="00892D67">
        <w:rPr>
          <w:rFonts w:ascii="Arial" w:hAnsi="Arial" w:cs="Arial"/>
          <w:b/>
          <w:color w:val="000000" w:themeColor="text1"/>
          <w:sz w:val="22"/>
          <w:szCs w:val="22"/>
          <w:rPrChange w:id="658" w:author="Rizky Sahadewa" w:date="2022-07-25T10:18:00Z">
            <w:rPr>
              <w:b/>
              <w:color w:val="000000" w:themeColor="text1"/>
            </w:rPr>
          </w:rPrChange>
        </w:rPr>
        <w:t>Para Pihak</w:t>
      </w:r>
      <w:r w:rsidRPr="00892D67">
        <w:rPr>
          <w:rFonts w:ascii="Arial" w:hAnsi="Arial" w:cs="Arial"/>
          <w:color w:val="000000" w:themeColor="text1"/>
          <w:sz w:val="22"/>
          <w:szCs w:val="22"/>
          <w:rPrChange w:id="659" w:author="Rizky Sahadewa" w:date="2022-07-25T10:18:00Z">
            <w:rPr>
              <w:color w:val="000000" w:themeColor="text1"/>
            </w:rPr>
          </w:rPrChange>
        </w:rPr>
        <w:t>.</w:t>
      </w:r>
    </w:p>
    <w:p w14:paraId="392DDD8B" w14:textId="77777777" w:rsidR="00A812BE" w:rsidRPr="00892D67" w:rsidRDefault="00A812BE" w:rsidP="004F2AF7">
      <w:pPr>
        <w:pStyle w:val="Default"/>
        <w:numPr>
          <w:ilvl w:val="0"/>
          <w:numId w:val="11"/>
        </w:numPr>
        <w:spacing w:line="276" w:lineRule="auto"/>
        <w:ind w:left="567" w:hanging="567"/>
        <w:jc w:val="both"/>
        <w:rPr>
          <w:rFonts w:ascii="Arial" w:hAnsi="Arial" w:cs="Arial"/>
          <w:color w:val="000000" w:themeColor="text1"/>
          <w:sz w:val="22"/>
          <w:szCs w:val="22"/>
          <w:rPrChange w:id="660" w:author="Rizky Sahadewa" w:date="2022-07-25T10:18:00Z">
            <w:rPr>
              <w:color w:val="000000" w:themeColor="text1"/>
            </w:rPr>
          </w:rPrChange>
        </w:rPr>
      </w:pPr>
      <w:r w:rsidRPr="00892D67">
        <w:rPr>
          <w:rFonts w:ascii="Arial" w:hAnsi="Arial" w:cs="Arial"/>
          <w:b/>
          <w:bCs/>
          <w:color w:val="000000" w:themeColor="text1"/>
          <w:sz w:val="22"/>
          <w:szCs w:val="22"/>
          <w:rPrChange w:id="661" w:author="Rizky Sahadewa" w:date="2022-07-25T10:18:00Z">
            <w:rPr>
              <w:b/>
              <w:bCs/>
              <w:color w:val="000000" w:themeColor="text1"/>
            </w:rPr>
          </w:rPrChange>
        </w:rPr>
        <w:t>Pihak Kedua</w:t>
      </w:r>
      <w:r w:rsidR="00BE3F10" w:rsidRPr="00892D67">
        <w:rPr>
          <w:rFonts w:ascii="Arial" w:hAnsi="Arial" w:cs="Arial"/>
          <w:bCs/>
          <w:color w:val="000000" w:themeColor="text1"/>
          <w:sz w:val="22"/>
          <w:szCs w:val="22"/>
          <w:rPrChange w:id="662" w:author="Rizky Sahadewa" w:date="2022-07-25T10:18:00Z">
            <w:rPr>
              <w:bCs/>
              <w:color w:val="000000" w:themeColor="text1"/>
            </w:rPr>
          </w:rPrChange>
        </w:rPr>
        <w:t xml:space="preserve"> </w:t>
      </w:r>
      <w:r w:rsidRPr="00892D67">
        <w:rPr>
          <w:rFonts w:ascii="Arial" w:hAnsi="Arial" w:cs="Arial"/>
          <w:bCs/>
          <w:color w:val="000000" w:themeColor="text1"/>
          <w:sz w:val="22"/>
          <w:szCs w:val="22"/>
          <w:rPrChange w:id="663" w:author="Rizky Sahadewa" w:date="2022-07-25T10:18:00Z">
            <w:rPr>
              <w:bCs/>
              <w:color w:val="000000" w:themeColor="text1"/>
            </w:rPr>
          </w:rPrChange>
        </w:rPr>
        <w:t xml:space="preserve">berhak atas garansi yang diberikan oleh </w:t>
      </w:r>
      <w:r w:rsidRPr="00892D67">
        <w:rPr>
          <w:rFonts w:ascii="Arial" w:hAnsi="Arial" w:cs="Arial"/>
          <w:b/>
          <w:bCs/>
          <w:color w:val="000000" w:themeColor="text1"/>
          <w:sz w:val="22"/>
          <w:szCs w:val="22"/>
          <w:rPrChange w:id="664" w:author="Rizky Sahadewa" w:date="2022-07-25T10:18:00Z">
            <w:rPr>
              <w:b/>
              <w:bCs/>
              <w:color w:val="000000" w:themeColor="text1"/>
            </w:rPr>
          </w:rPrChange>
        </w:rPr>
        <w:t>Pihak</w:t>
      </w:r>
      <w:r w:rsidR="00836BC0" w:rsidRPr="00892D67">
        <w:rPr>
          <w:rFonts w:ascii="Arial" w:hAnsi="Arial" w:cs="Arial"/>
          <w:b/>
          <w:bCs/>
          <w:color w:val="000000" w:themeColor="text1"/>
          <w:sz w:val="22"/>
          <w:szCs w:val="22"/>
          <w:rPrChange w:id="665" w:author="Rizky Sahadewa" w:date="2022-07-25T10:18:00Z">
            <w:rPr>
              <w:b/>
              <w:bCs/>
              <w:color w:val="000000" w:themeColor="text1"/>
            </w:rPr>
          </w:rPrChange>
        </w:rPr>
        <w:t xml:space="preserve"> </w:t>
      </w:r>
      <w:r w:rsidRPr="00892D67">
        <w:rPr>
          <w:rFonts w:ascii="Arial" w:hAnsi="Arial" w:cs="Arial"/>
          <w:b/>
          <w:bCs/>
          <w:color w:val="000000" w:themeColor="text1"/>
          <w:sz w:val="22"/>
          <w:szCs w:val="22"/>
          <w:rPrChange w:id="666" w:author="Rizky Sahadewa" w:date="2022-07-25T10:18:00Z">
            <w:rPr>
              <w:b/>
              <w:bCs/>
              <w:color w:val="000000" w:themeColor="text1"/>
            </w:rPr>
          </w:rPrChange>
        </w:rPr>
        <w:t>Pertama</w:t>
      </w:r>
      <w:r w:rsidR="00245D5B" w:rsidRPr="00892D67">
        <w:rPr>
          <w:rFonts w:ascii="Arial" w:hAnsi="Arial" w:cs="Arial"/>
          <w:b/>
          <w:bCs/>
          <w:color w:val="000000" w:themeColor="text1"/>
          <w:sz w:val="22"/>
          <w:szCs w:val="22"/>
          <w:rPrChange w:id="667" w:author="Rizky Sahadewa" w:date="2022-07-25T10:18:00Z">
            <w:rPr>
              <w:b/>
              <w:bCs/>
              <w:color w:val="000000" w:themeColor="text1"/>
            </w:rPr>
          </w:rPrChange>
        </w:rPr>
        <w:t>.</w:t>
      </w:r>
    </w:p>
    <w:p w14:paraId="70FC3041" w14:textId="77777777" w:rsidR="00B120F8" w:rsidRPr="00892D67" w:rsidRDefault="00B120F8" w:rsidP="00406C65">
      <w:pPr>
        <w:pStyle w:val="Default"/>
        <w:tabs>
          <w:tab w:val="left" w:pos="360"/>
        </w:tabs>
        <w:spacing w:line="276" w:lineRule="auto"/>
        <w:jc w:val="both"/>
        <w:rPr>
          <w:rFonts w:ascii="Arial" w:hAnsi="Arial" w:cs="Arial"/>
          <w:bCs/>
          <w:color w:val="000000" w:themeColor="text1"/>
          <w:sz w:val="22"/>
          <w:szCs w:val="22"/>
          <w:rPrChange w:id="668" w:author="Rizky Sahadewa" w:date="2022-07-25T10:18:00Z">
            <w:rPr>
              <w:bCs/>
              <w:color w:val="000000" w:themeColor="text1"/>
            </w:rPr>
          </w:rPrChange>
        </w:rPr>
        <w:pPrChange w:id="669" w:author="ROHAYATI" w:date="2024-06-06T12:22:00Z">
          <w:pPr>
            <w:pStyle w:val="Default"/>
            <w:tabs>
              <w:tab w:val="left" w:pos="360"/>
            </w:tabs>
            <w:spacing w:line="276" w:lineRule="auto"/>
            <w:ind w:left="360"/>
            <w:jc w:val="both"/>
          </w:pPr>
        </w:pPrChange>
      </w:pPr>
      <w:bookmarkStart w:id="670" w:name="_GoBack"/>
      <w:bookmarkEnd w:id="670"/>
    </w:p>
    <w:p w14:paraId="1980B97D" w14:textId="77777777" w:rsidR="00A812BE" w:rsidRPr="00892D67" w:rsidRDefault="00A812BE" w:rsidP="004F2AF7">
      <w:pPr>
        <w:pStyle w:val="Default"/>
        <w:spacing w:line="276" w:lineRule="auto"/>
        <w:jc w:val="center"/>
        <w:rPr>
          <w:rFonts w:ascii="Arial" w:hAnsi="Arial" w:cs="Arial"/>
          <w:b/>
          <w:bCs/>
          <w:color w:val="auto"/>
          <w:sz w:val="22"/>
          <w:szCs w:val="22"/>
          <w:rPrChange w:id="671" w:author="Rizky Sahadewa" w:date="2022-07-25T10:18:00Z">
            <w:rPr>
              <w:b/>
              <w:bCs/>
              <w:color w:val="auto"/>
            </w:rPr>
          </w:rPrChange>
        </w:rPr>
      </w:pPr>
      <w:r w:rsidRPr="00892D67">
        <w:rPr>
          <w:rFonts w:ascii="Arial" w:hAnsi="Arial" w:cs="Arial"/>
          <w:b/>
          <w:bCs/>
          <w:color w:val="auto"/>
          <w:sz w:val="22"/>
          <w:szCs w:val="22"/>
          <w:rPrChange w:id="672" w:author="Rizky Sahadewa" w:date="2022-07-25T10:18:00Z">
            <w:rPr>
              <w:b/>
              <w:bCs/>
              <w:color w:val="auto"/>
            </w:rPr>
          </w:rPrChange>
        </w:rPr>
        <w:t xml:space="preserve">Pasal </w:t>
      </w:r>
      <w:r w:rsidR="007A5FEB" w:rsidRPr="00892D67">
        <w:rPr>
          <w:rFonts w:ascii="Arial" w:hAnsi="Arial" w:cs="Arial"/>
          <w:b/>
          <w:bCs/>
          <w:color w:val="auto"/>
          <w:sz w:val="22"/>
          <w:szCs w:val="22"/>
          <w:rPrChange w:id="673" w:author="Rizky Sahadewa" w:date="2022-07-25T10:18:00Z">
            <w:rPr>
              <w:b/>
              <w:bCs/>
              <w:color w:val="auto"/>
            </w:rPr>
          </w:rPrChange>
        </w:rPr>
        <w:t>6</w:t>
      </w:r>
    </w:p>
    <w:p w14:paraId="7A58A17C" w14:textId="77777777" w:rsidR="00A812BE" w:rsidRPr="00892D67" w:rsidRDefault="00A812BE" w:rsidP="004F2AF7">
      <w:pPr>
        <w:pStyle w:val="Default"/>
        <w:spacing w:line="276" w:lineRule="auto"/>
        <w:jc w:val="center"/>
        <w:rPr>
          <w:rFonts w:ascii="Arial" w:hAnsi="Arial" w:cs="Arial"/>
          <w:b/>
          <w:bCs/>
          <w:color w:val="auto"/>
          <w:sz w:val="22"/>
          <w:szCs w:val="22"/>
          <w:rPrChange w:id="674" w:author="Rizky Sahadewa" w:date="2022-07-25T10:18:00Z">
            <w:rPr>
              <w:b/>
              <w:bCs/>
              <w:color w:val="auto"/>
            </w:rPr>
          </w:rPrChange>
        </w:rPr>
      </w:pPr>
      <w:r w:rsidRPr="00892D67">
        <w:rPr>
          <w:rFonts w:ascii="Arial" w:hAnsi="Arial" w:cs="Arial"/>
          <w:b/>
          <w:bCs/>
          <w:color w:val="auto"/>
          <w:sz w:val="22"/>
          <w:szCs w:val="22"/>
          <w:rPrChange w:id="675" w:author="Rizky Sahadewa" w:date="2022-07-25T10:18:00Z">
            <w:rPr>
              <w:b/>
              <w:bCs/>
              <w:color w:val="auto"/>
            </w:rPr>
          </w:rPrChange>
        </w:rPr>
        <w:t>Tata Cara Pembayaran</w:t>
      </w:r>
    </w:p>
    <w:p w14:paraId="35381147" w14:textId="77777777" w:rsidR="00A812BE" w:rsidRPr="00892D67" w:rsidRDefault="001703D8" w:rsidP="004F2AF7">
      <w:pPr>
        <w:pStyle w:val="Default"/>
        <w:numPr>
          <w:ilvl w:val="0"/>
          <w:numId w:val="5"/>
        </w:numPr>
        <w:spacing w:line="276" w:lineRule="auto"/>
        <w:ind w:left="567" w:hanging="567"/>
        <w:jc w:val="both"/>
        <w:rPr>
          <w:rFonts w:ascii="Arial" w:hAnsi="Arial" w:cs="Arial"/>
          <w:color w:val="000000" w:themeColor="text1"/>
          <w:sz w:val="22"/>
          <w:szCs w:val="22"/>
          <w:rPrChange w:id="676" w:author="Rizky Sahadewa" w:date="2022-07-25T10:18:00Z">
            <w:rPr>
              <w:color w:val="000000" w:themeColor="text1"/>
            </w:rPr>
          </w:rPrChange>
        </w:rPr>
      </w:pPr>
      <w:r w:rsidRPr="00892D67">
        <w:rPr>
          <w:rFonts w:ascii="Arial" w:hAnsi="Arial" w:cs="Arial"/>
          <w:color w:val="000000" w:themeColor="text1"/>
          <w:sz w:val="22"/>
          <w:szCs w:val="22"/>
          <w:rPrChange w:id="677" w:author="Rizky Sahadewa" w:date="2022-07-25T10:18:00Z">
            <w:rPr>
              <w:color w:val="000000" w:themeColor="text1"/>
            </w:rPr>
          </w:rPrChange>
        </w:rPr>
        <w:t>Pem</w:t>
      </w:r>
      <w:r w:rsidR="00A812BE" w:rsidRPr="00892D67">
        <w:rPr>
          <w:rFonts w:ascii="Arial" w:hAnsi="Arial" w:cs="Arial"/>
          <w:color w:val="000000" w:themeColor="text1"/>
          <w:sz w:val="22"/>
          <w:szCs w:val="22"/>
          <w:rPrChange w:id="678" w:author="Rizky Sahadewa" w:date="2022-07-25T10:18:00Z">
            <w:rPr>
              <w:color w:val="000000" w:themeColor="text1"/>
            </w:rPr>
          </w:rPrChange>
        </w:rPr>
        <w:t>bayar</w:t>
      </w:r>
      <w:r w:rsidR="00836BC0" w:rsidRPr="00892D67">
        <w:rPr>
          <w:rFonts w:ascii="Arial" w:hAnsi="Arial" w:cs="Arial"/>
          <w:color w:val="000000" w:themeColor="text1"/>
          <w:sz w:val="22"/>
          <w:szCs w:val="22"/>
          <w:rPrChange w:id="679" w:author="Rizky Sahadewa" w:date="2022-07-25T10:18:00Z">
            <w:rPr>
              <w:color w:val="000000" w:themeColor="text1"/>
            </w:rPr>
          </w:rPrChange>
        </w:rPr>
        <w:t>an</w:t>
      </w:r>
      <w:r w:rsidR="00A812BE" w:rsidRPr="00892D67">
        <w:rPr>
          <w:rFonts w:ascii="Arial" w:hAnsi="Arial" w:cs="Arial"/>
          <w:color w:val="000000" w:themeColor="text1"/>
          <w:sz w:val="22"/>
          <w:szCs w:val="22"/>
          <w:rPrChange w:id="680" w:author="Rizky Sahadewa" w:date="2022-07-25T10:18:00Z">
            <w:rPr>
              <w:color w:val="000000" w:themeColor="text1"/>
            </w:rPr>
          </w:rPrChange>
        </w:rPr>
        <w:t xml:space="preserve"> </w:t>
      </w:r>
      <w:r w:rsidR="00225337" w:rsidRPr="00892D67">
        <w:rPr>
          <w:rFonts w:ascii="Arial" w:hAnsi="Arial" w:cs="Arial"/>
          <w:b/>
          <w:color w:val="000000" w:themeColor="text1"/>
          <w:sz w:val="22"/>
          <w:szCs w:val="22"/>
          <w:rPrChange w:id="681" w:author="Rizky Sahadewa" w:date="2022-07-25T10:18:00Z">
            <w:rPr>
              <w:b/>
              <w:color w:val="000000" w:themeColor="text1"/>
            </w:rPr>
          </w:rPrChange>
        </w:rPr>
        <w:t>Pihak Kedua</w:t>
      </w:r>
      <w:r w:rsidR="00225337" w:rsidRPr="00892D67">
        <w:rPr>
          <w:rFonts w:ascii="Arial" w:hAnsi="Arial" w:cs="Arial"/>
          <w:color w:val="000000" w:themeColor="text1"/>
          <w:sz w:val="22"/>
          <w:szCs w:val="22"/>
          <w:rPrChange w:id="682" w:author="Rizky Sahadewa" w:date="2022-07-25T10:18:00Z">
            <w:rPr>
              <w:color w:val="000000" w:themeColor="text1"/>
            </w:rPr>
          </w:rPrChange>
        </w:rPr>
        <w:t xml:space="preserve"> kepada </w:t>
      </w:r>
      <w:r w:rsidR="00225337" w:rsidRPr="00892D67">
        <w:rPr>
          <w:rFonts w:ascii="Arial" w:hAnsi="Arial" w:cs="Arial"/>
          <w:b/>
          <w:color w:val="000000" w:themeColor="text1"/>
          <w:sz w:val="22"/>
          <w:szCs w:val="22"/>
          <w:rPrChange w:id="683" w:author="Rizky Sahadewa" w:date="2022-07-25T10:18:00Z">
            <w:rPr>
              <w:b/>
              <w:color w:val="000000" w:themeColor="text1"/>
            </w:rPr>
          </w:rPrChange>
        </w:rPr>
        <w:t>Pihak Pertama</w:t>
      </w:r>
      <w:r w:rsidR="00225337" w:rsidRPr="00892D67">
        <w:rPr>
          <w:rFonts w:ascii="Arial" w:hAnsi="Arial" w:cs="Arial"/>
          <w:color w:val="000000" w:themeColor="text1"/>
          <w:sz w:val="22"/>
          <w:szCs w:val="22"/>
          <w:rPrChange w:id="684" w:author="Rizky Sahadewa" w:date="2022-07-25T10:18:00Z">
            <w:rPr>
              <w:color w:val="000000" w:themeColor="text1"/>
            </w:rPr>
          </w:rPrChange>
        </w:rPr>
        <w:t xml:space="preserve"> dila</w:t>
      </w:r>
      <w:r w:rsidRPr="00892D67">
        <w:rPr>
          <w:rFonts w:ascii="Arial" w:hAnsi="Arial" w:cs="Arial"/>
          <w:color w:val="000000" w:themeColor="text1"/>
          <w:sz w:val="22"/>
          <w:szCs w:val="22"/>
          <w:rPrChange w:id="685" w:author="Rizky Sahadewa" w:date="2022-07-25T10:18:00Z">
            <w:rPr>
              <w:color w:val="000000" w:themeColor="text1"/>
            </w:rPr>
          </w:rPrChange>
        </w:rPr>
        <w:t>kukan dengan cara transfer bank ke nomor rekening:</w:t>
      </w:r>
    </w:p>
    <w:p w14:paraId="42FB94C1" w14:textId="3E4109BF" w:rsidR="001703D8" w:rsidRPr="00892D67" w:rsidRDefault="001703D8" w:rsidP="004F2AF7">
      <w:pPr>
        <w:pStyle w:val="Default"/>
        <w:numPr>
          <w:ilvl w:val="0"/>
          <w:numId w:val="4"/>
        </w:numPr>
        <w:spacing w:line="276" w:lineRule="auto"/>
        <w:ind w:left="993" w:hanging="426"/>
        <w:jc w:val="both"/>
        <w:rPr>
          <w:rFonts w:ascii="Arial" w:hAnsi="Arial" w:cs="Arial"/>
          <w:color w:val="000000" w:themeColor="text1"/>
          <w:sz w:val="22"/>
          <w:szCs w:val="22"/>
          <w:rPrChange w:id="686" w:author="Rizky Sahadewa" w:date="2022-07-25T10:18:00Z">
            <w:rPr>
              <w:color w:val="000000" w:themeColor="text1"/>
            </w:rPr>
          </w:rPrChange>
        </w:rPr>
      </w:pPr>
      <w:r w:rsidRPr="00892D67">
        <w:rPr>
          <w:rFonts w:ascii="Arial" w:hAnsi="Arial" w:cs="Arial"/>
          <w:color w:val="000000" w:themeColor="text1"/>
          <w:sz w:val="22"/>
          <w:szCs w:val="22"/>
          <w:rPrChange w:id="687" w:author="Rizky Sahadewa" w:date="2022-07-25T10:18:00Z">
            <w:rPr>
              <w:color w:val="000000" w:themeColor="text1"/>
            </w:rPr>
          </w:rPrChange>
        </w:rPr>
        <w:t>Nomor rekening</w:t>
      </w:r>
      <w:r w:rsidRPr="00892D67">
        <w:rPr>
          <w:rFonts w:ascii="Arial" w:hAnsi="Arial" w:cs="Arial"/>
          <w:color w:val="000000" w:themeColor="text1"/>
          <w:sz w:val="22"/>
          <w:szCs w:val="22"/>
          <w:rPrChange w:id="688" w:author="Rizky Sahadewa" w:date="2022-07-25T10:18:00Z">
            <w:rPr>
              <w:color w:val="000000" w:themeColor="text1"/>
            </w:rPr>
          </w:rPrChange>
        </w:rPr>
        <w:tab/>
        <w:t xml:space="preserve">: </w:t>
      </w:r>
      <w:r w:rsidR="007D79DF" w:rsidRPr="00892D67">
        <w:rPr>
          <w:rFonts w:ascii="Arial" w:hAnsi="Arial" w:cs="Arial"/>
          <w:color w:val="000000" w:themeColor="text1"/>
          <w:sz w:val="22"/>
          <w:szCs w:val="22"/>
          <w:lang w:val="en-US"/>
          <w:rPrChange w:id="689" w:author="Rizky Sahadewa" w:date="2022-07-25T10:18:00Z">
            <w:rPr>
              <w:color w:val="000000" w:themeColor="text1"/>
              <w:lang w:val="en-US"/>
            </w:rPr>
          </w:rPrChange>
        </w:rPr>
        <w:t>(IDR) – 1625 6343</w:t>
      </w:r>
    </w:p>
    <w:p w14:paraId="48868049" w14:textId="3CD43A9B" w:rsidR="001703D8" w:rsidRPr="00892D67" w:rsidRDefault="001703D8" w:rsidP="004F2AF7">
      <w:pPr>
        <w:pStyle w:val="Default"/>
        <w:numPr>
          <w:ilvl w:val="0"/>
          <w:numId w:val="4"/>
        </w:numPr>
        <w:spacing w:line="276" w:lineRule="auto"/>
        <w:ind w:left="993" w:hanging="426"/>
        <w:jc w:val="both"/>
        <w:rPr>
          <w:rFonts w:ascii="Arial" w:hAnsi="Arial" w:cs="Arial"/>
          <w:color w:val="000000" w:themeColor="text1"/>
          <w:sz w:val="22"/>
          <w:szCs w:val="22"/>
          <w:rPrChange w:id="690" w:author="Rizky Sahadewa" w:date="2022-07-25T10:18:00Z">
            <w:rPr>
              <w:color w:val="000000" w:themeColor="text1"/>
            </w:rPr>
          </w:rPrChange>
        </w:rPr>
      </w:pPr>
      <w:r w:rsidRPr="00892D67">
        <w:rPr>
          <w:rFonts w:ascii="Arial" w:hAnsi="Arial" w:cs="Arial"/>
          <w:color w:val="000000" w:themeColor="text1"/>
          <w:sz w:val="22"/>
          <w:szCs w:val="22"/>
          <w:rPrChange w:id="691" w:author="Rizky Sahadewa" w:date="2022-07-25T10:18:00Z">
            <w:rPr>
              <w:color w:val="000000" w:themeColor="text1"/>
            </w:rPr>
          </w:rPrChange>
        </w:rPr>
        <w:t>Atas nama</w:t>
      </w:r>
      <w:r w:rsidRPr="00892D67">
        <w:rPr>
          <w:rFonts w:ascii="Arial" w:hAnsi="Arial" w:cs="Arial"/>
          <w:color w:val="000000" w:themeColor="text1"/>
          <w:sz w:val="22"/>
          <w:szCs w:val="22"/>
          <w:rPrChange w:id="692" w:author="Rizky Sahadewa" w:date="2022-07-25T10:18:00Z">
            <w:rPr>
              <w:color w:val="000000" w:themeColor="text1"/>
            </w:rPr>
          </w:rPrChange>
        </w:rPr>
        <w:tab/>
      </w:r>
      <w:r w:rsidRPr="00892D67">
        <w:rPr>
          <w:rFonts w:ascii="Arial" w:hAnsi="Arial" w:cs="Arial"/>
          <w:color w:val="000000" w:themeColor="text1"/>
          <w:sz w:val="22"/>
          <w:szCs w:val="22"/>
          <w:rPrChange w:id="693" w:author="Rizky Sahadewa" w:date="2022-07-25T10:18:00Z">
            <w:rPr>
              <w:color w:val="000000" w:themeColor="text1"/>
            </w:rPr>
          </w:rPrChange>
        </w:rPr>
        <w:tab/>
        <w:t xml:space="preserve">: </w:t>
      </w:r>
      <w:r w:rsidR="007D79DF" w:rsidRPr="00892D67">
        <w:rPr>
          <w:rFonts w:ascii="Arial" w:hAnsi="Arial" w:cs="Arial"/>
          <w:color w:val="000000" w:themeColor="text1"/>
          <w:sz w:val="22"/>
          <w:szCs w:val="22"/>
          <w:lang w:val="en-US"/>
          <w:rPrChange w:id="694" w:author="Rizky Sahadewa" w:date="2022-07-25T10:18:00Z">
            <w:rPr>
              <w:color w:val="000000" w:themeColor="text1"/>
              <w:lang w:val="en-US"/>
            </w:rPr>
          </w:rPrChange>
        </w:rPr>
        <w:t xml:space="preserve">PT. Kurita Indonesia </w:t>
      </w:r>
    </w:p>
    <w:p w14:paraId="6AF457FE" w14:textId="0BA19A12" w:rsidR="001703D8" w:rsidRPr="00892D67" w:rsidRDefault="001703D8" w:rsidP="004F2AF7">
      <w:pPr>
        <w:pStyle w:val="Default"/>
        <w:numPr>
          <w:ilvl w:val="0"/>
          <w:numId w:val="4"/>
        </w:numPr>
        <w:spacing w:line="276" w:lineRule="auto"/>
        <w:ind w:left="993" w:hanging="426"/>
        <w:jc w:val="both"/>
        <w:rPr>
          <w:rFonts w:ascii="Arial" w:hAnsi="Arial" w:cs="Arial"/>
          <w:color w:val="000000" w:themeColor="text1"/>
          <w:sz w:val="22"/>
          <w:szCs w:val="22"/>
          <w:rPrChange w:id="695" w:author="Rizky Sahadewa" w:date="2022-07-25T10:18:00Z">
            <w:rPr>
              <w:color w:val="000000" w:themeColor="text1"/>
            </w:rPr>
          </w:rPrChange>
        </w:rPr>
      </w:pPr>
      <w:r w:rsidRPr="00892D67">
        <w:rPr>
          <w:rFonts w:ascii="Arial" w:hAnsi="Arial" w:cs="Arial"/>
          <w:color w:val="000000" w:themeColor="text1"/>
          <w:sz w:val="22"/>
          <w:szCs w:val="22"/>
          <w:rPrChange w:id="696" w:author="Rizky Sahadewa" w:date="2022-07-25T10:18:00Z">
            <w:rPr>
              <w:color w:val="000000" w:themeColor="text1"/>
            </w:rPr>
          </w:rPrChange>
        </w:rPr>
        <w:t>Nama Bank</w:t>
      </w:r>
      <w:r w:rsidRPr="00892D67">
        <w:rPr>
          <w:rFonts w:ascii="Arial" w:hAnsi="Arial" w:cs="Arial"/>
          <w:color w:val="000000" w:themeColor="text1"/>
          <w:sz w:val="22"/>
          <w:szCs w:val="22"/>
          <w:rPrChange w:id="697" w:author="Rizky Sahadewa" w:date="2022-07-25T10:18:00Z">
            <w:rPr>
              <w:color w:val="000000" w:themeColor="text1"/>
            </w:rPr>
          </w:rPrChange>
        </w:rPr>
        <w:tab/>
      </w:r>
      <w:r w:rsidRPr="00892D67">
        <w:rPr>
          <w:rFonts w:ascii="Arial" w:hAnsi="Arial" w:cs="Arial"/>
          <w:color w:val="000000" w:themeColor="text1"/>
          <w:sz w:val="22"/>
          <w:szCs w:val="22"/>
          <w:rPrChange w:id="698" w:author="Rizky Sahadewa" w:date="2022-07-25T10:18:00Z">
            <w:rPr>
              <w:color w:val="000000" w:themeColor="text1"/>
            </w:rPr>
          </w:rPrChange>
        </w:rPr>
        <w:tab/>
        <w:t xml:space="preserve">: </w:t>
      </w:r>
      <w:r w:rsidR="007D79DF" w:rsidRPr="00892D67">
        <w:rPr>
          <w:rFonts w:ascii="Arial" w:hAnsi="Arial" w:cs="Arial"/>
          <w:color w:val="000000" w:themeColor="text1"/>
          <w:sz w:val="22"/>
          <w:szCs w:val="22"/>
          <w:lang w:val="en-US"/>
          <w:rPrChange w:id="699" w:author="Rizky Sahadewa" w:date="2022-07-25T10:18:00Z">
            <w:rPr>
              <w:color w:val="000000" w:themeColor="text1"/>
              <w:lang w:val="en-US"/>
            </w:rPr>
          </w:rPrChange>
        </w:rPr>
        <w:t>BNI</w:t>
      </w:r>
    </w:p>
    <w:p w14:paraId="3AE0A58F" w14:textId="3B6E0383" w:rsidR="00F33B45" w:rsidRPr="00892D67" w:rsidRDefault="001703D8" w:rsidP="00484002">
      <w:pPr>
        <w:pStyle w:val="Default"/>
        <w:numPr>
          <w:ilvl w:val="0"/>
          <w:numId w:val="4"/>
        </w:numPr>
        <w:tabs>
          <w:tab w:val="left" w:pos="2880"/>
        </w:tabs>
        <w:spacing w:line="276" w:lineRule="auto"/>
        <w:ind w:left="993" w:hanging="426"/>
        <w:jc w:val="both"/>
        <w:rPr>
          <w:rFonts w:ascii="Arial" w:hAnsi="Arial" w:cs="Arial"/>
          <w:b/>
          <w:color w:val="000000" w:themeColor="text1"/>
          <w:sz w:val="22"/>
          <w:szCs w:val="22"/>
          <w:rPrChange w:id="700" w:author="Rizky Sahadewa" w:date="2022-07-25T10:18:00Z">
            <w:rPr>
              <w:b/>
              <w:color w:val="000000" w:themeColor="text1"/>
            </w:rPr>
          </w:rPrChange>
        </w:rPr>
      </w:pPr>
      <w:r w:rsidRPr="00892D67">
        <w:rPr>
          <w:rFonts w:ascii="Arial" w:hAnsi="Arial" w:cs="Arial"/>
          <w:color w:val="000000" w:themeColor="text1"/>
          <w:sz w:val="22"/>
          <w:szCs w:val="22"/>
          <w:rPrChange w:id="701" w:author="Rizky Sahadewa" w:date="2022-07-25T10:18:00Z">
            <w:rPr>
              <w:color w:val="000000" w:themeColor="text1"/>
            </w:rPr>
          </w:rPrChange>
        </w:rPr>
        <w:t>Alamat bank</w:t>
      </w:r>
      <w:r w:rsidRPr="00892D67">
        <w:rPr>
          <w:rFonts w:ascii="Arial" w:hAnsi="Arial" w:cs="Arial"/>
          <w:color w:val="000000" w:themeColor="text1"/>
          <w:sz w:val="22"/>
          <w:szCs w:val="22"/>
          <w:rPrChange w:id="702" w:author="Rizky Sahadewa" w:date="2022-07-25T10:18:00Z">
            <w:rPr>
              <w:color w:val="000000" w:themeColor="text1"/>
            </w:rPr>
          </w:rPrChange>
        </w:rPr>
        <w:tab/>
        <w:t>:</w:t>
      </w:r>
      <w:r w:rsidR="00AD3B24" w:rsidRPr="00892D67">
        <w:rPr>
          <w:rFonts w:ascii="Arial" w:hAnsi="Arial" w:cs="Arial"/>
          <w:color w:val="000000" w:themeColor="text1"/>
          <w:sz w:val="22"/>
          <w:szCs w:val="22"/>
          <w:rPrChange w:id="703" w:author="Rizky Sahadewa" w:date="2022-07-25T10:18:00Z">
            <w:rPr>
              <w:color w:val="000000" w:themeColor="text1"/>
            </w:rPr>
          </w:rPrChange>
        </w:rPr>
        <w:t xml:space="preserve"> </w:t>
      </w:r>
      <w:r w:rsidR="007D79DF" w:rsidRPr="00892D67">
        <w:rPr>
          <w:rFonts w:ascii="Arial" w:hAnsi="Arial" w:cs="Arial"/>
          <w:color w:val="000000" w:themeColor="text1"/>
          <w:sz w:val="22"/>
          <w:szCs w:val="22"/>
          <w:lang w:val="en-US"/>
          <w:rPrChange w:id="704" w:author="Rizky Sahadewa" w:date="2022-07-25T10:18:00Z">
            <w:rPr>
              <w:color w:val="000000" w:themeColor="text1"/>
              <w:lang w:val="en-US"/>
            </w:rPr>
          </w:rPrChange>
        </w:rPr>
        <w:t xml:space="preserve">Jababeka Cikarang </w:t>
      </w:r>
    </w:p>
    <w:p w14:paraId="573C2335" w14:textId="77777777" w:rsidR="00E16BCC" w:rsidRPr="00892D67" w:rsidRDefault="0003139A" w:rsidP="004F2AF7">
      <w:pPr>
        <w:pStyle w:val="Default"/>
        <w:numPr>
          <w:ilvl w:val="0"/>
          <w:numId w:val="5"/>
        </w:numPr>
        <w:spacing w:line="276" w:lineRule="auto"/>
        <w:ind w:left="567" w:hanging="567"/>
        <w:jc w:val="both"/>
        <w:rPr>
          <w:rFonts w:ascii="Arial" w:hAnsi="Arial" w:cs="Arial"/>
          <w:b/>
          <w:color w:val="000000" w:themeColor="text1"/>
          <w:sz w:val="22"/>
          <w:szCs w:val="22"/>
          <w:rPrChange w:id="705" w:author="Rizky Sahadewa" w:date="2022-07-25T10:18:00Z">
            <w:rPr>
              <w:b/>
              <w:color w:val="000000" w:themeColor="text1"/>
            </w:rPr>
          </w:rPrChange>
        </w:rPr>
      </w:pPr>
      <w:r w:rsidRPr="00892D67">
        <w:rPr>
          <w:rFonts w:ascii="Arial" w:hAnsi="Arial" w:cs="Arial"/>
          <w:color w:val="000000" w:themeColor="text1"/>
          <w:sz w:val="22"/>
          <w:szCs w:val="22"/>
          <w:rPrChange w:id="706" w:author="Rizky Sahadewa" w:date="2022-07-25T10:18:00Z">
            <w:rPr>
              <w:color w:val="000000" w:themeColor="text1"/>
            </w:rPr>
          </w:rPrChange>
        </w:rPr>
        <w:t>Pembayaran sebesar</w:t>
      </w:r>
      <w:r w:rsidR="00C4481B" w:rsidRPr="00892D67">
        <w:rPr>
          <w:rFonts w:ascii="Arial" w:hAnsi="Arial" w:cs="Arial"/>
          <w:color w:val="000000" w:themeColor="text1"/>
          <w:sz w:val="22"/>
          <w:szCs w:val="22"/>
          <w:rPrChange w:id="707" w:author="Rizky Sahadewa" w:date="2022-07-25T10:18:00Z">
            <w:rPr>
              <w:color w:val="000000" w:themeColor="text1"/>
            </w:rPr>
          </w:rPrChange>
        </w:rPr>
        <w:t xml:space="preserve"> </w:t>
      </w:r>
      <w:r w:rsidRPr="00892D67">
        <w:rPr>
          <w:rFonts w:ascii="Arial" w:hAnsi="Arial" w:cs="Arial"/>
          <w:color w:val="000000" w:themeColor="text1"/>
          <w:sz w:val="22"/>
          <w:szCs w:val="22"/>
          <w:rPrChange w:id="708" w:author="Rizky Sahadewa" w:date="2022-07-25T10:18:00Z">
            <w:rPr>
              <w:color w:val="000000" w:themeColor="text1"/>
            </w:rPr>
          </w:rPrChange>
        </w:rPr>
        <w:t>100</w:t>
      </w:r>
      <w:r w:rsidR="00C4481B" w:rsidRPr="00892D67">
        <w:rPr>
          <w:rFonts w:ascii="Arial" w:hAnsi="Arial" w:cs="Arial"/>
          <w:color w:val="000000" w:themeColor="text1"/>
          <w:sz w:val="22"/>
          <w:szCs w:val="22"/>
          <w:rPrChange w:id="709" w:author="Rizky Sahadewa" w:date="2022-07-25T10:18:00Z">
            <w:rPr>
              <w:color w:val="000000" w:themeColor="text1"/>
            </w:rPr>
          </w:rPrChange>
        </w:rPr>
        <w:t xml:space="preserve">% dari </w:t>
      </w:r>
      <w:r w:rsidR="00E16BCC" w:rsidRPr="00892D67">
        <w:rPr>
          <w:rFonts w:ascii="Arial" w:hAnsi="Arial" w:cs="Arial"/>
          <w:color w:val="000000" w:themeColor="text1"/>
          <w:sz w:val="22"/>
          <w:szCs w:val="22"/>
          <w:rPrChange w:id="710" w:author="Rizky Sahadewa" w:date="2022-07-25T10:18:00Z">
            <w:rPr>
              <w:color w:val="000000" w:themeColor="text1"/>
            </w:rPr>
          </w:rPrChange>
        </w:rPr>
        <w:t xml:space="preserve">total </w:t>
      </w:r>
      <w:r w:rsidR="00C4481B" w:rsidRPr="00892D67">
        <w:rPr>
          <w:rFonts w:ascii="Arial" w:hAnsi="Arial" w:cs="Arial"/>
          <w:color w:val="000000" w:themeColor="text1"/>
          <w:sz w:val="22"/>
          <w:szCs w:val="22"/>
          <w:rPrChange w:id="711" w:author="Rizky Sahadewa" w:date="2022-07-25T10:18:00Z">
            <w:rPr>
              <w:color w:val="000000" w:themeColor="text1"/>
            </w:rPr>
          </w:rPrChange>
        </w:rPr>
        <w:t xml:space="preserve">harga </w:t>
      </w:r>
      <w:r w:rsidR="00E16BCC" w:rsidRPr="00892D67">
        <w:rPr>
          <w:rFonts w:ascii="Arial" w:hAnsi="Arial" w:cs="Arial"/>
          <w:color w:val="000000" w:themeColor="text1"/>
          <w:sz w:val="22"/>
          <w:szCs w:val="22"/>
          <w:rPrChange w:id="712" w:author="Rizky Sahadewa" w:date="2022-07-25T10:18:00Z">
            <w:rPr>
              <w:color w:val="000000" w:themeColor="text1"/>
            </w:rPr>
          </w:rPrChange>
        </w:rPr>
        <w:t>produk. Pembayaran</w:t>
      </w:r>
      <w:r w:rsidR="00D124E1" w:rsidRPr="00892D67">
        <w:rPr>
          <w:rFonts w:ascii="Arial" w:hAnsi="Arial" w:cs="Arial"/>
          <w:color w:val="000000" w:themeColor="text1"/>
          <w:sz w:val="22"/>
          <w:szCs w:val="22"/>
          <w:rPrChange w:id="713" w:author="Rizky Sahadewa" w:date="2022-07-25T10:18:00Z">
            <w:rPr>
              <w:color w:val="000000" w:themeColor="text1"/>
            </w:rPr>
          </w:rPrChange>
        </w:rPr>
        <w:t xml:space="preserve"> </w:t>
      </w:r>
      <w:r w:rsidR="00C4481B" w:rsidRPr="00892D67">
        <w:rPr>
          <w:rFonts w:ascii="Arial" w:hAnsi="Arial" w:cs="Arial"/>
          <w:color w:val="000000" w:themeColor="text1"/>
          <w:sz w:val="22"/>
          <w:szCs w:val="22"/>
          <w:rPrChange w:id="714" w:author="Rizky Sahadewa" w:date="2022-07-25T10:18:00Z">
            <w:rPr>
              <w:color w:val="000000" w:themeColor="text1"/>
            </w:rPr>
          </w:rPrChange>
        </w:rPr>
        <w:t>dilakukan</w:t>
      </w:r>
      <w:r w:rsidR="009644E5" w:rsidRPr="00892D67">
        <w:rPr>
          <w:rFonts w:ascii="Arial" w:hAnsi="Arial" w:cs="Arial"/>
          <w:color w:val="000000" w:themeColor="text1"/>
          <w:sz w:val="22"/>
          <w:szCs w:val="22"/>
          <w:rPrChange w:id="715" w:author="Rizky Sahadewa" w:date="2022-07-25T10:18:00Z">
            <w:rPr>
              <w:color w:val="000000" w:themeColor="text1"/>
            </w:rPr>
          </w:rPrChange>
        </w:rPr>
        <w:t xml:space="preserve"> 30</w:t>
      </w:r>
      <w:r w:rsidR="00C4481B" w:rsidRPr="00892D67">
        <w:rPr>
          <w:rFonts w:ascii="Arial" w:hAnsi="Arial" w:cs="Arial"/>
          <w:color w:val="000000" w:themeColor="text1"/>
          <w:sz w:val="22"/>
          <w:szCs w:val="22"/>
          <w:rPrChange w:id="716" w:author="Rizky Sahadewa" w:date="2022-07-25T10:18:00Z">
            <w:rPr>
              <w:color w:val="000000" w:themeColor="text1"/>
            </w:rPr>
          </w:rPrChange>
        </w:rPr>
        <w:t xml:space="preserve"> </w:t>
      </w:r>
      <w:r w:rsidR="009644E5" w:rsidRPr="00892D67">
        <w:rPr>
          <w:rFonts w:ascii="Arial" w:hAnsi="Arial" w:cs="Arial"/>
          <w:color w:val="000000" w:themeColor="text1"/>
          <w:sz w:val="22"/>
          <w:szCs w:val="22"/>
          <w:rPrChange w:id="717" w:author="Rizky Sahadewa" w:date="2022-07-25T10:18:00Z">
            <w:rPr>
              <w:color w:val="000000" w:themeColor="text1"/>
            </w:rPr>
          </w:rPrChange>
        </w:rPr>
        <w:t>(</w:t>
      </w:r>
      <w:r w:rsidR="00C4481B" w:rsidRPr="00892D67">
        <w:rPr>
          <w:rFonts w:ascii="Arial" w:hAnsi="Arial" w:cs="Arial"/>
          <w:color w:val="000000" w:themeColor="text1"/>
          <w:sz w:val="22"/>
          <w:szCs w:val="22"/>
          <w:rPrChange w:id="718" w:author="Rizky Sahadewa" w:date="2022-07-25T10:18:00Z">
            <w:rPr>
              <w:color w:val="000000" w:themeColor="text1"/>
            </w:rPr>
          </w:rPrChange>
        </w:rPr>
        <w:t>tiga puluh</w:t>
      </w:r>
      <w:r w:rsidR="009644E5" w:rsidRPr="00892D67">
        <w:rPr>
          <w:rFonts w:ascii="Arial" w:hAnsi="Arial" w:cs="Arial"/>
          <w:color w:val="000000" w:themeColor="text1"/>
          <w:sz w:val="22"/>
          <w:szCs w:val="22"/>
          <w:rPrChange w:id="719" w:author="Rizky Sahadewa" w:date="2022-07-25T10:18:00Z">
            <w:rPr>
              <w:color w:val="000000" w:themeColor="text1"/>
            </w:rPr>
          </w:rPrChange>
        </w:rPr>
        <w:t>)</w:t>
      </w:r>
      <w:r w:rsidR="00C4481B" w:rsidRPr="00892D67">
        <w:rPr>
          <w:rFonts w:ascii="Arial" w:hAnsi="Arial" w:cs="Arial"/>
          <w:color w:val="000000" w:themeColor="text1"/>
          <w:sz w:val="22"/>
          <w:szCs w:val="22"/>
          <w:rPrChange w:id="720" w:author="Rizky Sahadewa" w:date="2022-07-25T10:18:00Z">
            <w:rPr>
              <w:color w:val="000000" w:themeColor="text1"/>
            </w:rPr>
          </w:rPrChange>
        </w:rPr>
        <w:t xml:space="preserve"> hari setelah diterimanya Invoice </w:t>
      </w:r>
      <w:r w:rsidR="00FD7661" w:rsidRPr="00892D67">
        <w:rPr>
          <w:rFonts w:ascii="Arial" w:hAnsi="Arial" w:cs="Arial"/>
          <w:color w:val="000000" w:themeColor="text1"/>
          <w:sz w:val="22"/>
          <w:szCs w:val="22"/>
          <w:rPrChange w:id="721" w:author="Rizky Sahadewa" w:date="2022-07-25T10:18:00Z">
            <w:rPr>
              <w:color w:val="000000" w:themeColor="text1"/>
            </w:rPr>
          </w:rPrChange>
        </w:rPr>
        <w:t xml:space="preserve">yang dilampirkan dengan bukti nota pengiriman barang </w:t>
      </w:r>
      <w:r w:rsidR="00C4481B" w:rsidRPr="00892D67">
        <w:rPr>
          <w:rFonts w:ascii="Arial" w:hAnsi="Arial" w:cs="Arial"/>
          <w:color w:val="000000" w:themeColor="text1"/>
          <w:sz w:val="22"/>
          <w:szCs w:val="22"/>
          <w:rPrChange w:id="722" w:author="Rizky Sahadewa" w:date="2022-07-25T10:18:00Z">
            <w:rPr>
              <w:color w:val="000000" w:themeColor="text1"/>
            </w:rPr>
          </w:rPrChange>
        </w:rPr>
        <w:t xml:space="preserve">dari </w:t>
      </w:r>
      <w:r w:rsidR="00C4481B" w:rsidRPr="00892D67">
        <w:rPr>
          <w:rFonts w:ascii="Arial" w:hAnsi="Arial" w:cs="Arial"/>
          <w:b/>
          <w:color w:val="000000" w:themeColor="text1"/>
          <w:sz w:val="22"/>
          <w:szCs w:val="22"/>
          <w:rPrChange w:id="723" w:author="Rizky Sahadewa" w:date="2022-07-25T10:18:00Z">
            <w:rPr>
              <w:b/>
              <w:color w:val="000000" w:themeColor="text1"/>
            </w:rPr>
          </w:rPrChange>
        </w:rPr>
        <w:t>Pihak Pertama</w:t>
      </w:r>
      <w:r w:rsidR="00C4481B" w:rsidRPr="00892D67">
        <w:rPr>
          <w:rFonts w:ascii="Arial" w:hAnsi="Arial" w:cs="Arial"/>
          <w:color w:val="000000" w:themeColor="text1"/>
          <w:sz w:val="22"/>
          <w:szCs w:val="22"/>
          <w:rPrChange w:id="724" w:author="Rizky Sahadewa" w:date="2022-07-25T10:18:00Z">
            <w:rPr>
              <w:color w:val="000000" w:themeColor="text1"/>
            </w:rPr>
          </w:rPrChange>
        </w:rPr>
        <w:t xml:space="preserve"> kepada </w:t>
      </w:r>
      <w:r w:rsidR="00C4481B" w:rsidRPr="00892D67">
        <w:rPr>
          <w:rFonts w:ascii="Arial" w:hAnsi="Arial" w:cs="Arial"/>
          <w:b/>
          <w:color w:val="000000" w:themeColor="text1"/>
          <w:sz w:val="22"/>
          <w:szCs w:val="22"/>
          <w:rPrChange w:id="725" w:author="Rizky Sahadewa" w:date="2022-07-25T10:18:00Z">
            <w:rPr>
              <w:b/>
              <w:color w:val="000000" w:themeColor="text1"/>
            </w:rPr>
          </w:rPrChange>
        </w:rPr>
        <w:t>Pihak Kedua</w:t>
      </w:r>
      <w:r w:rsidR="00225337" w:rsidRPr="00892D67">
        <w:rPr>
          <w:rFonts w:ascii="Arial" w:hAnsi="Arial" w:cs="Arial"/>
          <w:bCs/>
          <w:iCs/>
          <w:sz w:val="22"/>
          <w:szCs w:val="22"/>
          <w:rPrChange w:id="726" w:author="Rizky Sahadewa" w:date="2022-07-25T10:18:00Z">
            <w:rPr>
              <w:bCs/>
              <w:iCs/>
            </w:rPr>
          </w:rPrChange>
        </w:rPr>
        <w:t>.</w:t>
      </w:r>
    </w:p>
    <w:p w14:paraId="391F944D" w14:textId="77777777" w:rsidR="00D124E1" w:rsidRPr="00892D67" w:rsidRDefault="00D124E1" w:rsidP="004F2AF7">
      <w:pPr>
        <w:pStyle w:val="Default"/>
        <w:numPr>
          <w:ilvl w:val="0"/>
          <w:numId w:val="5"/>
        </w:numPr>
        <w:spacing w:line="276" w:lineRule="auto"/>
        <w:ind w:left="567" w:hanging="567"/>
        <w:jc w:val="both"/>
        <w:rPr>
          <w:rFonts w:ascii="Arial" w:hAnsi="Arial" w:cs="Arial"/>
          <w:b/>
          <w:color w:val="000000" w:themeColor="text1"/>
          <w:sz w:val="22"/>
          <w:szCs w:val="22"/>
          <w:rPrChange w:id="727" w:author="Rizky Sahadewa" w:date="2022-07-25T10:18:00Z">
            <w:rPr>
              <w:b/>
              <w:color w:val="000000" w:themeColor="text1"/>
            </w:rPr>
          </w:rPrChange>
        </w:rPr>
      </w:pPr>
      <w:r w:rsidRPr="00892D67">
        <w:rPr>
          <w:rFonts w:ascii="Arial" w:hAnsi="Arial" w:cs="Arial"/>
          <w:bCs/>
          <w:iCs/>
          <w:sz w:val="22"/>
          <w:szCs w:val="22"/>
          <w:rPrChange w:id="728" w:author="Rizky Sahadewa" w:date="2022-07-25T10:18:00Z">
            <w:rPr>
              <w:bCs/>
              <w:iCs/>
            </w:rPr>
          </w:rPrChange>
        </w:rPr>
        <w:t xml:space="preserve">Invoice </w:t>
      </w:r>
      <w:r w:rsidR="00364052" w:rsidRPr="00892D67">
        <w:rPr>
          <w:rFonts w:ascii="Arial" w:hAnsi="Arial" w:cs="Arial"/>
          <w:bCs/>
          <w:iCs/>
          <w:sz w:val="22"/>
          <w:szCs w:val="22"/>
          <w:rPrChange w:id="729" w:author="Rizky Sahadewa" w:date="2022-07-25T10:18:00Z">
            <w:rPr>
              <w:bCs/>
              <w:iCs/>
            </w:rPr>
          </w:rPrChange>
        </w:rPr>
        <w:t>diterima</w:t>
      </w:r>
      <w:r w:rsidRPr="00892D67">
        <w:rPr>
          <w:rFonts w:ascii="Arial" w:hAnsi="Arial" w:cs="Arial"/>
          <w:bCs/>
          <w:iCs/>
          <w:sz w:val="22"/>
          <w:szCs w:val="22"/>
          <w:rPrChange w:id="730" w:author="Rizky Sahadewa" w:date="2022-07-25T10:18:00Z">
            <w:rPr>
              <w:bCs/>
              <w:iCs/>
            </w:rPr>
          </w:rPrChange>
        </w:rPr>
        <w:t xml:space="preserve"> </w:t>
      </w:r>
      <w:r w:rsidRPr="00892D67">
        <w:rPr>
          <w:rFonts w:ascii="Arial" w:hAnsi="Arial" w:cs="Arial"/>
          <w:b/>
          <w:bCs/>
          <w:iCs/>
          <w:sz w:val="22"/>
          <w:szCs w:val="22"/>
          <w:rPrChange w:id="731" w:author="Rizky Sahadewa" w:date="2022-07-25T10:18:00Z">
            <w:rPr>
              <w:b/>
              <w:bCs/>
              <w:iCs/>
            </w:rPr>
          </w:rPrChange>
        </w:rPr>
        <w:t xml:space="preserve">Pihak </w:t>
      </w:r>
      <w:r w:rsidR="00364052" w:rsidRPr="00892D67">
        <w:rPr>
          <w:rFonts w:ascii="Arial" w:hAnsi="Arial" w:cs="Arial"/>
          <w:b/>
          <w:bCs/>
          <w:iCs/>
          <w:sz w:val="22"/>
          <w:szCs w:val="22"/>
          <w:rPrChange w:id="732" w:author="Rizky Sahadewa" w:date="2022-07-25T10:18:00Z">
            <w:rPr>
              <w:b/>
              <w:bCs/>
              <w:iCs/>
            </w:rPr>
          </w:rPrChange>
        </w:rPr>
        <w:t>Kedua</w:t>
      </w:r>
      <w:r w:rsidRPr="00892D67">
        <w:rPr>
          <w:rFonts w:ascii="Arial" w:hAnsi="Arial" w:cs="Arial"/>
          <w:bCs/>
          <w:iCs/>
          <w:sz w:val="22"/>
          <w:szCs w:val="22"/>
          <w:rPrChange w:id="733" w:author="Rizky Sahadewa" w:date="2022-07-25T10:18:00Z">
            <w:rPr>
              <w:bCs/>
              <w:iCs/>
            </w:rPr>
          </w:rPrChange>
        </w:rPr>
        <w:t xml:space="preserve"> </w:t>
      </w:r>
      <w:r w:rsidR="00364052" w:rsidRPr="00892D67">
        <w:rPr>
          <w:rFonts w:ascii="Arial" w:hAnsi="Arial" w:cs="Arial"/>
          <w:bCs/>
          <w:iCs/>
          <w:sz w:val="22"/>
          <w:szCs w:val="22"/>
          <w:rPrChange w:id="734" w:author="Rizky Sahadewa" w:date="2022-07-25T10:18:00Z">
            <w:rPr>
              <w:bCs/>
              <w:iCs/>
            </w:rPr>
          </w:rPrChange>
        </w:rPr>
        <w:t>dari</w:t>
      </w:r>
      <w:r w:rsidRPr="00892D67">
        <w:rPr>
          <w:rFonts w:ascii="Arial" w:hAnsi="Arial" w:cs="Arial"/>
          <w:bCs/>
          <w:iCs/>
          <w:sz w:val="22"/>
          <w:szCs w:val="22"/>
          <w:rPrChange w:id="735" w:author="Rizky Sahadewa" w:date="2022-07-25T10:18:00Z">
            <w:rPr>
              <w:bCs/>
              <w:iCs/>
            </w:rPr>
          </w:rPrChange>
        </w:rPr>
        <w:t xml:space="preserve"> </w:t>
      </w:r>
      <w:r w:rsidRPr="00892D67">
        <w:rPr>
          <w:rFonts w:ascii="Arial" w:hAnsi="Arial" w:cs="Arial"/>
          <w:b/>
          <w:bCs/>
          <w:iCs/>
          <w:sz w:val="22"/>
          <w:szCs w:val="22"/>
          <w:rPrChange w:id="736" w:author="Rizky Sahadewa" w:date="2022-07-25T10:18:00Z">
            <w:rPr>
              <w:b/>
              <w:bCs/>
              <w:iCs/>
            </w:rPr>
          </w:rPrChange>
        </w:rPr>
        <w:t xml:space="preserve">Pihak </w:t>
      </w:r>
      <w:r w:rsidR="00364052" w:rsidRPr="00892D67">
        <w:rPr>
          <w:rFonts w:ascii="Arial" w:hAnsi="Arial" w:cs="Arial"/>
          <w:b/>
          <w:bCs/>
          <w:iCs/>
          <w:sz w:val="22"/>
          <w:szCs w:val="22"/>
          <w:rPrChange w:id="737" w:author="Rizky Sahadewa" w:date="2022-07-25T10:18:00Z">
            <w:rPr>
              <w:b/>
              <w:bCs/>
              <w:iCs/>
            </w:rPr>
          </w:rPrChange>
        </w:rPr>
        <w:t>Pertama</w:t>
      </w:r>
      <w:r w:rsidRPr="00892D67">
        <w:rPr>
          <w:rFonts w:ascii="Arial" w:hAnsi="Arial" w:cs="Arial"/>
          <w:bCs/>
          <w:iCs/>
          <w:sz w:val="22"/>
          <w:szCs w:val="22"/>
          <w:rPrChange w:id="738" w:author="Rizky Sahadewa" w:date="2022-07-25T10:18:00Z">
            <w:rPr>
              <w:bCs/>
              <w:iCs/>
            </w:rPr>
          </w:rPrChange>
        </w:rPr>
        <w:t xml:space="preserve"> bersamaan dengan </w:t>
      </w:r>
      <w:r w:rsidR="00364052" w:rsidRPr="00892D67">
        <w:rPr>
          <w:rFonts w:ascii="Arial" w:hAnsi="Arial" w:cs="Arial"/>
          <w:bCs/>
          <w:iCs/>
          <w:sz w:val="22"/>
          <w:szCs w:val="22"/>
          <w:rPrChange w:id="739" w:author="Rizky Sahadewa" w:date="2022-07-25T10:18:00Z">
            <w:rPr>
              <w:bCs/>
              <w:iCs/>
            </w:rPr>
          </w:rPrChange>
        </w:rPr>
        <w:t>kedatangan</w:t>
      </w:r>
      <w:r w:rsidRPr="00892D67">
        <w:rPr>
          <w:rFonts w:ascii="Arial" w:hAnsi="Arial" w:cs="Arial"/>
          <w:bCs/>
          <w:iCs/>
          <w:sz w:val="22"/>
          <w:szCs w:val="22"/>
          <w:rPrChange w:id="740" w:author="Rizky Sahadewa" w:date="2022-07-25T10:18:00Z">
            <w:rPr>
              <w:bCs/>
              <w:iCs/>
            </w:rPr>
          </w:rPrChange>
        </w:rPr>
        <w:t xml:space="preserve"> barang.</w:t>
      </w:r>
    </w:p>
    <w:p w14:paraId="0B8924F8" w14:textId="77777777" w:rsidR="00E16BCC" w:rsidRPr="00892D67" w:rsidRDefault="00E16BCC" w:rsidP="004F2AF7">
      <w:pPr>
        <w:pStyle w:val="Default"/>
        <w:spacing w:line="276" w:lineRule="auto"/>
        <w:jc w:val="center"/>
        <w:rPr>
          <w:rFonts w:ascii="Arial" w:hAnsi="Arial" w:cs="Arial"/>
          <w:b/>
          <w:bCs/>
          <w:color w:val="000000" w:themeColor="text1"/>
          <w:sz w:val="22"/>
          <w:szCs w:val="22"/>
          <w:rPrChange w:id="741" w:author="Rizky Sahadewa" w:date="2022-07-25T10:18:00Z">
            <w:rPr>
              <w:b/>
              <w:bCs/>
              <w:color w:val="000000" w:themeColor="text1"/>
            </w:rPr>
          </w:rPrChange>
        </w:rPr>
      </w:pPr>
    </w:p>
    <w:p w14:paraId="275BED27" w14:textId="77777777" w:rsidR="00176442" w:rsidRPr="00892D67" w:rsidRDefault="00176442" w:rsidP="004F2AF7">
      <w:pPr>
        <w:pStyle w:val="Default"/>
        <w:spacing w:line="276" w:lineRule="auto"/>
        <w:jc w:val="center"/>
        <w:rPr>
          <w:rFonts w:ascii="Arial" w:hAnsi="Arial" w:cs="Arial"/>
          <w:color w:val="000000" w:themeColor="text1"/>
          <w:sz w:val="22"/>
          <w:szCs w:val="22"/>
          <w:rPrChange w:id="742" w:author="Rizky Sahadewa" w:date="2022-07-25T10:18:00Z">
            <w:rPr>
              <w:color w:val="000000" w:themeColor="text1"/>
            </w:rPr>
          </w:rPrChange>
        </w:rPr>
      </w:pPr>
      <w:r w:rsidRPr="00892D67">
        <w:rPr>
          <w:rFonts w:ascii="Arial" w:hAnsi="Arial" w:cs="Arial"/>
          <w:b/>
          <w:bCs/>
          <w:color w:val="000000" w:themeColor="text1"/>
          <w:sz w:val="22"/>
          <w:szCs w:val="22"/>
          <w:rPrChange w:id="743" w:author="Rizky Sahadewa" w:date="2022-07-25T10:18:00Z">
            <w:rPr>
              <w:b/>
              <w:bCs/>
              <w:color w:val="000000" w:themeColor="text1"/>
            </w:rPr>
          </w:rPrChange>
        </w:rPr>
        <w:t xml:space="preserve">Pasal </w:t>
      </w:r>
      <w:r w:rsidR="007A5FEB" w:rsidRPr="00892D67">
        <w:rPr>
          <w:rFonts w:ascii="Arial" w:hAnsi="Arial" w:cs="Arial"/>
          <w:b/>
          <w:bCs/>
          <w:color w:val="000000" w:themeColor="text1"/>
          <w:sz w:val="22"/>
          <w:szCs w:val="22"/>
          <w:rPrChange w:id="744" w:author="Rizky Sahadewa" w:date="2022-07-25T10:18:00Z">
            <w:rPr>
              <w:b/>
              <w:bCs/>
              <w:color w:val="000000" w:themeColor="text1"/>
            </w:rPr>
          </w:rPrChange>
        </w:rPr>
        <w:t>7</w:t>
      </w:r>
    </w:p>
    <w:p w14:paraId="0CA5A758" w14:textId="77777777" w:rsidR="00176442" w:rsidRPr="00892D67" w:rsidRDefault="00B907C6" w:rsidP="004F2AF7">
      <w:pPr>
        <w:pStyle w:val="Default"/>
        <w:spacing w:line="276" w:lineRule="auto"/>
        <w:jc w:val="center"/>
        <w:rPr>
          <w:rFonts w:ascii="Arial" w:hAnsi="Arial" w:cs="Arial"/>
          <w:color w:val="000000" w:themeColor="text1"/>
          <w:sz w:val="22"/>
          <w:szCs w:val="22"/>
          <w:rPrChange w:id="745" w:author="Rizky Sahadewa" w:date="2022-07-25T10:18:00Z">
            <w:rPr>
              <w:color w:val="000000" w:themeColor="text1"/>
            </w:rPr>
          </w:rPrChange>
        </w:rPr>
      </w:pPr>
      <w:r w:rsidRPr="00892D67">
        <w:rPr>
          <w:rFonts w:ascii="Arial" w:hAnsi="Arial" w:cs="Arial"/>
          <w:b/>
          <w:bCs/>
          <w:color w:val="000000" w:themeColor="text1"/>
          <w:sz w:val="22"/>
          <w:szCs w:val="22"/>
          <w:rPrChange w:id="746" w:author="Rizky Sahadewa" w:date="2022-07-25T10:18:00Z">
            <w:rPr>
              <w:b/>
              <w:bCs/>
              <w:color w:val="000000" w:themeColor="text1"/>
            </w:rPr>
          </w:rPrChange>
        </w:rPr>
        <w:t>Waktu Perjanjian</w:t>
      </w:r>
    </w:p>
    <w:p w14:paraId="4A119AF5" w14:textId="326EC633" w:rsidR="00116A55" w:rsidRPr="00892D67" w:rsidRDefault="00116A55" w:rsidP="004F2AF7">
      <w:pPr>
        <w:pStyle w:val="ListParagraph"/>
        <w:numPr>
          <w:ilvl w:val="0"/>
          <w:numId w:val="23"/>
        </w:numPr>
        <w:spacing w:line="276" w:lineRule="auto"/>
        <w:ind w:left="567" w:hanging="567"/>
        <w:jc w:val="both"/>
        <w:rPr>
          <w:rFonts w:ascii="Arial" w:eastAsiaTheme="minorEastAsia" w:hAnsi="Arial" w:cs="Arial"/>
          <w:color w:val="000000"/>
          <w:kern w:val="0"/>
          <w:sz w:val="22"/>
          <w:szCs w:val="22"/>
          <w:lang w:val="id-ID" w:eastAsia="id-ID" w:bidi="ar-SA"/>
          <w:rPrChange w:id="747" w:author="Rizky Sahadewa" w:date="2022-07-25T10:18:00Z">
            <w:rPr>
              <w:rFonts w:eastAsiaTheme="minorEastAsia" w:cs="Times New Roman"/>
              <w:color w:val="000000"/>
              <w:kern w:val="0"/>
              <w:lang w:val="id-ID" w:eastAsia="id-ID" w:bidi="ar-SA"/>
            </w:rPr>
          </w:rPrChange>
        </w:rPr>
      </w:pPr>
      <w:r w:rsidRPr="00892D67">
        <w:rPr>
          <w:rFonts w:ascii="Arial" w:eastAsiaTheme="minorEastAsia" w:hAnsi="Arial" w:cs="Arial"/>
          <w:color w:val="000000"/>
          <w:kern w:val="0"/>
          <w:sz w:val="22"/>
          <w:szCs w:val="22"/>
          <w:lang w:val="id-ID" w:eastAsia="id-ID" w:bidi="ar-SA"/>
          <w:rPrChange w:id="748" w:author="Rizky Sahadewa" w:date="2022-07-25T10:18:00Z">
            <w:rPr>
              <w:rFonts w:eastAsiaTheme="minorEastAsia" w:cs="Times New Roman"/>
              <w:color w:val="000000"/>
              <w:kern w:val="0"/>
              <w:lang w:val="id-ID" w:eastAsia="id-ID" w:bidi="ar-SA"/>
            </w:rPr>
          </w:rPrChange>
        </w:rPr>
        <w:t xml:space="preserve">Perjanjian ini berlaku selama satu (1) tahun sejak tanggal </w:t>
      </w:r>
      <w:r w:rsidR="00DC57CF" w:rsidRPr="00892D67">
        <w:rPr>
          <w:rFonts w:ascii="Arial" w:eastAsiaTheme="minorEastAsia" w:hAnsi="Arial" w:cs="Arial"/>
          <w:color w:val="000000"/>
          <w:kern w:val="0"/>
          <w:sz w:val="22"/>
          <w:szCs w:val="22"/>
          <w:lang w:val="en-US" w:eastAsia="id-ID" w:bidi="ar-SA"/>
          <w:rPrChange w:id="749" w:author="Rizky Sahadewa" w:date="2022-07-25T10:18:00Z">
            <w:rPr>
              <w:rFonts w:eastAsiaTheme="minorEastAsia" w:cs="Times New Roman"/>
              <w:color w:val="000000"/>
              <w:kern w:val="0"/>
              <w:lang w:val="en-US" w:eastAsia="id-ID" w:bidi="ar-SA"/>
            </w:rPr>
          </w:rPrChange>
        </w:rPr>
        <w:t>01 Jul</w:t>
      </w:r>
      <w:ins w:id="750" w:author="Rizky Sahadewa" w:date="2022-07-21T09:20:00Z">
        <w:r w:rsidR="00743439" w:rsidRPr="00892D67">
          <w:rPr>
            <w:rFonts w:ascii="Arial" w:eastAsiaTheme="minorEastAsia" w:hAnsi="Arial" w:cs="Arial"/>
            <w:color w:val="000000"/>
            <w:kern w:val="0"/>
            <w:sz w:val="22"/>
            <w:szCs w:val="22"/>
            <w:lang w:val="en-US" w:eastAsia="id-ID" w:bidi="ar-SA"/>
            <w:rPrChange w:id="751" w:author="Rizky Sahadewa" w:date="2022-07-25T10:18:00Z">
              <w:rPr>
                <w:rFonts w:asciiTheme="minorHAnsi" w:eastAsiaTheme="minorEastAsia" w:hAnsiTheme="minorHAnsi" w:cstheme="minorHAnsi"/>
                <w:color w:val="000000"/>
                <w:kern w:val="0"/>
                <w:lang w:val="en-US" w:eastAsia="id-ID" w:bidi="ar-SA"/>
              </w:rPr>
            </w:rPrChange>
          </w:rPr>
          <w:t>i</w:t>
        </w:r>
      </w:ins>
      <w:del w:id="752" w:author="Rizky Sahadewa" w:date="2022-07-21T09:20:00Z">
        <w:r w:rsidR="00DC57CF" w:rsidRPr="00892D67" w:rsidDel="00743439">
          <w:rPr>
            <w:rFonts w:ascii="Arial" w:eastAsiaTheme="minorEastAsia" w:hAnsi="Arial" w:cs="Arial"/>
            <w:color w:val="000000"/>
            <w:kern w:val="0"/>
            <w:sz w:val="22"/>
            <w:szCs w:val="22"/>
            <w:lang w:val="en-US" w:eastAsia="id-ID" w:bidi="ar-SA"/>
            <w:rPrChange w:id="753" w:author="Rizky Sahadewa" w:date="2022-07-25T10:18:00Z">
              <w:rPr>
                <w:rFonts w:eastAsiaTheme="minorEastAsia" w:cs="Times New Roman"/>
                <w:color w:val="000000"/>
                <w:kern w:val="0"/>
                <w:lang w:val="en-US" w:eastAsia="id-ID" w:bidi="ar-SA"/>
              </w:rPr>
            </w:rPrChange>
          </w:rPr>
          <w:delText>i</w:delText>
        </w:r>
      </w:del>
      <w:r w:rsidR="00DC57CF" w:rsidRPr="00892D67">
        <w:rPr>
          <w:rFonts w:ascii="Arial" w:eastAsiaTheme="minorEastAsia" w:hAnsi="Arial" w:cs="Arial"/>
          <w:color w:val="000000"/>
          <w:kern w:val="0"/>
          <w:sz w:val="22"/>
          <w:szCs w:val="22"/>
          <w:lang w:val="en-US" w:eastAsia="id-ID" w:bidi="ar-SA"/>
          <w:rPrChange w:id="754" w:author="Rizky Sahadewa" w:date="2022-07-25T10:18:00Z">
            <w:rPr>
              <w:rFonts w:eastAsiaTheme="minorEastAsia" w:cs="Times New Roman"/>
              <w:color w:val="000000"/>
              <w:kern w:val="0"/>
              <w:lang w:val="en-US" w:eastAsia="id-ID" w:bidi="ar-SA"/>
            </w:rPr>
          </w:rPrChange>
        </w:rPr>
        <w:t xml:space="preserve"> 202</w:t>
      </w:r>
      <w:ins w:id="755" w:author="ROHAYATI" w:date="2023-05-26T13:18:00Z">
        <w:r w:rsidR="00B120F8">
          <w:rPr>
            <w:rFonts w:ascii="Arial" w:eastAsiaTheme="minorEastAsia" w:hAnsi="Arial" w:cs="Arial"/>
            <w:color w:val="000000"/>
            <w:kern w:val="0"/>
            <w:sz w:val="22"/>
            <w:szCs w:val="22"/>
            <w:lang w:val="en-US" w:eastAsia="id-ID" w:bidi="ar-SA"/>
          </w:rPr>
          <w:t>4</w:t>
        </w:r>
      </w:ins>
      <w:ins w:id="756" w:author="Rizky Sahadewa" w:date="2022-07-21T09:20:00Z">
        <w:del w:id="757" w:author="ROHAYATI" w:date="2023-05-26T13:18:00Z">
          <w:r w:rsidR="00743439" w:rsidRPr="00892D67" w:rsidDel="003A65D4">
            <w:rPr>
              <w:rFonts w:ascii="Arial" w:eastAsiaTheme="minorEastAsia" w:hAnsi="Arial" w:cs="Arial"/>
              <w:color w:val="000000"/>
              <w:kern w:val="0"/>
              <w:sz w:val="22"/>
              <w:szCs w:val="22"/>
              <w:lang w:val="en-US" w:eastAsia="id-ID" w:bidi="ar-SA"/>
              <w:rPrChange w:id="758" w:author="Rizky Sahadewa" w:date="2022-07-25T10:18:00Z">
                <w:rPr>
                  <w:rFonts w:asciiTheme="minorHAnsi" w:eastAsiaTheme="minorEastAsia" w:hAnsiTheme="minorHAnsi" w:cstheme="minorHAnsi"/>
                  <w:color w:val="000000"/>
                  <w:kern w:val="0"/>
                  <w:lang w:val="en-US" w:eastAsia="id-ID" w:bidi="ar-SA"/>
                </w:rPr>
              </w:rPrChange>
            </w:rPr>
            <w:delText>2</w:delText>
          </w:r>
        </w:del>
      </w:ins>
      <w:del w:id="759" w:author="Rizky Sahadewa" w:date="2022-07-21T09:20:00Z">
        <w:r w:rsidR="00DC57CF" w:rsidRPr="00892D67" w:rsidDel="00743439">
          <w:rPr>
            <w:rFonts w:ascii="Arial" w:eastAsiaTheme="minorEastAsia" w:hAnsi="Arial" w:cs="Arial"/>
            <w:color w:val="000000"/>
            <w:kern w:val="0"/>
            <w:sz w:val="22"/>
            <w:szCs w:val="22"/>
            <w:lang w:val="en-US" w:eastAsia="id-ID" w:bidi="ar-SA"/>
            <w:rPrChange w:id="760" w:author="Rizky Sahadewa" w:date="2022-07-25T10:18:00Z">
              <w:rPr>
                <w:rFonts w:eastAsiaTheme="minorEastAsia" w:cs="Times New Roman"/>
                <w:color w:val="000000"/>
                <w:kern w:val="0"/>
                <w:lang w:val="en-US" w:eastAsia="id-ID" w:bidi="ar-SA"/>
              </w:rPr>
            </w:rPrChange>
          </w:rPr>
          <w:delText>1</w:delText>
        </w:r>
      </w:del>
      <w:r w:rsidR="00DC57CF" w:rsidRPr="00892D67">
        <w:rPr>
          <w:rFonts w:ascii="Arial" w:eastAsiaTheme="minorEastAsia" w:hAnsi="Arial" w:cs="Arial"/>
          <w:color w:val="000000"/>
          <w:kern w:val="0"/>
          <w:sz w:val="22"/>
          <w:szCs w:val="22"/>
          <w:lang w:val="en-US" w:eastAsia="id-ID" w:bidi="ar-SA"/>
          <w:rPrChange w:id="761" w:author="Rizky Sahadewa" w:date="2022-07-25T10:18:00Z">
            <w:rPr>
              <w:rFonts w:eastAsiaTheme="minorEastAsia" w:cs="Times New Roman"/>
              <w:color w:val="000000"/>
              <w:kern w:val="0"/>
              <w:lang w:val="en-US" w:eastAsia="id-ID" w:bidi="ar-SA"/>
            </w:rPr>
          </w:rPrChange>
        </w:rPr>
        <w:t xml:space="preserve"> </w:t>
      </w:r>
      <w:r w:rsidR="00E16BCC" w:rsidRPr="00892D67">
        <w:rPr>
          <w:rFonts w:ascii="Arial" w:eastAsiaTheme="minorEastAsia" w:hAnsi="Arial" w:cs="Arial"/>
          <w:color w:val="000000"/>
          <w:kern w:val="0"/>
          <w:sz w:val="22"/>
          <w:szCs w:val="22"/>
          <w:lang w:val="id-ID" w:eastAsia="id-ID" w:bidi="ar-SA"/>
          <w:rPrChange w:id="762" w:author="Rizky Sahadewa" w:date="2022-07-25T10:18:00Z">
            <w:rPr>
              <w:rFonts w:eastAsiaTheme="minorEastAsia" w:cs="Times New Roman"/>
              <w:color w:val="000000"/>
              <w:kern w:val="0"/>
              <w:lang w:val="id-ID" w:eastAsia="id-ID" w:bidi="ar-SA"/>
            </w:rPr>
          </w:rPrChange>
        </w:rPr>
        <w:t xml:space="preserve">sampai dengan tanggal </w:t>
      </w:r>
      <w:r w:rsidR="00DC57CF" w:rsidRPr="00892D67">
        <w:rPr>
          <w:rFonts w:ascii="Arial" w:eastAsiaTheme="minorEastAsia" w:hAnsi="Arial" w:cs="Arial"/>
          <w:color w:val="000000"/>
          <w:kern w:val="0"/>
          <w:sz w:val="22"/>
          <w:szCs w:val="22"/>
          <w:lang w:val="en-US" w:eastAsia="id-ID" w:bidi="ar-SA"/>
          <w:rPrChange w:id="763" w:author="Rizky Sahadewa" w:date="2022-07-25T10:18:00Z">
            <w:rPr>
              <w:rFonts w:eastAsiaTheme="minorEastAsia" w:cs="Times New Roman"/>
              <w:color w:val="000000"/>
              <w:kern w:val="0"/>
              <w:lang w:val="en-US" w:eastAsia="id-ID" w:bidi="ar-SA"/>
            </w:rPr>
          </w:rPrChange>
        </w:rPr>
        <w:t>30 Juni 202</w:t>
      </w:r>
      <w:ins w:id="764" w:author="ROHAYATI" w:date="2023-05-26T13:18:00Z">
        <w:r w:rsidR="00B120F8">
          <w:rPr>
            <w:rFonts w:ascii="Arial" w:eastAsiaTheme="minorEastAsia" w:hAnsi="Arial" w:cs="Arial"/>
            <w:color w:val="000000"/>
            <w:kern w:val="0"/>
            <w:sz w:val="22"/>
            <w:szCs w:val="22"/>
            <w:lang w:val="en-US" w:eastAsia="id-ID" w:bidi="ar-SA"/>
          </w:rPr>
          <w:t>5</w:t>
        </w:r>
      </w:ins>
      <w:ins w:id="765" w:author="Rizky Sahadewa" w:date="2022-07-21T09:20:00Z">
        <w:del w:id="766" w:author="ROHAYATI" w:date="2023-05-26T13:18:00Z">
          <w:r w:rsidR="00743439" w:rsidRPr="00892D67" w:rsidDel="003A65D4">
            <w:rPr>
              <w:rFonts w:ascii="Arial" w:eastAsiaTheme="minorEastAsia" w:hAnsi="Arial" w:cs="Arial"/>
              <w:color w:val="000000"/>
              <w:kern w:val="0"/>
              <w:sz w:val="22"/>
              <w:szCs w:val="22"/>
              <w:lang w:val="en-US" w:eastAsia="id-ID" w:bidi="ar-SA"/>
              <w:rPrChange w:id="767" w:author="Rizky Sahadewa" w:date="2022-07-25T10:18:00Z">
                <w:rPr>
                  <w:rFonts w:asciiTheme="minorHAnsi" w:eastAsiaTheme="minorEastAsia" w:hAnsiTheme="minorHAnsi" w:cstheme="minorHAnsi"/>
                  <w:color w:val="000000"/>
                  <w:kern w:val="0"/>
                  <w:lang w:val="en-US" w:eastAsia="id-ID" w:bidi="ar-SA"/>
                </w:rPr>
              </w:rPrChange>
            </w:rPr>
            <w:delText>3</w:delText>
          </w:r>
        </w:del>
      </w:ins>
      <w:del w:id="768" w:author="Rizky Sahadewa" w:date="2022-07-21T09:20:00Z">
        <w:r w:rsidR="00DC57CF" w:rsidRPr="00892D67" w:rsidDel="00743439">
          <w:rPr>
            <w:rFonts w:ascii="Arial" w:eastAsiaTheme="minorEastAsia" w:hAnsi="Arial" w:cs="Arial"/>
            <w:color w:val="000000"/>
            <w:kern w:val="0"/>
            <w:sz w:val="22"/>
            <w:szCs w:val="22"/>
            <w:lang w:val="en-US" w:eastAsia="id-ID" w:bidi="ar-SA"/>
            <w:rPrChange w:id="769" w:author="Rizky Sahadewa" w:date="2022-07-25T10:18:00Z">
              <w:rPr>
                <w:rFonts w:eastAsiaTheme="minorEastAsia" w:cs="Times New Roman"/>
                <w:color w:val="000000"/>
                <w:kern w:val="0"/>
                <w:lang w:val="en-US" w:eastAsia="id-ID" w:bidi="ar-SA"/>
              </w:rPr>
            </w:rPrChange>
          </w:rPr>
          <w:delText>2</w:delText>
        </w:r>
      </w:del>
      <w:r w:rsidR="00DC57CF" w:rsidRPr="00892D67">
        <w:rPr>
          <w:rFonts w:ascii="Arial" w:eastAsiaTheme="minorEastAsia" w:hAnsi="Arial" w:cs="Arial"/>
          <w:color w:val="000000"/>
          <w:kern w:val="0"/>
          <w:sz w:val="22"/>
          <w:szCs w:val="22"/>
          <w:lang w:val="en-US" w:eastAsia="id-ID" w:bidi="ar-SA"/>
          <w:rPrChange w:id="770" w:author="Rizky Sahadewa" w:date="2022-07-25T10:18:00Z">
            <w:rPr>
              <w:rFonts w:eastAsiaTheme="minorEastAsia" w:cs="Times New Roman"/>
              <w:color w:val="000000"/>
              <w:kern w:val="0"/>
              <w:lang w:val="en-US" w:eastAsia="id-ID" w:bidi="ar-SA"/>
            </w:rPr>
          </w:rPrChange>
        </w:rPr>
        <w:t>.</w:t>
      </w:r>
    </w:p>
    <w:p w14:paraId="455944DC" w14:textId="77777777" w:rsidR="00B120F8" w:rsidRPr="00B120F8" w:rsidRDefault="00B120F8" w:rsidP="00B120F8">
      <w:pPr>
        <w:pStyle w:val="ListParagraph"/>
        <w:numPr>
          <w:ilvl w:val="0"/>
          <w:numId w:val="23"/>
        </w:numPr>
        <w:spacing w:line="276" w:lineRule="auto"/>
        <w:ind w:left="567" w:hanging="567"/>
        <w:jc w:val="both"/>
        <w:rPr>
          <w:ins w:id="771" w:author="ROHAYATI" w:date="2024-05-16T12:14:00Z"/>
          <w:rFonts w:ascii="Arial" w:hAnsi="Arial" w:cs="Arial"/>
          <w:color w:val="000000"/>
          <w:sz w:val="22"/>
          <w:lang w:val="id-ID" w:eastAsia="id-ID" w:bidi="ar-SA"/>
          <w:rPrChange w:id="772" w:author="ROHAYATI" w:date="2024-05-16T12:14:00Z">
            <w:rPr>
              <w:ins w:id="773" w:author="ROHAYATI" w:date="2024-05-16T12:14:00Z"/>
              <w:rFonts w:cs="Times New Roman"/>
              <w:color w:val="000000"/>
              <w:lang w:val="id-ID" w:eastAsia="id-ID" w:bidi="ar-SA"/>
            </w:rPr>
          </w:rPrChange>
        </w:rPr>
      </w:pPr>
      <w:ins w:id="774" w:author="ROHAYATI" w:date="2024-05-16T12:14:00Z">
        <w:r w:rsidRPr="00B120F8">
          <w:rPr>
            <w:rFonts w:ascii="Arial" w:hAnsi="Arial" w:cs="Arial"/>
            <w:color w:val="000000"/>
            <w:sz w:val="22"/>
            <w:lang w:val="id-ID" w:eastAsia="id-ID" w:bidi="ar-SA"/>
            <w:rPrChange w:id="775" w:author="ROHAYATI" w:date="2024-05-16T12:14:00Z">
              <w:rPr>
                <w:rFonts w:cs="Times New Roman"/>
                <w:color w:val="000000"/>
                <w:lang w:val="id-ID" w:eastAsia="id-ID" w:bidi="ar-SA"/>
              </w:rPr>
            </w:rPrChange>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ins>
    </w:p>
    <w:p w14:paraId="2072877E" w14:textId="5E7B903C" w:rsidR="00AC58E9" w:rsidRPr="00892D67" w:rsidDel="00B120F8" w:rsidRDefault="00116A55" w:rsidP="004F2AF7">
      <w:pPr>
        <w:pStyle w:val="ListParagraph"/>
        <w:numPr>
          <w:ilvl w:val="0"/>
          <w:numId w:val="23"/>
        </w:numPr>
        <w:spacing w:line="276" w:lineRule="auto"/>
        <w:ind w:left="567" w:hanging="567"/>
        <w:jc w:val="both"/>
        <w:rPr>
          <w:del w:id="776" w:author="ROHAYATI" w:date="2024-05-16T12:14:00Z"/>
          <w:rFonts w:ascii="Arial" w:eastAsiaTheme="minorEastAsia" w:hAnsi="Arial" w:cs="Arial"/>
          <w:color w:val="000000"/>
          <w:kern w:val="0"/>
          <w:sz w:val="22"/>
          <w:szCs w:val="22"/>
          <w:lang w:val="id-ID" w:eastAsia="id-ID" w:bidi="ar-SA"/>
          <w:rPrChange w:id="777" w:author="Rizky Sahadewa" w:date="2022-07-25T10:18:00Z">
            <w:rPr>
              <w:del w:id="778" w:author="ROHAYATI" w:date="2024-05-16T12:14:00Z"/>
              <w:rFonts w:eastAsiaTheme="minorEastAsia" w:cs="Times New Roman"/>
              <w:color w:val="000000"/>
              <w:kern w:val="0"/>
              <w:lang w:val="id-ID" w:eastAsia="id-ID" w:bidi="ar-SA"/>
            </w:rPr>
          </w:rPrChange>
        </w:rPr>
      </w:pPr>
      <w:del w:id="779" w:author="ROHAYATI" w:date="2024-05-16T12:14:00Z">
        <w:r w:rsidRPr="00892D67" w:rsidDel="00B120F8">
          <w:rPr>
            <w:rFonts w:ascii="Arial" w:hAnsi="Arial" w:cs="Arial"/>
            <w:color w:val="000000"/>
            <w:sz w:val="22"/>
            <w:szCs w:val="22"/>
            <w:rPrChange w:id="780" w:author="Rizky Sahadewa" w:date="2022-07-25T10:18:00Z">
              <w:rPr>
                <w:rFonts w:cs="Times New Roman"/>
                <w:color w:val="000000"/>
              </w:rPr>
            </w:rPrChange>
          </w:rPr>
          <w:delText xml:space="preserve">Perjanjian ini dapat </w:delText>
        </w:r>
        <w:r w:rsidR="00E16BCC" w:rsidRPr="00892D67" w:rsidDel="00B120F8">
          <w:rPr>
            <w:rFonts w:ascii="Arial" w:hAnsi="Arial" w:cs="Arial"/>
            <w:color w:val="000000"/>
            <w:sz w:val="22"/>
            <w:szCs w:val="22"/>
            <w:rPrChange w:id="781" w:author="Rizky Sahadewa" w:date="2022-07-25T10:18:00Z">
              <w:rPr>
                <w:rFonts w:cs="Times New Roman"/>
                <w:color w:val="000000"/>
              </w:rPr>
            </w:rPrChange>
          </w:rPr>
          <w:delText xml:space="preserve">diperpanjang berdasarkan kesepakatan </w:delText>
        </w:r>
        <w:r w:rsidR="00E16BCC" w:rsidRPr="00892D67" w:rsidDel="00B120F8">
          <w:rPr>
            <w:rFonts w:ascii="Arial" w:hAnsi="Arial" w:cs="Arial"/>
            <w:b/>
            <w:color w:val="000000"/>
            <w:sz w:val="22"/>
            <w:szCs w:val="22"/>
            <w:rPrChange w:id="782" w:author="Rizky Sahadewa" w:date="2022-07-25T10:18:00Z">
              <w:rPr>
                <w:rFonts w:cs="Times New Roman"/>
                <w:b/>
                <w:color w:val="000000"/>
              </w:rPr>
            </w:rPrChange>
          </w:rPr>
          <w:delText>Para Pihak</w:delText>
        </w:r>
        <w:r w:rsidR="00E16BCC" w:rsidRPr="00892D67" w:rsidDel="00B120F8">
          <w:rPr>
            <w:rFonts w:ascii="Arial" w:hAnsi="Arial" w:cs="Arial"/>
            <w:color w:val="000000"/>
            <w:sz w:val="22"/>
            <w:szCs w:val="22"/>
            <w:rPrChange w:id="783" w:author="Rizky Sahadewa" w:date="2022-07-25T10:18:00Z">
              <w:rPr>
                <w:rFonts w:cs="Times New Roman"/>
                <w:color w:val="000000"/>
              </w:rPr>
            </w:rPrChange>
          </w:rPr>
          <w:delText xml:space="preserve"> dengan pemberitahuan tertulis 3 (tiga) bulan sebelum berakhirnya perjanjian</w:delText>
        </w:r>
        <w:r w:rsidR="0084356D" w:rsidRPr="00892D67" w:rsidDel="00B120F8">
          <w:rPr>
            <w:rFonts w:ascii="Arial" w:hAnsi="Arial" w:cs="Arial"/>
            <w:color w:val="000000"/>
            <w:sz w:val="22"/>
            <w:szCs w:val="22"/>
            <w:rPrChange w:id="784" w:author="Rizky Sahadewa" w:date="2022-07-25T10:18:00Z">
              <w:rPr>
                <w:rFonts w:cs="Times New Roman"/>
                <w:color w:val="000000"/>
              </w:rPr>
            </w:rPrChange>
          </w:rPr>
          <w:delText>.</w:delText>
        </w:r>
      </w:del>
    </w:p>
    <w:p w14:paraId="64C4A21F" w14:textId="77777777" w:rsidR="0084356D" w:rsidRPr="00892D67" w:rsidRDefault="0084356D" w:rsidP="004F2AF7">
      <w:pPr>
        <w:pStyle w:val="ListParagraph"/>
        <w:spacing w:line="276" w:lineRule="auto"/>
        <w:ind w:left="426"/>
        <w:jc w:val="both"/>
        <w:rPr>
          <w:rFonts w:ascii="Arial" w:eastAsiaTheme="minorEastAsia" w:hAnsi="Arial" w:cs="Arial"/>
          <w:color w:val="000000"/>
          <w:kern w:val="0"/>
          <w:sz w:val="22"/>
          <w:szCs w:val="22"/>
          <w:lang w:val="id-ID" w:eastAsia="id-ID" w:bidi="ar-SA"/>
          <w:rPrChange w:id="785" w:author="Rizky Sahadewa" w:date="2022-07-25T10:18:00Z">
            <w:rPr>
              <w:rFonts w:eastAsiaTheme="minorEastAsia" w:cs="Times New Roman"/>
              <w:color w:val="000000"/>
              <w:kern w:val="0"/>
              <w:lang w:val="id-ID" w:eastAsia="id-ID" w:bidi="ar-SA"/>
            </w:rPr>
          </w:rPrChange>
        </w:rPr>
      </w:pPr>
    </w:p>
    <w:p w14:paraId="668C65B0" w14:textId="77777777" w:rsidR="00D124E1" w:rsidRPr="00892D67" w:rsidRDefault="00D124E1" w:rsidP="004F2AF7">
      <w:pPr>
        <w:pStyle w:val="Default"/>
        <w:spacing w:line="276" w:lineRule="auto"/>
        <w:jc w:val="center"/>
        <w:rPr>
          <w:rFonts w:ascii="Arial" w:hAnsi="Arial" w:cs="Arial"/>
          <w:color w:val="000000" w:themeColor="text1"/>
          <w:sz w:val="22"/>
          <w:szCs w:val="22"/>
          <w:rPrChange w:id="786" w:author="Rizky Sahadewa" w:date="2022-07-25T10:18:00Z">
            <w:rPr>
              <w:color w:val="000000" w:themeColor="text1"/>
            </w:rPr>
          </w:rPrChange>
        </w:rPr>
      </w:pPr>
      <w:r w:rsidRPr="00892D67">
        <w:rPr>
          <w:rFonts w:ascii="Arial" w:hAnsi="Arial" w:cs="Arial"/>
          <w:b/>
          <w:bCs/>
          <w:color w:val="000000" w:themeColor="text1"/>
          <w:sz w:val="22"/>
          <w:szCs w:val="22"/>
          <w:rPrChange w:id="787" w:author="Rizky Sahadewa" w:date="2022-07-25T10:18:00Z">
            <w:rPr>
              <w:b/>
              <w:bCs/>
              <w:color w:val="000000" w:themeColor="text1"/>
            </w:rPr>
          </w:rPrChange>
        </w:rPr>
        <w:t>Pasal 8</w:t>
      </w:r>
    </w:p>
    <w:p w14:paraId="3325F664" w14:textId="77777777" w:rsidR="00D124E1" w:rsidRPr="00892D67" w:rsidRDefault="00D124E1" w:rsidP="004F2AF7">
      <w:pPr>
        <w:pStyle w:val="Default"/>
        <w:spacing w:line="276" w:lineRule="auto"/>
        <w:jc w:val="center"/>
        <w:rPr>
          <w:rFonts w:ascii="Arial" w:hAnsi="Arial" w:cs="Arial"/>
          <w:color w:val="000000" w:themeColor="text1"/>
          <w:sz w:val="22"/>
          <w:szCs w:val="22"/>
          <w:rPrChange w:id="788" w:author="Rizky Sahadewa" w:date="2022-07-25T10:18:00Z">
            <w:rPr>
              <w:color w:val="000000" w:themeColor="text1"/>
            </w:rPr>
          </w:rPrChange>
        </w:rPr>
      </w:pPr>
      <w:r w:rsidRPr="00892D67">
        <w:rPr>
          <w:rFonts w:ascii="Arial" w:hAnsi="Arial" w:cs="Arial"/>
          <w:b/>
          <w:bCs/>
          <w:color w:val="000000" w:themeColor="text1"/>
          <w:sz w:val="22"/>
          <w:szCs w:val="22"/>
          <w:rPrChange w:id="789" w:author="Rizky Sahadewa" w:date="2022-07-25T10:18:00Z">
            <w:rPr>
              <w:b/>
              <w:bCs/>
              <w:color w:val="000000" w:themeColor="text1"/>
            </w:rPr>
          </w:rPrChange>
        </w:rPr>
        <w:t>Force Majeure</w:t>
      </w:r>
    </w:p>
    <w:p w14:paraId="526A31EB" w14:textId="77777777" w:rsidR="00AF2584" w:rsidRPr="00892D67"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Change w:id="790" w:author="Rizky Sahadewa" w:date="2022-07-25T10:18:00Z">
            <w:rPr>
              <w:lang w:val="en-US"/>
            </w:rPr>
          </w:rPrChange>
        </w:rPr>
      </w:pPr>
      <w:r w:rsidRPr="00892D67">
        <w:rPr>
          <w:rFonts w:ascii="Arial" w:hAnsi="Arial" w:cs="Arial"/>
          <w:b/>
          <w:bCs/>
          <w:color w:val="000000" w:themeColor="text1"/>
          <w:sz w:val="22"/>
          <w:szCs w:val="22"/>
          <w:rPrChange w:id="791" w:author="Rizky Sahadewa" w:date="2022-07-25T10:18:00Z">
            <w:rPr>
              <w:b/>
              <w:bCs/>
              <w:color w:val="000000" w:themeColor="text1"/>
            </w:rPr>
          </w:rPrChange>
        </w:rPr>
        <w:t>Para Pihak</w:t>
      </w:r>
      <w:r w:rsidRPr="00892D67">
        <w:rPr>
          <w:rFonts w:ascii="Arial" w:hAnsi="Arial" w:cs="Arial"/>
          <w:bCs/>
          <w:color w:val="000000" w:themeColor="text1"/>
          <w:sz w:val="22"/>
          <w:szCs w:val="22"/>
          <w:rPrChange w:id="792" w:author="Rizky Sahadewa" w:date="2022-07-25T10:18:00Z">
            <w:rPr>
              <w:bCs/>
              <w:color w:val="000000" w:themeColor="text1"/>
            </w:rPr>
          </w:rPrChange>
        </w:rPr>
        <w:t xml:space="preserve"> </w:t>
      </w:r>
      <w:r w:rsidRPr="00892D67">
        <w:rPr>
          <w:rFonts w:ascii="Arial" w:hAnsi="Arial" w:cs="Arial"/>
          <w:sz w:val="22"/>
          <w:szCs w:val="22"/>
          <w:lang w:val="en-US"/>
          <w:rPrChange w:id="793" w:author="Rizky Sahadewa" w:date="2022-07-25T10:18:00Z">
            <w:rPr>
              <w:lang w:val="en-US"/>
            </w:rPr>
          </w:rPrChange>
        </w:rPr>
        <w:t xml:space="preserve">tidak bertanggung jawab atas segala kerugian yang timbul diakibatkan oleh </w:t>
      </w:r>
      <w:r w:rsidRPr="00892D67">
        <w:rPr>
          <w:rFonts w:ascii="Arial" w:hAnsi="Arial" w:cs="Arial"/>
          <w:sz w:val="22"/>
          <w:szCs w:val="22"/>
          <w:rPrChange w:id="794" w:author="Rizky Sahadewa" w:date="2022-07-25T10:18:00Z">
            <w:rPr/>
          </w:rPrChange>
        </w:rPr>
        <w:t>force majeure</w:t>
      </w:r>
      <w:r w:rsidRPr="00892D67">
        <w:rPr>
          <w:rFonts w:ascii="Arial" w:hAnsi="Arial" w:cs="Arial"/>
          <w:sz w:val="22"/>
          <w:szCs w:val="22"/>
          <w:lang w:val="en-US"/>
          <w:rPrChange w:id="795" w:author="Rizky Sahadewa" w:date="2022-07-25T10:18:00Z">
            <w:rPr>
              <w:lang w:val="en-US"/>
            </w:rPr>
          </w:rPrChange>
        </w:rPr>
        <w:t>.</w:t>
      </w:r>
    </w:p>
    <w:p w14:paraId="4F09EB2C" w14:textId="77777777" w:rsidR="00AF2584" w:rsidRPr="00892D67"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Change w:id="796" w:author="Rizky Sahadewa" w:date="2022-07-25T10:18:00Z">
            <w:rPr>
              <w:lang w:val="en-US"/>
            </w:rPr>
          </w:rPrChange>
        </w:rPr>
      </w:pPr>
      <w:r w:rsidRPr="00892D67">
        <w:rPr>
          <w:rFonts w:ascii="Arial" w:hAnsi="Arial" w:cs="Arial"/>
          <w:sz w:val="22"/>
          <w:szCs w:val="22"/>
          <w:lang w:val="en-US"/>
          <w:rPrChange w:id="797" w:author="Rizky Sahadewa" w:date="2022-07-25T10:18:00Z">
            <w:rPr>
              <w:lang w:val="en-US"/>
            </w:rPr>
          </w:rPrChange>
        </w:rPr>
        <w:t xml:space="preserve">Kondisi yang dapat diterima sebagai </w:t>
      </w:r>
      <w:r w:rsidRPr="00892D67">
        <w:rPr>
          <w:rFonts w:ascii="Arial" w:hAnsi="Arial" w:cs="Arial"/>
          <w:sz w:val="22"/>
          <w:szCs w:val="22"/>
          <w:rPrChange w:id="798" w:author="Rizky Sahadewa" w:date="2022-07-25T10:18:00Z">
            <w:rPr/>
          </w:rPrChange>
        </w:rPr>
        <w:t>force majeure</w:t>
      </w:r>
      <w:r w:rsidRPr="00892D67">
        <w:rPr>
          <w:rFonts w:ascii="Arial" w:hAnsi="Arial" w:cs="Arial"/>
          <w:sz w:val="22"/>
          <w:szCs w:val="22"/>
          <w:lang w:val="en-US"/>
          <w:rPrChange w:id="799" w:author="Rizky Sahadewa" w:date="2022-07-25T10:18:00Z">
            <w:rPr>
              <w:lang w:val="en-US"/>
            </w:rPr>
          </w:rPrChange>
        </w:rPr>
        <w:t xml:space="preserve"> oleh </w:t>
      </w:r>
      <w:r w:rsidR="0084356D" w:rsidRPr="00892D67">
        <w:rPr>
          <w:rFonts w:ascii="Arial" w:hAnsi="Arial" w:cs="Arial"/>
          <w:b/>
          <w:sz w:val="22"/>
          <w:szCs w:val="22"/>
          <w:rPrChange w:id="800" w:author="Rizky Sahadewa" w:date="2022-07-25T10:18:00Z">
            <w:rPr>
              <w:b/>
            </w:rPr>
          </w:rPrChange>
        </w:rPr>
        <w:t>Para Pihak</w:t>
      </w:r>
      <w:r w:rsidRPr="00892D67">
        <w:rPr>
          <w:rFonts w:ascii="Arial" w:hAnsi="Arial" w:cs="Arial"/>
          <w:sz w:val="22"/>
          <w:szCs w:val="22"/>
          <w:lang w:val="en-US"/>
          <w:rPrChange w:id="801" w:author="Rizky Sahadewa" w:date="2022-07-25T10:18:00Z">
            <w:rPr>
              <w:lang w:val="en-US"/>
            </w:rPr>
          </w:rPrChange>
        </w:rPr>
        <w:t xml:space="preserve"> adalah </w:t>
      </w:r>
      <w:r w:rsidR="0084356D" w:rsidRPr="00892D67">
        <w:rPr>
          <w:rFonts w:ascii="Arial" w:hAnsi="Arial" w:cs="Arial"/>
          <w:sz w:val="22"/>
          <w:szCs w:val="22"/>
          <w:rPrChange w:id="802" w:author="Rizky Sahadewa" w:date="2022-07-25T10:18:00Z">
            <w:rPr/>
          </w:rPrChange>
        </w:rPr>
        <w:t>p</w:t>
      </w:r>
      <w:r w:rsidR="0084356D" w:rsidRPr="00892D67">
        <w:rPr>
          <w:rFonts w:ascii="Arial" w:hAnsi="Arial" w:cs="Arial"/>
          <w:sz w:val="22"/>
          <w:szCs w:val="22"/>
          <w:lang w:val="en-US"/>
          <w:rPrChange w:id="803" w:author="Rizky Sahadewa" w:date="2022-07-25T10:18:00Z">
            <w:rPr>
              <w:lang w:val="en-US"/>
            </w:rPr>
          </w:rPrChange>
        </w:rPr>
        <w:t xml:space="preserve">erang, huru-hara, sabotase, </w:t>
      </w:r>
      <w:r w:rsidRPr="00892D67">
        <w:rPr>
          <w:rFonts w:ascii="Arial" w:hAnsi="Arial" w:cs="Arial"/>
          <w:sz w:val="22"/>
          <w:szCs w:val="22"/>
          <w:lang w:val="en-US"/>
          <w:rPrChange w:id="804" w:author="Rizky Sahadewa" w:date="2022-07-25T10:18:00Z">
            <w:rPr>
              <w:lang w:val="en-US"/>
            </w:rPr>
          </w:rPrChange>
        </w:rPr>
        <w:t xml:space="preserve">terorisme, penutupan oleh pemerintah, bencana alam yang </w:t>
      </w:r>
      <w:r w:rsidRPr="00892D67">
        <w:rPr>
          <w:rFonts w:ascii="Arial" w:hAnsi="Arial" w:cs="Arial"/>
          <w:sz w:val="22"/>
          <w:szCs w:val="22"/>
          <w:lang w:val="en-US"/>
          <w:rPrChange w:id="805" w:author="Rizky Sahadewa" w:date="2022-07-25T10:18:00Z">
            <w:rPr>
              <w:lang w:val="en-US"/>
            </w:rPr>
          </w:rPrChange>
        </w:rPr>
        <w:lastRenderedPageBreak/>
        <w:t>dikatagorikan sebagai b</w:t>
      </w:r>
      <w:r w:rsidR="0084356D" w:rsidRPr="00892D67">
        <w:rPr>
          <w:rFonts w:ascii="Arial" w:hAnsi="Arial" w:cs="Arial"/>
          <w:sz w:val="22"/>
          <w:szCs w:val="22"/>
          <w:rPrChange w:id="806" w:author="Rizky Sahadewa" w:date="2022-07-25T10:18:00Z">
            <w:rPr/>
          </w:rPrChange>
        </w:rPr>
        <w:t>en</w:t>
      </w:r>
      <w:r w:rsidRPr="00892D67">
        <w:rPr>
          <w:rFonts w:ascii="Arial" w:hAnsi="Arial" w:cs="Arial"/>
          <w:sz w:val="22"/>
          <w:szCs w:val="22"/>
          <w:lang w:val="en-US"/>
          <w:rPrChange w:id="807" w:author="Rizky Sahadewa" w:date="2022-07-25T10:18:00Z">
            <w:rPr>
              <w:lang w:val="en-US"/>
            </w:rPr>
          </w:rPrChange>
        </w:rPr>
        <w:t>cana nasional yang dibuktikan dengan ditetapkan oleh pemerintah.</w:t>
      </w:r>
    </w:p>
    <w:p w14:paraId="4A8FD8EA" w14:textId="77777777" w:rsidR="00AF2584" w:rsidRPr="00892D67"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Change w:id="808" w:author="Rizky Sahadewa" w:date="2022-07-25T10:18:00Z">
            <w:rPr>
              <w:lang w:val="en-US"/>
            </w:rPr>
          </w:rPrChange>
        </w:rPr>
      </w:pPr>
      <w:r w:rsidRPr="00892D67">
        <w:rPr>
          <w:rFonts w:ascii="Arial" w:hAnsi="Arial" w:cs="Arial"/>
          <w:sz w:val="22"/>
          <w:szCs w:val="22"/>
          <w:lang w:val="en-US"/>
          <w:rPrChange w:id="809" w:author="Rizky Sahadewa" w:date="2022-07-25T10:18:00Z">
            <w:rPr>
              <w:lang w:val="en-US"/>
            </w:rPr>
          </w:rPrChange>
        </w:rPr>
        <w:t xml:space="preserve">Pemberitahuan </w:t>
      </w:r>
      <w:r w:rsidR="0084356D" w:rsidRPr="00892D67">
        <w:rPr>
          <w:rFonts w:ascii="Arial" w:hAnsi="Arial" w:cs="Arial"/>
          <w:sz w:val="22"/>
          <w:szCs w:val="22"/>
          <w:rPrChange w:id="810" w:author="Rizky Sahadewa" w:date="2022-07-25T10:18:00Z">
            <w:rPr/>
          </w:rPrChange>
        </w:rPr>
        <w:t>keadaan</w:t>
      </w:r>
      <w:r w:rsidRPr="00892D67">
        <w:rPr>
          <w:rFonts w:ascii="Arial" w:hAnsi="Arial" w:cs="Arial"/>
          <w:sz w:val="22"/>
          <w:szCs w:val="22"/>
          <w:lang w:val="en-US"/>
          <w:rPrChange w:id="811" w:author="Rizky Sahadewa" w:date="2022-07-25T10:18:00Z">
            <w:rPr>
              <w:lang w:val="en-US"/>
            </w:rPr>
          </w:rPrChange>
        </w:rPr>
        <w:t xml:space="preserve"> </w:t>
      </w:r>
      <w:r w:rsidRPr="00892D67">
        <w:rPr>
          <w:rFonts w:ascii="Arial" w:hAnsi="Arial" w:cs="Arial"/>
          <w:sz w:val="22"/>
          <w:szCs w:val="22"/>
          <w:rPrChange w:id="812" w:author="Rizky Sahadewa" w:date="2022-07-25T10:18:00Z">
            <w:rPr/>
          </w:rPrChange>
        </w:rPr>
        <w:t>force majeure</w:t>
      </w:r>
      <w:r w:rsidRPr="00892D67">
        <w:rPr>
          <w:rFonts w:ascii="Arial" w:hAnsi="Arial" w:cs="Arial"/>
          <w:sz w:val="22"/>
          <w:szCs w:val="22"/>
          <w:lang w:val="en-US"/>
          <w:rPrChange w:id="813" w:author="Rizky Sahadewa" w:date="2022-07-25T10:18:00Z">
            <w:rPr>
              <w:lang w:val="en-US"/>
            </w:rPr>
          </w:rPrChange>
        </w:rPr>
        <w:t xml:space="preserve"> dibuat secara tertulis maksimal dalam waktu 7 (tujuh) hari dari tanggal kejadian didukung dengan bukti.</w:t>
      </w:r>
    </w:p>
    <w:p w14:paraId="0B81725C" w14:textId="77777777" w:rsidR="00AF2584" w:rsidRPr="00892D67"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Change w:id="814" w:author="Rizky Sahadewa" w:date="2022-07-25T10:18:00Z">
            <w:rPr>
              <w:lang w:val="en-US"/>
            </w:rPr>
          </w:rPrChange>
        </w:rPr>
      </w:pPr>
      <w:r w:rsidRPr="00892D67">
        <w:rPr>
          <w:rFonts w:ascii="Arial" w:hAnsi="Arial" w:cs="Arial"/>
          <w:sz w:val="22"/>
          <w:szCs w:val="22"/>
          <w:lang w:val="en-US"/>
          <w:rPrChange w:id="815" w:author="Rizky Sahadewa" w:date="2022-07-25T10:18:00Z">
            <w:rPr>
              <w:lang w:val="en-US"/>
            </w:rPr>
          </w:rPrChange>
        </w:rPr>
        <w:t xml:space="preserve">Pemberitahuan kejadian </w:t>
      </w:r>
      <w:r w:rsidRPr="00892D67">
        <w:rPr>
          <w:rFonts w:ascii="Arial" w:hAnsi="Arial" w:cs="Arial"/>
          <w:sz w:val="22"/>
          <w:szCs w:val="22"/>
          <w:rPrChange w:id="816" w:author="Rizky Sahadewa" w:date="2022-07-25T10:18:00Z">
            <w:rPr/>
          </w:rPrChange>
        </w:rPr>
        <w:t>force majeure</w:t>
      </w:r>
      <w:r w:rsidRPr="00892D67">
        <w:rPr>
          <w:rFonts w:ascii="Arial" w:hAnsi="Arial" w:cs="Arial"/>
          <w:sz w:val="22"/>
          <w:szCs w:val="22"/>
          <w:lang w:val="en-US"/>
          <w:rPrChange w:id="817" w:author="Rizky Sahadewa" w:date="2022-07-25T10:18:00Z">
            <w:rPr>
              <w:lang w:val="en-US"/>
            </w:rPr>
          </w:rPrChange>
        </w:rPr>
        <w:t xml:space="preserve"> diterima </w:t>
      </w:r>
      <w:r w:rsidRPr="00892D67">
        <w:rPr>
          <w:rFonts w:ascii="Arial" w:hAnsi="Arial" w:cs="Arial"/>
          <w:b/>
          <w:color w:val="000000" w:themeColor="text1"/>
          <w:sz w:val="22"/>
          <w:szCs w:val="22"/>
          <w:lang w:eastAsia="en-US"/>
          <w:rPrChange w:id="818" w:author="Rizky Sahadewa" w:date="2022-07-25T10:18:00Z">
            <w:rPr>
              <w:b/>
              <w:color w:val="000000" w:themeColor="text1"/>
              <w:lang w:eastAsia="en-US"/>
            </w:rPr>
          </w:rPrChange>
        </w:rPr>
        <w:t xml:space="preserve">Pihak Pertama </w:t>
      </w:r>
      <w:r w:rsidRPr="00892D67">
        <w:rPr>
          <w:rFonts w:ascii="Arial" w:hAnsi="Arial" w:cs="Arial"/>
          <w:sz w:val="22"/>
          <w:szCs w:val="22"/>
          <w:rPrChange w:id="819" w:author="Rizky Sahadewa" w:date="2022-07-25T10:18:00Z">
            <w:rPr/>
          </w:rPrChange>
        </w:rPr>
        <w:t xml:space="preserve">atau </w:t>
      </w:r>
      <w:r w:rsidRPr="00892D67">
        <w:rPr>
          <w:rFonts w:ascii="Arial" w:hAnsi="Arial" w:cs="Arial"/>
          <w:b/>
          <w:color w:val="000000" w:themeColor="text1"/>
          <w:sz w:val="22"/>
          <w:szCs w:val="22"/>
          <w:lang w:eastAsia="en-US"/>
          <w:rPrChange w:id="820" w:author="Rizky Sahadewa" w:date="2022-07-25T10:18:00Z">
            <w:rPr>
              <w:b/>
              <w:color w:val="000000" w:themeColor="text1"/>
              <w:lang w:eastAsia="en-US"/>
            </w:rPr>
          </w:rPrChange>
        </w:rPr>
        <w:t>Pihak Kedua</w:t>
      </w:r>
      <w:r w:rsidRPr="00892D67">
        <w:rPr>
          <w:rFonts w:ascii="Arial" w:hAnsi="Arial" w:cs="Arial"/>
          <w:color w:val="000000" w:themeColor="text1"/>
          <w:sz w:val="22"/>
          <w:szCs w:val="22"/>
          <w:lang w:eastAsia="en-US"/>
          <w:rPrChange w:id="821" w:author="Rizky Sahadewa" w:date="2022-07-25T10:18:00Z">
            <w:rPr>
              <w:color w:val="000000" w:themeColor="text1"/>
              <w:lang w:eastAsia="en-US"/>
            </w:rPr>
          </w:rPrChange>
        </w:rPr>
        <w:t xml:space="preserve"> </w:t>
      </w:r>
      <w:r w:rsidRPr="00892D67">
        <w:rPr>
          <w:rFonts w:ascii="Arial" w:hAnsi="Arial" w:cs="Arial"/>
          <w:sz w:val="22"/>
          <w:szCs w:val="22"/>
          <w:lang w:val="en-US"/>
          <w:rPrChange w:id="822" w:author="Rizky Sahadewa" w:date="2022-07-25T10:18:00Z">
            <w:rPr>
              <w:lang w:val="en-US"/>
            </w:rPr>
          </w:rPrChange>
        </w:rPr>
        <w:t xml:space="preserve">dan ditanggapi dalam waktu 3 (tiga) hari dari tanggal penerimaan pemberitahuan </w:t>
      </w:r>
      <w:r w:rsidRPr="00892D67">
        <w:rPr>
          <w:rFonts w:ascii="Arial" w:hAnsi="Arial" w:cs="Arial"/>
          <w:sz w:val="22"/>
          <w:szCs w:val="22"/>
          <w:rPrChange w:id="823" w:author="Rizky Sahadewa" w:date="2022-07-25T10:18:00Z">
            <w:rPr/>
          </w:rPrChange>
        </w:rPr>
        <w:t>force majeure</w:t>
      </w:r>
      <w:r w:rsidRPr="00892D67">
        <w:rPr>
          <w:rFonts w:ascii="Arial" w:hAnsi="Arial" w:cs="Arial"/>
          <w:sz w:val="22"/>
          <w:szCs w:val="22"/>
          <w:lang w:val="en-US"/>
          <w:rPrChange w:id="824" w:author="Rizky Sahadewa" w:date="2022-07-25T10:18:00Z">
            <w:rPr>
              <w:lang w:val="en-US"/>
            </w:rPr>
          </w:rPrChange>
        </w:rPr>
        <w:t>. Apabila pemberitahuan tersebut tidak ditanggapi maka dianggap</w:t>
      </w:r>
      <w:r w:rsidRPr="00892D67">
        <w:rPr>
          <w:rFonts w:ascii="Arial" w:hAnsi="Arial" w:cs="Arial"/>
          <w:sz w:val="22"/>
          <w:szCs w:val="22"/>
          <w:rPrChange w:id="825" w:author="Rizky Sahadewa" w:date="2022-07-25T10:18:00Z">
            <w:rPr/>
          </w:rPrChange>
        </w:rPr>
        <w:t xml:space="preserve"> </w:t>
      </w:r>
      <w:r w:rsidRPr="00892D67">
        <w:rPr>
          <w:rFonts w:ascii="Arial" w:hAnsi="Arial" w:cs="Arial"/>
          <w:sz w:val="22"/>
          <w:szCs w:val="22"/>
          <w:lang w:val="en-US"/>
          <w:rPrChange w:id="826" w:author="Rizky Sahadewa" w:date="2022-07-25T10:18:00Z">
            <w:rPr>
              <w:lang w:val="en-US"/>
            </w:rPr>
          </w:rPrChange>
        </w:rPr>
        <w:t xml:space="preserve">telah menerima  kejadian </w:t>
      </w:r>
      <w:r w:rsidRPr="00892D67">
        <w:rPr>
          <w:rFonts w:ascii="Arial" w:hAnsi="Arial" w:cs="Arial"/>
          <w:sz w:val="22"/>
          <w:szCs w:val="22"/>
          <w:rPrChange w:id="827" w:author="Rizky Sahadewa" w:date="2022-07-25T10:18:00Z">
            <w:rPr/>
          </w:rPrChange>
        </w:rPr>
        <w:t>force majeure</w:t>
      </w:r>
      <w:r w:rsidRPr="00892D67">
        <w:rPr>
          <w:rFonts w:ascii="Arial" w:hAnsi="Arial" w:cs="Arial"/>
          <w:sz w:val="22"/>
          <w:szCs w:val="22"/>
          <w:lang w:val="en-US"/>
          <w:rPrChange w:id="828" w:author="Rizky Sahadewa" w:date="2022-07-25T10:18:00Z">
            <w:rPr>
              <w:lang w:val="en-US"/>
            </w:rPr>
          </w:rPrChange>
        </w:rPr>
        <w:t xml:space="preserve"> tersebut.</w:t>
      </w:r>
    </w:p>
    <w:p w14:paraId="78534AD5" w14:textId="77777777" w:rsidR="00167F22" w:rsidRPr="00892D67" w:rsidRDefault="00167F22" w:rsidP="004F2AF7">
      <w:pPr>
        <w:widowControl w:val="0"/>
        <w:spacing w:after="0"/>
        <w:jc w:val="center"/>
        <w:rPr>
          <w:rFonts w:ascii="Arial" w:hAnsi="Arial" w:cs="Arial"/>
          <w:b/>
          <w:bCs/>
          <w:color w:val="000000" w:themeColor="text1"/>
          <w:lang w:val="en-US"/>
          <w:rPrChange w:id="829" w:author="Rizky Sahadewa" w:date="2022-07-25T10:18:00Z">
            <w:rPr>
              <w:rFonts w:ascii="Times New Roman" w:hAnsi="Times New Roman" w:cs="Times New Roman"/>
              <w:b/>
              <w:bCs/>
              <w:color w:val="000000" w:themeColor="text1"/>
              <w:sz w:val="24"/>
              <w:szCs w:val="24"/>
              <w:lang w:val="en-US"/>
            </w:rPr>
          </w:rPrChange>
        </w:rPr>
      </w:pPr>
    </w:p>
    <w:p w14:paraId="0C3BFDA0" w14:textId="77777777" w:rsidR="001E0CD7" w:rsidRPr="00892D67" w:rsidRDefault="00F65F2C" w:rsidP="004F2AF7">
      <w:pPr>
        <w:widowControl w:val="0"/>
        <w:spacing w:after="0"/>
        <w:jc w:val="center"/>
        <w:rPr>
          <w:rFonts w:ascii="Arial" w:hAnsi="Arial" w:cs="Arial"/>
          <w:b/>
          <w:bCs/>
          <w:color w:val="000000" w:themeColor="text1"/>
          <w:rPrChange w:id="830" w:author="Rizky Sahadewa" w:date="2022-07-25T10:18:00Z">
            <w:rPr>
              <w:rFonts w:ascii="Times New Roman" w:hAnsi="Times New Roman" w:cs="Times New Roman"/>
              <w:b/>
              <w:bCs/>
              <w:color w:val="000000" w:themeColor="text1"/>
              <w:sz w:val="24"/>
              <w:szCs w:val="24"/>
            </w:rPr>
          </w:rPrChange>
        </w:rPr>
      </w:pPr>
      <w:r w:rsidRPr="00892D67">
        <w:rPr>
          <w:rFonts w:ascii="Arial" w:hAnsi="Arial" w:cs="Arial"/>
          <w:b/>
          <w:bCs/>
          <w:color w:val="000000" w:themeColor="text1"/>
          <w:rPrChange w:id="831" w:author="Rizky Sahadewa" w:date="2022-07-25T10:18:00Z">
            <w:rPr>
              <w:rFonts w:ascii="Times New Roman" w:hAnsi="Times New Roman" w:cs="Times New Roman"/>
              <w:b/>
              <w:bCs/>
              <w:color w:val="000000" w:themeColor="text1"/>
              <w:sz w:val="24"/>
              <w:szCs w:val="24"/>
            </w:rPr>
          </w:rPrChange>
        </w:rPr>
        <w:t>Pasal</w:t>
      </w:r>
      <w:r w:rsidR="00D124E1" w:rsidRPr="00892D67">
        <w:rPr>
          <w:rFonts w:ascii="Arial" w:hAnsi="Arial" w:cs="Arial"/>
          <w:b/>
          <w:bCs/>
          <w:color w:val="000000" w:themeColor="text1"/>
          <w:rPrChange w:id="832" w:author="Rizky Sahadewa" w:date="2022-07-25T10:18:00Z">
            <w:rPr>
              <w:rFonts w:ascii="Times New Roman" w:hAnsi="Times New Roman" w:cs="Times New Roman"/>
              <w:b/>
              <w:bCs/>
              <w:color w:val="000000" w:themeColor="text1"/>
              <w:sz w:val="24"/>
              <w:szCs w:val="24"/>
            </w:rPr>
          </w:rPrChange>
        </w:rPr>
        <w:t xml:space="preserve"> 9</w:t>
      </w:r>
    </w:p>
    <w:p w14:paraId="747D8BCF" w14:textId="77777777" w:rsidR="001E0CD7" w:rsidRPr="00892D67" w:rsidRDefault="00B8566F" w:rsidP="004F2AF7">
      <w:pPr>
        <w:widowControl w:val="0"/>
        <w:spacing w:after="0"/>
        <w:jc w:val="center"/>
        <w:rPr>
          <w:rFonts w:ascii="Arial" w:hAnsi="Arial" w:cs="Arial"/>
          <w:b/>
          <w:bCs/>
          <w:color w:val="000000" w:themeColor="text1"/>
          <w:rPrChange w:id="833" w:author="Rizky Sahadewa" w:date="2022-07-25T10:18:00Z">
            <w:rPr>
              <w:rFonts w:ascii="Times New Roman" w:hAnsi="Times New Roman" w:cs="Times New Roman"/>
              <w:b/>
              <w:bCs/>
              <w:color w:val="000000" w:themeColor="text1"/>
              <w:sz w:val="24"/>
              <w:szCs w:val="24"/>
            </w:rPr>
          </w:rPrChange>
        </w:rPr>
      </w:pPr>
      <w:r w:rsidRPr="00892D67">
        <w:rPr>
          <w:rFonts w:ascii="Arial" w:hAnsi="Arial" w:cs="Arial"/>
          <w:b/>
          <w:bCs/>
          <w:color w:val="000000" w:themeColor="text1"/>
          <w:rPrChange w:id="834" w:author="Rizky Sahadewa" w:date="2022-07-25T10:18:00Z">
            <w:rPr>
              <w:rFonts w:ascii="Times New Roman" w:hAnsi="Times New Roman" w:cs="Times New Roman"/>
              <w:b/>
              <w:bCs/>
              <w:color w:val="000000" w:themeColor="text1"/>
              <w:sz w:val="24"/>
              <w:szCs w:val="24"/>
            </w:rPr>
          </w:rPrChange>
        </w:rPr>
        <w:t>Sistem Keamanan</w:t>
      </w:r>
      <w:r w:rsidR="00361FDF" w:rsidRPr="00892D67">
        <w:rPr>
          <w:rFonts w:ascii="Arial" w:hAnsi="Arial" w:cs="Arial"/>
          <w:b/>
          <w:bCs/>
          <w:color w:val="000000" w:themeColor="text1"/>
          <w:rPrChange w:id="835" w:author="Rizky Sahadewa" w:date="2022-07-25T10:18:00Z">
            <w:rPr>
              <w:rFonts w:ascii="Times New Roman" w:hAnsi="Times New Roman" w:cs="Times New Roman"/>
              <w:b/>
              <w:bCs/>
              <w:color w:val="000000" w:themeColor="text1"/>
              <w:sz w:val="24"/>
              <w:szCs w:val="24"/>
            </w:rPr>
          </w:rPrChange>
        </w:rPr>
        <w:t xml:space="preserve"> Informasi</w:t>
      </w:r>
    </w:p>
    <w:p w14:paraId="0F6983E6" w14:textId="77777777" w:rsidR="008E1462" w:rsidRPr="00892D67"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lang w:val="id-ID"/>
          <w:rPrChange w:id="836" w:author="Rizky Sahadewa" w:date="2022-07-25T10:18:00Z">
            <w:rPr>
              <w:rFonts w:cs="Times New Roman"/>
              <w:bCs/>
              <w:color w:val="000000" w:themeColor="text1"/>
              <w:lang w:val="id-ID"/>
            </w:rPr>
          </w:rPrChange>
        </w:rPr>
      </w:pPr>
      <w:r w:rsidRPr="00892D67">
        <w:rPr>
          <w:rFonts w:ascii="Arial" w:hAnsi="Arial" w:cs="Arial"/>
          <w:b/>
          <w:bCs/>
          <w:color w:val="000000" w:themeColor="text1"/>
          <w:sz w:val="22"/>
          <w:szCs w:val="22"/>
          <w:lang w:val="id-ID"/>
          <w:rPrChange w:id="837" w:author="Rizky Sahadewa" w:date="2022-07-25T10:18:00Z">
            <w:rPr>
              <w:rFonts w:cs="Times New Roman"/>
              <w:b/>
              <w:bCs/>
              <w:color w:val="000000" w:themeColor="text1"/>
              <w:lang w:val="id-ID"/>
            </w:rPr>
          </w:rPrChange>
        </w:rPr>
        <w:t>Para Pihak</w:t>
      </w:r>
      <w:r w:rsidRPr="00892D67">
        <w:rPr>
          <w:rFonts w:ascii="Arial" w:hAnsi="Arial" w:cs="Arial"/>
          <w:bCs/>
          <w:color w:val="000000" w:themeColor="text1"/>
          <w:sz w:val="22"/>
          <w:szCs w:val="22"/>
          <w:lang w:val="id-ID"/>
          <w:rPrChange w:id="838" w:author="Rizky Sahadewa" w:date="2022-07-25T10:18:00Z">
            <w:rPr>
              <w:rFonts w:cs="Times New Roman"/>
              <w:bCs/>
              <w:color w:val="000000" w:themeColor="text1"/>
              <w:lang w:val="id-ID"/>
            </w:rPr>
          </w:rPrChange>
        </w:rPr>
        <w:t xml:space="preserve"> sepakat untuk menjaga kerahasiaan isi perjanjian ini dan informasi lainnya yang diperoleh berkaitan dengan perjanjian ini, </w:t>
      </w:r>
      <w:r w:rsidR="009B5971" w:rsidRPr="00892D67">
        <w:rPr>
          <w:rFonts w:ascii="Arial" w:hAnsi="Arial" w:cs="Arial"/>
          <w:bCs/>
          <w:color w:val="000000" w:themeColor="text1"/>
          <w:sz w:val="22"/>
          <w:szCs w:val="22"/>
          <w:lang w:val="id-ID"/>
          <w:rPrChange w:id="839" w:author="Rizky Sahadewa" w:date="2022-07-25T10:18:00Z">
            <w:rPr>
              <w:rFonts w:cs="Times New Roman"/>
              <w:bCs/>
              <w:color w:val="000000" w:themeColor="text1"/>
              <w:lang w:val="id-ID"/>
            </w:rPr>
          </w:rPrChange>
        </w:rPr>
        <w:t xml:space="preserve">saat ini dan atau dikemudian hari setelah berakhirnya perjanjian </w:t>
      </w:r>
      <w:r w:rsidRPr="00892D67">
        <w:rPr>
          <w:rFonts w:ascii="Arial" w:hAnsi="Arial" w:cs="Arial"/>
          <w:bCs/>
          <w:color w:val="000000" w:themeColor="text1"/>
          <w:sz w:val="22"/>
          <w:szCs w:val="22"/>
          <w:lang w:val="id-ID"/>
          <w:rPrChange w:id="840" w:author="Rizky Sahadewa" w:date="2022-07-25T10:18:00Z">
            <w:rPr>
              <w:rFonts w:cs="Times New Roman"/>
              <w:bCs/>
              <w:color w:val="000000" w:themeColor="text1"/>
              <w:lang w:val="id-ID"/>
            </w:rPr>
          </w:rPrChange>
        </w:rPr>
        <w:t>kecuali informasi yang sifatnya sudah diketahui oleh umum atau sepatutnya dikategorikan sebagai informasi yang dapat diketahui oleh masyarakat luas atau berdasarkan ketentuan hukum yang berlaku.</w:t>
      </w:r>
    </w:p>
    <w:p w14:paraId="5DF5CE04" w14:textId="77777777" w:rsidR="008E1462" w:rsidRPr="00892D67"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lang w:val="id-ID"/>
          <w:rPrChange w:id="841" w:author="Rizky Sahadewa" w:date="2022-07-25T10:18:00Z">
            <w:rPr>
              <w:rFonts w:cs="Times New Roman"/>
              <w:bCs/>
              <w:color w:val="000000" w:themeColor="text1"/>
              <w:lang w:val="id-ID"/>
            </w:rPr>
          </w:rPrChange>
        </w:rPr>
      </w:pPr>
      <w:r w:rsidRPr="00892D67">
        <w:rPr>
          <w:rFonts w:ascii="Arial" w:hAnsi="Arial" w:cs="Arial"/>
          <w:b/>
          <w:bCs/>
          <w:color w:val="000000" w:themeColor="text1"/>
          <w:sz w:val="22"/>
          <w:szCs w:val="22"/>
          <w:rPrChange w:id="842" w:author="Rizky Sahadewa" w:date="2022-07-25T10:18:00Z">
            <w:rPr>
              <w:rFonts w:cs="Times New Roman"/>
              <w:b/>
              <w:bCs/>
              <w:color w:val="000000" w:themeColor="text1"/>
            </w:rPr>
          </w:rPrChange>
        </w:rPr>
        <w:t>Para Pihak</w:t>
      </w:r>
      <w:r w:rsidRPr="00892D67">
        <w:rPr>
          <w:rFonts w:ascii="Arial" w:hAnsi="Arial" w:cs="Arial"/>
          <w:bCs/>
          <w:color w:val="000000" w:themeColor="text1"/>
          <w:sz w:val="22"/>
          <w:szCs w:val="22"/>
          <w:rPrChange w:id="843" w:author="Rizky Sahadewa" w:date="2022-07-25T10:18:00Z">
            <w:rPr>
              <w:rFonts w:cs="Times New Roman"/>
              <w:bCs/>
              <w:color w:val="000000" w:themeColor="text1"/>
            </w:rPr>
          </w:rPrChange>
        </w:rPr>
        <w:t xml:space="preserve"> tidak akan membuka kerahasiaan </w:t>
      </w:r>
      <w:r w:rsidRPr="00892D67">
        <w:rPr>
          <w:rFonts w:ascii="Arial" w:hAnsi="Arial" w:cs="Arial"/>
          <w:bCs/>
          <w:color w:val="000000" w:themeColor="text1"/>
          <w:sz w:val="22"/>
          <w:szCs w:val="22"/>
          <w:lang w:val="id-ID"/>
          <w:rPrChange w:id="844" w:author="Rizky Sahadewa" w:date="2022-07-25T10:18:00Z">
            <w:rPr>
              <w:rFonts w:cs="Times New Roman"/>
              <w:bCs/>
              <w:color w:val="000000" w:themeColor="text1"/>
              <w:lang w:val="id-ID"/>
            </w:rPr>
          </w:rPrChange>
        </w:rPr>
        <w:t>informasi perusahaan</w:t>
      </w:r>
      <w:r w:rsidRPr="00892D67">
        <w:rPr>
          <w:rFonts w:ascii="Arial" w:hAnsi="Arial" w:cs="Arial"/>
          <w:bCs/>
          <w:color w:val="000000" w:themeColor="text1"/>
          <w:sz w:val="22"/>
          <w:szCs w:val="22"/>
          <w:rPrChange w:id="845" w:author="Rizky Sahadewa" w:date="2022-07-25T10:18:00Z">
            <w:rPr>
              <w:rFonts w:cs="Times New Roman"/>
              <w:bCs/>
              <w:color w:val="000000" w:themeColor="text1"/>
            </w:rPr>
          </w:rPrChange>
        </w:rPr>
        <w:t xml:space="preserve"> kepada </w:t>
      </w:r>
      <w:r w:rsidRPr="00892D67">
        <w:rPr>
          <w:rFonts w:ascii="Arial" w:hAnsi="Arial" w:cs="Arial"/>
          <w:bCs/>
          <w:color w:val="000000" w:themeColor="text1"/>
          <w:sz w:val="22"/>
          <w:szCs w:val="22"/>
          <w:lang w:val="id-ID"/>
          <w:rPrChange w:id="846" w:author="Rizky Sahadewa" w:date="2022-07-25T10:18:00Z">
            <w:rPr>
              <w:rFonts w:cs="Times New Roman"/>
              <w:bCs/>
              <w:color w:val="000000" w:themeColor="text1"/>
              <w:lang w:val="id-ID"/>
            </w:rPr>
          </w:rPrChange>
        </w:rPr>
        <w:t>Pihak Ketiga</w:t>
      </w:r>
      <w:r w:rsidRPr="00892D67">
        <w:rPr>
          <w:rFonts w:ascii="Arial" w:hAnsi="Arial" w:cs="Arial"/>
          <w:bCs/>
          <w:color w:val="000000" w:themeColor="text1"/>
          <w:sz w:val="22"/>
          <w:szCs w:val="22"/>
          <w:rPrChange w:id="847" w:author="Rizky Sahadewa" w:date="2022-07-25T10:18:00Z">
            <w:rPr>
              <w:rFonts w:cs="Times New Roman"/>
              <w:bCs/>
              <w:color w:val="000000" w:themeColor="text1"/>
            </w:rPr>
          </w:rPrChange>
        </w:rPr>
        <w:t xml:space="preserve"> tanpa persetujuan tertulis </w:t>
      </w:r>
      <w:r w:rsidRPr="00892D67">
        <w:rPr>
          <w:rFonts w:ascii="Arial" w:hAnsi="Arial" w:cs="Arial"/>
          <w:bCs/>
          <w:color w:val="000000" w:themeColor="text1"/>
          <w:sz w:val="22"/>
          <w:szCs w:val="22"/>
          <w:lang w:val="id-ID"/>
          <w:rPrChange w:id="848" w:author="Rizky Sahadewa" w:date="2022-07-25T10:18:00Z">
            <w:rPr>
              <w:rFonts w:cs="Times New Roman"/>
              <w:bCs/>
              <w:color w:val="000000" w:themeColor="text1"/>
              <w:lang w:val="id-ID"/>
            </w:rPr>
          </w:rPrChange>
        </w:rPr>
        <w:t xml:space="preserve">yang ditandatangani atasan tertinggi dari masing-masing </w:t>
      </w:r>
      <w:r w:rsidRPr="00892D67">
        <w:rPr>
          <w:rFonts w:ascii="Arial" w:hAnsi="Arial" w:cs="Arial"/>
          <w:b/>
          <w:bCs/>
          <w:color w:val="000000" w:themeColor="text1"/>
          <w:sz w:val="22"/>
          <w:szCs w:val="22"/>
          <w:lang w:val="id-ID"/>
          <w:rPrChange w:id="849" w:author="Rizky Sahadewa" w:date="2022-07-25T10:18:00Z">
            <w:rPr>
              <w:rFonts w:cs="Times New Roman"/>
              <w:b/>
              <w:bCs/>
              <w:color w:val="000000" w:themeColor="text1"/>
              <w:lang w:val="id-ID"/>
            </w:rPr>
          </w:rPrChange>
        </w:rPr>
        <w:t>Pihak</w:t>
      </w:r>
      <w:r w:rsidRPr="00892D67">
        <w:rPr>
          <w:rFonts w:ascii="Arial" w:hAnsi="Arial" w:cs="Arial"/>
          <w:bCs/>
          <w:color w:val="000000" w:themeColor="text1"/>
          <w:sz w:val="22"/>
          <w:szCs w:val="22"/>
          <w:lang w:val="id-ID"/>
          <w:rPrChange w:id="850" w:author="Rizky Sahadewa" w:date="2022-07-25T10:18:00Z">
            <w:rPr>
              <w:rFonts w:cs="Times New Roman"/>
              <w:bCs/>
              <w:color w:val="000000" w:themeColor="text1"/>
              <w:lang w:val="id-ID"/>
            </w:rPr>
          </w:rPrChange>
        </w:rPr>
        <w:t xml:space="preserve">. </w:t>
      </w:r>
      <w:r w:rsidRPr="00892D67">
        <w:rPr>
          <w:rFonts w:ascii="Arial" w:eastAsiaTheme="minorEastAsia" w:hAnsi="Arial" w:cs="Arial"/>
          <w:color w:val="000000" w:themeColor="text1"/>
          <w:kern w:val="0"/>
          <w:sz w:val="22"/>
          <w:szCs w:val="22"/>
          <w:lang w:val="id-ID" w:eastAsia="en-US" w:bidi="ar-SA"/>
          <w:rPrChange w:id="851" w:author="Rizky Sahadewa" w:date="2022-07-25T10:18:00Z">
            <w:rPr>
              <w:rFonts w:eastAsiaTheme="minorEastAsia" w:cs="Times New Roman"/>
              <w:color w:val="000000" w:themeColor="text1"/>
              <w:kern w:val="0"/>
              <w:lang w:val="id-ID" w:eastAsia="en-US" w:bidi="ar-SA"/>
            </w:rPr>
          </w:rPrChange>
        </w:rPr>
        <w:t>(Seperti upload gambar/ video ke media sosial, dll).</w:t>
      </w:r>
    </w:p>
    <w:p w14:paraId="39ED69E3" w14:textId="77777777" w:rsidR="008E1462" w:rsidRPr="00892D67"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lang w:val="id-ID"/>
          <w:rPrChange w:id="852" w:author="Rizky Sahadewa" w:date="2022-07-25T10:18:00Z">
            <w:rPr>
              <w:rFonts w:cs="Times New Roman"/>
              <w:bCs/>
              <w:color w:val="000000" w:themeColor="text1"/>
              <w:lang w:val="id-ID"/>
            </w:rPr>
          </w:rPrChange>
        </w:rPr>
      </w:pPr>
      <w:r w:rsidRPr="00892D67">
        <w:rPr>
          <w:rFonts w:ascii="Arial" w:eastAsiaTheme="minorEastAsia" w:hAnsi="Arial" w:cs="Arial"/>
          <w:color w:val="000000" w:themeColor="text1"/>
          <w:kern w:val="0"/>
          <w:sz w:val="22"/>
          <w:szCs w:val="22"/>
          <w:lang w:val="id-ID" w:eastAsia="en-US" w:bidi="ar-SA"/>
          <w:rPrChange w:id="853" w:author="Rizky Sahadewa" w:date="2022-07-25T10:18:00Z">
            <w:rPr>
              <w:rFonts w:eastAsiaTheme="minorEastAsia" w:cs="Times New Roman"/>
              <w:color w:val="000000" w:themeColor="text1"/>
              <w:kern w:val="0"/>
              <w:lang w:val="id-ID" w:eastAsia="en-US" w:bidi="ar-SA"/>
            </w:rPr>
          </w:rPrChange>
        </w:rPr>
        <w:t>Apabila</w:t>
      </w:r>
      <w:r w:rsidRPr="00892D67">
        <w:rPr>
          <w:rFonts w:ascii="Arial" w:eastAsiaTheme="minorEastAsia" w:hAnsi="Arial" w:cs="Arial"/>
          <w:b/>
          <w:color w:val="000000" w:themeColor="text1"/>
          <w:kern w:val="0"/>
          <w:sz w:val="22"/>
          <w:szCs w:val="22"/>
          <w:lang w:val="id-ID" w:eastAsia="en-US" w:bidi="ar-SA"/>
          <w:rPrChange w:id="854" w:author="Rizky Sahadewa" w:date="2022-07-25T10:18:00Z">
            <w:rPr>
              <w:rFonts w:eastAsiaTheme="minorEastAsia" w:cs="Times New Roman"/>
              <w:b/>
              <w:color w:val="000000" w:themeColor="text1"/>
              <w:kern w:val="0"/>
              <w:lang w:val="id-ID" w:eastAsia="en-US" w:bidi="ar-SA"/>
            </w:rPr>
          </w:rPrChange>
        </w:rPr>
        <w:t xml:space="preserve"> Pihak Pertama </w:t>
      </w:r>
      <w:r w:rsidRPr="00892D67">
        <w:rPr>
          <w:rFonts w:ascii="Arial" w:eastAsiaTheme="minorEastAsia" w:hAnsi="Arial" w:cs="Arial"/>
          <w:color w:val="000000" w:themeColor="text1"/>
          <w:kern w:val="0"/>
          <w:sz w:val="22"/>
          <w:szCs w:val="22"/>
          <w:lang w:val="id-ID" w:eastAsia="en-US" w:bidi="ar-SA"/>
          <w:rPrChange w:id="855" w:author="Rizky Sahadewa" w:date="2022-07-25T10:18:00Z">
            <w:rPr>
              <w:rFonts w:eastAsiaTheme="minorEastAsia" w:cs="Times New Roman"/>
              <w:color w:val="000000" w:themeColor="text1"/>
              <w:kern w:val="0"/>
              <w:lang w:val="id-ID" w:eastAsia="en-US" w:bidi="ar-SA"/>
            </w:rPr>
          </w:rPrChange>
        </w:rPr>
        <w:t xml:space="preserve">membocorkan dan/atau menyebarluaskan kerahasiaan informasi perusahaan </w:t>
      </w:r>
      <w:r w:rsidRPr="00892D67">
        <w:rPr>
          <w:rFonts w:ascii="Arial" w:eastAsiaTheme="minorEastAsia" w:hAnsi="Arial" w:cs="Arial"/>
          <w:b/>
          <w:color w:val="000000" w:themeColor="text1"/>
          <w:kern w:val="0"/>
          <w:sz w:val="22"/>
          <w:szCs w:val="22"/>
          <w:lang w:val="id-ID" w:eastAsia="en-US" w:bidi="ar-SA"/>
          <w:rPrChange w:id="856" w:author="Rizky Sahadewa" w:date="2022-07-25T10:18:00Z">
            <w:rPr>
              <w:rFonts w:eastAsiaTheme="minorEastAsia" w:cs="Times New Roman"/>
              <w:b/>
              <w:color w:val="000000" w:themeColor="text1"/>
              <w:kern w:val="0"/>
              <w:lang w:val="id-ID" w:eastAsia="en-US" w:bidi="ar-SA"/>
            </w:rPr>
          </w:rPrChange>
        </w:rPr>
        <w:t>Pihak Kedua</w:t>
      </w:r>
      <w:r w:rsidRPr="00892D67">
        <w:rPr>
          <w:rFonts w:ascii="Arial" w:eastAsiaTheme="minorEastAsia" w:hAnsi="Arial" w:cs="Arial"/>
          <w:color w:val="000000" w:themeColor="text1"/>
          <w:kern w:val="0"/>
          <w:sz w:val="22"/>
          <w:szCs w:val="22"/>
          <w:lang w:val="id-ID" w:eastAsia="en-US" w:bidi="ar-SA"/>
          <w:rPrChange w:id="857" w:author="Rizky Sahadewa" w:date="2022-07-25T10:18:00Z">
            <w:rPr>
              <w:rFonts w:eastAsiaTheme="minorEastAsia" w:cs="Times New Roman"/>
              <w:color w:val="000000" w:themeColor="text1"/>
              <w:kern w:val="0"/>
              <w:lang w:val="id-ID" w:eastAsia="en-US" w:bidi="ar-SA"/>
            </w:rPr>
          </w:rPrChange>
        </w:rPr>
        <w:t xml:space="preserve"> dan mengakibatkan kerugian </w:t>
      </w:r>
      <w:r w:rsidR="009B5971" w:rsidRPr="00892D67">
        <w:rPr>
          <w:rFonts w:ascii="Arial" w:eastAsiaTheme="minorEastAsia" w:hAnsi="Arial" w:cs="Arial"/>
          <w:b/>
          <w:color w:val="000000" w:themeColor="text1"/>
          <w:kern w:val="0"/>
          <w:sz w:val="22"/>
          <w:szCs w:val="22"/>
          <w:lang w:val="id-ID" w:eastAsia="en-US" w:bidi="ar-SA"/>
          <w:rPrChange w:id="858" w:author="Rizky Sahadewa" w:date="2022-07-25T10:18:00Z">
            <w:rPr>
              <w:rFonts w:eastAsiaTheme="minorEastAsia" w:cs="Times New Roman"/>
              <w:b/>
              <w:color w:val="000000" w:themeColor="text1"/>
              <w:kern w:val="0"/>
              <w:lang w:val="id-ID" w:eastAsia="en-US" w:bidi="ar-SA"/>
            </w:rPr>
          </w:rPrChange>
        </w:rPr>
        <w:t xml:space="preserve">Pihak </w:t>
      </w:r>
      <w:r w:rsidR="0084356D" w:rsidRPr="00892D67">
        <w:rPr>
          <w:rFonts w:ascii="Arial" w:eastAsiaTheme="minorEastAsia" w:hAnsi="Arial" w:cs="Arial"/>
          <w:b/>
          <w:color w:val="000000" w:themeColor="text1"/>
          <w:kern w:val="0"/>
          <w:sz w:val="22"/>
          <w:szCs w:val="22"/>
          <w:lang w:val="id-ID" w:eastAsia="en-US" w:bidi="ar-SA"/>
          <w:rPrChange w:id="859" w:author="Rizky Sahadewa" w:date="2022-07-25T10:18:00Z">
            <w:rPr>
              <w:rFonts w:eastAsiaTheme="minorEastAsia" w:cs="Times New Roman"/>
              <w:b/>
              <w:color w:val="000000" w:themeColor="text1"/>
              <w:kern w:val="0"/>
              <w:lang w:val="id-ID" w:eastAsia="en-US" w:bidi="ar-SA"/>
            </w:rPr>
          </w:rPrChange>
        </w:rPr>
        <w:t>Kedua</w:t>
      </w:r>
      <w:r w:rsidR="009B5971" w:rsidRPr="00892D67">
        <w:rPr>
          <w:rFonts w:ascii="Arial" w:eastAsiaTheme="minorEastAsia" w:hAnsi="Arial" w:cs="Arial"/>
          <w:color w:val="000000" w:themeColor="text1"/>
          <w:kern w:val="0"/>
          <w:sz w:val="22"/>
          <w:szCs w:val="22"/>
          <w:lang w:val="id-ID" w:eastAsia="en-US" w:bidi="ar-SA"/>
          <w:rPrChange w:id="860" w:author="Rizky Sahadewa" w:date="2022-07-25T10:18:00Z">
            <w:rPr>
              <w:rFonts w:eastAsiaTheme="minorEastAsia" w:cs="Times New Roman"/>
              <w:color w:val="000000" w:themeColor="text1"/>
              <w:kern w:val="0"/>
              <w:lang w:val="id-ID" w:eastAsia="en-US" w:bidi="ar-SA"/>
            </w:rPr>
          </w:rPrChange>
        </w:rPr>
        <w:t xml:space="preserve"> </w:t>
      </w:r>
      <w:r w:rsidRPr="00892D67">
        <w:rPr>
          <w:rFonts w:ascii="Arial" w:eastAsiaTheme="minorEastAsia" w:hAnsi="Arial" w:cs="Arial"/>
          <w:color w:val="000000" w:themeColor="text1"/>
          <w:kern w:val="0"/>
          <w:sz w:val="22"/>
          <w:szCs w:val="22"/>
          <w:lang w:val="id-ID" w:eastAsia="en-US" w:bidi="ar-SA"/>
          <w:rPrChange w:id="861" w:author="Rizky Sahadewa" w:date="2022-07-25T10:18:00Z">
            <w:rPr>
              <w:rFonts w:eastAsiaTheme="minorEastAsia" w:cs="Times New Roman"/>
              <w:color w:val="000000" w:themeColor="text1"/>
              <w:kern w:val="0"/>
              <w:lang w:val="id-ID" w:eastAsia="en-US" w:bidi="ar-SA"/>
            </w:rPr>
          </w:rPrChange>
        </w:rPr>
        <w:t xml:space="preserve">maka </w:t>
      </w:r>
      <w:r w:rsidRPr="00892D67">
        <w:rPr>
          <w:rFonts w:ascii="Arial" w:eastAsiaTheme="minorEastAsia" w:hAnsi="Arial" w:cs="Arial"/>
          <w:b/>
          <w:color w:val="000000" w:themeColor="text1"/>
          <w:kern w:val="0"/>
          <w:sz w:val="22"/>
          <w:szCs w:val="22"/>
          <w:lang w:val="id-ID" w:eastAsia="en-US" w:bidi="ar-SA"/>
          <w:rPrChange w:id="862" w:author="Rizky Sahadewa" w:date="2022-07-25T10:18:00Z">
            <w:rPr>
              <w:rFonts w:eastAsiaTheme="minorEastAsia" w:cs="Times New Roman"/>
              <w:b/>
              <w:color w:val="000000" w:themeColor="text1"/>
              <w:kern w:val="0"/>
              <w:lang w:val="id-ID" w:eastAsia="en-US" w:bidi="ar-SA"/>
            </w:rPr>
          </w:rPrChange>
        </w:rPr>
        <w:t>Pihak Pertama</w:t>
      </w:r>
      <w:r w:rsidRPr="00892D67">
        <w:rPr>
          <w:rFonts w:ascii="Arial" w:eastAsiaTheme="minorEastAsia" w:hAnsi="Arial" w:cs="Arial"/>
          <w:color w:val="000000" w:themeColor="text1"/>
          <w:kern w:val="0"/>
          <w:sz w:val="22"/>
          <w:szCs w:val="22"/>
          <w:lang w:val="id-ID" w:eastAsia="en-US" w:bidi="ar-SA"/>
          <w:rPrChange w:id="863" w:author="Rizky Sahadewa" w:date="2022-07-25T10:18:00Z">
            <w:rPr>
              <w:rFonts w:eastAsiaTheme="minorEastAsia" w:cs="Times New Roman"/>
              <w:color w:val="000000" w:themeColor="text1"/>
              <w:kern w:val="0"/>
              <w:lang w:val="id-ID" w:eastAsia="en-US" w:bidi="ar-SA"/>
            </w:rPr>
          </w:rPrChange>
        </w:rPr>
        <w:t xml:space="preserve"> wajib membayar seluruh kerugian yang diderita oleh </w:t>
      </w:r>
      <w:r w:rsidRPr="00892D67">
        <w:rPr>
          <w:rFonts w:ascii="Arial" w:eastAsiaTheme="minorEastAsia" w:hAnsi="Arial" w:cs="Arial"/>
          <w:b/>
          <w:color w:val="000000" w:themeColor="text1"/>
          <w:kern w:val="0"/>
          <w:sz w:val="22"/>
          <w:szCs w:val="22"/>
          <w:lang w:val="id-ID" w:eastAsia="en-US" w:bidi="ar-SA"/>
          <w:rPrChange w:id="864" w:author="Rizky Sahadewa" w:date="2022-07-25T10:18:00Z">
            <w:rPr>
              <w:rFonts w:eastAsiaTheme="minorEastAsia" w:cs="Times New Roman"/>
              <w:b/>
              <w:color w:val="000000" w:themeColor="text1"/>
              <w:kern w:val="0"/>
              <w:lang w:val="id-ID" w:eastAsia="en-US" w:bidi="ar-SA"/>
            </w:rPr>
          </w:rPrChange>
        </w:rPr>
        <w:t>Pihak Kedua</w:t>
      </w:r>
      <w:r w:rsidRPr="00892D67">
        <w:rPr>
          <w:rFonts w:ascii="Arial" w:eastAsiaTheme="minorEastAsia" w:hAnsi="Arial" w:cs="Arial"/>
          <w:color w:val="000000" w:themeColor="text1"/>
          <w:kern w:val="0"/>
          <w:sz w:val="22"/>
          <w:szCs w:val="22"/>
          <w:lang w:val="id-ID" w:eastAsia="en-US" w:bidi="ar-SA"/>
          <w:rPrChange w:id="865" w:author="Rizky Sahadewa" w:date="2022-07-25T10:18:00Z">
            <w:rPr>
              <w:rFonts w:eastAsiaTheme="minorEastAsia" w:cs="Times New Roman"/>
              <w:color w:val="000000" w:themeColor="text1"/>
              <w:kern w:val="0"/>
              <w:lang w:val="id-ID" w:eastAsia="en-US" w:bidi="ar-SA"/>
            </w:rPr>
          </w:rPrChange>
        </w:rPr>
        <w:t>.</w:t>
      </w:r>
    </w:p>
    <w:p w14:paraId="6403FBA9" w14:textId="77777777" w:rsidR="008E1462" w:rsidRPr="00892D67"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rPrChange w:id="866" w:author="Rizky Sahadewa" w:date="2022-07-25T10:18:00Z">
            <w:rPr>
              <w:rFonts w:cs="Times New Roman"/>
              <w:bCs/>
              <w:color w:val="000000" w:themeColor="text1"/>
            </w:rPr>
          </w:rPrChange>
        </w:rPr>
      </w:pPr>
      <w:r w:rsidRPr="00892D67">
        <w:rPr>
          <w:rFonts w:ascii="Arial" w:hAnsi="Arial" w:cs="Arial"/>
          <w:b/>
          <w:bCs/>
          <w:color w:val="000000" w:themeColor="text1"/>
          <w:sz w:val="22"/>
          <w:szCs w:val="22"/>
          <w:lang w:val="id-ID"/>
          <w:rPrChange w:id="867" w:author="Rizky Sahadewa" w:date="2022-07-25T10:18:00Z">
            <w:rPr>
              <w:rFonts w:cs="Times New Roman"/>
              <w:b/>
              <w:bCs/>
              <w:color w:val="000000" w:themeColor="text1"/>
              <w:lang w:val="id-ID"/>
            </w:rPr>
          </w:rPrChange>
        </w:rPr>
        <w:t>Pihak Pertama</w:t>
      </w:r>
      <w:r w:rsidRPr="00892D67">
        <w:rPr>
          <w:rFonts w:ascii="Arial" w:hAnsi="Arial" w:cs="Arial"/>
          <w:bCs/>
          <w:color w:val="000000" w:themeColor="text1"/>
          <w:sz w:val="22"/>
          <w:szCs w:val="22"/>
          <w:rPrChange w:id="868" w:author="Rizky Sahadewa" w:date="2022-07-25T10:18:00Z">
            <w:rPr>
              <w:rFonts w:cs="Times New Roman"/>
              <w:bCs/>
              <w:color w:val="000000" w:themeColor="text1"/>
            </w:rPr>
          </w:rPrChange>
        </w:rPr>
        <w:t xml:space="preserve"> berperan serta menjaga aset </w:t>
      </w:r>
      <w:r w:rsidRPr="00892D67">
        <w:rPr>
          <w:rFonts w:ascii="Arial" w:hAnsi="Arial" w:cs="Arial"/>
          <w:b/>
          <w:bCs/>
          <w:color w:val="000000" w:themeColor="text1"/>
          <w:sz w:val="22"/>
          <w:szCs w:val="22"/>
          <w:rPrChange w:id="869" w:author="Rizky Sahadewa" w:date="2022-07-25T10:18:00Z">
            <w:rPr>
              <w:rFonts w:cs="Times New Roman"/>
              <w:b/>
              <w:bCs/>
              <w:color w:val="000000" w:themeColor="text1"/>
            </w:rPr>
          </w:rPrChange>
        </w:rPr>
        <w:t xml:space="preserve">Pihak </w:t>
      </w:r>
      <w:r w:rsidRPr="00892D67">
        <w:rPr>
          <w:rFonts w:ascii="Arial" w:hAnsi="Arial" w:cs="Arial"/>
          <w:b/>
          <w:bCs/>
          <w:color w:val="000000" w:themeColor="text1"/>
          <w:sz w:val="22"/>
          <w:szCs w:val="22"/>
          <w:lang w:val="id-ID"/>
          <w:rPrChange w:id="870" w:author="Rizky Sahadewa" w:date="2022-07-25T10:18:00Z">
            <w:rPr>
              <w:rFonts w:cs="Times New Roman"/>
              <w:b/>
              <w:bCs/>
              <w:color w:val="000000" w:themeColor="text1"/>
              <w:lang w:val="id-ID"/>
            </w:rPr>
          </w:rPrChange>
        </w:rPr>
        <w:t>Kedua</w:t>
      </w:r>
      <w:r w:rsidRPr="00892D67">
        <w:rPr>
          <w:rFonts w:ascii="Arial" w:hAnsi="Arial" w:cs="Arial"/>
          <w:bCs/>
          <w:color w:val="000000" w:themeColor="text1"/>
          <w:sz w:val="22"/>
          <w:szCs w:val="22"/>
          <w:lang w:val="id-ID"/>
          <w:rPrChange w:id="871" w:author="Rizky Sahadewa" w:date="2022-07-25T10:18:00Z">
            <w:rPr>
              <w:rFonts w:cs="Times New Roman"/>
              <w:bCs/>
              <w:color w:val="000000" w:themeColor="text1"/>
              <w:lang w:val="id-ID"/>
            </w:rPr>
          </w:rPrChange>
        </w:rPr>
        <w:t>.</w:t>
      </w:r>
    </w:p>
    <w:p w14:paraId="07DA6634" w14:textId="77777777" w:rsidR="008E1462" w:rsidRPr="00892D67"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rPrChange w:id="872" w:author="Rizky Sahadewa" w:date="2022-07-25T10:18:00Z">
            <w:rPr>
              <w:rFonts w:cs="Times New Roman"/>
              <w:bCs/>
              <w:color w:val="000000" w:themeColor="text1"/>
            </w:rPr>
          </w:rPrChange>
        </w:rPr>
      </w:pPr>
      <w:r w:rsidRPr="00892D67">
        <w:rPr>
          <w:rFonts w:ascii="Arial" w:hAnsi="Arial" w:cs="Arial"/>
          <w:b/>
          <w:bCs/>
          <w:color w:val="000000" w:themeColor="text1"/>
          <w:sz w:val="22"/>
          <w:szCs w:val="22"/>
          <w:rPrChange w:id="873" w:author="Rizky Sahadewa" w:date="2022-07-25T10:18:00Z">
            <w:rPr>
              <w:rFonts w:cs="Times New Roman"/>
              <w:b/>
              <w:bCs/>
              <w:color w:val="000000" w:themeColor="text1"/>
            </w:rPr>
          </w:rPrChange>
        </w:rPr>
        <w:t xml:space="preserve">Pihak </w:t>
      </w:r>
      <w:r w:rsidRPr="00892D67">
        <w:rPr>
          <w:rFonts w:ascii="Arial" w:hAnsi="Arial" w:cs="Arial"/>
          <w:b/>
          <w:bCs/>
          <w:color w:val="000000" w:themeColor="text1"/>
          <w:sz w:val="22"/>
          <w:szCs w:val="22"/>
          <w:lang w:val="id-ID"/>
          <w:rPrChange w:id="874" w:author="Rizky Sahadewa" w:date="2022-07-25T10:18:00Z">
            <w:rPr>
              <w:rFonts w:cs="Times New Roman"/>
              <w:b/>
              <w:bCs/>
              <w:color w:val="000000" w:themeColor="text1"/>
              <w:lang w:val="id-ID"/>
            </w:rPr>
          </w:rPrChange>
        </w:rPr>
        <w:t>Pertama</w:t>
      </w:r>
      <w:r w:rsidRPr="00892D67">
        <w:rPr>
          <w:rFonts w:ascii="Arial" w:hAnsi="Arial" w:cs="Arial"/>
          <w:bCs/>
          <w:color w:val="000000" w:themeColor="text1"/>
          <w:sz w:val="22"/>
          <w:szCs w:val="22"/>
          <w:rPrChange w:id="875" w:author="Rizky Sahadewa" w:date="2022-07-25T10:18:00Z">
            <w:rPr>
              <w:rFonts w:cs="Times New Roman"/>
              <w:bCs/>
              <w:color w:val="000000" w:themeColor="text1"/>
            </w:rPr>
          </w:rPrChange>
        </w:rPr>
        <w:t xml:space="preserve"> dilarang mengambil gambar/ video dalam bentuk apapun selain </w:t>
      </w:r>
      <w:r w:rsidR="009B5971" w:rsidRPr="00892D67">
        <w:rPr>
          <w:rFonts w:ascii="Arial" w:hAnsi="Arial" w:cs="Arial"/>
          <w:bCs/>
          <w:color w:val="000000" w:themeColor="text1"/>
          <w:sz w:val="22"/>
          <w:szCs w:val="22"/>
          <w:lang w:val="id-ID"/>
          <w:rPrChange w:id="876" w:author="Rizky Sahadewa" w:date="2022-07-25T10:18:00Z">
            <w:rPr>
              <w:rFonts w:cs="Times New Roman"/>
              <w:bCs/>
              <w:color w:val="000000" w:themeColor="text1"/>
              <w:lang w:val="id-ID"/>
            </w:rPr>
          </w:rPrChange>
        </w:rPr>
        <w:t xml:space="preserve">untuk </w:t>
      </w:r>
      <w:r w:rsidRPr="00892D67">
        <w:rPr>
          <w:rFonts w:ascii="Arial" w:hAnsi="Arial" w:cs="Arial"/>
          <w:bCs/>
          <w:color w:val="000000" w:themeColor="text1"/>
          <w:sz w:val="22"/>
          <w:szCs w:val="22"/>
          <w:rPrChange w:id="877" w:author="Rizky Sahadewa" w:date="2022-07-25T10:18:00Z">
            <w:rPr>
              <w:rFonts w:cs="Times New Roman"/>
              <w:bCs/>
              <w:color w:val="000000" w:themeColor="text1"/>
            </w:rPr>
          </w:rPrChange>
        </w:rPr>
        <w:t xml:space="preserve">kepentingan </w:t>
      </w:r>
      <w:r w:rsidRPr="00892D67">
        <w:rPr>
          <w:rFonts w:ascii="Arial" w:hAnsi="Arial" w:cs="Arial"/>
          <w:b/>
          <w:bCs/>
          <w:color w:val="000000" w:themeColor="text1"/>
          <w:sz w:val="22"/>
          <w:szCs w:val="22"/>
          <w:rPrChange w:id="878" w:author="Rizky Sahadewa" w:date="2022-07-25T10:18:00Z">
            <w:rPr>
              <w:rFonts w:cs="Times New Roman"/>
              <w:b/>
              <w:bCs/>
              <w:color w:val="000000" w:themeColor="text1"/>
            </w:rPr>
          </w:rPrChange>
        </w:rPr>
        <w:t xml:space="preserve">Pihak </w:t>
      </w:r>
      <w:r w:rsidRPr="00892D67">
        <w:rPr>
          <w:rFonts w:ascii="Arial" w:hAnsi="Arial" w:cs="Arial"/>
          <w:b/>
          <w:bCs/>
          <w:color w:val="000000" w:themeColor="text1"/>
          <w:sz w:val="22"/>
          <w:szCs w:val="22"/>
          <w:lang w:val="id-ID"/>
          <w:rPrChange w:id="879" w:author="Rizky Sahadewa" w:date="2022-07-25T10:18:00Z">
            <w:rPr>
              <w:rFonts w:cs="Times New Roman"/>
              <w:b/>
              <w:bCs/>
              <w:color w:val="000000" w:themeColor="text1"/>
              <w:lang w:val="id-ID"/>
            </w:rPr>
          </w:rPrChange>
        </w:rPr>
        <w:t>Kedua</w:t>
      </w:r>
      <w:r w:rsidRPr="00892D67">
        <w:rPr>
          <w:rFonts w:ascii="Arial" w:hAnsi="Arial" w:cs="Arial"/>
          <w:bCs/>
          <w:color w:val="000000" w:themeColor="text1"/>
          <w:sz w:val="22"/>
          <w:szCs w:val="22"/>
          <w:lang w:val="id-ID"/>
          <w:rPrChange w:id="880" w:author="Rizky Sahadewa" w:date="2022-07-25T10:18:00Z">
            <w:rPr>
              <w:rFonts w:cs="Times New Roman"/>
              <w:bCs/>
              <w:color w:val="000000" w:themeColor="text1"/>
              <w:lang w:val="id-ID"/>
            </w:rPr>
          </w:rPrChange>
        </w:rPr>
        <w:t>.</w:t>
      </w:r>
    </w:p>
    <w:p w14:paraId="608F8A44" w14:textId="77777777" w:rsidR="008E1462" w:rsidRPr="00892D67"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rPrChange w:id="881" w:author="Rizky Sahadewa" w:date="2022-07-25T10:18:00Z">
            <w:rPr>
              <w:rFonts w:cs="Times New Roman"/>
              <w:bCs/>
              <w:color w:val="000000" w:themeColor="text1"/>
            </w:rPr>
          </w:rPrChange>
        </w:rPr>
      </w:pPr>
      <w:r w:rsidRPr="00892D67">
        <w:rPr>
          <w:rFonts w:ascii="Arial" w:hAnsi="Arial" w:cs="Arial"/>
          <w:b/>
          <w:bCs/>
          <w:color w:val="000000" w:themeColor="text1"/>
          <w:sz w:val="22"/>
          <w:szCs w:val="22"/>
          <w:rPrChange w:id="882" w:author="Rizky Sahadewa" w:date="2022-07-25T10:18:00Z">
            <w:rPr>
              <w:rFonts w:cs="Times New Roman"/>
              <w:b/>
              <w:bCs/>
              <w:color w:val="000000" w:themeColor="text1"/>
            </w:rPr>
          </w:rPrChange>
        </w:rPr>
        <w:t xml:space="preserve">Pihak </w:t>
      </w:r>
      <w:r w:rsidRPr="00892D67">
        <w:rPr>
          <w:rFonts w:ascii="Arial" w:hAnsi="Arial" w:cs="Arial"/>
          <w:b/>
          <w:bCs/>
          <w:color w:val="000000" w:themeColor="text1"/>
          <w:sz w:val="22"/>
          <w:szCs w:val="22"/>
          <w:lang w:val="id-ID"/>
          <w:rPrChange w:id="883" w:author="Rizky Sahadewa" w:date="2022-07-25T10:18:00Z">
            <w:rPr>
              <w:rFonts w:cs="Times New Roman"/>
              <w:b/>
              <w:bCs/>
              <w:color w:val="000000" w:themeColor="text1"/>
              <w:lang w:val="id-ID"/>
            </w:rPr>
          </w:rPrChange>
        </w:rPr>
        <w:t>Pertama</w:t>
      </w:r>
      <w:r w:rsidRPr="00892D67">
        <w:rPr>
          <w:rFonts w:ascii="Arial" w:hAnsi="Arial" w:cs="Arial"/>
          <w:bCs/>
          <w:color w:val="000000" w:themeColor="text1"/>
          <w:sz w:val="22"/>
          <w:szCs w:val="22"/>
          <w:rPrChange w:id="884" w:author="Rizky Sahadewa" w:date="2022-07-25T10:18:00Z">
            <w:rPr>
              <w:rFonts w:cs="Times New Roman"/>
              <w:bCs/>
              <w:color w:val="000000" w:themeColor="text1"/>
            </w:rPr>
          </w:rPrChange>
        </w:rPr>
        <w:t xml:space="preserve"> dilarang memasuki area </w:t>
      </w:r>
      <w:r w:rsidRPr="00892D67">
        <w:rPr>
          <w:rFonts w:ascii="Arial" w:hAnsi="Arial" w:cs="Arial"/>
          <w:bCs/>
          <w:color w:val="000000" w:themeColor="text1"/>
          <w:sz w:val="22"/>
          <w:szCs w:val="22"/>
          <w:lang w:val="id-ID"/>
          <w:rPrChange w:id="885" w:author="Rizky Sahadewa" w:date="2022-07-25T10:18:00Z">
            <w:rPr>
              <w:rFonts w:cs="Times New Roman"/>
              <w:bCs/>
              <w:color w:val="000000" w:themeColor="text1"/>
              <w:lang w:val="id-ID"/>
            </w:rPr>
          </w:rPrChange>
        </w:rPr>
        <w:t xml:space="preserve">yang bukan area kerjanya </w:t>
      </w:r>
      <w:r w:rsidRPr="00892D67">
        <w:rPr>
          <w:rFonts w:ascii="Arial" w:hAnsi="Arial" w:cs="Arial"/>
          <w:bCs/>
          <w:color w:val="000000" w:themeColor="text1"/>
          <w:sz w:val="22"/>
          <w:szCs w:val="22"/>
          <w:rPrChange w:id="886" w:author="Rizky Sahadewa" w:date="2022-07-25T10:18:00Z">
            <w:rPr>
              <w:rFonts w:cs="Times New Roman"/>
              <w:bCs/>
              <w:color w:val="000000" w:themeColor="text1"/>
            </w:rPr>
          </w:rPrChange>
        </w:rPr>
        <w:t xml:space="preserve">dan mengakses system informasi tanpa seijin </w:t>
      </w:r>
      <w:r w:rsidRPr="00892D67">
        <w:rPr>
          <w:rFonts w:ascii="Arial" w:hAnsi="Arial" w:cs="Arial"/>
          <w:b/>
          <w:bCs/>
          <w:color w:val="000000" w:themeColor="text1"/>
          <w:sz w:val="22"/>
          <w:szCs w:val="22"/>
          <w:rPrChange w:id="887" w:author="Rizky Sahadewa" w:date="2022-07-25T10:18:00Z">
            <w:rPr>
              <w:rFonts w:cs="Times New Roman"/>
              <w:b/>
              <w:bCs/>
              <w:color w:val="000000" w:themeColor="text1"/>
            </w:rPr>
          </w:rPrChange>
        </w:rPr>
        <w:t xml:space="preserve">Pihak </w:t>
      </w:r>
      <w:r w:rsidRPr="00892D67">
        <w:rPr>
          <w:rFonts w:ascii="Arial" w:hAnsi="Arial" w:cs="Arial"/>
          <w:b/>
          <w:bCs/>
          <w:color w:val="000000" w:themeColor="text1"/>
          <w:sz w:val="22"/>
          <w:szCs w:val="22"/>
          <w:lang w:val="id-ID"/>
          <w:rPrChange w:id="888" w:author="Rizky Sahadewa" w:date="2022-07-25T10:18:00Z">
            <w:rPr>
              <w:rFonts w:cs="Times New Roman"/>
              <w:b/>
              <w:bCs/>
              <w:color w:val="000000" w:themeColor="text1"/>
              <w:lang w:val="id-ID"/>
            </w:rPr>
          </w:rPrChange>
        </w:rPr>
        <w:t>Kedua</w:t>
      </w:r>
      <w:r w:rsidRPr="00892D67">
        <w:rPr>
          <w:rFonts w:ascii="Arial" w:hAnsi="Arial" w:cs="Arial"/>
          <w:bCs/>
          <w:color w:val="000000" w:themeColor="text1"/>
          <w:sz w:val="22"/>
          <w:szCs w:val="22"/>
          <w:lang w:val="id-ID"/>
          <w:rPrChange w:id="889" w:author="Rizky Sahadewa" w:date="2022-07-25T10:18:00Z">
            <w:rPr>
              <w:rFonts w:cs="Times New Roman"/>
              <w:bCs/>
              <w:color w:val="000000" w:themeColor="text1"/>
              <w:lang w:val="id-ID"/>
            </w:rPr>
          </w:rPrChange>
        </w:rPr>
        <w:t>.</w:t>
      </w:r>
    </w:p>
    <w:p w14:paraId="7DB84770" w14:textId="77777777" w:rsidR="008E1462" w:rsidRPr="00892D67" w:rsidRDefault="008E1462" w:rsidP="004F2AF7">
      <w:pPr>
        <w:pStyle w:val="ListParagraph"/>
        <w:numPr>
          <w:ilvl w:val="0"/>
          <w:numId w:val="29"/>
        </w:numPr>
        <w:suppressAutoHyphens w:val="0"/>
        <w:spacing w:line="276" w:lineRule="auto"/>
        <w:ind w:left="567" w:hanging="567"/>
        <w:contextualSpacing/>
        <w:jc w:val="both"/>
        <w:rPr>
          <w:rFonts w:ascii="Arial" w:hAnsi="Arial" w:cs="Arial"/>
          <w:b/>
          <w:sz w:val="22"/>
          <w:szCs w:val="22"/>
          <w:rPrChange w:id="890" w:author="Rizky Sahadewa" w:date="2022-07-25T10:18:00Z">
            <w:rPr>
              <w:rFonts w:cs="Times New Roman"/>
              <w:b/>
            </w:rPr>
          </w:rPrChange>
        </w:rPr>
      </w:pPr>
      <w:r w:rsidRPr="00892D67">
        <w:rPr>
          <w:rFonts w:ascii="Arial" w:hAnsi="Arial" w:cs="Arial"/>
          <w:b/>
          <w:bCs/>
          <w:color w:val="000000" w:themeColor="text1"/>
          <w:sz w:val="22"/>
          <w:szCs w:val="22"/>
          <w:rPrChange w:id="891" w:author="Rizky Sahadewa" w:date="2022-07-25T10:18:00Z">
            <w:rPr>
              <w:rFonts w:cs="Times New Roman"/>
              <w:b/>
              <w:bCs/>
              <w:color w:val="000000" w:themeColor="text1"/>
            </w:rPr>
          </w:rPrChange>
        </w:rPr>
        <w:t xml:space="preserve">Pihak </w:t>
      </w:r>
      <w:r w:rsidRPr="00892D67">
        <w:rPr>
          <w:rFonts w:ascii="Arial" w:hAnsi="Arial" w:cs="Arial"/>
          <w:b/>
          <w:bCs/>
          <w:color w:val="000000" w:themeColor="text1"/>
          <w:sz w:val="22"/>
          <w:szCs w:val="22"/>
          <w:lang w:val="id-ID"/>
          <w:rPrChange w:id="892" w:author="Rizky Sahadewa" w:date="2022-07-25T10:18:00Z">
            <w:rPr>
              <w:rFonts w:cs="Times New Roman"/>
              <w:b/>
              <w:bCs/>
              <w:color w:val="000000" w:themeColor="text1"/>
              <w:lang w:val="id-ID"/>
            </w:rPr>
          </w:rPrChange>
        </w:rPr>
        <w:t>Pertama</w:t>
      </w:r>
      <w:r w:rsidRPr="00892D67">
        <w:rPr>
          <w:rFonts w:ascii="Arial" w:hAnsi="Arial" w:cs="Arial"/>
          <w:bCs/>
          <w:color w:val="000000" w:themeColor="text1"/>
          <w:sz w:val="22"/>
          <w:szCs w:val="22"/>
          <w:rPrChange w:id="893" w:author="Rizky Sahadewa" w:date="2022-07-25T10:18:00Z">
            <w:rPr>
              <w:rFonts w:cs="Times New Roman"/>
              <w:bCs/>
              <w:color w:val="000000" w:themeColor="text1"/>
            </w:rPr>
          </w:rPrChange>
        </w:rPr>
        <w:t xml:space="preserve"> wajib menyampaikan semua ketentuan ini kepada semua karyawan yang berkaitan dengan perjanjian ini.</w:t>
      </w:r>
      <w:r w:rsidRPr="00892D67">
        <w:rPr>
          <w:rFonts w:ascii="Arial" w:hAnsi="Arial" w:cs="Arial"/>
          <w:color w:val="000000"/>
          <w:sz w:val="22"/>
          <w:szCs w:val="22"/>
          <w:rPrChange w:id="894" w:author="Rizky Sahadewa" w:date="2022-07-25T10:18:00Z">
            <w:rPr>
              <w:rFonts w:cs="Times New Roman"/>
              <w:color w:val="000000"/>
            </w:rPr>
          </w:rPrChange>
        </w:rPr>
        <w:t xml:space="preserve"> </w:t>
      </w:r>
    </w:p>
    <w:p w14:paraId="219993BE" w14:textId="77777777" w:rsidR="00392558" w:rsidRPr="00892D67" w:rsidRDefault="00392558" w:rsidP="004F2AF7">
      <w:pPr>
        <w:widowControl w:val="0"/>
        <w:spacing w:after="0"/>
        <w:jc w:val="center"/>
        <w:rPr>
          <w:rFonts w:ascii="Arial" w:hAnsi="Arial" w:cs="Arial"/>
          <w:b/>
          <w:bCs/>
          <w:color w:val="000000" w:themeColor="text1"/>
          <w:rPrChange w:id="895" w:author="Rizky Sahadewa" w:date="2022-07-25T10:18:00Z">
            <w:rPr>
              <w:rFonts w:ascii="Times New Roman" w:hAnsi="Times New Roman" w:cs="Times New Roman"/>
              <w:b/>
              <w:bCs/>
              <w:color w:val="000000" w:themeColor="text1"/>
              <w:sz w:val="24"/>
              <w:szCs w:val="24"/>
            </w:rPr>
          </w:rPrChange>
        </w:rPr>
      </w:pPr>
    </w:p>
    <w:p w14:paraId="1BC5A3D6" w14:textId="77777777" w:rsidR="001E0CD7" w:rsidRPr="00892D67" w:rsidRDefault="00D124E1" w:rsidP="004F2AF7">
      <w:pPr>
        <w:widowControl w:val="0"/>
        <w:spacing w:after="0"/>
        <w:jc w:val="center"/>
        <w:rPr>
          <w:rFonts w:ascii="Arial" w:hAnsi="Arial" w:cs="Arial"/>
          <w:b/>
          <w:bCs/>
          <w:color w:val="000000" w:themeColor="text1"/>
          <w:rPrChange w:id="896" w:author="Rizky Sahadewa" w:date="2022-07-25T10:18:00Z">
            <w:rPr>
              <w:rFonts w:ascii="Times New Roman" w:hAnsi="Times New Roman" w:cs="Times New Roman"/>
              <w:b/>
              <w:bCs/>
              <w:color w:val="000000" w:themeColor="text1"/>
              <w:sz w:val="24"/>
              <w:szCs w:val="24"/>
            </w:rPr>
          </w:rPrChange>
        </w:rPr>
      </w:pPr>
      <w:r w:rsidRPr="00892D67">
        <w:rPr>
          <w:rFonts w:ascii="Arial" w:hAnsi="Arial" w:cs="Arial"/>
          <w:b/>
          <w:bCs/>
          <w:color w:val="000000" w:themeColor="text1"/>
          <w:rPrChange w:id="897" w:author="Rizky Sahadewa" w:date="2022-07-25T10:18:00Z">
            <w:rPr>
              <w:rFonts w:ascii="Times New Roman" w:hAnsi="Times New Roman" w:cs="Times New Roman"/>
              <w:b/>
              <w:bCs/>
              <w:color w:val="000000" w:themeColor="text1"/>
              <w:sz w:val="24"/>
              <w:szCs w:val="24"/>
            </w:rPr>
          </w:rPrChange>
        </w:rPr>
        <w:t>Pasal  10</w:t>
      </w:r>
    </w:p>
    <w:p w14:paraId="082B0AFC" w14:textId="77777777" w:rsidR="001E0CD7" w:rsidRPr="00892D67" w:rsidRDefault="009A0DEF" w:rsidP="004F2AF7">
      <w:pPr>
        <w:widowControl w:val="0"/>
        <w:spacing w:after="0"/>
        <w:jc w:val="center"/>
        <w:rPr>
          <w:rFonts w:ascii="Arial" w:hAnsi="Arial" w:cs="Arial"/>
          <w:b/>
          <w:bCs/>
          <w:color w:val="000000" w:themeColor="text1"/>
          <w:rPrChange w:id="898" w:author="Rizky Sahadewa" w:date="2022-07-25T10:18:00Z">
            <w:rPr>
              <w:rFonts w:ascii="Times New Roman" w:hAnsi="Times New Roman" w:cs="Times New Roman"/>
              <w:b/>
              <w:bCs/>
              <w:color w:val="000000" w:themeColor="text1"/>
              <w:sz w:val="24"/>
              <w:szCs w:val="24"/>
            </w:rPr>
          </w:rPrChange>
        </w:rPr>
      </w:pPr>
      <w:r w:rsidRPr="00892D67">
        <w:rPr>
          <w:rFonts w:ascii="Arial" w:hAnsi="Arial" w:cs="Arial"/>
          <w:b/>
          <w:bCs/>
          <w:color w:val="000000" w:themeColor="text1"/>
          <w:rPrChange w:id="899" w:author="Rizky Sahadewa" w:date="2022-07-25T10:18:00Z">
            <w:rPr>
              <w:rFonts w:ascii="Times New Roman" w:hAnsi="Times New Roman" w:cs="Times New Roman"/>
              <w:b/>
              <w:bCs/>
              <w:color w:val="000000" w:themeColor="text1"/>
              <w:sz w:val="24"/>
              <w:szCs w:val="24"/>
            </w:rPr>
          </w:rPrChange>
        </w:rPr>
        <w:t>Keselamatan, Kesehatan Kerja (K3) dan Dampak Lingkungan</w:t>
      </w:r>
    </w:p>
    <w:p w14:paraId="76510889" w14:textId="77777777" w:rsidR="001E0CD7" w:rsidRPr="00892D67"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rPrChange w:id="900" w:author="Rizky Sahadewa" w:date="2022-07-25T10:18:00Z">
            <w:rPr>
              <w:rFonts w:cs="Times New Roman"/>
              <w:bCs/>
              <w:color w:val="000000" w:themeColor="text1"/>
            </w:rPr>
          </w:rPrChange>
        </w:rPr>
      </w:pPr>
      <w:r w:rsidRPr="00892D67">
        <w:rPr>
          <w:rFonts w:ascii="Arial" w:hAnsi="Arial" w:cs="Arial"/>
          <w:b/>
          <w:bCs/>
          <w:color w:val="000000" w:themeColor="text1"/>
          <w:sz w:val="22"/>
          <w:szCs w:val="22"/>
          <w:rPrChange w:id="901" w:author="Rizky Sahadewa" w:date="2022-07-25T10:18:00Z">
            <w:rPr>
              <w:rFonts w:cs="Times New Roman"/>
              <w:b/>
              <w:bCs/>
              <w:color w:val="000000" w:themeColor="text1"/>
            </w:rPr>
          </w:rPrChange>
        </w:rPr>
        <w:t>Pihak Pertama</w:t>
      </w:r>
      <w:r w:rsidRPr="00892D67">
        <w:rPr>
          <w:rFonts w:ascii="Arial" w:hAnsi="Arial" w:cs="Arial"/>
          <w:bCs/>
          <w:color w:val="000000" w:themeColor="text1"/>
          <w:sz w:val="22"/>
          <w:szCs w:val="22"/>
          <w:lang w:val="id-ID"/>
          <w:rPrChange w:id="902" w:author="Rizky Sahadewa" w:date="2022-07-25T10:18:00Z">
            <w:rPr>
              <w:rFonts w:cs="Times New Roman"/>
              <w:bCs/>
              <w:color w:val="000000" w:themeColor="text1"/>
              <w:lang w:val="id-ID"/>
            </w:rPr>
          </w:rPrChange>
        </w:rPr>
        <w:t xml:space="preserve"> wajib</w:t>
      </w:r>
      <w:r w:rsidRPr="00892D67">
        <w:rPr>
          <w:rFonts w:ascii="Arial" w:hAnsi="Arial" w:cs="Arial"/>
          <w:bCs/>
          <w:color w:val="000000" w:themeColor="text1"/>
          <w:sz w:val="22"/>
          <w:szCs w:val="22"/>
          <w:rPrChange w:id="903" w:author="Rizky Sahadewa" w:date="2022-07-25T10:18:00Z">
            <w:rPr>
              <w:rFonts w:cs="Times New Roman"/>
              <w:bCs/>
              <w:color w:val="000000" w:themeColor="text1"/>
            </w:rPr>
          </w:rPrChange>
        </w:rPr>
        <w:t xml:space="preserve"> mematuhi </w:t>
      </w:r>
      <w:r w:rsidRPr="00892D67">
        <w:rPr>
          <w:rFonts w:ascii="Arial" w:hAnsi="Arial" w:cs="Arial"/>
          <w:bCs/>
          <w:color w:val="000000" w:themeColor="text1"/>
          <w:sz w:val="22"/>
          <w:szCs w:val="22"/>
          <w:lang w:val="id-ID"/>
          <w:rPrChange w:id="904" w:author="Rizky Sahadewa" w:date="2022-07-25T10:18:00Z">
            <w:rPr>
              <w:rFonts w:cs="Times New Roman"/>
              <w:bCs/>
              <w:color w:val="000000" w:themeColor="text1"/>
              <w:lang w:val="id-ID"/>
            </w:rPr>
          </w:rPrChange>
        </w:rPr>
        <w:t>peraturan</w:t>
      </w:r>
      <w:r w:rsidR="0084356D" w:rsidRPr="00892D67">
        <w:rPr>
          <w:rFonts w:ascii="Arial" w:hAnsi="Arial" w:cs="Arial"/>
          <w:bCs/>
          <w:color w:val="000000" w:themeColor="text1"/>
          <w:sz w:val="22"/>
          <w:szCs w:val="22"/>
          <w:lang w:val="id-ID"/>
          <w:rPrChange w:id="905" w:author="Rizky Sahadewa" w:date="2022-07-25T10:18:00Z">
            <w:rPr>
              <w:rFonts w:cs="Times New Roman"/>
              <w:bCs/>
              <w:color w:val="000000" w:themeColor="text1"/>
              <w:lang w:val="id-ID"/>
            </w:rPr>
          </w:rPrChange>
        </w:rPr>
        <w:t xml:space="preserve"> </w:t>
      </w:r>
      <w:r w:rsidR="0095718C" w:rsidRPr="00892D67">
        <w:rPr>
          <w:rFonts w:ascii="Arial" w:hAnsi="Arial" w:cs="Arial"/>
          <w:bCs/>
          <w:color w:val="000000" w:themeColor="text1"/>
          <w:sz w:val="22"/>
          <w:szCs w:val="22"/>
          <w:lang w:val="id-ID"/>
          <w:rPrChange w:id="906" w:author="Rizky Sahadewa" w:date="2022-07-25T10:18:00Z">
            <w:rPr>
              <w:rFonts w:cs="Times New Roman"/>
              <w:bCs/>
              <w:color w:val="000000" w:themeColor="text1"/>
              <w:lang w:val="id-ID"/>
            </w:rPr>
          </w:rPrChange>
        </w:rPr>
        <w:t>K</w:t>
      </w:r>
      <w:r w:rsidRPr="00892D67">
        <w:rPr>
          <w:rFonts w:ascii="Arial" w:hAnsi="Arial" w:cs="Arial"/>
          <w:bCs/>
          <w:color w:val="000000" w:themeColor="text1"/>
          <w:sz w:val="22"/>
          <w:szCs w:val="22"/>
          <w:rPrChange w:id="907" w:author="Rizky Sahadewa" w:date="2022-07-25T10:18:00Z">
            <w:rPr>
              <w:rFonts w:cs="Times New Roman"/>
              <w:bCs/>
              <w:color w:val="000000" w:themeColor="text1"/>
            </w:rPr>
          </w:rPrChange>
        </w:rPr>
        <w:t xml:space="preserve">3 </w:t>
      </w:r>
      <w:r w:rsidRPr="00892D67">
        <w:rPr>
          <w:rFonts w:ascii="Arial" w:hAnsi="Arial" w:cs="Arial"/>
          <w:bCs/>
          <w:color w:val="000000" w:themeColor="text1"/>
          <w:sz w:val="22"/>
          <w:szCs w:val="22"/>
          <w:lang w:val="id-ID"/>
          <w:rPrChange w:id="908" w:author="Rizky Sahadewa" w:date="2022-07-25T10:18:00Z">
            <w:rPr>
              <w:rFonts w:cs="Times New Roman"/>
              <w:bCs/>
              <w:color w:val="000000" w:themeColor="text1"/>
              <w:lang w:val="id-ID"/>
            </w:rPr>
          </w:rPrChange>
        </w:rPr>
        <w:t xml:space="preserve">di lokasi kerja </w:t>
      </w:r>
      <w:r w:rsidR="0046058D" w:rsidRPr="00892D67">
        <w:rPr>
          <w:rFonts w:ascii="Arial" w:hAnsi="Arial" w:cs="Arial"/>
          <w:b/>
          <w:bCs/>
          <w:color w:val="000000" w:themeColor="text1"/>
          <w:sz w:val="22"/>
          <w:szCs w:val="22"/>
          <w:lang w:val="id-ID"/>
          <w:rPrChange w:id="909" w:author="Rizky Sahadewa" w:date="2022-07-25T10:18:00Z">
            <w:rPr>
              <w:rFonts w:cs="Times New Roman"/>
              <w:b/>
              <w:bCs/>
              <w:color w:val="000000" w:themeColor="text1"/>
              <w:lang w:val="id-ID"/>
            </w:rPr>
          </w:rPrChange>
        </w:rPr>
        <w:t>P</w:t>
      </w:r>
      <w:r w:rsidRPr="00892D67">
        <w:rPr>
          <w:rFonts w:ascii="Arial" w:hAnsi="Arial" w:cs="Arial"/>
          <w:b/>
          <w:bCs/>
          <w:color w:val="000000" w:themeColor="text1"/>
          <w:sz w:val="22"/>
          <w:szCs w:val="22"/>
          <w:rPrChange w:id="910" w:author="Rizky Sahadewa" w:date="2022-07-25T10:18:00Z">
            <w:rPr>
              <w:rFonts w:cs="Times New Roman"/>
              <w:b/>
              <w:bCs/>
              <w:color w:val="000000" w:themeColor="text1"/>
            </w:rPr>
          </w:rPrChange>
        </w:rPr>
        <w:t xml:space="preserve">ihak </w:t>
      </w:r>
      <w:r w:rsidR="0046058D" w:rsidRPr="00892D67">
        <w:rPr>
          <w:rFonts w:ascii="Arial" w:hAnsi="Arial" w:cs="Arial"/>
          <w:b/>
          <w:bCs/>
          <w:color w:val="000000" w:themeColor="text1"/>
          <w:sz w:val="22"/>
          <w:szCs w:val="22"/>
          <w:lang w:val="id-ID"/>
          <w:rPrChange w:id="911" w:author="Rizky Sahadewa" w:date="2022-07-25T10:18:00Z">
            <w:rPr>
              <w:rFonts w:cs="Times New Roman"/>
              <w:b/>
              <w:bCs/>
              <w:color w:val="000000" w:themeColor="text1"/>
              <w:lang w:val="id-ID"/>
            </w:rPr>
          </w:rPrChange>
        </w:rPr>
        <w:t>K</w:t>
      </w:r>
      <w:r w:rsidRPr="00892D67">
        <w:rPr>
          <w:rFonts w:ascii="Arial" w:hAnsi="Arial" w:cs="Arial"/>
          <w:b/>
          <w:bCs/>
          <w:color w:val="000000" w:themeColor="text1"/>
          <w:sz w:val="22"/>
          <w:szCs w:val="22"/>
          <w:rPrChange w:id="912" w:author="Rizky Sahadewa" w:date="2022-07-25T10:18:00Z">
            <w:rPr>
              <w:rFonts w:cs="Times New Roman"/>
              <w:b/>
              <w:bCs/>
              <w:color w:val="000000" w:themeColor="text1"/>
            </w:rPr>
          </w:rPrChange>
        </w:rPr>
        <w:t>edu</w:t>
      </w:r>
      <w:r w:rsidRPr="00892D67">
        <w:rPr>
          <w:rFonts w:ascii="Arial" w:hAnsi="Arial" w:cs="Arial"/>
          <w:b/>
          <w:bCs/>
          <w:color w:val="000000" w:themeColor="text1"/>
          <w:sz w:val="22"/>
          <w:szCs w:val="22"/>
          <w:lang w:val="id-ID"/>
          <w:rPrChange w:id="913" w:author="Rizky Sahadewa" w:date="2022-07-25T10:18:00Z">
            <w:rPr>
              <w:rFonts w:cs="Times New Roman"/>
              <w:b/>
              <w:bCs/>
              <w:color w:val="000000" w:themeColor="text1"/>
              <w:lang w:val="id-ID"/>
            </w:rPr>
          </w:rPrChange>
        </w:rPr>
        <w:t>a</w:t>
      </w:r>
      <w:r w:rsidRPr="00892D67">
        <w:rPr>
          <w:rFonts w:ascii="Arial" w:hAnsi="Arial" w:cs="Arial"/>
          <w:bCs/>
          <w:color w:val="000000" w:themeColor="text1"/>
          <w:sz w:val="22"/>
          <w:szCs w:val="22"/>
          <w:lang w:val="id-ID"/>
          <w:rPrChange w:id="914" w:author="Rizky Sahadewa" w:date="2022-07-25T10:18:00Z">
            <w:rPr>
              <w:rFonts w:cs="Times New Roman"/>
              <w:bCs/>
              <w:color w:val="000000" w:themeColor="text1"/>
              <w:lang w:val="id-ID"/>
            </w:rPr>
          </w:rPrChange>
        </w:rPr>
        <w:t>.</w:t>
      </w:r>
    </w:p>
    <w:p w14:paraId="1DC1694E" w14:textId="77777777" w:rsidR="001E0CD7" w:rsidRPr="00892D67"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rPrChange w:id="915" w:author="Rizky Sahadewa" w:date="2022-07-25T10:18:00Z">
            <w:rPr>
              <w:rFonts w:cs="Times New Roman"/>
              <w:bCs/>
              <w:color w:val="000000" w:themeColor="text1"/>
            </w:rPr>
          </w:rPrChange>
        </w:rPr>
      </w:pPr>
      <w:r w:rsidRPr="00892D67">
        <w:rPr>
          <w:rFonts w:ascii="Arial" w:hAnsi="Arial" w:cs="Arial"/>
          <w:b/>
          <w:bCs/>
          <w:color w:val="000000" w:themeColor="text1"/>
          <w:sz w:val="22"/>
          <w:szCs w:val="22"/>
          <w:rPrChange w:id="916" w:author="Rizky Sahadewa" w:date="2022-07-25T10:18:00Z">
            <w:rPr>
              <w:rFonts w:cs="Times New Roman"/>
              <w:b/>
              <w:bCs/>
              <w:color w:val="000000" w:themeColor="text1"/>
            </w:rPr>
          </w:rPrChange>
        </w:rPr>
        <w:t>Pihak Pertama</w:t>
      </w:r>
      <w:r w:rsidRPr="00892D67">
        <w:rPr>
          <w:rFonts w:ascii="Arial" w:hAnsi="Arial" w:cs="Arial"/>
          <w:bCs/>
          <w:color w:val="000000" w:themeColor="text1"/>
          <w:sz w:val="22"/>
          <w:szCs w:val="22"/>
          <w:rPrChange w:id="917" w:author="Rizky Sahadewa" w:date="2022-07-25T10:18:00Z">
            <w:rPr>
              <w:rFonts w:cs="Times New Roman"/>
              <w:bCs/>
              <w:color w:val="000000" w:themeColor="text1"/>
            </w:rPr>
          </w:rPrChange>
        </w:rPr>
        <w:t xml:space="preserve"> bertanggung jawab atas kecelakaan kerja </w:t>
      </w:r>
      <w:r w:rsidRPr="00892D67">
        <w:rPr>
          <w:rFonts w:ascii="Arial" w:hAnsi="Arial" w:cs="Arial"/>
          <w:bCs/>
          <w:color w:val="000000" w:themeColor="text1"/>
          <w:sz w:val="22"/>
          <w:szCs w:val="22"/>
          <w:lang w:val="id-ID"/>
          <w:rPrChange w:id="918" w:author="Rizky Sahadewa" w:date="2022-07-25T10:18:00Z">
            <w:rPr>
              <w:rFonts w:cs="Times New Roman"/>
              <w:bCs/>
              <w:color w:val="000000" w:themeColor="text1"/>
              <w:lang w:val="id-ID"/>
            </w:rPr>
          </w:rPrChange>
        </w:rPr>
        <w:t xml:space="preserve">di lokasi kerja yang diakibatkan dari kelalaian pekerja </w:t>
      </w:r>
      <w:r w:rsidRPr="00892D67">
        <w:rPr>
          <w:rFonts w:ascii="Arial" w:hAnsi="Arial" w:cs="Arial"/>
          <w:b/>
          <w:bCs/>
          <w:color w:val="000000" w:themeColor="text1"/>
          <w:sz w:val="22"/>
          <w:szCs w:val="22"/>
          <w:lang w:val="id-ID"/>
          <w:rPrChange w:id="919" w:author="Rizky Sahadewa" w:date="2022-07-25T10:18:00Z">
            <w:rPr>
              <w:rFonts w:cs="Times New Roman"/>
              <w:b/>
              <w:bCs/>
              <w:color w:val="000000" w:themeColor="text1"/>
              <w:lang w:val="id-ID"/>
            </w:rPr>
          </w:rPrChange>
        </w:rPr>
        <w:t>Pihak Pertama</w:t>
      </w:r>
      <w:r w:rsidRPr="00892D67">
        <w:rPr>
          <w:rFonts w:ascii="Arial" w:hAnsi="Arial" w:cs="Arial"/>
          <w:bCs/>
          <w:color w:val="000000" w:themeColor="text1"/>
          <w:sz w:val="22"/>
          <w:szCs w:val="22"/>
          <w:lang w:val="id-ID"/>
          <w:rPrChange w:id="920" w:author="Rizky Sahadewa" w:date="2022-07-25T10:18:00Z">
            <w:rPr>
              <w:rFonts w:cs="Times New Roman"/>
              <w:bCs/>
              <w:color w:val="000000" w:themeColor="text1"/>
              <w:lang w:val="id-ID"/>
            </w:rPr>
          </w:rPrChange>
        </w:rPr>
        <w:t xml:space="preserve"> </w:t>
      </w:r>
      <w:r w:rsidRPr="00892D67">
        <w:rPr>
          <w:rFonts w:ascii="Arial" w:hAnsi="Arial" w:cs="Arial"/>
          <w:bCs/>
          <w:color w:val="000000" w:themeColor="text1"/>
          <w:sz w:val="22"/>
          <w:szCs w:val="22"/>
          <w:rPrChange w:id="921" w:author="Rizky Sahadewa" w:date="2022-07-25T10:18:00Z">
            <w:rPr>
              <w:rFonts w:cs="Times New Roman"/>
              <w:bCs/>
              <w:color w:val="000000" w:themeColor="text1"/>
            </w:rPr>
          </w:rPrChange>
        </w:rPr>
        <w:t>pada saat proses pekerjaan.</w:t>
      </w:r>
    </w:p>
    <w:p w14:paraId="1FF1A0CA" w14:textId="77777777" w:rsidR="001E0CD7" w:rsidRPr="00892D67"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rPrChange w:id="922" w:author="Rizky Sahadewa" w:date="2022-07-25T10:18:00Z">
            <w:rPr>
              <w:rFonts w:cs="Times New Roman"/>
              <w:bCs/>
              <w:color w:val="000000" w:themeColor="text1"/>
            </w:rPr>
          </w:rPrChange>
        </w:rPr>
      </w:pPr>
      <w:r w:rsidRPr="00892D67">
        <w:rPr>
          <w:rFonts w:ascii="Arial" w:hAnsi="Arial" w:cs="Arial"/>
          <w:b/>
          <w:bCs/>
          <w:color w:val="000000" w:themeColor="text1"/>
          <w:sz w:val="22"/>
          <w:szCs w:val="22"/>
          <w:rPrChange w:id="923" w:author="Rizky Sahadewa" w:date="2022-07-25T10:18:00Z">
            <w:rPr>
              <w:rFonts w:cs="Times New Roman"/>
              <w:b/>
              <w:bCs/>
              <w:color w:val="000000" w:themeColor="text1"/>
            </w:rPr>
          </w:rPrChange>
        </w:rPr>
        <w:t>Pihak Pertama</w:t>
      </w:r>
      <w:r w:rsidRPr="00892D67">
        <w:rPr>
          <w:rFonts w:ascii="Arial" w:hAnsi="Arial" w:cs="Arial"/>
          <w:bCs/>
          <w:color w:val="000000" w:themeColor="text1"/>
          <w:sz w:val="22"/>
          <w:szCs w:val="22"/>
          <w:rPrChange w:id="924" w:author="Rizky Sahadewa" w:date="2022-07-25T10:18:00Z">
            <w:rPr>
              <w:rFonts w:cs="Times New Roman"/>
              <w:bCs/>
              <w:color w:val="000000" w:themeColor="text1"/>
            </w:rPr>
          </w:rPrChange>
        </w:rPr>
        <w:t xml:space="preserve"> akan selalu menjaga kebersihan dan kerapihan disekitar area tempat pekerjaan.</w:t>
      </w:r>
    </w:p>
    <w:p w14:paraId="13B23BDA" w14:textId="77777777" w:rsidR="000133E9" w:rsidRPr="00892D67"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lang w:val="id-ID"/>
          <w:rPrChange w:id="925" w:author="Rizky Sahadewa" w:date="2022-07-25T10:18:00Z">
            <w:rPr>
              <w:rFonts w:cs="Times New Roman"/>
              <w:bCs/>
              <w:color w:val="000000" w:themeColor="text1"/>
              <w:lang w:val="id-ID"/>
            </w:rPr>
          </w:rPrChange>
        </w:rPr>
      </w:pPr>
      <w:r w:rsidRPr="00892D67">
        <w:rPr>
          <w:rFonts w:ascii="Arial" w:hAnsi="Arial" w:cs="Arial"/>
          <w:bCs/>
          <w:color w:val="000000" w:themeColor="text1"/>
          <w:sz w:val="22"/>
          <w:szCs w:val="22"/>
          <w:rPrChange w:id="926" w:author="Rizky Sahadewa" w:date="2022-07-25T10:18:00Z">
            <w:rPr>
              <w:rFonts w:cs="Times New Roman"/>
              <w:bCs/>
              <w:color w:val="000000" w:themeColor="text1"/>
            </w:rPr>
          </w:rPrChange>
        </w:rPr>
        <w:t xml:space="preserve">Apabila </w:t>
      </w:r>
      <w:r w:rsidRPr="00892D67">
        <w:rPr>
          <w:rFonts w:ascii="Arial" w:hAnsi="Arial" w:cs="Arial"/>
          <w:b/>
          <w:color w:val="000000"/>
          <w:sz w:val="22"/>
          <w:szCs w:val="22"/>
          <w:rPrChange w:id="927" w:author="Rizky Sahadewa" w:date="2022-07-25T10:18:00Z">
            <w:rPr>
              <w:rFonts w:cs="Times New Roman"/>
              <w:b/>
              <w:color w:val="000000"/>
            </w:rPr>
          </w:rPrChange>
        </w:rPr>
        <w:t>Pihak Pertama</w:t>
      </w:r>
      <w:r w:rsidR="00AB39AE" w:rsidRPr="00892D67">
        <w:rPr>
          <w:rFonts w:ascii="Arial" w:hAnsi="Arial" w:cs="Arial"/>
          <w:color w:val="000000"/>
          <w:sz w:val="22"/>
          <w:szCs w:val="22"/>
          <w:lang w:val="id-ID"/>
          <w:rPrChange w:id="928" w:author="Rizky Sahadewa" w:date="2022-07-25T10:18:00Z">
            <w:rPr>
              <w:rFonts w:cs="Times New Roman"/>
              <w:color w:val="000000"/>
              <w:lang w:val="id-ID"/>
            </w:rPr>
          </w:rPrChange>
        </w:rPr>
        <w:t xml:space="preserve"> </w:t>
      </w:r>
      <w:r w:rsidRPr="00892D67">
        <w:rPr>
          <w:rFonts w:ascii="Arial" w:hAnsi="Arial" w:cs="Arial"/>
          <w:bCs/>
          <w:color w:val="000000" w:themeColor="text1"/>
          <w:sz w:val="22"/>
          <w:szCs w:val="22"/>
          <w:rPrChange w:id="929" w:author="Rizky Sahadewa" w:date="2022-07-25T10:18:00Z">
            <w:rPr>
              <w:rFonts w:cs="Times New Roman"/>
              <w:bCs/>
              <w:color w:val="000000" w:themeColor="text1"/>
            </w:rPr>
          </w:rPrChange>
        </w:rPr>
        <w:t xml:space="preserve">mendapat teguran tertulis lebih </w:t>
      </w:r>
      <w:r w:rsidRPr="00892D67">
        <w:rPr>
          <w:rFonts w:ascii="Arial" w:hAnsi="Arial" w:cs="Arial"/>
          <w:bCs/>
          <w:color w:val="000000" w:themeColor="text1"/>
          <w:sz w:val="22"/>
          <w:szCs w:val="22"/>
          <w:lang w:val="id-ID"/>
          <w:rPrChange w:id="930" w:author="Rizky Sahadewa" w:date="2022-07-25T10:18:00Z">
            <w:rPr>
              <w:rFonts w:cs="Times New Roman"/>
              <w:bCs/>
              <w:color w:val="000000" w:themeColor="text1"/>
              <w:lang w:val="id-ID"/>
            </w:rPr>
          </w:rPrChange>
        </w:rPr>
        <w:t xml:space="preserve">dari </w:t>
      </w:r>
      <w:r w:rsidRPr="00892D67">
        <w:rPr>
          <w:rFonts w:ascii="Arial" w:hAnsi="Arial" w:cs="Arial"/>
          <w:bCs/>
          <w:color w:val="000000" w:themeColor="text1"/>
          <w:sz w:val="22"/>
          <w:szCs w:val="22"/>
          <w:rPrChange w:id="931" w:author="Rizky Sahadewa" w:date="2022-07-25T10:18:00Z">
            <w:rPr>
              <w:rFonts w:cs="Times New Roman"/>
              <w:bCs/>
              <w:color w:val="000000" w:themeColor="text1"/>
            </w:rPr>
          </w:rPrChange>
        </w:rPr>
        <w:t xml:space="preserve">2 (dua) kali </w:t>
      </w:r>
      <w:r w:rsidRPr="00892D67">
        <w:rPr>
          <w:rFonts w:ascii="Arial" w:hAnsi="Arial" w:cs="Arial"/>
          <w:bCs/>
          <w:color w:val="000000" w:themeColor="text1"/>
          <w:sz w:val="22"/>
          <w:szCs w:val="22"/>
          <w:lang w:val="id-ID"/>
          <w:rPrChange w:id="932" w:author="Rizky Sahadewa" w:date="2022-07-25T10:18:00Z">
            <w:rPr>
              <w:rFonts w:cs="Times New Roman"/>
              <w:bCs/>
              <w:color w:val="000000" w:themeColor="text1"/>
              <w:lang w:val="id-ID"/>
            </w:rPr>
          </w:rPrChange>
        </w:rPr>
        <w:t xml:space="preserve">dari </w:t>
      </w:r>
      <w:r w:rsidRPr="00892D67">
        <w:rPr>
          <w:rFonts w:ascii="Arial" w:hAnsi="Arial" w:cs="Arial"/>
          <w:b/>
          <w:bCs/>
          <w:color w:val="000000" w:themeColor="text1"/>
          <w:sz w:val="22"/>
          <w:szCs w:val="22"/>
          <w:lang w:val="en-US"/>
          <w:rPrChange w:id="933" w:author="Rizky Sahadewa" w:date="2022-07-25T10:18:00Z">
            <w:rPr>
              <w:rFonts w:cs="Times New Roman"/>
              <w:b/>
              <w:bCs/>
              <w:color w:val="000000" w:themeColor="text1"/>
              <w:lang w:val="en-US"/>
            </w:rPr>
          </w:rPrChange>
        </w:rPr>
        <w:t>P</w:t>
      </w:r>
      <w:r w:rsidRPr="00892D67">
        <w:rPr>
          <w:rFonts w:ascii="Arial" w:hAnsi="Arial" w:cs="Arial"/>
          <w:b/>
          <w:bCs/>
          <w:color w:val="000000" w:themeColor="text1"/>
          <w:sz w:val="22"/>
          <w:szCs w:val="22"/>
          <w:lang w:val="id-ID"/>
          <w:rPrChange w:id="934" w:author="Rizky Sahadewa" w:date="2022-07-25T10:18:00Z">
            <w:rPr>
              <w:rFonts w:cs="Times New Roman"/>
              <w:b/>
              <w:bCs/>
              <w:color w:val="000000" w:themeColor="text1"/>
              <w:lang w:val="id-ID"/>
            </w:rPr>
          </w:rPrChange>
        </w:rPr>
        <w:t xml:space="preserve">ihak </w:t>
      </w:r>
      <w:r w:rsidRPr="00892D67">
        <w:rPr>
          <w:rFonts w:ascii="Arial" w:hAnsi="Arial" w:cs="Arial"/>
          <w:b/>
          <w:bCs/>
          <w:color w:val="000000" w:themeColor="text1"/>
          <w:sz w:val="22"/>
          <w:szCs w:val="22"/>
          <w:lang w:val="en-US"/>
          <w:rPrChange w:id="935" w:author="Rizky Sahadewa" w:date="2022-07-25T10:18:00Z">
            <w:rPr>
              <w:rFonts w:cs="Times New Roman"/>
              <w:b/>
              <w:bCs/>
              <w:color w:val="000000" w:themeColor="text1"/>
              <w:lang w:val="en-US"/>
            </w:rPr>
          </w:rPrChange>
        </w:rPr>
        <w:t>K</w:t>
      </w:r>
      <w:r w:rsidRPr="00892D67">
        <w:rPr>
          <w:rFonts w:ascii="Arial" w:hAnsi="Arial" w:cs="Arial"/>
          <w:b/>
          <w:bCs/>
          <w:color w:val="000000" w:themeColor="text1"/>
          <w:sz w:val="22"/>
          <w:szCs w:val="22"/>
          <w:lang w:val="id-ID"/>
          <w:rPrChange w:id="936" w:author="Rizky Sahadewa" w:date="2022-07-25T10:18:00Z">
            <w:rPr>
              <w:rFonts w:cs="Times New Roman"/>
              <w:b/>
              <w:bCs/>
              <w:color w:val="000000" w:themeColor="text1"/>
              <w:lang w:val="id-ID"/>
            </w:rPr>
          </w:rPrChange>
        </w:rPr>
        <w:t>edua</w:t>
      </w:r>
      <w:r w:rsidR="00AB39AE" w:rsidRPr="00892D67">
        <w:rPr>
          <w:rFonts w:ascii="Arial" w:hAnsi="Arial" w:cs="Arial"/>
          <w:bCs/>
          <w:color w:val="000000" w:themeColor="text1"/>
          <w:sz w:val="22"/>
          <w:szCs w:val="22"/>
          <w:lang w:val="id-ID"/>
          <w:rPrChange w:id="937" w:author="Rizky Sahadewa" w:date="2022-07-25T10:18:00Z">
            <w:rPr>
              <w:rFonts w:cs="Times New Roman"/>
              <w:bCs/>
              <w:color w:val="000000" w:themeColor="text1"/>
              <w:lang w:val="id-ID"/>
            </w:rPr>
          </w:rPrChange>
        </w:rPr>
        <w:t xml:space="preserve"> </w:t>
      </w:r>
      <w:r w:rsidRPr="00892D67">
        <w:rPr>
          <w:rFonts w:ascii="Arial" w:hAnsi="Arial" w:cs="Arial"/>
          <w:bCs/>
          <w:color w:val="000000" w:themeColor="text1"/>
          <w:sz w:val="22"/>
          <w:szCs w:val="22"/>
          <w:lang w:val="id-ID"/>
          <w:rPrChange w:id="938" w:author="Rizky Sahadewa" w:date="2022-07-25T10:18:00Z">
            <w:rPr>
              <w:rFonts w:cs="Times New Roman"/>
              <w:bCs/>
              <w:color w:val="000000" w:themeColor="text1"/>
              <w:lang w:val="id-ID"/>
            </w:rPr>
          </w:rPrChange>
        </w:rPr>
        <w:t xml:space="preserve">yang dikarenakan </w:t>
      </w:r>
      <w:r w:rsidR="0095718C" w:rsidRPr="00892D67">
        <w:rPr>
          <w:rFonts w:ascii="Arial" w:hAnsi="Arial" w:cs="Arial"/>
          <w:bCs/>
          <w:color w:val="000000" w:themeColor="text1"/>
          <w:sz w:val="22"/>
          <w:szCs w:val="22"/>
          <w:lang w:val="en-US"/>
          <w:rPrChange w:id="939" w:author="Rizky Sahadewa" w:date="2022-07-25T10:18:00Z">
            <w:rPr>
              <w:rFonts w:cs="Times New Roman"/>
              <w:bCs/>
              <w:color w:val="000000" w:themeColor="text1"/>
              <w:lang w:val="en-US"/>
            </w:rPr>
          </w:rPrChange>
        </w:rPr>
        <w:t xml:space="preserve">pelanggaran </w:t>
      </w:r>
      <w:r w:rsidR="0095718C" w:rsidRPr="00892D67">
        <w:rPr>
          <w:rFonts w:ascii="Arial" w:hAnsi="Arial" w:cs="Arial"/>
          <w:bCs/>
          <w:color w:val="000000" w:themeColor="text1"/>
          <w:sz w:val="22"/>
          <w:szCs w:val="22"/>
          <w:lang w:val="id-ID"/>
          <w:rPrChange w:id="940" w:author="Rizky Sahadewa" w:date="2022-07-25T10:18:00Z">
            <w:rPr>
              <w:rFonts w:cs="Times New Roman"/>
              <w:bCs/>
              <w:color w:val="000000" w:themeColor="text1"/>
              <w:lang w:val="id-ID"/>
            </w:rPr>
          </w:rPrChange>
        </w:rPr>
        <w:t>K</w:t>
      </w:r>
      <w:r w:rsidRPr="00892D67">
        <w:rPr>
          <w:rFonts w:ascii="Arial" w:hAnsi="Arial" w:cs="Arial"/>
          <w:bCs/>
          <w:color w:val="000000" w:themeColor="text1"/>
          <w:sz w:val="22"/>
          <w:szCs w:val="22"/>
          <w:lang w:val="en-US"/>
          <w:rPrChange w:id="941" w:author="Rizky Sahadewa" w:date="2022-07-25T10:18:00Z">
            <w:rPr>
              <w:rFonts w:cs="Times New Roman"/>
              <w:bCs/>
              <w:color w:val="000000" w:themeColor="text1"/>
              <w:lang w:val="en-US"/>
            </w:rPr>
          </w:rPrChange>
        </w:rPr>
        <w:t xml:space="preserve">3 oleh </w:t>
      </w:r>
      <w:r w:rsidRPr="00892D67">
        <w:rPr>
          <w:rFonts w:ascii="Arial" w:hAnsi="Arial" w:cs="Arial"/>
          <w:b/>
          <w:bCs/>
          <w:color w:val="000000" w:themeColor="text1"/>
          <w:sz w:val="22"/>
          <w:szCs w:val="22"/>
          <w:lang w:val="en-US"/>
          <w:rPrChange w:id="942" w:author="Rizky Sahadewa" w:date="2022-07-25T10:18:00Z">
            <w:rPr>
              <w:rFonts w:cs="Times New Roman"/>
              <w:b/>
              <w:bCs/>
              <w:color w:val="000000" w:themeColor="text1"/>
              <w:lang w:val="en-US"/>
            </w:rPr>
          </w:rPrChange>
        </w:rPr>
        <w:t>Pihak Pertama</w:t>
      </w:r>
      <w:r w:rsidRPr="00892D67">
        <w:rPr>
          <w:rFonts w:ascii="Arial" w:hAnsi="Arial" w:cs="Arial"/>
          <w:bCs/>
          <w:color w:val="000000" w:themeColor="text1"/>
          <w:sz w:val="22"/>
          <w:szCs w:val="22"/>
          <w:lang w:val="en-US"/>
          <w:rPrChange w:id="943" w:author="Rizky Sahadewa" w:date="2022-07-25T10:18:00Z">
            <w:rPr>
              <w:rFonts w:cs="Times New Roman"/>
              <w:bCs/>
              <w:color w:val="000000" w:themeColor="text1"/>
              <w:lang w:val="en-US"/>
            </w:rPr>
          </w:rPrChange>
        </w:rPr>
        <w:t xml:space="preserve"> atau pekerjanya pada saat b</w:t>
      </w:r>
      <w:r w:rsidRPr="00892D67">
        <w:rPr>
          <w:rFonts w:ascii="Arial" w:hAnsi="Arial" w:cs="Arial"/>
          <w:bCs/>
          <w:color w:val="000000" w:themeColor="text1"/>
          <w:sz w:val="22"/>
          <w:szCs w:val="22"/>
          <w:lang w:val="id-ID"/>
          <w:rPrChange w:id="944" w:author="Rizky Sahadewa" w:date="2022-07-25T10:18:00Z">
            <w:rPr>
              <w:rFonts w:cs="Times New Roman"/>
              <w:bCs/>
              <w:color w:val="000000" w:themeColor="text1"/>
              <w:lang w:val="id-ID"/>
            </w:rPr>
          </w:rPrChange>
        </w:rPr>
        <w:t>ekerja</w:t>
      </w:r>
      <w:r w:rsidR="00AB39AE" w:rsidRPr="00892D67">
        <w:rPr>
          <w:rFonts w:ascii="Arial" w:hAnsi="Arial" w:cs="Arial"/>
          <w:bCs/>
          <w:color w:val="000000" w:themeColor="text1"/>
          <w:sz w:val="22"/>
          <w:szCs w:val="22"/>
          <w:lang w:val="id-ID"/>
          <w:rPrChange w:id="945" w:author="Rizky Sahadewa" w:date="2022-07-25T10:18:00Z">
            <w:rPr>
              <w:rFonts w:cs="Times New Roman"/>
              <w:bCs/>
              <w:color w:val="000000" w:themeColor="text1"/>
              <w:lang w:val="id-ID"/>
            </w:rPr>
          </w:rPrChange>
        </w:rPr>
        <w:t xml:space="preserve"> </w:t>
      </w:r>
      <w:r w:rsidR="0046058D" w:rsidRPr="00892D67">
        <w:rPr>
          <w:rFonts w:ascii="Arial" w:hAnsi="Arial" w:cs="Arial"/>
          <w:bCs/>
          <w:color w:val="000000" w:themeColor="text1"/>
          <w:sz w:val="22"/>
          <w:szCs w:val="22"/>
          <w:rPrChange w:id="946" w:author="Rizky Sahadewa" w:date="2022-07-25T10:18:00Z">
            <w:rPr>
              <w:rFonts w:cs="Times New Roman"/>
              <w:bCs/>
              <w:color w:val="000000" w:themeColor="text1"/>
            </w:rPr>
          </w:rPrChange>
        </w:rPr>
        <w:t xml:space="preserve">maka </w:t>
      </w:r>
      <w:r w:rsidR="0046058D" w:rsidRPr="00892D67">
        <w:rPr>
          <w:rFonts w:ascii="Arial" w:hAnsi="Arial" w:cs="Arial"/>
          <w:b/>
          <w:bCs/>
          <w:color w:val="000000" w:themeColor="text1"/>
          <w:sz w:val="22"/>
          <w:szCs w:val="22"/>
          <w:lang w:val="id-ID"/>
          <w:rPrChange w:id="947" w:author="Rizky Sahadewa" w:date="2022-07-25T10:18:00Z">
            <w:rPr>
              <w:rFonts w:cs="Times New Roman"/>
              <w:b/>
              <w:bCs/>
              <w:color w:val="000000" w:themeColor="text1"/>
              <w:lang w:val="id-ID"/>
            </w:rPr>
          </w:rPrChange>
        </w:rPr>
        <w:t>P</w:t>
      </w:r>
      <w:r w:rsidRPr="00892D67">
        <w:rPr>
          <w:rFonts w:ascii="Arial" w:hAnsi="Arial" w:cs="Arial"/>
          <w:b/>
          <w:bCs/>
          <w:color w:val="000000" w:themeColor="text1"/>
          <w:sz w:val="22"/>
          <w:szCs w:val="22"/>
          <w:rPrChange w:id="948" w:author="Rizky Sahadewa" w:date="2022-07-25T10:18:00Z">
            <w:rPr>
              <w:rFonts w:cs="Times New Roman"/>
              <w:b/>
              <w:bCs/>
              <w:color w:val="000000" w:themeColor="text1"/>
            </w:rPr>
          </w:rPrChange>
        </w:rPr>
        <w:t xml:space="preserve">ihak </w:t>
      </w:r>
      <w:r w:rsidR="0046058D" w:rsidRPr="00892D67">
        <w:rPr>
          <w:rFonts w:ascii="Arial" w:hAnsi="Arial" w:cs="Arial"/>
          <w:b/>
          <w:bCs/>
          <w:color w:val="000000" w:themeColor="text1"/>
          <w:sz w:val="22"/>
          <w:szCs w:val="22"/>
          <w:lang w:val="id-ID"/>
          <w:rPrChange w:id="949" w:author="Rizky Sahadewa" w:date="2022-07-25T10:18:00Z">
            <w:rPr>
              <w:rFonts w:cs="Times New Roman"/>
              <w:b/>
              <w:bCs/>
              <w:color w:val="000000" w:themeColor="text1"/>
              <w:lang w:val="id-ID"/>
            </w:rPr>
          </w:rPrChange>
        </w:rPr>
        <w:t>P</w:t>
      </w:r>
      <w:r w:rsidRPr="00892D67">
        <w:rPr>
          <w:rFonts w:ascii="Arial" w:hAnsi="Arial" w:cs="Arial"/>
          <w:b/>
          <w:bCs/>
          <w:color w:val="000000" w:themeColor="text1"/>
          <w:sz w:val="22"/>
          <w:szCs w:val="22"/>
          <w:rPrChange w:id="950" w:author="Rizky Sahadewa" w:date="2022-07-25T10:18:00Z">
            <w:rPr>
              <w:rFonts w:cs="Times New Roman"/>
              <w:b/>
              <w:bCs/>
              <w:color w:val="000000" w:themeColor="text1"/>
            </w:rPr>
          </w:rPrChange>
        </w:rPr>
        <w:t>ertama</w:t>
      </w:r>
      <w:r w:rsidRPr="00892D67">
        <w:rPr>
          <w:rFonts w:ascii="Arial" w:hAnsi="Arial" w:cs="Arial"/>
          <w:bCs/>
          <w:color w:val="000000" w:themeColor="text1"/>
          <w:sz w:val="22"/>
          <w:szCs w:val="22"/>
          <w:rPrChange w:id="951" w:author="Rizky Sahadewa" w:date="2022-07-25T10:18:00Z">
            <w:rPr>
              <w:rFonts w:cs="Times New Roman"/>
              <w:bCs/>
              <w:color w:val="000000" w:themeColor="text1"/>
            </w:rPr>
          </w:rPrChange>
        </w:rPr>
        <w:t xml:space="preserve">  bersedia untuk </w:t>
      </w:r>
      <w:r w:rsidRPr="00892D67">
        <w:rPr>
          <w:rFonts w:ascii="Arial" w:hAnsi="Arial" w:cs="Arial"/>
          <w:bCs/>
          <w:color w:val="000000" w:themeColor="text1"/>
          <w:sz w:val="22"/>
          <w:szCs w:val="22"/>
          <w:lang w:val="id-ID"/>
          <w:rPrChange w:id="952" w:author="Rizky Sahadewa" w:date="2022-07-25T10:18:00Z">
            <w:rPr>
              <w:rFonts w:cs="Times New Roman"/>
              <w:bCs/>
              <w:color w:val="000000" w:themeColor="text1"/>
              <w:lang w:val="id-ID"/>
            </w:rPr>
          </w:rPrChange>
        </w:rPr>
        <w:t>dikenakan</w:t>
      </w:r>
      <w:r w:rsidRPr="00892D67">
        <w:rPr>
          <w:rFonts w:ascii="Arial" w:hAnsi="Arial" w:cs="Arial"/>
          <w:bCs/>
          <w:color w:val="000000" w:themeColor="text1"/>
          <w:sz w:val="22"/>
          <w:szCs w:val="22"/>
          <w:rPrChange w:id="953" w:author="Rizky Sahadewa" w:date="2022-07-25T10:18:00Z">
            <w:rPr>
              <w:rFonts w:cs="Times New Roman"/>
              <w:bCs/>
              <w:color w:val="000000" w:themeColor="text1"/>
            </w:rPr>
          </w:rPrChange>
        </w:rPr>
        <w:t xml:space="preserve"> sanksi denda sebesar Rp 5.000.000 (lima juta rupiah) </w:t>
      </w:r>
      <w:r w:rsidRPr="00892D67">
        <w:rPr>
          <w:rFonts w:ascii="Arial" w:hAnsi="Arial" w:cs="Arial"/>
          <w:bCs/>
          <w:color w:val="000000" w:themeColor="text1"/>
          <w:sz w:val="22"/>
          <w:szCs w:val="22"/>
          <w:lang w:val="id-ID"/>
          <w:rPrChange w:id="954" w:author="Rizky Sahadewa" w:date="2022-07-25T10:18:00Z">
            <w:rPr>
              <w:rFonts w:cs="Times New Roman"/>
              <w:bCs/>
              <w:color w:val="000000" w:themeColor="text1"/>
              <w:lang w:val="id-ID"/>
            </w:rPr>
          </w:rPrChange>
        </w:rPr>
        <w:t xml:space="preserve">yang </w:t>
      </w:r>
      <w:r w:rsidRPr="00892D67">
        <w:rPr>
          <w:rFonts w:ascii="Arial" w:hAnsi="Arial" w:cs="Arial"/>
          <w:bCs/>
          <w:color w:val="000000" w:themeColor="text1"/>
          <w:sz w:val="22"/>
          <w:szCs w:val="22"/>
          <w:lang w:val="en-US"/>
          <w:rPrChange w:id="955" w:author="Rizky Sahadewa" w:date="2022-07-25T10:18:00Z">
            <w:rPr>
              <w:rFonts w:cs="Times New Roman"/>
              <w:bCs/>
              <w:color w:val="000000" w:themeColor="text1"/>
              <w:lang w:val="en-US"/>
            </w:rPr>
          </w:rPrChange>
        </w:rPr>
        <w:t xml:space="preserve">dapat </w:t>
      </w:r>
      <w:r w:rsidRPr="00892D67">
        <w:rPr>
          <w:rFonts w:ascii="Arial" w:hAnsi="Arial" w:cs="Arial"/>
          <w:bCs/>
          <w:color w:val="000000" w:themeColor="text1"/>
          <w:sz w:val="22"/>
          <w:szCs w:val="22"/>
          <w:lang w:val="id-ID"/>
          <w:rPrChange w:id="956" w:author="Rizky Sahadewa" w:date="2022-07-25T10:18:00Z">
            <w:rPr>
              <w:rFonts w:cs="Times New Roman"/>
              <w:bCs/>
              <w:color w:val="000000" w:themeColor="text1"/>
              <w:lang w:val="id-ID"/>
            </w:rPr>
          </w:rPrChange>
        </w:rPr>
        <w:t xml:space="preserve">dipotongkan dari sisa pembayaran yang ada. </w:t>
      </w:r>
    </w:p>
    <w:p w14:paraId="37AEE533" w14:textId="77777777" w:rsidR="00062D02" w:rsidRPr="00892D67" w:rsidRDefault="00062D02" w:rsidP="004F2AF7">
      <w:pPr>
        <w:pStyle w:val="ListParagraph"/>
        <w:widowControl w:val="0"/>
        <w:spacing w:line="276" w:lineRule="auto"/>
        <w:ind w:left="360" w:hanging="360"/>
        <w:jc w:val="both"/>
        <w:rPr>
          <w:rFonts w:ascii="Arial" w:hAnsi="Arial" w:cs="Arial"/>
          <w:bCs/>
          <w:color w:val="000000" w:themeColor="text1"/>
          <w:sz w:val="22"/>
          <w:szCs w:val="22"/>
          <w:lang w:val="id-ID"/>
          <w:rPrChange w:id="957" w:author="Rizky Sahadewa" w:date="2022-07-25T10:18:00Z">
            <w:rPr>
              <w:rFonts w:cs="Times New Roman"/>
              <w:bCs/>
              <w:color w:val="000000" w:themeColor="text1"/>
              <w:lang w:val="id-ID"/>
            </w:rPr>
          </w:rPrChange>
        </w:rPr>
      </w:pPr>
    </w:p>
    <w:p w14:paraId="4B9BA88C" w14:textId="77777777" w:rsidR="001E0CD7" w:rsidRPr="00892D67" w:rsidRDefault="00BB1696" w:rsidP="004F2AF7">
      <w:pPr>
        <w:pStyle w:val="ListParagraph"/>
        <w:suppressAutoHyphens w:val="0"/>
        <w:spacing w:line="276" w:lineRule="auto"/>
        <w:ind w:left="0" w:right="270"/>
        <w:contextualSpacing/>
        <w:jc w:val="center"/>
        <w:rPr>
          <w:rFonts w:ascii="Arial" w:hAnsi="Arial" w:cs="Arial"/>
          <w:b/>
          <w:color w:val="000000" w:themeColor="text1"/>
          <w:sz w:val="22"/>
          <w:szCs w:val="22"/>
          <w:lang w:val="id-ID"/>
          <w:rPrChange w:id="958" w:author="Rizky Sahadewa" w:date="2022-07-25T10:18:00Z">
            <w:rPr>
              <w:rFonts w:cs="Times New Roman"/>
              <w:b/>
              <w:color w:val="000000" w:themeColor="text1"/>
              <w:lang w:val="id-ID"/>
            </w:rPr>
          </w:rPrChange>
        </w:rPr>
      </w:pPr>
      <w:r w:rsidRPr="00892D67">
        <w:rPr>
          <w:rFonts w:ascii="Arial" w:hAnsi="Arial" w:cs="Arial"/>
          <w:b/>
          <w:color w:val="000000" w:themeColor="text1"/>
          <w:sz w:val="22"/>
          <w:szCs w:val="22"/>
          <w:rPrChange w:id="959" w:author="Rizky Sahadewa" w:date="2022-07-25T10:18:00Z">
            <w:rPr>
              <w:rFonts w:cs="Times New Roman"/>
              <w:b/>
              <w:color w:val="000000" w:themeColor="text1"/>
            </w:rPr>
          </w:rPrChange>
        </w:rPr>
        <w:t>Pasal 1</w:t>
      </w:r>
      <w:r w:rsidR="00D124E1" w:rsidRPr="00892D67">
        <w:rPr>
          <w:rFonts w:ascii="Arial" w:hAnsi="Arial" w:cs="Arial"/>
          <w:b/>
          <w:color w:val="000000" w:themeColor="text1"/>
          <w:sz w:val="22"/>
          <w:szCs w:val="22"/>
          <w:lang w:val="id-ID"/>
          <w:rPrChange w:id="960" w:author="Rizky Sahadewa" w:date="2022-07-25T10:18:00Z">
            <w:rPr>
              <w:rFonts w:cs="Times New Roman"/>
              <w:b/>
              <w:color w:val="000000" w:themeColor="text1"/>
              <w:lang w:val="id-ID"/>
            </w:rPr>
          </w:rPrChange>
        </w:rPr>
        <w:t>1</w:t>
      </w:r>
    </w:p>
    <w:p w14:paraId="2D9DE697" w14:textId="77777777" w:rsidR="001E0CD7" w:rsidRPr="00892D67" w:rsidRDefault="009A0DEF" w:rsidP="004F2AF7">
      <w:pPr>
        <w:pStyle w:val="ListParagraph"/>
        <w:suppressAutoHyphens w:val="0"/>
        <w:spacing w:line="276" w:lineRule="auto"/>
        <w:ind w:left="0" w:right="270"/>
        <w:contextualSpacing/>
        <w:jc w:val="center"/>
        <w:rPr>
          <w:rFonts w:ascii="Arial" w:hAnsi="Arial" w:cs="Arial"/>
          <w:b/>
          <w:color w:val="000000" w:themeColor="text1"/>
          <w:sz w:val="22"/>
          <w:szCs w:val="22"/>
          <w:lang w:val="id-ID"/>
          <w:rPrChange w:id="961" w:author="Rizky Sahadewa" w:date="2022-07-25T10:18:00Z">
            <w:rPr>
              <w:rFonts w:cs="Times New Roman"/>
              <w:b/>
              <w:color w:val="000000" w:themeColor="text1"/>
              <w:lang w:val="id-ID"/>
            </w:rPr>
          </w:rPrChange>
        </w:rPr>
      </w:pPr>
      <w:r w:rsidRPr="00892D67">
        <w:rPr>
          <w:rFonts w:ascii="Arial" w:hAnsi="Arial" w:cs="Arial"/>
          <w:b/>
          <w:color w:val="000000" w:themeColor="text1"/>
          <w:sz w:val="22"/>
          <w:szCs w:val="22"/>
          <w:rPrChange w:id="962" w:author="Rizky Sahadewa" w:date="2022-07-25T10:18:00Z">
            <w:rPr>
              <w:rFonts w:cs="Times New Roman"/>
              <w:b/>
              <w:color w:val="000000" w:themeColor="text1"/>
            </w:rPr>
          </w:rPrChange>
        </w:rPr>
        <w:t>Pemberian Hadiah</w:t>
      </w:r>
      <w:r w:rsidR="00745D12" w:rsidRPr="00892D67">
        <w:rPr>
          <w:rFonts w:ascii="Arial" w:hAnsi="Arial" w:cs="Arial"/>
          <w:b/>
          <w:color w:val="000000" w:themeColor="text1"/>
          <w:sz w:val="22"/>
          <w:szCs w:val="22"/>
          <w:lang w:val="id-ID"/>
          <w:rPrChange w:id="963" w:author="Rizky Sahadewa" w:date="2022-07-25T10:18:00Z">
            <w:rPr>
              <w:rFonts w:cs="Times New Roman"/>
              <w:b/>
              <w:color w:val="000000" w:themeColor="text1"/>
              <w:lang w:val="id-ID"/>
            </w:rPr>
          </w:rPrChange>
        </w:rPr>
        <w:t xml:space="preserve"> atau Janji</w:t>
      </w:r>
    </w:p>
    <w:p w14:paraId="1DA3FFA1" w14:textId="77777777" w:rsidR="00D124E1" w:rsidRPr="00892D67" w:rsidRDefault="00D124E1" w:rsidP="004F2AF7">
      <w:pPr>
        <w:pStyle w:val="ListParagraph"/>
        <w:numPr>
          <w:ilvl w:val="0"/>
          <w:numId w:val="15"/>
        </w:numPr>
        <w:suppressAutoHyphens w:val="0"/>
        <w:spacing w:line="276" w:lineRule="auto"/>
        <w:ind w:left="567" w:right="270" w:hanging="567"/>
        <w:contextualSpacing/>
        <w:jc w:val="both"/>
        <w:rPr>
          <w:rFonts w:ascii="Arial" w:hAnsi="Arial" w:cs="Arial"/>
          <w:color w:val="000000" w:themeColor="text1"/>
          <w:sz w:val="22"/>
          <w:szCs w:val="22"/>
          <w:lang w:val="en-US"/>
          <w:rPrChange w:id="964" w:author="Rizky Sahadewa" w:date="2022-07-25T10:18:00Z">
            <w:rPr>
              <w:rFonts w:cs="Times New Roman"/>
              <w:color w:val="000000" w:themeColor="text1"/>
              <w:lang w:val="en-US"/>
            </w:rPr>
          </w:rPrChange>
        </w:rPr>
      </w:pPr>
      <w:r w:rsidRPr="00892D67">
        <w:rPr>
          <w:rFonts w:ascii="Arial" w:hAnsi="Arial" w:cs="Arial"/>
          <w:b/>
          <w:color w:val="000000" w:themeColor="text1"/>
          <w:sz w:val="22"/>
          <w:szCs w:val="22"/>
          <w:rPrChange w:id="965" w:author="Rizky Sahadewa" w:date="2022-07-25T10:18:00Z">
            <w:rPr>
              <w:rFonts w:cs="Times New Roman"/>
              <w:b/>
              <w:color w:val="000000" w:themeColor="text1"/>
            </w:rPr>
          </w:rPrChange>
        </w:rPr>
        <w:t>P</w:t>
      </w:r>
      <w:r w:rsidRPr="00892D67">
        <w:rPr>
          <w:rFonts w:ascii="Arial" w:hAnsi="Arial" w:cs="Arial"/>
          <w:b/>
          <w:color w:val="000000" w:themeColor="text1"/>
          <w:sz w:val="22"/>
          <w:szCs w:val="22"/>
          <w:lang w:val="id-ID"/>
          <w:rPrChange w:id="966" w:author="Rizky Sahadewa" w:date="2022-07-25T10:18:00Z">
            <w:rPr>
              <w:rFonts w:cs="Times New Roman"/>
              <w:b/>
              <w:color w:val="000000" w:themeColor="text1"/>
              <w:lang w:val="id-ID"/>
            </w:rPr>
          </w:rPrChange>
        </w:rPr>
        <w:t>ihak Pertama</w:t>
      </w:r>
      <w:r w:rsidRPr="00892D67">
        <w:rPr>
          <w:rFonts w:ascii="Arial" w:hAnsi="Arial" w:cs="Arial"/>
          <w:color w:val="000000" w:themeColor="text1"/>
          <w:sz w:val="22"/>
          <w:szCs w:val="22"/>
          <w:lang w:val="id-ID"/>
          <w:rPrChange w:id="967" w:author="Rizky Sahadewa" w:date="2022-07-25T10:18:00Z">
            <w:rPr>
              <w:rFonts w:cs="Times New Roman"/>
              <w:color w:val="000000" w:themeColor="text1"/>
              <w:lang w:val="id-ID"/>
            </w:rPr>
          </w:rPrChange>
        </w:rPr>
        <w:t xml:space="preserve"> dilarang </w:t>
      </w:r>
      <w:r w:rsidRPr="00892D67">
        <w:rPr>
          <w:rFonts w:ascii="Arial" w:hAnsi="Arial" w:cs="Arial"/>
          <w:color w:val="000000" w:themeColor="text1"/>
          <w:sz w:val="22"/>
          <w:szCs w:val="22"/>
          <w:rPrChange w:id="968" w:author="Rizky Sahadewa" w:date="2022-07-25T10:18:00Z">
            <w:rPr>
              <w:rFonts w:cs="Times New Roman"/>
              <w:color w:val="000000" w:themeColor="text1"/>
            </w:rPr>
          </w:rPrChange>
        </w:rPr>
        <w:t>untuk memberikan hadiah</w:t>
      </w:r>
      <w:r w:rsidRPr="00892D67">
        <w:rPr>
          <w:rFonts w:ascii="Arial" w:hAnsi="Arial" w:cs="Arial"/>
          <w:color w:val="000000" w:themeColor="text1"/>
          <w:sz w:val="22"/>
          <w:szCs w:val="22"/>
          <w:lang w:val="id-ID"/>
          <w:rPrChange w:id="969" w:author="Rizky Sahadewa" w:date="2022-07-25T10:18:00Z">
            <w:rPr>
              <w:rFonts w:cs="Times New Roman"/>
              <w:color w:val="000000" w:themeColor="text1"/>
              <w:lang w:val="id-ID"/>
            </w:rPr>
          </w:rPrChange>
        </w:rPr>
        <w:t xml:space="preserve"> dalam bentuk apapun baik </w:t>
      </w:r>
      <w:r w:rsidRPr="00892D67">
        <w:rPr>
          <w:rFonts w:ascii="Arial" w:hAnsi="Arial" w:cs="Arial"/>
          <w:color w:val="000000" w:themeColor="text1"/>
          <w:sz w:val="22"/>
          <w:szCs w:val="22"/>
          <w:rPrChange w:id="970" w:author="Rizky Sahadewa" w:date="2022-07-25T10:18:00Z">
            <w:rPr>
              <w:rFonts w:cs="Times New Roman"/>
              <w:color w:val="000000" w:themeColor="text1"/>
            </w:rPr>
          </w:rPrChange>
        </w:rPr>
        <w:t xml:space="preserve">berupa </w:t>
      </w:r>
      <w:r w:rsidRPr="00892D67">
        <w:rPr>
          <w:rFonts w:ascii="Arial" w:hAnsi="Arial" w:cs="Arial"/>
          <w:color w:val="000000" w:themeColor="text1"/>
          <w:sz w:val="22"/>
          <w:szCs w:val="22"/>
          <w:lang w:val="id-ID"/>
          <w:rPrChange w:id="971" w:author="Rizky Sahadewa" w:date="2022-07-25T10:18:00Z">
            <w:rPr>
              <w:rFonts w:cs="Times New Roman"/>
              <w:color w:val="000000" w:themeColor="text1"/>
              <w:lang w:val="id-ID"/>
            </w:rPr>
          </w:rPrChange>
        </w:rPr>
        <w:t xml:space="preserve">uang, </w:t>
      </w:r>
      <w:r w:rsidRPr="00892D67">
        <w:rPr>
          <w:rFonts w:ascii="Arial" w:hAnsi="Arial" w:cs="Arial"/>
          <w:color w:val="000000" w:themeColor="text1"/>
          <w:sz w:val="22"/>
          <w:szCs w:val="22"/>
          <w:rPrChange w:id="972" w:author="Rizky Sahadewa" w:date="2022-07-25T10:18:00Z">
            <w:rPr>
              <w:rFonts w:cs="Times New Roman"/>
              <w:color w:val="000000" w:themeColor="text1"/>
            </w:rPr>
          </w:rPrChange>
        </w:rPr>
        <w:t xml:space="preserve">barang atau bentuk </w:t>
      </w:r>
      <w:r w:rsidRPr="00892D67">
        <w:rPr>
          <w:rFonts w:ascii="Arial" w:hAnsi="Arial" w:cs="Arial"/>
          <w:color w:val="000000" w:themeColor="text1"/>
          <w:sz w:val="22"/>
          <w:szCs w:val="22"/>
          <w:lang w:val="id-ID"/>
          <w:rPrChange w:id="973" w:author="Rizky Sahadewa" w:date="2022-07-25T10:18:00Z">
            <w:rPr>
              <w:rFonts w:cs="Times New Roman"/>
              <w:color w:val="000000" w:themeColor="text1"/>
              <w:lang w:val="id-ID"/>
            </w:rPr>
          </w:rPrChange>
        </w:rPr>
        <w:t xml:space="preserve">lainnya yang bernilai uang dan </w:t>
      </w:r>
      <w:r w:rsidRPr="00892D67">
        <w:rPr>
          <w:rFonts w:ascii="Arial" w:hAnsi="Arial" w:cs="Arial"/>
          <w:color w:val="000000" w:themeColor="text1"/>
          <w:sz w:val="22"/>
          <w:szCs w:val="22"/>
          <w:rPrChange w:id="974" w:author="Rizky Sahadewa" w:date="2022-07-25T10:18:00Z">
            <w:rPr>
              <w:rFonts w:cs="Times New Roman"/>
              <w:color w:val="000000" w:themeColor="text1"/>
            </w:rPr>
          </w:rPrChange>
        </w:rPr>
        <w:t xml:space="preserve">bersifat pribadi kepada </w:t>
      </w:r>
      <w:r w:rsidRPr="00892D67">
        <w:rPr>
          <w:rFonts w:ascii="Arial" w:hAnsi="Arial" w:cs="Arial"/>
          <w:color w:val="000000" w:themeColor="text1"/>
          <w:sz w:val="22"/>
          <w:szCs w:val="22"/>
          <w:lang w:val="id-ID"/>
          <w:rPrChange w:id="975" w:author="Rizky Sahadewa" w:date="2022-07-25T10:18:00Z">
            <w:rPr>
              <w:rFonts w:cs="Times New Roman"/>
              <w:color w:val="000000" w:themeColor="text1"/>
              <w:lang w:val="id-ID"/>
            </w:rPr>
          </w:rPrChange>
        </w:rPr>
        <w:t xml:space="preserve">staff atau karyawan </w:t>
      </w:r>
      <w:r w:rsidRPr="00892D67">
        <w:rPr>
          <w:rFonts w:ascii="Arial" w:hAnsi="Arial" w:cs="Arial"/>
          <w:b/>
          <w:color w:val="000000" w:themeColor="text1"/>
          <w:sz w:val="22"/>
          <w:szCs w:val="22"/>
          <w:lang w:val="id-ID"/>
          <w:rPrChange w:id="976" w:author="Rizky Sahadewa" w:date="2022-07-25T10:18:00Z">
            <w:rPr>
              <w:rFonts w:cs="Times New Roman"/>
              <w:b/>
              <w:color w:val="000000" w:themeColor="text1"/>
              <w:lang w:val="id-ID"/>
            </w:rPr>
          </w:rPrChange>
        </w:rPr>
        <w:t>Pihak Kedua</w:t>
      </w:r>
      <w:r w:rsidRPr="00892D67">
        <w:rPr>
          <w:rFonts w:ascii="Arial" w:hAnsi="Arial" w:cs="Arial"/>
          <w:color w:val="000000" w:themeColor="text1"/>
          <w:sz w:val="22"/>
          <w:szCs w:val="22"/>
          <w:lang w:val="id-ID"/>
          <w:rPrChange w:id="977" w:author="Rizky Sahadewa" w:date="2022-07-25T10:18:00Z">
            <w:rPr>
              <w:rFonts w:cs="Times New Roman"/>
              <w:color w:val="000000" w:themeColor="text1"/>
              <w:lang w:val="id-ID"/>
            </w:rPr>
          </w:rPrChange>
        </w:rPr>
        <w:t xml:space="preserve"> terkait perjanjian ini.</w:t>
      </w:r>
    </w:p>
    <w:p w14:paraId="379295FC" w14:textId="77777777" w:rsidR="00D124E1" w:rsidRPr="00892D67" w:rsidRDefault="00D124E1" w:rsidP="004F2AF7">
      <w:pPr>
        <w:pStyle w:val="ListParagraph"/>
        <w:numPr>
          <w:ilvl w:val="0"/>
          <w:numId w:val="15"/>
        </w:numPr>
        <w:suppressAutoHyphens w:val="0"/>
        <w:spacing w:line="276" w:lineRule="auto"/>
        <w:ind w:left="567" w:right="270" w:hanging="567"/>
        <w:contextualSpacing/>
        <w:jc w:val="both"/>
        <w:rPr>
          <w:rFonts w:ascii="Arial" w:hAnsi="Arial" w:cs="Arial"/>
          <w:color w:val="000000" w:themeColor="text1"/>
          <w:sz w:val="22"/>
          <w:szCs w:val="22"/>
          <w:lang w:val="en-US"/>
          <w:rPrChange w:id="978" w:author="Rizky Sahadewa" w:date="2022-07-25T10:18:00Z">
            <w:rPr>
              <w:rFonts w:cs="Times New Roman"/>
              <w:color w:val="000000" w:themeColor="text1"/>
              <w:lang w:val="en-US"/>
            </w:rPr>
          </w:rPrChange>
        </w:rPr>
      </w:pPr>
      <w:r w:rsidRPr="00892D67">
        <w:rPr>
          <w:rFonts w:ascii="Arial" w:hAnsi="Arial" w:cs="Arial"/>
          <w:color w:val="000000" w:themeColor="text1"/>
          <w:sz w:val="22"/>
          <w:szCs w:val="22"/>
          <w:lang w:val="id-ID"/>
          <w:rPrChange w:id="979" w:author="Rizky Sahadewa" w:date="2022-07-25T10:18:00Z">
            <w:rPr>
              <w:rFonts w:cs="Times New Roman"/>
              <w:color w:val="000000" w:themeColor="text1"/>
              <w:lang w:val="id-ID"/>
            </w:rPr>
          </w:rPrChange>
        </w:rPr>
        <w:t xml:space="preserve">Sanksi atas pelanggaran ayat 1 (satu) pasal ini kepada </w:t>
      </w:r>
      <w:r w:rsidRPr="00892D67">
        <w:rPr>
          <w:rFonts w:ascii="Arial" w:hAnsi="Arial" w:cs="Arial"/>
          <w:b/>
          <w:color w:val="000000" w:themeColor="text1"/>
          <w:sz w:val="22"/>
          <w:szCs w:val="22"/>
          <w:lang w:val="id-ID"/>
          <w:rPrChange w:id="980" w:author="Rizky Sahadewa" w:date="2022-07-25T10:18:00Z">
            <w:rPr>
              <w:rFonts w:cs="Times New Roman"/>
              <w:b/>
              <w:color w:val="000000" w:themeColor="text1"/>
              <w:lang w:val="id-ID"/>
            </w:rPr>
          </w:rPrChange>
        </w:rPr>
        <w:t>Pihak Pertama</w:t>
      </w:r>
      <w:r w:rsidRPr="00892D67">
        <w:rPr>
          <w:rFonts w:ascii="Arial" w:hAnsi="Arial" w:cs="Arial"/>
          <w:color w:val="000000" w:themeColor="text1"/>
          <w:sz w:val="22"/>
          <w:szCs w:val="22"/>
          <w:lang w:val="id-ID"/>
          <w:rPrChange w:id="981" w:author="Rizky Sahadewa" w:date="2022-07-25T10:18:00Z">
            <w:rPr>
              <w:rFonts w:cs="Times New Roman"/>
              <w:color w:val="000000" w:themeColor="text1"/>
              <w:lang w:val="id-ID"/>
            </w:rPr>
          </w:rPrChange>
        </w:rPr>
        <w:t xml:space="preserve"> adalah:</w:t>
      </w:r>
    </w:p>
    <w:p w14:paraId="0D90BDDD" w14:textId="77777777" w:rsidR="00D124E1" w:rsidRPr="00892D67"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Change w:id="982" w:author="Rizky Sahadewa" w:date="2022-07-25T10:18:00Z">
            <w:rPr>
              <w:rFonts w:cs="Times New Roman"/>
              <w:color w:val="000000" w:themeColor="text1"/>
              <w:lang w:val="en-US"/>
            </w:rPr>
          </w:rPrChange>
        </w:rPr>
      </w:pPr>
      <w:r w:rsidRPr="00892D67">
        <w:rPr>
          <w:rFonts w:ascii="Arial" w:hAnsi="Arial" w:cs="Arial"/>
          <w:color w:val="000000" w:themeColor="text1"/>
          <w:sz w:val="22"/>
          <w:szCs w:val="22"/>
          <w:lang w:val="id-ID"/>
          <w:rPrChange w:id="983" w:author="Rizky Sahadewa" w:date="2022-07-25T10:18:00Z">
            <w:rPr>
              <w:rFonts w:cs="Times New Roman"/>
              <w:color w:val="000000" w:themeColor="text1"/>
              <w:lang w:val="id-ID"/>
            </w:rPr>
          </w:rPrChange>
        </w:rPr>
        <w:t xml:space="preserve">Pemutusan perjanjian secara sepihak oleh </w:t>
      </w:r>
      <w:r w:rsidRPr="00892D67">
        <w:rPr>
          <w:rFonts w:ascii="Arial" w:hAnsi="Arial" w:cs="Arial"/>
          <w:b/>
          <w:color w:val="000000" w:themeColor="text1"/>
          <w:sz w:val="22"/>
          <w:szCs w:val="22"/>
          <w:lang w:val="id-ID"/>
          <w:rPrChange w:id="984" w:author="Rizky Sahadewa" w:date="2022-07-25T10:18:00Z">
            <w:rPr>
              <w:rFonts w:cs="Times New Roman"/>
              <w:b/>
              <w:color w:val="000000" w:themeColor="text1"/>
              <w:lang w:val="id-ID"/>
            </w:rPr>
          </w:rPrChange>
        </w:rPr>
        <w:t>Pihak Kedua</w:t>
      </w:r>
      <w:r w:rsidRPr="00892D67">
        <w:rPr>
          <w:rFonts w:ascii="Arial" w:hAnsi="Arial" w:cs="Arial"/>
          <w:color w:val="000000" w:themeColor="text1"/>
          <w:sz w:val="22"/>
          <w:szCs w:val="22"/>
          <w:lang w:val="id-ID"/>
          <w:rPrChange w:id="985" w:author="Rizky Sahadewa" w:date="2022-07-25T10:18:00Z">
            <w:rPr>
              <w:rFonts w:cs="Times New Roman"/>
              <w:color w:val="000000" w:themeColor="text1"/>
              <w:lang w:val="id-ID"/>
            </w:rPr>
          </w:rPrChange>
        </w:rPr>
        <w:t>.</w:t>
      </w:r>
    </w:p>
    <w:p w14:paraId="04D08E8C" w14:textId="77777777" w:rsidR="00D124E1" w:rsidRPr="00892D67"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Change w:id="986" w:author="Rizky Sahadewa" w:date="2022-07-25T10:18:00Z">
            <w:rPr>
              <w:rFonts w:cs="Times New Roman"/>
              <w:color w:val="000000" w:themeColor="text1"/>
              <w:lang w:val="en-US"/>
            </w:rPr>
          </w:rPrChange>
        </w:rPr>
      </w:pPr>
      <w:r w:rsidRPr="00892D67">
        <w:rPr>
          <w:rFonts w:ascii="Arial" w:hAnsi="Arial" w:cs="Arial"/>
          <w:color w:val="000000" w:themeColor="text1"/>
          <w:sz w:val="22"/>
          <w:szCs w:val="22"/>
          <w:lang w:val="id-ID"/>
          <w:rPrChange w:id="987" w:author="Rizky Sahadewa" w:date="2022-07-25T10:18:00Z">
            <w:rPr>
              <w:rFonts w:cs="Times New Roman"/>
              <w:color w:val="000000" w:themeColor="text1"/>
              <w:lang w:val="id-ID"/>
            </w:rPr>
          </w:rPrChange>
        </w:rPr>
        <w:t xml:space="preserve">Karyawan </w:t>
      </w:r>
      <w:r w:rsidRPr="00892D67">
        <w:rPr>
          <w:rFonts w:ascii="Arial" w:hAnsi="Arial" w:cs="Arial"/>
          <w:b/>
          <w:color w:val="000000" w:themeColor="text1"/>
          <w:sz w:val="22"/>
          <w:szCs w:val="22"/>
          <w:lang w:val="id-ID"/>
          <w:rPrChange w:id="988" w:author="Rizky Sahadewa" w:date="2022-07-25T10:18:00Z">
            <w:rPr>
              <w:rFonts w:cs="Times New Roman"/>
              <w:b/>
              <w:color w:val="000000" w:themeColor="text1"/>
              <w:lang w:val="id-ID"/>
            </w:rPr>
          </w:rPrChange>
        </w:rPr>
        <w:t>Pihak Pertama</w:t>
      </w:r>
      <w:r w:rsidRPr="00892D67">
        <w:rPr>
          <w:rFonts w:ascii="Arial" w:hAnsi="Arial" w:cs="Arial"/>
          <w:color w:val="000000" w:themeColor="text1"/>
          <w:sz w:val="22"/>
          <w:szCs w:val="22"/>
          <w:lang w:val="id-ID"/>
          <w:rPrChange w:id="989" w:author="Rizky Sahadewa" w:date="2022-07-25T10:18:00Z">
            <w:rPr>
              <w:rFonts w:cs="Times New Roman"/>
              <w:color w:val="000000" w:themeColor="text1"/>
              <w:lang w:val="id-ID"/>
            </w:rPr>
          </w:rPrChange>
        </w:rPr>
        <w:t xml:space="preserve"> yang terlibat dalam pemberian hadiah akan dikeluarkan dari perusahaan </w:t>
      </w:r>
      <w:r w:rsidRPr="00892D67">
        <w:rPr>
          <w:rFonts w:ascii="Arial" w:hAnsi="Arial" w:cs="Arial"/>
          <w:b/>
          <w:color w:val="000000" w:themeColor="text1"/>
          <w:sz w:val="22"/>
          <w:szCs w:val="22"/>
          <w:lang w:val="id-ID"/>
          <w:rPrChange w:id="990" w:author="Rizky Sahadewa" w:date="2022-07-25T10:18:00Z">
            <w:rPr>
              <w:rFonts w:cs="Times New Roman"/>
              <w:b/>
              <w:color w:val="000000" w:themeColor="text1"/>
              <w:lang w:val="id-ID"/>
            </w:rPr>
          </w:rPrChange>
        </w:rPr>
        <w:t>Pihak Pertama</w:t>
      </w:r>
      <w:r w:rsidRPr="00892D67">
        <w:rPr>
          <w:rFonts w:ascii="Arial" w:hAnsi="Arial" w:cs="Arial"/>
          <w:color w:val="000000" w:themeColor="text1"/>
          <w:sz w:val="22"/>
          <w:szCs w:val="22"/>
          <w:lang w:val="id-ID"/>
          <w:rPrChange w:id="991" w:author="Rizky Sahadewa" w:date="2022-07-25T10:18:00Z">
            <w:rPr>
              <w:rFonts w:cs="Times New Roman"/>
              <w:color w:val="000000" w:themeColor="text1"/>
              <w:lang w:val="id-ID"/>
            </w:rPr>
          </w:rPrChange>
        </w:rPr>
        <w:t>.</w:t>
      </w:r>
    </w:p>
    <w:p w14:paraId="4FF93A5E" w14:textId="77777777" w:rsidR="00D124E1" w:rsidRPr="00892D67"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Change w:id="992" w:author="Rizky Sahadewa" w:date="2022-07-25T10:18:00Z">
            <w:rPr>
              <w:rFonts w:cs="Times New Roman"/>
              <w:color w:val="000000" w:themeColor="text1"/>
              <w:lang w:val="en-US"/>
            </w:rPr>
          </w:rPrChange>
        </w:rPr>
      </w:pPr>
      <w:r w:rsidRPr="00892D67">
        <w:rPr>
          <w:rFonts w:ascii="Arial" w:hAnsi="Arial" w:cs="Arial"/>
          <w:color w:val="000000" w:themeColor="text1"/>
          <w:sz w:val="22"/>
          <w:szCs w:val="22"/>
          <w:lang w:val="id-ID"/>
          <w:rPrChange w:id="993" w:author="Rizky Sahadewa" w:date="2022-07-25T10:18:00Z">
            <w:rPr>
              <w:rFonts w:cs="Times New Roman"/>
              <w:color w:val="000000" w:themeColor="text1"/>
              <w:lang w:val="id-ID"/>
            </w:rPr>
          </w:rPrChange>
        </w:rPr>
        <w:t xml:space="preserve">Karyawan </w:t>
      </w:r>
      <w:r w:rsidRPr="00892D67">
        <w:rPr>
          <w:rFonts w:ascii="Arial" w:hAnsi="Arial" w:cs="Arial"/>
          <w:b/>
          <w:color w:val="000000" w:themeColor="text1"/>
          <w:sz w:val="22"/>
          <w:szCs w:val="22"/>
          <w:lang w:val="id-ID"/>
          <w:rPrChange w:id="994" w:author="Rizky Sahadewa" w:date="2022-07-25T10:18:00Z">
            <w:rPr>
              <w:rFonts w:cs="Times New Roman"/>
              <w:b/>
              <w:color w:val="000000" w:themeColor="text1"/>
              <w:lang w:val="id-ID"/>
            </w:rPr>
          </w:rPrChange>
        </w:rPr>
        <w:t>Pihak Kedua</w:t>
      </w:r>
      <w:r w:rsidRPr="00892D67">
        <w:rPr>
          <w:rFonts w:ascii="Arial" w:hAnsi="Arial" w:cs="Arial"/>
          <w:color w:val="000000" w:themeColor="text1"/>
          <w:sz w:val="22"/>
          <w:szCs w:val="22"/>
          <w:lang w:val="id-ID"/>
          <w:rPrChange w:id="995" w:author="Rizky Sahadewa" w:date="2022-07-25T10:18:00Z">
            <w:rPr>
              <w:rFonts w:cs="Times New Roman"/>
              <w:color w:val="000000" w:themeColor="text1"/>
              <w:lang w:val="id-ID"/>
            </w:rPr>
          </w:rPrChange>
        </w:rPr>
        <w:t xml:space="preserve"> yang terlibat dalam penerimaan hadiah akan diproses sesuai PKB (Peraturan Kerja Bersama) yang berlaku di tempat </w:t>
      </w:r>
      <w:r w:rsidRPr="00892D67">
        <w:rPr>
          <w:rFonts w:ascii="Arial" w:hAnsi="Arial" w:cs="Arial"/>
          <w:b/>
          <w:color w:val="000000" w:themeColor="text1"/>
          <w:sz w:val="22"/>
          <w:szCs w:val="22"/>
          <w:lang w:val="id-ID"/>
          <w:rPrChange w:id="996" w:author="Rizky Sahadewa" w:date="2022-07-25T10:18:00Z">
            <w:rPr>
              <w:rFonts w:cs="Times New Roman"/>
              <w:b/>
              <w:color w:val="000000" w:themeColor="text1"/>
              <w:lang w:val="id-ID"/>
            </w:rPr>
          </w:rPrChange>
        </w:rPr>
        <w:t>Pihak Kedua</w:t>
      </w:r>
      <w:r w:rsidRPr="00892D67">
        <w:rPr>
          <w:rFonts w:ascii="Arial" w:hAnsi="Arial" w:cs="Arial"/>
          <w:color w:val="000000" w:themeColor="text1"/>
          <w:sz w:val="22"/>
          <w:szCs w:val="22"/>
          <w:lang w:val="id-ID"/>
          <w:rPrChange w:id="997" w:author="Rizky Sahadewa" w:date="2022-07-25T10:18:00Z">
            <w:rPr>
              <w:rFonts w:cs="Times New Roman"/>
              <w:color w:val="000000" w:themeColor="text1"/>
              <w:lang w:val="id-ID"/>
            </w:rPr>
          </w:rPrChange>
        </w:rPr>
        <w:t>.</w:t>
      </w:r>
    </w:p>
    <w:p w14:paraId="27411A1E" w14:textId="77777777" w:rsidR="00D124E1" w:rsidRPr="00892D67"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Change w:id="998" w:author="Rizky Sahadewa" w:date="2022-07-25T10:18:00Z">
            <w:rPr>
              <w:rFonts w:cs="Times New Roman"/>
              <w:color w:val="000000" w:themeColor="text1"/>
              <w:lang w:val="en-US"/>
            </w:rPr>
          </w:rPrChange>
        </w:rPr>
      </w:pPr>
      <w:r w:rsidRPr="00892D67">
        <w:rPr>
          <w:rFonts w:ascii="Arial" w:hAnsi="Arial" w:cs="Arial"/>
          <w:b/>
          <w:color w:val="000000" w:themeColor="text1"/>
          <w:sz w:val="22"/>
          <w:szCs w:val="22"/>
          <w:lang w:val="id-ID"/>
          <w:rPrChange w:id="999" w:author="Rizky Sahadewa" w:date="2022-07-25T10:18:00Z">
            <w:rPr>
              <w:rFonts w:cs="Times New Roman"/>
              <w:b/>
              <w:color w:val="000000" w:themeColor="text1"/>
              <w:lang w:val="id-ID"/>
            </w:rPr>
          </w:rPrChange>
        </w:rPr>
        <w:t xml:space="preserve">Pihak Pertama </w:t>
      </w:r>
      <w:r w:rsidRPr="00892D67">
        <w:rPr>
          <w:rFonts w:ascii="Arial" w:hAnsi="Arial" w:cs="Arial"/>
          <w:color w:val="000000" w:themeColor="text1"/>
          <w:sz w:val="22"/>
          <w:szCs w:val="22"/>
          <w:lang w:val="id-ID"/>
          <w:rPrChange w:id="1000" w:author="Rizky Sahadewa" w:date="2022-07-25T10:18:00Z">
            <w:rPr>
              <w:rFonts w:cs="Times New Roman"/>
              <w:color w:val="000000" w:themeColor="text1"/>
              <w:lang w:val="id-ID"/>
            </w:rPr>
          </w:rPrChange>
        </w:rPr>
        <w:t xml:space="preserve">mengembalikan semua pembayaran yang telah diberikan oleh </w:t>
      </w:r>
      <w:r w:rsidRPr="00892D67">
        <w:rPr>
          <w:rFonts w:ascii="Arial" w:hAnsi="Arial" w:cs="Arial"/>
          <w:b/>
          <w:color w:val="000000" w:themeColor="text1"/>
          <w:sz w:val="22"/>
          <w:szCs w:val="22"/>
          <w:lang w:val="id-ID"/>
          <w:rPrChange w:id="1001" w:author="Rizky Sahadewa" w:date="2022-07-25T10:18:00Z">
            <w:rPr>
              <w:rFonts w:cs="Times New Roman"/>
              <w:b/>
              <w:color w:val="000000" w:themeColor="text1"/>
              <w:lang w:val="id-ID"/>
            </w:rPr>
          </w:rPrChange>
        </w:rPr>
        <w:t>Pihak Kedua</w:t>
      </w:r>
      <w:r w:rsidRPr="00892D67">
        <w:rPr>
          <w:rFonts w:ascii="Arial" w:hAnsi="Arial" w:cs="Arial"/>
          <w:color w:val="000000" w:themeColor="text1"/>
          <w:sz w:val="22"/>
          <w:szCs w:val="22"/>
          <w:lang w:val="id-ID"/>
          <w:rPrChange w:id="1002" w:author="Rizky Sahadewa" w:date="2022-07-25T10:18:00Z">
            <w:rPr>
              <w:rFonts w:cs="Times New Roman"/>
              <w:color w:val="000000" w:themeColor="text1"/>
              <w:lang w:val="id-ID"/>
            </w:rPr>
          </w:rPrChange>
        </w:rPr>
        <w:t>.</w:t>
      </w:r>
    </w:p>
    <w:p w14:paraId="0793AEF1" w14:textId="77777777" w:rsidR="00D124E1" w:rsidRPr="00892D67" w:rsidDel="003A65D4" w:rsidRDefault="00D124E1" w:rsidP="004F2AF7">
      <w:pPr>
        <w:pStyle w:val="ListParagraph"/>
        <w:numPr>
          <w:ilvl w:val="0"/>
          <w:numId w:val="26"/>
        </w:numPr>
        <w:suppressAutoHyphens w:val="0"/>
        <w:spacing w:line="276" w:lineRule="auto"/>
        <w:ind w:left="993" w:right="270" w:hanging="426"/>
        <w:contextualSpacing/>
        <w:jc w:val="both"/>
        <w:rPr>
          <w:del w:id="1003" w:author="ROHAYATI" w:date="2023-05-26T13:18:00Z"/>
          <w:rFonts w:ascii="Arial" w:hAnsi="Arial" w:cs="Arial"/>
          <w:color w:val="000000" w:themeColor="text1"/>
          <w:sz w:val="22"/>
          <w:szCs w:val="22"/>
          <w:lang w:val="en-US"/>
          <w:rPrChange w:id="1004" w:author="Rizky Sahadewa" w:date="2022-07-25T10:18:00Z">
            <w:rPr>
              <w:del w:id="1005" w:author="ROHAYATI" w:date="2023-05-26T13:18:00Z"/>
              <w:rFonts w:cs="Times New Roman"/>
              <w:color w:val="000000" w:themeColor="text1"/>
              <w:lang w:val="en-US"/>
            </w:rPr>
          </w:rPrChange>
        </w:rPr>
      </w:pPr>
      <w:r w:rsidRPr="00892D67">
        <w:rPr>
          <w:rFonts w:ascii="Arial" w:hAnsi="Arial" w:cs="Arial"/>
          <w:b/>
          <w:color w:val="000000" w:themeColor="text1"/>
          <w:sz w:val="22"/>
          <w:szCs w:val="22"/>
          <w:rPrChange w:id="1006" w:author="Rizky Sahadewa" w:date="2022-07-25T10:18:00Z">
            <w:rPr>
              <w:rFonts w:cs="Times New Roman"/>
              <w:b/>
              <w:color w:val="000000" w:themeColor="text1"/>
            </w:rPr>
          </w:rPrChange>
        </w:rPr>
        <w:t>Pihak Kedua</w:t>
      </w:r>
      <w:r w:rsidRPr="00892D67">
        <w:rPr>
          <w:rFonts w:ascii="Arial" w:hAnsi="Arial" w:cs="Arial"/>
          <w:color w:val="000000" w:themeColor="text1"/>
          <w:sz w:val="22"/>
          <w:szCs w:val="22"/>
          <w:rPrChange w:id="1007" w:author="Rizky Sahadewa" w:date="2022-07-25T10:18:00Z">
            <w:rPr>
              <w:rFonts w:cs="Times New Roman"/>
              <w:color w:val="000000" w:themeColor="text1"/>
            </w:rPr>
          </w:rPrChange>
        </w:rPr>
        <w:t xml:space="preserve"> berhak melaporkan kepada pihak yang berwajib. </w:t>
      </w:r>
    </w:p>
    <w:p w14:paraId="47AB1650" w14:textId="5E431B45" w:rsidR="00D124E1" w:rsidRPr="003A65D4" w:rsidDel="003A65D4" w:rsidRDefault="004D7C0B">
      <w:pPr>
        <w:pStyle w:val="ListParagraph"/>
        <w:numPr>
          <w:ilvl w:val="0"/>
          <w:numId w:val="26"/>
        </w:numPr>
        <w:suppressAutoHyphens w:val="0"/>
        <w:spacing w:line="276" w:lineRule="auto"/>
        <w:ind w:left="993" w:right="270" w:hanging="426"/>
        <w:contextualSpacing/>
        <w:jc w:val="both"/>
        <w:rPr>
          <w:ins w:id="1008" w:author="Rizky Sahadewa" w:date="2022-07-25T10:19:00Z"/>
          <w:del w:id="1009" w:author="ROHAYATI" w:date="2023-05-26T13:18:00Z"/>
          <w:rFonts w:ascii="Arial" w:hAnsi="Arial" w:cs="Arial"/>
          <w:b/>
          <w:bCs/>
          <w:color w:val="000000" w:themeColor="text1"/>
          <w:rPrChange w:id="1010" w:author="ROHAYATI" w:date="2023-05-26T13:18:00Z">
            <w:rPr>
              <w:ins w:id="1011" w:author="Rizky Sahadewa" w:date="2022-07-25T10:19:00Z"/>
              <w:del w:id="1012" w:author="ROHAYATI" w:date="2023-05-26T13:18:00Z"/>
            </w:rPr>
          </w:rPrChange>
        </w:rPr>
        <w:pPrChange w:id="1013" w:author="ROHAYATI" w:date="2023-05-26T13:18:00Z">
          <w:pPr>
            <w:pStyle w:val="Default"/>
            <w:tabs>
              <w:tab w:val="left" w:pos="5055"/>
            </w:tabs>
            <w:spacing w:line="276" w:lineRule="auto"/>
          </w:pPr>
        </w:pPrChange>
      </w:pPr>
      <w:del w:id="1014" w:author="ROHAYATI" w:date="2023-05-26T13:18:00Z">
        <w:r w:rsidRPr="003A65D4" w:rsidDel="003A65D4">
          <w:rPr>
            <w:rFonts w:ascii="Arial" w:hAnsi="Arial" w:cs="Arial"/>
            <w:b/>
            <w:bCs/>
            <w:color w:val="000000" w:themeColor="text1"/>
            <w:rPrChange w:id="1015" w:author="ROHAYATI" w:date="2023-05-26T13:18:00Z">
              <w:rPr>
                <w:b/>
                <w:bCs/>
                <w:color w:val="000000" w:themeColor="text1"/>
              </w:rPr>
            </w:rPrChange>
          </w:rPr>
          <w:tab/>
        </w:r>
      </w:del>
    </w:p>
    <w:p w14:paraId="4F7A0B38" w14:textId="180D456D" w:rsidR="00892D67" w:rsidRDefault="00892D67">
      <w:pPr>
        <w:pStyle w:val="ListParagraph"/>
        <w:numPr>
          <w:ilvl w:val="0"/>
          <w:numId w:val="26"/>
        </w:numPr>
        <w:suppressAutoHyphens w:val="0"/>
        <w:spacing w:line="276" w:lineRule="auto"/>
        <w:ind w:left="993" w:right="270" w:hanging="426"/>
        <w:contextualSpacing/>
        <w:jc w:val="both"/>
        <w:rPr>
          <w:ins w:id="1016" w:author="Rizky Sahadewa" w:date="2022-07-25T10:19:00Z"/>
        </w:rPr>
        <w:pPrChange w:id="1017" w:author="ROHAYATI" w:date="2023-05-26T13:18:00Z">
          <w:pPr>
            <w:pStyle w:val="Default"/>
            <w:tabs>
              <w:tab w:val="left" w:pos="5055"/>
            </w:tabs>
            <w:spacing w:line="276" w:lineRule="auto"/>
          </w:pPr>
        </w:pPrChange>
      </w:pPr>
    </w:p>
    <w:p w14:paraId="502D3785" w14:textId="77777777" w:rsidR="00892D67" w:rsidRPr="00892D67" w:rsidRDefault="00892D67" w:rsidP="004F2AF7">
      <w:pPr>
        <w:pStyle w:val="Default"/>
        <w:tabs>
          <w:tab w:val="left" w:pos="5055"/>
        </w:tabs>
        <w:spacing w:line="276" w:lineRule="auto"/>
        <w:rPr>
          <w:rFonts w:ascii="Arial" w:hAnsi="Arial" w:cs="Arial"/>
          <w:b/>
          <w:bCs/>
          <w:color w:val="000000" w:themeColor="text1"/>
          <w:sz w:val="22"/>
          <w:szCs w:val="22"/>
          <w:rPrChange w:id="1018" w:author="Rizky Sahadewa" w:date="2022-07-25T10:18:00Z">
            <w:rPr>
              <w:b/>
              <w:bCs/>
              <w:color w:val="000000" w:themeColor="text1"/>
            </w:rPr>
          </w:rPrChange>
        </w:rPr>
      </w:pPr>
    </w:p>
    <w:p w14:paraId="0983CED6" w14:textId="77777777" w:rsidR="00361FDF" w:rsidRPr="00892D67" w:rsidRDefault="00361FDF" w:rsidP="004F2AF7">
      <w:pPr>
        <w:pStyle w:val="Default"/>
        <w:spacing w:line="276" w:lineRule="auto"/>
        <w:jc w:val="center"/>
        <w:rPr>
          <w:rFonts w:ascii="Arial" w:hAnsi="Arial" w:cs="Arial"/>
          <w:color w:val="000000" w:themeColor="text1"/>
          <w:sz w:val="22"/>
          <w:szCs w:val="22"/>
          <w:rPrChange w:id="1019" w:author="Rizky Sahadewa" w:date="2022-07-25T10:18:00Z">
            <w:rPr>
              <w:color w:val="000000" w:themeColor="text1"/>
            </w:rPr>
          </w:rPrChange>
        </w:rPr>
      </w:pPr>
      <w:r w:rsidRPr="00892D67">
        <w:rPr>
          <w:rFonts w:ascii="Arial" w:hAnsi="Arial" w:cs="Arial"/>
          <w:b/>
          <w:bCs/>
          <w:color w:val="000000" w:themeColor="text1"/>
          <w:sz w:val="22"/>
          <w:szCs w:val="22"/>
          <w:rPrChange w:id="1020" w:author="Rizky Sahadewa" w:date="2022-07-25T10:18:00Z">
            <w:rPr>
              <w:b/>
              <w:bCs/>
              <w:color w:val="000000" w:themeColor="text1"/>
            </w:rPr>
          </w:rPrChange>
        </w:rPr>
        <w:t>Pasal 12</w:t>
      </w:r>
    </w:p>
    <w:p w14:paraId="20A29E11" w14:textId="77777777" w:rsidR="00361FDF" w:rsidRPr="00892D67" w:rsidRDefault="00A64D10" w:rsidP="004F2AF7">
      <w:pPr>
        <w:pStyle w:val="Default"/>
        <w:spacing w:line="276" w:lineRule="auto"/>
        <w:jc w:val="center"/>
        <w:rPr>
          <w:rFonts w:ascii="Arial" w:hAnsi="Arial" w:cs="Arial"/>
          <w:color w:val="000000" w:themeColor="text1"/>
          <w:sz w:val="22"/>
          <w:szCs w:val="22"/>
          <w:rPrChange w:id="1021" w:author="Rizky Sahadewa" w:date="2022-07-25T10:18:00Z">
            <w:rPr>
              <w:color w:val="000000" w:themeColor="text1"/>
            </w:rPr>
          </w:rPrChange>
        </w:rPr>
      </w:pPr>
      <w:r w:rsidRPr="00892D67">
        <w:rPr>
          <w:rFonts w:ascii="Arial" w:hAnsi="Arial" w:cs="Arial"/>
          <w:b/>
          <w:bCs/>
          <w:color w:val="000000" w:themeColor="text1"/>
          <w:sz w:val="22"/>
          <w:szCs w:val="22"/>
          <w:rPrChange w:id="1022" w:author="Rizky Sahadewa" w:date="2022-07-25T10:18:00Z">
            <w:rPr>
              <w:b/>
              <w:bCs/>
              <w:color w:val="000000" w:themeColor="text1"/>
            </w:rPr>
          </w:rPrChange>
        </w:rPr>
        <w:t>Pengakhiran Perjanjian</w:t>
      </w:r>
    </w:p>
    <w:p w14:paraId="1996C01B" w14:textId="77777777" w:rsidR="00361FDF" w:rsidRPr="00892D67" w:rsidRDefault="00361FDF" w:rsidP="004F2AF7">
      <w:pPr>
        <w:pStyle w:val="ListParagraph"/>
        <w:numPr>
          <w:ilvl w:val="0"/>
          <w:numId w:val="28"/>
        </w:numPr>
        <w:suppressAutoHyphens w:val="0"/>
        <w:spacing w:line="276" w:lineRule="auto"/>
        <w:ind w:left="567" w:right="270" w:hanging="567"/>
        <w:contextualSpacing/>
        <w:jc w:val="both"/>
        <w:rPr>
          <w:rFonts w:ascii="Arial" w:hAnsi="Arial" w:cs="Arial"/>
          <w:color w:val="000000" w:themeColor="text1"/>
          <w:sz w:val="22"/>
          <w:szCs w:val="22"/>
          <w:rPrChange w:id="1023" w:author="Rizky Sahadewa" w:date="2022-07-25T10:18:00Z">
            <w:rPr>
              <w:rFonts w:cs="Times New Roman"/>
              <w:color w:val="000000" w:themeColor="text1"/>
            </w:rPr>
          </w:rPrChange>
        </w:rPr>
      </w:pPr>
      <w:r w:rsidRPr="00892D67">
        <w:rPr>
          <w:rFonts w:ascii="Arial" w:hAnsi="Arial" w:cs="Arial"/>
          <w:color w:val="000000" w:themeColor="text1"/>
          <w:sz w:val="22"/>
          <w:szCs w:val="22"/>
          <w:lang w:val="id-ID"/>
          <w:rPrChange w:id="1024" w:author="Rizky Sahadewa" w:date="2022-07-25T10:18:00Z">
            <w:rPr>
              <w:rFonts w:cs="Times New Roman"/>
              <w:color w:val="000000" w:themeColor="text1"/>
              <w:lang w:val="id-ID"/>
            </w:rPr>
          </w:rPrChange>
        </w:rPr>
        <w:t>Perjanjian ini dapat berakhir dikarenakan sebagai berikut:</w:t>
      </w:r>
    </w:p>
    <w:p w14:paraId="47547BB0" w14:textId="77777777" w:rsidR="00361FDF" w:rsidRPr="00892D6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Change w:id="1025" w:author="Rizky Sahadewa" w:date="2022-07-25T10:18:00Z">
            <w:rPr>
              <w:rFonts w:cs="Times New Roman"/>
              <w:color w:val="000000" w:themeColor="text1"/>
            </w:rPr>
          </w:rPrChange>
        </w:rPr>
      </w:pPr>
      <w:r w:rsidRPr="00892D67">
        <w:rPr>
          <w:rFonts w:ascii="Arial" w:hAnsi="Arial" w:cs="Arial"/>
          <w:color w:val="000000" w:themeColor="text1"/>
          <w:sz w:val="22"/>
          <w:szCs w:val="22"/>
          <w:lang w:val="id-ID"/>
          <w:rPrChange w:id="1026" w:author="Rizky Sahadewa" w:date="2022-07-25T10:18:00Z">
            <w:rPr>
              <w:rFonts w:cs="Times New Roman"/>
              <w:color w:val="000000" w:themeColor="text1"/>
              <w:lang w:val="id-ID"/>
            </w:rPr>
          </w:rPrChange>
        </w:rPr>
        <w:t>Para Pihak sepakat untuk mengakhiri.</w:t>
      </w:r>
    </w:p>
    <w:p w14:paraId="0F19EB67" w14:textId="77777777" w:rsidR="00361FDF" w:rsidRPr="00892D6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Change w:id="1027" w:author="Rizky Sahadewa" w:date="2022-07-25T10:18:00Z">
            <w:rPr>
              <w:rFonts w:cs="Times New Roman"/>
              <w:color w:val="000000" w:themeColor="text1"/>
            </w:rPr>
          </w:rPrChange>
        </w:rPr>
      </w:pPr>
      <w:r w:rsidRPr="00892D67">
        <w:rPr>
          <w:rFonts w:ascii="Arial" w:hAnsi="Arial" w:cs="Arial"/>
          <w:color w:val="000000" w:themeColor="text1"/>
          <w:sz w:val="22"/>
          <w:szCs w:val="22"/>
          <w:lang w:val="id-ID"/>
          <w:rPrChange w:id="1028" w:author="Rizky Sahadewa" w:date="2022-07-25T10:18:00Z">
            <w:rPr>
              <w:rFonts w:cs="Times New Roman"/>
              <w:color w:val="000000" w:themeColor="text1"/>
              <w:lang w:val="id-ID"/>
            </w:rPr>
          </w:rPrChange>
        </w:rPr>
        <w:t>Periode perjanjian telah berakhir.</w:t>
      </w:r>
    </w:p>
    <w:p w14:paraId="70688770" w14:textId="77777777" w:rsidR="00361FDF" w:rsidRPr="00892D6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Change w:id="1029" w:author="Rizky Sahadewa" w:date="2022-07-25T10:18:00Z">
            <w:rPr>
              <w:rFonts w:cs="Times New Roman"/>
              <w:color w:val="000000" w:themeColor="text1"/>
            </w:rPr>
          </w:rPrChange>
        </w:rPr>
      </w:pPr>
      <w:r w:rsidRPr="00892D67">
        <w:rPr>
          <w:rFonts w:ascii="Arial" w:hAnsi="Arial" w:cs="Arial"/>
          <w:color w:val="000000" w:themeColor="text1"/>
          <w:sz w:val="22"/>
          <w:szCs w:val="22"/>
          <w:lang w:val="id-ID"/>
          <w:rPrChange w:id="1030" w:author="Rizky Sahadewa" w:date="2022-07-25T10:18:00Z">
            <w:rPr>
              <w:rFonts w:cs="Times New Roman"/>
              <w:color w:val="000000" w:themeColor="text1"/>
              <w:lang w:val="id-ID"/>
            </w:rPr>
          </w:rPrChange>
        </w:rPr>
        <w:t>Salah satu Pihak cidera janji.</w:t>
      </w:r>
    </w:p>
    <w:p w14:paraId="7520B64A" w14:textId="77777777" w:rsidR="00361FDF" w:rsidRPr="00892D6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Change w:id="1031" w:author="Rizky Sahadewa" w:date="2022-07-25T10:18:00Z">
            <w:rPr>
              <w:rFonts w:cs="Times New Roman"/>
              <w:color w:val="000000" w:themeColor="text1"/>
            </w:rPr>
          </w:rPrChange>
        </w:rPr>
      </w:pPr>
      <w:r w:rsidRPr="00892D67">
        <w:rPr>
          <w:rFonts w:ascii="Arial" w:hAnsi="Arial" w:cs="Arial"/>
          <w:color w:val="000000" w:themeColor="text1"/>
          <w:sz w:val="22"/>
          <w:szCs w:val="22"/>
          <w:lang w:val="id-ID"/>
          <w:rPrChange w:id="1032" w:author="Rizky Sahadewa" w:date="2022-07-25T10:18:00Z">
            <w:rPr>
              <w:rFonts w:cs="Times New Roman"/>
              <w:color w:val="000000" w:themeColor="text1"/>
              <w:lang w:val="id-ID"/>
            </w:rPr>
          </w:rPrChange>
        </w:rPr>
        <w:t>Denga</w:t>
      </w:r>
      <w:r w:rsidR="009D596D" w:rsidRPr="00892D67">
        <w:rPr>
          <w:rFonts w:ascii="Arial" w:hAnsi="Arial" w:cs="Arial"/>
          <w:color w:val="000000" w:themeColor="text1"/>
          <w:sz w:val="22"/>
          <w:szCs w:val="22"/>
          <w:lang w:val="id-ID"/>
          <w:rPrChange w:id="1033" w:author="Rizky Sahadewa" w:date="2022-07-25T10:18:00Z">
            <w:rPr>
              <w:rFonts w:cs="Times New Roman"/>
              <w:color w:val="000000" w:themeColor="text1"/>
              <w:lang w:val="id-ID"/>
            </w:rPr>
          </w:rPrChange>
        </w:rPr>
        <w:t>n</w:t>
      </w:r>
      <w:r w:rsidRPr="00892D67">
        <w:rPr>
          <w:rFonts w:ascii="Arial" w:hAnsi="Arial" w:cs="Arial"/>
          <w:color w:val="000000" w:themeColor="text1"/>
          <w:sz w:val="22"/>
          <w:szCs w:val="22"/>
          <w:lang w:val="id-ID"/>
          <w:rPrChange w:id="1034" w:author="Rizky Sahadewa" w:date="2022-07-25T10:18:00Z">
            <w:rPr>
              <w:rFonts w:cs="Times New Roman"/>
              <w:color w:val="000000" w:themeColor="text1"/>
              <w:lang w:val="id-ID"/>
            </w:rPr>
          </w:rPrChange>
        </w:rPr>
        <w:t xml:space="preserve"> putusan pengadilan.</w:t>
      </w:r>
    </w:p>
    <w:p w14:paraId="02FE3696" w14:textId="77777777" w:rsidR="00B33166" w:rsidRPr="00892D6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Change w:id="1035" w:author="Rizky Sahadewa" w:date="2022-07-25T10:18:00Z">
            <w:rPr>
              <w:rFonts w:cs="Times New Roman"/>
              <w:color w:val="000000" w:themeColor="text1"/>
            </w:rPr>
          </w:rPrChange>
        </w:rPr>
      </w:pPr>
      <w:r w:rsidRPr="00892D67">
        <w:rPr>
          <w:rFonts w:ascii="Arial" w:hAnsi="Arial" w:cs="Arial"/>
          <w:color w:val="000000" w:themeColor="text1"/>
          <w:sz w:val="22"/>
          <w:szCs w:val="22"/>
          <w:lang w:val="id-ID"/>
          <w:rPrChange w:id="1036" w:author="Rizky Sahadewa" w:date="2022-07-25T10:18:00Z">
            <w:rPr>
              <w:rFonts w:cs="Times New Roman"/>
              <w:color w:val="000000" w:themeColor="text1"/>
              <w:lang w:val="id-ID"/>
            </w:rPr>
          </w:rPrChange>
        </w:rPr>
        <w:t>Salah satu Pihak dinyatakan bangkrut/pailit.</w:t>
      </w:r>
    </w:p>
    <w:p w14:paraId="6D80DC26" w14:textId="77777777" w:rsidR="00B33166" w:rsidRPr="00892D67" w:rsidRDefault="00B33166" w:rsidP="004F2AF7">
      <w:pPr>
        <w:pStyle w:val="ListParagraph"/>
        <w:numPr>
          <w:ilvl w:val="0"/>
          <w:numId w:val="28"/>
        </w:numPr>
        <w:suppressAutoHyphens w:val="0"/>
        <w:spacing w:line="276" w:lineRule="auto"/>
        <w:ind w:left="567" w:right="270" w:hanging="567"/>
        <w:contextualSpacing/>
        <w:jc w:val="both"/>
        <w:rPr>
          <w:rFonts w:ascii="Arial" w:hAnsi="Arial" w:cs="Arial"/>
          <w:color w:val="000000" w:themeColor="text1"/>
          <w:sz w:val="22"/>
          <w:szCs w:val="22"/>
          <w:lang w:val="id-ID"/>
          <w:rPrChange w:id="1037" w:author="Rizky Sahadewa" w:date="2022-07-25T10:18:00Z">
            <w:rPr>
              <w:rFonts w:cs="Times New Roman"/>
              <w:color w:val="000000" w:themeColor="text1"/>
              <w:lang w:val="id-ID"/>
            </w:rPr>
          </w:rPrChange>
        </w:rPr>
      </w:pPr>
      <w:r w:rsidRPr="00892D67">
        <w:rPr>
          <w:rFonts w:ascii="Arial" w:hAnsi="Arial" w:cs="Arial"/>
          <w:color w:val="000000" w:themeColor="text1"/>
          <w:sz w:val="22"/>
          <w:szCs w:val="22"/>
          <w:lang w:val="id-ID"/>
          <w:rPrChange w:id="1038" w:author="Rizky Sahadewa" w:date="2022-07-25T10:18:00Z">
            <w:rPr>
              <w:rFonts w:cs="Times New Roman"/>
              <w:color w:val="000000" w:themeColor="text1"/>
              <w:lang w:val="id-ID"/>
            </w:rPr>
          </w:rPrChange>
        </w:rPr>
        <w:t>Pengakhiran perjanjian dalam ayat (1) poin (a), poin (b) dan poin (c) harus dengan memberitahu/diberitahu terlebih dahulu kepada Para Pihak selambat-lambatnya 15 (lima belas) hari sebelum pelaksanaan.</w:t>
      </w:r>
    </w:p>
    <w:p w14:paraId="038A9ED6" w14:textId="77777777" w:rsidR="00361FDF" w:rsidRPr="00892D67" w:rsidRDefault="00361FDF" w:rsidP="004F2AF7">
      <w:pPr>
        <w:pStyle w:val="Default"/>
        <w:spacing w:line="276" w:lineRule="auto"/>
        <w:jc w:val="center"/>
        <w:rPr>
          <w:rFonts w:ascii="Arial" w:hAnsi="Arial" w:cs="Arial"/>
          <w:b/>
          <w:bCs/>
          <w:color w:val="000000" w:themeColor="text1"/>
          <w:sz w:val="22"/>
          <w:szCs w:val="22"/>
          <w:rPrChange w:id="1039" w:author="Rizky Sahadewa" w:date="2022-07-25T10:18:00Z">
            <w:rPr>
              <w:b/>
              <w:bCs/>
              <w:color w:val="000000" w:themeColor="text1"/>
            </w:rPr>
          </w:rPrChange>
        </w:rPr>
      </w:pPr>
    </w:p>
    <w:p w14:paraId="77FC3A0D" w14:textId="77777777" w:rsidR="00176442" w:rsidRPr="00892D67" w:rsidRDefault="00176442" w:rsidP="004F2AF7">
      <w:pPr>
        <w:pStyle w:val="Default"/>
        <w:spacing w:line="276" w:lineRule="auto"/>
        <w:jc w:val="center"/>
        <w:rPr>
          <w:rFonts w:ascii="Arial" w:hAnsi="Arial" w:cs="Arial"/>
          <w:color w:val="000000" w:themeColor="text1"/>
          <w:sz w:val="22"/>
          <w:szCs w:val="22"/>
          <w:rPrChange w:id="1040" w:author="Rizky Sahadewa" w:date="2022-07-25T10:18:00Z">
            <w:rPr>
              <w:color w:val="000000" w:themeColor="text1"/>
            </w:rPr>
          </w:rPrChange>
        </w:rPr>
      </w:pPr>
      <w:r w:rsidRPr="00892D67">
        <w:rPr>
          <w:rFonts w:ascii="Arial" w:hAnsi="Arial" w:cs="Arial"/>
          <w:b/>
          <w:bCs/>
          <w:color w:val="000000" w:themeColor="text1"/>
          <w:sz w:val="22"/>
          <w:szCs w:val="22"/>
          <w:rPrChange w:id="1041" w:author="Rizky Sahadewa" w:date="2022-07-25T10:18:00Z">
            <w:rPr>
              <w:b/>
              <w:bCs/>
              <w:color w:val="000000" w:themeColor="text1"/>
            </w:rPr>
          </w:rPrChange>
        </w:rPr>
        <w:t xml:space="preserve">Pasal </w:t>
      </w:r>
      <w:r w:rsidR="001E0CD7" w:rsidRPr="00892D67">
        <w:rPr>
          <w:rFonts w:ascii="Arial" w:hAnsi="Arial" w:cs="Arial"/>
          <w:b/>
          <w:bCs/>
          <w:color w:val="000000" w:themeColor="text1"/>
          <w:sz w:val="22"/>
          <w:szCs w:val="22"/>
          <w:rPrChange w:id="1042" w:author="Rizky Sahadewa" w:date="2022-07-25T10:18:00Z">
            <w:rPr>
              <w:b/>
              <w:bCs/>
              <w:color w:val="000000" w:themeColor="text1"/>
            </w:rPr>
          </w:rPrChange>
        </w:rPr>
        <w:t>1</w:t>
      </w:r>
      <w:r w:rsidR="00361FDF" w:rsidRPr="00892D67">
        <w:rPr>
          <w:rFonts w:ascii="Arial" w:hAnsi="Arial" w:cs="Arial"/>
          <w:b/>
          <w:bCs/>
          <w:color w:val="000000" w:themeColor="text1"/>
          <w:sz w:val="22"/>
          <w:szCs w:val="22"/>
          <w:rPrChange w:id="1043" w:author="Rizky Sahadewa" w:date="2022-07-25T10:18:00Z">
            <w:rPr>
              <w:b/>
              <w:bCs/>
              <w:color w:val="000000" w:themeColor="text1"/>
            </w:rPr>
          </w:rPrChange>
        </w:rPr>
        <w:t>3</w:t>
      </w:r>
    </w:p>
    <w:p w14:paraId="224BFB69" w14:textId="77777777" w:rsidR="00725D8B" w:rsidRPr="00892D67" w:rsidRDefault="00725D8B" w:rsidP="004F2AF7">
      <w:pPr>
        <w:spacing w:after="0"/>
        <w:jc w:val="center"/>
        <w:rPr>
          <w:rFonts w:ascii="Arial" w:hAnsi="Arial" w:cs="Arial"/>
          <w:b/>
          <w:color w:val="000000" w:themeColor="text1"/>
          <w:rPrChange w:id="1044" w:author="Rizky Sahadewa" w:date="2022-07-25T10:18:00Z">
            <w:rPr>
              <w:rFonts w:ascii="Times New Roman" w:hAnsi="Times New Roman" w:cs="Times New Roman"/>
              <w:b/>
              <w:color w:val="000000" w:themeColor="text1"/>
              <w:sz w:val="24"/>
              <w:szCs w:val="24"/>
            </w:rPr>
          </w:rPrChange>
        </w:rPr>
      </w:pPr>
      <w:r w:rsidRPr="00892D67">
        <w:rPr>
          <w:rFonts w:ascii="Arial" w:hAnsi="Arial" w:cs="Arial"/>
          <w:b/>
          <w:color w:val="000000" w:themeColor="text1"/>
          <w:rPrChange w:id="1045" w:author="Rizky Sahadewa" w:date="2022-07-25T10:18:00Z">
            <w:rPr>
              <w:rFonts w:ascii="Times New Roman" w:hAnsi="Times New Roman" w:cs="Times New Roman"/>
              <w:b/>
              <w:color w:val="000000" w:themeColor="text1"/>
              <w:sz w:val="24"/>
              <w:szCs w:val="24"/>
            </w:rPr>
          </w:rPrChange>
        </w:rPr>
        <w:t xml:space="preserve">Penyelesaian Permasalahan </w:t>
      </w:r>
    </w:p>
    <w:p w14:paraId="57F8BA31" w14:textId="77777777" w:rsidR="00725D8B" w:rsidRPr="00892D67" w:rsidRDefault="00725D8B" w:rsidP="004F2AF7">
      <w:pPr>
        <w:pStyle w:val="ListParagraph"/>
        <w:numPr>
          <w:ilvl w:val="0"/>
          <w:numId w:val="30"/>
        </w:numPr>
        <w:spacing w:line="276" w:lineRule="auto"/>
        <w:ind w:left="567" w:hanging="567"/>
        <w:rPr>
          <w:rFonts w:ascii="Arial" w:hAnsi="Arial" w:cs="Arial"/>
          <w:sz w:val="22"/>
          <w:szCs w:val="22"/>
          <w:rPrChange w:id="1046" w:author="Rizky Sahadewa" w:date="2022-07-25T10:18:00Z">
            <w:rPr>
              <w:rFonts w:cs="Times New Roman"/>
            </w:rPr>
          </w:rPrChange>
        </w:rPr>
      </w:pPr>
      <w:r w:rsidRPr="00892D67">
        <w:rPr>
          <w:rFonts w:ascii="Arial" w:hAnsi="Arial" w:cs="Arial"/>
          <w:sz w:val="22"/>
          <w:szCs w:val="22"/>
          <w:lang w:val="id-ID"/>
          <w:rPrChange w:id="1047" w:author="Rizky Sahadewa" w:date="2022-07-25T10:18:00Z">
            <w:rPr>
              <w:rFonts w:cs="Times New Roman"/>
              <w:lang w:val="id-ID"/>
            </w:rPr>
          </w:rPrChange>
        </w:rPr>
        <w:t>Jika terjadi permasalahan selain yang tercantum dalam perjanjian ini akan diselesaikan dengan etikat baik dengan musyawarah secara mufakat.</w:t>
      </w:r>
      <w:r w:rsidRPr="00892D67">
        <w:rPr>
          <w:rFonts w:ascii="Arial" w:hAnsi="Arial" w:cs="Arial"/>
          <w:sz w:val="22"/>
          <w:szCs w:val="22"/>
          <w:rPrChange w:id="1048" w:author="Rizky Sahadewa" w:date="2022-07-25T10:18:00Z">
            <w:rPr>
              <w:rFonts w:cs="Times New Roman"/>
            </w:rPr>
          </w:rPrChange>
        </w:rPr>
        <w:t xml:space="preserve"> </w:t>
      </w:r>
    </w:p>
    <w:p w14:paraId="7C0BDBD7" w14:textId="77777777" w:rsidR="0084356D" w:rsidRPr="00892D67" w:rsidRDefault="0084356D" w:rsidP="004F2AF7">
      <w:pPr>
        <w:spacing w:after="0"/>
        <w:rPr>
          <w:rFonts w:ascii="Arial" w:hAnsi="Arial" w:cs="Arial"/>
          <w:rPrChange w:id="1049" w:author="Rizky Sahadewa" w:date="2022-07-25T10:18:00Z">
            <w:rPr>
              <w:rFonts w:ascii="Times New Roman" w:hAnsi="Times New Roman" w:cs="Times New Roman"/>
              <w:sz w:val="24"/>
              <w:szCs w:val="24"/>
            </w:rPr>
          </w:rPrChange>
        </w:rPr>
      </w:pPr>
    </w:p>
    <w:p w14:paraId="6DFDB27A" w14:textId="77777777" w:rsidR="0084356D" w:rsidRPr="00892D67" w:rsidRDefault="0084356D" w:rsidP="004F2AF7">
      <w:pPr>
        <w:spacing w:after="0"/>
        <w:jc w:val="center"/>
        <w:rPr>
          <w:rFonts w:ascii="Arial" w:hAnsi="Arial" w:cs="Arial"/>
          <w:b/>
          <w:rPrChange w:id="1050" w:author="Rizky Sahadewa" w:date="2022-07-25T10:18:00Z">
            <w:rPr>
              <w:rFonts w:ascii="Times New Roman" w:hAnsi="Times New Roman" w:cs="Times New Roman"/>
              <w:b/>
              <w:sz w:val="24"/>
              <w:szCs w:val="24"/>
            </w:rPr>
          </w:rPrChange>
        </w:rPr>
      </w:pPr>
      <w:r w:rsidRPr="00892D67">
        <w:rPr>
          <w:rFonts w:ascii="Arial" w:hAnsi="Arial" w:cs="Arial"/>
          <w:b/>
          <w:lang w:val="en-US"/>
          <w:rPrChange w:id="1051" w:author="Rizky Sahadewa" w:date="2022-07-25T10:18:00Z">
            <w:rPr>
              <w:rFonts w:ascii="Times New Roman" w:hAnsi="Times New Roman" w:cs="Times New Roman"/>
              <w:b/>
              <w:sz w:val="24"/>
              <w:szCs w:val="24"/>
              <w:lang w:val="en-US"/>
            </w:rPr>
          </w:rPrChange>
        </w:rPr>
        <w:t>Pasal 1</w:t>
      </w:r>
      <w:r w:rsidR="004F2AF7" w:rsidRPr="00892D67">
        <w:rPr>
          <w:rFonts w:ascii="Arial" w:hAnsi="Arial" w:cs="Arial"/>
          <w:b/>
          <w:rPrChange w:id="1052" w:author="Rizky Sahadewa" w:date="2022-07-25T10:18:00Z">
            <w:rPr>
              <w:rFonts w:ascii="Times New Roman" w:hAnsi="Times New Roman" w:cs="Times New Roman"/>
              <w:b/>
              <w:sz w:val="24"/>
              <w:szCs w:val="24"/>
            </w:rPr>
          </w:rPrChange>
        </w:rPr>
        <w:t>4</w:t>
      </w:r>
    </w:p>
    <w:p w14:paraId="38B4D766" w14:textId="77777777" w:rsidR="0084356D" w:rsidRPr="00892D67" w:rsidRDefault="0084356D" w:rsidP="004F2AF7">
      <w:pPr>
        <w:pStyle w:val="Heading1"/>
        <w:spacing w:after="0" w:line="276" w:lineRule="auto"/>
        <w:ind w:right="271"/>
        <w:rPr>
          <w:rFonts w:ascii="Arial" w:hAnsi="Arial" w:cs="Arial"/>
          <w:color w:val="auto"/>
          <w:sz w:val="22"/>
          <w:lang w:val="id-ID"/>
          <w:rPrChange w:id="1053" w:author="Rizky Sahadewa" w:date="2022-07-25T10:18:00Z">
            <w:rPr>
              <w:color w:val="auto"/>
              <w:szCs w:val="24"/>
              <w:lang w:val="id-ID"/>
            </w:rPr>
          </w:rPrChange>
        </w:rPr>
      </w:pPr>
      <w:r w:rsidRPr="00892D67">
        <w:rPr>
          <w:rFonts w:ascii="Arial" w:hAnsi="Arial" w:cs="Arial"/>
          <w:color w:val="auto"/>
          <w:sz w:val="22"/>
          <w:lang w:val="id-ID"/>
          <w:rPrChange w:id="1054" w:author="Rizky Sahadewa" w:date="2022-07-25T10:18:00Z">
            <w:rPr>
              <w:color w:val="auto"/>
              <w:szCs w:val="24"/>
              <w:lang w:val="id-ID"/>
            </w:rPr>
          </w:rPrChange>
        </w:rPr>
        <w:t>Pernyataan Dan Jaminan</w:t>
      </w:r>
      <w:r w:rsidR="00494FE4" w:rsidRPr="00892D67">
        <w:rPr>
          <w:rFonts w:ascii="Arial" w:hAnsi="Arial" w:cs="Arial"/>
          <w:color w:val="auto"/>
          <w:sz w:val="22"/>
          <w:lang w:val="id-ID"/>
          <w:rPrChange w:id="1055" w:author="Rizky Sahadewa" w:date="2022-07-25T10:18:00Z">
            <w:rPr>
              <w:color w:val="auto"/>
              <w:szCs w:val="24"/>
              <w:lang w:val="id-ID"/>
            </w:rPr>
          </w:rPrChange>
        </w:rPr>
        <w:t xml:space="preserve"> Kepatuhan Regulasi</w:t>
      </w:r>
    </w:p>
    <w:p w14:paraId="0CB83F3F" w14:textId="77777777" w:rsidR="0084356D" w:rsidRPr="00892D67" w:rsidRDefault="0084356D" w:rsidP="004F2AF7">
      <w:pPr>
        <w:spacing w:after="0"/>
        <w:jc w:val="both"/>
        <w:rPr>
          <w:rFonts w:ascii="Arial" w:hAnsi="Arial" w:cs="Arial"/>
          <w:rPrChange w:id="1056" w:author="Rizky Sahadewa" w:date="2022-07-25T10:18:00Z">
            <w:rPr>
              <w:rFonts w:ascii="Times New Roman" w:hAnsi="Times New Roman" w:cs="Times New Roman"/>
              <w:sz w:val="24"/>
              <w:szCs w:val="24"/>
            </w:rPr>
          </w:rPrChange>
        </w:rPr>
      </w:pPr>
      <w:r w:rsidRPr="00892D67">
        <w:rPr>
          <w:rFonts w:ascii="Arial" w:hAnsi="Arial" w:cs="Arial"/>
          <w:b/>
          <w:rPrChange w:id="1057" w:author="Rizky Sahadewa" w:date="2022-07-25T10:18:00Z">
            <w:rPr>
              <w:rFonts w:ascii="Times New Roman" w:hAnsi="Times New Roman" w:cs="Times New Roman"/>
              <w:b/>
              <w:sz w:val="24"/>
              <w:szCs w:val="24"/>
            </w:rPr>
          </w:rPrChange>
        </w:rPr>
        <w:t>Para Pihak</w:t>
      </w:r>
      <w:r w:rsidRPr="00892D67">
        <w:rPr>
          <w:rFonts w:ascii="Arial" w:hAnsi="Arial" w:cs="Arial"/>
          <w:rPrChange w:id="1058" w:author="Rizky Sahadewa" w:date="2022-07-25T10:18:00Z">
            <w:rPr>
              <w:rFonts w:ascii="Times New Roman" w:hAnsi="Times New Roman" w:cs="Times New Roman"/>
              <w:sz w:val="24"/>
              <w:szCs w:val="24"/>
            </w:rPr>
          </w:rPrChange>
        </w:rPr>
        <w:t xml:space="preserve"> menjamin dan menyatakan bahwa:</w:t>
      </w:r>
    </w:p>
    <w:p w14:paraId="135F098A" w14:textId="77777777" w:rsidR="0084356D" w:rsidRPr="00892D67" w:rsidRDefault="0084356D" w:rsidP="004F2AF7">
      <w:pPr>
        <w:pStyle w:val="ListParagraph"/>
        <w:numPr>
          <w:ilvl w:val="0"/>
          <w:numId w:val="33"/>
        </w:numPr>
        <w:suppressAutoHyphens w:val="0"/>
        <w:spacing w:line="276" w:lineRule="auto"/>
        <w:ind w:left="567" w:hanging="567"/>
        <w:jc w:val="both"/>
        <w:rPr>
          <w:rFonts w:ascii="Arial" w:hAnsi="Arial" w:cs="Arial"/>
          <w:sz w:val="22"/>
          <w:szCs w:val="22"/>
          <w:rPrChange w:id="1059" w:author="Rizky Sahadewa" w:date="2022-07-25T10:18:00Z">
            <w:rPr>
              <w:rFonts w:cs="Times New Roman"/>
            </w:rPr>
          </w:rPrChange>
        </w:rPr>
      </w:pPr>
      <w:r w:rsidRPr="00892D67">
        <w:rPr>
          <w:rFonts w:ascii="Arial" w:hAnsi="Arial" w:cs="Arial"/>
          <w:sz w:val="22"/>
          <w:szCs w:val="22"/>
          <w:rPrChange w:id="1060" w:author="Rizky Sahadewa" w:date="2022-07-25T10:18:00Z">
            <w:rPr>
              <w:rFonts w:cs="Times New Roman"/>
            </w:rPr>
          </w:rPrChange>
        </w:rPr>
        <w:t xml:space="preserve">Dalam pelaksanaan perjanjian ini </w:t>
      </w:r>
      <w:r w:rsidRPr="00892D67">
        <w:rPr>
          <w:rFonts w:ascii="Arial" w:hAnsi="Arial" w:cs="Arial"/>
          <w:sz w:val="22"/>
          <w:szCs w:val="22"/>
          <w:lang w:val="en-US"/>
          <w:rPrChange w:id="1061" w:author="Rizky Sahadewa" w:date="2022-07-25T10:18:00Z">
            <w:rPr>
              <w:rFonts w:cs="Times New Roman"/>
              <w:lang w:val="en-US"/>
            </w:rPr>
          </w:rPrChange>
        </w:rPr>
        <w:t xml:space="preserve">mentaati </w:t>
      </w:r>
      <w:r w:rsidRPr="00892D67">
        <w:rPr>
          <w:rFonts w:ascii="Arial" w:hAnsi="Arial" w:cs="Arial"/>
          <w:sz w:val="22"/>
          <w:szCs w:val="22"/>
          <w:rPrChange w:id="1062" w:author="Rizky Sahadewa" w:date="2022-07-25T10:18:00Z">
            <w:rPr>
              <w:rFonts w:cs="Times New Roman"/>
            </w:rPr>
          </w:rPrChange>
        </w:rPr>
        <w:t>peraturan perundang-undangan yang berlaku.</w:t>
      </w:r>
    </w:p>
    <w:p w14:paraId="3FFDA8B5" w14:textId="77777777" w:rsidR="0084356D" w:rsidRPr="00892D67" w:rsidRDefault="0084356D" w:rsidP="004F2AF7">
      <w:pPr>
        <w:pStyle w:val="ListParagraph"/>
        <w:numPr>
          <w:ilvl w:val="0"/>
          <w:numId w:val="33"/>
        </w:numPr>
        <w:suppressAutoHyphens w:val="0"/>
        <w:spacing w:line="276" w:lineRule="auto"/>
        <w:ind w:left="567" w:hanging="567"/>
        <w:jc w:val="both"/>
        <w:rPr>
          <w:rFonts w:ascii="Arial" w:hAnsi="Arial" w:cs="Arial"/>
          <w:sz w:val="22"/>
          <w:szCs w:val="22"/>
          <w:rPrChange w:id="1063" w:author="Rizky Sahadewa" w:date="2022-07-25T10:18:00Z">
            <w:rPr>
              <w:rFonts w:cs="Times New Roman"/>
            </w:rPr>
          </w:rPrChange>
        </w:rPr>
      </w:pPr>
      <w:r w:rsidRPr="00892D67">
        <w:rPr>
          <w:rFonts w:ascii="Arial" w:hAnsi="Arial" w:cs="Arial"/>
          <w:sz w:val="22"/>
          <w:szCs w:val="22"/>
          <w:rPrChange w:id="1064" w:author="Rizky Sahadewa" w:date="2022-07-25T10:18:00Z">
            <w:rPr>
              <w:rFonts w:cs="Times New Roman"/>
            </w:rPr>
          </w:rPrChange>
        </w:rPr>
        <w:t>Usia P</w:t>
      </w:r>
      <w:r w:rsidRPr="00892D67">
        <w:rPr>
          <w:rFonts w:ascii="Arial" w:hAnsi="Arial" w:cs="Arial"/>
          <w:sz w:val="22"/>
          <w:szCs w:val="22"/>
          <w:lang w:val="en-US"/>
          <w:rPrChange w:id="1065" w:author="Rizky Sahadewa" w:date="2022-07-25T10:18:00Z">
            <w:rPr>
              <w:rFonts w:cs="Times New Roman"/>
              <w:lang w:val="en-US"/>
            </w:rPr>
          </w:rPrChange>
        </w:rPr>
        <w:t>e</w:t>
      </w:r>
      <w:r w:rsidRPr="00892D67">
        <w:rPr>
          <w:rFonts w:ascii="Arial" w:hAnsi="Arial" w:cs="Arial"/>
          <w:sz w:val="22"/>
          <w:szCs w:val="22"/>
          <w:rPrChange w:id="1066" w:author="Rizky Sahadewa" w:date="2022-07-25T10:18:00Z">
            <w:rPr>
              <w:rFonts w:cs="Times New Roman"/>
            </w:rPr>
          </w:rPrChange>
        </w:rPr>
        <w:t>kerja yang dipekerjakan di perusahaan masing-masing Pihak tidak bertentangan dengan ketentuan dalam Undang-undang Ketenagakerjaan.</w:t>
      </w:r>
    </w:p>
    <w:p w14:paraId="013DFCBA" w14:textId="77777777" w:rsidR="0084356D" w:rsidRPr="00892D67" w:rsidRDefault="0084356D" w:rsidP="004F2AF7">
      <w:pPr>
        <w:pStyle w:val="ListParagraph"/>
        <w:numPr>
          <w:ilvl w:val="0"/>
          <w:numId w:val="33"/>
        </w:numPr>
        <w:suppressAutoHyphens w:val="0"/>
        <w:spacing w:line="276" w:lineRule="auto"/>
        <w:ind w:left="567" w:hanging="567"/>
        <w:jc w:val="both"/>
        <w:rPr>
          <w:rFonts w:ascii="Arial" w:hAnsi="Arial" w:cs="Arial"/>
          <w:sz w:val="22"/>
          <w:szCs w:val="22"/>
          <w:rPrChange w:id="1067" w:author="Rizky Sahadewa" w:date="2022-07-25T10:18:00Z">
            <w:rPr>
              <w:rFonts w:cs="Times New Roman"/>
            </w:rPr>
          </w:rPrChange>
        </w:rPr>
      </w:pPr>
      <w:r w:rsidRPr="00892D67">
        <w:rPr>
          <w:rFonts w:ascii="Arial" w:hAnsi="Arial" w:cs="Arial"/>
          <w:sz w:val="22"/>
          <w:szCs w:val="22"/>
          <w:rPrChange w:id="1068" w:author="Rizky Sahadewa" w:date="2022-07-25T10:18:00Z">
            <w:rPr>
              <w:rFonts w:cs="Times New Roman"/>
            </w:rPr>
          </w:rPrChange>
        </w:rPr>
        <w:t>Dalam hal terdapat pelanggaran peraturan yang dilakukan oleh salah satu Pihak, maka Para Pihak sepakat untuk tidak melibatkan Pihak yang lain dalam kasus pelanggaran peraturan tersebut.</w:t>
      </w:r>
    </w:p>
    <w:p w14:paraId="42151E4C" w14:textId="77777777" w:rsidR="00AF2584" w:rsidRPr="00892D67" w:rsidRDefault="00AF2584" w:rsidP="004F2AF7">
      <w:pPr>
        <w:spacing w:after="0"/>
        <w:jc w:val="center"/>
        <w:rPr>
          <w:rFonts w:ascii="Arial" w:hAnsi="Arial" w:cs="Arial"/>
          <w:b/>
          <w:color w:val="000000" w:themeColor="text1"/>
          <w:rPrChange w:id="1069" w:author="Rizky Sahadewa" w:date="2022-07-25T10:18:00Z">
            <w:rPr>
              <w:rFonts w:ascii="Times New Roman" w:hAnsi="Times New Roman" w:cs="Times New Roman"/>
              <w:b/>
              <w:color w:val="000000" w:themeColor="text1"/>
              <w:sz w:val="24"/>
              <w:szCs w:val="24"/>
            </w:rPr>
          </w:rPrChange>
        </w:rPr>
      </w:pPr>
    </w:p>
    <w:p w14:paraId="3F382253" w14:textId="77777777" w:rsidR="001E0CD7" w:rsidRPr="00892D67" w:rsidRDefault="001B567F" w:rsidP="004F2AF7">
      <w:pPr>
        <w:spacing w:after="0"/>
        <w:jc w:val="center"/>
        <w:rPr>
          <w:rFonts w:ascii="Arial" w:hAnsi="Arial" w:cs="Arial"/>
          <w:b/>
          <w:color w:val="000000" w:themeColor="text1"/>
          <w:rPrChange w:id="1070" w:author="Rizky Sahadewa" w:date="2022-07-25T10:18:00Z">
            <w:rPr>
              <w:rFonts w:ascii="Times New Roman" w:hAnsi="Times New Roman" w:cs="Times New Roman"/>
              <w:b/>
              <w:color w:val="000000" w:themeColor="text1"/>
              <w:sz w:val="24"/>
              <w:szCs w:val="24"/>
            </w:rPr>
          </w:rPrChange>
        </w:rPr>
      </w:pPr>
      <w:r w:rsidRPr="00892D67">
        <w:rPr>
          <w:rFonts w:ascii="Arial" w:hAnsi="Arial" w:cs="Arial"/>
          <w:b/>
          <w:color w:val="000000" w:themeColor="text1"/>
          <w:rPrChange w:id="1071" w:author="Rizky Sahadewa" w:date="2022-07-25T10:18:00Z">
            <w:rPr>
              <w:rFonts w:ascii="Times New Roman" w:hAnsi="Times New Roman" w:cs="Times New Roman"/>
              <w:b/>
              <w:color w:val="000000" w:themeColor="text1"/>
              <w:sz w:val="24"/>
              <w:szCs w:val="24"/>
            </w:rPr>
          </w:rPrChange>
        </w:rPr>
        <w:t>Pasal</w:t>
      </w:r>
      <w:r w:rsidR="001E0CD7" w:rsidRPr="00892D67">
        <w:rPr>
          <w:rFonts w:ascii="Arial" w:hAnsi="Arial" w:cs="Arial"/>
          <w:b/>
          <w:color w:val="000000" w:themeColor="text1"/>
          <w:rPrChange w:id="1072" w:author="Rizky Sahadewa" w:date="2022-07-25T10:18:00Z">
            <w:rPr>
              <w:rFonts w:ascii="Times New Roman" w:hAnsi="Times New Roman" w:cs="Times New Roman"/>
              <w:b/>
              <w:color w:val="000000" w:themeColor="text1"/>
              <w:sz w:val="24"/>
              <w:szCs w:val="24"/>
            </w:rPr>
          </w:rPrChange>
        </w:rPr>
        <w:t xml:space="preserve"> 1</w:t>
      </w:r>
      <w:r w:rsidR="004F2AF7" w:rsidRPr="00892D67">
        <w:rPr>
          <w:rFonts w:ascii="Arial" w:hAnsi="Arial" w:cs="Arial"/>
          <w:b/>
          <w:color w:val="000000" w:themeColor="text1"/>
          <w:rPrChange w:id="1073" w:author="Rizky Sahadewa" w:date="2022-07-25T10:18:00Z">
            <w:rPr>
              <w:rFonts w:ascii="Times New Roman" w:hAnsi="Times New Roman" w:cs="Times New Roman"/>
              <w:b/>
              <w:color w:val="000000" w:themeColor="text1"/>
              <w:sz w:val="24"/>
              <w:szCs w:val="24"/>
            </w:rPr>
          </w:rPrChange>
        </w:rPr>
        <w:t>5</w:t>
      </w:r>
    </w:p>
    <w:p w14:paraId="6789B1DA" w14:textId="77777777" w:rsidR="001E0CD7" w:rsidRPr="00892D67" w:rsidRDefault="00EF15BE" w:rsidP="004F2AF7">
      <w:pPr>
        <w:spacing w:after="0"/>
        <w:jc w:val="center"/>
        <w:rPr>
          <w:rFonts w:ascii="Arial" w:hAnsi="Arial" w:cs="Arial"/>
          <w:b/>
          <w:color w:val="000000" w:themeColor="text1"/>
          <w:rPrChange w:id="1074" w:author="Rizky Sahadewa" w:date="2022-07-25T10:18:00Z">
            <w:rPr>
              <w:rFonts w:ascii="Times New Roman" w:hAnsi="Times New Roman" w:cs="Times New Roman"/>
              <w:b/>
              <w:color w:val="000000" w:themeColor="text1"/>
              <w:sz w:val="24"/>
              <w:szCs w:val="24"/>
            </w:rPr>
          </w:rPrChange>
        </w:rPr>
      </w:pPr>
      <w:r w:rsidRPr="00892D67">
        <w:rPr>
          <w:rFonts w:ascii="Arial" w:hAnsi="Arial" w:cs="Arial"/>
          <w:b/>
          <w:color w:val="000000" w:themeColor="text1"/>
          <w:rPrChange w:id="1075" w:author="Rizky Sahadewa" w:date="2022-07-25T10:18:00Z">
            <w:rPr>
              <w:rFonts w:ascii="Times New Roman" w:hAnsi="Times New Roman" w:cs="Times New Roman"/>
              <w:b/>
              <w:color w:val="000000" w:themeColor="text1"/>
              <w:sz w:val="24"/>
              <w:szCs w:val="24"/>
            </w:rPr>
          </w:rPrChange>
        </w:rPr>
        <w:t>Ketentuan Lain</w:t>
      </w:r>
    </w:p>
    <w:p w14:paraId="2878E106" w14:textId="77777777" w:rsidR="001E0CD7" w:rsidRPr="00892D67" w:rsidRDefault="001E0CD7" w:rsidP="004F2AF7">
      <w:pPr>
        <w:pStyle w:val="ListParagraph"/>
        <w:numPr>
          <w:ilvl w:val="1"/>
          <w:numId w:val="16"/>
        </w:numPr>
        <w:spacing w:line="276" w:lineRule="auto"/>
        <w:ind w:left="567" w:hanging="567"/>
        <w:contextualSpacing/>
        <w:jc w:val="both"/>
        <w:rPr>
          <w:rFonts w:ascii="Arial" w:hAnsi="Arial" w:cs="Arial"/>
          <w:color w:val="000000" w:themeColor="text1"/>
          <w:sz w:val="22"/>
          <w:szCs w:val="22"/>
          <w:rPrChange w:id="1076" w:author="Rizky Sahadewa" w:date="2022-07-25T10:18:00Z">
            <w:rPr>
              <w:rFonts w:cs="Times New Roman"/>
              <w:color w:val="000000" w:themeColor="text1"/>
            </w:rPr>
          </w:rPrChange>
        </w:rPr>
      </w:pPr>
      <w:r w:rsidRPr="00892D67">
        <w:rPr>
          <w:rFonts w:ascii="Arial" w:hAnsi="Arial" w:cs="Arial"/>
          <w:color w:val="000000" w:themeColor="text1"/>
          <w:sz w:val="22"/>
          <w:szCs w:val="22"/>
          <w:rPrChange w:id="1077" w:author="Rizky Sahadewa" w:date="2022-07-25T10:18:00Z">
            <w:rPr>
              <w:rFonts w:cs="Times New Roman"/>
              <w:color w:val="000000" w:themeColor="text1"/>
            </w:rPr>
          </w:rPrChange>
        </w:rPr>
        <w:t>Perubahan Perjanjian</w:t>
      </w:r>
    </w:p>
    <w:p w14:paraId="405D5B14" w14:textId="77777777" w:rsidR="001E0CD7" w:rsidRPr="00892D67" w:rsidRDefault="001E0CD7" w:rsidP="004F2AF7">
      <w:pPr>
        <w:pStyle w:val="ListParagraph"/>
        <w:numPr>
          <w:ilvl w:val="0"/>
          <w:numId w:val="34"/>
        </w:numPr>
        <w:suppressAutoHyphens w:val="0"/>
        <w:spacing w:line="276" w:lineRule="auto"/>
        <w:ind w:left="993" w:hanging="426"/>
        <w:contextualSpacing/>
        <w:jc w:val="both"/>
        <w:rPr>
          <w:rFonts w:ascii="Arial" w:hAnsi="Arial" w:cs="Arial"/>
          <w:color w:val="000000" w:themeColor="text1"/>
          <w:sz w:val="22"/>
          <w:szCs w:val="22"/>
          <w:rPrChange w:id="1078" w:author="Rizky Sahadewa" w:date="2022-07-25T10:18:00Z">
            <w:rPr>
              <w:rFonts w:cs="Times New Roman"/>
              <w:color w:val="000000" w:themeColor="text1"/>
            </w:rPr>
          </w:rPrChange>
        </w:rPr>
      </w:pPr>
      <w:r w:rsidRPr="00892D67">
        <w:rPr>
          <w:rFonts w:ascii="Arial" w:hAnsi="Arial" w:cs="Arial"/>
          <w:color w:val="000000" w:themeColor="text1"/>
          <w:sz w:val="22"/>
          <w:szCs w:val="22"/>
          <w:rPrChange w:id="1079" w:author="Rizky Sahadewa" w:date="2022-07-25T10:18:00Z">
            <w:rPr>
              <w:rFonts w:cs="Times New Roman"/>
              <w:color w:val="000000" w:themeColor="text1"/>
            </w:rPr>
          </w:rPrChange>
        </w:rPr>
        <w:t xml:space="preserve">Setiap syarat dan ketentuan yang belum atau tidak diatur </w:t>
      </w:r>
      <w:r w:rsidR="001B567F" w:rsidRPr="00892D67">
        <w:rPr>
          <w:rFonts w:ascii="Arial" w:hAnsi="Arial" w:cs="Arial"/>
          <w:color w:val="000000" w:themeColor="text1"/>
          <w:sz w:val="22"/>
          <w:szCs w:val="22"/>
          <w:rPrChange w:id="1080" w:author="Rizky Sahadewa" w:date="2022-07-25T10:18:00Z">
            <w:rPr>
              <w:rFonts w:cs="Times New Roman"/>
              <w:color w:val="000000" w:themeColor="text1"/>
            </w:rPr>
          </w:rPrChange>
        </w:rPr>
        <w:t>dalam perjanji</w:t>
      </w:r>
      <w:r w:rsidR="001B567F" w:rsidRPr="00892D67">
        <w:rPr>
          <w:rFonts w:ascii="Arial" w:hAnsi="Arial" w:cs="Arial"/>
          <w:color w:val="000000" w:themeColor="text1"/>
          <w:sz w:val="22"/>
          <w:szCs w:val="22"/>
          <w:lang w:val="id-ID"/>
          <w:rPrChange w:id="1081" w:author="Rizky Sahadewa" w:date="2022-07-25T10:18:00Z">
            <w:rPr>
              <w:rFonts w:cs="Times New Roman"/>
              <w:color w:val="000000" w:themeColor="text1"/>
              <w:lang w:val="id-ID"/>
            </w:rPr>
          </w:rPrChange>
        </w:rPr>
        <w:t>an</w:t>
      </w:r>
      <w:r w:rsidRPr="00892D67">
        <w:rPr>
          <w:rFonts w:ascii="Arial" w:hAnsi="Arial" w:cs="Arial"/>
          <w:color w:val="000000" w:themeColor="text1"/>
          <w:sz w:val="22"/>
          <w:szCs w:val="22"/>
          <w:rPrChange w:id="1082" w:author="Rizky Sahadewa" w:date="2022-07-25T10:18:00Z">
            <w:rPr>
              <w:rFonts w:cs="Times New Roman"/>
              <w:color w:val="000000" w:themeColor="text1"/>
            </w:rPr>
          </w:rPrChange>
        </w:rPr>
        <w:t xml:space="preserve"> akan dibicarakan, dinegosiasikan dan ditambahkan berdasarkan kesepakatan </w:t>
      </w:r>
      <w:r w:rsidR="00EF15BE" w:rsidRPr="00892D67">
        <w:rPr>
          <w:rFonts w:ascii="Arial" w:hAnsi="Arial" w:cs="Arial"/>
          <w:b/>
          <w:color w:val="000000" w:themeColor="text1"/>
          <w:sz w:val="22"/>
          <w:szCs w:val="22"/>
          <w:rPrChange w:id="1083" w:author="Rizky Sahadewa" w:date="2022-07-25T10:18:00Z">
            <w:rPr>
              <w:rFonts w:cs="Times New Roman"/>
              <w:b/>
              <w:color w:val="000000" w:themeColor="text1"/>
            </w:rPr>
          </w:rPrChange>
        </w:rPr>
        <w:t>Para Pih</w:t>
      </w:r>
      <w:r w:rsidR="00EF15BE" w:rsidRPr="00892D67">
        <w:rPr>
          <w:rFonts w:ascii="Arial" w:hAnsi="Arial" w:cs="Arial"/>
          <w:b/>
          <w:color w:val="000000" w:themeColor="text1"/>
          <w:sz w:val="22"/>
          <w:szCs w:val="22"/>
          <w:lang w:val="id-ID"/>
          <w:rPrChange w:id="1084" w:author="Rizky Sahadewa" w:date="2022-07-25T10:18:00Z">
            <w:rPr>
              <w:rFonts w:cs="Times New Roman"/>
              <w:b/>
              <w:color w:val="000000" w:themeColor="text1"/>
              <w:lang w:val="id-ID"/>
            </w:rPr>
          </w:rPrChange>
        </w:rPr>
        <w:t>ak</w:t>
      </w:r>
      <w:r w:rsidR="00EF15BE" w:rsidRPr="00892D67">
        <w:rPr>
          <w:rFonts w:ascii="Arial" w:hAnsi="Arial" w:cs="Arial"/>
          <w:color w:val="000000" w:themeColor="text1"/>
          <w:sz w:val="22"/>
          <w:szCs w:val="22"/>
          <w:rPrChange w:id="1085" w:author="Rizky Sahadewa" w:date="2022-07-25T10:18:00Z">
            <w:rPr>
              <w:rFonts w:cs="Times New Roman"/>
              <w:color w:val="000000" w:themeColor="text1"/>
            </w:rPr>
          </w:rPrChange>
        </w:rPr>
        <w:t>.</w:t>
      </w:r>
    </w:p>
    <w:p w14:paraId="587BD512" w14:textId="77777777" w:rsidR="001E0CD7" w:rsidRPr="00892D67" w:rsidRDefault="001E0CD7" w:rsidP="004F2AF7">
      <w:pPr>
        <w:pStyle w:val="ListParagraph"/>
        <w:numPr>
          <w:ilvl w:val="0"/>
          <w:numId w:val="34"/>
        </w:numPr>
        <w:suppressAutoHyphens w:val="0"/>
        <w:spacing w:line="276" w:lineRule="auto"/>
        <w:ind w:left="993" w:hanging="426"/>
        <w:contextualSpacing/>
        <w:jc w:val="both"/>
        <w:rPr>
          <w:rFonts w:ascii="Arial" w:hAnsi="Arial" w:cs="Arial"/>
          <w:color w:val="000000" w:themeColor="text1"/>
          <w:sz w:val="22"/>
          <w:szCs w:val="22"/>
          <w:rPrChange w:id="1086" w:author="Rizky Sahadewa" w:date="2022-07-25T10:18:00Z">
            <w:rPr>
              <w:rFonts w:cs="Times New Roman"/>
              <w:color w:val="000000" w:themeColor="text1"/>
            </w:rPr>
          </w:rPrChange>
        </w:rPr>
      </w:pPr>
      <w:r w:rsidRPr="00892D67">
        <w:rPr>
          <w:rFonts w:ascii="Arial" w:hAnsi="Arial" w:cs="Arial"/>
          <w:color w:val="000000" w:themeColor="text1"/>
          <w:sz w:val="22"/>
          <w:szCs w:val="22"/>
          <w:rPrChange w:id="1087" w:author="Rizky Sahadewa" w:date="2022-07-25T10:18:00Z">
            <w:rPr>
              <w:rFonts w:cs="Times New Roman"/>
              <w:color w:val="000000" w:themeColor="text1"/>
            </w:rPr>
          </w:rPrChange>
        </w:rPr>
        <w:t>S</w:t>
      </w:r>
      <w:r w:rsidR="001B567F" w:rsidRPr="00892D67">
        <w:rPr>
          <w:rFonts w:ascii="Arial" w:hAnsi="Arial" w:cs="Arial"/>
          <w:color w:val="000000" w:themeColor="text1"/>
          <w:sz w:val="22"/>
          <w:szCs w:val="22"/>
          <w:rPrChange w:id="1088" w:author="Rizky Sahadewa" w:date="2022-07-25T10:18:00Z">
            <w:rPr>
              <w:rFonts w:cs="Times New Roman"/>
              <w:color w:val="000000" w:themeColor="text1"/>
            </w:rPr>
          </w:rPrChange>
        </w:rPr>
        <w:t>egala perubahan</w:t>
      </w:r>
      <w:r w:rsidR="001B567F" w:rsidRPr="00892D67">
        <w:rPr>
          <w:rFonts w:ascii="Arial" w:hAnsi="Arial" w:cs="Arial"/>
          <w:color w:val="000000" w:themeColor="text1"/>
          <w:sz w:val="22"/>
          <w:szCs w:val="22"/>
          <w:lang w:val="id-ID"/>
          <w:rPrChange w:id="1089" w:author="Rizky Sahadewa" w:date="2022-07-25T10:18:00Z">
            <w:rPr>
              <w:rFonts w:cs="Times New Roman"/>
              <w:color w:val="000000" w:themeColor="text1"/>
              <w:lang w:val="id-ID"/>
            </w:rPr>
          </w:rPrChange>
        </w:rPr>
        <w:t xml:space="preserve"> dan atau</w:t>
      </w:r>
      <w:r w:rsidR="001B567F" w:rsidRPr="00892D67">
        <w:rPr>
          <w:rFonts w:ascii="Arial" w:hAnsi="Arial" w:cs="Arial"/>
          <w:color w:val="000000" w:themeColor="text1"/>
          <w:sz w:val="22"/>
          <w:szCs w:val="22"/>
          <w:rPrChange w:id="1090" w:author="Rizky Sahadewa" w:date="2022-07-25T10:18:00Z">
            <w:rPr>
              <w:rFonts w:cs="Times New Roman"/>
              <w:color w:val="000000" w:themeColor="text1"/>
            </w:rPr>
          </w:rPrChange>
        </w:rPr>
        <w:t xml:space="preserve"> penambahan </w:t>
      </w:r>
      <w:r w:rsidR="001B567F" w:rsidRPr="00892D67">
        <w:rPr>
          <w:rFonts w:ascii="Arial" w:hAnsi="Arial" w:cs="Arial"/>
          <w:color w:val="000000" w:themeColor="text1"/>
          <w:sz w:val="22"/>
          <w:szCs w:val="22"/>
          <w:lang w:val="id-ID"/>
          <w:rPrChange w:id="1091" w:author="Rizky Sahadewa" w:date="2022-07-25T10:18:00Z">
            <w:rPr>
              <w:rFonts w:cs="Times New Roman"/>
              <w:color w:val="000000" w:themeColor="text1"/>
              <w:lang w:val="id-ID"/>
            </w:rPr>
          </w:rPrChange>
        </w:rPr>
        <w:t>isi</w:t>
      </w:r>
      <w:r w:rsidRPr="00892D67">
        <w:rPr>
          <w:rFonts w:ascii="Arial" w:hAnsi="Arial" w:cs="Arial"/>
          <w:color w:val="000000" w:themeColor="text1"/>
          <w:sz w:val="22"/>
          <w:szCs w:val="22"/>
          <w:rPrChange w:id="1092" w:author="Rizky Sahadewa" w:date="2022-07-25T10:18:00Z">
            <w:rPr>
              <w:rFonts w:cs="Times New Roman"/>
              <w:color w:val="000000" w:themeColor="text1"/>
            </w:rPr>
          </w:rPrChange>
        </w:rPr>
        <w:t xml:space="preserve"> p</w:t>
      </w:r>
      <w:r w:rsidR="001B567F" w:rsidRPr="00892D67">
        <w:rPr>
          <w:rFonts w:ascii="Arial" w:hAnsi="Arial" w:cs="Arial"/>
          <w:color w:val="000000" w:themeColor="text1"/>
          <w:sz w:val="22"/>
          <w:szCs w:val="22"/>
          <w:rPrChange w:id="1093" w:author="Rizky Sahadewa" w:date="2022-07-25T10:18:00Z">
            <w:rPr>
              <w:rFonts w:cs="Times New Roman"/>
              <w:color w:val="000000" w:themeColor="text1"/>
            </w:rPr>
          </w:rPrChange>
        </w:rPr>
        <w:t>erjanjian tidak berlaku</w:t>
      </w:r>
      <w:r w:rsidRPr="00892D67">
        <w:rPr>
          <w:rFonts w:ascii="Arial" w:hAnsi="Arial" w:cs="Arial"/>
          <w:color w:val="000000" w:themeColor="text1"/>
          <w:sz w:val="22"/>
          <w:szCs w:val="22"/>
          <w:rPrChange w:id="1094" w:author="Rizky Sahadewa" w:date="2022-07-25T10:18:00Z">
            <w:rPr>
              <w:rFonts w:cs="Times New Roman"/>
              <w:color w:val="000000" w:themeColor="text1"/>
            </w:rPr>
          </w:rPrChange>
        </w:rPr>
        <w:t xml:space="preserve"> kecual</w:t>
      </w:r>
      <w:r w:rsidR="001B567F" w:rsidRPr="00892D67">
        <w:rPr>
          <w:rFonts w:ascii="Arial" w:hAnsi="Arial" w:cs="Arial"/>
          <w:color w:val="000000" w:themeColor="text1"/>
          <w:sz w:val="22"/>
          <w:szCs w:val="22"/>
          <w:rPrChange w:id="1095" w:author="Rizky Sahadewa" w:date="2022-07-25T10:18:00Z">
            <w:rPr>
              <w:rFonts w:cs="Times New Roman"/>
              <w:color w:val="000000" w:themeColor="text1"/>
            </w:rPr>
          </w:rPrChange>
        </w:rPr>
        <w:t xml:space="preserve">i disepakati secara tertulis oleh </w:t>
      </w:r>
      <w:r w:rsidR="00EF15BE" w:rsidRPr="00892D67">
        <w:rPr>
          <w:rFonts w:ascii="Arial" w:hAnsi="Arial" w:cs="Arial"/>
          <w:b/>
          <w:color w:val="000000" w:themeColor="text1"/>
          <w:sz w:val="22"/>
          <w:szCs w:val="22"/>
          <w:rPrChange w:id="1096" w:author="Rizky Sahadewa" w:date="2022-07-25T10:18:00Z">
            <w:rPr>
              <w:rFonts w:cs="Times New Roman"/>
              <w:b/>
              <w:color w:val="000000" w:themeColor="text1"/>
            </w:rPr>
          </w:rPrChange>
        </w:rPr>
        <w:t>Para Pihak</w:t>
      </w:r>
      <w:r w:rsidR="00AB39AE" w:rsidRPr="00892D67">
        <w:rPr>
          <w:rFonts w:ascii="Arial" w:hAnsi="Arial" w:cs="Arial"/>
          <w:color w:val="000000" w:themeColor="text1"/>
          <w:sz w:val="22"/>
          <w:szCs w:val="22"/>
          <w:lang w:val="id-ID"/>
          <w:rPrChange w:id="1097" w:author="Rizky Sahadewa" w:date="2022-07-25T10:18:00Z">
            <w:rPr>
              <w:rFonts w:cs="Times New Roman"/>
              <w:color w:val="000000" w:themeColor="text1"/>
              <w:lang w:val="id-ID"/>
            </w:rPr>
          </w:rPrChange>
        </w:rPr>
        <w:t xml:space="preserve"> </w:t>
      </w:r>
      <w:r w:rsidR="001B567F" w:rsidRPr="00892D67">
        <w:rPr>
          <w:rFonts w:ascii="Arial" w:hAnsi="Arial" w:cs="Arial"/>
          <w:color w:val="000000" w:themeColor="text1"/>
          <w:sz w:val="22"/>
          <w:szCs w:val="22"/>
          <w:lang w:val="id-ID"/>
          <w:rPrChange w:id="1098" w:author="Rizky Sahadewa" w:date="2022-07-25T10:18:00Z">
            <w:rPr>
              <w:rFonts w:cs="Times New Roman"/>
              <w:color w:val="000000" w:themeColor="text1"/>
              <w:lang w:val="id-ID"/>
            </w:rPr>
          </w:rPrChange>
        </w:rPr>
        <w:t xml:space="preserve">sebagai bagian </w:t>
      </w:r>
      <w:r w:rsidR="00EF15BE" w:rsidRPr="00892D67">
        <w:rPr>
          <w:rFonts w:ascii="Arial" w:hAnsi="Arial" w:cs="Arial"/>
          <w:color w:val="000000" w:themeColor="text1"/>
          <w:sz w:val="22"/>
          <w:szCs w:val="22"/>
          <w:rPrChange w:id="1099" w:author="Rizky Sahadewa" w:date="2022-07-25T10:18:00Z">
            <w:rPr>
              <w:rFonts w:cs="Times New Roman"/>
              <w:color w:val="000000" w:themeColor="text1"/>
            </w:rPr>
          </w:rPrChange>
        </w:rPr>
        <w:t>yang tidak</w:t>
      </w:r>
      <w:r w:rsidR="00AB39AE" w:rsidRPr="00892D67">
        <w:rPr>
          <w:rFonts w:ascii="Arial" w:hAnsi="Arial" w:cs="Arial"/>
          <w:color w:val="000000" w:themeColor="text1"/>
          <w:sz w:val="22"/>
          <w:szCs w:val="22"/>
          <w:lang w:val="id-ID"/>
          <w:rPrChange w:id="1100" w:author="Rizky Sahadewa" w:date="2022-07-25T10:18:00Z">
            <w:rPr>
              <w:rFonts w:cs="Times New Roman"/>
              <w:color w:val="000000" w:themeColor="text1"/>
              <w:lang w:val="id-ID"/>
            </w:rPr>
          </w:rPrChange>
        </w:rPr>
        <w:t xml:space="preserve"> </w:t>
      </w:r>
      <w:r w:rsidR="001B567F" w:rsidRPr="00892D67">
        <w:rPr>
          <w:rFonts w:ascii="Arial" w:hAnsi="Arial" w:cs="Arial"/>
          <w:color w:val="000000" w:themeColor="text1"/>
          <w:sz w:val="22"/>
          <w:szCs w:val="22"/>
          <w:lang w:val="id-ID"/>
          <w:rPrChange w:id="1101" w:author="Rizky Sahadewa" w:date="2022-07-25T10:18:00Z">
            <w:rPr>
              <w:rFonts w:cs="Times New Roman"/>
              <w:color w:val="000000" w:themeColor="text1"/>
              <w:lang w:val="id-ID"/>
            </w:rPr>
          </w:rPrChange>
        </w:rPr>
        <w:t>ter</w:t>
      </w:r>
      <w:r w:rsidRPr="00892D67">
        <w:rPr>
          <w:rFonts w:ascii="Arial" w:hAnsi="Arial" w:cs="Arial"/>
          <w:color w:val="000000" w:themeColor="text1"/>
          <w:sz w:val="22"/>
          <w:szCs w:val="22"/>
          <w:rPrChange w:id="1102" w:author="Rizky Sahadewa" w:date="2022-07-25T10:18:00Z">
            <w:rPr>
              <w:rFonts w:cs="Times New Roman"/>
              <w:color w:val="000000" w:themeColor="text1"/>
            </w:rPr>
          </w:rPrChange>
        </w:rPr>
        <w:t>pisahkan.</w:t>
      </w:r>
    </w:p>
    <w:p w14:paraId="21AA0655" w14:textId="77777777" w:rsidR="009B1BFF" w:rsidRPr="00892D67" w:rsidRDefault="001E0CD7" w:rsidP="004F2AF7">
      <w:pPr>
        <w:pStyle w:val="ListParagraph"/>
        <w:numPr>
          <w:ilvl w:val="0"/>
          <w:numId w:val="17"/>
        </w:numPr>
        <w:suppressAutoHyphens w:val="0"/>
        <w:spacing w:line="276" w:lineRule="auto"/>
        <w:ind w:left="567" w:hanging="567"/>
        <w:contextualSpacing/>
        <w:jc w:val="both"/>
        <w:rPr>
          <w:rFonts w:ascii="Arial" w:hAnsi="Arial" w:cs="Arial"/>
          <w:color w:val="000000" w:themeColor="text1"/>
          <w:sz w:val="22"/>
          <w:szCs w:val="22"/>
          <w:rPrChange w:id="1103" w:author="Rizky Sahadewa" w:date="2022-07-25T10:18:00Z">
            <w:rPr>
              <w:rFonts w:cs="Times New Roman"/>
              <w:color w:val="000000" w:themeColor="text1"/>
            </w:rPr>
          </w:rPrChange>
        </w:rPr>
      </w:pPr>
      <w:r w:rsidRPr="00892D67">
        <w:rPr>
          <w:rFonts w:ascii="Arial" w:hAnsi="Arial" w:cs="Arial"/>
          <w:color w:val="000000" w:themeColor="text1"/>
          <w:sz w:val="22"/>
          <w:szCs w:val="22"/>
          <w:rPrChange w:id="1104" w:author="Rizky Sahadewa" w:date="2022-07-25T10:18:00Z">
            <w:rPr>
              <w:rFonts w:cs="Times New Roman"/>
              <w:color w:val="000000" w:themeColor="text1"/>
            </w:rPr>
          </w:rPrChange>
        </w:rPr>
        <w:t>Korespondensi atau pemberitahuan</w:t>
      </w:r>
    </w:p>
    <w:p w14:paraId="12C1A8D9" w14:textId="77777777" w:rsidR="001E0CD7" w:rsidRPr="00892D67" w:rsidDel="00167F22" w:rsidRDefault="001B567F" w:rsidP="004F2AF7">
      <w:pPr>
        <w:pStyle w:val="ListParagraph"/>
        <w:suppressAutoHyphens w:val="0"/>
        <w:spacing w:line="276" w:lineRule="auto"/>
        <w:ind w:left="567"/>
        <w:contextualSpacing/>
        <w:jc w:val="both"/>
        <w:rPr>
          <w:del w:id="1105" w:author="ROHAYATI" w:date="2021-06-16T16:08:00Z"/>
          <w:rFonts w:ascii="Arial" w:hAnsi="Arial" w:cs="Arial"/>
          <w:color w:val="000000" w:themeColor="text1"/>
          <w:sz w:val="22"/>
          <w:szCs w:val="22"/>
          <w:lang w:val="id-ID"/>
          <w:rPrChange w:id="1106" w:author="Rizky Sahadewa" w:date="2022-07-25T10:18:00Z">
            <w:rPr>
              <w:del w:id="1107" w:author="ROHAYATI" w:date="2021-06-16T16:08:00Z"/>
              <w:rFonts w:cs="Times New Roman"/>
              <w:color w:val="000000" w:themeColor="text1"/>
              <w:lang w:val="id-ID"/>
            </w:rPr>
          </w:rPrChange>
        </w:rPr>
      </w:pPr>
      <w:r w:rsidRPr="00892D67">
        <w:rPr>
          <w:rFonts w:ascii="Arial" w:hAnsi="Arial" w:cs="Arial"/>
          <w:color w:val="000000" w:themeColor="text1"/>
          <w:sz w:val="22"/>
          <w:szCs w:val="22"/>
          <w:rPrChange w:id="1108" w:author="Rizky Sahadewa" w:date="2022-07-25T10:18:00Z">
            <w:rPr>
              <w:rFonts w:cs="Times New Roman"/>
              <w:color w:val="000000" w:themeColor="text1"/>
            </w:rPr>
          </w:rPrChange>
        </w:rPr>
        <w:t xml:space="preserve">Setiap korespondensi </w:t>
      </w:r>
      <w:r w:rsidR="001E0CD7" w:rsidRPr="00892D67">
        <w:rPr>
          <w:rFonts w:ascii="Arial" w:hAnsi="Arial" w:cs="Arial"/>
          <w:color w:val="000000" w:themeColor="text1"/>
          <w:sz w:val="22"/>
          <w:szCs w:val="22"/>
          <w:rPrChange w:id="1109" w:author="Rizky Sahadewa" w:date="2022-07-25T10:18:00Z">
            <w:rPr>
              <w:rFonts w:cs="Times New Roman"/>
              <w:color w:val="000000" w:themeColor="text1"/>
            </w:rPr>
          </w:rPrChange>
        </w:rPr>
        <w:t xml:space="preserve">akan disampaikan melalui </w:t>
      </w:r>
      <w:r w:rsidRPr="00892D67">
        <w:rPr>
          <w:rFonts w:ascii="Arial" w:hAnsi="Arial" w:cs="Arial"/>
          <w:color w:val="000000" w:themeColor="text1"/>
          <w:sz w:val="22"/>
          <w:szCs w:val="22"/>
          <w:rPrChange w:id="1110" w:author="Rizky Sahadewa" w:date="2022-07-25T10:18:00Z">
            <w:rPr>
              <w:rFonts w:cs="Times New Roman"/>
              <w:color w:val="000000" w:themeColor="text1"/>
            </w:rPr>
          </w:rPrChange>
        </w:rPr>
        <w:t>pos tercatat, jasa kurir,</w:t>
      </w:r>
      <w:r w:rsidR="001E0CD7" w:rsidRPr="00892D67">
        <w:rPr>
          <w:rFonts w:ascii="Arial" w:hAnsi="Arial" w:cs="Arial"/>
          <w:color w:val="000000" w:themeColor="text1"/>
          <w:sz w:val="22"/>
          <w:szCs w:val="22"/>
          <w:rPrChange w:id="1111" w:author="Rizky Sahadewa" w:date="2022-07-25T10:18:00Z">
            <w:rPr>
              <w:rFonts w:cs="Times New Roman"/>
              <w:color w:val="000000" w:themeColor="text1"/>
            </w:rPr>
          </w:rPrChange>
        </w:rPr>
        <w:t xml:space="preserve"> surat elektronik atau diserahkan langsung dan dialamatkan ke:</w:t>
      </w:r>
    </w:p>
    <w:p w14:paraId="2A7748A0" w14:textId="77777777" w:rsidR="0084356D" w:rsidRPr="00892D67" w:rsidRDefault="0084356D">
      <w:pPr>
        <w:pStyle w:val="ListParagraph"/>
        <w:suppressAutoHyphens w:val="0"/>
        <w:spacing w:line="276" w:lineRule="auto"/>
        <w:ind w:left="567"/>
        <w:contextualSpacing/>
        <w:jc w:val="both"/>
        <w:rPr>
          <w:rFonts w:ascii="Arial" w:hAnsi="Arial" w:cs="Arial"/>
          <w:sz w:val="22"/>
          <w:szCs w:val="22"/>
          <w:rPrChange w:id="1112" w:author="Rizky Sahadewa" w:date="2022-07-25T10:18:00Z">
            <w:rPr>
              <w:rFonts w:cs="Times New Roman"/>
              <w:color w:val="000000" w:themeColor="text1"/>
              <w:lang w:val="id-ID"/>
            </w:rPr>
          </w:rPrChange>
        </w:rPr>
      </w:pPr>
    </w:p>
    <w:p w14:paraId="3D29FA04" w14:textId="7B561747" w:rsidR="00EF15BE" w:rsidRPr="00892D67" w:rsidRDefault="00EF15BE" w:rsidP="004F2AF7">
      <w:pPr>
        <w:pStyle w:val="ListParagraph"/>
        <w:spacing w:line="276" w:lineRule="auto"/>
        <w:ind w:left="567"/>
        <w:jc w:val="both"/>
        <w:rPr>
          <w:rFonts w:ascii="Arial" w:hAnsi="Arial" w:cs="Arial"/>
          <w:sz w:val="22"/>
          <w:szCs w:val="22"/>
          <w:lang w:val="id-ID"/>
          <w:rPrChange w:id="1113" w:author="Rizky Sahadewa" w:date="2022-07-25T10:18:00Z">
            <w:rPr>
              <w:rFonts w:cs="Times New Roman"/>
              <w:lang w:val="id-ID"/>
            </w:rPr>
          </w:rPrChange>
        </w:rPr>
      </w:pPr>
      <w:r w:rsidRPr="00892D67">
        <w:rPr>
          <w:rFonts w:ascii="Arial" w:hAnsi="Arial" w:cs="Arial"/>
          <w:b/>
          <w:sz w:val="22"/>
          <w:szCs w:val="22"/>
          <w:rPrChange w:id="1114" w:author="Rizky Sahadewa" w:date="2022-07-25T10:18:00Z">
            <w:rPr>
              <w:rFonts w:cs="Times New Roman"/>
              <w:b/>
            </w:rPr>
          </w:rPrChange>
        </w:rPr>
        <w:t>Pihak Pertama</w:t>
      </w:r>
      <w:r w:rsidRPr="00892D67">
        <w:rPr>
          <w:rFonts w:ascii="Arial" w:hAnsi="Arial" w:cs="Arial"/>
          <w:sz w:val="22"/>
          <w:szCs w:val="22"/>
          <w:rPrChange w:id="1115" w:author="Rizky Sahadewa" w:date="2022-07-25T10:18:00Z">
            <w:rPr>
              <w:rFonts w:cs="Times New Roman"/>
            </w:rPr>
          </w:rPrChange>
        </w:rPr>
        <w:tab/>
        <w:t>:</w:t>
      </w:r>
      <w:r w:rsidR="00AB39AE" w:rsidRPr="00892D67">
        <w:rPr>
          <w:rFonts w:ascii="Arial" w:hAnsi="Arial" w:cs="Arial"/>
          <w:sz w:val="22"/>
          <w:szCs w:val="22"/>
          <w:lang w:val="id-ID"/>
          <w:rPrChange w:id="1116" w:author="Rizky Sahadewa" w:date="2022-07-25T10:18:00Z">
            <w:rPr>
              <w:rFonts w:cs="Times New Roman"/>
              <w:lang w:val="id-ID"/>
            </w:rPr>
          </w:rPrChange>
        </w:rPr>
        <w:t xml:space="preserve"> </w:t>
      </w:r>
      <w:r w:rsidR="007D79DF" w:rsidRPr="00892D67">
        <w:rPr>
          <w:rFonts w:ascii="Arial" w:hAnsi="Arial" w:cs="Arial"/>
          <w:sz w:val="22"/>
          <w:szCs w:val="22"/>
          <w:lang w:val="en-US"/>
          <w:rPrChange w:id="1117" w:author="Rizky Sahadewa" w:date="2022-07-25T10:18:00Z">
            <w:rPr>
              <w:rFonts w:cs="Times New Roman"/>
              <w:lang w:val="en-US"/>
            </w:rPr>
          </w:rPrChange>
        </w:rPr>
        <w:t xml:space="preserve">PT KURITA INDONESIA </w:t>
      </w:r>
    </w:p>
    <w:p w14:paraId="0E6947C5" w14:textId="50927AF4" w:rsidR="00AB39AE" w:rsidRPr="00892D67" w:rsidRDefault="00EF15BE" w:rsidP="00484002">
      <w:pPr>
        <w:pStyle w:val="ListParagraph"/>
        <w:tabs>
          <w:tab w:val="left" w:pos="2160"/>
        </w:tabs>
        <w:spacing w:line="276" w:lineRule="auto"/>
        <w:ind w:left="2340" w:hanging="1773"/>
        <w:jc w:val="both"/>
        <w:rPr>
          <w:rFonts w:ascii="Arial" w:hAnsi="Arial" w:cs="Arial"/>
          <w:sz w:val="22"/>
          <w:szCs w:val="22"/>
          <w:lang w:val="id-ID"/>
          <w:rPrChange w:id="1118" w:author="Rizky Sahadewa" w:date="2022-07-25T10:18:00Z">
            <w:rPr>
              <w:rFonts w:cs="Times New Roman"/>
              <w:lang w:val="id-ID"/>
            </w:rPr>
          </w:rPrChange>
        </w:rPr>
      </w:pPr>
      <w:r w:rsidRPr="00892D67">
        <w:rPr>
          <w:rFonts w:ascii="Arial" w:hAnsi="Arial" w:cs="Arial"/>
          <w:sz w:val="22"/>
          <w:szCs w:val="22"/>
          <w:rPrChange w:id="1119" w:author="Rizky Sahadewa" w:date="2022-07-25T10:18:00Z">
            <w:rPr>
              <w:rFonts w:cs="Times New Roman"/>
            </w:rPr>
          </w:rPrChange>
        </w:rPr>
        <w:t xml:space="preserve">Alamat </w:t>
      </w:r>
      <w:r w:rsidRPr="00892D67">
        <w:rPr>
          <w:rFonts w:ascii="Arial" w:hAnsi="Arial" w:cs="Arial"/>
          <w:sz w:val="22"/>
          <w:szCs w:val="22"/>
          <w:rPrChange w:id="1120" w:author="Rizky Sahadewa" w:date="2022-07-25T10:18:00Z">
            <w:rPr>
              <w:rFonts w:cs="Times New Roman"/>
            </w:rPr>
          </w:rPrChange>
        </w:rPr>
        <w:tab/>
        <w:t xml:space="preserve">: </w:t>
      </w:r>
      <w:r w:rsidR="007D79DF" w:rsidRPr="00892D67">
        <w:rPr>
          <w:rFonts w:ascii="Arial" w:hAnsi="Arial" w:cs="Arial"/>
          <w:sz w:val="22"/>
          <w:szCs w:val="22"/>
          <w:rPrChange w:id="1121" w:author="Rizky Sahadewa" w:date="2022-07-25T10:18:00Z">
            <w:rPr>
              <w:rFonts w:cs="Times New Roman"/>
            </w:rPr>
          </w:rPrChange>
        </w:rPr>
        <w:t>Jl. Jababeka XII A Kav. V-6 Kawasan Industri Jababeka Cikarang -  Bekasi 17530</w:t>
      </w:r>
    </w:p>
    <w:p w14:paraId="77F2FBA6" w14:textId="270A2214" w:rsidR="00EF15BE" w:rsidRPr="00892D67" w:rsidRDefault="00EF15BE" w:rsidP="004F2AF7">
      <w:pPr>
        <w:pStyle w:val="ListParagraph"/>
        <w:spacing w:line="276" w:lineRule="auto"/>
        <w:ind w:left="567"/>
        <w:jc w:val="both"/>
        <w:rPr>
          <w:rFonts w:ascii="Arial" w:hAnsi="Arial" w:cs="Arial"/>
          <w:sz w:val="22"/>
          <w:szCs w:val="22"/>
          <w:lang w:val="id-ID"/>
          <w:rPrChange w:id="1122" w:author="Rizky Sahadewa" w:date="2022-07-25T10:18:00Z">
            <w:rPr>
              <w:rFonts w:cs="Times New Roman"/>
              <w:lang w:val="id-ID"/>
            </w:rPr>
          </w:rPrChange>
        </w:rPr>
      </w:pPr>
      <w:r w:rsidRPr="00892D67">
        <w:rPr>
          <w:rFonts w:ascii="Arial" w:hAnsi="Arial" w:cs="Arial"/>
          <w:sz w:val="22"/>
          <w:szCs w:val="22"/>
          <w:rPrChange w:id="1123" w:author="Rizky Sahadewa" w:date="2022-07-25T10:18:00Z">
            <w:rPr>
              <w:rFonts w:cs="Times New Roman"/>
            </w:rPr>
          </w:rPrChange>
        </w:rPr>
        <w:t>Telepon</w:t>
      </w:r>
      <w:r w:rsidRPr="00892D67">
        <w:rPr>
          <w:rFonts w:ascii="Arial" w:hAnsi="Arial" w:cs="Arial"/>
          <w:sz w:val="22"/>
          <w:szCs w:val="22"/>
          <w:rPrChange w:id="1124" w:author="Rizky Sahadewa" w:date="2022-07-25T10:18:00Z">
            <w:rPr>
              <w:rFonts w:cs="Times New Roman"/>
            </w:rPr>
          </w:rPrChange>
        </w:rPr>
        <w:tab/>
      </w:r>
      <w:r w:rsidRPr="00892D67">
        <w:rPr>
          <w:rFonts w:ascii="Arial" w:hAnsi="Arial" w:cs="Arial"/>
          <w:sz w:val="22"/>
          <w:szCs w:val="22"/>
          <w:rPrChange w:id="1125" w:author="Rizky Sahadewa" w:date="2022-07-25T10:18:00Z">
            <w:rPr>
              <w:rFonts w:cs="Times New Roman"/>
            </w:rPr>
          </w:rPrChange>
        </w:rPr>
        <w:tab/>
        <w:t xml:space="preserve">: </w:t>
      </w:r>
      <w:ins w:id="1126" w:author="Rizky Sahadewa" w:date="2022-07-21T08:58:00Z">
        <w:r w:rsidR="00442215" w:rsidRPr="00892D67">
          <w:rPr>
            <w:rFonts w:ascii="Arial" w:hAnsi="Arial" w:cs="Arial"/>
            <w:sz w:val="22"/>
            <w:szCs w:val="22"/>
            <w:rPrChange w:id="1127" w:author="Rizky Sahadewa" w:date="2022-07-25T10:18:00Z">
              <w:rPr>
                <w:rFonts w:asciiTheme="minorHAnsi" w:hAnsiTheme="minorHAnsi" w:cstheme="minorHAnsi"/>
              </w:rPr>
            </w:rPrChange>
          </w:rPr>
          <w:t xml:space="preserve"> </w:t>
        </w:r>
      </w:ins>
      <w:r w:rsidR="007D79DF" w:rsidRPr="00892D67">
        <w:rPr>
          <w:rFonts w:ascii="Arial" w:hAnsi="Arial" w:cs="Arial"/>
          <w:sz w:val="22"/>
          <w:szCs w:val="22"/>
          <w:rPrChange w:id="1128" w:author="Rizky Sahadewa" w:date="2022-07-25T10:18:00Z">
            <w:rPr>
              <w:rFonts w:cs="Times New Roman"/>
            </w:rPr>
          </w:rPrChange>
        </w:rPr>
        <w:t>021-8936245</w:t>
      </w:r>
    </w:p>
    <w:p w14:paraId="2916A271" w14:textId="77777777" w:rsidR="00442215" w:rsidRPr="00892D67" w:rsidRDefault="00FB4651" w:rsidP="00442215">
      <w:pPr>
        <w:pStyle w:val="ListParagraph"/>
        <w:spacing w:line="276" w:lineRule="auto"/>
        <w:ind w:left="567"/>
        <w:rPr>
          <w:ins w:id="1129" w:author="Rizky Sahadewa" w:date="2022-07-21T08:59:00Z"/>
          <w:rFonts w:ascii="Arial" w:hAnsi="Arial" w:cs="Arial"/>
          <w:sz w:val="22"/>
          <w:szCs w:val="22"/>
          <w:lang w:val="en-US"/>
          <w:rPrChange w:id="1130" w:author="Rizky Sahadewa" w:date="2022-07-25T10:18:00Z">
            <w:rPr>
              <w:ins w:id="1131" w:author="Rizky Sahadewa" w:date="2022-07-21T08:59:00Z"/>
              <w:rFonts w:asciiTheme="minorHAnsi" w:hAnsiTheme="minorHAnsi" w:cstheme="minorHAnsi"/>
              <w:lang w:val="en-US"/>
            </w:rPr>
          </w:rPrChange>
        </w:rPr>
      </w:pPr>
      <w:r w:rsidRPr="00892D67">
        <w:rPr>
          <w:rFonts w:ascii="Arial" w:hAnsi="Arial" w:cs="Arial"/>
          <w:sz w:val="22"/>
          <w:szCs w:val="22"/>
          <w:rPrChange w:id="1132" w:author="Rizky Sahadewa" w:date="2022-07-25T10:18:00Z">
            <w:rPr>
              <w:rFonts w:cs="Times New Roman"/>
            </w:rPr>
          </w:rPrChange>
        </w:rPr>
        <w:t>Email</w:t>
      </w:r>
      <w:r w:rsidRPr="00892D67">
        <w:rPr>
          <w:rFonts w:ascii="Arial" w:hAnsi="Arial" w:cs="Arial"/>
          <w:sz w:val="22"/>
          <w:szCs w:val="22"/>
          <w:rPrChange w:id="1133" w:author="Rizky Sahadewa" w:date="2022-07-25T10:18:00Z">
            <w:rPr>
              <w:rFonts w:cs="Times New Roman"/>
            </w:rPr>
          </w:rPrChange>
        </w:rPr>
        <w:tab/>
      </w:r>
      <w:r w:rsidRPr="00892D67">
        <w:rPr>
          <w:rFonts w:ascii="Arial" w:hAnsi="Arial" w:cs="Arial"/>
          <w:sz w:val="22"/>
          <w:szCs w:val="22"/>
          <w:rPrChange w:id="1134" w:author="Rizky Sahadewa" w:date="2022-07-25T10:18:00Z">
            <w:rPr>
              <w:rFonts w:cs="Times New Roman"/>
            </w:rPr>
          </w:rPrChange>
        </w:rPr>
        <w:tab/>
      </w:r>
      <w:r w:rsidR="00EF15BE" w:rsidRPr="00892D67">
        <w:rPr>
          <w:rFonts w:ascii="Arial" w:hAnsi="Arial" w:cs="Arial"/>
          <w:sz w:val="22"/>
          <w:szCs w:val="22"/>
          <w:rPrChange w:id="1135" w:author="Rizky Sahadewa" w:date="2022-07-25T10:18:00Z">
            <w:rPr>
              <w:rFonts w:cs="Times New Roman"/>
            </w:rPr>
          </w:rPrChange>
        </w:rPr>
        <w:t>:</w:t>
      </w:r>
      <w:ins w:id="1136" w:author="Rizky Sahadewa" w:date="2022-07-21T08:59:00Z">
        <w:r w:rsidR="00442215" w:rsidRPr="00892D67">
          <w:rPr>
            <w:rFonts w:ascii="Arial" w:hAnsi="Arial" w:cs="Arial"/>
            <w:sz w:val="22"/>
            <w:szCs w:val="22"/>
            <w:rPrChange w:id="1137" w:author="Rizky Sahadewa" w:date="2022-07-25T10:18:00Z">
              <w:rPr>
                <w:rFonts w:asciiTheme="minorHAnsi" w:hAnsiTheme="minorHAnsi" w:cstheme="minorHAnsi"/>
              </w:rPr>
            </w:rPrChange>
          </w:rPr>
          <w:t xml:space="preserve"> </w:t>
        </w:r>
      </w:ins>
      <w:del w:id="1138" w:author="Rizky Sahadewa" w:date="2022-07-21T08:58:00Z">
        <w:r w:rsidR="00EF15BE" w:rsidRPr="00892D67" w:rsidDel="00442215">
          <w:rPr>
            <w:rFonts w:ascii="Arial" w:hAnsi="Arial" w:cs="Arial"/>
            <w:sz w:val="22"/>
            <w:szCs w:val="22"/>
            <w:u w:val="single"/>
            <w:rPrChange w:id="1139" w:author="Rizky Sahadewa" w:date="2022-07-25T10:18:00Z">
              <w:rPr>
                <w:rFonts w:cs="Times New Roman"/>
              </w:rPr>
            </w:rPrChange>
          </w:rPr>
          <w:delText xml:space="preserve"> </w:delText>
        </w:r>
      </w:del>
      <w:ins w:id="1140" w:author="Rizky Sahadewa" w:date="2022-07-21T08:57:00Z">
        <w:r w:rsidR="00442215" w:rsidRPr="00892D67">
          <w:rPr>
            <w:rFonts w:ascii="Arial" w:hAnsi="Arial" w:cs="Arial"/>
            <w:sz w:val="22"/>
            <w:szCs w:val="22"/>
            <w:rPrChange w:id="1141" w:author="Rizky Sahadewa" w:date="2022-07-25T10:18:00Z">
              <w:rPr>
                <w:rStyle w:val="Hyperlink"/>
                <w:rFonts w:asciiTheme="minorHAnsi" w:hAnsiTheme="minorHAnsi" w:cstheme="minorHAnsi"/>
              </w:rPr>
            </w:rPrChange>
          </w:rPr>
          <w:t>ptki.m</w:t>
        </w:r>
      </w:ins>
      <w:ins w:id="1142" w:author="Rizky Sahadewa" w:date="2022-07-21T08:58:00Z">
        <w:r w:rsidR="00442215" w:rsidRPr="00892D67">
          <w:rPr>
            <w:rFonts w:ascii="Arial" w:hAnsi="Arial" w:cs="Arial"/>
            <w:sz w:val="22"/>
            <w:szCs w:val="22"/>
            <w:rPrChange w:id="1143" w:author="Rizky Sahadewa" w:date="2022-07-25T10:18:00Z">
              <w:rPr>
                <w:rStyle w:val="Hyperlink"/>
                <w:rFonts w:asciiTheme="minorHAnsi" w:hAnsiTheme="minorHAnsi" w:cstheme="minorHAnsi"/>
              </w:rPr>
            </w:rPrChange>
          </w:rPr>
          <w:t>arketing</w:t>
        </w:r>
      </w:ins>
      <w:del w:id="1144" w:author="Rizky Sahadewa" w:date="2022-07-21T08:57:00Z">
        <w:r w:rsidR="00442215" w:rsidRPr="00892D67" w:rsidDel="00442215">
          <w:rPr>
            <w:rFonts w:ascii="Arial" w:hAnsi="Arial" w:cs="Arial"/>
            <w:sz w:val="22"/>
            <w:szCs w:val="22"/>
            <w:rPrChange w:id="1145" w:author="Rizky Sahadewa" w:date="2022-07-25T10:18:00Z">
              <w:rPr>
                <w:rStyle w:val="Hyperlink"/>
                <w:rFonts w:cs="Times New Roman"/>
              </w:rPr>
            </w:rPrChange>
          </w:rPr>
          <w:delText>kurita.indonesia</w:delText>
        </w:r>
      </w:del>
      <w:r w:rsidR="00442215" w:rsidRPr="00892D67">
        <w:rPr>
          <w:rFonts w:ascii="Arial" w:hAnsi="Arial" w:cs="Arial"/>
          <w:sz w:val="22"/>
          <w:szCs w:val="22"/>
          <w:rPrChange w:id="1146" w:author="Rizky Sahadewa" w:date="2022-07-25T10:18:00Z">
            <w:rPr>
              <w:rStyle w:val="Hyperlink"/>
              <w:rFonts w:cs="Times New Roman"/>
            </w:rPr>
          </w:rPrChange>
        </w:rPr>
        <w:t>@</w:t>
      </w:r>
      <w:ins w:id="1147" w:author="Rizky Sahadewa" w:date="2022-07-21T08:58:00Z">
        <w:r w:rsidR="00442215" w:rsidRPr="00892D67">
          <w:rPr>
            <w:rFonts w:ascii="Arial" w:hAnsi="Arial" w:cs="Arial"/>
            <w:sz w:val="22"/>
            <w:szCs w:val="22"/>
            <w:rPrChange w:id="1148" w:author="Rizky Sahadewa" w:date="2022-07-25T10:18:00Z">
              <w:rPr>
                <w:rStyle w:val="Hyperlink"/>
                <w:rFonts w:asciiTheme="minorHAnsi" w:hAnsiTheme="minorHAnsi" w:cstheme="minorHAnsi"/>
              </w:rPr>
            </w:rPrChange>
          </w:rPr>
          <w:t>kurita-water.com</w:t>
        </w:r>
        <w:r w:rsidR="00442215" w:rsidRPr="00892D67">
          <w:rPr>
            <w:rFonts w:ascii="Arial" w:hAnsi="Arial" w:cs="Arial"/>
            <w:sz w:val="22"/>
            <w:szCs w:val="22"/>
            <w:rPrChange w:id="1149" w:author="Rizky Sahadewa" w:date="2022-07-25T10:18:00Z">
              <w:rPr>
                <w:rStyle w:val="Hyperlink"/>
                <w:rFonts w:asciiTheme="minorHAnsi" w:hAnsiTheme="minorHAnsi" w:cstheme="minorHAnsi"/>
                <w:lang w:val="en-US"/>
              </w:rPr>
            </w:rPrChange>
          </w:rPr>
          <w:t xml:space="preserve"> </w:t>
        </w:r>
      </w:ins>
    </w:p>
    <w:p w14:paraId="0389A773" w14:textId="1F72988B" w:rsidR="00442215" w:rsidRPr="00892D67" w:rsidRDefault="00442215">
      <w:pPr>
        <w:pStyle w:val="ListParagraph"/>
        <w:spacing w:line="276" w:lineRule="auto"/>
        <w:ind w:left="2007" w:firstLine="153"/>
        <w:rPr>
          <w:ins w:id="1150" w:author="Rizky Sahadewa" w:date="2022-07-21T08:58:00Z"/>
          <w:rFonts w:ascii="Arial" w:hAnsi="Arial" w:cs="Arial"/>
          <w:color w:val="000000" w:themeColor="text1"/>
          <w:sz w:val="22"/>
          <w:szCs w:val="22"/>
          <w:lang w:val="en-US"/>
          <w:rPrChange w:id="1151" w:author="Rizky Sahadewa" w:date="2022-07-25T10:18:00Z">
            <w:rPr>
              <w:ins w:id="1152" w:author="Rizky Sahadewa" w:date="2022-07-21T08:58:00Z"/>
              <w:rFonts w:asciiTheme="minorHAnsi" w:hAnsiTheme="minorHAnsi" w:cstheme="minorHAnsi"/>
              <w:color w:val="000000" w:themeColor="text1"/>
              <w:lang w:val="en-US"/>
            </w:rPr>
          </w:rPrChange>
        </w:rPr>
        <w:pPrChange w:id="1153" w:author="Rizky Sahadewa" w:date="2022-07-21T08:59:00Z">
          <w:pPr>
            <w:pStyle w:val="ListParagraph"/>
            <w:spacing w:line="276" w:lineRule="auto"/>
            <w:ind w:left="567"/>
            <w:jc w:val="both"/>
          </w:pPr>
        </w:pPrChange>
      </w:pPr>
      <w:ins w:id="1154" w:author="Rizky Sahadewa" w:date="2022-07-21T08:59:00Z">
        <w:r w:rsidRPr="00892D67">
          <w:rPr>
            <w:rFonts w:ascii="Arial" w:hAnsi="Arial" w:cs="Arial"/>
            <w:sz w:val="22"/>
            <w:szCs w:val="22"/>
            <w:lang w:val="en-US"/>
            <w:rPrChange w:id="1155" w:author="Rizky Sahadewa" w:date="2022-07-25T10:18:00Z">
              <w:rPr>
                <w:rFonts w:asciiTheme="minorHAnsi" w:hAnsiTheme="minorHAnsi" w:cstheme="minorHAnsi"/>
                <w:lang w:val="en-US"/>
              </w:rPr>
            </w:rPrChange>
          </w:rPr>
          <w:t xml:space="preserve">  </w:t>
        </w:r>
      </w:ins>
      <w:del w:id="1156" w:author="Rizky Sahadewa" w:date="2022-07-21T08:58:00Z">
        <w:r w:rsidRPr="00892D67" w:rsidDel="00442215">
          <w:rPr>
            <w:rFonts w:ascii="Arial" w:hAnsi="Arial" w:cs="Arial"/>
            <w:sz w:val="22"/>
            <w:szCs w:val="22"/>
            <w:rPrChange w:id="1157" w:author="Rizky Sahadewa" w:date="2022-07-25T10:18:00Z">
              <w:rPr>
                <w:rStyle w:val="Hyperlink"/>
                <w:rFonts w:cs="Times New Roman"/>
              </w:rPr>
            </w:rPrChange>
          </w:rPr>
          <w:delText>kurita.co.id</w:delText>
        </w:r>
        <w:r w:rsidR="007D79DF" w:rsidRPr="00892D67" w:rsidDel="00442215">
          <w:rPr>
            <w:rFonts w:ascii="Arial" w:hAnsi="Arial" w:cs="Arial"/>
            <w:sz w:val="22"/>
            <w:szCs w:val="22"/>
            <w:rPrChange w:id="1158" w:author="Rizky Sahadewa" w:date="2022-07-25T10:18:00Z">
              <w:rPr>
                <w:rFonts w:cs="Times New Roman"/>
              </w:rPr>
            </w:rPrChange>
          </w:rPr>
          <w:delText xml:space="preserve"> </w:delText>
        </w:r>
      </w:del>
      <w:r w:rsidR="007D79DF" w:rsidRPr="00892D67">
        <w:rPr>
          <w:rFonts w:ascii="Arial" w:hAnsi="Arial" w:cs="Arial"/>
          <w:sz w:val="22"/>
          <w:szCs w:val="22"/>
          <w:rPrChange w:id="1159" w:author="Rizky Sahadewa" w:date="2022-07-25T10:18:00Z">
            <w:rPr>
              <w:rFonts w:cs="Times New Roman"/>
            </w:rPr>
          </w:rPrChange>
        </w:rPr>
        <w:t xml:space="preserve">atau </w:t>
      </w:r>
      <w:del w:id="1160" w:author="Rizky Sahadewa" w:date="2022-07-21T08:58:00Z">
        <w:r w:rsidR="007D79DF" w:rsidRPr="00892D67" w:rsidDel="00442215">
          <w:rPr>
            <w:rFonts w:ascii="Arial" w:hAnsi="Arial" w:cs="Arial"/>
            <w:sz w:val="22"/>
            <w:szCs w:val="22"/>
            <w:u w:val="single"/>
            <w:rPrChange w:id="1161" w:author="Rizky Sahadewa" w:date="2022-07-25T10:18:00Z">
              <w:rPr>
                <w:rFonts w:cs="Times New Roman"/>
              </w:rPr>
            </w:rPrChange>
          </w:rPr>
          <w:delText>e.purwanto98</w:delText>
        </w:r>
      </w:del>
      <w:ins w:id="1162" w:author="Rizky Sahadewa" w:date="2022-07-21T08:58:00Z">
        <w:r w:rsidRPr="00892D67">
          <w:rPr>
            <w:rFonts w:ascii="Arial" w:hAnsi="Arial" w:cs="Arial"/>
            <w:sz w:val="22"/>
            <w:szCs w:val="22"/>
            <w:u w:val="single"/>
            <w:rPrChange w:id="1163" w:author="Rizky Sahadewa" w:date="2022-07-25T10:18:00Z">
              <w:rPr>
                <w:rFonts w:asciiTheme="minorHAnsi" w:hAnsiTheme="minorHAnsi" w:cstheme="minorHAnsi"/>
              </w:rPr>
            </w:rPrChange>
          </w:rPr>
          <w:t>r.sahadewa94</w:t>
        </w:r>
      </w:ins>
      <w:r w:rsidR="007D79DF" w:rsidRPr="00892D67">
        <w:rPr>
          <w:rFonts w:ascii="Arial" w:hAnsi="Arial" w:cs="Arial"/>
          <w:sz w:val="22"/>
          <w:szCs w:val="22"/>
          <w:u w:val="single"/>
          <w:rPrChange w:id="1164" w:author="Rizky Sahadewa" w:date="2022-07-25T10:18:00Z">
            <w:rPr>
              <w:rFonts w:cs="Times New Roman"/>
            </w:rPr>
          </w:rPrChange>
        </w:rPr>
        <w:t>@kurita-water.com</w:t>
      </w:r>
      <w:r w:rsidR="007D79DF" w:rsidRPr="00892D67">
        <w:rPr>
          <w:rFonts w:ascii="Arial" w:hAnsi="Arial" w:cs="Arial"/>
          <w:color w:val="000000" w:themeColor="text1"/>
          <w:sz w:val="22"/>
          <w:szCs w:val="22"/>
          <w:lang w:val="en-US"/>
          <w:rPrChange w:id="1165" w:author="Rizky Sahadewa" w:date="2022-07-25T10:18:00Z">
            <w:rPr>
              <w:rFonts w:cs="Times New Roman"/>
              <w:color w:val="000000" w:themeColor="text1"/>
              <w:lang w:val="en-US"/>
            </w:rPr>
          </w:rPrChange>
        </w:rPr>
        <w:t xml:space="preserve"> </w:t>
      </w:r>
    </w:p>
    <w:p w14:paraId="6A0584E7" w14:textId="71B7C9BF" w:rsidR="00EF15BE" w:rsidDel="00892D67" w:rsidRDefault="00EF15BE">
      <w:pPr>
        <w:pStyle w:val="ListParagraph"/>
        <w:spacing w:line="276" w:lineRule="auto"/>
        <w:ind w:left="567"/>
        <w:jc w:val="both"/>
        <w:rPr>
          <w:del w:id="1166" w:author="ROHAYATI" w:date="2021-06-16T16:08:00Z"/>
          <w:rFonts w:ascii="Arial" w:hAnsi="Arial" w:cs="Arial"/>
          <w:sz w:val="22"/>
          <w:szCs w:val="22"/>
          <w:lang w:val="en-US"/>
        </w:rPr>
      </w:pPr>
      <w:r w:rsidRPr="00892D67">
        <w:rPr>
          <w:rFonts w:ascii="Arial" w:hAnsi="Arial" w:cs="Arial"/>
          <w:sz w:val="22"/>
          <w:szCs w:val="22"/>
          <w:rPrChange w:id="1167" w:author="Rizky Sahadewa" w:date="2022-07-25T10:18:00Z">
            <w:rPr>
              <w:rFonts w:cs="Times New Roman"/>
            </w:rPr>
          </w:rPrChange>
        </w:rPr>
        <w:t>Up</w:t>
      </w:r>
      <w:r w:rsidRPr="00892D67">
        <w:rPr>
          <w:rFonts w:ascii="Arial" w:hAnsi="Arial" w:cs="Arial"/>
          <w:sz w:val="22"/>
          <w:szCs w:val="22"/>
          <w:rPrChange w:id="1168" w:author="Rizky Sahadewa" w:date="2022-07-25T10:18:00Z">
            <w:rPr>
              <w:rFonts w:cs="Times New Roman"/>
            </w:rPr>
          </w:rPrChange>
        </w:rPr>
        <w:tab/>
      </w:r>
      <w:r w:rsidRPr="00892D67">
        <w:rPr>
          <w:rFonts w:ascii="Arial" w:hAnsi="Arial" w:cs="Arial"/>
          <w:sz w:val="22"/>
          <w:szCs w:val="22"/>
          <w:rPrChange w:id="1169" w:author="Rizky Sahadewa" w:date="2022-07-25T10:18:00Z">
            <w:rPr>
              <w:rFonts w:cs="Times New Roman"/>
            </w:rPr>
          </w:rPrChange>
        </w:rPr>
        <w:tab/>
        <w:t>:</w:t>
      </w:r>
      <w:r w:rsidR="00AD3B24" w:rsidRPr="00892D67">
        <w:rPr>
          <w:rFonts w:ascii="Arial" w:hAnsi="Arial" w:cs="Arial"/>
          <w:sz w:val="22"/>
          <w:szCs w:val="22"/>
          <w:rPrChange w:id="1170" w:author="Rizky Sahadewa" w:date="2022-07-25T10:18:00Z">
            <w:rPr>
              <w:rFonts w:cs="Times New Roman"/>
            </w:rPr>
          </w:rPrChange>
        </w:rPr>
        <w:t xml:space="preserve"> </w:t>
      </w:r>
      <w:del w:id="1171" w:author="Rizky Sahadewa" w:date="2022-07-21T08:58:00Z">
        <w:r w:rsidR="007D79DF" w:rsidRPr="00892D67" w:rsidDel="00442215">
          <w:rPr>
            <w:rFonts w:ascii="Arial" w:hAnsi="Arial" w:cs="Arial"/>
            <w:sz w:val="22"/>
            <w:szCs w:val="22"/>
            <w:lang w:val="en-US"/>
            <w:rPrChange w:id="1172" w:author="Rizky Sahadewa" w:date="2022-07-25T10:18:00Z">
              <w:rPr>
                <w:rFonts w:cs="Times New Roman"/>
                <w:lang w:val="en-US"/>
              </w:rPr>
            </w:rPrChange>
          </w:rPr>
          <w:delText>Edo Eka Poerwanto</w:delText>
        </w:r>
      </w:del>
      <w:ins w:id="1173" w:author="Rizky Sahadewa" w:date="2022-07-21T08:58:00Z">
        <w:r w:rsidR="00442215" w:rsidRPr="00892D67">
          <w:rPr>
            <w:rFonts w:ascii="Arial" w:hAnsi="Arial" w:cs="Arial"/>
            <w:sz w:val="22"/>
            <w:szCs w:val="22"/>
            <w:lang w:val="en-US"/>
            <w:rPrChange w:id="1174" w:author="Rizky Sahadewa" w:date="2022-07-25T10:18:00Z">
              <w:rPr>
                <w:rFonts w:cstheme="minorHAnsi"/>
                <w:lang w:val="en-US"/>
              </w:rPr>
            </w:rPrChange>
          </w:rPr>
          <w:t>Rizky Sahadewa</w:t>
        </w:r>
      </w:ins>
    </w:p>
    <w:p w14:paraId="32C39BD3" w14:textId="153DB5D0" w:rsidR="00892D67" w:rsidRDefault="00892D67" w:rsidP="004F2AF7">
      <w:pPr>
        <w:pStyle w:val="ListParagraph"/>
        <w:spacing w:line="276" w:lineRule="auto"/>
        <w:ind w:left="567"/>
        <w:jc w:val="both"/>
        <w:rPr>
          <w:ins w:id="1175" w:author="Rizky Sahadewa" w:date="2022-07-25T10:19:00Z"/>
          <w:rFonts w:ascii="Arial" w:hAnsi="Arial" w:cs="Arial"/>
          <w:sz w:val="22"/>
          <w:szCs w:val="22"/>
          <w:lang w:val="en-US"/>
        </w:rPr>
      </w:pPr>
    </w:p>
    <w:p w14:paraId="7B749CF6" w14:textId="77777777" w:rsidR="00892D67" w:rsidRPr="00892D67" w:rsidDel="00B120F8" w:rsidRDefault="00892D67" w:rsidP="004F2AF7">
      <w:pPr>
        <w:pStyle w:val="ListParagraph"/>
        <w:spacing w:line="276" w:lineRule="auto"/>
        <w:ind w:left="567"/>
        <w:jc w:val="both"/>
        <w:rPr>
          <w:ins w:id="1176" w:author="Rizky Sahadewa" w:date="2022-07-25T10:19:00Z"/>
          <w:del w:id="1177" w:author="ROHAYATI" w:date="2024-05-16T12:17:00Z"/>
          <w:rFonts w:ascii="Arial" w:hAnsi="Arial" w:cs="Arial"/>
          <w:sz w:val="22"/>
          <w:szCs w:val="22"/>
          <w:lang w:val="id-ID"/>
          <w:rPrChange w:id="1178" w:author="Rizky Sahadewa" w:date="2022-07-25T10:18:00Z">
            <w:rPr>
              <w:ins w:id="1179" w:author="Rizky Sahadewa" w:date="2022-07-25T10:19:00Z"/>
              <w:del w:id="1180" w:author="ROHAYATI" w:date="2024-05-16T12:17:00Z"/>
              <w:rFonts w:cs="Times New Roman"/>
              <w:lang w:val="id-ID"/>
            </w:rPr>
          </w:rPrChange>
        </w:rPr>
      </w:pPr>
    </w:p>
    <w:p w14:paraId="70C890D8" w14:textId="77777777" w:rsidR="00EF15BE" w:rsidRPr="00B120F8" w:rsidRDefault="00EF15BE">
      <w:pPr>
        <w:jc w:val="both"/>
        <w:rPr>
          <w:rFonts w:ascii="Arial" w:hAnsi="Arial" w:cs="Arial"/>
          <w:rPrChange w:id="1181" w:author="ROHAYATI" w:date="2024-05-16T12:17:00Z">
            <w:rPr/>
          </w:rPrChange>
        </w:rPr>
        <w:pPrChange w:id="1182" w:author="ROHAYATI" w:date="2024-05-16T12:17:00Z">
          <w:pPr>
            <w:pStyle w:val="ListParagraph"/>
            <w:spacing w:line="276" w:lineRule="auto"/>
            <w:ind w:left="567"/>
            <w:jc w:val="both"/>
          </w:pPr>
        </w:pPrChange>
      </w:pPr>
    </w:p>
    <w:p w14:paraId="5969A322" w14:textId="77777777" w:rsidR="001E0CD7" w:rsidRPr="00892D67" w:rsidRDefault="00EF15BE" w:rsidP="004F2AF7">
      <w:pPr>
        <w:pStyle w:val="ListParagraph"/>
        <w:spacing w:line="276" w:lineRule="auto"/>
        <w:ind w:left="567"/>
        <w:jc w:val="both"/>
        <w:rPr>
          <w:rFonts w:ascii="Arial" w:hAnsi="Arial" w:cs="Arial"/>
          <w:color w:val="000000" w:themeColor="text1"/>
          <w:sz w:val="22"/>
          <w:szCs w:val="22"/>
          <w:lang w:val="id-ID"/>
          <w:rPrChange w:id="1183" w:author="Rizky Sahadewa" w:date="2022-07-25T10:18:00Z">
            <w:rPr>
              <w:rFonts w:cs="Times New Roman"/>
              <w:color w:val="000000" w:themeColor="text1"/>
              <w:lang w:val="id-ID"/>
            </w:rPr>
          </w:rPrChange>
        </w:rPr>
      </w:pPr>
      <w:r w:rsidRPr="00892D67">
        <w:rPr>
          <w:rFonts w:ascii="Arial" w:hAnsi="Arial" w:cs="Arial"/>
          <w:b/>
          <w:color w:val="000000" w:themeColor="text1"/>
          <w:sz w:val="22"/>
          <w:szCs w:val="22"/>
          <w:rPrChange w:id="1184" w:author="Rizky Sahadewa" w:date="2022-07-25T10:18:00Z">
            <w:rPr>
              <w:rFonts w:cs="Times New Roman"/>
              <w:b/>
              <w:color w:val="000000" w:themeColor="text1"/>
            </w:rPr>
          </w:rPrChange>
        </w:rPr>
        <w:t>Pihak Kedua</w:t>
      </w:r>
      <w:r w:rsidR="001E0CD7" w:rsidRPr="00892D67">
        <w:rPr>
          <w:rFonts w:ascii="Arial" w:hAnsi="Arial" w:cs="Arial"/>
          <w:color w:val="000000" w:themeColor="text1"/>
          <w:sz w:val="22"/>
          <w:szCs w:val="22"/>
          <w:rPrChange w:id="1185" w:author="Rizky Sahadewa" w:date="2022-07-25T10:18:00Z">
            <w:rPr>
              <w:rFonts w:cs="Times New Roman"/>
              <w:color w:val="000000" w:themeColor="text1"/>
            </w:rPr>
          </w:rPrChange>
        </w:rPr>
        <w:tab/>
        <w:t xml:space="preserve">: </w:t>
      </w:r>
      <w:r w:rsidR="00FB0D2C" w:rsidRPr="00892D67">
        <w:rPr>
          <w:rFonts w:ascii="Arial" w:hAnsi="Arial" w:cs="Arial"/>
          <w:color w:val="000000" w:themeColor="text1"/>
          <w:sz w:val="22"/>
          <w:szCs w:val="22"/>
          <w:lang w:val="id-ID"/>
          <w:rPrChange w:id="1186" w:author="Rizky Sahadewa" w:date="2022-07-25T10:18:00Z">
            <w:rPr>
              <w:rFonts w:cs="Times New Roman"/>
              <w:color w:val="000000" w:themeColor="text1"/>
              <w:lang w:val="id-ID"/>
            </w:rPr>
          </w:rPrChange>
        </w:rPr>
        <w:t>PT. Semarang Autocomp Manufacturing Indonesia</w:t>
      </w:r>
    </w:p>
    <w:p w14:paraId="44A42226" w14:textId="77777777" w:rsidR="002952FC" w:rsidRPr="00892D67" w:rsidRDefault="001E0CD7" w:rsidP="00484002">
      <w:pPr>
        <w:pStyle w:val="Default"/>
        <w:spacing w:line="276" w:lineRule="auto"/>
        <w:ind w:left="540"/>
        <w:jc w:val="both"/>
        <w:rPr>
          <w:rFonts w:ascii="Arial" w:hAnsi="Arial" w:cs="Arial"/>
          <w:color w:val="000000" w:themeColor="text1"/>
          <w:sz w:val="22"/>
          <w:szCs w:val="22"/>
          <w:lang w:val="en-US"/>
          <w:rPrChange w:id="1187" w:author="Rizky Sahadewa" w:date="2022-07-25T10:18:00Z">
            <w:rPr>
              <w:color w:val="000000" w:themeColor="text1"/>
              <w:lang w:val="en-US"/>
            </w:rPr>
          </w:rPrChange>
        </w:rPr>
      </w:pPr>
      <w:r w:rsidRPr="00892D67">
        <w:rPr>
          <w:rFonts w:ascii="Arial" w:hAnsi="Arial" w:cs="Arial"/>
          <w:color w:val="000000" w:themeColor="text1"/>
          <w:sz w:val="22"/>
          <w:szCs w:val="22"/>
          <w:rPrChange w:id="1188" w:author="Rizky Sahadewa" w:date="2022-07-25T10:18:00Z">
            <w:rPr>
              <w:color w:val="000000" w:themeColor="text1"/>
            </w:rPr>
          </w:rPrChange>
        </w:rPr>
        <w:t xml:space="preserve">Alamat </w:t>
      </w:r>
      <w:r w:rsidRPr="00892D67">
        <w:rPr>
          <w:rFonts w:ascii="Arial" w:hAnsi="Arial" w:cs="Arial"/>
          <w:color w:val="000000" w:themeColor="text1"/>
          <w:sz w:val="22"/>
          <w:szCs w:val="22"/>
          <w:rPrChange w:id="1189" w:author="Rizky Sahadewa" w:date="2022-07-25T10:18:00Z">
            <w:rPr>
              <w:color w:val="000000" w:themeColor="text1"/>
            </w:rPr>
          </w:rPrChange>
        </w:rPr>
        <w:tab/>
      </w:r>
      <w:r w:rsidRPr="00892D67">
        <w:rPr>
          <w:rFonts w:ascii="Arial" w:hAnsi="Arial" w:cs="Arial"/>
          <w:color w:val="000000" w:themeColor="text1"/>
          <w:sz w:val="22"/>
          <w:szCs w:val="22"/>
          <w:rPrChange w:id="1190" w:author="Rizky Sahadewa" w:date="2022-07-25T10:18:00Z">
            <w:rPr>
              <w:color w:val="000000" w:themeColor="text1"/>
            </w:rPr>
          </w:rPrChange>
        </w:rPr>
        <w:tab/>
        <w:t xml:space="preserve">: </w:t>
      </w:r>
      <w:r w:rsidR="002952FC" w:rsidRPr="00892D67">
        <w:rPr>
          <w:rFonts w:ascii="Arial" w:hAnsi="Arial" w:cs="Arial"/>
          <w:color w:val="000000" w:themeColor="text1"/>
          <w:sz w:val="22"/>
          <w:szCs w:val="22"/>
          <w:rPrChange w:id="1191" w:author="Rizky Sahadewa" w:date="2022-07-25T10:18:00Z">
            <w:rPr>
              <w:color w:val="000000" w:themeColor="text1"/>
            </w:rPr>
          </w:rPrChange>
        </w:rPr>
        <w:t xml:space="preserve"> Jl.</w:t>
      </w:r>
      <w:r w:rsidR="002952FC" w:rsidRPr="00892D67">
        <w:rPr>
          <w:rFonts w:ascii="Arial" w:hAnsi="Arial" w:cs="Arial"/>
          <w:color w:val="000000" w:themeColor="text1"/>
          <w:sz w:val="22"/>
          <w:szCs w:val="22"/>
          <w:lang w:val="en-US"/>
          <w:rPrChange w:id="1192" w:author="Rizky Sahadewa" w:date="2022-07-25T10:18:00Z">
            <w:rPr>
              <w:color w:val="000000" w:themeColor="text1"/>
              <w:lang w:val="en-US"/>
            </w:rPr>
          </w:rPrChange>
        </w:rPr>
        <w:t xml:space="preserve"> Raya Jepara Kudus KM 28 Ds. Sengonbugel, Kec. Mayong </w:t>
      </w:r>
    </w:p>
    <w:p w14:paraId="67BEDAA1" w14:textId="667D51F0" w:rsidR="001E0CD7" w:rsidRPr="00892D67" w:rsidRDefault="002952FC" w:rsidP="00484002">
      <w:pPr>
        <w:pStyle w:val="Default"/>
        <w:spacing w:line="276" w:lineRule="auto"/>
        <w:jc w:val="both"/>
        <w:rPr>
          <w:rFonts w:ascii="Arial" w:hAnsi="Arial" w:cs="Arial"/>
          <w:color w:val="000000" w:themeColor="text1"/>
          <w:sz w:val="22"/>
          <w:szCs w:val="22"/>
          <w:lang w:val="en-US"/>
          <w:rPrChange w:id="1193" w:author="Rizky Sahadewa" w:date="2022-07-25T10:18:00Z">
            <w:rPr>
              <w:color w:val="000000" w:themeColor="text1"/>
              <w:lang w:val="en-US"/>
            </w:rPr>
          </w:rPrChange>
        </w:rPr>
      </w:pPr>
      <w:r w:rsidRPr="00892D67">
        <w:rPr>
          <w:rFonts w:ascii="Arial" w:hAnsi="Arial" w:cs="Arial"/>
          <w:color w:val="000000" w:themeColor="text1"/>
          <w:sz w:val="22"/>
          <w:szCs w:val="22"/>
          <w:lang w:val="en-US"/>
          <w:rPrChange w:id="1194" w:author="Rizky Sahadewa" w:date="2022-07-25T10:18:00Z">
            <w:rPr>
              <w:color w:val="000000" w:themeColor="text1"/>
              <w:lang w:val="en-US"/>
            </w:rPr>
          </w:rPrChange>
        </w:rPr>
        <w:tab/>
      </w:r>
      <w:r w:rsidRPr="00892D67">
        <w:rPr>
          <w:rFonts w:ascii="Arial" w:hAnsi="Arial" w:cs="Arial"/>
          <w:color w:val="000000" w:themeColor="text1"/>
          <w:sz w:val="22"/>
          <w:szCs w:val="22"/>
          <w:lang w:val="en-US"/>
          <w:rPrChange w:id="1195" w:author="Rizky Sahadewa" w:date="2022-07-25T10:18:00Z">
            <w:rPr>
              <w:color w:val="000000" w:themeColor="text1"/>
              <w:lang w:val="en-US"/>
            </w:rPr>
          </w:rPrChange>
        </w:rPr>
        <w:tab/>
        <w:t xml:space="preserve">  </w:t>
      </w:r>
      <w:r w:rsidRPr="00892D67">
        <w:rPr>
          <w:rFonts w:ascii="Arial" w:hAnsi="Arial" w:cs="Arial"/>
          <w:color w:val="000000" w:themeColor="text1"/>
          <w:sz w:val="22"/>
          <w:szCs w:val="22"/>
          <w:lang w:val="en-US"/>
          <w:rPrChange w:id="1196" w:author="Rizky Sahadewa" w:date="2022-07-25T10:18:00Z">
            <w:rPr>
              <w:color w:val="000000" w:themeColor="text1"/>
              <w:lang w:val="en-US"/>
            </w:rPr>
          </w:rPrChange>
        </w:rPr>
        <w:tab/>
        <w:t xml:space="preserve">   Kab. Jepara</w:t>
      </w:r>
    </w:p>
    <w:p w14:paraId="1FD62FA0" w14:textId="2A4E7E32" w:rsidR="001E0CD7" w:rsidRPr="00892D67" w:rsidRDefault="001E0CD7" w:rsidP="004F2AF7">
      <w:pPr>
        <w:pStyle w:val="ListParagraph"/>
        <w:spacing w:line="276" w:lineRule="auto"/>
        <w:ind w:left="567"/>
        <w:jc w:val="both"/>
        <w:rPr>
          <w:rFonts w:ascii="Arial" w:hAnsi="Arial" w:cs="Arial"/>
          <w:color w:val="000000" w:themeColor="text1"/>
          <w:sz w:val="22"/>
          <w:szCs w:val="22"/>
          <w:rPrChange w:id="1197" w:author="Rizky Sahadewa" w:date="2022-07-25T10:18:00Z">
            <w:rPr>
              <w:rFonts w:cs="Times New Roman"/>
              <w:color w:val="000000" w:themeColor="text1"/>
            </w:rPr>
          </w:rPrChange>
        </w:rPr>
      </w:pPr>
      <w:r w:rsidRPr="00892D67">
        <w:rPr>
          <w:rFonts w:ascii="Arial" w:hAnsi="Arial" w:cs="Arial"/>
          <w:color w:val="000000" w:themeColor="text1"/>
          <w:sz w:val="22"/>
          <w:szCs w:val="22"/>
          <w:rPrChange w:id="1198" w:author="Rizky Sahadewa" w:date="2022-07-25T10:18:00Z">
            <w:rPr>
              <w:rFonts w:cs="Times New Roman"/>
              <w:color w:val="000000" w:themeColor="text1"/>
            </w:rPr>
          </w:rPrChange>
        </w:rPr>
        <w:t>Telepon</w:t>
      </w:r>
      <w:r w:rsidRPr="00892D67">
        <w:rPr>
          <w:rFonts w:ascii="Arial" w:hAnsi="Arial" w:cs="Arial"/>
          <w:color w:val="000000" w:themeColor="text1"/>
          <w:sz w:val="22"/>
          <w:szCs w:val="22"/>
          <w:rPrChange w:id="1199" w:author="Rizky Sahadewa" w:date="2022-07-25T10:18:00Z">
            <w:rPr>
              <w:rFonts w:cs="Times New Roman"/>
              <w:color w:val="000000" w:themeColor="text1"/>
            </w:rPr>
          </w:rPrChange>
        </w:rPr>
        <w:tab/>
      </w:r>
      <w:r w:rsidRPr="00892D67">
        <w:rPr>
          <w:rFonts w:ascii="Arial" w:hAnsi="Arial" w:cs="Arial"/>
          <w:color w:val="000000" w:themeColor="text1"/>
          <w:sz w:val="22"/>
          <w:szCs w:val="22"/>
          <w:rPrChange w:id="1200" w:author="Rizky Sahadewa" w:date="2022-07-25T10:18:00Z">
            <w:rPr>
              <w:rFonts w:cs="Times New Roman"/>
              <w:color w:val="000000" w:themeColor="text1"/>
            </w:rPr>
          </w:rPrChange>
        </w:rPr>
        <w:tab/>
        <w:t xml:space="preserve">: </w:t>
      </w:r>
      <w:r w:rsidR="00DC57CF" w:rsidRPr="00892D67">
        <w:rPr>
          <w:rFonts w:ascii="Arial" w:hAnsi="Arial" w:cs="Arial"/>
          <w:color w:val="000000" w:themeColor="text1"/>
          <w:sz w:val="22"/>
          <w:szCs w:val="22"/>
          <w:rPrChange w:id="1201" w:author="Rizky Sahadewa" w:date="2022-07-25T10:18:00Z">
            <w:rPr>
              <w:rFonts w:cs="Times New Roman"/>
              <w:color w:val="000000" w:themeColor="text1"/>
            </w:rPr>
          </w:rPrChange>
        </w:rPr>
        <w:t>0291-7512101</w:t>
      </w:r>
    </w:p>
    <w:p w14:paraId="76EDDE7E" w14:textId="204C073A" w:rsidR="00EF15BE" w:rsidRPr="00892D67" w:rsidRDefault="001E0CD7" w:rsidP="004F2AF7">
      <w:pPr>
        <w:pStyle w:val="ListParagraph"/>
        <w:spacing w:line="276" w:lineRule="auto"/>
        <w:ind w:left="567"/>
        <w:jc w:val="both"/>
        <w:rPr>
          <w:rFonts w:ascii="Arial" w:hAnsi="Arial" w:cs="Arial"/>
          <w:color w:val="000000" w:themeColor="text1"/>
          <w:sz w:val="22"/>
          <w:szCs w:val="22"/>
          <w:lang w:val="en-US"/>
          <w:rPrChange w:id="1202" w:author="Rizky Sahadewa" w:date="2022-07-25T10:18:00Z">
            <w:rPr>
              <w:rFonts w:cs="Times New Roman"/>
              <w:color w:val="000000" w:themeColor="text1"/>
              <w:lang w:val="en-US"/>
            </w:rPr>
          </w:rPrChange>
        </w:rPr>
      </w:pPr>
      <w:r w:rsidRPr="00892D67">
        <w:rPr>
          <w:rFonts w:ascii="Arial" w:hAnsi="Arial" w:cs="Arial"/>
          <w:color w:val="000000" w:themeColor="text1"/>
          <w:sz w:val="22"/>
          <w:szCs w:val="22"/>
          <w:rPrChange w:id="1203" w:author="Rizky Sahadewa" w:date="2022-07-25T10:18:00Z">
            <w:rPr>
              <w:rFonts w:cs="Times New Roman"/>
              <w:color w:val="000000" w:themeColor="text1"/>
            </w:rPr>
          </w:rPrChange>
        </w:rPr>
        <w:t>Email</w:t>
      </w:r>
      <w:r w:rsidRPr="00892D67">
        <w:rPr>
          <w:rFonts w:ascii="Arial" w:hAnsi="Arial" w:cs="Arial"/>
          <w:color w:val="000000" w:themeColor="text1"/>
          <w:sz w:val="22"/>
          <w:szCs w:val="22"/>
          <w:rPrChange w:id="1204" w:author="Rizky Sahadewa" w:date="2022-07-25T10:18:00Z">
            <w:rPr>
              <w:rFonts w:cs="Times New Roman"/>
              <w:color w:val="000000" w:themeColor="text1"/>
            </w:rPr>
          </w:rPrChange>
        </w:rPr>
        <w:tab/>
      </w:r>
      <w:r w:rsidRPr="00892D67">
        <w:rPr>
          <w:rFonts w:ascii="Arial" w:hAnsi="Arial" w:cs="Arial"/>
          <w:color w:val="000000" w:themeColor="text1"/>
          <w:sz w:val="22"/>
          <w:szCs w:val="22"/>
          <w:rPrChange w:id="1205" w:author="Rizky Sahadewa" w:date="2022-07-25T10:18:00Z">
            <w:rPr>
              <w:rFonts w:cs="Times New Roman"/>
              <w:color w:val="000000" w:themeColor="text1"/>
            </w:rPr>
          </w:rPrChange>
        </w:rPr>
        <w:tab/>
        <w:t xml:space="preserve">: </w:t>
      </w:r>
      <w:r w:rsidR="00DC57CF" w:rsidRPr="00892D67">
        <w:rPr>
          <w:rFonts w:ascii="Arial" w:hAnsi="Arial" w:cs="Arial"/>
          <w:sz w:val="22"/>
          <w:szCs w:val="22"/>
          <w:lang w:val="en-US"/>
          <w:rPrChange w:id="1206" w:author="Rizky Sahadewa" w:date="2022-07-25T10:18:00Z">
            <w:rPr>
              <w:rFonts w:cs="Times New Roman"/>
              <w:lang w:val="en-US"/>
            </w:rPr>
          </w:rPrChange>
        </w:rPr>
        <w:t>ga_03@sami-jf.co.id</w:t>
      </w:r>
    </w:p>
    <w:p w14:paraId="1E7D9205" w14:textId="1FBE055A" w:rsidR="00EF15BE" w:rsidRPr="00892D67" w:rsidRDefault="001E0CD7" w:rsidP="004F2AF7">
      <w:pPr>
        <w:pStyle w:val="ListParagraph"/>
        <w:spacing w:line="276" w:lineRule="auto"/>
        <w:ind w:left="567"/>
        <w:jc w:val="both"/>
        <w:rPr>
          <w:rFonts w:ascii="Arial" w:hAnsi="Arial" w:cs="Arial"/>
          <w:color w:val="000000" w:themeColor="text1"/>
          <w:sz w:val="22"/>
          <w:szCs w:val="22"/>
          <w:lang w:val="en-US"/>
          <w:rPrChange w:id="1207" w:author="Rizky Sahadewa" w:date="2022-07-25T10:18:00Z">
            <w:rPr>
              <w:rFonts w:cs="Times New Roman"/>
              <w:color w:val="000000" w:themeColor="text1"/>
              <w:lang w:val="en-US"/>
            </w:rPr>
          </w:rPrChange>
        </w:rPr>
      </w:pPr>
      <w:r w:rsidRPr="00892D67">
        <w:rPr>
          <w:rFonts w:ascii="Arial" w:hAnsi="Arial" w:cs="Arial"/>
          <w:color w:val="000000" w:themeColor="text1"/>
          <w:sz w:val="22"/>
          <w:szCs w:val="22"/>
          <w:rPrChange w:id="1208" w:author="Rizky Sahadewa" w:date="2022-07-25T10:18:00Z">
            <w:rPr>
              <w:rFonts w:cs="Times New Roman"/>
              <w:color w:val="000000" w:themeColor="text1"/>
            </w:rPr>
          </w:rPrChange>
        </w:rPr>
        <w:t>Up</w:t>
      </w:r>
      <w:r w:rsidRPr="00892D67">
        <w:rPr>
          <w:rFonts w:ascii="Arial" w:hAnsi="Arial" w:cs="Arial"/>
          <w:color w:val="000000" w:themeColor="text1"/>
          <w:sz w:val="22"/>
          <w:szCs w:val="22"/>
          <w:rPrChange w:id="1209" w:author="Rizky Sahadewa" w:date="2022-07-25T10:18:00Z">
            <w:rPr>
              <w:rFonts w:cs="Times New Roman"/>
              <w:color w:val="000000" w:themeColor="text1"/>
            </w:rPr>
          </w:rPrChange>
        </w:rPr>
        <w:tab/>
      </w:r>
      <w:r w:rsidRPr="00892D67">
        <w:rPr>
          <w:rFonts w:ascii="Arial" w:hAnsi="Arial" w:cs="Arial"/>
          <w:color w:val="000000" w:themeColor="text1"/>
          <w:sz w:val="22"/>
          <w:szCs w:val="22"/>
          <w:rPrChange w:id="1210" w:author="Rizky Sahadewa" w:date="2022-07-25T10:18:00Z">
            <w:rPr>
              <w:rFonts w:cs="Times New Roman"/>
              <w:color w:val="000000" w:themeColor="text1"/>
            </w:rPr>
          </w:rPrChange>
        </w:rPr>
        <w:tab/>
        <w:t xml:space="preserve">: </w:t>
      </w:r>
      <w:r w:rsidR="00DC57CF" w:rsidRPr="00892D67">
        <w:rPr>
          <w:rFonts w:ascii="Arial" w:hAnsi="Arial" w:cs="Arial"/>
          <w:color w:val="000000" w:themeColor="text1"/>
          <w:sz w:val="22"/>
          <w:szCs w:val="22"/>
          <w:lang w:val="en-US"/>
          <w:rPrChange w:id="1211" w:author="Rizky Sahadewa" w:date="2022-07-25T10:18:00Z">
            <w:rPr>
              <w:rFonts w:cs="Times New Roman"/>
              <w:color w:val="000000" w:themeColor="text1"/>
              <w:lang w:val="en-US"/>
            </w:rPr>
          </w:rPrChange>
        </w:rPr>
        <w:t>Ibu Aya</w:t>
      </w:r>
    </w:p>
    <w:p w14:paraId="5257823D" w14:textId="77777777" w:rsidR="001E0CD7" w:rsidRPr="00892D67" w:rsidRDefault="004D7437" w:rsidP="004F2AF7">
      <w:pPr>
        <w:pStyle w:val="ListParagraph"/>
        <w:spacing w:line="276" w:lineRule="auto"/>
        <w:ind w:left="567"/>
        <w:jc w:val="both"/>
        <w:rPr>
          <w:rFonts w:ascii="Arial" w:hAnsi="Arial" w:cs="Arial"/>
          <w:color w:val="000000" w:themeColor="text1"/>
          <w:sz w:val="22"/>
          <w:szCs w:val="22"/>
          <w:lang w:val="id-ID"/>
          <w:rPrChange w:id="1212" w:author="Rizky Sahadewa" w:date="2022-07-25T10:18:00Z">
            <w:rPr>
              <w:rFonts w:cs="Times New Roman"/>
              <w:color w:val="000000" w:themeColor="text1"/>
              <w:lang w:val="id-ID"/>
            </w:rPr>
          </w:rPrChange>
        </w:rPr>
      </w:pPr>
      <w:r w:rsidRPr="00892D67">
        <w:rPr>
          <w:rFonts w:ascii="Arial" w:hAnsi="Arial" w:cs="Arial"/>
          <w:color w:val="000000" w:themeColor="text1"/>
          <w:sz w:val="22"/>
          <w:szCs w:val="22"/>
          <w:lang w:val="id-ID"/>
          <w:rPrChange w:id="1213" w:author="Rizky Sahadewa" w:date="2022-07-25T10:18:00Z">
            <w:rPr>
              <w:rFonts w:cs="Times New Roman"/>
              <w:color w:val="000000" w:themeColor="text1"/>
              <w:lang w:val="id-ID"/>
            </w:rPr>
          </w:rPrChange>
        </w:rPr>
        <w:t xml:space="preserve">Setiap pemberitahuan atau </w:t>
      </w:r>
      <w:r w:rsidR="001E0CD7" w:rsidRPr="00892D67">
        <w:rPr>
          <w:rFonts w:ascii="Arial" w:hAnsi="Arial" w:cs="Arial"/>
          <w:color w:val="000000" w:themeColor="text1"/>
          <w:sz w:val="22"/>
          <w:szCs w:val="22"/>
          <w:lang w:val="id-ID"/>
          <w:rPrChange w:id="1214" w:author="Rizky Sahadewa" w:date="2022-07-25T10:18:00Z">
            <w:rPr>
              <w:rFonts w:cs="Times New Roman"/>
              <w:color w:val="000000" w:themeColor="text1"/>
              <w:lang w:val="id-ID"/>
            </w:rPr>
          </w:rPrChange>
        </w:rPr>
        <w:t>korespondensi pos terc</w:t>
      </w:r>
      <w:r w:rsidR="003213F6" w:rsidRPr="00892D67">
        <w:rPr>
          <w:rFonts w:ascii="Arial" w:hAnsi="Arial" w:cs="Arial"/>
          <w:color w:val="000000" w:themeColor="text1"/>
          <w:sz w:val="22"/>
          <w:szCs w:val="22"/>
          <w:lang w:val="id-ID"/>
          <w:rPrChange w:id="1215" w:author="Rizky Sahadewa" w:date="2022-07-25T10:18:00Z">
            <w:rPr>
              <w:rFonts w:cs="Times New Roman"/>
              <w:color w:val="000000" w:themeColor="text1"/>
              <w:lang w:val="id-ID"/>
            </w:rPr>
          </w:rPrChange>
        </w:rPr>
        <w:t xml:space="preserve">atat atau jasa kurir dianggap </w:t>
      </w:r>
      <w:r w:rsidR="001E0CD7" w:rsidRPr="00892D67">
        <w:rPr>
          <w:rFonts w:ascii="Arial" w:hAnsi="Arial" w:cs="Arial"/>
          <w:color w:val="000000" w:themeColor="text1"/>
          <w:sz w:val="22"/>
          <w:szCs w:val="22"/>
          <w:lang w:val="id-ID"/>
          <w:rPrChange w:id="1216" w:author="Rizky Sahadewa" w:date="2022-07-25T10:18:00Z">
            <w:rPr>
              <w:rFonts w:cs="Times New Roman"/>
              <w:color w:val="000000" w:themeColor="text1"/>
              <w:lang w:val="id-ID"/>
            </w:rPr>
          </w:rPrChange>
        </w:rPr>
        <w:t>telah diterima pada hari ke-lima</w:t>
      </w:r>
      <w:r w:rsidR="00F00A90" w:rsidRPr="00892D67">
        <w:rPr>
          <w:rFonts w:ascii="Arial" w:hAnsi="Arial" w:cs="Arial"/>
          <w:color w:val="000000" w:themeColor="text1"/>
          <w:sz w:val="22"/>
          <w:szCs w:val="22"/>
          <w:lang w:val="id-ID"/>
          <w:rPrChange w:id="1217" w:author="Rizky Sahadewa" w:date="2022-07-25T10:18:00Z">
            <w:rPr>
              <w:rFonts w:cs="Times New Roman"/>
              <w:color w:val="000000" w:themeColor="text1"/>
              <w:lang w:val="id-ID"/>
            </w:rPr>
          </w:rPrChange>
        </w:rPr>
        <w:t xml:space="preserve"> </w:t>
      </w:r>
      <w:r w:rsidR="003213F6" w:rsidRPr="00892D67">
        <w:rPr>
          <w:rFonts w:ascii="Arial" w:hAnsi="Arial" w:cs="Arial"/>
          <w:color w:val="000000" w:themeColor="text1"/>
          <w:sz w:val="22"/>
          <w:szCs w:val="22"/>
          <w:lang w:val="id-ID"/>
          <w:rPrChange w:id="1218" w:author="Rizky Sahadewa" w:date="2022-07-25T10:18:00Z">
            <w:rPr>
              <w:rFonts w:cs="Times New Roman"/>
              <w:color w:val="000000" w:themeColor="text1"/>
              <w:lang w:val="id-ID"/>
            </w:rPr>
          </w:rPrChange>
        </w:rPr>
        <w:t xml:space="preserve">pada </w:t>
      </w:r>
      <w:r w:rsidR="001E0CD7" w:rsidRPr="00892D67">
        <w:rPr>
          <w:rFonts w:ascii="Arial" w:hAnsi="Arial" w:cs="Arial"/>
          <w:color w:val="000000" w:themeColor="text1"/>
          <w:sz w:val="22"/>
          <w:szCs w:val="22"/>
          <w:lang w:val="id-ID"/>
          <w:rPrChange w:id="1219" w:author="Rizky Sahadewa" w:date="2022-07-25T10:18:00Z">
            <w:rPr>
              <w:rFonts w:cs="Times New Roman"/>
              <w:color w:val="000000" w:themeColor="text1"/>
              <w:lang w:val="id-ID"/>
            </w:rPr>
          </w:rPrChange>
        </w:rPr>
        <w:t>hari kerja setelah tanggal pengiriman dan pemberitahuan dengan menyerahkan langsu</w:t>
      </w:r>
      <w:r w:rsidR="003213F6" w:rsidRPr="00892D67">
        <w:rPr>
          <w:rFonts w:ascii="Arial" w:hAnsi="Arial" w:cs="Arial"/>
          <w:color w:val="000000" w:themeColor="text1"/>
          <w:sz w:val="22"/>
          <w:szCs w:val="22"/>
          <w:lang w:val="id-ID"/>
          <w:rPrChange w:id="1220" w:author="Rizky Sahadewa" w:date="2022-07-25T10:18:00Z">
            <w:rPr>
              <w:rFonts w:cs="Times New Roman"/>
              <w:color w:val="000000" w:themeColor="text1"/>
              <w:lang w:val="id-ID"/>
            </w:rPr>
          </w:rPrChange>
        </w:rPr>
        <w:t xml:space="preserve">ng </w:t>
      </w:r>
      <w:r w:rsidR="001E0CD7" w:rsidRPr="00892D67">
        <w:rPr>
          <w:rFonts w:ascii="Arial" w:hAnsi="Arial" w:cs="Arial"/>
          <w:color w:val="000000" w:themeColor="text1"/>
          <w:sz w:val="22"/>
          <w:szCs w:val="22"/>
          <w:lang w:val="id-ID"/>
          <w:rPrChange w:id="1221" w:author="Rizky Sahadewa" w:date="2022-07-25T10:18:00Z">
            <w:rPr>
              <w:rFonts w:cs="Times New Roman"/>
              <w:color w:val="000000" w:themeColor="text1"/>
              <w:lang w:val="id-ID"/>
            </w:rPr>
          </w:rPrChange>
        </w:rPr>
        <w:t>pada saat diserahkan.</w:t>
      </w:r>
    </w:p>
    <w:p w14:paraId="022C2F63" w14:textId="77777777" w:rsidR="001E0CD7" w:rsidRPr="00892D67" w:rsidRDefault="004D7437" w:rsidP="004F2AF7">
      <w:pPr>
        <w:pStyle w:val="ListParagraph"/>
        <w:numPr>
          <w:ilvl w:val="0"/>
          <w:numId w:val="18"/>
        </w:numPr>
        <w:spacing w:line="276" w:lineRule="auto"/>
        <w:ind w:left="567" w:hanging="567"/>
        <w:contextualSpacing/>
        <w:jc w:val="both"/>
        <w:rPr>
          <w:rFonts w:ascii="Arial" w:hAnsi="Arial" w:cs="Arial"/>
          <w:color w:val="000000" w:themeColor="text1"/>
          <w:sz w:val="22"/>
          <w:szCs w:val="22"/>
          <w:rPrChange w:id="1222" w:author="Rizky Sahadewa" w:date="2022-07-25T10:18:00Z">
            <w:rPr>
              <w:rFonts w:cs="Times New Roman"/>
              <w:color w:val="000000" w:themeColor="text1"/>
            </w:rPr>
          </w:rPrChange>
        </w:rPr>
      </w:pPr>
      <w:r w:rsidRPr="00892D67">
        <w:rPr>
          <w:rFonts w:ascii="Arial" w:hAnsi="Arial" w:cs="Arial"/>
          <w:color w:val="000000" w:themeColor="text1"/>
          <w:sz w:val="22"/>
          <w:szCs w:val="22"/>
          <w:rPrChange w:id="1223" w:author="Rizky Sahadewa" w:date="2022-07-25T10:18:00Z">
            <w:rPr>
              <w:rFonts w:cs="Times New Roman"/>
              <w:color w:val="000000" w:themeColor="text1"/>
            </w:rPr>
          </w:rPrChange>
        </w:rPr>
        <w:t>Pen</w:t>
      </w:r>
      <w:r w:rsidR="00414AE8" w:rsidRPr="00892D67">
        <w:rPr>
          <w:rFonts w:ascii="Arial" w:hAnsi="Arial" w:cs="Arial"/>
          <w:color w:val="000000" w:themeColor="text1"/>
          <w:sz w:val="22"/>
          <w:szCs w:val="22"/>
          <w:lang w:val="id-ID"/>
          <w:rPrChange w:id="1224" w:author="Rizky Sahadewa" w:date="2022-07-25T10:18:00Z">
            <w:rPr>
              <w:rFonts w:cs="Times New Roman"/>
              <w:color w:val="000000" w:themeColor="text1"/>
              <w:lang w:val="id-ID"/>
            </w:rPr>
          </w:rPrChange>
        </w:rPr>
        <w:t>gecualian</w:t>
      </w:r>
    </w:p>
    <w:p w14:paraId="7422988B" w14:textId="77777777" w:rsidR="00C5376B" w:rsidRPr="00892D67" w:rsidRDefault="004D7437" w:rsidP="004F2AF7">
      <w:pPr>
        <w:pStyle w:val="ListParagraph"/>
        <w:spacing w:line="276" w:lineRule="auto"/>
        <w:ind w:left="567"/>
        <w:jc w:val="both"/>
        <w:rPr>
          <w:ins w:id="1225" w:author="ROHAYATI" w:date="2021-06-16T16:06:00Z"/>
          <w:rFonts w:ascii="Arial" w:hAnsi="Arial" w:cs="Arial"/>
          <w:color w:val="000000" w:themeColor="text1"/>
          <w:sz w:val="22"/>
          <w:szCs w:val="22"/>
          <w:lang w:val="en-US"/>
          <w:rPrChange w:id="1226" w:author="Rizky Sahadewa" w:date="2022-07-25T10:18:00Z">
            <w:rPr>
              <w:ins w:id="1227" w:author="ROHAYATI" w:date="2021-06-16T16:06:00Z"/>
              <w:rFonts w:cs="Times New Roman"/>
              <w:color w:val="000000" w:themeColor="text1"/>
              <w:lang w:val="en-US"/>
            </w:rPr>
          </w:rPrChange>
        </w:rPr>
      </w:pPr>
      <w:r w:rsidRPr="00892D67">
        <w:rPr>
          <w:rFonts w:ascii="Arial" w:hAnsi="Arial" w:cs="Arial"/>
          <w:color w:val="000000" w:themeColor="text1"/>
          <w:sz w:val="22"/>
          <w:szCs w:val="22"/>
          <w:rPrChange w:id="1228" w:author="Rizky Sahadewa" w:date="2022-07-25T10:18:00Z">
            <w:rPr>
              <w:rFonts w:cs="Times New Roman"/>
              <w:color w:val="000000" w:themeColor="text1"/>
            </w:rPr>
          </w:rPrChange>
        </w:rPr>
        <w:t>Apabila terjadi pemutusan</w:t>
      </w:r>
      <w:r w:rsidRPr="00892D67">
        <w:rPr>
          <w:rFonts w:ascii="Arial" w:hAnsi="Arial" w:cs="Arial"/>
          <w:color w:val="000000" w:themeColor="text1"/>
          <w:sz w:val="22"/>
          <w:szCs w:val="22"/>
          <w:lang w:val="id-ID"/>
          <w:rPrChange w:id="1229" w:author="Rizky Sahadewa" w:date="2022-07-25T10:18:00Z">
            <w:rPr>
              <w:rFonts w:cs="Times New Roman"/>
              <w:color w:val="000000" w:themeColor="text1"/>
              <w:lang w:val="id-ID"/>
            </w:rPr>
          </w:rPrChange>
        </w:rPr>
        <w:t xml:space="preserve"> atau</w:t>
      </w:r>
      <w:r w:rsidR="001E0CD7" w:rsidRPr="00892D67">
        <w:rPr>
          <w:rFonts w:ascii="Arial" w:hAnsi="Arial" w:cs="Arial"/>
          <w:color w:val="000000" w:themeColor="text1"/>
          <w:sz w:val="22"/>
          <w:szCs w:val="22"/>
          <w:rPrChange w:id="1230" w:author="Rizky Sahadewa" w:date="2022-07-25T10:18:00Z">
            <w:rPr>
              <w:rFonts w:cs="Times New Roman"/>
              <w:color w:val="000000" w:themeColor="text1"/>
            </w:rPr>
          </w:rPrChange>
        </w:rPr>
        <w:t xml:space="preserve"> pembatalan</w:t>
      </w:r>
      <w:r w:rsidR="003213F6" w:rsidRPr="00892D67">
        <w:rPr>
          <w:rFonts w:ascii="Arial" w:hAnsi="Arial" w:cs="Arial"/>
          <w:color w:val="000000" w:themeColor="text1"/>
          <w:sz w:val="22"/>
          <w:szCs w:val="22"/>
          <w:rPrChange w:id="1231" w:author="Rizky Sahadewa" w:date="2022-07-25T10:18:00Z">
            <w:rPr>
              <w:rFonts w:cs="Times New Roman"/>
              <w:color w:val="000000" w:themeColor="text1"/>
            </w:rPr>
          </w:rPrChange>
        </w:rPr>
        <w:t xml:space="preserve"> terhadap perjanjian, </w:t>
      </w:r>
      <w:r w:rsidR="00EF15BE" w:rsidRPr="00892D67">
        <w:rPr>
          <w:rFonts w:ascii="Arial" w:hAnsi="Arial" w:cs="Arial"/>
          <w:b/>
          <w:color w:val="000000" w:themeColor="text1"/>
          <w:sz w:val="22"/>
          <w:szCs w:val="22"/>
          <w:rPrChange w:id="1232" w:author="Rizky Sahadewa" w:date="2022-07-25T10:18:00Z">
            <w:rPr>
              <w:rFonts w:cs="Times New Roman"/>
              <w:b/>
              <w:color w:val="000000" w:themeColor="text1"/>
            </w:rPr>
          </w:rPrChange>
        </w:rPr>
        <w:t>Para Pihak</w:t>
      </w:r>
      <w:r w:rsidR="00EF15BE" w:rsidRPr="00892D67">
        <w:rPr>
          <w:rFonts w:ascii="Arial" w:hAnsi="Arial" w:cs="Arial"/>
          <w:color w:val="000000" w:themeColor="text1"/>
          <w:sz w:val="22"/>
          <w:szCs w:val="22"/>
          <w:rPrChange w:id="1233" w:author="Rizky Sahadewa" w:date="2022-07-25T10:18:00Z">
            <w:rPr>
              <w:rFonts w:cs="Times New Roman"/>
              <w:color w:val="000000" w:themeColor="text1"/>
            </w:rPr>
          </w:rPrChange>
        </w:rPr>
        <w:t xml:space="preserve"> </w:t>
      </w:r>
      <w:r w:rsidR="003213F6" w:rsidRPr="00892D67">
        <w:rPr>
          <w:rFonts w:ascii="Arial" w:hAnsi="Arial" w:cs="Arial"/>
          <w:color w:val="000000" w:themeColor="text1"/>
          <w:sz w:val="22"/>
          <w:szCs w:val="22"/>
          <w:rPrChange w:id="1234" w:author="Rizky Sahadewa" w:date="2022-07-25T10:18:00Z">
            <w:rPr>
              <w:rFonts w:cs="Times New Roman"/>
              <w:color w:val="000000" w:themeColor="text1"/>
            </w:rPr>
          </w:rPrChange>
        </w:rPr>
        <w:t xml:space="preserve">sepakat </w:t>
      </w:r>
      <w:r w:rsidR="001E0CD7" w:rsidRPr="00892D67">
        <w:rPr>
          <w:rFonts w:ascii="Arial" w:hAnsi="Arial" w:cs="Arial"/>
          <w:color w:val="000000" w:themeColor="text1"/>
          <w:sz w:val="22"/>
          <w:szCs w:val="22"/>
          <w:rPrChange w:id="1235" w:author="Rizky Sahadewa" w:date="2022-07-25T10:18:00Z">
            <w:rPr>
              <w:rFonts w:cs="Times New Roman"/>
              <w:color w:val="000000" w:themeColor="text1"/>
            </w:rPr>
          </w:rPrChange>
        </w:rPr>
        <w:t>mengabai</w:t>
      </w:r>
      <w:r w:rsidR="003213F6" w:rsidRPr="00892D67">
        <w:rPr>
          <w:rFonts w:ascii="Arial" w:hAnsi="Arial" w:cs="Arial"/>
          <w:color w:val="000000" w:themeColor="text1"/>
          <w:sz w:val="22"/>
          <w:szCs w:val="22"/>
          <w:rPrChange w:id="1236" w:author="Rizky Sahadewa" w:date="2022-07-25T10:18:00Z">
            <w:rPr>
              <w:rFonts w:cs="Times New Roman"/>
              <w:color w:val="000000" w:themeColor="text1"/>
            </w:rPr>
          </w:rPrChange>
        </w:rPr>
        <w:t xml:space="preserve">kan berlakunya </w:t>
      </w:r>
      <w:r w:rsidR="001E0CD7" w:rsidRPr="00892D67">
        <w:rPr>
          <w:rFonts w:ascii="Arial" w:hAnsi="Arial" w:cs="Arial"/>
          <w:color w:val="000000" w:themeColor="text1"/>
          <w:sz w:val="22"/>
          <w:szCs w:val="22"/>
          <w:rPrChange w:id="1237" w:author="Rizky Sahadewa" w:date="2022-07-25T10:18:00Z">
            <w:rPr>
              <w:rFonts w:cs="Times New Roman"/>
              <w:color w:val="000000" w:themeColor="text1"/>
            </w:rPr>
          </w:rPrChange>
        </w:rPr>
        <w:t>pasal 1266 Kitab Undang</w:t>
      </w:r>
      <w:r w:rsidR="003213F6" w:rsidRPr="00892D67">
        <w:rPr>
          <w:rFonts w:ascii="Arial" w:hAnsi="Arial" w:cs="Arial"/>
          <w:color w:val="000000" w:themeColor="text1"/>
          <w:sz w:val="22"/>
          <w:szCs w:val="22"/>
          <w:rPrChange w:id="1238" w:author="Rizky Sahadewa" w:date="2022-07-25T10:18:00Z">
            <w:rPr>
              <w:rFonts w:cs="Times New Roman"/>
              <w:color w:val="000000" w:themeColor="text1"/>
            </w:rPr>
          </w:rPrChange>
        </w:rPr>
        <w:t>-Undang Hukum Perdata Indonesia</w:t>
      </w:r>
      <w:r w:rsidR="003213F6" w:rsidRPr="00892D67">
        <w:rPr>
          <w:rFonts w:ascii="Arial" w:hAnsi="Arial" w:cs="Arial"/>
          <w:color w:val="000000" w:themeColor="text1"/>
          <w:sz w:val="22"/>
          <w:szCs w:val="22"/>
          <w:lang w:val="id-ID"/>
          <w:rPrChange w:id="1239" w:author="Rizky Sahadewa" w:date="2022-07-25T10:18:00Z">
            <w:rPr>
              <w:rFonts w:cs="Times New Roman"/>
              <w:color w:val="000000" w:themeColor="text1"/>
              <w:lang w:val="id-ID"/>
            </w:rPr>
          </w:rPrChange>
        </w:rPr>
        <w:t>.</w:t>
      </w:r>
    </w:p>
    <w:p w14:paraId="364B4267" w14:textId="77777777" w:rsidR="00167F22" w:rsidRPr="00892D67" w:rsidRDefault="00167F22" w:rsidP="00167F22">
      <w:pPr>
        <w:pStyle w:val="ListParagraph"/>
        <w:numPr>
          <w:ilvl w:val="0"/>
          <w:numId w:val="36"/>
        </w:numPr>
        <w:suppressAutoHyphens w:val="0"/>
        <w:spacing w:line="276" w:lineRule="auto"/>
        <w:ind w:left="567" w:hanging="567"/>
        <w:contextualSpacing/>
        <w:jc w:val="both"/>
        <w:rPr>
          <w:ins w:id="1240" w:author="ROHAYATI" w:date="2021-06-16T16:06:00Z"/>
          <w:rFonts w:ascii="Arial" w:hAnsi="Arial" w:cs="Arial"/>
          <w:color w:val="000000" w:themeColor="text1"/>
          <w:sz w:val="22"/>
          <w:szCs w:val="22"/>
          <w:rPrChange w:id="1241" w:author="Rizky Sahadewa" w:date="2022-07-25T10:18:00Z">
            <w:rPr>
              <w:ins w:id="1242" w:author="ROHAYATI" w:date="2021-06-16T16:06:00Z"/>
              <w:rFonts w:cs="Times New Roman"/>
              <w:color w:val="000000" w:themeColor="text1"/>
            </w:rPr>
          </w:rPrChange>
        </w:rPr>
      </w:pPr>
      <w:ins w:id="1243" w:author="ROHAYATI" w:date="2021-06-16T16:06:00Z">
        <w:r w:rsidRPr="00892D67">
          <w:rPr>
            <w:rFonts w:ascii="Arial" w:hAnsi="Arial" w:cs="Arial"/>
            <w:color w:val="000000" w:themeColor="text1"/>
            <w:sz w:val="22"/>
            <w:szCs w:val="22"/>
            <w:lang w:val="id-ID"/>
            <w:rPrChange w:id="1244" w:author="Rizky Sahadewa" w:date="2022-07-25T10:18:00Z">
              <w:rPr>
                <w:rFonts w:cs="Times New Roman"/>
                <w:color w:val="000000" w:themeColor="text1"/>
                <w:lang w:val="id-ID"/>
              </w:rPr>
            </w:rPrChange>
          </w:rPr>
          <w:t>Audit.</w:t>
        </w:r>
      </w:ins>
    </w:p>
    <w:p w14:paraId="2E6AD8C0" w14:textId="17DE5052" w:rsidR="00167F22" w:rsidRPr="00892D67" w:rsidDel="00167F22" w:rsidRDefault="00167F22">
      <w:pPr>
        <w:pStyle w:val="ListParagraph"/>
        <w:suppressAutoHyphens w:val="0"/>
        <w:spacing w:line="276" w:lineRule="auto"/>
        <w:ind w:left="567"/>
        <w:contextualSpacing/>
        <w:jc w:val="both"/>
        <w:rPr>
          <w:del w:id="1245" w:author="ROHAYATI" w:date="2021-06-16T16:07:00Z"/>
          <w:rFonts w:ascii="Arial" w:hAnsi="Arial" w:cs="Arial"/>
          <w:color w:val="000000"/>
          <w:sz w:val="22"/>
          <w:szCs w:val="22"/>
          <w:lang w:val="en-US"/>
          <w:rPrChange w:id="1246" w:author="Rizky Sahadewa" w:date="2022-07-25T10:18:00Z">
            <w:rPr>
              <w:del w:id="1247" w:author="ROHAYATI" w:date="2021-06-16T16:07:00Z"/>
              <w:rFonts w:cs="Times New Roman"/>
              <w:color w:val="000000"/>
              <w:lang w:val="en-US"/>
            </w:rPr>
          </w:rPrChange>
        </w:rPr>
        <w:pPrChange w:id="1248" w:author="ROHAYATI" w:date="2021-06-16T16:07:00Z">
          <w:pPr>
            <w:pStyle w:val="ListParagraph"/>
            <w:numPr>
              <w:numId w:val="19"/>
            </w:numPr>
            <w:suppressAutoHyphens w:val="0"/>
            <w:spacing w:line="276" w:lineRule="auto"/>
            <w:ind w:left="567" w:hanging="567"/>
            <w:contextualSpacing/>
            <w:jc w:val="both"/>
          </w:pPr>
        </w:pPrChange>
      </w:pPr>
      <w:ins w:id="1249" w:author="ROHAYATI" w:date="2021-06-16T16:06:00Z">
        <w:r w:rsidRPr="00892D67">
          <w:rPr>
            <w:rFonts w:ascii="Arial" w:hAnsi="Arial" w:cs="Arial"/>
            <w:color w:val="000000"/>
            <w:sz w:val="22"/>
            <w:szCs w:val="22"/>
            <w:rPrChange w:id="1250" w:author="Rizky Sahadewa" w:date="2022-07-25T10:18:00Z">
              <w:rPr>
                <w:rFonts w:cs="Times New Roman"/>
                <w:color w:val="000000"/>
              </w:rPr>
            </w:rPrChange>
          </w:rPr>
          <w:t>Para</w:t>
        </w:r>
        <w:r w:rsidRPr="00892D67">
          <w:rPr>
            <w:rFonts w:ascii="Arial" w:hAnsi="Arial" w:cs="Arial"/>
            <w:sz w:val="22"/>
            <w:szCs w:val="22"/>
            <w:rPrChange w:id="1251" w:author="Rizky Sahadewa" w:date="2022-07-25T10:18:00Z">
              <w:rPr>
                <w:rFonts w:cs="Times New Roman"/>
              </w:rPr>
            </w:rPrChange>
          </w:rPr>
          <w:t xml:space="preserve"> </w:t>
        </w:r>
        <w:r w:rsidRPr="00892D67">
          <w:rPr>
            <w:rFonts w:ascii="Arial" w:hAnsi="Arial" w:cs="Arial"/>
            <w:color w:val="000000"/>
            <w:sz w:val="22"/>
            <w:szCs w:val="22"/>
            <w:rPrChange w:id="1252" w:author="Rizky Sahadewa" w:date="2022-07-25T10:18:00Z">
              <w:rPr>
                <w:rFonts w:cs="Times New Roman"/>
                <w:color w:val="000000"/>
              </w:rPr>
            </w:rPrChange>
          </w:rPr>
          <w:t>Pihak</w:t>
        </w:r>
        <w:r w:rsidRPr="00892D67">
          <w:rPr>
            <w:rFonts w:ascii="Arial" w:hAnsi="Arial" w:cs="Arial"/>
            <w:sz w:val="22"/>
            <w:szCs w:val="22"/>
            <w:rPrChange w:id="1253" w:author="Rizky Sahadewa" w:date="2022-07-25T10:18:00Z">
              <w:rPr>
                <w:rFonts w:cs="Times New Roman"/>
              </w:rPr>
            </w:rPrChange>
          </w:rPr>
          <w:t xml:space="preserve"> </w:t>
        </w:r>
        <w:r w:rsidRPr="00892D67">
          <w:rPr>
            <w:rFonts w:ascii="Arial" w:hAnsi="Arial" w:cs="Arial"/>
            <w:color w:val="000000"/>
            <w:sz w:val="22"/>
            <w:szCs w:val="22"/>
            <w:rPrChange w:id="1254" w:author="Rizky Sahadewa" w:date="2022-07-25T10:18:00Z">
              <w:rPr>
                <w:rFonts w:cs="Times New Roman"/>
                <w:color w:val="000000"/>
              </w:rPr>
            </w:rPrChange>
          </w:rPr>
          <w:t>berhak</w:t>
        </w:r>
        <w:r w:rsidRPr="00892D67">
          <w:rPr>
            <w:rFonts w:ascii="Arial" w:hAnsi="Arial" w:cs="Arial"/>
            <w:sz w:val="22"/>
            <w:szCs w:val="22"/>
            <w:rPrChange w:id="1255" w:author="Rizky Sahadewa" w:date="2022-07-25T10:18:00Z">
              <w:rPr>
                <w:rFonts w:cs="Times New Roman"/>
              </w:rPr>
            </w:rPrChange>
          </w:rPr>
          <w:t xml:space="preserve"> </w:t>
        </w:r>
        <w:r w:rsidRPr="00892D67">
          <w:rPr>
            <w:rFonts w:ascii="Arial" w:hAnsi="Arial" w:cs="Arial"/>
            <w:color w:val="000000"/>
            <w:sz w:val="22"/>
            <w:szCs w:val="22"/>
            <w:rPrChange w:id="1256" w:author="Rizky Sahadewa" w:date="2022-07-25T10:18:00Z">
              <w:rPr>
                <w:rFonts w:cs="Times New Roman"/>
                <w:color w:val="000000"/>
              </w:rPr>
            </w:rPrChange>
          </w:rPr>
          <w:t>melakukan</w:t>
        </w:r>
        <w:r w:rsidRPr="00892D67">
          <w:rPr>
            <w:rFonts w:ascii="Arial" w:hAnsi="Arial" w:cs="Arial"/>
            <w:sz w:val="22"/>
            <w:szCs w:val="22"/>
            <w:rPrChange w:id="1257" w:author="Rizky Sahadewa" w:date="2022-07-25T10:18:00Z">
              <w:rPr>
                <w:rFonts w:cs="Times New Roman"/>
              </w:rPr>
            </w:rPrChange>
          </w:rPr>
          <w:t xml:space="preserve"> </w:t>
        </w:r>
        <w:r w:rsidRPr="00892D67">
          <w:rPr>
            <w:rFonts w:ascii="Arial" w:hAnsi="Arial" w:cs="Arial"/>
            <w:color w:val="000000"/>
            <w:sz w:val="22"/>
            <w:szCs w:val="22"/>
            <w:rPrChange w:id="1258" w:author="Rizky Sahadewa" w:date="2022-07-25T10:18:00Z">
              <w:rPr>
                <w:rFonts w:cs="Times New Roman"/>
                <w:color w:val="000000"/>
              </w:rPr>
            </w:rPrChange>
          </w:rPr>
          <w:t>audit</w:t>
        </w:r>
        <w:r w:rsidRPr="00892D67">
          <w:rPr>
            <w:rFonts w:ascii="Arial" w:hAnsi="Arial" w:cs="Arial"/>
            <w:sz w:val="22"/>
            <w:szCs w:val="22"/>
            <w:rPrChange w:id="1259" w:author="Rizky Sahadewa" w:date="2022-07-25T10:18:00Z">
              <w:rPr>
                <w:rFonts w:cs="Times New Roman"/>
              </w:rPr>
            </w:rPrChange>
          </w:rPr>
          <w:t xml:space="preserve"> </w:t>
        </w:r>
        <w:r w:rsidRPr="00892D67">
          <w:rPr>
            <w:rFonts w:ascii="Arial" w:hAnsi="Arial" w:cs="Arial"/>
            <w:color w:val="000000"/>
            <w:sz w:val="22"/>
            <w:szCs w:val="22"/>
            <w:rPrChange w:id="1260" w:author="Rizky Sahadewa" w:date="2022-07-25T10:18:00Z">
              <w:rPr>
                <w:rFonts w:cs="Times New Roman"/>
                <w:color w:val="000000"/>
              </w:rPr>
            </w:rPrChange>
          </w:rPr>
          <w:t>terhadap</w:t>
        </w:r>
        <w:r w:rsidRPr="00892D67">
          <w:rPr>
            <w:rFonts w:ascii="Arial" w:hAnsi="Arial" w:cs="Arial"/>
            <w:sz w:val="22"/>
            <w:szCs w:val="22"/>
            <w:rPrChange w:id="1261" w:author="Rizky Sahadewa" w:date="2022-07-25T10:18:00Z">
              <w:rPr>
                <w:rFonts w:cs="Times New Roman"/>
              </w:rPr>
            </w:rPrChange>
          </w:rPr>
          <w:t xml:space="preserve"> pelaksanaan </w:t>
        </w:r>
        <w:r w:rsidRPr="00892D67">
          <w:rPr>
            <w:rFonts w:ascii="Arial" w:hAnsi="Arial" w:cs="Arial"/>
            <w:color w:val="000000"/>
            <w:sz w:val="22"/>
            <w:szCs w:val="22"/>
            <w:rPrChange w:id="1262" w:author="Rizky Sahadewa" w:date="2022-07-25T10:18:00Z">
              <w:rPr>
                <w:rFonts w:cs="Times New Roman"/>
                <w:color w:val="000000"/>
              </w:rPr>
            </w:rPrChange>
          </w:rPr>
          <w:t>perjanjian</w:t>
        </w:r>
        <w:r w:rsidRPr="00892D67">
          <w:rPr>
            <w:rFonts w:ascii="Arial" w:hAnsi="Arial" w:cs="Arial"/>
            <w:sz w:val="22"/>
            <w:szCs w:val="22"/>
            <w:rPrChange w:id="1263" w:author="Rizky Sahadewa" w:date="2022-07-25T10:18:00Z">
              <w:rPr>
                <w:rFonts w:cs="Times New Roman"/>
              </w:rPr>
            </w:rPrChange>
          </w:rPr>
          <w:t xml:space="preserve"> </w:t>
        </w:r>
        <w:r w:rsidRPr="00892D67">
          <w:rPr>
            <w:rFonts w:ascii="Arial" w:hAnsi="Arial" w:cs="Arial"/>
            <w:color w:val="000000"/>
            <w:sz w:val="22"/>
            <w:szCs w:val="22"/>
            <w:rPrChange w:id="1264" w:author="Rizky Sahadewa" w:date="2022-07-25T10:18:00Z">
              <w:rPr>
                <w:rFonts w:cs="Times New Roman"/>
                <w:color w:val="000000"/>
              </w:rPr>
            </w:rPrChange>
          </w:rPr>
          <w:t>ini.</w:t>
        </w:r>
      </w:ins>
    </w:p>
    <w:p w14:paraId="4907CECA" w14:textId="77777777" w:rsidR="00167F22" w:rsidRPr="00892D67" w:rsidRDefault="00167F22">
      <w:pPr>
        <w:pStyle w:val="ListParagraph"/>
        <w:suppressAutoHyphens w:val="0"/>
        <w:spacing w:line="276" w:lineRule="auto"/>
        <w:ind w:left="567"/>
        <w:contextualSpacing/>
        <w:jc w:val="both"/>
        <w:rPr>
          <w:ins w:id="1265" w:author="ROHAYATI" w:date="2021-06-16T16:07:00Z"/>
          <w:rFonts w:ascii="Arial" w:hAnsi="Arial" w:cs="Arial"/>
          <w:color w:val="000000" w:themeColor="text1"/>
          <w:sz w:val="22"/>
          <w:szCs w:val="22"/>
          <w:lang w:val="en-US"/>
          <w:rPrChange w:id="1266" w:author="Rizky Sahadewa" w:date="2022-07-25T10:18:00Z">
            <w:rPr>
              <w:ins w:id="1267" w:author="ROHAYATI" w:date="2021-06-16T16:07:00Z"/>
              <w:rFonts w:cs="Times New Roman"/>
              <w:color w:val="000000" w:themeColor="text1"/>
              <w:lang w:val="id-ID"/>
            </w:rPr>
          </w:rPrChange>
        </w:rPr>
        <w:pPrChange w:id="1268" w:author="ROHAYATI" w:date="2021-06-16T16:06:00Z">
          <w:pPr>
            <w:pStyle w:val="ListParagraph"/>
            <w:spacing w:line="276" w:lineRule="auto"/>
            <w:ind w:left="567"/>
            <w:jc w:val="both"/>
          </w:pPr>
        </w:pPrChange>
      </w:pPr>
    </w:p>
    <w:p w14:paraId="6E42F373" w14:textId="00B9A2CE" w:rsidR="001E0CD7" w:rsidRPr="00892D67" w:rsidRDefault="001E0CD7">
      <w:pPr>
        <w:pStyle w:val="ListParagraph"/>
        <w:numPr>
          <w:ilvl w:val="0"/>
          <w:numId w:val="36"/>
        </w:numPr>
        <w:suppressAutoHyphens w:val="0"/>
        <w:spacing w:line="276" w:lineRule="auto"/>
        <w:ind w:left="540" w:hanging="540"/>
        <w:contextualSpacing/>
        <w:jc w:val="both"/>
        <w:rPr>
          <w:rFonts w:ascii="Arial" w:hAnsi="Arial" w:cs="Arial"/>
          <w:sz w:val="22"/>
          <w:szCs w:val="22"/>
          <w:rPrChange w:id="1269" w:author="Rizky Sahadewa" w:date="2022-07-25T10:18:00Z">
            <w:rPr/>
          </w:rPrChange>
        </w:rPr>
        <w:pPrChange w:id="1270" w:author="ROHAYATI" w:date="2021-06-16T16:07:00Z">
          <w:pPr>
            <w:pStyle w:val="ListParagraph"/>
            <w:numPr>
              <w:numId w:val="19"/>
            </w:numPr>
            <w:suppressAutoHyphens w:val="0"/>
            <w:spacing w:line="276" w:lineRule="auto"/>
            <w:ind w:left="567" w:hanging="567"/>
            <w:contextualSpacing/>
            <w:jc w:val="both"/>
          </w:pPr>
        </w:pPrChange>
      </w:pPr>
      <w:r w:rsidRPr="00892D67">
        <w:rPr>
          <w:rFonts w:ascii="Arial" w:hAnsi="Arial" w:cs="Arial"/>
          <w:sz w:val="22"/>
          <w:szCs w:val="22"/>
          <w:rPrChange w:id="1271" w:author="Rizky Sahadewa" w:date="2022-07-25T10:18:00Z">
            <w:rPr/>
          </w:rPrChange>
        </w:rPr>
        <w:t>Hukum yang berlaku</w:t>
      </w:r>
    </w:p>
    <w:p w14:paraId="1982635D" w14:textId="77777777" w:rsidR="001E0CD7" w:rsidRPr="00892D67" w:rsidRDefault="001E0CD7" w:rsidP="004F2AF7">
      <w:pPr>
        <w:pStyle w:val="ListParagraph"/>
        <w:numPr>
          <w:ilvl w:val="0"/>
          <w:numId w:val="35"/>
        </w:numPr>
        <w:suppressAutoHyphens w:val="0"/>
        <w:spacing w:line="276" w:lineRule="auto"/>
        <w:ind w:left="993" w:hanging="426"/>
        <w:contextualSpacing/>
        <w:jc w:val="both"/>
        <w:rPr>
          <w:rFonts w:ascii="Arial" w:hAnsi="Arial" w:cs="Arial"/>
          <w:color w:val="000000" w:themeColor="text1"/>
          <w:sz w:val="22"/>
          <w:szCs w:val="22"/>
          <w:rPrChange w:id="1272" w:author="Rizky Sahadewa" w:date="2022-07-25T10:18:00Z">
            <w:rPr>
              <w:rFonts w:cs="Times New Roman"/>
              <w:color w:val="000000" w:themeColor="text1"/>
            </w:rPr>
          </w:rPrChange>
        </w:rPr>
      </w:pPr>
      <w:r w:rsidRPr="00892D67">
        <w:rPr>
          <w:rFonts w:ascii="Arial" w:hAnsi="Arial" w:cs="Arial"/>
          <w:color w:val="000000" w:themeColor="text1"/>
          <w:sz w:val="22"/>
          <w:szCs w:val="22"/>
          <w:rPrChange w:id="1273" w:author="Rizky Sahadewa" w:date="2022-07-25T10:18:00Z">
            <w:rPr>
              <w:rFonts w:cs="Times New Roman"/>
              <w:color w:val="000000" w:themeColor="text1"/>
            </w:rPr>
          </w:rPrChange>
        </w:rPr>
        <w:t>Perjanjian</w:t>
      </w:r>
      <w:r w:rsidR="00F00A90" w:rsidRPr="00892D67">
        <w:rPr>
          <w:rFonts w:ascii="Arial" w:hAnsi="Arial" w:cs="Arial"/>
          <w:color w:val="000000" w:themeColor="text1"/>
          <w:sz w:val="22"/>
          <w:szCs w:val="22"/>
          <w:lang w:val="id-ID"/>
          <w:rPrChange w:id="1274" w:author="Rizky Sahadewa" w:date="2022-07-25T10:18:00Z">
            <w:rPr>
              <w:rFonts w:cs="Times New Roman"/>
              <w:color w:val="000000" w:themeColor="text1"/>
              <w:lang w:val="id-ID"/>
            </w:rPr>
          </w:rPrChange>
        </w:rPr>
        <w:t xml:space="preserve"> </w:t>
      </w:r>
      <w:r w:rsidR="003213F6" w:rsidRPr="00892D67">
        <w:rPr>
          <w:rFonts w:ascii="Arial" w:hAnsi="Arial" w:cs="Arial"/>
          <w:color w:val="000000" w:themeColor="text1"/>
          <w:sz w:val="22"/>
          <w:szCs w:val="22"/>
          <w:rPrChange w:id="1275" w:author="Rizky Sahadewa" w:date="2022-07-25T10:18:00Z">
            <w:rPr>
              <w:rFonts w:cs="Times New Roman"/>
              <w:color w:val="000000" w:themeColor="text1"/>
            </w:rPr>
          </w:rPrChange>
        </w:rPr>
        <w:t>ini dan pelaksanaan</w:t>
      </w:r>
      <w:r w:rsidRPr="00892D67">
        <w:rPr>
          <w:rFonts w:ascii="Arial" w:hAnsi="Arial" w:cs="Arial"/>
          <w:color w:val="000000" w:themeColor="text1"/>
          <w:sz w:val="22"/>
          <w:szCs w:val="22"/>
          <w:rPrChange w:id="1276" w:author="Rizky Sahadewa" w:date="2022-07-25T10:18:00Z">
            <w:rPr>
              <w:rFonts w:cs="Times New Roman"/>
              <w:color w:val="000000" w:themeColor="text1"/>
            </w:rPr>
          </w:rPrChange>
        </w:rPr>
        <w:t xml:space="preserve">nya </w:t>
      </w:r>
      <w:r w:rsidR="007F489B" w:rsidRPr="00892D67">
        <w:rPr>
          <w:rFonts w:ascii="Arial" w:hAnsi="Arial" w:cs="Arial"/>
          <w:color w:val="000000" w:themeColor="text1"/>
          <w:sz w:val="22"/>
          <w:szCs w:val="22"/>
          <w:lang w:val="id-ID"/>
          <w:rPrChange w:id="1277" w:author="Rizky Sahadewa" w:date="2022-07-25T10:18:00Z">
            <w:rPr>
              <w:rFonts w:cs="Times New Roman"/>
              <w:color w:val="000000" w:themeColor="text1"/>
              <w:lang w:val="id-ID"/>
            </w:rPr>
          </w:rPrChange>
        </w:rPr>
        <w:t xml:space="preserve">tunduk dan patuh pada ketentuan/peraturan hukum yang berlaku di </w:t>
      </w:r>
      <w:r w:rsidRPr="00892D67">
        <w:rPr>
          <w:rFonts w:ascii="Arial" w:hAnsi="Arial" w:cs="Arial"/>
          <w:color w:val="000000" w:themeColor="text1"/>
          <w:sz w:val="22"/>
          <w:szCs w:val="22"/>
          <w:rPrChange w:id="1278" w:author="Rizky Sahadewa" w:date="2022-07-25T10:18:00Z">
            <w:rPr>
              <w:rFonts w:cs="Times New Roman"/>
              <w:color w:val="000000" w:themeColor="text1"/>
            </w:rPr>
          </w:rPrChange>
        </w:rPr>
        <w:t>Indonesia.</w:t>
      </w:r>
    </w:p>
    <w:p w14:paraId="3A2A9F82" w14:textId="0A52D481" w:rsidR="00725D8B" w:rsidRPr="00892D67" w:rsidDel="00442215" w:rsidRDefault="00725D8B">
      <w:pPr>
        <w:pStyle w:val="ListParagraph"/>
        <w:numPr>
          <w:ilvl w:val="0"/>
          <w:numId w:val="35"/>
        </w:numPr>
        <w:suppressAutoHyphens w:val="0"/>
        <w:spacing w:line="276" w:lineRule="auto"/>
        <w:ind w:left="993" w:hanging="426"/>
        <w:contextualSpacing/>
        <w:jc w:val="both"/>
        <w:rPr>
          <w:del w:id="1279" w:author="ROHAYATI" w:date="2021-06-16T16:10:00Z"/>
          <w:rFonts w:ascii="Arial" w:hAnsi="Arial" w:cs="Arial"/>
          <w:color w:val="000000"/>
          <w:sz w:val="22"/>
          <w:szCs w:val="22"/>
          <w:rPrChange w:id="1280" w:author="Rizky Sahadewa" w:date="2022-07-25T10:18:00Z">
            <w:rPr>
              <w:del w:id="1281" w:author="ROHAYATI" w:date="2021-06-16T16:10:00Z"/>
              <w:rFonts w:asciiTheme="minorHAnsi" w:hAnsiTheme="minorHAnsi" w:cstheme="minorHAnsi"/>
              <w:color w:val="000000"/>
            </w:rPr>
          </w:rPrChange>
        </w:rPr>
      </w:pPr>
      <w:r w:rsidRPr="00892D67">
        <w:rPr>
          <w:rFonts w:ascii="Arial" w:hAnsi="Arial" w:cs="Arial"/>
          <w:color w:val="000000"/>
          <w:sz w:val="22"/>
          <w:szCs w:val="22"/>
          <w:rPrChange w:id="1282" w:author="Rizky Sahadewa" w:date="2022-07-25T10:18:00Z">
            <w:rPr>
              <w:rFonts w:cs="Times New Roman"/>
              <w:color w:val="000000"/>
            </w:rPr>
          </w:rPrChange>
        </w:rPr>
        <w:t xml:space="preserve">Apabila dikemudian hari terbit perundangan baru, agar pasal-pasal dalam perjanjian ini tidak bertentangan dengan perundangan baru tersebut, maka akan dimusyawarahkan kembali oleh </w:t>
      </w:r>
      <w:r w:rsidRPr="00892D67">
        <w:rPr>
          <w:rFonts w:ascii="Arial" w:hAnsi="Arial" w:cs="Arial"/>
          <w:b/>
          <w:color w:val="000000"/>
          <w:sz w:val="22"/>
          <w:szCs w:val="22"/>
          <w:rPrChange w:id="1283" w:author="Rizky Sahadewa" w:date="2022-07-25T10:18:00Z">
            <w:rPr>
              <w:rFonts w:cs="Times New Roman"/>
              <w:b/>
              <w:color w:val="000000"/>
            </w:rPr>
          </w:rPrChange>
        </w:rPr>
        <w:t>Para Pihak</w:t>
      </w:r>
      <w:r w:rsidRPr="00892D67">
        <w:rPr>
          <w:rFonts w:ascii="Arial" w:hAnsi="Arial" w:cs="Arial"/>
          <w:color w:val="000000"/>
          <w:sz w:val="22"/>
          <w:szCs w:val="22"/>
          <w:rPrChange w:id="1284" w:author="Rizky Sahadewa" w:date="2022-07-25T10:18:00Z">
            <w:rPr>
              <w:rFonts w:cs="Times New Roman"/>
              <w:color w:val="000000"/>
            </w:rPr>
          </w:rPrChange>
        </w:rPr>
        <w:t xml:space="preserve"> dengan tidak membatalkan perjanjian ini.</w:t>
      </w:r>
    </w:p>
    <w:p w14:paraId="26AF21B2" w14:textId="77777777" w:rsidR="00442215" w:rsidRPr="00892D67" w:rsidRDefault="00442215" w:rsidP="004F2AF7">
      <w:pPr>
        <w:pStyle w:val="ListParagraph"/>
        <w:numPr>
          <w:ilvl w:val="0"/>
          <w:numId w:val="35"/>
        </w:numPr>
        <w:suppressAutoHyphens w:val="0"/>
        <w:spacing w:line="276" w:lineRule="auto"/>
        <w:ind w:left="993" w:hanging="426"/>
        <w:contextualSpacing/>
        <w:jc w:val="both"/>
        <w:rPr>
          <w:ins w:id="1285" w:author="Rizky Sahadewa" w:date="2022-07-21T08:59:00Z"/>
          <w:rFonts w:ascii="Arial" w:hAnsi="Arial" w:cs="Arial"/>
          <w:color w:val="000000"/>
          <w:sz w:val="22"/>
          <w:szCs w:val="22"/>
          <w:rPrChange w:id="1286" w:author="Rizky Sahadewa" w:date="2022-07-25T10:18:00Z">
            <w:rPr>
              <w:ins w:id="1287" w:author="Rizky Sahadewa" w:date="2022-07-21T08:59:00Z"/>
              <w:rFonts w:cs="Times New Roman"/>
              <w:color w:val="000000"/>
            </w:rPr>
          </w:rPrChange>
        </w:rPr>
      </w:pPr>
    </w:p>
    <w:p w14:paraId="6EA74BB6" w14:textId="77777777" w:rsidR="00167F22" w:rsidRPr="00892D67" w:rsidRDefault="00167F22">
      <w:pPr>
        <w:pStyle w:val="ListParagraph"/>
        <w:suppressAutoHyphens w:val="0"/>
        <w:spacing w:line="276" w:lineRule="auto"/>
        <w:ind w:left="993"/>
        <w:contextualSpacing/>
        <w:jc w:val="both"/>
        <w:rPr>
          <w:rFonts w:ascii="Arial" w:hAnsi="Arial" w:cs="Arial"/>
          <w:color w:val="000000" w:themeColor="text1"/>
          <w:sz w:val="22"/>
          <w:szCs w:val="22"/>
          <w:lang w:val="en-US"/>
          <w:rPrChange w:id="1288" w:author="Rizky Sahadewa" w:date="2022-07-25T10:18:00Z">
            <w:rPr>
              <w:rFonts w:ascii="Times New Roman" w:hAnsi="Times New Roman" w:cs="Times New Roman"/>
              <w:color w:val="000000" w:themeColor="text1"/>
              <w:sz w:val="24"/>
              <w:szCs w:val="24"/>
            </w:rPr>
          </w:rPrChange>
        </w:rPr>
        <w:pPrChange w:id="1289" w:author="Rizky Sahadewa" w:date="2022-07-21T08:59:00Z">
          <w:pPr>
            <w:spacing w:after="0"/>
            <w:jc w:val="both"/>
          </w:pPr>
        </w:pPrChange>
      </w:pPr>
    </w:p>
    <w:p w14:paraId="036916D4" w14:textId="77777777" w:rsidR="000B50DF" w:rsidRPr="00892D67" w:rsidDel="00167F22" w:rsidRDefault="001E0CD7" w:rsidP="004F2AF7">
      <w:pPr>
        <w:spacing w:after="0"/>
        <w:jc w:val="both"/>
        <w:rPr>
          <w:del w:id="1290" w:author="ROHAYATI" w:date="2021-06-16T16:10:00Z"/>
          <w:rFonts w:ascii="Arial" w:hAnsi="Arial" w:cs="Arial"/>
          <w:color w:val="000000" w:themeColor="text1"/>
          <w:rPrChange w:id="1291" w:author="Rizky Sahadewa" w:date="2022-07-25T10:18:00Z">
            <w:rPr>
              <w:del w:id="1292" w:author="ROHAYATI" w:date="2021-06-16T16:10:00Z"/>
              <w:rFonts w:ascii="Times New Roman" w:hAnsi="Times New Roman" w:cs="Times New Roman"/>
              <w:color w:val="000000" w:themeColor="text1"/>
              <w:sz w:val="24"/>
              <w:szCs w:val="24"/>
            </w:rPr>
          </w:rPrChange>
        </w:rPr>
      </w:pPr>
      <w:r w:rsidRPr="00892D67">
        <w:rPr>
          <w:rFonts w:ascii="Arial" w:hAnsi="Arial" w:cs="Arial"/>
          <w:color w:val="000000" w:themeColor="text1"/>
          <w:rPrChange w:id="1293" w:author="Rizky Sahadewa" w:date="2022-07-25T10:18:00Z">
            <w:rPr>
              <w:rFonts w:ascii="Times New Roman" w:hAnsi="Times New Roman" w:cs="Times New Roman"/>
              <w:color w:val="000000" w:themeColor="text1"/>
              <w:sz w:val="24"/>
              <w:szCs w:val="24"/>
            </w:rPr>
          </w:rPrChange>
        </w:rPr>
        <w:t>Demikian perjanj</w:t>
      </w:r>
      <w:r w:rsidR="00F02720" w:rsidRPr="00892D67">
        <w:rPr>
          <w:rFonts w:ascii="Arial" w:hAnsi="Arial" w:cs="Arial"/>
          <w:color w:val="000000" w:themeColor="text1"/>
          <w:rPrChange w:id="1294" w:author="Rizky Sahadewa" w:date="2022-07-25T10:18:00Z">
            <w:rPr>
              <w:rFonts w:ascii="Times New Roman" w:hAnsi="Times New Roman" w:cs="Times New Roman"/>
              <w:color w:val="000000" w:themeColor="text1"/>
              <w:sz w:val="24"/>
              <w:szCs w:val="24"/>
            </w:rPr>
          </w:rPrChange>
        </w:rPr>
        <w:t>ian</w:t>
      </w:r>
      <w:r w:rsidR="00A3233A" w:rsidRPr="00892D67">
        <w:rPr>
          <w:rFonts w:ascii="Arial" w:hAnsi="Arial" w:cs="Arial"/>
          <w:color w:val="000000" w:themeColor="text1"/>
          <w:rPrChange w:id="1295" w:author="Rizky Sahadewa" w:date="2022-07-25T10:18:00Z">
            <w:rPr>
              <w:rFonts w:ascii="Times New Roman" w:hAnsi="Times New Roman" w:cs="Times New Roman"/>
              <w:color w:val="000000" w:themeColor="text1"/>
              <w:sz w:val="24"/>
              <w:szCs w:val="24"/>
            </w:rPr>
          </w:rPrChange>
        </w:rPr>
        <w:t xml:space="preserve"> </w:t>
      </w:r>
      <w:r w:rsidR="00F02720" w:rsidRPr="00892D67">
        <w:rPr>
          <w:rFonts w:ascii="Arial" w:hAnsi="Arial" w:cs="Arial"/>
          <w:color w:val="000000" w:themeColor="text1"/>
          <w:rPrChange w:id="1296" w:author="Rizky Sahadewa" w:date="2022-07-25T10:18:00Z">
            <w:rPr>
              <w:rFonts w:ascii="Times New Roman" w:hAnsi="Times New Roman" w:cs="Times New Roman"/>
              <w:color w:val="000000" w:themeColor="text1"/>
              <w:sz w:val="24"/>
              <w:szCs w:val="24"/>
            </w:rPr>
          </w:rPrChange>
        </w:rPr>
        <w:t xml:space="preserve">ini dibuat </w:t>
      </w:r>
      <w:r w:rsidRPr="00892D67">
        <w:rPr>
          <w:rFonts w:ascii="Arial" w:hAnsi="Arial" w:cs="Arial"/>
          <w:color w:val="000000" w:themeColor="text1"/>
          <w:rPrChange w:id="1297" w:author="Rizky Sahadewa" w:date="2022-07-25T10:18:00Z">
            <w:rPr>
              <w:rFonts w:ascii="Times New Roman" w:hAnsi="Times New Roman" w:cs="Times New Roman"/>
              <w:color w:val="000000" w:themeColor="text1"/>
              <w:sz w:val="24"/>
              <w:szCs w:val="24"/>
            </w:rPr>
          </w:rPrChange>
        </w:rPr>
        <w:t>rangkap dua yang masing-m</w:t>
      </w:r>
      <w:r w:rsidR="00F02720" w:rsidRPr="00892D67">
        <w:rPr>
          <w:rFonts w:ascii="Arial" w:hAnsi="Arial" w:cs="Arial"/>
          <w:color w:val="000000" w:themeColor="text1"/>
          <w:rPrChange w:id="1298" w:author="Rizky Sahadewa" w:date="2022-07-25T10:18:00Z">
            <w:rPr>
              <w:rFonts w:ascii="Times New Roman" w:hAnsi="Times New Roman" w:cs="Times New Roman"/>
              <w:color w:val="000000" w:themeColor="text1"/>
              <w:sz w:val="24"/>
              <w:szCs w:val="24"/>
            </w:rPr>
          </w:rPrChange>
        </w:rPr>
        <w:t xml:space="preserve">asing </w:t>
      </w:r>
      <w:r w:rsidRPr="00892D67">
        <w:rPr>
          <w:rFonts w:ascii="Arial" w:hAnsi="Arial" w:cs="Arial"/>
          <w:color w:val="000000" w:themeColor="text1"/>
          <w:rPrChange w:id="1299" w:author="Rizky Sahadewa" w:date="2022-07-25T10:18:00Z">
            <w:rPr>
              <w:rFonts w:ascii="Times New Roman" w:hAnsi="Times New Roman" w:cs="Times New Roman"/>
              <w:color w:val="000000" w:themeColor="text1"/>
              <w:sz w:val="24"/>
              <w:szCs w:val="24"/>
            </w:rPr>
          </w:rPrChange>
        </w:rPr>
        <w:t>mempunyai kek</w:t>
      </w:r>
      <w:r w:rsidR="004F25E8" w:rsidRPr="00892D67">
        <w:rPr>
          <w:rFonts w:ascii="Arial" w:hAnsi="Arial" w:cs="Arial"/>
          <w:color w:val="000000" w:themeColor="text1"/>
          <w:rPrChange w:id="1300" w:author="Rizky Sahadewa" w:date="2022-07-25T10:18:00Z">
            <w:rPr>
              <w:rFonts w:ascii="Times New Roman" w:hAnsi="Times New Roman" w:cs="Times New Roman"/>
              <w:color w:val="000000" w:themeColor="text1"/>
              <w:sz w:val="24"/>
              <w:szCs w:val="24"/>
            </w:rPr>
          </w:rPrChange>
        </w:rPr>
        <w:t>uatan hukum yang sama diatas me</w:t>
      </w:r>
      <w:r w:rsidR="00F02720" w:rsidRPr="00892D67">
        <w:rPr>
          <w:rFonts w:ascii="Arial" w:hAnsi="Arial" w:cs="Arial"/>
          <w:color w:val="000000" w:themeColor="text1"/>
          <w:rPrChange w:id="1301" w:author="Rizky Sahadewa" w:date="2022-07-25T10:18:00Z">
            <w:rPr>
              <w:rFonts w:ascii="Times New Roman" w:hAnsi="Times New Roman" w:cs="Times New Roman"/>
              <w:color w:val="000000" w:themeColor="text1"/>
              <w:sz w:val="24"/>
              <w:szCs w:val="24"/>
            </w:rPr>
          </w:rPrChange>
        </w:rPr>
        <w:t xml:space="preserve">terai yang cukup satu untuk </w:t>
      </w:r>
      <w:r w:rsidR="00EF15BE" w:rsidRPr="00892D67">
        <w:rPr>
          <w:rFonts w:ascii="Arial" w:hAnsi="Arial" w:cs="Arial"/>
          <w:b/>
          <w:color w:val="000000" w:themeColor="text1"/>
          <w:rPrChange w:id="1302" w:author="Rizky Sahadewa" w:date="2022-07-25T10:18:00Z">
            <w:rPr>
              <w:rFonts w:ascii="Times New Roman" w:hAnsi="Times New Roman" w:cs="Times New Roman"/>
              <w:b/>
              <w:color w:val="000000" w:themeColor="text1"/>
              <w:sz w:val="24"/>
              <w:szCs w:val="24"/>
            </w:rPr>
          </w:rPrChange>
        </w:rPr>
        <w:t>Pihak Pertama</w:t>
      </w:r>
      <w:r w:rsidR="00EF15BE" w:rsidRPr="00892D67">
        <w:rPr>
          <w:rFonts w:ascii="Arial" w:hAnsi="Arial" w:cs="Arial"/>
          <w:color w:val="000000" w:themeColor="text1"/>
          <w:rPrChange w:id="1303" w:author="Rizky Sahadewa" w:date="2022-07-25T10:18:00Z">
            <w:rPr>
              <w:rFonts w:ascii="Times New Roman" w:hAnsi="Times New Roman" w:cs="Times New Roman"/>
              <w:color w:val="000000" w:themeColor="text1"/>
              <w:sz w:val="24"/>
              <w:szCs w:val="24"/>
            </w:rPr>
          </w:rPrChange>
        </w:rPr>
        <w:t xml:space="preserve"> </w:t>
      </w:r>
      <w:r w:rsidR="00F02720" w:rsidRPr="00892D67">
        <w:rPr>
          <w:rFonts w:ascii="Arial" w:hAnsi="Arial" w:cs="Arial"/>
          <w:color w:val="000000" w:themeColor="text1"/>
          <w:rPrChange w:id="1304" w:author="Rizky Sahadewa" w:date="2022-07-25T10:18:00Z">
            <w:rPr>
              <w:rFonts w:ascii="Times New Roman" w:hAnsi="Times New Roman" w:cs="Times New Roman"/>
              <w:color w:val="000000" w:themeColor="text1"/>
              <w:sz w:val="24"/>
              <w:szCs w:val="24"/>
            </w:rPr>
          </w:rPrChange>
        </w:rPr>
        <w:t xml:space="preserve">dan satu untuk </w:t>
      </w:r>
      <w:r w:rsidR="00EF15BE" w:rsidRPr="00892D67">
        <w:rPr>
          <w:rFonts w:ascii="Arial" w:hAnsi="Arial" w:cs="Arial"/>
          <w:b/>
          <w:color w:val="000000" w:themeColor="text1"/>
          <w:rPrChange w:id="1305" w:author="Rizky Sahadewa" w:date="2022-07-25T10:18:00Z">
            <w:rPr>
              <w:rFonts w:ascii="Times New Roman" w:hAnsi="Times New Roman" w:cs="Times New Roman"/>
              <w:b/>
              <w:color w:val="000000" w:themeColor="text1"/>
              <w:sz w:val="24"/>
              <w:szCs w:val="24"/>
            </w:rPr>
          </w:rPrChange>
        </w:rPr>
        <w:t>Pihak Kedua</w:t>
      </w:r>
      <w:r w:rsidR="00F02720" w:rsidRPr="00892D67">
        <w:rPr>
          <w:rFonts w:ascii="Arial" w:hAnsi="Arial" w:cs="Arial"/>
          <w:color w:val="000000" w:themeColor="text1"/>
          <w:rPrChange w:id="1306" w:author="Rizky Sahadewa" w:date="2022-07-25T10:18:00Z">
            <w:rPr>
              <w:rFonts w:ascii="Times New Roman" w:hAnsi="Times New Roman" w:cs="Times New Roman"/>
              <w:color w:val="000000" w:themeColor="text1"/>
              <w:sz w:val="24"/>
              <w:szCs w:val="24"/>
            </w:rPr>
          </w:rPrChange>
        </w:rPr>
        <w:t>.</w:t>
      </w:r>
    </w:p>
    <w:p w14:paraId="719D851A" w14:textId="77777777" w:rsidR="00C20180" w:rsidRPr="00892D67" w:rsidRDefault="00C20180" w:rsidP="004F2AF7">
      <w:pPr>
        <w:spacing w:after="0"/>
        <w:jc w:val="both"/>
        <w:rPr>
          <w:rFonts w:ascii="Arial" w:hAnsi="Arial" w:cs="Arial"/>
          <w:color w:val="000000" w:themeColor="text1"/>
          <w:lang w:val="en-US"/>
          <w:rPrChange w:id="1307" w:author="Rizky Sahadewa" w:date="2022-07-25T10:18:00Z">
            <w:rPr>
              <w:rFonts w:ascii="Times New Roman" w:hAnsi="Times New Roman" w:cs="Times New Roman"/>
              <w:color w:val="000000" w:themeColor="text1"/>
              <w:sz w:val="24"/>
              <w:szCs w:val="24"/>
            </w:rPr>
          </w:rPrChange>
        </w:rPr>
      </w:pPr>
    </w:p>
    <w:p w14:paraId="4308183A" w14:textId="77777777" w:rsidR="00414AE8" w:rsidRPr="00892D67" w:rsidRDefault="00414AE8" w:rsidP="004F2AF7">
      <w:pPr>
        <w:spacing w:after="0"/>
        <w:jc w:val="both"/>
        <w:rPr>
          <w:rFonts w:ascii="Arial" w:hAnsi="Arial" w:cs="Arial"/>
          <w:color w:val="000000" w:themeColor="text1"/>
          <w:rPrChange w:id="1308" w:author="Rizky Sahadewa" w:date="2022-07-25T10:18:00Z">
            <w:rPr>
              <w:rFonts w:ascii="Times New Roman" w:hAnsi="Times New Roman" w:cs="Times New Roman"/>
              <w:color w:val="000000" w:themeColor="text1"/>
              <w:sz w:val="24"/>
              <w:szCs w:val="24"/>
            </w:rPr>
          </w:rPrChange>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892D67" w14:paraId="2D8B98B7" w14:textId="77777777" w:rsidTr="00C20180">
        <w:trPr>
          <w:trHeight w:val="1483"/>
        </w:trPr>
        <w:tc>
          <w:tcPr>
            <w:tcW w:w="2400" w:type="pct"/>
            <w:vAlign w:val="bottom"/>
          </w:tcPr>
          <w:p w14:paraId="1EADC4E1" w14:textId="77777777" w:rsidR="00DC57CF" w:rsidRPr="00892D67" w:rsidRDefault="00DC57CF" w:rsidP="004F2AF7">
            <w:pPr>
              <w:widowControl w:val="0"/>
              <w:autoSpaceDE w:val="0"/>
              <w:autoSpaceDN w:val="0"/>
              <w:adjustRightInd w:val="0"/>
              <w:spacing w:after="0"/>
              <w:ind w:right="105"/>
              <w:jc w:val="center"/>
              <w:rPr>
                <w:rFonts w:ascii="Arial" w:hAnsi="Arial" w:cs="Arial"/>
                <w:b/>
                <w:bCs/>
                <w:color w:val="000000" w:themeColor="text1"/>
                <w:lang w:val="en-US"/>
                <w:rPrChange w:id="1309" w:author="Rizky Sahadewa" w:date="2022-07-25T10:18:00Z">
                  <w:rPr>
                    <w:rFonts w:ascii="Times New Roman" w:hAnsi="Times New Roman" w:cs="Times New Roman"/>
                    <w:b/>
                    <w:bCs/>
                    <w:color w:val="000000" w:themeColor="text1"/>
                    <w:sz w:val="24"/>
                    <w:szCs w:val="24"/>
                    <w:lang w:val="en-US"/>
                  </w:rPr>
                </w:rPrChange>
              </w:rPr>
            </w:pPr>
          </w:p>
          <w:p w14:paraId="2896448F" w14:textId="77777777" w:rsidR="007749D3" w:rsidRPr="00892D67" w:rsidRDefault="007749D3" w:rsidP="004F2AF7">
            <w:pPr>
              <w:widowControl w:val="0"/>
              <w:autoSpaceDE w:val="0"/>
              <w:autoSpaceDN w:val="0"/>
              <w:adjustRightInd w:val="0"/>
              <w:spacing w:after="0"/>
              <w:ind w:right="105"/>
              <w:jc w:val="center"/>
              <w:rPr>
                <w:rFonts w:ascii="Arial" w:hAnsi="Arial" w:cs="Arial"/>
                <w:b/>
                <w:bCs/>
                <w:color w:val="000000" w:themeColor="text1"/>
                <w:rPrChange w:id="1310" w:author="Rizky Sahadewa" w:date="2022-07-25T10:18:00Z">
                  <w:rPr>
                    <w:rFonts w:ascii="Times New Roman" w:hAnsi="Times New Roman" w:cs="Times New Roman"/>
                    <w:b/>
                    <w:bCs/>
                    <w:color w:val="000000" w:themeColor="text1"/>
                    <w:sz w:val="24"/>
                    <w:szCs w:val="24"/>
                  </w:rPr>
                </w:rPrChange>
              </w:rPr>
            </w:pPr>
            <w:r w:rsidRPr="00892D67">
              <w:rPr>
                <w:rFonts w:ascii="Arial" w:hAnsi="Arial" w:cs="Arial"/>
                <w:b/>
                <w:bCs/>
                <w:color w:val="000000" w:themeColor="text1"/>
                <w:rPrChange w:id="1311" w:author="Rizky Sahadewa" w:date="2022-07-25T10:18:00Z">
                  <w:rPr>
                    <w:rFonts w:ascii="Times New Roman" w:hAnsi="Times New Roman" w:cs="Times New Roman"/>
                    <w:b/>
                    <w:bCs/>
                    <w:color w:val="000000" w:themeColor="text1"/>
                    <w:sz w:val="24"/>
                    <w:szCs w:val="24"/>
                  </w:rPr>
                </w:rPrChange>
              </w:rPr>
              <w:t>PIHAK PERTAMA</w:t>
            </w:r>
          </w:p>
          <w:p w14:paraId="27D0F379" w14:textId="65839763" w:rsidR="007749D3" w:rsidRPr="00892D67" w:rsidRDefault="00665113" w:rsidP="004F2AF7">
            <w:pPr>
              <w:widowControl w:val="0"/>
              <w:autoSpaceDE w:val="0"/>
              <w:autoSpaceDN w:val="0"/>
              <w:adjustRightInd w:val="0"/>
              <w:spacing w:after="0"/>
              <w:ind w:right="105"/>
              <w:jc w:val="center"/>
              <w:rPr>
                <w:rFonts w:ascii="Arial" w:hAnsi="Arial" w:cs="Arial"/>
                <w:i/>
                <w:color w:val="000000" w:themeColor="text1"/>
                <w:rPrChange w:id="1312" w:author="Rizky Sahadewa" w:date="2022-07-25T10:18:00Z">
                  <w:rPr>
                    <w:rFonts w:ascii="Times New Roman" w:hAnsi="Times New Roman" w:cs="Times New Roman"/>
                    <w:i/>
                    <w:color w:val="000000" w:themeColor="text1"/>
                    <w:sz w:val="24"/>
                    <w:szCs w:val="24"/>
                  </w:rPr>
                </w:rPrChange>
              </w:rPr>
            </w:pPr>
            <w:r w:rsidRPr="00892D67">
              <w:rPr>
                <w:rFonts w:ascii="Arial" w:hAnsi="Arial" w:cs="Arial"/>
                <w:b/>
                <w:bCs/>
                <w:color w:val="000000" w:themeColor="text1"/>
                <w:lang w:val="en-US"/>
                <w:rPrChange w:id="1313" w:author="Rizky Sahadewa" w:date="2022-07-25T10:18:00Z">
                  <w:rPr>
                    <w:rFonts w:ascii="Times New Roman" w:hAnsi="Times New Roman" w:cs="Times New Roman"/>
                    <w:b/>
                    <w:bCs/>
                    <w:color w:val="000000" w:themeColor="text1"/>
                    <w:sz w:val="24"/>
                    <w:szCs w:val="24"/>
                    <w:lang w:val="en-US"/>
                  </w:rPr>
                </w:rPrChange>
              </w:rPr>
              <w:t>PT KURITA INDONESIA</w:t>
            </w:r>
          </w:p>
          <w:p w14:paraId="1619346A" w14:textId="77777777" w:rsidR="00414AE8" w:rsidRPr="00892D67" w:rsidRDefault="00414AE8" w:rsidP="004F2AF7">
            <w:pPr>
              <w:widowControl w:val="0"/>
              <w:autoSpaceDE w:val="0"/>
              <w:autoSpaceDN w:val="0"/>
              <w:adjustRightInd w:val="0"/>
              <w:spacing w:after="0"/>
              <w:ind w:right="105"/>
              <w:jc w:val="center"/>
              <w:rPr>
                <w:rFonts w:ascii="Arial" w:hAnsi="Arial" w:cs="Arial"/>
                <w:b/>
                <w:bCs/>
                <w:color w:val="000000" w:themeColor="text1"/>
                <w:rPrChange w:id="1314" w:author="Rizky Sahadewa" w:date="2022-07-25T10:18:00Z">
                  <w:rPr>
                    <w:rFonts w:ascii="Times New Roman" w:hAnsi="Times New Roman" w:cs="Times New Roman"/>
                    <w:b/>
                    <w:bCs/>
                    <w:color w:val="000000" w:themeColor="text1"/>
                    <w:sz w:val="24"/>
                    <w:szCs w:val="24"/>
                  </w:rPr>
                </w:rPrChange>
              </w:rPr>
            </w:pPr>
          </w:p>
          <w:p w14:paraId="5FFC769C" w14:textId="77777777" w:rsidR="00A3233A" w:rsidRPr="00892D67" w:rsidRDefault="00A3233A" w:rsidP="004F2AF7">
            <w:pPr>
              <w:widowControl w:val="0"/>
              <w:autoSpaceDE w:val="0"/>
              <w:autoSpaceDN w:val="0"/>
              <w:adjustRightInd w:val="0"/>
              <w:spacing w:after="0"/>
              <w:ind w:right="105"/>
              <w:jc w:val="center"/>
              <w:rPr>
                <w:rFonts w:ascii="Arial" w:hAnsi="Arial" w:cs="Arial"/>
                <w:b/>
                <w:bCs/>
                <w:color w:val="000000" w:themeColor="text1"/>
                <w:rPrChange w:id="1315" w:author="Rizky Sahadewa" w:date="2022-07-25T10:18:00Z">
                  <w:rPr>
                    <w:rFonts w:ascii="Times New Roman" w:hAnsi="Times New Roman" w:cs="Times New Roman"/>
                    <w:b/>
                    <w:bCs/>
                    <w:color w:val="000000" w:themeColor="text1"/>
                    <w:sz w:val="24"/>
                    <w:szCs w:val="24"/>
                  </w:rPr>
                </w:rPrChange>
              </w:rPr>
            </w:pPr>
          </w:p>
          <w:p w14:paraId="735F3009" w14:textId="77777777" w:rsidR="00A3233A" w:rsidRPr="00892D67" w:rsidRDefault="00A3233A" w:rsidP="004F2AF7">
            <w:pPr>
              <w:widowControl w:val="0"/>
              <w:autoSpaceDE w:val="0"/>
              <w:autoSpaceDN w:val="0"/>
              <w:adjustRightInd w:val="0"/>
              <w:spacing w:after="0"/>
              <w:ind w:right="105"/>
              <w:jc w:val="center"/>
              <w:rPr>
                <w:rFonts w:ascii="Arial" w:hAnsi="Arial" w:cs="Arial"/>
                <w:b/>
                <w:bCs/>
                <w:color w:val="000000" w:themeColor="text1"/>
                <w:rPrChange w:id="1316" w:author="Rizky Sahadewa" w:date="2022-07-25T10:18:00Z">
                  <w:rPr>
                    <w:rFonts w:ascii="Times New Roman" w:hAnsi="Times New Roman" w:cs="Times New Roman"/>
                    <w:b/>
                    <w:bCs/>
                    <w:color w:val="000000" w:themeColor="text1"/>
                    <w:sz w:val="24"/>
                    <w:szCs w:val="24"/>
                  </w:rPr>
                </w:rPrChange>
              </w:rPr>
            </w:pPr>
          </w:p>
          <w:p w14:paraId="3BB26466" w14:textId="77777777" w:rsidR="00465955" w:rsidRPr="00892D67" w:rsidRDefault="00465955" w:rsidP="00484002">
            <w:pPr>
              <w:widowControl w:val="0"/>
              <w:autoSpaceDE w:val="0"/>
              <w:autoSpaceDN w:val="0"/>
              <w:adjustRightInd w:val="0"/>
              <w:spacing w:after="0"/>
              <w:ind w:right="105"/>
              <w:rPr>
                <w:rFonts w:ascii="Arial" w:hAnsi="Arial" w:cs="Arial"/>
                <w:b/>
                <w:bCs/>
                <w:color w:val="000000" w:themeColor="text1"/>
                <w:lang w:val="en-US"/>
                <w:rPrChange w:id="1317" w:author="Rizky Sahadewa" w:date="2022-07-25T10:18:00Z">
                  <w:rPr>
                    <w:rFonts w:ascii="Times New Roman" w:hAnsi="Times New Roman" w:cs="Times New Roman"/>
                    <w:b/>
                    <w:bCs/>
                    <w:color w:val="000000" w:themeColor="text1"/>
                    <w:sz w:val="24"/>
                    <w:szCs w:val="24"/>
                    <w:lang w:val="en-US"/>
                  </w:rPr>
                </w:rPrChange>
              </w:rPr>
            </w:pPr>
          </w:p>
          <w:p w14:paraId="45C26DD4" w14:textId="77777777" w:rsidR="00A3233A" w:rsidRPr="00892D67" w:rsidRDefault="00A3233A" w:rsidP="004F2AF7">
            <w:pPr>
              <w:widowControl w:val="0"/>
              <w:autoSpaceDE w:val="0"/>
              <w:autoSpaceDN w:val="0"/>
              <w:adjustRightInd w:val="0"/>
              <w:spacing w:after="0"/>
              <w:ind w:right="105"/>
              <w:rPr>
                <w:rFonts w:ascii="Arial" w:hAnsi="Arial" w:cs="Arial"/>
                <w:b/>
                <w:bCs/>
                <w:color w:val="000000" w:themeColor="text1"/>
                <w:rPrChange w:id="1318" w:author="Rizky Sahadewa" w:date="2022-07-25T10:18:00Z">
                  <w:rPr>
                    <w:rFonts w:ascii="Times New Roman" w:hAnsi="Times New Roman" w:cs="Times New Roman"/>
                    <w:b/>
                    <w:bCs/>
                    <w:color w:val="000000" w:themeColor="text1"/>
                    <w:sz w:val="24"/>
                    <w:szCs w:val="24"/>
                  </w:rPr>
                </w:rPrChange>
              </w:rPr>
            </w:pPr>
          </w:p>
          <w:p w14:paraId="4EFC3083" w14:textId="36F145E9" w:rsidR="00F33B45" w:rsidRPr="00892D67" w:rsidRDefault="00665113" w:rsidP="004F2AF7">
            <w:pPr>
              <w:widowControl w:val="0"/>
              <w:tabs>
                <w:tab w:val="left" w:pos="3980"/>
              </w:tabs>
              <w:autoSpaceDE w:val="0"/>
              <w:autoSpaceDN w:val="0"/>
              <w:adjustRightInd w:val="0"/>
              <w:spacing w:after="0"/>
              <w:ind w:right="15"/>
              <w:jc w:val="center"/>
              <w:rPr>
                <w:rFonts w:ascii="Arial" w:hAnsi="Arial" w:cs="Arial"/>
                <w:bCs/>
                <w:i/>
                <w:color w:val="000000" w:themeColor="text1"/>
                <w:rPrChange w:id="1319" w:author="Rizky Sahadewa" w:date="2022-07-25T10:18:00Z">
                  <w:rPr>
                    <w:rFonts w:ascii="Times New Roman" w:hAnsi="Times New Roman" w:cs="Times New Roman"/>
                    <w:bCs/>
                    <w:i/>
                    <w:color w:val="000000" w:themeColor="text1"/>
                    <w:sz w:val="24"/>
                    <w:szCs w:val="24"/>
                  </w:rPr>
                </w:rPrChange>
              </w:rPr>
            </w:pPr>
            <w:r w:rsidRPr="00892D67">
              <w:rPr>
                <w:rFonts w:ascii="Arial" w:hAnsi="Arial" w:cs="Arial"/>
                <w:b/>
                <w:bCs/>
                <w:color w:val="000000" w:themeColor="text1"/>
                <w:u w:val="single"/>
                <w:lang w:val="en-US"/>
                <w:rPrChange w:id="1320" w:author="Rizky Sahadewa" w:date="2022-07-25T10:18:00Z">
                  <w:rPr>
                    <w:rFonts w:ascii="Times New Roman" w:hAnsi="Times New Roman" w:cs="Times New Roman"/>
                    <w:b/>
                    <w:bCs/>
                    <w:color w:val="000000" w:themeColor="text1"/>
                    <w:sz w:val="24"/>
                    <w:szCs w:val="24"/>
                    <w:u w:val="single"/>
                    <w:lang w:val="en-US"/>
                  </w:rPr>
                </w:rPrChange>
              </w:rPr>
              <w:t>Ayato Onuma</w:t>
            </w:r>
          </w:p>
          <w:p w14:paraId="3BDDEAE8" w14:textId="78414D57" w:rsidR="007749D3" w:rsidRPr="00892D67" w:rsidRDefault="00665113" w:rsidP="004F2AF7">
            <w:pPr>
              <w:widowControl w:val="0"/>
              <w:tabs>
                <w:tab w:val="left" w:pos="3980"/>
              </w:tabs>
              <w:autoSpaceDE w:val="0"/>
              <w:autoSpaceDN w:val="0"/>
              <w:adjustRightInd w:val="0"/>
              <w:spacing w:after="0"/>
              <w:ind w:right="15"/>
              <w:jc w:val="center"/>
              <w:rPr>
                <w:rFonts w:ascii="Arial" w:hAnsi="Arial" w:cs="Arial"/>
                <w:bCs/>
                <w:color w:val="000000" w:themeColor="text1"/>
                <w:rPrChange w:id="1321" w:author="Rizky Sahadewa" w:date="2022-07-25T10:18:00Z">
                  <w:rPr>
                    <w:rFonts w:ascii="Times New Roman" w:hAnsi="Times New Roman" w:cs="Times New Roman"/>
                    <w:bCs/>
                    <w:color w:val="000000" w:themeColor="text1"/>
                    <w:sz w:val="24"/>
                    <w:szCs w:val="24"/>
                  </w:rPr>
                </w:rPrChange>
              </w:rPr>
            </w:pPr>
            <w:r w:rsidRPr="00892D67">
              <w:rPr>
                <w:rFonts w:ascii="Arial" w:hAnsi="Arial" w:cs="Arial"/>
                <w:i/>
                <w:color w:val="000000" w:themeColor="text1"/>
                <w:lang w:val="en-US"/>
                <w:rPrChange w:id="1322" w:author="Rizky Sahadewa" w:date="2022-07-25T10:18:00Z">
                  <w:rPr>
                    <w:rFonts w:ascii="Times New Roman" w:hAnsi="Times New Roman" w:cs="Times New Roman"/>
                    <w:i/>
                    <w:color w:val="000000" w:themeColor="text1"/>
                    <w:sz w:val="24"/>
                    <w:szCs w:val="24"/>
                    <w:lang w:val="en-US"/>
                  </w:rPr>
                </w:rPrChange>
              </w:rPr>
              <w:t>Direktur</w:t>
            </w:r>
          </w:p>
        </w:tc>
        <w:tc>
          <w:tcPr>
            <w:tcW w:w="2600" w:type="pct"/>
            <w:vAlign w:val="bottom"/>
          </w:tcPr>
          <w:p w14:paraId="4B898D8A" w14:textId="77777777" w:rsidR="007749D3" w:rsidRPr="00892D67" w:rsidRDefault="007749D3" w:rsidP="004F2AF7">
            <w:pPr>
              <w:widowControl w:val="0"/>
              <w:autoSpaceDE w:val="0"/>
              <w:autoSpaceDN w:val="0"/>
              <w:adjustRightInd w:val="0"/>
              <w:spacing w:after="0"/>
              <w:jc w:val="center"/>
              <w:rPr>
                <w:rFonts w:ascii="Arial" w:hAnsi="Arial" w:cs="Arial"/>
                <w:b/>
                <w:bCs/>
                <w:color w:val="000000" w:themeColor="text1"/>
                <w:rPrChange w:id="1323" w:author="Rizky Sahadewa" w:date="2022-07-25T10:18:00Z">
                  <w:rPr>
                    <w:rFonts w:ascii="Times New Roman" w:hAnsi="Times New Roman" w:cs="Times New Roman"/>
                    <w:b/>
                    <w:bCs/>
                    <w:color w:val="000000" w:themeColor="text1"/>
                    <w:sz w:val="24"/>
                    <w:szCs w:val="24"/>
                  </w:rPr>
                </w:rPrChange>
              </w:rPr>
            </w:pPr>
            <w:r w:rsidRPr="00892D67">
              <w:rPr>
                <w:rFonts w:ascii="Arial" w:hAnsi="Arial" w:cs="Arial"/>
                <w:b/>
                <w:bCs/>
                <w:color w:val="000000" w:themeColor="text1"/>
                <w:rPrChange w:id="1324" w:author="Rizky Sahadewa" w:date="2022-07-25T10:18:00Z">
                  <w:rPr>
                    <w:rFonts w:ascii="Times New Roman" w:hAnsi="Times New Roman" w:cs="Times New Roman"/>
                    <w:b/>
                    <w:bCs/>
                    <w:color w:val="000000" w:themeColor="text1"/>
                    <w:sz w:val="24"/>
                    <w:szCs w:val="24"/>
                  </w:rPr>
                </w:rPrChange>
              </w:rPr>
              <w:t>PIHAK KEDUA</w:t>
            </w:r>
          </w:p>
          <w:p w14:paraId="7707B701" w14:textId="77777777" w:rsidR="007749D3" w:rsidRPr="00892D67" w:rsidRDefault="007749D3" w:rsidP="004F2AF7">
            <w:pPr>
              <w:widowControl w:val="0"/>
              <w:autoSpaceDE w:val="0"/>
              <w:autoSpaceDN w:val="0"/>
              <w:adjustRightInd w:val="0"/>
              <w:spacing w:after="0"/>
              <w:jc w:val="center"/>
              <w:rPr>
                <w:rFonts w:ascii="Arial" w:hAnsi="Arial" w:cs="Arial"/>
                <w:b/>
                <w:bCs/>
                <w:color w:val="000000" w:themeColor="text1"/>
                <w:rPrChange w:id="1325" w:author="Rizky Sahadewa" w:date="2022-07-25T10:18:00Z">
                  <w:rPr>
                    <w:rFonts w:ascii="Times New Roman" w:hAnsi="Times New Roman" w:cs="Times New Roman"/>
                    <w:b/>
                    <w:bCs/>
                    <w:color w:val="000000" w:themeColor="text1"/>
                    <w:sz w:val="24"/>
                    <w:szCs w:val="24"/>
                  </w:rPr>
                </w:rPrChange>
              </w:rPr>
            </w:pPr>
            <w:r w:rsidRPr="00892D67">
              <w:rPr>
                <w:rFonts w:ascii="Arial" w:hAnsi="Arial" w:cs="Arial"/>
                <w:b/>
                <w:bCs/>
                <w:color w:val="000000" w:themeColor="text1"/>
                <w:rPrChange w:id="1326" w:author="Rizky Sahadewa" w:date="2022-07-25T10:18:00Z">
                  <w:rPr>
                    <w:rFonts w:ascii="Times New Roman" w:hAnsi="Times New Roman" w:cs="Times New Roman"/>
                    <w:b/>
                    <w:bCs/>
                    <w:color w:val="000000" w:themeColor="text1"/>
                    <w:sz w:val="24"/>
                    <w:szCs w:val="24"/>
                  </w:rPr>
                </w:rPrChange>
              </w:rPr>
              <w:t>PT.</w:t>
            </w:r>
            <w:r w:rsidR="00A3233A" w:rsidRPr="00892D67">
              <w:rPr>
                <w:rFonts w:ascii="Arial" w:hAnsi="Arial" w:cs="Arial"/>
                <w:b/>
                <w:bCs/>
                <w:color w:val="000000" w:themeColor="text1"/>
                <w:rPrChange w:id="1327" w:author="Rizky Sahadewa" w:date="2022-07-25T10:18:00Z">
                  <w:rPr>
                    <w:rFonts w:ascii="Times New Roman" w:hAnsi="Times New Roman" w:cs="Times New Roman"/>
                    <w:b/>
                    <w:bCs/>
                    <w:color w:val="000000" w:themeColor="text1"/>
                    <w:sz w:val="24"/>
                    <w:szCs w:val="24"/>
                  </w:rPr>
                </w:rPrChange>
              </w:rPr>
              <w:t xml:space="preserve"> </w:t>
            </w:r>
            <w:r w:rsidRPr="00892D67">
              <w:rPr>
                <w:rFonts w:ascii="Arial" w:hAnsi="Arial" w:cs="Arial"/>
                <w:b/>
                <w:bCs/>
                <w:color w:val="000000" w:themeColor="text1"/>
                <w:rPrChange w:id="1328" w:author="Rizky Sahadewa" w:date="2022-07-25T10:18:00Z">
                  <w:rPr>
                    <w:rFonts w:ascii="Times New Roman" w:hAnsi="Times New Roman" w:cs="Times New Roman"/>
                    <w:b/>
                    <w:bCs/>
                    <w:color w:val="000000" w:themeColor="text1"/>
                    <w:sz w:val="24"/>
                    <w:szCs w:val="24"/>
                  </w:rPr>
                </w:rPrChange>
              </w:rPr>
              <w:t>S</w:t>
            </w:r>
            <w:r w:rsidR="0084356D" w:rsidRPr="00892D67">
              <w:rPr>
                <w:rFonts w:ascii="Arial" w:hAnsi="Arial" w:cs="Arial"/>
                <w:b/>
                <w:bCs/>
                <w:color w:val="000000" w:themeColor="text1"/>
                <w:rPrChange w:id="1329" w:author="Rizky Sahadewa" w:date="2022-07-25T10:18:00Z">
                  <w:rPr>
                    <w:rFonts w:ascii="Times New Roman" w:hAnsi="Times New Roman" w:cs="Times New Roman"/>
                    <w:b/>
                    <w:bCs/>
                    <w:color w:val="000000" w:themeColor="text1"/>
                    <w:sz w:val="24"/>
                    <w:szCs w:val="24"/>
                  </w:rPr>
                </w:rPrChange>
              </w:rPr>
              <w:t>EMARANG AUTOCOMP MANUFACTURING INDONESIA</w:t>
            </w:r>
          </w:p>
          <w:p w14:paraId="7E049353" w14:textId="77777777" w:rsidR="007749D3" w:rsidRPr="00892D67" w:rsidRDefault="007749D3" w:rsidP="004F2AF7">
            <w:pPr>
              <w:widowControl w:val="0"/>
              <w:autoSpaceDE w:val="0"/>
              <w:autoSpaceDN w:val="0"/>
              <w:adjustRightInd w:val="0"/>
              <w:spacing w:after="0"/>
              <w:jc w:val="center"/>
              <w:rPr>
                <w:rFonts w:ascii="Arial" w:hAnsi="Arial" w:cs="Arial"/>
                <w:b/>
                <w:bCs/>
                <w:color w:val="000000" w:themeColor="text1"/>
                <w:rPrChange w:id="1330" w:author="Rizky Sahadewa" w:date="2022-07-25T10:18:00Z">
                  <w:rPr>
                    <w:rFonts w:ascii="Times New Roman" w:hAnsi="Times New Roman" w:cs="Times New Roman"/>
                    <w:b/>
                    <w:bCs/>
                    <w:color w:val="000000" w:themeColor="text1"/>
                    <w:sz w:val="24"/>
                    <w:szCs w:val="24"/>
                  </w:rPr>
                </w:rPrChange>
              </w:rPr>
            </w:pPr>
          </w:p>
          <w:p w14:paraId="1094E1FF" w14:textId="77777777" w:rsidR="007749D3" w:rsidRPr="00892D67" w:rsidRDefault="007749D3" w:rsidP="004F2AF7">
            <w:pPr>
              <w:widowControl w:val="0"/>
              <w:autoSpaceDE w:val="0"/>
              <w:autoSpaceDN w:val="0"/>
              <w:adjustRightInd w:val="0"/>
              <w:spacing w:after="0"/>
              <w:jc w:val="center"/>
              <w:rPr>
                <w:rFonts w:ascii="Arial" w:hAnsi="Arial" w:cs="Arial"/>
                <w:b/>
                <w:bCs/>
                <w:color w:val="000000" w:themeColor="text1"/>
                <w:rPrChange w:id="1331" w:author="Rizky Sahadewa" w:date="2022-07-25T10:18:00Z">
                  <w:rPr>
                    <w:rFonts w:ascii="Times New Roman" w:hAnsi="Times New Roman" w:cs="Times New Roman"/>
                    <w:b/>
                    <w:bCs/>
                    <w:color w:val="000000" w:themeColor="text1"/>
                    <w:sz w:val="24"/>
                    <w:szCs w:val="24"/>
                  </w:rPr>
                </w:rPrChange>
              </w:rPr>
            </w:pPr>
          </w:p>
          <w:p w14:paraId="3AAEBD71" w14:textId="77777777" w:rsidR="00A3233A" w:rsidRPr="00892D67" w:rsidRDefault="00A3233A" w:rsidP="004F2AF7">
            <w:pPr>
              <w:widowControl w:val="0"/>
              <w:autoSpaceDE w:val="0"/>
              <w:autoSpaceDN w:val="0"/>
              <w:adjustRightInd w:val="0"/>
              <w:spacing w:after="0"/>
              <w:jc w:val="center"/>
              <w:rPr>
                <w:rFonts w:ascii="Arial" w:hAnsi="Arial" w:cs="Arial"/>
                <w:b/>
                <w:bCs/>
                <w:color w:val="000000" w:themeColor="text1"/>
                <w:rPrChange w:id="1332" w:author="Rizky Sahadewa" w:date="2022-07-25T10:18:00Z">
                  <w:rPr>
                    <w:rFonts w:ascii="Times New Roman" w:hAnsi="Times New Roman" w:cs="Times New Roman"/>
                    <w:b/>
                    <w:bCs/>
                    <w:color w:val="000000" w:themeColor="text1"/>
                    <w:sz w:val="24"/>
                    <w:szCs w:val="24"/>
                  </w:rPr>
                </w:rPrChange>
              </w:rPr>
            </w:pPr>
          </w:p>
          <w:p w14:paraId="5CA66EAB" w14:textId="77777777" w:rsidR="0046058D" w:rsidRPr="00892D67" w:rsidRDefault="0046058D" w:rsidP="004F2AF7">
            <w:pPr>
              <w:widowControl w:val="0"/>
              <w:autoSpaceDE w:val="0"/>
              <w:autoSpaceDN w:val="0"/>
              <w:adjustRightInd w:val="0"/>
              <w:spacing w:after="0"/>
              <w:jc w:val="center"/>
              <w:rPr>
                <w:rFonts w:ascii="Arial" w:hAnsi="Arial" w:cs="Arial"/>
                <w:b/>
                <w:bCs/>
                <w:color w:val="000000" w:themeColor="text1"/>
                <w:rPrChange w:id="1333" w:author="Rizky Sahadewa" w:date="2022-07-25T10:18:00Z">
                  <w:rPr>
                    <w:rFonts w:ascii="Times New Roman" w:hAnsi="Times New Roman" w:cs="Times New Roman"/>
                    <w:b/>
                    <w:bCs/>
                    <w:color w:val="000000" w:themeColor="text1"/>
                    <w:sz w:val="24"/>
                    <w:szCs w:val="24"/>
                  </w:rPr>
                </w:rPrChange>
              </w:rPr>
            </w:pPr>
          </w:p>
          <w:p w14:paraId="77F06F0F" w14:textId="77777777" w:rsidR="00A3233A" w:rsidRPr="00892D67" w:rsidRDefault="00A3233A" w:rsidP="004F2AF7">
            <w:pPr>
              <w:widowControl w:val="0"/>
              <w:autoSpaceDE w:val="0"/>
              <w:autoSpaceDN w:val="0"/>
              <w:adjustRightInd w:val="0"/>
              <w:spacing w:after="0"/>
              <w:jc w:val="center"/>
              <w:rPr>
                <w:rFonts w:ascii="Arial" w:hAnsi="Arial" w:cs="Arial"/>
                <w:b/>
                <w:bCs/>
                <w:color w:val="000000" w:themeColor="text1"/>
                <w:rPrChange w:id="1334" w:author="Rizky Sahadewa" w:date="2022-07-25T10:18:00Z">
                  <w:rPr>
                    <w:rFonts w:ascii="Times New Roman" w:hAnsi="Times New Roman" w:cs="Times New Roman"/>
                    <w:b/>
                    <w:bCs/>
                    <w:color w:val="000000" w:themeColor="text1"/>
                    <w:sz w:val="24"/>
                    <w:szCs w:val="24"/>
                  </w:rPr>
                </w:rPrChange>
              </w:rPr>
            </w:pPr>
          </w:p>
          <w:p w14:paraId="5DE18397" w14:textId="33028ED6" w:rsidR="007749D3" w:rsidRPr="00B613BC" w:rsidRDefault="0084356D" w:rsidP="004F2AF7">
            <w:pPr>
              <w:widowControl w:val="0"/>
              <w:autoSpaceDE w:val="0"/>
              <w:autoSpaceDN w:val="0"/>
              <w:adjustRightInd w:val="0"/>
              <w:spacing w:after="0"/>
              <w:jc w:val="center"/>
              <w:rPr>
                <w:rFonts w:ascii="Arial" w:hAnsi="Arial" w:cs="Arial"/>
                <w:b/>
                <w:color w:val="000000" w:themeColor="text1"/>
                <w:lang w:val="en-US"/>
                <w:rPrChange w:id="1335" w:author="ROHAYATI" w:date="2022-08-10T12:50:00Z">
                  <w:rPr>
                    <w:rFonts w:ascii="Times New Roman" w:hAnsi="Times New Roman" w:cs="Times New Roman"/>
                    <w:b/>
                    <w:color w:val="000000" w:themeColor="text1"/>
                    <w:sz w:val="24"/>
                    <w:szCs w:val="24"/>
                  </w:rPr>
                </w:rPrChange>
              </w:rPr>
            </w:pPr>
            <w:del w:id="1336" w:author="ROHAYATI" w:date="2022-08-10T12:50:00Z">
              <w:r w:rsidRPr="00892D67" w:rsidDel="00B613BC">
                <w:rPr>
                  <w:rFonts w:ascii="Arial" w:hAnsi="Arial" w:cs="Arial"/>
                  <w:b/>
                  <w:color w:val="000000" w:themeColor="text1"/>
                  <w:u w:val="single"/>
                  <w:rPrChange w:id="1337" w:author="Rizky Sahadewa" w:date="2022-07-25T10:18:00Z">
                    <w:rPr>
                      <w:rFonts w:ascii="Times New Roman" w:hAnsi="Times New Roman" w:cs="Times New Roman"/>
                      <w:b/>
                      <w:color w:val="000000" w:themeColor="text1"/>
                      <w:sz w:val="24"/>
                      <w:szCs w:val="24"/>
                      <w:u w:val="single"/>
                    </w:rPr>
                  </w:rPrChange>
                </w:rPr>
                <w:delText>Tatsuya Matsushita</w:delText>
              </w:r>
            </w:del>
            <w:ins w:id="1338" w:author="ROHAYATI" w:date="2022-08-10T12:50:00Z">
              <w:r w:rsidR="00B613BC">
                <w:rPr>
                  <w:rFonts w:ascii="Arial" w:hAnsi="Arial" w:cs="Arial"/>
                  <w:b/>
                  <w:color w:val="000000" w:themeColor="text1"/>
                  <w:u w:val="single"/>
                  <w:lang w:val="en-US"/>
                </w:rPr>
                <w:t>Kawasaki Nozomi</w:t>
              </w:r>
            </w:ins>
          </w:p>
          <w:p w14:paraId="2F821C7C" w14:textId="77777777" w:rsidR="007749D3" w:rsidRPr="00892D67" w:rsidRDefault="006C01EA" w:rsidP="004F2AF7">
            <w:pPr>
              <w:widowControl w:val="0"/>
              <w:autoSpaceDE w:val="0"/>
              <w:autoSpaceDN w:val="0"/>
              <w:adjustRightInd w:val="0"/>
              <w:spacing w:after="0"/>
              <w:jc w:val="center"/>
              <w:rPr>
                <w:rFonts w:ascii="Arial" w:hAnsi="Arial" w:cs="Arial"/>
                <w:bCs/>
                <w:color w:val="000000" w:themeColor="text1"/>
                <w:rPrChange w:id="1339" w:author="Rizky Sahadewa" w:date="2022-07-25T10:18:00Z">
                  <w:rPr>
                    <w:rFonts w:ascii="Times New Roman" w:hAnsi="Times New Roman" w:cs="Times New Roman"/>
                    <w:bCs/>
                    <w:color w:val="000000" w:themeColor="text1"/>
                    <w:sz w:val="24"/>
                    <w:szCs w:val="24"/>
                  </w:rPr>
                </w:rPrChange>
              </w:rPr>
            </w:pPr>
            <w:r w:rsidRPr="00892D67">
              <w:rPr>
                <w:rFonts w:ascii="Arial" w:hAnsi="Arial" w:cs="Arial"/>
                <w:color w:val="000000" w:themeColor="text1"/>
                <w:rPrChange w:id="1340" w:author="Rizky Sahadewa" w:date="2022-07-25T10:18:00Z">
                  <w:rPr>
                    <w:rFonts w:ascii="Times New Roman" w:hAnsi="Times New Roman" w:cs="Times New Roman"/>
                    <w:color w:val="000000" w:themeColor="text1"/>
                    <w:sz w:val="24"/>
                    <w:szCs w:val="24"/>
                  </w:rPr>
                </w:rPrChange>
              </w:rPr>
              <w:t>Direk</w:t>
            </w:r>
            <w:r w:rsidR="007749D3" w:rsidRPr="00892D67">
              <w:rPr>
                <w:rFonts w:ascii="Arial" w:hAnsi="Arial" w:cs="Arial"/>
                <w:color w:val="000000" w:themeColor="text1"/>
                <w:rPrChange w:id="1341" w:author="Rizky Sahadewa" w:date="2022-07-25T10:18:00Z">
                  <w:rPr>
                    <w:rFonts w:ascii="Times New Roman" w:hAnsi="Times New Roman" w:cs="Times New Roman"/>
                    <w:color w:val="000000" w:themeColor="text1"/>
                    <w:sz w:val="24"/>
                    <w:szCs w:val="24"/>
                  </w:rPr>
                </w:rPrChange>
              </w:rPr>
              <w:t>tur</w:t>
            </w:r>
          </w:p>
        </w:tc>
      </w:tr>
    </w:tbl>
    <w:p w14:paraId="5F6E6BE3" w14:textId="77777777" w:rsidR="000250C0" w:rsidRPr="00892D67" w:rsidDel="00107197" w:rsidRDefault="000250C0" w:rsidP="004F2AF7">
      <w:pPr>
        <w:pStyle w:val="Default"/>
        <w:tabs>
          <w:tab w:val="center" w:pos="7560"/>
        </w:tabs>
        <w:spacing w:line="276" w:lineRule="auto"/>
        <w:jc w:val="both"/>
        <w:rPr>
          <w:del w:id="1342" w:author="ROHAYATI" w:date="2021-06-08T12:27:00Z"/>
          <w:rFonts w:ascii="Arial" w:hAnsi="Arial" w:cs="Arial"/>
          <w:b/>
          <w:bCs/>
          <w:color w:val="000000" w:themeColor="text1"/>
          <w:sz w:val="22"/>
          <w:szCs w:val="22"/>
          <w:lang w:val="en-US"/>
          <w:rPrChange w:id="1343" w:author="Rizky Sahadewa" w:date="2022-07-25T10:18:00Z">
            <w:rPr>
              <w:del w:id="1344" w:author="ROHAYATI" w:date="2021-06-08T12:27:00Z"/>
              <w:b/>
              <w:bCs/>
              <w:color w:val="000000" w:themeColor="text1"/>
            </w:rPr>
          </w:rPrChange>
        </w:rPr>
      </w:pPr>
    </w:p>
    <w:p w14:paraId="2A2DC147" w14:textId="77777777" w:rsidR="0094347D" w:rsidRPr="00892D67" w:rsidRDefault="0094347D" w:rsidP="004F2AF7">
      <w:pPr>
        <w:pStyle w:val="Default"/>
        <w:tabs>
          <w:tab w:val="center" w:pos="7560"/>
        </w:tabs>
        <w:spacing w:line="276" w:lineRule="auto"/>
        <w:jc w:val="both"/>
        <w:rPr>
          <w:rFonts w:ascii="Arial" w:hAnsi="Arial" w:cs="Arial"/>
          <w:bCs/>
          <w:color w:val="000000" w:themeColor="text1"/>
          <w:sz w:val="22"/>
          <w:szCs w:val="22"/>
          <w:lang w:val="en-US"/>
          <w:rPrChange w:id="1345" w:author="Rizky Sahadewa" w:date="2022-07-25T10:18:00Z">
            <w:rPr>
              <w:bCs/>
              <w:color w:val="000000" w:themeColor="text1"/>
            </w:rPr>
          </w:rPrChange>
        </w:rPr>
      </w:pPr>
    </w:p>
    <w:sectPr w:rsidR="0094347D" w:rsidRPr="00892D67" w:rsidSect="00041EE8">
      <w:footerReference w:type="default" r:id="rId8"/>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899944" w14:textId="77777777" w:rsidR="009269BE" w:rsidRDefault="009269BE" w:rsidP="001A0EC8">
      <w:pPr>
        <w:spacing w:after="0" w:line="240" w:lineRule="auto"/>
      </w:pPr>
      <w:r>
        <w:separator/>
      </w:r>
    </w:p>
  </w:endnote>
  <w:endnote w:type="continuationSeparator" w:id="0">
    <w:p w14:paraId="1FB30EEF" w14:textId="77777777" w:rsidR="009269BE" w:rsidRDefault="009269BE"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DC57CF" w:rsidRPr="001A1104" w14:paraId="3EF57DFE" w14:textId="77777777" w:rsidTr="007D7353">
      <w:trPr>
        <w:trHeight w:val="710"/>
      </w:trPr>
      <w:tc>
        <w:tcPr>
          <w:tcW w:w="850" w:type="dxa"/>
        </w:tcPr>
        <w:p w14:paraId="47CB02EC"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523BF89E" w14:textId="77777777" w:rsidR="00DC57CF" w:rsidRPr="001A1104" w:rsidRDefault="00DC57CF" w:rsidP="00F31FB4">
          <w:pPr>
            <w:pStyle w:val="Footer"/>
            <w:rPr>
              <w:rFonts w:ascii="Times New Roman" w:hAnsi="Times New Roman" w:cs="Times New Roman"/>
              <w:sz w:val="16"/>
              <w:szCs w:val="16"/>
            </w:rPr>
          </w:pPr>
        </w:p>
        <w:p w14:paraId="61BD99EA" w14:textId="77777777" w:rsidR="00DC57CF" w:rsidRPr="001A1104" w:rsidRDefault="00DC57CF" w:rsidP="00F31FB4">
          <w:pPr>
            <w:pStyle w:val="Footer"/>
            <w:jc w:val="center"/>
            <w:rPr>
              <w:rFonts w:ascii="Times New Roman" w:hAnsi="Times New Roman" w:cs="Times New Roman"/>
              <w:sz w:val="16"/>
              <w:szCs w:val="16"/>
            </w:rPr>
          </w:pPr>
        </w:p>
        <w:p w14:paraId="41C6A204" w14:textId="77777777" w:rsidR="00DC57CF" w:rsidRPr="001A1104" w:rsidRDefault="00DC57CF" w:rsidP="00F31FB4">
          <w:pPr>
            <w:pStyle w:val="Footer"/>
            <w:jc w:val="center"/>
            <w:rPr>
              <w:rFonts w:ascii="Times New Roman" w:hAnsi="Times New Roman" w:cs="Times New Roman"/>
              <w:sz w:val="16"/>
              <w:szCs w:val="16"/>
            </w:rPr>
          </w:pPr>
        </w:p>
      </w:tc>
      <w:tc>
        <w:tcPr>
          <w:tcW w:w="851" w:type="dxa"/>
        </w:tcPr>
        <w:p w14:paraId="7C423E87"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1465C166"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1EB91F61"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6AEF4420" w14:textId="77777777" w:rsidR="00DC57CF" w:rsidRPr="001A1104" w:rsidRDefault="00DC57CF">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406C65">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406C65">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7DA32021" w14:textId="77777777" w:rsidR="00406C65" w:rsidRPr="00406C65" w:rsidRDefault="00406C65" w:rsidP="00406C65">
    <w:pPr>
      <w:pStyle w:val="Footer"/>
      <w:rPr>
        <w:ins w:id="1346" w:author="ROHAYATI" w:date="2024-06-06T12:22:00Z"/>
        <w:rFonts w:ascii="Times New Roman" w:hAnsi="Times New Roman" w:cs="Times New Roman"/>
        <w:color w:val="000000" w:themeColor="text1"/>
        <w:sz w:val="16"/>
        <w:szCs w:val="16"/>
      </w:rPr>
    </w:pPr>
    <w:ins w:id="1347" w:author="ROHAYATI" w:date="2024-06-06T12:22:00Z">
      <w:r w:rsidRPr="00406C65">
        <w:rPr>
          <w:rFonts w:ascii="Times New Roman" w:hAnsi="Times New Roman" w:cs="Times New Roman"/>
          <w:color w:val="000000" w:themeColor="text1"/>
          <w:sz w:val="16"/>
          <w:szCs w:val="16"/>
        </w:rPr>
        <w:t>SAMIJF/LKM-LA/05-2024/079</w:t>
      </w:r>
    </w:ins>
  </w:p>
  <w:p w14:paraId="78156B12" w14:textId="1875DF9F" w:rsidR="00DC57CF" w:rsidRPr="001A1104" w:rsidDel="00167F22" w:rsidRDefault="00DC57CF" w:rsidP="00F33B45">
    <w:pPr>
      <w:pStyle w:val="Default"/>
      <w:spacing w:line="276" w:lineRule="auto"/>
      <w:rPr>
        <w:del w:id="1348" w:author="ROHAYATI" w:date="2021-06-16T16:05:00Z"/>
        <w:i/>
        <w:color w:val="000000" w:themeColor="text1"/>
        <w:sz w:val="16"/>
        <w:szCs w:val="16"/>
        <w:lang w:val="en-US"/>
      </w:rPr>
    </w:pPr>
    <w:del w:id="1349" w:author="ROHAYATI" w:date="2021-06-16T16:05:00Z">
      <w:r w:rsidRPr="001A1104" w:rsidDel="00167F22">
        <w:rPr>
          <w:color w:val="000000" w:themeColor="text1"/>
          <w:sz w:val="16"/>
          <w:szCs w:val="16"/>
          <w:lang w:val="en-US"/>
        </w:rPr>
        <w:delText xml:space="preserve">………………………… </w:delText>
      </w:r>
      <w:r w:rsidRPr="001A1104" w:rsidDel="00167F22">
        <w:rPr>
          <w:i/>
          <w:color w:val="000000" w:themeColor="text1"/>
          <w:sz w:val="16"/>
          <w:szCs w:val="16"/>
          <w:lang w:val="en-US"/>
        </w:rPr>
        <w:delText>[Nomor kontrak PIC: Legal]</w:delText>
      </w:r>
    </w:del>
  </w:p>
  <w:p w14:paraId="68B97DA9" w14:textId="70D82AF6" w:rsidR="00DC57CF" w:rsidRPr="001A1104" w:rsidRDefault="00DC57CF" w:rsidP="00F33B45">
    <w:pPr>
      <w:pStyle w:val="Default"/>
      <w:spacing w:line="276" w:lineRule="auto"/>
      <w:rPr>
        <w:color w:val="000000" w:themeColor="text1"/>
        <w:sz w:val="16"/>
        <w:szCs w:val="16"/>
      </w:rPr>
    </w:pPr>
    <w:r>
      <w:rPr>
        <w:color w:val="000000" w:themeColor="text1"/>
        <w:sz w:val="16"/>
        <w:szCs w:val="16"/>
        <w:lang w:val="en-US"/>
      </w:rPr>
      <w:t>PT. KURITA INDONESIA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C7F549" w14:textId="77777777" w:rsidR="009269BE" w:rsidRDefault="009269BE" w:rsidP="001A0EC8">
      <w:pPr>
        <w:spacing w:after="0" w:line="240" w:lineRule="auto"/>
      </w:pPr>
      <w:r>
        <w:separator/>
      </w:r>
    </w:p>
  </w:footnote>
  <w:footnote w:type="continuationSeparator" w:id="0">
    <w:p w14:paraId="63E056FD" w14:textId="77777777" w:rsidR="009269BE" w:rsidRDefault="009269BE"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izky Sahadewa">
    <w15:presenceInfo w15:providerId="AD" w15:userId="S::r.sahadewa94@kurita-water.com::f84c2d8d-7096-4088-8d4e-a834baffba8b"/>
  </w15:person>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2D3"/>
    <w:rsid w:val="000F27F8"/>
    <w:rsid w:val="000F7A42"/>
    <w:rsid w:val="00105D1D"/>
    <w:rsid w:val="00107197"/>
    <w:rsid w:val="00110E60"/>
    <w:rsid w:val="00116A55"/>
    <w:rsid w:val="001368C2"/>
    <w:rsid w:val="00147AB0"/>
    <w:rsid w:val="00163EC8"/>
    <w:rsid w:val="00163EF0"/>
    <w:rsid w:val="00167F22"/>
    <w:rsid w:val="001703D8"/>
    <w:rsid w:val="00176442"/>
    <w:rsid w:val="0019486C"/>
    <w:rsid w:val="001A0EC8"/>
    <w:rsid w:val="001A1104"/>
    <w:rsid w:val="001A5DFD"/>
    <w:rsid w:val="001B567F"/>
    <w:rsid w:val="001E0CD7"/>
    <w:rsid w:val="001E13C4"/>
    <w:rsid w:val="001E5A94"/>
    <w:rsid w:val="001E5DF7"/>
    <w:rsid w:val="001E6F70"/>
    <w:rsid w:val="001E7C01"/>
    <w:rsid w:val="001F4635"/>
    <w:rsid w:val="00200A76"/>
    <w:rsid w:val="002054CB"/>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5527"/>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A65D4"/>
    <w:rsid w:val="003C5922"/>
    <w:rsid w:val="003E63D8"/>
    <w:rsid w:val="003F0264"/>
    <w:rsid w:val="003F4FD7"/>
    <w:rsid w:val="003F5ED0"/>
    <w:rsid w:val="003F74DB"/>
    <w:rsid w:val="00406C65"/>
    <w:rsid w:val="004112A0"/>
    <w:rsid w:val="00414AE8"/>
    <w:rsid w:val="00415D5A"/>
    <w:rsid w:val="004166BB"/>
    <w:rsid w:val="00424E0D"/>
    <w:rsid w:val="00442215"/>
    <w:rsid w:val="00451346"/>
    <w:rsid w:val="0046058D"/>
    <w:rsid w:val="00465955"/>
    <w:rsid w:val="00482CD8"/>
    <w:rsid w:val="00484002"/>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65113"/>
    <w:rsid w:val="00681E76"/>
    <w:rsid w:val="00682701"/>
    <w:rsid w:val="0068476C"/>
    <w:rsid w:val="0069154D"/>
    <w:rsid w:val="006921BD"/>
    <w:rsid w:val="00694166"/>
    <w:rsid w:val="00695E68"/>
    <w:rsid w:val="006A2E10"/>
    <w:rsid w:val="006B2F38"/>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3439"/>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D79DF"/>
    <w:rsid w:val="007E2FDA"/>
    <w:rsid w:val="007F2280"/>
    <w:rsid w:val="007F489B"/>
    <w:rsid w:val="007F510D"/>
    <w:rsid w:val="007F5E99"/>
    <w:rsid w:val="008065E6"/>
    <w:rsid w:val="00824E1A"/>
    <w:rsid w:val="008256CD"/>
    <w:rsid w:val="008274D1"/>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2D67"/>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269BE"/>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2C01"/>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120F8"/>
    <w:rsid w:val="00B33166"/>
    <w:rsid w:val="00B41120"/>
    <w:rsid w:val="00B42BD1"/>
    <w:rsid w:val="00B44053"/>
    <w:rsid w:val="00B613BC"/>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57CF"/>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31F6"/>
    <w:rsid w:val="00EA507C"/>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3229621"/>
  <w15:docId w15:val="{7349634E-DE48-4EAD-A44F-258EF96B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character" w:customStyle="1" w:styleId="UnresolvedMention">
    <w:name w:val="Unresolved Mention"/>
    <w:basedOn w:val="DefaultParagraphFont"/>
    <w:uiPriority w:val="99"/>
    <w:semiHidden/>
    <w:unhideWhenUsed/>
    <w:rsid w:val="00442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65108-856C-449B-88DC-B8F4EF611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13</cp:revision>
  <cp:lastPrinted>2018-01-16T08:24:00Z</cp:lastPrinted>
  <dcterms:created xsi:type="dcterms:W3CDTF">2021-06-03T03:14:00Z</dcterms:created>
  <dcterms:modified xsi:type="dcterms:W3CDTF">2024-06-06T05:22:00Z</dcterms:modified>
</cp:coreProperties>
</file>