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D7BF31" w14:textId="77777777" w:rsidR="00176442" w:rsidRPr="00651222" w:rsidRDefault="00176442" w:rsidP="008409BE">
      <w:pPr>
        <w:pStyle w:val="Default"/>
        <w:spacing w:line="276" w:lineRule="auto"/>
        <w:jc w:val="center"/>
        <w:rPr>
          <w:b/>
          <w:bCs/>
          <w:color w:val="000000" w:themeColor="text1"/>
        </w:rPr>
      </w:pPr>
      <w:r w:rsidRPr="00651222">
        <w:rPr>
          <w:b/>
          <w:bCs/>
          <w:color w:val="000000" w:themeColor="text1"/>
        </w:rPr>
        <w:t xml:space="preserve">PERJANJIAN </w:t>
      </w:r>
      <w:r w:rsidR="005B2481" w:rsidRPr="00651222">
        <w:rPr>
          <w:b/>
          <w:bCs/>
          <w:color w:val="000000" w:themeColor="text1"/>
        </w:rPr>
        <w:t xml:space="preserve">KONTRAK </w:t>
      </w:r>
      <w:r w:rsidRPr="00651222">
        <w:rPr>
          <w:b/>
          <w:bCs/>
          <w:color w:val="000000" w:themeColor="text1"/>
        </w:rPr>
        <w:t>KERJASAMA</w:t>
      </w:r>
    </w:p>
    <w:p w14:paraId="65CEAA38" w14:textId="77777777" w:rsidR="00A62477" w:rsidRPr="00651222" w:rsidRDefault="00A62477" w:rsidP="008409BE">
      <w:pPr>
        <w:pStyle w:val="Default"/>
        <w:spacing w:line="276" w:lineRule="auto"/>
        <w:jc w:val="center"/>
        <w:rPr>
          <w:color w:val="000000" w:themeColor="text1"/>
        </w:rPr>
      </w:pPr>
      <w:r w:rsidRPr="00651222">
        <w:rPr>
          <w:b/>
          <w:bCs/>
          <w:color w:val="000000" w:themeColor="text1"/>
        </w:rPr>
        <w:t>antara</w:t>
      </w:r>
    </w:p>
    <w:p w14:paraId="44650414" w14:textId="77777777" w:rsidR="00743E14" w:rsidRPr="00651222" w:rsidRDefault="00611A15" w:rsidP="008409BE">
      <w:pPr>
        <w:pStyle w:val="Default"/>
        <w:spacing w:line="276" w:lineRule="auto"/>
        <w:jc w:val="center"/>
        <w:rPr>
          <w:color w:val="000000" w:themeColor="text1"/>
        </w:rPr>
      </w:pPr>
      <w:r w:rsidRPr="00651222">
        <w:rPr>
          <w:b/>
          <w:bCs/>
          <w:color w:val="000000" w:themeColor="text1"/>
        </w:rPr>
        <w:t>PT YAKULT INDONESIA PERSADA</w:t>
      </w:r>
    </w:p>
    <w:p w14:paraId="725A5605" w14:textId="77777777" w:rsidR="00176442" w:rsidRPr="00651222" w:rsidRDefault="00176442" w:rsidP="008409BE">
      <w:pPr>
        <w:pStyle w:val="Default"/>
        <w:spacing w:line="276" w:lineRule="auto"/>
        <w:jc w:val="center"/>
        <w:rPr>
          <w:b/>
          <w:color w:val="000000" w:themeColor="text1"/>
        </w:rPr>
      </w:pPr>
      <w:r w:rsidRPr="00651222">
        <w:rPr>
          <w:b/>
          <w:color w:val="000000" w:themeColor="text1"/>
        </w:rPr>
        <w:t>dengan</w:t>
      </w:r>
    </w:p>
    <w:p w14:paraId="0EA2E718" w14:textId="25D3F6B3" w:rsidR="00176442" w:rsidRPr="00651222" w:rsidRDefault="00374E42" w:rsidP="008409BE">
      <w:pPr>
        <w:pStyle w:val="Default"/>
        <w:pBdr>
          <w:bottom w:val="double" w:sz="6" w:space="1" w:color="auto"/>
        </w:pBdr>
        <w:spacing w:line="276" w:lineRule="auto"/>
        <w:jc w:val="center"/>
        <w:rPr>
          <w:b/>
          <w:bCs/>
          <w:color w:val="000000" w:themeColor="text1"/>
          <w:lang w:val="en-US"/>
        </w:rPr>
      </w:pPr>
      <w:r w:rsidRPr="00651222">
        <w:rPr>
          <w:b/>
          <w:bCs/>
          <w:color w:val="000000" w:themeColor="text1"/>
        </w:rPr>
        <w:t>PT</w:t>
      </w:r>
      <w:r w:rsidR="00874C84">
        <w:rPr>
          <w:b/>
          <w:bCs/>
          <w:color w:val="000000" w:themeColor="text1"/>
        </w:rPr>
        <w:t xml:space="preserve"> </w:t>
      </w:r>
      <w:r w:rsidR="004C397A" w:rsidRPr="00651222">
        <w:rPr>
          <w:b/>
          <w:bCs/>
          <w:color w:val="000000" w:themeColor="text1"/>
        </w:rPr>
        <w:t>SEMARANG AUTOCOMP MANUFACTURING INDONESIA</w:t>
      </w:r>
      <w:r w:rsidR="003567B4" w:rsidRPr="00651222">
        <w:rPr>
          <w:b/>
          <w:bCs/>
          <w:color w:val="000000" w:themeColor="text1"/>
        </w:rPr>
        <w:t xml:space="preserve"> (PT</w:t>
      </w:r>
      <w:r w:rsidR="00EC71F0">
        <w:rPr>
          <w:b/>
          <w:bCs/>
          <w:color w:val="000000" w:themeColor="text1"/>
        </w:rPr>
        <w:t xml:space="preserve"> </w:t>
      </w:r>
      <w:r w:rsidR="003567B4" w:rsidRPr="00651222">
        <w:rPr>
          <w:b/>
          <w:bCs/>
          <w:color w:val="000000" w:themeColor="text1"/>
        </w:rPr>
        <w:t>SAMI)</w:t>
      </w:r>
    </w:p>
    <w:p w14:paraId="1A883F24" w14:textId="77777777" w:rsidR="004202DE" w:rsidRPr="00651222" w:rsidRDefault="004202DE" w:rsidP="008409BE">
      <w:pPr>
        <w:pStyle w:val="Default"/>
        <w:pBdr>
          <w:bottom w:val="double" w:sz="6" w:space="1" w:color="auto"/>
        </w:pBdr>
        <w:spacing w:line="276" w:lineRule="auto"/>
        <w:jc w:val="center"/>
        <w:rPr>
          <w:b/>
          <w:bCs/>
          <w:color w:val="000000" w:themeColor="text1"/>
        </w:rPr>
      </w:pPr>
      <w:r w:rsidRPr="00651222">
        <w:rPr>
          <w:b/>
          <w:bCs/>
          <w:color w:val="000000" w:themeColor="text1"/>
          <w:lang w:val="en-US"/>
        </w:rPr>
        <w:t>JEPARA</w:t>
      </w:r>
      <w:r w:rsidR="008409BE" w:rsidRPr="00651222">
        <w:rPr>
          <w:b/>
          <w:bCs/>
          <w:color w:val="000000" w:themeColor="text1"/>
        </w:rPr>
        <w:t xml:space="preserve"> FACTORY</w:t>
      </w:r>
    </w:p>
    <w:p w14:paraId="6CE9274E" w14:textId="77777777" w:rsidR="00F84BF9" w:rsidRDefault="00F84BF9" w:rsidP="008409BE">
      <w:pPr>
        <w:pStyle w:val="Default"/>
        <w:spacing w:line="276" w:lineRule="auto"/>
        <w:jc w:val="center"/>
        <w:rPr>
          <w:color w:val="auto"/>
        </w:rPr>
      </w:pPr>
      <w:r w:rsidRPr="00F84BF9">
        <w:rPr>
          <w:color w:val="auto"/>
        </w:rPr>
        <w:t>SAMIJF/LKM-LA/06-2023/064</w:t>
      </w:r>
    </w:p>
    <w:p w14:paraId="0CFDA58C" w14:textId="77777777" w:rsidR="00D53453" w:rsidRPr="00D53453" w:rsidRDefault="00D53453" w:rsidP="008409BE">
      <w:pPr>
        <w:pStyle w:val="Default"/>
        <w:spacing w:line="276" w:lineRule="auto"/>
        <w:jc w:val="center"/>
        <w:rPr>
          <w:i/>
          <w:color w:val="auto"/>
          <w:lang w:val="en-US"/>
        </w:rPr>
      </w:pPr>
    </w:p>
    <w:p w14:paraId="79C49524" w14:textId="4A8CF9FE" w:rsidR="00176442" w:rsidRPr="00651222" w:rsidRDefault="00176442" w:rsidP="008409BE">
      <w:pPr>
        <w:pStyle w:val="Default"/>
        <w:spacing w:line="276" w:lineRule="auto"/>
        <w:jc w:val="both"/>
        <w:rPr>
          <w:color w:val="000000" w:themeColor="text1"/>
        </w:rPr>
      </w:pPr>
      <w:r w:rsidRPr="001B3F0A">
        <w:rPr>
          <w:color w:val="auto"/>
        </w:rPr>
        <w:t xml:space="preserve">Pada hari </w:t>
      </w:r>
      <w:r w:rsidR="00B00CA3">
        <w:rPr>
          <w:color w:val="auto"/>
          <w:lang w:val="en-US"/>
        </w:rPr>
        <w:t>Jumat</w:t>
      </w:r>
      <w:r w:rsidR="002334B8">
        <w:rPr>
          <w:color w:val="auto"/>
        </w:rPr>
        <w:t>,</w:t>
      </w:r>
      <w:r w:rsidR="002B20B2" w:rsidRPr="001B3F0A">
        <w:rPr>
          <w:color w:val="auto"/>
        </w:rPr>
        <w:t xml:space="preserve"> </w:t>
      </w:r>
      <w:r w:rsidR="008409BE" w:rsidRPr="001B3F0A">
        <w:rPr>
          <w:color w:val="auto"/>
        </w:rPr>
        <w:t xml:space="preserve">tanggal </w:t>
      </w:r>
      <w:r w:rsidR="00E47CDA">
        <w:rPr>
          <w:color w:val="auto"/>
          <w:lang w:val="en-US"/>
        </w:rPr>
        <w:t>Dua puluh enam</w:t>
      </w:r>
      <w:r w:rsidR="002B20B2" w:rsidRPr="001B3F0A">
        <w:rPr>
          <w:color w:val="auto"/>
        </w:rPr>
        <w:t xml:space="preserve"> </w:t>
      </w:r>
      <w:r w:rsidR="008409BE" w:rsidRPr="001B3F0A">
        <w:rPr>
          <w:color w:val="auto"/>
        </w:rPr>
        <w:t xml:space="preserve">bulan </w:t>
      </w:r>
      <w:r w:rsidR="00B00CA3">
        <w:rPr>
          <w:color w:val="auto"/>
          <w:lang w:val="en-US"/>
        </w:rPr>
        <w:t>Mei</w:t>
      </w:r>
      <w:r w:rsidR="004C6217" w:rsidRPr="001B3F0A">
        <w:rPr>
          <w:color w:val="auto"/>
        </w:rPr>
        <w:t xml:space="preserve"> </w:t>
      </w:r>
      <w:r w:rsidR="008409BE" w:rsidRPr="001B3F0A">
        <w:rPr>
          <w:color w:val="auto"/>
        </w:rPr>
        <w:t>tahun dua ribu dua puluh</w:t>
      </w:r>
      <w:r w:rsidR="00A209D0" w:rsidRPr="001B3F0A">
        <w:rPr>
          <w:color w:val="auto"/>
          <w:lang w:val="en-US"/>
        </w:rPr>
        <w:t xml:space="preserve"> </w:t>
      </w:r>
      <w:r w:rsidR="00E47CDA">
        <w:rPr>
          <w:color w:val="auto"/>
          <w:lang w:val="en-US"/>
        </w:rPr>
        <w:t>tiga</w:t>
      </w:r>
      <w:r w:rsidR="00B00CA3" w:rsidRPr="001B3F0A">
        <w:rPr>
          <w:color w:val="auto"/>
        </w:rPr>
        <w:t xml:space="preserve"> </w:t>
      </w:r>
      <w:r w:rsidR="00A209D0" w:rsidRPr="001B3F0A">
        <w:rPr>
          <w:color w:val="auto"/>
        </w:rPr>
        <w:t>(</w:t>
      </w:r>
      <w:r w:rsidR="00E47CDA">
        <w:rPr>
          <w:color w:val="auto"/>
          <w:lang w:val="en-US"/>
        </w:rPr>
        <w:t>26</w:t>
      </w:r>
      <w:r w:rsidR="002E5B34" w:rsidRPr="001B3F0A">
        <w:rPr>
          <w:color w:val="auto"/>
        </w:rPr>
        <w:t>-0</w:t>
      </w:r>
      <w:r w:rsidR="00B00CA3">
        <w:rPr>
          <w:color w:val="auto"/>
          <w:lang w:val="en-US"/>
        </w:rPr>
        <w:t>5</w:t>
      </w:r>
      <w:r w:rsidR="002E5B34" w:rsidRPr="001B3F0A">
        <w:rPr>
          <w:color w:val="auto"/>
        </w:rPr>
        <w:t>-202</w:t>
      </w:r>
      <w:r w:rsidR="00E47CDA">
        <w:rPr>
          <w:color w:val="auto"/>
          <w:lang w:val="en-US"/>
        </w:rPr>
        <w:t>3</w:t>
      </w:r>
      <w:r w:rsidR="008409BE" w:rsidRPr="001B3F0A">
        <w:rPr>
          <w:color w:val="auto"/>
        </w:rPr>
        <w:t>)</w:t>
      </w:r>
      <w:r w:rsidR="00A62477" w:rsidRPr="00A707A4">
        <w:rPr>
          <w:color w:val="auto"/>
        </w:rPr>
        <w:t xml:space="preserve">, telah disepakati </w:t>
      </w:r>
      <w:r w:rsidR="008409BE" w:rsidRPr="00A707A4">
        <w:rPr>
          <w:color w:val="auto"/>
        </w:rPr>
        <w:t xml:space="preserve">Perjanjian </w:t>
      </w:r>
      <w:r w:rsidR="002B328F">
        <w:rPr>
          <w:color w:val="auto"/>
        </w:rPr>
        <w:t>K</w:t>
      </w:r>
      <w:r w:rsidR="00586884">
        <w:rPr>
          <w:color w:val="auto"/>
          <w:lang w:val="en-US"/>
        </w:rPr>
        <w:t>erjasama</w:t>
      </w:r>
      <w:r w:rsidR="002334B8">
        <w:rPr>
          <w:color w:val="auto"/>
        </w:rPr>
        <w:t xml:space="preserve"> (</w:t>
      </w:r>
      <w:r w:rsidR="0075043E">
        <w:rPr>
          <w:color w:val="auto"/>
        </w:rPr>
        <w:t xml:space="preserve">selanjutnya disebut sebagai </w:t>
      </w:r>
      <w:r w:rsidR="002334B8">
        <w:rPr>
          <w:color w:val="auto"/>
        </w:rPr>
        <w:t>“</w:t>
      </w:r>
      <w:r w:rsidR="002334B8" w:rsidRPr="00F54605">
        <w:rPr>
          <w:b/>
          <w:color w:val="auto"/>
        </w:rPr>
        <w:t>Perjanjian</w:t>
      </w:r>
      <w:r w:rsidR="002334B8">
        <w:rPr>
          <w:color w:val="auto"/>
        </w:rPr>
        <w:t>”)</w:t>
      </w:r>
      <w:r w:rsidR="008409BE" w:rsidRPr="00651222">
        <w:rPr>
          <w:color w:val="000000" w:themeColor="text1"/>
        </w:rPr>
        <w:t xml:space="preserve">, </w:t>
      </w:r>
      <w:r w:rsidR="00A62477" w:rsidRPr="00651222">
        <w:rPr>
          <w:color w:val="000000" w:themeColor="text1"/>
        </w:rPr>
        <w:t>oleh dan antara</w:t>
      </w:r>
      <w:r w:rsidRPr="00651222">
        <w:rPr>
          <w:color w:val="000000" w:themeColor="text1"/>
        </w:rPr>
        <w:t xml:space="preserve">: </w:t>
      </w:r>
    </w:p>
    <w:p w14:paraId="059A8982" w14:textId="77777777" w:rsidR="0002587A" w:rsidRPr="00651222" w:rsidRDefault="0002587A" w:rsidP="008409BE">
      <w:pPr>
        <w:pStyle w:val="Default"/>
        <w:spacing w:line="276" w:lineRule="auto"/>
        <w:jc w:val="both"/>
        <w:rPr>
          <w:color w:val="000000" w:themeColor="text1"/>
        </w:rPr>
      </w:pPr>
    </w:p>
    <w:tbl>
      <w:tblPr>
        <w:tblStyle w:val="TableGrid"/>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83"/>
        <w:gridCol w:w="6826"/>
      </w:tblGrid>
      <w:tr w:rsidR="00973458" w:rsidRPr="00651222" w14:paraId="5F20DB55" w14:textId="77777777" w:rsidTr="008409BE">
        <w:tc>
          <w:tcPr>
            <w:tcW w:w="2235" w:type="dxa"/>
          </w:tcPr>
          <w:p w14:paraId="1499E46B" w14:textId="77777777" w:rsidR="00973458" w:rsidRPr="00651222" w:rsidRDefault="00973458" w:rsidP="008409BE">
            <w:pPr>
              <w:pStyle w:val="Default"/>
              <w:spacing w:line="276" w:lineRule="auto"/>
              <w:jc w:val="both"/>
              <w:rPr>
                <w:color w:val="000000" w:themeColor="text1"/>
              </w:rPr>
            </w:pPr>
            <w:r w:rsidRPr="00651222">
              <w:rPr>
                <w:bCs/>
                <w:color w:val="000000" w:themeColor="text1"/>
              </w:rPr>
              <w:t>Nama</w:t>
            </w:r>
            <w:r w:rsidR="00611A15" w:rsidRPr="00651222">
              <w:rPr>
                <w:bCs/>
                <w:color w:val="000000" w:themeColor="text1"/>
              </w:rPr>
              <w:t xml:space="preserve"> Perusahaan </w:t>
            </w:r>
          </w:p>
          <w:p w14:paraId="6EDCAC71" w14:textId="77777777" w:rsidR="008A49ED" w:rsidRPr="00651222" w:rsidRDefault="00973458" w:rsidP="008409BE">
            <w:pPr>
              <w:pStyle w:val="Default"/>
              <w:spacing w:line="276" w:lineRule="auto"/>
              <w:jc w:val="both"/>
              <w:rPr>
                <w:color w:val="000000" w:themeColor="text1"/>
              </w:rPr>
            </w:pPr>
            <w:r w:rsidRPr="00651222">
              <w:rPr>
                <w:color w:val="000000" w:themeColor="text1"/>
              </w:rPr>
              <w:t>Alamat</w:t>
            </w:r>
            <w:r w:rsidR="00611A15" w:rsidRPr="00651222">
              <w:rPr>
                <w:color w:val="000000" w:themeColor="text1"/>
              </w:rPr>
              <w:t xml:space="preserve"> </w:t>
            </w:r>
            <w:r w:rsidR="008A49ED" w:rsidRPr="00651222">
              <w:rPr>
                <w:color w:val="000000" w:themeColor="text1"/>
              </w:rPr>
              <w:t>Kantor Pusat</w:t>
            </w:r>
          </w:p>
          <w:p w14:paraId="22D06782" w14:textId="77777777" w:rsidR="00973458" w:rsidRPr="00651222" w:rsidRDefault="00973458" w:rsidP="008409BE">
            <w:pPr>
              <w:spacing w:line="276" w:lineRule="auto"/>
              <w:rPr>
                <w:rFonts w:ascii="Times New Roman" w:hAnsi="Times New Roman" w:cs="Times New Roman"/>
                <w:sz w:val="24"/>
                <w:szCs w:val="24"/>
              </w:rPr>
            </w:pPr>
          </w:p>
          <w:p w14:paraId="301FB4D4" w14:textId="77777777" w:rsidR="008A49ED" w:rsidRPr="00651222" w:rsidRDefault="008A49ED" w:rsidP="008409BE">
            <w:pPr>
              <w:spacing w:line="276" w:lineRule="auto"/>
              <w:rPr>
                <w:rFonts w:ascii="Times New Roman" w:hAnsi="Times New Roman" w:cs="Times New Roman"/>
                <w:sz w:val="24"/>
                <w:szCs w:val="24"/>
              </w:rPr>
            </w:pPr>
            <w:r w:rsidRPr="00651222">
              <w:rPr>
                <w:rFonts w:ascii="Times New Roman" w:hAnsi="Times New Roman" w:cs="Times New Roman"/>
                <w:sz w:val="24"/>
                <w:szCs w:val="24"/>
              </w:rPr>
              <w:t>Alamat Kantor Cabang</w:t>
            </w:r>
          </w:p>
        </w:tc>
        <w:tc>
          <w:tcPr>
            <w:tcW w:w="283" w:type="dxa"/>
          </w:tcPr>
          <w:p w14:paraId="4B68F13F" w14:textId="77777777" w:rsidR="00973458" w:rsidRPr="00651222" w:rsidRDefault="00973458" w:rsidP="008409BE">
            <w:pPr>
              <w:spacing w:line="276" w:lineRule="auto"/>
              <w:jc w:val="both"/>
              <w:rPr>
                <w:rFonts w:ascii="Times New Roman" w:hAnsi="Times New Roman" w:cs="Times New Roman"/>
                <w:sz w:val="24"/>
                <w:szCs w:val="24"/>
              </w:rPr>
            </w:pPr>
            <w:r w:rsidRPr="00651222">
              <w:rPr>
                <w:rFonts w:ascii="Times New Roman" w:hAnsi="Times New Roman" w:cs="Times New Roman"/>
                <w:bCs/>
                <w:color w:val="000000" w:themeColor="text1"/>
                <w:sz w:val="24"/>
                <w:szCs w:val="24"/>
              </w:rPr>
              <w:t>:</w:t>
            </w:r>
            <w:r w:rsidR="00FB7B39" w:rsidRPr="00651222">
              <w:rPr>
                <w:rFonts w:ascii="Times New Roman" w:hAnsi="Times New Roman" w:cs="Times New Roman"/>
                <w:color w:val="000000" w:themeColor="text1"/>
                <w:sz w:val="24"/>
                <w:szCs w:val="24"/>
              </w:rPr>
              <w:t xml:space="preserve">    </w:t>
            </w:r>
            <w:r w:rsidR="007749D3" w:rsidRPr="00651222">
              <w:rPr>
                <w:rFonts w:ascii="Times New Roman" w:hAnsi="Times New Roman" w:cs="Times New Roman"/>
                <w:sz w:val="24"/>
                <w:szCs w:val="24"/>
              </w:rPr>
              <w:t>:</w:t>
            </w:r>
          </w:p>
          <w:p w14:paraId="13FBDBA0" w14:textId="77777777" w:rsidR="008A49ED" w:rsidRPr="00651222" w:rsidRDefault="008A49ED" w:rsidP="008409BE">
            <w:pPr>
              <w:pStyle w:val="Default"/>
              <w:spacing w:line="276" w:lineRule="auto"/>
              <w:jc w:val="both"/>
              <w:rPr>
                <w:color w:val="000000" w:themeColor="text1"/>
              </w:rPr>
            </w:pPr>
          </w:p>
          <w:p w14:paraId="40254584" w14:textId="77777777" w:rsidR="008A49ED" w:rsidRPr="00651222" w:rsidRDefault="008A49ED" w:rsidP="008409BE">
            <w:pPr>
              <w:pStyle w:val="Default"/>
              <w:spacing w:line="276" w:lineRule="auto"/>
              <w:jc w:val="both"/>
              <w:rPr>
                <w:color w:val="000000" w:themeColor="text1"/>
              </w:rPr>
            </w:pPr>
            <w:r w:rsidRPr="00651222">
              <w:rPr>
                <w:color w:val="000000" w:themeColor="text1"/>
              </w:rPr>
              <w:t>:</w:t>
            </w:r>
          </w:p>
        </w:tc>
        <w:tc>
          <w:tcPr>
            <w:tcW w:w="6826" w:type="dxa"/>
          </w:tcPr>
          <w:p w14:paraId="70E8C23A" w14:textId="77777777" w:rsidR="00AB2EEA" w:rsidRPr="00651222" w:rsidRDefault="00611A15" w:rsidP="008409BE">
            <w:pPr>
              <w:pStyle w:val="Default"/>
              <w:spacing w:line="276" w:lineRule="auto"/>
              <w:jc w:val="both"/>
              <w:rPr>
                <w:color w:val="000000" w:themeColor="text1"/>
              </w:rPr>
            </w:pPr>
            <w:r w:rsidRPr="00651222">
              <w:rPr>
                <w:color w:val="000000" w:themeColor="text1"/>
              </w:rPr>
              <w:t>PT Yakult Indonesia Persada</w:t>
            </w:r>
          </w:p>
          <w:p w14:paraId="2C700CC7" w14:textId="77777777" w:rsidR="00FB7B39" w:rsidRPr="00651222" w:rsidRDefault="00611A15" w:rsidP="008409BE">
            <w:pPr>
              <w:pStyle w:val="Default"/>
              <w:spacing w:line="276" w:lineRule="auto"/>
              <w:jc w:val="both"/>
              <w:rPr>
                <w:color w:val="000000" w:themeColor="text1"/>
              </w:rPr>
            </w:pPr>
            <w:r w:rsidRPr="00651222">
              <w:rPr>
                <w:color w:val="000000" w:themeColor="text1"/>
              </w:rPr>
              <w:t>Gedung Antam Office Park Tower B, Lt. 16, Jl. TB. Simatupang No. 1, Tanjung Barat, Jakarta Selatan</w:t>
            </w:r>
          </w:p>
          <w:p w14:paraId="61A702BC" w14:textId="77777777" w:rsidR="008A49ED" w:rsidRPr="00651222" w:rsidRDefault="008A49ED" w:rsidP="008409BE">
            <w:pPr>
              <w:pStyle w:val="Default"/>
              <w:spacing w:line="276" w:lineRule="auto"/>
              <w:jc w:val="both"/>
              <w:rPr>
                <w:color w:val="000000" w:themeColor="text1"/>
                <w:highlight w:val="green"/>
              </w:rPr>
            </w:pPr>
            <w:r w:rsidRPr="00651222">
              <w:rPr>
                <w:color w:val="000000" w:themeColor="text1"/>
              </w:rPr>
              <w:t>Jl. Raya Kudus Jepara Km. 4, Desa Kedung Dowo, Kec. Kaliwungu, Kab. Kudus, Prov. Jawa Tengah</w:t>
            </w:r>
          </w:p>
        </w:tc>
      </w:tr>
    </w:tbl>
    <w:p w14:paraId="0A8B4172" w14:textId="77777777" w:rsidR="002B328F" w:rsidRDefault="002B328F" w:rsidP="008409BE">
      <w:pPr>
        <w:pStyle w:val="Default"/>
        <w:spacing w:line="276" w:lineRule="auto"/>
        <w:jc w:val="both"/>
        <w:rPr>
          <w:color w:val="000000" w:themeColor="text1"/>
        </w:rPr>
      </w:pPr>
    </w:p>
    <w:p w14:paraId="1B5A65AB" w14:textId="77777777" w:rsidR="00041EE8" w:rsidRPr="00651222" w:rsidRDefault="00611A15" w:rsidP="008409BE">
      <w:pPr>
        <w:pStyle w:val="Default"/>
        <w:spacing w:line="276" w:lineRule="auto"/>
        <w:jc w:val="both"/>
        <w:rPr>
          <w:bCs/>
          <w:color w:val="000000" w:themeColor="text1"/>
        </w:rPr>
      </w:pPr>
      <w:r w:rsidRPr="00651222">
        <w:rPr>
          <w:color w:val="000000" w:themeColor="text1"/>
        </w:rPr>
        <w:t xml:space="preserve">Dalam hal ini, perseroan diwakili oleh </w:t>
      </w:r>
      <w:r w:rsidR="00D25D54" w:rsidRPr="00D25D54">
        <w:rPr>
          <w:b/>
          <w:color w:val="000000" w:themeColor="text1"/>
        </w:rPr>
        <w:t>H</w:t>
      </w:r>
      <w:r w:rsidR="00D25D54">
        <w:rPr>
          <w:b/>
          <w:color w:val="000000" w:themeColor="text1"/>
        </w:rPr>
        <w:t>iroshi</w:t>
      </w:r>
      <w:r w:rsidR="000B36C9">
        <w:rPr>
          <w:b/>
          <w:color w:val="000000" w:themeColor="text1"/>
        </w:rPr>
        <w:t xml:space="preserve"> Kawaguchi</w:t>
      </w:r>
      <w:r w:rsidRPr="00651222">
        <w:rPr>
          <w:color w:val="000000" w:themeColor="text1"/>
        </w:rPr>
        <w:t xml:space="preserve"> selaku Presiden Direktur dan </w:t>
      </w:r>
      <w:r w:rsidR="000B36C9">
        <w:rPr>
          <w:b/>
          <w:color w:val="000000" w:themeColor="text1"/>
        </w:rPr>
        <w:t>Toshiyuki</w:t>
      </w:r>
      <w:r w:rsidRPr="00586884">
        <w:rPr>
          <w:b/>
          <w:color w:val="000000" w:themeColor="text1"/>
        </w:rPr>
        <w:t xml:space="preserve"> </w:t>
      </w:r>
      <w:r w:rsidR="000B36C9">
        <w:rPr>
          <w:b/>
          <w:color w:val="000000" w:themeColor="text1"/>
        </w:rPr>
        <w:t>Iwamoto</w:t>
      </w:r>
      <w:r w:rsidRPr="00651222">
        <w:rPr>
          <w:color w:val="000000" w:themeColor="text1"/>
        </w:rPr>
        <w:t xml:space="preserve"> selaku </w:t>
      </w:r>
      <w:r w:rsidR="00586884" w:rsidRPr="000F7755">
        <w:rPr>
          <w:color w:val="000000" w:themeColor="text1"/>
        </w:rPr>
        <w:t xml:space="preserve">Wakil Presiden </w:t>
      </w:r>
      <w:r w:rsidRPr="00651222">
        <w:rPr>
          <w:color w:val="000000" w:themeColor="text1"/>
        </w:rPr>
        <w:t xml:space="preserve">Direktur, dari dan oleh karenanya sah </w:t>
      </w:r>
      <w:r w:rsidR="00586884" w:rsidRPr="000F7755">
        <w:rPr>
          <w:color w:val="000000" w:themeColor="text1"/>
        </w:rPr>
        <w:t>b</w:t>
      </w:r>
      <w:r w:rsidR="00041EE8" w:rsidRPr="00651222">
        <w:rPr>
          <w:color w:val="000000" w:themeColor="text1"/>
        </w:rPr>
        <w:t xml:space="preserve">ertindak untuk dan atas nama </w:t>
      </w:r>
      <w:r w:rsidRPr="00651222">
        <w:rPr>
          <w:color w:val="000000" w:themeColor="text1"/>
        </w:rPr>
        <w:t>PT Yakult Indonesia Persada</w:t>
      </w:r>
      <w:r w:rsidR="00041EE8" w:rsidRPr="00651222">
        <w:rPr>
          <w:color w:val="000000" w:themeColor="text1"/>
        </w:rPr>
        <w:t xml:space="preserve">, untuk selanjutnya disebut </w:t>
      </w:r>
      <w:r w:rsidR="00041EE8" w:rsidRPr="00651222">
        <w:rPr>
          <w:b/>
          <w:bCs/>
          <w:color w:val="000000" w:themeColor="text1"/>
        </w:rPr>
        <w:t>Pihak Pertama</w:t>
      </w:r>
      <w:r w:rsidR="00041EE8" w:rsidRPr="001B3F0A">
        <w:rPr>
          <w:bCs/>
          <w:color w:val="000000" w:themeColor="text1"/>
        </w:rPr>
        <w:t>.</w:t>
      </w:r>
    </w:p>
    <w:tbl>
      <w:tblPr>
        <w:tblStyle w:val="TableGrid"/>
        <w:tblW w:w="9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83"/>
        <w:gridCol w:w="6815"/>
      </w:tblGrid>
      <w:tr w:rsidR="00973458" w:rsidRPr="00651222" w14:paraId="6D9A3A11" w14:textId="77777777" w:rsidTr="008409BE">
        <w:tc>
          <w:tcPr>
            <w:tcW w:w="2235" w:type="dxa"/>
          </w:tcPr>
          <w:p w14:paraId="75FB0DE3" w14:textId="77777777" w:rsidR="00041EE8" w:rsidRPr="00651222" w:rsidRDefault="00041EE8" w:rsidP="008409BE">
            <w:pPr>
              <w:pStyle w:val="Default"/>
              <w:spacing w:line="276" w:lineRule="auto"/>
              <w:jc w:val="both"/>
              <w:rPr>
                <w:bCs/>
                <w:color w:val="000000" w:themeColor="text1"/>
              </w:rPr>
            </w:pPr>
          </w:p>
          <w:p w14:paraId="3B50A338" w14:textId="77777777" w:rsidR="00723AC8" w:rsidRPr="00651222" w:rsidRDefault="00973458" w:rsidP="008409BE">
            <w:pPr>
              <w:pStyle w:val="Default"/>
              <w:spacing w:line="276" w:lineRule="auto"/>
              <w:jc w:val="both"/>
              <w:rPr>
                <w:color w:val="000000" w:themeColor="text1"/>
              </w:rPr>
            </w:pPr>
            <w:r w:rsidRPr="00651222">
              <w:rPr>
                <w:bCs/>
                <w:color w:val="000000" w:themeColor="text1"/>
              </w:rPr>
              <w:t>Nama</w:t>
            </w:r>
            <w:r w:rsidR="00611A15" w:rsidRPr="00651222">
              <w:rPr>
                <w:bCs/>
                <w:color w:val="000000" w:themeColor="text1"/>
              </w:rPr>
              <w:t xml:space="preserve"> Perusahaan </w:t>
            </w:r>
          </w:p>
          <w:p w14:paraId="1F926899" w14:textId="77777777" w:rsidR="00973458" w:rsidRPr="00651222" w:rsidRDefault="00973458" w:rsidP="008409BE">
            <w:pPr>
              <w:pStyle w:val="Default"/>
              <w:spacing w:line="276" w:lineRule="auto"/>
              <w:jc w:val="both"/>
              <w:rPr>
                <w:color w:val="000000" w:themeColor="text1"/>
              </w:rPr>
            </w:pPr>
            <w:r w:rsidRPr="00651222">
              <w:rPr>
                <w:color w:val="000000" w:themeColor="text1"/>
              </w:rPr>
              <w:t>Alamat</w:t>
            </w:r>
            <w:r w:rsidR="00611A15" w:rsidRPr="00651222">
              <w:rPr>
                <w:color w:val="000000" w:themeColor="text1"/>
              </w:rPr>
              <w:t xml:space="preserve"> Perusahaan</w:t>
            </w:r>
          </w:p>
        </w:tc>
        <w:tc>
          <w:tcPr>
            <w:tcW w:w="283" w:type="dxa"/>
          </w:tcPr>
          <w:p w14:paraId="4EC37379" w14:textId="77777777" w:rsidR="00041EE8" w:rsidRPr="00A707A4" w:rsidRDefault="00041EE8" w:rsidP="008409BE">
            <w:pPr>
              <w:spacing w:line="276" w:lineRule="auto"/>
              <w:jc w:val="both"/>
              <w:rPr>
                <w:rFonts w:ascii="Times New Roman" w:hAnsi="Times New Roman" w:cs="Times New Roman"/>
                <w:bCs/>
                <w:color w:val="000000" w:themeColor="text1"/>
                <w:sz w:val="24"/>
                <w:szCs w:val="24"/>
                <w:u w:val="single"/>
              </w:rPr>
            </w:pPr>
          </w:p>
          <w:p w14:paraId="3B31C425" w14:textId="77777777" w:rsidR="007749D3" w:rsidRPr="0089370C" w:rsidRDefault="0089370C" w:rsidP="008409BE">
            <w:pPr>
              <w:spacing w:line="276" w:lineRule="auto"/>
              <w:jc w:val="both"/>
              <w:rPr>
                <w:rFonts w:ascii="Times New Roman" w:hAnsi="Times New Roman" w:cs="Times New Roman"/>
                <w:color w:val="000000" w:themeColor="text1"/>
                <w:sz w:val="24"/>
                <w:szCs w:val="24"/>
                <w:lang w:val="en-US"/>
              </w:rPr>
            </w:pPr>
            <w:r w:rsidRPr="0089370C">
              <w:rPr>
                <w:rFonts w:ascii="Times New Roman" w:hAnsi="Times New Roman" w:cs="Times New Roman"/>
                <w:bCs/>
                <w:color w:val="000000" w:themeColor="text1"/>
                <w:sz w:val="24"/>
                <w:szCs w:val="24"/>
                <w:lang w:val="en-US"/>
              </w:rPr>
              <w:t>:</w:t>
            </w:r>
          </w:p>
          <w:p w14:paraId="7F3E9B73" w14:textId="77777777" w:rsidR="00973458" w:rsidRPr="0089370C" w:rsidRDefault="007749D3" w:rsidP="008409BE">
            <w:pPr>
              <w:pStyle w:val="Default"/>
              <w:spacing w:line="276" w:lineRule="auto"/>
              <w:jc w:val="both"/>
              <w:rPr>
                <w:color w:val="000000" w:themeColor="text1"/>
              </w:rPr>
            </w:pPr>
            <w:r w:rsidRPr="0089370C">
              <w:rPr>
                <w:color w:val="000000" w:themeColor="text1"/>
              </w:rPr>
              <w:t>:</w:t>
            </w:r>
          </w:p>
        </w:tc>
        <w:tc>
          <w:tcPr>
            <w:tcW w:w="6815" w:type="dxa"/>
          </w:tcPr>
          <w:p w14:paraId="1FDE8D14" w14:textId="77777777" w:rsidR="00041EE8" w:rsidRPr="00A707A4" w:rsidRDefault="00041EE8" w:rsidP="008409BE">
            <w:pPr>
              <w:pStyle w:val="Default"/>
              <w:spacing w:line="276" w:lineRule="auto"/>
              <w:jc w:val="both"/>
              <w:rPr>
                <w:b/>
                <w:bCs/>
                <w:color w:val="000000" w:themeColor="text1"/>
                <w:u w:val="single"/>
              </w:rPr>
            </w:pPr>
          </w:p>
          <w:p w14:paraId="37D70D4F" w14:textId="77777777" w:rsidR="00CB23BF" w:rsidRPr="00A707A4" w:rsidRDefault="00611A15" w:rsidP="008409BE">
            <w:pPr>
              <w:pStyle w:val="Default"/>
              <w:spacing w:line="276" w:lineRule="auto"/>
              <w:jc w:val="both"/>
              <w:rPr>
                <w:color w:val="auto"/>
              </w:rPr>
            </w:pPr>
            <w:r w:rsidRPr="00A707A4">
              <w:rPr>
                <w:color w:val="auto"/>
              </w:rPr>
              <w:t xml:space="preserve">PT Semarang Autocomp Manufacturing Indonesia </w:t>
            </w:r>
          </w:p>
          <w:p w14:paraId="50266FC2" w14:textId="77777777" w:rsidR="00973458" w:rsidRPr="002B328F" w:rsidRDefault="00651222" w:rsidP="00586884">
            <w:pPr>
              <w:spacing w:line="276" w:lineRule="auto"/>
              <w:rPr>
                <w:rFonts w:ascii="Times New Roman" w:hAnsi="Times New Roman" w:cs="Times New Roman"/>
                <w:sz w:val="24"/>
                <w:szCs w:val="24"/>
                <w:u w:val="single"/>
              </w:rPr>
            </w:pPr>
            <w:r w:rsidRPr="00A707A4">
              <w:rPr>
                <w:rFonts w:ascii="Times New Roman" w:hAnsi="Times New Roman" w:cs="Times New Roman"/>
                <w:sz w:val="24"/>
                <w:szCs w:val="24"/>
              </w:rPr>
              <w:t>Jl.</w:t>
            </w:r>
            <w:r w:rsidR="002B328F">
              <w:rPr>
                <w:rFonts w:ascii="Times New Roman" w:hAnsi="Times New Roman" w:cs="Times New Roman"/>
                <w:sz w:val="24"/>
                <w:szCs w:val="24"/>
              </w:rPr>
              <w:t xml:space="preserve"> </w:t>
            </w:r>
            <w:r w:rsidRPr="00A707A4">
              <w:rPr>
                <w:rFonts w:ascii="Times New Roman" w:hAnsi="Times New Roman" w:cs="Times New Roman"/>
                <w:sz w:val="24"/>
                <w:szCs w:val="24"/>
                <w:lang w:val="en-US"/>
              </w:rPr>
              <w:t>Raya Jepara Kudus KM 28</w:t>
            </w:r>
            <w:r w:rsidR="002B328F">
              <w:rPr>
                <w:rFonts w:ascii="Times New Roman" w:hAnsi="Times New Roman" w:cs="Times New Roman"/>
                <w:sz w:val="24"/>
                <w:szCs w:val="24"/>
              </w:rPr>
              <w:t xml:space="preserve">, </w:t>
            </w:r>
            <w:r w:rsidRPr="00A707A4">
              <w:rPr>
                <w:rFonts w:ascii="Times New Roman" w:hAnsi="Times New Roman" w:cs="Times New Roman"/>
                <w:sz w:val="24"/>
                <w:szCs w:val="24"/>
                <w:lang w:val="en-US"/>
              </w:rPr>
              <w:t>Ds. Sengonbugel, Kec. Mayong</w:t>
            </w:r>
            <w:r w:rsidR="002B328F">
              <w:rPr>
                <w:rFonts w:ascii="Times New Roman" w:hAnsi="Times New Roman" w:cs="Times New Roman"/>
                <w:sz w:val="24"/>
                <w:szCs w:val="24"/>
              </w:rPr>
              <w:t xml:space="preserve">, </w:t>
            </w:r>
            <w:r w:rsidRPr="00A707A4">
              <w:rPr>
                <w:rFonts w:ascii="Times New Roman" w:hAnsi="Times New Roman" w:cs="Times New Roman"/>
                <w:sz w:val="24"/>
                <w:szCs w:val="24"/>
                <w:lang w:val="en-US"/>
              </w:rPr>
              <w:t>Kab</w:t>
            </w:r>
            <w:r w:rsidRPr="001B3F0A">
              <w:rPr>
                <w:rFonts w:ascii="Times New Roman" w:hAnsi="Times New Roman" w:cs="Times New Roman"/>
                <w:color w:val="000000" w:themeColor="text1"/>
                <w:sz w:val="24"/>
                <w:szCs w:val="24"/>
                <w:lang w:val="en-US"/>
              </w:rPr>
              <w:t>.</w:t>
            </w:r>
            <w:r w:rsidR="00586884" w:rsidRPr="001B3F0A">
              <w:rPr>
                <w:rFonts w:ascii="Times New Roman" w:hAnsi="Times New Roman" w:cs="Times New Roman"/>
                <w:color w:val="000000" w:themeColor="text1"/>
                <w:sz w:val="24"/>
                <w:szCs w:val="24"/>
                <w:lang w:val="en-US"/>
              </w:rPr>
              <w:t xml:space="preserve"> </w:t>
            </w:r>
            <w:r w:rsidR="00586884" w:rsidRPr="000F7755">
              <w:rPr>
                <w:rFonts w:ascii="Times New Roman" w:hAnsi="Times New Roman" w:cs="Times New Roman"/>
                <w:color w:val="000000" w:themeColor="text1"/>
                <w:sz w:val="24"/>
                <w:szCs w:val="24"/>
                <w:lang w:val="en-US"/>
              </w:rPr>
              <w:t>Jepara, Prov. Jawa Tengah</w:t>
            </w:r>
          </w:p>
        </w:tc>
      </w:tr>
    </w:tbl>
    <w:p w14:paraId="50B2A126" w14:textId="77777777" w:rsidR="002B328F" w:rsidRDefault="002B328F" w:rsidP="008409BE">
      <w:pPr>
        <w:pStyle w:val="Default"/>
        <w:spacing w:line="276" w:lineRule="auto"/>
        <w:jc w:val="both"/>
        <w:rPr>
          <w:color w:val="000000" w:themeColor="text1"/>
        </w:rPr>
      </w:pPr>
    </w:p>
    <w:p w14:paraId="6FDD1C1F" w14:textId="6D7D7C77" w:rsidR="00041EE8" w:rsidRPr="00651222" w:rsidRDefault="00611A15" w:rsidP="008409BE">
      <w:pPr>
        <w:pStyle w:val="Default"/>
        <w:spacing w:line="276" w:lineRule="auto"/>
        <w:jc w:val="both"/>
        <w:rPr>
          <w:bCs/>
          <w:color w:val="000000" w:themeColor="text1"/>
        </w:rPr>
      </w:pPr>
      <w:r w:rsidRPr="00651222">
        <w:rPr>
          <w:color w:val="000000" w:themeColor="text1"/>
        </w:rPr>
        <w:t xml:space="preserve">Dalam hal ini, perseroan diwakili oleh </w:t>
      </w:r>
      <w:r w:rsidR="001B3F0A">
        <w:rPr>
          <w:b/>
          <w:color w:val="000000" w:themeColor="text1"/>
          <w:lang w:val="en-US"/>
        </w:rPr>
        <w:t>Nozomi</w:t>
      </w:r>
      <w:r w:rsidRPr="00651222">
        <w:rPr>
          <w:color w:val="000000" w:themeColor="text1"/>
        </w:rPr>
        <w:t xml:space="preserve"> </w:t>
      </w:r>
      <w:r w:rsidR="00EC71F0" w:rsidRPr="00F54605">
        <w:rPr>
          <w:b/>
          <w:color w:val="000000" w:themeColor="text1"/>
        </w:rPr>
        <w:t>Kawasaki</w:t>
      </w:r>
      <w:r w:rsidR="00EC71F0">
        <w:rPr>
          <w:color w:val="000000" w:themeColor="text1"/>
        </w:rPr>
        <w:t xml:space="preserve"> </w:t>
      </w:r>
      <w:r w:rsidRPr="00651222">
        <w:rPr>
          <w:color w:val="000000" w:themeColor="text1"/>
        </w:rPr>
        <w:t xml:space="preserve">selaku Direktur dan oleh karenanya sah </w:t>
      </w:r>
      <w:r w:rsidR="00586884">
        <w:rPr>
          <w:color w:val="000000" w:themeColor="text1"/>
          <w:lang w:val="en-US"/>
        </w:rPr>
        <w:t>b</w:t>
      </w:r>
      <w:r w:rsidR="00041EE8" w:rsidRPr="00651222">
        <w:rPr>
          <w:color w:val="000000" w:themeColor="text1"/>
        </w:rPr>
        <w:t>ertindak untuk dan atas nama</w:t>
      </w:r>
      <w:r w:rsidR="005C5C96" w:rsidRPr="00651222">
        <w:rPr>
          <w:color w:val="000000" w:themeColor="text1"/>
        </w:rPr>
        <w:t xml:space="preserve"> </w:t>
      </w:r>
      <w:r w:rsidR="00041EE8" w:rsidRPr="00651222">
        <w:rPr>
          <w:color w:val="000000" w:themeColor="text1"/>
        </w:rPr>
        <w:t xml:space="preserve">PT Semarang Autocomp Manufacturing Indonesia, untuk selanjutnya disebut </w:t>
      </w:r>
      <w:r w:rsidR="00041EE8" w:rsidRPr="00651222">
        <w:rPr>
          <w:b/>
          <w:bCs/>
          <w:color w:val="000000" w:themeColor="text1"/>
        </w:rPr>
        <w:t>Pihak Kedua</w:t>
      </w:r>
      <w:r w:rsidR="00041EE8" w:rsidRPr="001B3F0A">
        <w:rPr>
          <w:bCs/>
          <w:color w:val="000000" w:themeColor="text1"/>
        </w:rPr>
        <w:t>.</w:t>
      </w:r>
    </w:p>
    <w:p w14:paraId="108CD1FE" w14:textId="77777777" w:rsidR="001A0EC8" w:rsidRPr="00651222" w:rsidRDefault="001A0EC8" w:rsidP="008409BE">
      <w:pPr>
        <w:pStyle w:val="Default"/>
        <w:spacing w:line="276" w:lineRule="auto"/>
        <w:jc w:val="both"/>
        <w:rPr>
          <w:color w:val="000000" w:themeColor="text1"/>
        </w:rPr>
      </w:pPr>
    </w:p>
    <w:p w14:paraId="0560B327" w14:textId="77777777" w:rsidR="007F2280" w:rsidRPr="00651222" w:rsidRDefault="00B752B9" w:rsidP="008409BE">
      <w:pPr>
        <w:pStyle w:val="Default"/>
        <w:spacing w:line="276" w:lineRule="auto"/>
        <w:jc w:val="both"/>
        <w:rPr>
          <w:color w:val="000000" w:themeColor="text1"/>
        </w:rPr>
      </w:pPr>
      <w:r w:rsidRPr="00651222">
        <w:rPr>
          <w:b/>
          <w:color w:val="000000" w:themeColor="text1"/>
        </w:rPr>
        <w:t>Pihak Pertama</w:t>
      </w:r>
      <w:r w:rsidRPr="00651222">
        <w:rPr>
          <w:color w:val="000000" w:themeColor="text1"/>
        </w:rPr>
        <w:t xml:space="preserve"> dan </w:t>
      </w:r>
      <w:r w:rsidR="00055704" w:rsidRPr="00651222">
        <w:rPr>
          <w:b/>
          <w:color w:val="000000" w:themeColor="text1"/>
        </w:rPr>
        <w:t>Pihak Kedua</w:t>
      </w:r>
      <w:r w:rsidR="005C5C96" w:rsidRPr="00651222">
        <w:rPr>
          <w:b/>
          <w:color w:val="000000" w:themeColor="text1"/>
        </w:rPr>
        <w:t xml:space="preserve"> </w:t>
      </w:r>
      <w:r w:rsidR="00B674C0" w:rsidRPr="00651222">
        <w:rPr>
          <w:color w:val="000000" w:themeColor="text1"/>
        </w:rPr>
        <w:t>masing-</w:t>
      </w:r>
      <w:r w:rsidRPr="00651222">
        <w:rPr>
          <w:color w:val="000000" w:themeColor="text1"/>
        </w:rPr>
        <w:t>masing dis</w:t>
      </w:r>
      <w:r w:rsidR="00B674C0" w:rsidRPr="00651222">
        <w:rPr>
          <w:color w:val="000000" w:themeColor="text1"/>
        </w:rPr>
        <w:t xml:space="preserve">ebut </w:t>
      </w:r>
      <w:r w:rsidR="00B674C0" w:rsidRPr="00651222">
        <w:rPr>
          <w:b/>
          <w:color w:val="000000" w:themeColor="text1"/>
        </w:rPr>
        <w:t>Pihak</w:t>
      </w:r>
      <w:r w:rsidR="00B674C0" w:rsidRPr="00651222">
        <w:rPr>
          <w:color w:val="000000" w:themeColor="text1"/>
        </w:rPr>
        <w:t xml:space="preserve"> dan secara bersama-</w:t>
      </w:r>
      <w:r w:rsidR="00052833" w:rsidRPr="00651222">
        <w:rPr>
          <w:color w:val="000000" w:themeColor="text1"/>
        </w:rPr>
        <w:t xml:space="preserve">sama disebut </w:t>
      </w:r>
      <w:r w:rsidR="00052833" w:rsidRPr="00651222">
        <w:rPr>
          <w:b/>
          <w:color w:val="000000" w:themeColor="text1"/>
        </w:rPr>
        <w:t xml:space="preserve">Para </w:t>
      </w:r>
      <w:r w:rsidRPr="00651222">
        <w:rPr>
          <w:b/>
          <w:color w:val="000000" w:themeColor="text1"/>
        </w:rPr>
        <w:t>Pihak</w:t>
      </w:r>
      <w:r w:rsidRPr="00651222">
        <w:rPr>
          <w:color w:val="000000" w:themeColor="text1"/>
        </w:rPr>
        <w:t>.</w:t>
      </w:r>
    </w:p>
    <w:p w14:paraId="69C58348" w14:textId="77777777" w:rsidR="000F7A42" w:rsidRPr="00651222" w:rsidRDefault="000F7A42" w:rsidP="008409BE">
      <w:pPr>
        <w:pStyle w:val="Default"/>
        <w:spacing w:line="276" w:lineRule="auto"/>
        <w:jc w:val="both"/>
        <w:rPr>
          <w:color w:val="000000" w:themeColor="text1"/>
        </w:rPr>
      </w:pPr>
    </w:p>
    <w:p w14:paraId="594A5020" w14:textId="77777777" w:rsidR="00176442" w:rsidRPr="00651222" w:rsidRDefault="00B674C0" w:rsidP="008409BE">
      <w:pPr>
        <w:pStyle w:val="Default"/>
        <w:spacing w:line="276" w:lineRule="auto"/>
        <w:jc w:val="both"/>
        <w:rPr>
          <w:color w:val="000000" w:themeColor="text1"/>
        </w:rPr>
      </w:pPr>
      <w:r w:rsidRPr="00651222">
        <w:rPr>
          <w:b/>
          <w:color w:val="000000" w:themeColor="text1"/>
        </w:rPr>
        <w:t>Para Pihak</w:t>
      </w:r>
      <w:r w:rsidR="00176442" w:rsidRPr="00651222">
        <w:rPr>
          <w:color w:val="000000" w:themeColor="text1"/>
        </w:rPr>
        <w:t xml:space="preserve"> dengan ini menerangkan terlebih dahulu: </w:t>
      </w:r>
    </w:p>
    <w:p w14:paraId="12F0B5D7" w14:textId="77777777" w:rsidR="00743E14" w:rsidRPr="00651222" w:rsidRDefault="00743E14" w:rsidP="008409BE">
      <w:pPr>
        <w:pStyle w:val="Default"/>
        <w:numPr>
          <w:ilvl w:val="0"/>
          <w:numId w:val="7"/>
        </w:numPr>
        <w:spacing w:line="276" w:lineRule="auto"/>
        <w:jc w:val="both"/>
        <w:rPr>
          <w:color w:val="000000" w:themeColor="text1"/>
        </w:rPr>
      </w:pPr>
      <w:r w:rsidRPr="00651222">
        <w:rPr>
          <w:b/>
          <w:bCs/>
          <w:color w:val="000000" w:themeColor="text1"/>
        </w:rPr>
        <w:t>Pihak Pertama</w:t>
      </w:r>
      <w:r w:rsidRPr="00651222">
        <w:rPr>
          <w:bCs/>
          <w:color w:val="000000" w:themeColor="text1"/>
        </w:rPr>
        <w:t xml:space="preserve"> adalah </w:t>
      </w:r>
      <w:r w:rsidRPr="00651222">
        <w:rPr>
          <w:color w:val="000000" w:themeColor="text1"/>
        </w:rPr>
        <w:t xml:space="preserve">perusahaan </w:t>
      </w:r>
      <w:r w:rsidR="00611A15" w:rsidRPr="00651222">
        <w:rPr>
          <w:color w:val="000000" w:themeColor="text1"/>
        </w:rPr>
        <w:t>bergerak dibidang Indu</w:t>
      </w:r>
      <w:r w:rsidR="00586884">
        <w:rPr>
          <w:color w:val="000000" w:themeColor="text1"/>
          <w:lang w:val="en-US"/>
        </w:rPr>
        <w:t>s</w:t>
      </w:r>
      <w:r w:rsidR="00611A15" w:rsidRPr="00651222">
        <w:rPr>
          <w:color w:val="000000" w:themeColor="text1"/>
        </w:rPr>
        <w:t>tri</w:t>
      </w:r>
      <w:r w:rsidR="002A7D66" w:rsidRPr="00651222">
        <w:rPr>
          <w:color w:val="000000" w:themeColor="text1"/>
        </w:rPr>
        <w:t xml:space="preserve"> </w:t>
      </w:r>
      <w:r w:rsidR="002334B8">
        <w:rPr>
          <w:color w:val="000000" w:themeColor="text1"/>
        </w:rPr>
        <w:t>Pengolahan Produk dari Susu Lainnya</w:t>
      </w:r>
      <w:r w:rsidR="002B328F">
        <w:rPr>
          <w:color w:val="000000" w:themeColor="text1"/>
        </w:rPr>
        <w:t xml:space="preserve"> </w:t>
      </w:r>
      <w:r w:rsidR="002334B8">
        <w:rPr>
          <w:color w:val="000000" w:themeColor="text1"/>
        </w:rPr>
        <w:t>dengan merk Yakult,</w:t>
      </w:r>
      <w:r w:rsidRPr="00651222">
        <w:rPr>
          <w:i/>
          <w:color w:val="000000" w:themeColor="text1"/>
          <w:lang w:val="en-US"/>
        </w:rPr>
        <w:t xml:space="preserve"> </w:t>
      </w:r>
      <w:r w:rsidRPr="00651222">
        <w:rPr>
          <w:color w:val="000000" w:themeColor="text1"/>
        </w:rPr>
        <w:t xml:space="preserve">yang </w:t>
      </w:r>
      <w:r w:rsidRPr="00651222">
        <w:rPr>
          <w:bCs/>
          <w:iCs/>
          <w:color w:val="000000" w:themeColor="text1"/>
        </w:rPr>
        <w:t xml:space="preserve">dalam </w:t>
      </w:r>
      <w:r w:rsidR="002334B8">
        <w:rPr>
          <w:bCs/>
          <w:iCs/>
          <w:color w:val="000000" w:themeColor="text1"/>
        </w:rPr>
        <w:t>P</w:t>
      </w:r>
      <w:r w:rsidRPr="00651222">
        <w:rPr>
          <w:bCs/>
          <w:iCs/>
          <w:color w:val="000000" w:themeColor="text1"/>
        </w:rPr>
        <w:t>erjanjian ini disebut sebagai PENJUAL</w:t>
      </w:r>
      <w:r w:rsidRPr="00651222">
        <w:rPr>
          <w:bCs/>
          <w:color w:val="000000" w:themeColor="text1"/>
        </w:rPr>
        <w:t>.</w:t>
      </w:r>
    </w:p>
    <w:p w14:paraId="377CC742" w14:textId="77777777" w:rsidR="0002587A" w:rsidRPr="002334B8" w:rsidRDefault="00055704" w:rsidP="001B3F0A">
      <w:pPr>
        <w:pStyle w:val="Default"/>
        <w:numPr>
          <w:ilvl w:val="0"/>
          <w:numId w:val="7"/>
        </w:numPr>
        <w:spacing w:line="276" w:lineRule="auto"/>
        <w:jc w:val="both"/>
        <w:rPr>
          <w:color w:val="000000" w:themeColor="text1"/>
        </w:rPr>
      </w:pPr>
      <w:r w:rsidRPr="00651222">
        <w:rPr>
          <w:b/>
          <w:bCs/>
          <w:color w:val="000000" w:themeColor="text1"/>
        </w:rPr>
        <w:t>Pihak Kedua</w:t>
      </w:r>
      <w:r w:rsidR="005C5C96" w:rsidRPr="00651222">
        <w:rPr>
          <w:b/>
          <w:bCs/>
          <w:color w:val="000000" w:themeColor="text1"/>
        </w:rPr>
        <w:t xml:space="preserve"> </w:t>
      </w:r>
      <w:r w:rsidR="007F2280" w:rsidRPr="00651222">
        <w:rPr>
          <w:color w:val="000000" w:themeColor="text1"/>
        </w:rPr>
        <w:t xml:space="preserve">adalah </w:t>
      </w:r>
      <w:r w:rsidR="00105D1D" w:rsidRPr="00651222">
        <w:rPr>
          <w:color w:val="000000" w:themeColor="text1"/>
        </w:rPr>
        <w:t xml:space="preserve">perusahaan yang bergerak di bidang </w:t>
      </w:r>
      <w:r w:rsidR="00105D1D" w:rsidRPr="001B3F0A">
        <w:rPr>
          <w:i/>
          <w:color w:val="000000" w:themeColor="text1"/>
        </w:rPr>
        <w:t>manufacturing</w:t>
      </w:r>
      <w:r w:rsidR="00105D1D" w:rsidRPr="00651222">
        <w:rPr>
          <w:color w:val="000000" w:themeColor="text1"/>
        </w:rPr>
        <w:t xml:space="preserve"> </w:t>
      </w:r>
      <w:r w:rsidR="00DE3B51" w:rsidRPr="00651222">
        <w:rPr>
          <w:color w:val="000000" w:themeColor="text1"/>
        </w:rPr>
        <w:t>perakitan kabel kendaraan roda empat atau lebih</w:t>
      </w:r>
      <w:r w:rsidR="005C5C96" w:rsidRPr="00651222">
        <w:rPr>
          <w:color w:val="000000" w:themeColor="text1"/>
        </w:rPr>
        <w:t>,</w:t>
      </w:r>
      <w:r w:rsidR="009850FF" w:rsidRPr="00651222">
        <w:rPr>
          <w:color w:val="000000" w:themeColor="text1"/>
        </w:rPr>
        <w:t xml:space="preserve"> sesuai Akta </w:t>
      </w:r>
      <w:r w:rsidR="00586884">
        <w:rPr>
          <w:color w:val="000000" w:themeColor="text1"/>
          <w:lang w:val="en-US"/>
        </w:rPr>
        <w:t>P</w:t>
      </w:r>
      <w:r w:rsidR="009850FF" w:rsidRPr="00651222">
        <w:rPr>
          <w:color w:val="000000" w:themeColor="text1"/>
        </w:rPr>
        <w:t xml:space="preserve">endirian No. 2 </w:t>
      </w:r>
      <w:r w:rsidR="002B328F">
        <w:rPr>
          <w:color w:val="000000" w:themeColor="text1"/>
        </w:rPr>
        <w:t>t</w:t>
      </w:r>
      <w:r w:rsidR="009850FF" w:rsidRPr="00651222">
        <w:rPr>
          <w:color w:val="000000" w:themeColor="text1"/>
        </w:rPr>
        <w:t xml:space="preserve">anggal 7 Januari 2002 yang dibuat dihadapan Ny. Rukmasanti Hardjasatya, Sarjana Hukum, Notaris di Jakarta dan telah memperoleh persetujuan dan pengesahan dari Menteri Kehakiman Republik Indonesia No. C.03916 HT.01.01.TH.2002 tanggal 11 Maret 2002 </w:t>
      </w:r>
      <w:r w:rsidR="00723AC8" w:rsidRPr="00651222">
        <w:rPr>
          <w:color w:val="000000" w:themeColor="text1"/>
        </w:rPr>
        <w:t xml:space="preserve">yang </w:t>
      </w:r>
      <w:r w:rsidR="00DE3B51" w:rsidRPr="00651222">
        <w:rPr>
          <w:color w:val="000000" w:themeColor="text1"/>
        </w:rPr>
        <w:t xml:space="preserve">dalam perjanjian ini </w:t>
      </w:r>
      <w:r w:rsidR="00723AC8" w:rsidRPr="00651222">
        <w:rPr>
          <w:color w:val="000000" w:themeColor="text1"/>
        </w:rPr>
        <w:t xml:space="preserve">disebut </w:t>
      </w:r>
      <w:r w:rsidR="00DE3B51" w:rsidRPr="00651222">
        <w:rPr>
          <w:color w:val="000000" w:themeColor="text1"/>
        </w:rPr>
        <w:t xml:space="preserve">sebagai </w:t>
      </w:r>
      <w:r w:rsidR="009850FF" w:rsidRPr="00651222">
        <w:rPr>
          <w:color w:val="000000" w:themeColor="text1"/>
        </w:rPr>
        <w:t>PEMBELI</w:t>
      </w:r>
      <w:r w:rsidR="000532DC" w:rsidRPr="00651222">
        <w:rPr>
          <w:bCs/>
          <w:color w:val="000000" w:themeColor="text1"/>
        </w:rPr>
        <w:t>.</w:t>
      </w:r>
    </w:p>
    <w:p w14:paraId="48F4F3C3" w14:textId="77777777" w:rsidR="0075043E" w:rsidRDefault="0075043E" w:rsidP="008409BE">
      <w:pPr>
        <w:pStyle w:val="Default"/>
        <w:spacing w:line="276" w:lineRule="auto"/>
        <w:jc w:val="both"/>
        <w:rPr>
          <w:color w:val="000000" w:themeColor="text1"/>
        </w:rPr>
      </w:pPr>
    </w:p>
    <w:p w14:paraId="78384FEF" w14:textId="77777777" w:rsidR="007F510D" w:rsidRPr="00651222" w:rsidRDefault="00DE3B51" w:rsidP="008409BE">
      <w:pPr>
        <w:pStyle w:val="Default"/>
        <w:spacing w:line="276" w:lineRule="auto"/>
        <w:jc w:val="both"/>
        <w:rPr>
          <w:b/>
          <w:bCs/>
          <w:color w:val="000000" w:themeColor="text1"/>
        </w:rPr>
      </w:pPr>
      <w:r w:rsidRPr="00651222">
        <w:rPr>
          <w:color w:val="000000" w:themeColor="text1"/>
        </w:rPr>
        <w:t>Berdasarkan hal-hal di</w:t>
      </w:r>
      <w:r w:rsidR="002B328F">
        <w:rPr>
          <w:color w:val="000000" w:themeColor="text1"/>
        </w:rPr>
        <w:t xml:space="preserve"> </w:t>
      </w:r>
      <w:r w:rsidRPr="00651222">
        <w:rPr>
          <w:color w:val="000000" w:themeColor="text1"/>
        </w:rPr>
        <w:t xml:space="preserve">atas maka dengan ini </w:t>
      </w:r>
      <w:r w:rsidRPr="00651222">
        <w:rPr>
          <w:b/>
          <w:color w:val="000000" w:themeColor="text1"/>
        </w:rPr>
        <w:t>Para Pihak</w:t>
      </w:r>
      <w:r w:rsidR="00176442" w:rsidRPr="00651222">
        <w:rPr>
          <w:color w:val="000000" w:themeColor="text1"/>
        </w:rPr>
        <w:t xml:space="preserve"> sepakat </w:t>
      </w:r>
      <w:r w:rsidR="007F2280" w:rsidRPr="00651222">
        <w:rPr>
          <w:color w:val="000000" w:themeColor="text1"/>
        </w:rPr>
        <w:t xml:space="preserve">membuat </w:t>
      </w:r>
      <w:r w:rsidR="00723AC8" w:rsidRPr="00651222">
        <w:rPr>
          <w:color w:val="000000" w:themeColor="text1"/>
        </w:rPr>
        <w:t xml:space="preserve">perjanjian </w:t>
      </w:r>
      <w:r w:rsidR="00176442" w:rsidRPr="00651222">
        <w:rPr>
          <w:color w:val="000000" w:themeColor="text1"/>
        </w:rPr>
        <w:t>kerjasama</w:t>
      </w:r>
      <w:r w:rsidR="006667CF" w:rsidRPr="00651222">
        <w:rPr>
          <w:color w:val="000000" w:themeColor="text1"/>
        </w:rPr>
        <w:t>, yang selanjutnya disebut “ Perjanjian”</w:t>
      </w:r>
      <w:r w:rsidR="00176442" w:rsidRPr="00651222">
        <w:rPr>
          <w:color w:val="000000" w:themeColor="text1"/>
        </w:rPr>
        <w:t xml:space="preserve"> </w:t>
      </w:r>
      <w:r w:rsidR="007F2280" w:rsidRPr="00651222">
        <w:rPr>
          <w:color w:val="000000" w:themeColor="text1"/>
        </w:rPr>
        <w:t>dengan</w:t>
      </w:r>
      <w:r w:rsidRPr="00651222">
        <w:rPr>
          <w:color w:val="000000" w:themeColor="text1"/>
        </w:rPr>
        <w:t xml:space="preserve"> syarat-syarat</w:t>
      </w:r>
      <w:r w:rsidR="00DE7E01" w:rsidRPr="00651222">
        <w:rPr>
          <w:color w:val="000000" w:themeColor="text1"/>
        </w:rPr>
        <w:t xml:space="preserve"> </w:t>
      </w:r>
      <w:r w:rsidRPr="00651222">
        <w:rPr>
          <w:color w:val="000000" w:themeColor="text1"/>
        </w:rPr>
        <w:t>sebagai berikut</w:t>
      </w:r>
      <w:r w:rsidR="007F2280" w:rsidRPr="00651222">
        <w:rPr>
          <w:color w:val="000000" w:themeColor="text1"/>
        </w:rPr>
        <w:t>:</w:t>
      </w:r>
    </w:p>
    <w:p w14:paraId="235F8AB2" w14:textId="77777777" w:rsidR="00215F54" w:rsidRPr="00651222" w:rsidRDefault="00215F54" w:rsidP="008409BE">
      <w:pPr>
        <w:pStyle w:val="Default"/>
        <w:spacing w:line="276" w:lineRule="auto"/>
        <w:jc w:val="center"/>
        <w:rPr>
          <w:b/>
          <w:bCs/>
          <w:color w:val="000000" w:themeColor="text1"/>
        </w:rPr>
      </w:pPr>
    </w:p>
    <w:p w14:paraId="2358A6B5" w14:textId="77777777" w:rsidR="00176442" w:rsidRPr="00651222" w:rsidRDefault="00176442" w:rsidP="008409BE">
      <w:pPr>
        <w:pStyle w:val="Default"/>
        <w:spacing w:line="276" w:lineRule="auto"/>
        <w:jc w:val="center"/>
        <w:rPr>
          <w:color w:val="000000" w:themeColor="text1"/>
        </w:rPr>
      </w:pPr>
      <w:r w:rsidRPr="00651222">
        <w:rPr>
          <w:b/>
          <w:bCs/>
          <w:color w:val="000000" w:themeColor="text1"/>
        </w:rPr>
        <w:t>Pasal 1</w:t>
      </w:r>
    </w:p>
    <w:p w14:paraId="717D29C8" w14:textId="021CD48D" w:rsidR="00874C84" w:rsidRPr="00651222" w:rsidRDefault="00DE3B51" w:rsidP="00F54605">
      <w:pPr>
        <w:pStyle w:val="Default"/>
        <w:spacing w:line="276" w:lineRule="auto"/>
        <w:jc w:val="center"/>
        <w:rPr>
          <w:b/>
          <w:bCs/>
          <w:color w:val="000000" w:themeColor="text1"/>
        </w:rPr>
      </w:pPr>
      <w:r w:rsidRPr="00651222">
        <w:rPr>
          <w:b/>
          <w:bCs/>
          <w:color w:val="000000" w:themeColor="text1"/>
        </w:rPr>
        <w:t>Obyek Perjanjian</w:t>
      </w:r>
    </w:p>
    <w:p w14:paraId="69B8C940" w14:textId="77777777" w:rsidR="000A36CF" w:rsidRPr="00651222" w:rsidRDefault="00245D5B" w:rsidP="008409BE">
      <w:pPr>
        <w:pStyle w:val="Default"/>
        <w:numPr>
          <w:ilvl w:val="0"/>
          <w:numId w:val="22"/>
        </w:numPr>
        <w:spacing w:line="276" w:lineRule="auto"/>
        <w:ind w:left="426" w:hanging="426"/>
        <w:jc w:val="both"/>
        <w:rPr>
          <w:color w:val="000000" w:themeColor="text1"/>
          <w:lang w:val="en-US"/>
        </w:rPr>
      </w:pPr>
      <w:r w:rsidRPr="00651222">
        <w:rPr>
          <w:bCs/>
          <w:iCs/>
          <w:color w:val="000000" w:themeColor="text1"/>
        </w:rPr>
        <w:t xml:space="preserve">Objek </w:t>
      </w:r>
      <w:r w:rsidR="006667CF" w:rsidRPr="00651222">
        <w:rPr>
          <w:bCs/>
          <w:iCs/>
          <w:color w:val="000000" w:themeColor="text1"/>
        </w:rPr>
        <w:t>P</w:t>
      </w:r>
      <w:r w:rsidRPr="00651222">
        <w:rPr>
          <w:bCs/>
          <w:iCs/>
          <w:color w:val="000000" w:themeColor="text1"/>
        </w:rPr>
        <w:t xml:space="preserve">erjanjian ini adalah pembelian/pengadaan </w:t>
      </w:r>
      <w:r w:rsidR="002A7D66" w:rsidRPr="00651222">
        <w:rPr>
          <w:bCs/>
          <w:iCs/>
          <w:color w:val="000000" w:themeColor="text1"/>
        </w:rPr>
        <w:t>produk minuman merk YAKULT (untuk selanjutnya disebut “YAKULT”)</w:t>
      </w:r>
      <w:r w:rsidR="000A36CF" w:rsidRPr="00651222">
        <w:rPr>
          <w:color w:val="000000" w:themeColor="text1"/>
        </w:rPr>
        <w:t>.</w:t>
      </w:r>
    </w:p>
    <w:p w14:paraId="710D9628" w14:textId="77777777" w:rsidR="00C419A0" w:rsidRPr="00651222" w:rsidRDefault="000A36CF" w:rsidP="008409BE">
      <w:pPr>
        <w:pStyle w:val="Default"/>
        <w:numPr>
          <w:ilvl w:val="0"/>
          <w:numId w:val="22"/>
        </w:numPr>
        <w:spacing w:line="276" w:lineRule="auto"/>
        <w:ind w:left="426" w:hanging="426"/>
        <w:jc w:val="both"/>
        <w:rPr>
          <w:color w:val="000000" w:themeColor="text1"/>
        </w:rPr>
      </w:pPr>
      <w:r w:rsidRPr="00651222">
        <w:rPr>
          <w:color w:val="000000" w:themeColor="text1"/>
        </w:rPr>
        <w:t>Jumlah dan jenis barang sesuai PO (</w:t>
      </w:r>
      <w:r w:rsidRPr="00651222">
        <w:rPr>
          <w:i/>
          <w:color w:val="000000" w:themeColor="text1"/>
        </w:rPr>
        <w:t>Purchase Order</w:t>
      </w:r>
      <w:r w:rsidRPr="00651222">
        <w:rPr>
          <w:color w:val="000000" w:themeColor="text1"/>
        </w:rPr>
        <w:t xml:space="preserve">) dari </w:t>
      </w:r>
      <w:r w:rsidRPr="00651222">
        <w:rPr>
          <w:b/>
          <w:color w:val="000000" w:themeColor="text1"/>
        </w:rPr>
        <w:t>Pihak Kedua</w:t>
      </w:r>
      <w:r w:rsidRPr="00651222">
        <w:rPr>
          <w:color w:val="000000" w:themeColor="text1"/>
        </w:rPr>
        <w:t>.</w:t>
      </w:r>
    </w:p>
    <w:p w14:paraId="31466AAD" w14:textId="77777777" w:rsidR="00D826E6" w:rsidRPr="00651222" w:rsidRDefault="00D826E6" w:rsidP="008409BE">
      <w:pPr>
        <w:pStyle w:val="Default"/>
        <w:spacing w:line="276" w:lineRule="auto"/>
        <w:rPr>
          <w:b/>
          <w:bCs/>
          <w:color w:val="000000" w:themeColor="text1"/>
        </w:rPr>
      </w:pPr>
    </w:p>
    <w:p w14:paraId="75774948" w14:textId="77777777" w:rsidR="000A36CF" w:rsidRPr="00651222" w:rsidRDefault="000A36CF" w:rsidP="008409BE">
      <w:pPr>
        <w:pStyle w:val="Default"/>
        <w:spacing w:line="276" w:lineRule="auto"/>
        <w:jc w:val="center"/>
        <w:rPr>
          <w:color w:val="000000" w:themeColor="text1"/>
        </w:rPr>
      </w:pPr>
      <w:r w:rsidRPr="00651222">
        <w:rPr>
          <w:b/>
          <w:bCs/>
          <w:color w:val="000000" w:themeColor="text1"/>
        </w:rPr>
        <w:t>Pasal 2</w:t>
      </w:r>
    </w:p>
    <w:p w14:paraId="3EA9DE56" w14:textId="2712C751" w:rsidR="00874C84" w:rsidRPr="00651222" w:rsidRDefault="000A36CF" w:rsidP="00F54605">
      <w:pPr>
        <w:pStyle w:val="Default"/>
        <w:spacing w:line="276" w:lineRule="auto"/>
        <w:jc w:val="center"/>
        <w:rPr>
          <w:b/>
          <w:bCs/>
          <w:color w:val="000000" w:themeColor="text1"/>
        </w:rPr>
      </w:pPr>
      <w:r w:rsidRPr="00651222">
        <w:rPr>
          <w:b/>
          <w:bCs/>
          <w:color w:val="000000" w:themeColor="text1"/>
        </w:rPr>
        <w:t>Harga</w:t>
      </w:r>
    </w:p>
    <w:p w14:paraId="15C3687B" w14:textId="77777777" w:rsidR="000A36CF" w:rsidRPr="00651222" w:rsidRDefault="000A36CF" w:rsidP="008409BE">
      <w:pPr>
        <w:pStyle w:val="Default"/>
        <w:numPr>
          <w:ilvl w:val="0"/>
          <w:numId w:val="9"/>
        </w:numPr>
        <w:spacing w:line="276" w:lineRule="auto"/>
        <w:ind w:left="426" w:hanging="426"/>
        <w:jc w:val="both"/>
        <w:rPr>
          <w:color w:val="000000" w:themeColor="text1"/>
        </w:rPr>
      </w:pPr>
      <w:r w:rsidRPr="00651222">
        <w:rPr>
          <w:color w:val="000000" w:themeColor="text1"/>
        </w:rPr>
        <w:t xml:space="preserve">Harga </w:t>
      </w:r>
      <w:r w:rsidR="002A7D66" w:rsidRPr="00651222">
        <w:rPr>
          <w:color w:val="000000" w:themeColor="text1"/>
        </w:rPr>
        <w:t>YAKULT</w:t>
      </w:r>
      <w:r w:rsidRPr="00651222">
        <w:rPr>
          <w:color w:val="000000" w:themeColor="text1"/>
        </w:rPr>
        <w:t xml:space="preserve"> sesuai surat penawaran dari </w:t>
      </w:r>
      <w:r w:rsidRPr="00651222">
        <w:rPr>
          <w:b/>
          <w:color w:val="000000" w:themeColor="text1"/>
        </w:rPr>
        <w:t>Pihak Pertama</w:t>
      </w:r>
      <w:r w:rsidRPr="00651222">
        <w:rPr>
          <w:color w:val="000000" w:themeColor="text1"/>
        </w:rPr>
        <w:t xml:space="preserve"> yang disepakati oleh </w:t>
      </w:r>
      <w:r w:rsidRPr="00651222">
        <w:rPr>
          <w:b/>
          <w:color w:val="000000" w:themeColor="text1"/>
        </w:rPr>
        <w:t>Pihak Kedua</w:t>
      </w:r>
      <w:r w:rsidR="008A49ED" w:rsidRPr="00651222">
        <w:rPr>
          <w:b/>
          <w:color w:val="000000" w:themeColor="text1"/>
        </w:rPr>
        <w:t xml:space="preserve"> </w:t>
      </w:r>
      <w:r w:rsidR="008A49ED" w:rsidRPr="00651222">
        <w:rPr>
          <w:color w:val="000000" w:themeColor="text1"/>
        </w:rPr>
        <w:t>dari waktu ke waktu</w:t>
      </w:r>
      <w:r w:rsidRPr="00651222">
        <w:rPr>
          <w:color w:val="000000" w:themeColor="text1"/>
        </w:rPr>
        <w:t>.</w:t>
      </w:r>
    </w:p>
    <w:p w14:paraId="048BE4FE" w14:textId="77777777" w:rsidR="000A36CF" w:rsidRPr="00651222" w:rsidRDefault="000A36CF" w:rsidP="008409BE">
      <w:pPr>
        <w:pStyle w:val="Default"/>
        <w:numPr>
          <w:ilvl w:val="0"/>
          <w:numId w:val="9"/>
        </w:numPr>
        <w:spacing w:line="276" w:lineRule="auto"/>
        <w:ind w:left="426" w:hanging="426"/>
        <w:jc w:val="both"/>
        <w:rPr>
          <w:color w:val="000000" w:themeColor="text1"/>
        </w:rPr>
      </w:pPr>
      <w:r w:rsidRPr="00651222">
        <w:rPr>
          <w:b/>
          <w:color w:val="000000" w:themeColor="text1"/>
        </w:rPr>
        <w:t>Pihak Pertama</w:t>
      </w:r>
      <w:r w:rsidRPr="00651222">
        <w:rPr>
          <w:color w:val="000000" w:themeColor="text1"/>
        </w:rPr>
        <w:t xml:space="preserve"> akan mengirimkan surat penawaran atas permintaan </w:t>
      </w:r>
      <w:r w:rsidRPr="00651222">
        <w:rPr>
          <w:b/>
          <w:color w:val="000000" w:themeColor="text1"/>
        </w:rPr>
        <w:t>Pihak Kedua</w:t>
      </w:r>
      <w:r w:rsidRPr="00651222">
        <w:rPr>
          <w:color w:val="000000" w:themeColor="text1"/>
        </w:rPr>
        <w:t xml:space="preserve"> sesuai </w:t>
      </w:r>
      <w:r w:rsidR="00C74A7B" w:rsidRPr="00651222">
        <w:rPr>
          <w:color w:val="000000" w:themeColor="text1"/>
        </w:rPr>
        <w:t>YAKULT</w:t>
      </w:r>
      <w:r w:rsidRPr="00651222">
        <w:rPr>
          <w:color w:val="000000" w:themeColor="text1"/>
        </w:rPr>
        <w:t xml:space="preserve"> yang akan dipesan oleh </w:t>
      </w:r>
      <w:r w:rsidRPr="00651222">
        <w:rPr>
          <w:b/>
          <w:color w:val="000000" w:themeColor="text1"/>
        </w:rPr>
        <w:t>Pihak Kedua</w:t>
      </w:r>
      <w:r w:rsidR="00C74A7B" w:rsidRPr="00651222">
        <w:rPr>
          <w:b/>
          <w:color w:val="000000" w:themeColor="text1"/>
        </w:rPr>
        <w:t xml:space="preserve"> </w:t>
      </w:r>
      <w:r w:rsidR="00C74A7B" w:rsidRPr="00651222">
        <w:rPr>
          <w:color w:val="000000" w:themeColor="text1"/>
        </w:rPr>
        <w:t>dari waktu ke waktu</w:t>
      </w:r>
      <w:r w:rsidR="00D47F82" w:rsidRPr="00651222">
        <w:rPr>
          <w:color w:val="000000" w:themeColor="text1"/>
        </w:rPr>
        <w:t xml:space="preserve">. </w:t>
      </w:r>
    </w:p>
    <w:p w14:paraId="05DCA17E" w14:textId="77777777" w:rsidR="00D47F82" w:rsidRPr="00651222" w:rsidRDefault="000A36CF" w:rsidP="008409BE">
      <w:pPr>
        <w:pStyle w:val="Default"/>
        <w:numPr>
          <w:ilvl w:val="0"/>
          <w:numId w:val="9"/>
        </w:numPr>
        <w:spacing w:line="276" w:lineRule="auto"/>
        <w:ind w:left="426" w:hanging="426"/>
        <w:jc w:val="both"/>
        <w:rPr>
          <w:color w:val="000000" w:themeColor="text1"/>
        </w:rPr>
      </w:pPr>
      <w:r w:rsidRPr="00651222">
        <w:rPr>
          <w:color w:val="000000" w:themeColor="text1"/>
        </w:rPr>
        <w:t xml:space="preserve">Semua surat penawaran yang muncul selama periode </w:t>
      </w:r>
      <w:r w:rsidR="002A7D66" w:rsidRPr="00651222">
        <w:rPr>
          <w:color w:val="000000" w:themeColor="text1"/>
        </w:rPr>
        <w:t>P</w:t>
      </w:r>
      <w:r w:rsidRPr="00651222">
        <w:rPr>
          <w:color w:val="000000" w:themeColor="text1"/>
        </w:rPr>
        <w:t xml:space="preserve">erjanjian merupakan bagian yang tidak terpisahkan dari surat </w:t>
      </w:r>
      <w:r w:rsidR="002A7D66" w:rsidRPr="00651222">
        <w:rPr>
          <w:color w:val="000000" w:themeColor="text1"/>
        </w:rPr>
        <w:t>P</w:t>
      </w:r>
      <w:r w:rsidRPr="00651222">
        <w:rPr>
          <w:color w:val="000000" w:themeColor="text1"/>
        </w:rPr>
        <w:t>erjanjian ini.</w:t>
      </w:r>
    </w:p>
    <w:p w14:paraId="7C2C219B" w14:textId="77777777" w:rsidR="00AC7F3F" w:rsidRPr="00A707A4" w:rsidRDefault="00AC7F3F" w:rsidP="008409BE">
      <w:pPr>
        <w:pStyle w:val="Default"/>
        <w:numPr>
          <w:ilvl w:val="0"/>
          <w:numId w:val="9"/>
        </w:numPr>
        <w:spacing w:line="276" w:lineRule="auto"/>
        <w:ind w:left="426" w:hanging="426"/>
        <w:jc w:val="both"/>
        <w:rPr>
          <w:color w:val="auto"/>
        </w:rPr>
      </w:pPr>
      <w:r w:rsidRPr="00A707A4">
        <w:rPr>
          <w:color w:val="auto"/>
          <w:lang w:eastAsia="en-US"/>
        </w:rPr>
        <w:t>Bilamana terjadi kenaikan harga YAKULT, maka harga jual YAKULT yang berlaku</w:t>
      </w:r>
      <w:r w:rsidR="008C76FC" w:rsidRPr="00A707A4">
        <w:rPr>
          <w:color w:val="auto"/>
          <w:lang w:eastAsia="en-US"/>
        </w:rPr>
        <w:t xml:space="preserve"> ialah</w:t>
      </w:r>
      <w:r w:rsidRPr="00A707A4">
        <w:rPr>
          <w:color w:val="auto"/>
          <w:lang w:eastAsia="en-US"/>
        </w:rPr>
        <w:t xml:space="preserve"> harga baru YAKULT </w:t>
      </w:r>
      <w:r w:rsidR="008C76FC" w:rsidRPr="00A707A4">
        <w:rPr>
          <w:color w:val="auto"/>
          <w:lang w:eastAsia="en-US"/>
        </w:rPr>
        <w:t>yang</w:t>
      </w:r>
      <w:r w:rsidRPr="00A707A4">
        <w:rPr>
          <w:color w:val="auto"/>
          <w:lang w:eastAsia="en-US"/>
        </w:rPr>
        <w:t xml:space="preserve"> akan diberitahukan melalui surat</w:t>
      </w:r>
      <w:r w:rsidR="008C76FC" w:rsidRPr="00A707A4">
        <w:rPr>
          <w:color w:val="auto"/>
          <w:lang w:eastAsia="en-US"/>
        </w:rPr>
        <w:t xml:space="preserve"> tertulis dari </w:t>
      </w:r>
      <w:r w:rsidR="008C76FC" w:rsidRPr="00A707A4">
        <w:rPr>
          <w:b/>
          <w:color w:val="auto"/>
          <w:lang w:eastAsia="en-US"/>
        </w:rPr>
        <w:t>Pihak Pertama</w:t>
      </w:r>
      <w:r w:rsidR="008C76FC" w:rsidRPr="00A707A4">
        <w:rPr>
          <w:color w:val="auto"/>
          <w:lang w:eastAsia="en-US"/>
        </w:rPr>
        <w:t xml:space="preserve"> dari waktu ke waktu.</w:t>
      </w:r>
    </w:p>
    <w:p w14:paraId="44123869" w14:textId="77777777" w:rsidR="000A36CF" w:rsidRPr="00651222" w:rsidRDefault="000A36CF" w:rsidP="008409BE">
      <w:pPr>
        <w:pStyle w:val="Default"/>
        <w:spacing w:line="276" w:lineRule="auto"/>
        <w:jc w:val="center"/>
        <w:rPr>
          <w:b/>
          <w:bCs/>
          <w:color w:val="000000" w:themeColor="text1"/>
        </w:rPr>
      </w:pPr>
    </w:p>
    <w:p w14:paraId="0A0AECCA" w14:textId="77777777" w:rsidR="004F25E8" w:rsidRPr="00651222" w:rsidRDefault="004F25E8" w:rsidP="008409BE">
      <w:pPr>
        <w:pStyle w:val="Default"/>
        <w:spacing w:line="276" w:lineRule="auto"/>
        <w:jc w:val="center"/>
        <w:rPr>
          <w:b/>
          <w:bCs/>
          <w:color w:val="000000" w:themeColor="text1"/>
        </w:rPr>
      </w:pPr>
      <w:r w:rsidRPr="00651222">
        <w:rPr>
          <w:b/>
          <w:bCs/>
          <w:color w:val="000000" w:themeColor="text1"/>
        </w:rPr>
        <w:t xml:space="preserve">Pasal </w:t>
      </w:r>
      <w:r w:rsidR="00EC7FF4" w:rsidRPr="00651222">
        <w:rPr>
          <w:b/>
          <w:bCs/>
          <w:color w:val="000000" w:themeColor="text1"/>
        </w:rPr>
        <w:t>3</w:t>
      </w:r>
    </w:p>
    <w:p w14:paraId="60B9D57B" w14:textId="16753AB5" w:rsidR="00874C84" w:rsidRPr="00651222" w:rsidRDefault="004F25E8" w:rsidP="00F54605">
      <w:pPr>
        <w:pStyle w:val="Default"/>
        <w:spacing w:line="276" w:lineRule="auto"/>
        <w:jc w:val="center"/>
        <w:rPr>
          <w:b/>
          <w:bCs/>
          <w:color w:val="000000" w:themeColor="text1"/>
        </w:rPr>
      </w:pPr>
      <w:r w:rsidRPr="00651222">
        <w:rPr>
          <w:b/>
          <w:bCs/>
          <w:color w:val="000000" w:themeColor="text1"/>
        </w:rPr>
        <w:t>Pengiriman</w:t>
      </w:r>
    </w:p>
    <w:p w14:paraId="543FBE47" w14:textId="77777777" w:rsidR="004F25E8" w:rsidRPr="00651222" w:rsidRDefault="004F25E8" w:rsidP="008409BE">
      <w:pPr>
        <w:pStyle w:val="Default"/>
        <w:numPr>
          <w:ilvl w:val="0"/>
          <w:numId w:val="10"/>
        </w:numPr>
        <w:tabs>
          <w:tab w:val="left" w:pos="426"/>
        </w:tabs>
        <w:spacing w:line="276" w:lineRule="auto"/>
        <w:ind w:left="426" w:hanging="426"/>
        <w:jc w:val="both"/>
        <w:rPr>
          <w:bCs/>
          <w:color w:val="000000" w:themeColor="text1"/>
        </w:rPr>
      </w:pPr>
      <w:r w:rsidRPr="00651222">
        <w:rPr>
          <w:bCs/>
          <w:color w:val="000000" w:themeColor="text1"/>
        </w:rPr>
        <w:t>Biaya transportasi</w:t>
      </w:r>
      <w:r w:rsidR="002A7D66" w:rsidRPr="00651222">
        <w:rPr>
          <w:bCs/>
          <w:color w:val="000000" w:themeColor="text1"/>
        </w:rPr>
        <w:t xml:space="preserve"> YAKULT</w:t>
      </w:r>
      <w:r w:rsidRPr="00651222">
        <w:rPr>
          <w:bCs/>
          <w:color w:val="000000" w:themeColor="text1"/>
        </w:rPr>
        <w:t xml:space="preserve"> yang timbul dari tempat </w:t>
      </w:r>
      <w:r w:rsidRPr="00651222">
        <w:rPr>
          <w:b/>
          <w:bCs/>
          <w:color w:val="000000" w:themeColor="text1"/>
        </w:rPr>
        <w:t>Pihak Pertama</w:t>
      </w:r>
      <w:r w:rsidRPr="00651222">
        <w:rPr>
          <w:bCs/>
          <w:color w:val="000000" w:themeColor="text1"/>
        </w:rPr>
        <w:t xml:space="preserve"> ke tempat </w:t>
      </w:r>
      <w:r w:rsidRPr="00651222">
        <w:rPr>
          <w:b/>
          <w:bCs/>
          <w:color w:val="000000" w:themeColor="text1"/>
        </w:rPr>
        <w:t>Pihak Kedua</w:t>
      </w:r>
      <w:r w:rsidRPr="00651222">
        <w:rPr>
          <w:bCs/>
          <w:color w:val="000000" w:themeColor="text1"/>
        </w:rPr>
        <w:t xml:space="preserve"> sepenuhnya menjadi tanggung jawab </w:t>
      </w:r>
      <w:r w:rsidRPr="00651222">
        <w:rPr>
          <w:b/>
          <w:bCs/>
          <w:color w:val="000000" w:themeColor="text1"/>
        </w:rPr>
        <w:t>Pihak Pertama</w:t>
      </w:r>
      <w:r w:rsidRPr="00651222">
        <w:rPr>
          <w:bCs/>
          <w:color w:val="000000" w:themeColor="text1"/>
        </w:rPr>
        <w:t>.</w:t>
      </w:r>
    </w:p>
    <w:p w14:paraId="2C738788" w14:textId="77777777" w:rsidR="004F25E8" w:rsidRPr="00651222" w:rsidRDefault="00C4451F" w:rsidP="008409BE">
      <w:pPr>
        <w:pStyle w:val="Default"/>
        <w:numPr>
          <w:ilvl w:val="0"/>
          <w:numId w:val="10"/>
        </w:numPr>
        <w:tabs>
          <w:tab w:val="left" w:pos="426"/>
        </w:tabs>
        <w:spacing w:line="276" w:lineRule="auto"/>
        <w:ind w:left="426" w:hanging="426"/>
        <w:jc w:val="both"/>
        <w:rPr>
          <w:bCs/>
          <w:color w:val="000000" w:themeColor="text1"/>
        </w:rPr>
      </w:pPr>
      <w:r w:rsidRPr="00651222">
        <w:rPr>
          <w:bCs/>
          <w:color w:val="000000" w:themeColor="text1"/>
        </w:rPr>
        <w:t>Resiko kerusakan</w:t>
      </w:r>
      <w:r w:rsidR="002A7D66" w:rsidRPr="00651222">
        <w:rPr>
          <w:bCs/>
          <w:color w:val="000000" w:themeColor="text1"/>
        </w:rPr>
        <w:t xml:space="preserve"> YAKULT</w:t>
      </w:r>
      <w:r w:rsidRPr="00651222">
        <w:rPr>
          <w:bCs/>
          <w:color w:val="000000" w:themeColor="text1"/>
        </w:rPr>
        <w:t xml:space="preserve"> akibat proses pengiriman menjadi tanggung jawab </w:t>
      </w:r>
      <w:r w:rsidRPr="00651222">
        <w:rPr>
          <w:b/>
          <w:bCs/>
          <w:color w:val="000000" w:themeColor="text1"/>
        </w:rPr>
        <w:t>Pihak Pertama</w:t>
      </w:r>
      <w:r w:rsidRPr="00651222">
        <w:rPr>
          <w:bCs/>
          <w:color w:val="000000" w:themeColor="text1"/>
        </w:rPr>
        <w:t>.</w:t>
      </w:r>
    </w:p>
    <w:p w14:paraId="672328CC" w14:textId="77777777" w:rsidR="00EC7FF4" w:rsidRPr="00651222" w:rsidRDefault="00EC7FF4" w:rsidP="008409BE">
      <w:pPr>
        <w:pStyle w:val="Default"/>
        <w:numPr>
          <w:ilvl w:val="0"/>
          <w:numId w:val="10"/>
        </w:numPr>
        <w:spacing w:line="276" w:lineRule="auto"/>
        <w:ind w:left="426" w:hanging="426"/>
        <w:jc w:val="both"/>
        <w:rPr>
          <w:bCs/>
          <w:color w:val="000000" w:themeColor="text1"/>
        </w:rPr>
      </w:pPr>
      <w:r w:rsidRPr="00651222">
        <w:rPr>
          <w:bCs/>
          <w:color w:val="000000" w:themeColor="text1"/>
        </w:rPr>
        <w:t xml:space="preserve">Jumlah </w:t>
      </w:r>
      <w:r w:rsidR="002A7D66" w:rsidRPr="00651222">
        <w:rPr>
          <w:bCs/>
          <w:color w:val="000000" w:themeColor="text1"/>
        </w:rPr>
        <w:t xml:space="preserve">YAKULT </w:t>
      </w:r>
      <w:r w:rsidRPr="00651222">
        <w:rPr>
          <w:bCs/>
          <w:color w:val="000000" w:themeColor="text1"/>
        </w:rPr>
        <w:t xml:space="preserve">dan waktu pengiriman harus sesuai dengan yang sudah ditetapkan di </w:t>
      </w:r>
      <w:r w:rsidRPr="00651222">
        <w:rPr>
          <w:bCs/>
          <w:i/>
          <w:color w:val="000000" w:themeColor="text1"/>
        </w:rPr>
        <w:t>Purchase Order</w:t>
      </w:r>
      <w:r w:rsidRPr="00651222">
        <w:rPr>
          <w:bCs/>
          <w:color w:val="000000" w:themeColor="text1"/>
        </w:rPr>
        <w:t xml:space="preserve"> yang diterbitkan oleh </w:t>
      </w:r>
      <w:r w:rsidRPr="00651222">
        <w:rPr>
          <w:b/>
          <w:bCs/>
          <w:color w:val="000000" w:themeColor="text1"/>
        </w:rPr>
        <w:t>Pihak Kedua</w:t>
      </w:r>
      <w:r w:rsidRPr="00651222">
        <w:rPr>
          <w:bCs/>
          <w:color w:val="000000" w:themeColor="text1"/>
        </w:rPr>
        <w:t>.</w:t>
      </w:r>
    </w:p>
    <w:p w14:paraId="4AE10362" w14:textId="77777777" w:rsidR="00C4451F" w:rsidRPr="00651222" w:rsidRDefault="00C4451F" w:rsidP="008409BE">
      <w:pPr>
        <w:pStyle w:val="Default"/>
        <w:numPr>
          <w:ilvl w:val="0"/>
          <w:numId w:val="10"/>
        </w:numPr>
        <w:tabs>
          <w:tab w:val="left" w:pos="426"/>
        </w:tabs>
        <w:spacing w:line="276" w:lineRule="auto"/>
        <w:ind w:left="426" w:hanging="426"/>
        <w:jc w:val="both"/>
        <w:rPr>
          <w:bCs/>
          <w:color w:val="000000" w:themeColor="text1"/>
        </w:rPr>
      </w:pPr>
      <w:r w:rsidRPr="00651222">
        <w:rPr>
          <w:bCs/>
          <w:color w:val="000000" w:themeColor="text1"/>
        </w:rPr>
        <w:t xml:space="preserve">Apabila </w:t>
      </w:r>
      <w:r w:rsidRPr="00651222">
        <w:rPr>
          <w:b/>
          <w:bCs/>
          <w:color w:val="000000" w:themeColor="text1"/>
        </w:rPr>
        <w:t>Pihak Pertama</w:t>
      </w:r>
      <w:r w:rsidR="00C24841" w:rsidRPr="00651222">
        <w:rPr>
          <w:bCs/>
          <w:color w:val="000000" w:themeColor="text1"/>
        </w:rPr>
        <w:t xml:space="preserve"> </w:t>
      </w:r>
      <w:r w:rsidRPr="00651222">
        <w:rPr>
          <w:bCs/>
          <w:color w:val="000000" w:themeColor="text1"/>
        </w:rPr>
        <w:t xml:space="preserve">melakukan pengiriman </w:t>
      </w:r>
      <w:r w:rsidR="002A7D66" w:rsidRPr="00651222">
        <w:rPr>
          <w:bCs/>
          <w:color w:val="000000" w:themeColor="text1"/>
        </w:rPr>
        <w:t xml:space="preserve">YAKULT </w:t>
      </w:r>
      <w:r w:rsidRPr="00651222">
        <w:rPr>
          <w:bCs/>
          <w:color w:val="000000" w:themeColor="text1"/>
        </w:rPr>
        <w:t xml:space="preserve">kepada </w:t>
      </w:r>
      <w:r w:rsidRPr="00651222">
        <w:rPr>
          <w:b/>
          <w:bCs/>
          <w:color w:val="000000" w:themeColor="text1"/>
        </w:rPr>
        <w:t>Pihak Kedua</w:t>
      </w:r>
      <w:r w:rsidRPr="00651222">
        <w:rPr>
          <w:bCs/>
          <w:color w:val="000000" w:themeColor="text1"/>
        </w:rPr>
        <w:t xml:space="preserve"> melebihi waktu atau tida</w:t>
      </w:r>
      <w:r w:rsidR="00BF62C6" w:rsidRPr="00651222">
        <w:rPr>
          <w:bCs/>
          <w:color w:val="000000" w:themeColor="text1"/>
        </w:rPr>
        <w:t>k</w:t>
      </w:r>
      <w:r w:rsidRPr="00651222">
        <w:rPr>
          <w:bCs/>
          <w:color w:val="000000" w:themeColor="text1"/>
        </w:rPr>
        <w:t xml:space="preserve"> </w:t>
      </w:r>
      <w:r w:rsidR="002A7D66" w:rsidRPr="00651222">
        <w:rPr>
          <w:bCs/>
          <w:color w:val="000000" w:themeColor="text1"/>
        </w:rPr>
        <w:t xml:space="preserve">sesuai </w:t>
      </w:r>
      <w:r w:rsidRPr="00651222">
        <w:rPr>
          <w:bCs/>
          <w:color w:val="000000" w:themeColor="text1"/>
        </w:rPr>
        <w:t>hari kerja</w:t>
      </w:r>
      <w:r w:rsidR="002A7D66" w:rsidRPr="00651222">
        <w:rPr>
          <w:bCs/>
          <w:color w:val="000000" w:themeColor="text1"/>
        </w:rPr>
        <w:t xml:space="preserve"> atau</w:t>
      </w:r>
      <w:r w:rsidRPr="00651222">
        <w:rPr>
          <w:bCs/>
          <w:color w:val="000000" w:themeColor="text1"/>
        </w:rPr>
        <w:t xml:space="preserve"> </w:t>
      </w:r>
      <w:r w:rsidR="002A7D66" w:rsidRPr="00651222">
        <w:rPr>
          <w:bCs/>
          <w:color w:val="000000" w:themeColor="text1"/>
        </w:rPr>
        <w:t xml:space="preserve">waktu </w:t>
      </w:r>
      <w:r w:rsidRPr="00651222">
        <w:rPr>
          <w:bCs/>
          <w:color w:val="000000" w:themeColor="text1"/>
        </w:rPr>
        <w:t>yang telah ditentukan</w:t>
      </w:r>
      <w:r w:rsidR="00520478" w:rsidRPr="00651222">
        <w:rPr>
          <w:bCs/>
          <w:color w:val="000000" w:themeColor="text1"/>
        </w:rPr>
        <w:t xml:space="preserve"> Para Pihak,</w:t>
      </w:r>
      <w:r w:rsidRPr="00651222">
        <w:rPr>
          <w:bCs/>
          <w:color w:val="000000" w:themeColor="text1"/>
        </w:rPr>
        <w:t xml:space="preserve"> maka </w:t>
      </w:r>
      <w:r w:rsidRPr="00651222">
        <w:rPr>
          <w:b/>
          <w:bCs/>
          <w:color w:val="000000" w:themeColor="text1"/>
        </w:rPr>
        <w:t>Pihak Pertama</w:t>
      </w:r>
      <w:r w:rsidRPr="00651222">
        <w:rPr>
          <w:bCs/>
          <w:color w:val="000000" w:themeColor="text1"/>
        </w:rPr>
        <w:t xml:space="preserve"> harus menginformasikan kepada</w:t>
      </w:r>
      <w:r w:rsidRPr="00651222">
        <w:rPr>
          <w:b/>
          <w:bCs/>
          <w:color w:val="000000" w:themeColor="text1"/>
        </w:rPr>
        <w:t xml:space="preserve"> Pihak Kedua </w:t>
      </w:r>
      <w:r w:rsidRPr="00651222">
        <w:rPr>
          <w:bCs/>
          <w:color w:val="000000" w:themeColor="text1"/>
        </w:rPr>
        <w:t>terlebih dahulu</w:t>
      </w:r>
      <w:r w:rsidR="00520478" w:rsidRPr="00651222">
        <w:rPr>
          <w:bCs/>
          <w:color w:val="000000" w:themeColor="text1"/>
        </w:rPr>
        <w:t xml:space="preserve"> sekurang-kurangnya 1 (satu)</w:t>
      </w:r>
      <w:r w:rsidR="00D95C97" w:rsidRPr="00651222">
        <w:rPr>
          <w:bCs/>
          <w:color w:val="000000" w:themeColor="text1"/>
        </w:rPr>
        <w:t xml:space="preserve"> hari</w:t>
      </w:r>
      <w:r w:rsidR="00520478" w:rsidRPr="00651222">
        <w:rPr>
          <w:bCs/>
          <w:color w:val="000000" w:themeColor="text1"/>
        </w:rPr>
        <w:t xml:space="preserve"> sebelum pengiriman YAKULT</w:t>
      </w:r>
      <w:r w:rsidRPr="00651222">
        <w:rPr>
          <w:bCs/>
          <w:color w:val="000000" w:themeColor="text1"/>
        </w:rPr>
        <w:t>.</w:t>
      </w:r>
    </w:p>
    <w:p w14:paraId="354BA84F" w14:textId="77777777" w:rsidR="00C4451F" w:rsidRPr="00651222" w:rsidRDefault="00C4451F" w:rsidP="008409BE">
      <w:pPr>
        <w:pStyle w:val="Default"/>
        <w:numPr>
          <w:ilvl w:val="0"/>
          <w:numId w:val="10"/>
        </w:numPr>
        <w:tabs>
          <w:tab w:val="left" w:pos="426"/>
        </w:tabs>
        <w:spacing w:line="276" w:lineRule="auto"/>
        <w:ind w:left="426" w:hanging="426"/>
        <w:jc w:val="both"/>
        <w:rPr>
          <w:bCs/>
          <w:color w:val="000000" w:themeColor="text1"/>
        </w:rPr>
      </w:pPr>
      <w:r w:rsidRPr="00651222">
        <w:rPr>
          <w:bCs/>
          <w:color w:val="000000" w:themeColor="text1"/>
        </w:rPr>
        <w:t xml:space="preserve">Batas waktu pengiriman </w:t>
      </w:r>
      <w:r w:rsidR="00520478" w:rsidRPr="00651222">
        <w:rPr>
          <w:bCs/>
          <w:color w:val="000000" w:themeColor="text1"/>
        </w:rPr>
        <w:t xml:space="preserve">YAKULT </w:t>
      </w:r>
      <w:r w:rsidRPr="00651222">
        <w:rPr>
          <w:bCs/>
          <w:color w:val="000000" w:themeColor="text1"/>
        </w:rPr>
        <w:t xml:space="preserve">sesuai dengan jadwal yang sudah disetujui </w:t>
      </w:r>
      <w:r w:rsidRPr="00651222">
        <w:rPr>
          <w:b/>
          <w:bCs/>
          <w:color w:val="000000" w:themeColor="text1"/>
        </w:rPr>
        <w:t>Para Pihak</w:t>
      </w:r>
      <w:r w:rsidRPr="00651222">
        <w:rPr>
          <w:bCs/>
          <w:color w:val="000000" w:themeColor="text1"/>
        </w:rPr>
        <w:t>.</w:t>
      </w:r>
    </w:p>
    <w:p w14:paraId="3284B325" w14:textId="77777777" w:rsidR="00C4451F" w:rsidRPr="00651222" w:rsidRDefault="00C4451F" w:rsidP="008409BE">
      <w:pPr>
        <w:pStyle w:val="Default"/>
        <w:numPr>
          <w:ilvl w:val="0"/>
          <w:numId w:val="10"/>
        </w:numPr>
        <w:tabs>
          <w:tab w:val="left" w:pos="426"/>
        </w:tabs>
        <w:spacing w:line="276" w:lineRule="auto"/>
        <w:ind w:left="426" w:hanging="426"/>
        <w:jc w:val="both"/>
        <w:rPr>
          <w:bCs/>
          <w:color w:val="000000" w:themeColor="text1"/>
        </w:rPr>
      </w:pPr>
      <w:r w:rsidRPr="00651222">
        <w:rPr>
          <w:bCs/>
          <w:color w:val="000000" w:themeColor="text1"/>
        </w:rPr>
        <w:t>Apabila terjadi keterlambatan dalam pengiriman</w:t>
      </w:r>
      <w:r w:rsidR="00520478" w:rsidRPr="00651222">
        <w:rPr>
          <w:bCs/>
          <w:color w:val="000000" w:themeColor="text1"/>
        </w:rPr>
        <w:t xml:space="preserve"> YAKULT</w:t>
      </w:r>
      <w:r w:rsidRPr="00651222">
        <w:rPr>
          <w:bCs/>
          <w:color w:val="000000" w:themeColor="text1"/>
        </w:rPr>
        <w:t xml:space="preserve"> maka </w:t>
      </w:r>
      <w:r w:rsidRPr="00651222">
        <w:rPr>
          <w:b/>
          <w:bCs/>
          <w:color w:val="000000" w:themeColor="text1"/>
        </w:rPr>
        <w:t>Pihak Pertama</w:t>
      </w:r>
      <w:r w:rsidRPr="00651222">
        <w:rPr>
          <w:bCs/>
          <w:color w:val="000000" w:themeColor="text1"/>
        </w:rPr>
        <w:t xml:space="preserve"> wajib membayar biaya keterlambatan 1</w:t>
      </w:r>
      <w:r w:rsidRPr="00651222">
        <w:rPr>
          <w:bCs/>
          <w:color w:val="000000" w:themeColor="text1"/>
          <w:vertAlign w:val="superscript"/>
        </w:rPr>
        <w:t>0</w:t>
      </w:r>
      <w:r w:rsidRPr="00651222">
        <w:rPr>
          <w:bCs/>
          <w:color w:val="000000" w:themeColor="text1"/>
        </w:rPr>
        <w:t>/</w:t>
      </w:r>
      <w:r w:rsidRPr="00651222">
        <w:rPr>
          <w:bCs/>
          <w:color w:val="000000" w:themeColor="text1"/>
          <w:vertAlign w:val="subscript"/>
        </w:rPr>
        <w:t>00</w:t>
      </w:r>
      <w:r w:rsidR="00EC7FF4" w:rsidRPr="00651222">
        <w:rPr>
          <w:bCs/>
          <w:color w:val="000000" w:themeColor="text1"/>
          <w:vertAlign w:val="subscript"/>
        </w:rPr>
        <w:t xml:space="preserve"> </w:t>
      </w:r>
      <w:r w:rsidR="00EC7FF4" w:rsidRPr="00651222">
        <w:rPr>
          <w:bCs/>
          <w:color w:val="000000" w:themeColor="text1"/>
        </w:rPr>
        <w:t xml:space="preserve">(satu per seribu) </w:t>
      </w:r>
      <w:r w:rsidR="0094635A" w:rsidRPr="00651222">
        <w:rPr>
          <w:bCs/>
          <w:color w:val="000000" w:themeColor="text1"/>
        </w:rPr>
        <w:t xml:space="preserve">per hari keterlambatan </w:t>
      </w:r>
      <w:r w:rsidR="000F0D8E" w:rsidRPr="00651222">
        <w:rPr>
          <w:bCs/>
          <w:color w:val="000000" w:themeColor="text1"/>
        </w:rPr>
        <w:t xml:space="preserve">dari </w:t>
      </w:r>
      <w:r w:rsidR="0094635A" w:rsidRPr="00651222">
        <w:rPr>
          <w:bCs/>
          <w:color w:val="000000" w:themeColor="text1"/>
        </w:rPr>
        <w:t xml:space="preserve">total </w:t>
      </w:r>
      <w:r w:rsidR="000F0D8E" w:rsidRPr="00651222">
        <w:rPr>
          <w:bCs/>
          <w:color w:val="000000" w:themeColor="text1"/>
        </w:rPr>
        <w:t xml:space="preserve">harga </w:t>
      </w:r>
      <w:r w:rsidR="00D459E1" w:rsidRPr="00651222">
        <w:rPr>
          <w:bCs/>
          <w:color w:val="000000" w:themeColor="text1"/>
        </w:rPr>
        <w:t xml:space="preserve">YAKULT </w:t>
      </w:r>
      <w:r w:rsidR="00BF62C6" w:rsidRPr="00651222">
        <w:rPr>
          <w:bCs/>
          <w:color w:val="000000" w:themeColor="text1"/>
        </w:rPr>
        <w:t xml:space="preserve">yang dipesan </w:t>
      </w:r>
      <w:r w:rsidR="00BF62C6" w:rsidRPr="00651222">
        <w:rPr>
          <w:b/>
          <w:bCs/>
          <w:color w:val="000000" w:themeColor="text1"/>
        </w:rPr>
        <w:t>Pihak Kedua</w:t>
      </w:r>
      <w:r w:rsidR="00520478" w:rsidRPr="00651222">
        <w:rPr>
          <w:bCs/>
          <w:color w:val="000000" w:themeColor="text1"/>
        </w:rPr>
        <w:t>, kecuali terjadi hal-hal yang di</w:t>
      </w:r>
      <w:r w:rsidR="002B328F">
        <w:rPr>
          <w:bCs/>
          <w:color w:val="000000" w:themeColor="text1"/>
        </w:rPr>
        <w:t xml:space="preserve"> </w:t>
      </w:r>
      <w:r w:rsidR="00520478" w:rsidRPr="00651222">
        <w:rPr>
          <w:bCs/>
          <w:color w:val="000000" w:themeColor="text1"/>
        </w:rPr>
        <w:t xml:space="preserve">luar </w:t>
      </w:r>
      <w:r w:rsidR="00520478" w:rsidRPr="00651222">
        <w:rPr>
          <w:bCs/>
          <w:color w:val="000000" w:themeColor="text1"/>
        </w:rPr>
        <w:lastRenderedPageBreak/>
        <w:t xml:space="preserve">kekuasaaan </w:t>
      </w:r>
      <w:r w:rsidR="00520478" w:rsidRPr="00651222">
        <w:rPr>
          <w:b/>
          <w:bCs/>
          <w:color w:val="000000" w:themeColor="text1"/>
        </w:rPr>
        <w:t>Pihak Pertama</w:t>
      </w:r>
      <w:r w:rsidR="00D95C97" w:rsidRPr="00651222">
        <w:rPr>
          <w:bCs/>
          <w:color w:val="000000" w:themeColor="text1"/>
        </w:rPr>
        <w:t xml:space="preserve"> sebagaimana dimaksud dalam Pasal 9 Perjanjian atau hal  lain yang telah diberitahukan sebelumnya oleh </w:t>
      </w:r>
      <w:r w:rsidR="00D95C97" w:rsidRPr="00651222">
        <w:rPr>
          <w:b/>
          <w:bCs/>
          <w:color w:val="000000" w:themeColor="text1"/>
        </w:rPr>
        <w:t>Pihak Pertama</w:t>
      </w:r>
      <w:r w:rsidR="00D95C97" w:rsidRPr="00651222">
        <w:rPr>
          <w:bCs/>
          <w:color w:val="000000" w:themeColor="text1"/>
        </w:rPr>
        <w:t xml:space="preserve"> kepada </w:t>
      </w:r>
      <w:r w:rsidR="00D95C97" w:rsidRPr="00651222">
        <w:rPr>
          <w:b/>
          <w:bCs/>
          <w:color w:val="000000" w:themeColor="text1"/>
        </w:rPr>
        <w:t>Pihak Kedua</w:t>
      </w:r>
      <w:r w:rsidRPr="00651222">
        <w:rPr>
          <w:bCs/>
          <w:color w:val="000000" w:themeColor="text1"/>
        </w:rPr>
        <w:t>.</w:t>
      </w:r>
    </w:p>
    <w:p w14:paraId="596F8B19" w14:textId="2A59F8CA" w:rsidR="00397BF0" w:rsidRPr="00F54605" w:rsidRDefault="00EC7FF4" w:rsidP="00F54605">
      <w:pPr>
        <w:pStyle w:val="Default"/>
        <w:numPr>
          <w:ilvl w:val="0"/>
          <w:numId w:val="10"/>
        </w:numPr>
        <w:spacing w:line="276" w:lineRule="auto"/>
        <w:ind w:left="426" w:hanging="426"/>
        <w:jc w:val="both"/>
        <w:rPr>
          <w:b/>
          <w:bCs/>
          <w:color w:val="000000" w:themeColor="text1"/>
        </w:rPr>
      </w:pPr>
      <w:r w:rsidRPr="00651222">
        <w:rPr>
          <w:b/>
          <w:bCs/>
          <w:color w:val="000000" w:themeColor="text1"/>
        </w:rPr>
        <w:t>Para Pihak</w:t>
      </w:r>
      <w:r w:rsidRPr="00651222">
        <w:rPr>
          <w:bCs/>
          <w:color w:val="000000" w:themeColor="text1"/>
        </w:rPr>
        <w:t xml:space="preserve"> sepakat sebelum dilakukan penyerahan </w:t>
      </w:r>
      <w:r w:rsidR="00520478" w:rsidRPr="00651222">
        <w:rPr>
          <w:bCs/>
          <w:color w:val="000000" w:themeColor="text1"/>
        </w:rPr>
        <w:t>YAKULT</w:t>
      </w:r>
      <w:r w:rsidRPr="00651222">
        <w:rPr>
          <w:bCs/>
          <w:color w:val="000000" w:themeColor="text1"/>
        </w:rPr>
        <w:t xml:space="preserve"> dari </w:t>
      </w:r>
      <w:r w:rsidRPr="00651222">
        <w:rPr>
          <w:b/>
          <w:bCs/>
          <w:color w:val="000000" w:themeColor="text1"/>
        </w:rPr>
        <w:t>Pihak Pertama</w:t>
      </w:r>
      <w:r w:rsidRPr="00651222">
        <w:rPr>
          <w:bCs/>
          <w:color w:val="000000" w:themeColor="text1"/>
        </w:rPr>
        <w:t xml:space="preserve"> kepada </w:t>
      </w:r>
      <w:r w:rsidRPr="00651222">
        <w:rPr>
          <w:b/>
          <w:bCs/>
          <w:color w:val="000000" w:themeColor="text1"/>
        </w:rPr>
        <w:t>Pihak Kedua</w:t>
      </w:r>
      <w:r w:rsidRPr="00651222">
        <w:rPr>
          <w:bCs/>
          <w:color w:val="000000" w:themeColor="text1"/>
        </w:rPr>
        <w:t xml:space="preserve">, telah dilakukan pengecekan </w:t>
      </w:r>
      <w:r w:rsidR="00520478" w:rsidRPr="00651222">
        <w:rPr>
          <w:bCs/>
          <w:color w:val="000000" w:themeColor="text1"/>
        </w:rPr>
        <w:t xml:space="preserve">YAKULT sekurang-kurangnya </w:t>
      </w:r>
      <w:r w:rsidRPr="00651222">
        <w:rPr>
          <w:bCs/>
          <w:color w:val="000000" w:themeColor="text1"/>
        </w:rPr>
        <w:t>jumlah</w:t>
      </w:r>
      <w:r w:rsidR="00520478" w:rsidRPr="00651222">
        <w:rPr>
          <w:bCs/>
          <w:color w:val="000000" w:themeColor="text1"/>
        </w:rPr>
        <w:t xml:space="preserve"> YAKULT</w:t>
      </w:r>
      <w:r w:rsidRPr="00651222">
        <w:rPr>
          <w:bCs/>
          <w:color w:val="000000" w:themeColor="text1"/>
        </w:rPr>
        <w:t>, kualitas</w:t>
      </w:r>
      <w:r w:rsidR="00520478" w:rsidRPr="00651222">
        <w:rPr>
          <w:bCs/>
          <w:color w:val="000000" w:themeColor="text1"/>
        </w:rPr>
        <w:t xml:space="preserve"> YAKULT</w:t>
      </w:r>
      <w:r w:rsidRPr="00651222">
        <w:rPr>
          <w:bCs/>
          <w:color w:val="000000" w:themeColor="text1"/>
        </w:rPr>
        <w:t>, dll</w:t>
      </w:r>
      <w:r w:rsidR="00520478" w:rsidRPr="00651222">
        <w:rPr>
          <w:bCs/>
          <w:color w:val="000000" w:themeColor="text1"/>
        </w:rPr>
        <w:t xml:space="preserve"> </w:t>
      </w:r>
      <w:r w:rsidRPr="00651222">
        <w:rPr>
          <w:bCs/>
          <w:color w:val="000000" w:themeColor="text1"/>
        </w:rPr>
        <w:t xml:space="preserve"> antara </w:t>
      </w:r>
      <w:r w:rsidRPr="00651222">
        <w:rPr>
          <w:b/>
          <w:bCs/>
          <w:color w:val="000000" w:themeColor="text1"/>
        </w:rPr>
        <w:t>Pihak Pertama</w:t>
      </w:r>
      <w:r w:rsidRPr="00651222">
        <w:rPr>
          <w:bCs/>
          <w:color w:val="000000" w:themeColor="text1"/>
        </w:rPr>
        <w:t xml:space="preserve"> dan </w:t>
      </w:r>
      <w:r w:rsidRPr="00651222">
        <w:rPr>
          <w:b/>
          <w:bCs/>
          <w:color w:val="000000" w:themeColor="text1"/>
        </w:rPr>
        <w:t>Pihak Kedua</w:t>
      </w:r>
      <w:r w:rsidRPr="00651222">
        <w:rPr>
          <w:bCs/>
          <w:color w:val="000000" w:themeColor="text1"/>
        </w:rPr>
        <w:t>.</w:t>
      </w:r>
    </w:p>
    <w:p w14:paraId="273817B3" w14:textId="77777777" w:rsidR="00874C84" w:rsidRDefault="00874C84" w:rsidP="008409BE">
      <w:pPr>
        <w:pStyle w:val="Default"/>
        <w:spacing w:line="276" w:lineRule="auto"/>
        <w:jc w:val="center"/>
        <w:rPr>
          <w:b/>
          <w:bCs/>
          <w:color w:val="000000" w:themeColor="text1"/>
        </w:rPr>
      </w:pPr>
    </w:p>
    <w:p w14:paraId="2DF1EACC" w14:textId="77777777" w:rsidR="0094635A" w:rsidRPr="00651222" w:rsidRDefault="0094635A" w:rsidP="008409BE">
      <w:pPr>
        <w:pStyle w:val="Default"/>
        <w:spacing w:line="276" w:lineRule="auto"/>
        <w:jc w:val="center"/>
        <w:rPr>
          <w:b/>
          <w:bCs/>
          <w:color w:val="000000" w:themeColor="text1"/>
        </w:rPr>
      </w:pPr>
      <w:r w:rsidRPr="00651222">
        <w:rPr>
          <w:b/>
          <w:bCs/>
          <w:color w:val="000000" w:themeColor="text1"/>
        </w:rPr>
        <w:t xml:space="preserve">Pasal </w:t>
      </w:r>
      <w:r w:rsidR="00EC7FF4" w:rsidRPr="00651222">
        <w:rPr>
          <w:b/>
          <w:bCs/>
          <w:color w:val="000000" w:themeColor="text1"/>
        </w:rPr>
        <w:t>4</w:t>
      </w:r>
    </w:p>
    <w:p w14:paraId="2A95229A" w14:textId="58AA185A" w:rsidR="00874C84" w:rsidRPr="00651222" w:rsidRDefault="0094635A" w:rsidP="00F54605">
      <w:pPr>
        <w:pStyle w:val="Default"/>
        <w:spacing w:line="276" w:lineRule="auto"/>
        <w:jc w:val="center"/>
        <w:rPr>
          <w:b/>
          <w:bCs/>
          <w:color w:val="000000" w:themeColor="text1"/>
        </w:rPr>
      </w:pPr>
      <w:r w:rsidRPr="00651222">
        <w:rPr>
          <w:b/>
          <w:bCs/>
          <w:color w:val="000000" w:themeColor="text1"/>
        </w:rPr>
        <w:t>Jaminan Kualitas Produk</w:t>
      </w:r>
    </w:p>
    <w:p w14:paraId="365D4443" w14:textId="77777777" w:rsidR="0094635A" w:rsidRPr="00651222" w:rsidRDefault="0094635A" w:rsidP="008409BE">
      <w:pPr>
        <w:pStyle w:val="Default"/>
        <w:numPr>
          <w:ilvl w:val="0"/>
          <w:numId w:val="24"/>
        </w:numPr>
        <w:tabs>
          <w:tab w:val="left" w:pos="426"/>
        </w:tabs>
        <w:spacing w:line="276" w:lineRule="auto"/>
        <w:ind w:left="426" w:hanging="426"/>
        <w:jc w:val="both"/>
        <w:rPr>
          <w:bCs/>
          <w:color w:val="000000" w:themeColor="text1"/>
        </w:rPr>
      </w:pPr>
      <w:r w:rsidRPr="00651222">
        <w:rPr>
          <w:b/>
          <w:bCs/>
          <w:color w:val="000000" w:themeColor="text1"/>
        </w:rPr>
        <w:t>Pihak Pertama</w:t>
      </w:r>
      <w:r w:rsidR="00EC7FF4" w:rsidRPr="00651222">
        <w:rPr>
          <w:b/>
          <w:bCs/>
          <w:color w:val="000000" w:themeColor="text1"/>
        </w:rPr>
        <w:t xml:space="preserve"> </w:t>
      </w:r>
      <w:r w:rsidRPr="00651222">
        <w:rPr>
          <w:bCs/>
          <w:color w:val="000000" w:themeColor="text1"/>
        </w:rPr>
        <w:t xml:space="preserve">menjamin seluruh </w:t>
      </w:r>
      <w:r w:rsidR="00520478" w:rsidRPr="00651222">
        <w:rPr>
          <w:bCs/>
          <w:color w:val="000000" w:themeColor="text1"/>
        </w:rPr>
        <w:t xml:space="preserve">YAKULT </w:t>
      </w:r>
      <w:r w:rsidRPr="00651222">
        <w:rPr>
          <w:bCs/>
          <w:color w:val="000000" w:themeColor="text1"/>
        </w:rPr>
        <w:t xml:space="preserve">yang dikirim kepada </w:t>
      </w:r>
      <w:r w:rsidRPr="00651222">
        <w:rPr>
          <w:b/>
          <w:bCs/>
          <w:color w:val="000000" w:themeColor="text1"/>
        </w:rPr>
        <w:t>Pihak Kedua</w:t>
      </w:r>
      <w:r w:rsidRPr="00651222">
        <w:rPr>
          <w:bCs/>
          <w:color w:val="000000" w:themeColor="text1"/>
        </w:rPr>
        <w:t xml:space="preserve"> sesuai dengan spesifikasi yang telah disepakati oleh </w:t>
      </w:r>
      <w:r w:rsidRPr="00651222">
        <w:rPr>
          <w:b/>
          <w:bCs/>
          <w:color w:val="000000" w:themeColor="text1"/>
        </w:rPr>
        <w:t>Para Pihak</w:t>
      </w:r>
      <w:r w:rsidRPr="00651222">
        <w:rPr>
          <w:bCs/>
          <w:color w:val="000000" w:themeColor="text1"/>
        </w:rPr>
        <w:t>.</w:t>
      </w:r>
    </w:p>
    <w:p w14:paraId="3310A1C5" w14:textId="77777777" w:rsidR="0094635A" w:rsidRPr="00651222" w:rsidRDefault="0094635A" w:rsidP="008409BE">
      <w:pPr>
        <w:pStyle w:val="Default"/>
        <w:numPr>
          <w:ilvl w:val="0"/>
          <w:numId w:val="24"/>
        </w:numPr>
        <w:tabs>
          <w:tab w:val="left" w:pos="426"/>
        </w:tabs>
        <w:spacing w:line="276" w:lineRule="auto"/>
        <w:ind w:left="426" w:hanging="426"/>
        <w:jc w:val="both"/>
        <w:rPr>
          <w:bCs/>
          <w:color w:val="000000" w:themeColor="text1"/>
        </w:rPr>
      </w:pPr>
      <w:r w:rsidRPr="00651222">
        <w:rPr>
          <w:b/>
          <w:bCs/>
          <w:color w:val="000000" w:themeColor="text1"/>
        </w:rPr>
        <w:t>Pihak Pert</w:t>
      </w:r>
      <w:r w:rsidR="0031228A">
        <w:rPr>
          <w:b/>
          <w:bCs/>
          <w:color w:val="000000" w:themeColor="text1"/>
        </w:rPr>
        <w:t>a</w:t>
      </w:r>
      <w:r w:rsidRPr="00651222">
        <w:rPr>
          <w:b/>
          <w:bCs/>
          <w:color w:val="000000" w:themeColor="text1"/>
        </w:rPr>
        <w:t xml:space="preserve">ma </w:t>
      </w:r>
      <w:r w:rsidRPr="00651222">
        <w:rPr>
          <w:bCs/>
          <w:color w:val="000000" w:themeColor="text1"/>
        </w:rPr>
        <w:t xml:space="preserve">menjamin seluruh </w:t>
      </w:r>
      <w:r w:rsidR="00520478" w:rsidRPr="00651222">
        <w:rPr>
          <w:bCs/>
          <w:color w:val="000000" w:themeColor="text1"/>
        </w:rPr>
        <w:t xml:space="preserve">YAKULT </w:t>
      </w:r>
      <w:r w:rsidRPr="00651222">
        <w:rPr>
          <w:bCs/>
          <w:color w:val="000000" w:themeColor="text1"/>
        </w:rPr>
        <w:t xml:space="preserve">yang dikirim kepada </w:t>
      </w:r>
      <w:r w:rsidRPr="00651222">
        <w:rPr>
          <w:b/>
          <w:bCs/>
          <w:color w:val="000000" w:themeColor="text1"/>
        </w:rPr>
        <w:t>Pihak Kedua</w:t>
      </w:r>
      <w:r w:rsidRPr="00651222">
        <w:rPr>
          <w:bCs/>
          <w:color w:val="000000" w:themeColor="text1"/>
        </w:rPr>
        <w:t xml:space="preserve"> sesuai dengan standar</w:t>
      </w:r>
      <w:r w:rsidR="00EC7FF4" w:rsidRPr="00651222">
        <w:rPr>
          <w:bCs/>
          <w:color w:val="000000" w:themeColor="text1"/>
        </w:rPr>
        <w:t xml:space="preserve"> </w:t>
      </w:r>
      <w:r w:rsidRPr="00651222">
        <w:rPr>
          <w:bCs/>
          <w:color w:val="000000" w:themeColor="text1"/>
        </w:rPr>
        <w:t>produk yang baik</w:t>
      </w:r>
      <w:r w:rsidR="00520478" w:rsidRPr="00651222">
        <w:rPr>
          <w:bCs/>
          <w:color w:val="000000" w:themeColor="text1"/>
        </w:rPr>
        <w:t xml:space="preserve"> dan layak di konsumsi sesuai ketentuan peraturan perundang-undangan</w:t>
      </w:r>
      <w:r w:rsidRPr="00651222">
        <w:rPr>
          <w:bCs/>
          <w:color w:val="000000" w:themeColor="text1"/>
        </w:rPr>
        <w:t>.</w:t>
      </w:r>
    </w:p>
    <w:p w14:paraId="201ADDD5" w14:textId="77777777" w:rsidR="0094635A" w:rsidRPr="00651222" w:rsidRDefault="0094635A" w:rsidP="008409BE">
      <w:pPr>
        <w:pStyle w:val="Default"/>
        <w:numPr>
          <w:ilvl w:val="0"/>
          <w:numId w:val="24"/>
        </w:numPr>
        <w:tabs>
          <w:tab w:val="left" w:pos="426"/>
        </w:tabs>
        <w:spacing w:line="276" w:lineRule="auto"/>
        <w:ind w:left="426" w:hanging="426"/>
        <w:jc w:val="both"/>
        <w:rPr>
          <w:bCs/>
          <w:color w:val="000000" w:themeColor="text1"/>
        </w:rPr>
      </w:pPr>
      <w:r w:rsidRPr="00651222">
        <w:rPr>
          <w:b/>
          <w:bCs/>
          <w:color w:val="000000" w:themeColor="text1"/>
        </w:rPr>
        <w:t xml:space="preserve">Pihak Pertama </w:t>
      </w:r>
      <w:r w:rsidR="00CD3FD1" w:rsidRPr="00651222">
        <w:rPr>
          <w:bCs/>
          <w:color w:val="000000" w:themeColor="text1"/>
        </w:rPr>
        <w:t xml:space="preserve">bersedia mengganti </w:t>
      </w:r>
      <w:r w:rsidR="00520478" w:rsidRPr="00651222">
        <w:rPr>
          <w:bCs/>
          <w:color w:val="000000" w:themeColor="text1"/>
        </w:rPr>
        <w:t>se</w:t>
      </w:r>
      <w:r w:rsidR="00CD3FD1" w:rsidRPr="00651222">
        <w:rPr>
          <w:bCs/>
          <w:color w:val="000000" w:themeColor="text1"/>
        </w:rPr>
        <w:t xml:space="preserve">bagian </w:t>
      </w:r>
      <w:r w:rsidR="00520478" w:rsidRPr="00651222">
        <w:rPr>
          <w:bCs/>
          <w:color w:val="000000" w:themeColor="text1"/>
        </w:rPr>
        <w:t xml:space="preserve">YAKULT </w:t>
      </w:r>
      <w:r w:rsidR="00CD3FD1" w:rsidRPr="00651222">
        <w:rPr>
          <w:bCs/>
          <w:color w:val="000000" w:themeColor="text1"/>
        </w:rPr>
        <w:t>yang telah dikirim</w:t>
      </w:r>
      <w:r w:rsidR="00520478" w:rsidRPr="00651222">
        <w:rPr>
          <w:bCs/>
          <w:color w:val="000000" w:themeColor="text1"/>
        </w:rPr>
        <w:t>,</w:t>
      </w:r>
      <w:r w:rsidR="00CD3FD1" w:rsidRPr="00651222">
        <w:rPr>
          <w:bCs/>
          <w:color w:val="000000" w:themeColor="text1"/>
        </w:rPr>
        <w:t xml:space="preserve"> jika</w:t>
      </w:r>
      <w:r w:rsidR="00520478" w:rsidRPr="00651222">
        <w:rPr>
          <w:bCs/>
          <w:color w:val="000000" w:themeColor="text1"/>
        </w:rPr>
        <w:t xml:space="preserve"> ditemukan YAKULT</w:t>
      </w:r>
      <w:r w:rsidR="00CD3FD1" w:rsidRPr="00651222">
        <w:rPr>
          <w:bCs/>
          <w:color w:val="000000" w:themeColor="text1"/>
        </w:rPr>
        <w:t xml:space="preserve"> tidak sesuai sebagaimana</w:t>
      </w:r>
      <w:r w:rsidR="00520478" w:rsidRPr="00651222">
        <w:rPr>
          <w:bCs/>
          <w:color w:val="000000" w:themeColor="text1"/>
        </w:rPr>
        <w:t xml:space="preserve"> tercantum</w:t>
      </w:r>
      <w:r w:rsidR="00CD3FD1" w:rsidRPr="00651222">
        <w:rPr>
          <w:bCs/>
          <w:color w:val="000000" w:themeColor="text1"/>
        </w:rPr>
        <w:t xml:space="preserve"> dalam ayat (1) dan (2)</w:t>
      </w:r>
      <w:r w:rsidR="00586884">
        <w:rPr>
          <w:bCs/>
          <w:color w:val="000000" w:themeColor="text1"/>
        </w:rPr>
        <w:t xml:space="preserve"> </w:t>
      </w:r>
      <w:r w:rsidR="002B328F">
        <w:rPr>
          <w:bCs/>
          <w:color w:val="000000" w:themeColor="text1"/>
        </w:rPr>
        <w:t>P</w:t>
      </w:r>
      <w:r w:rsidR="00520478" w:rsidRPr="00651222">
        <w:rPr>
          <w:bCs/>
          <w:color w:val="000000" w:themeColor="text1"/>
        </w:rPr>
        <w:t>asal ini</w:t>
      </w:r>
      <w:r w:rsidR="00CD3FD1" w:rsidRPr="00651222">
        <w:rPr>
          <w:bCs/>
          <w:color w:val="000000" w:themeColor="text1"/>
        </w:rPr>
        <w:t>.</w:t>
      </w:r>
    </w:p>
    <w:p w14:paraId="41BCF0FF" w14:textId="77777777" w:rsidR="00A71DD5" w:rsidRPr="00651222" w:rsidRDefault="00A71DD5" w:rsidP="008409BE">
      <w:pPr>
        <w:pStyle w:val="Default"/>
        <w:numPr>
          <w:ilvl w:val="0"/>
          <w:numId w:val="24"/>
        </w:numPr>
        <w:spacing w:line="276" w:lineRule="auto"/>
        <w:ind w:left="426" w:hanging="426"/>
        <w:jc w:val="both"/>
        <w:rPr>
          <w:color w:val="000000" w:themeColor="text1"/>
        </w:rPr>
      </w:pPr>
      <w:r w:rsidRPr="00651222">
        <w:rPr>
          <w:b/>
          <w:color w:val="000000" w:themeColor="text1"/>
        </w:rPr>
        <w:t>Pihak Kedua</w:t>
      </w:r>
      <w:r w:rsidRPr="00651222">
        <w:rPr>
          <w:color w:val="000000" w:themeColor="text1"/>
        </w:rPr>
        <w:t xml:space="preserve"> wajib menjamin kualitas YAKULT yang telah diterima dari </w:t>
      </w:r>
      <w:r w:rsidRPr="00651222">
        <w:rPr>
          <w:b/>
          <w:color w:val="000000" w:themeColor="text1"/>
        </w:rPr>
        <w:t>Pihak Pertama</w:t>
      </w:r>
      <w:r w:rsidRPr="001B3F0A">
        <w:rPr>
          <w:color w:val="000000" w:themeColor="text1"/>
        </w:rPr>
        <w:t>,</w:t>
      </w:r>
      <w:r w:rsidRPr="00651222">
        <w:rPr>
          <w:color w:val="000000" w:themeColor="text1"/>
        </w:rPr>
        <w:t xml:space="preserve"> sesuai dengan standar dan petunjuk penanganan YAKULT, sebagaimana yang telah ditentukan oleh </w:t>
      </w:r>
      <w:r w:rsidRPr="00651222">
        <w:rPr>
          <w:b/>
          <w:color w:val="000000" w:themeColor="text1"/>
        </w:rPr>
        <w:t>Pihak Pertama</w:t>
      </w:r>
      <w:r w:rsidRPr="001B3F0A">
        <w:rPr>
          <w:color w:val="000000" w:themeColor="text1"/>
        </w:rPr>
        <w:t>.</w:t>
      </w:r>
    </w:p>
    <w:p w14:paraId="08763E75" w14:textId="77777777" w:rsidR="00CD3FD1" w:rsidRPr="00651222" w:rsidRDefault="00CD3FD1" w:rsidP="008409BE">
      <w:pPr>
        <w:pStyle w:val="Default"/>
        <w:tabs>
          <w:tab w:val="left" w:pos="426"/>
        </w:tabs>
        <w:spacing w:line="276" w:lineRule="auto"/>
        <w:ind w:left="426"/>
        <w:jc w:val="both"/>
        <w:rPr>
          <w:bCs/>
          <w:strike/>
          <w:color w:val="000000" w:themeColor="text1"/>
        </w:rPr>
      </w:pPr>
    </w:p>
    <w:p w14:paraId="3B46BD7C" w14:textId="77777777" w:rsidR="00A812BE" w:rsidRPr="00651222" w:rsidRDefault="00A812BE" w:rsidP="008409BE">
      <w:pPr>
        <w:pStyle w:val="Default"/>
        <w:spacing w:line="276" w:lineRule="auto"/>
        <w:jc w:val="center"/>
        <w:rPr>
          <w:b/>
          <w:bCs/>
          <w:color w:val="000000" w:themeColor="text1"/>
        </w:rPr>
      </w:pPr>
      <w:r w:rsidRPr="00651222">
        <w:rPr>
          <w:b/>
          <w:bCs/>
          <w:color w:val="000000" w:themeColor="text1"/>
        </w:rPr>
        <w:t xml:space="preserve">Pasal </w:t>
      </w:r>
      <w:r w:rsidR="00EC7FF4" w:rsidRPr="00651222">
        <w:rPr>
          <w:b/>
          <w:bCs/>
          <w:color w:val="000000" w:themeColor="text1"/>
        </w:rPr>
        <w:t>5</w:t>
      </w:r>
    </w:p>
    <w:p w14:paraId="665D5882" w14:textId="10750CAA" w:rsidR="00874C84" w:rsidRPr="00651222" w:rsidRDefault="00A812BE" w:rsidP="00F54605">
      <w:pPr>
        <w:pStyle w:val="Default"/>
        <w:spacing w:line="276" w:lineRule="auto"/>
        <w:jc w:val="center"/>
        <w:rPr>
          <w:b/>
          <w:bCs/>
          <w:color w:val="000000" w:themeColor="text1"/>
        </w:rPr>
      </w:pPr>
      <w:r w:rsidRPr="00651222">
        <w:rPr>
          <w:b/>
          <w:bCs/>
          <w:color w:val="000000" w:themeColor="text1"/>
        </w:rPr>
        <w:t>Kewajiban dan Hak Pihak Pertama</w:t>
      </w:r>
    </w:p>
    <w:p w14:paraId="26195157" w14:textId="77777777" w:rsidR="00A812BE" w:rsidRPr="00651222" w:rsidRDefault="00A812BE" w:rsidP="008409BE">
      <w:pPr>
        <w:pStyle w:val="Default"/>
        <w:numPr>
          <w:ilvl w:val="0"/>
          <w:numId w:val="25"/>
        </w:numPr>
        <w:spacing w:line="276" w:lineRule="auto"/>
        <w:ind w:left="426" w:hanging="426"/>
        <w:jc w:val="both"/>
        <w:rPr>
          <w:bCs/>
          <w:color w:val="000000" w:themeColor="text1"/>
        </w:rPr>
      </w:pPr>
      <w:r w:rsidRPr="00651222">
        <w:rPr>
          <w:b/>
          <w:bCs/>
          <w:color w:val="000000" w:themeColor="text1"/>
        </w:rPr>
        <w:t>Pihak Pertama</w:t>
      </w:r>
      <w:r w:rsidRPr="00651222">
        <w:rPr>
          <w:bCs/>
          <w:color w:val="000000" w:themeColor="text1"/>
        </w:rPr>
        <w:t xml:space="preserve"> berhak menerima pembayaran dari </w:t>
      </w:r>
      <w:r w:rsidRPr="00651222">
        <w:rPr>
          <w:b/>
          <w:bCs/>
          <w:color w:val="000000" w:themeColor="text1"/>
        </w:rPr>
        <w:t>Pihak Kedua</w:t>
      </w:r>
      <w:r w:rsidR="00520478" w:rsidRPr="00651222">
        <w:rPr>
          <w:b/>
          <w:bCs/>
          <w:color w:val="000000" w:themeColor="text1"/>
        </w:rPr>
        <w:t xml:space="preserve"> </w:t>
      </w:r>
      <w:r w:rsidRPr="00651222">
        <w:rPr>
          <w:bCs/>
          <w:color w:val="000000" w:themeColor="text1"/>
        </w:rPr>
        <w:t xml:space="preserve">sesuai waktu yang telah disepakati </w:t>
      </w:r>
      <w:r w:rsidRPr="00651222">
        <w:rPr>
          <w:b/>
          <w:bCs/>
          <w:color w:val="000000" w:themeColor="text1"/>
        </w:rPr>
        <w:t>Para Pihak</w:t>
      </w:r>
      <w:r w:rsidRPr="00651222">
        <w:rPr>
          <w:bCs/>
          <w:color w:val="000000" w:themeColor="text1"/>
        </w:rPr>
        <w:t>.</w:t>
      </w:r>
    </w:p>
    <w:p w14:paraId="34522F7A" w14:textId="77777777" w:rsidR="00EC7FF4" w:rsidRPr="00651222" w:rsidRDefault="00EC7FF4" w:rsidP="008409BE">
      <w:pPr>
        <w:pStyle w:val="Default"/>
        <w:widowControl w:val="0"/>
        <w:numPr>
          <w:ilvl w:val="0"/>
          <w:numId w:val="25"/>
        </w:numPr>
        <w:tabs>
          <w:tab w:val="left" w:pos="-1440"/>
        </w:tabs>
        <w:spacing w:line="276" w:lineRule="auto"/>
        <w:ind w:left="426" w:hanging="426"/>
        <w:jc w:val="both"/>
        <w:rPr>
          <w:bCs/>
          <w:color w:val="000000" w:themeColor="text1"/>
        </w:rPr>
      </w:pPr>
      <w:r w:rsidRPr="00651222">
        <w:rPr>
          <w:b/>
          <w:color w:val="000000" w:themeColor="text1"/>
        </w:rPr>
        <w:t>Pihak Pertama</w:t>
      </w:r>
      <w:r w:rsidRPr="00651222">
        <w:rPr>
          <w:color w:val="000000" w:themeColor="text1"/>
        </w:rPr>
        <w:t xml:space="preserve"> wajib menyerahkan </w:t>
      </w:r>
      <w:r w:rsidR="00520478" w:rsidRPr="00651222">
        <w:rPr>
          <w:color w:val="000000" w:themeColor="text1"/>
        </w:rPr>
        <w:t>YAKULT</w:t>
      </w:r>
      <w:r w:rsidRPr="00651222">
        <w:rPr>
          <w:color w:val="000000" w:themeColor="text1"/>
        </w:rPr>
        <w:t xml:space="preserve"> sesuai spesifikasi dan jadwal yang disepakati </w:t>
      </w:r>
      <w:r w:rsidRPr="00651222">
        <w:rPr>
          <w:b/>
          <w:color w:val="000000" w:themeColor="text1"/>
        </w:rPr>
        <w:t>Para Pihak</w:t>
      </w:r>
      <w:r w:rsidRPr="00651222">
        <w:rPr>
          <w:color w:val="000000" w:themeColor="text1"/>
        </w:rPr>
        <w:t>.</w:t>
      </w:r>
    </w:p>
    <w:p w14:paraId="4FF42FFD" w14:textId="77777777" w:rsidR="00A812BE" w:rsidRPr="00651222" w:rsidRDefault="00A812BE" w:rsidP="008409BE">
      <w:pPr>
        <w:pStyle w:val="Default"/>
        <w:numPr>
          <w:ilvl w:val="0"/>
          <w:numId w:val="25"/>
        </w:numPr>
        <w:spacing w:line="276" w:lineRule="auto"/>
        <w:ind w:left="426" w:hanging="426"/>
        <w:jc w:val="both"/>
        <w:rPr>
          <w:bCs/>
          <w:color w:val="000000" w:themeColor="text1"/>
        </w:rPr>
      </w:pPr>
      <w:r w:rsidRPr="00651222">
        <w:rPr>
          <w:b/>
          <w:bCs/>
          <w:color w:val="000000" w:themeColor="text1"/>
        </w:rPr>
        <w:t>Pihak Pertama</w:t>
      </w:r>
      <w:r w:rsidR="00EC7FF4" w:rsidRPr="00651222">
        <w:rPr>
          <w:b/>
          <w:bCs/>
          <w:color w:val="000000" w:themeColor="text1"/>
        </w:rPr>
        <w:t xml:space="preserve"> </w:t>
      </w:r>
      <w:r w:rsidRPr="00651222">
        <w:rPr>
          <w:color w:val="000000" w:themeColor="text1"/>
        </w:rPr>
        <w:t xml:space="preserve">tidak diperbolehkan mengalihkan pekerjaan kepada pihak lain tanpa sepengetahuan dan atau persetujuan tertulis dari </w:t>
      </w:r>
      <w:r w:rsidRPr="00651222">
        <w:rPr>
          <w:b/>
          <w:bCs/>
          <w:color w:val="000000" w:themeColor="text1"/>
        </w:rPr>
        <w:t>Pihak Kedua</w:t>
      </w:r>
      <w:r w:rsidRPr="00651222">
        <w:rPr>
          <w:color w:val="000000" w:themeColor="text1"/>
        </w:rPr>
        <w:t>.</w:t>
      </w:r>
    </w:p>
    <w:p w14:paraId="65E1E07D" w14:textId="77777777" w:rsidR="00A87434" w:rsidRPr="00651222" w:rsidRDefault="00A87434" w:rsidP="008409BE">
      <w:pPr>
        <w:pStyle w:val="Default"/>
        <w:spacing w:line="276" w:lineRule="auto"/>
        <w:jc w:val="center"/>
        <w:rPr>
          <w:bCs/>
          <w:color w:val="000000" w:themeColor="text1"/>
        </w:rPr>
      </w:pPr>
    </w:p>
    <w:p w14:paraId="256E049D" w14:textId="77777777" w:rsidR="00A812BE" w:rsidRPr="00651222" w:rsidRDefault="00A812BE" w:rsidP="008409BE">
      <w:pPr>
        <w:pStyle w:val="Default"/>
        <w:spacing w:line="276" w:lineRule="auto"/>
        <w:jc w:val="center"/>
        <w:rPr>
          <w:color w:val="auto"/>
        </w:rPr>
      </w:pPr>
      <w:r w:rsidRPr="00651222">
        <w:rPr>
          <w:b/>
          <w:bCs/>
          <w:color w:val="auto"/>
        </w:rPr>
        <w:t xml:space="preserve">Pasal </w:t>
      </w:r>
      <w:r w:rsidR="00EC7FF4" w:rsidRPr="00651222">
        <w:rPr>
          <w:b/>
          <w:bCs/>
          <w:color w:val="auto"/>
        </w:rPr>
        <w:t>6</w:t>
      </w:r>
    </w:p>
    <w:p w14:paraId="705D27B5" w14:textId="757392AC" w:rsidR="00874C84" w:rsidRPr="00651222" w:rsidRDefault="00A812BE" w:rsidP="00F54605">
      <w:pPr>
        <w:pStyle w:val="Default"/>
        <w:spacing w:line="276" w:lineRule="auto"/>
        <w:jc w:val="center"/>
        <w:rPr>
          <w:color w:val="000000" w:themeColor="text1"/>
        </w:rPr>
      </w:pPr>
      <w:r w:rsidRPr="00651222">
        <w:rPr>
          <w:b/>
          <w:bCs/>
          <w:color w:val="000000" w:themeColor="text1"/>
        </w:rPr>
        <w:t>Kewajiban dan Hak Pihak Kedua</w:t>
      </w:r>
    </w:p>
    <w:p w14:paraId="40C93F6B" w14:textId="77777777" w:rsidR="00A812BE" w:rsidRPr="00651222" w:rsidRDefault="00A812BE" w:rsidP="008409BE">
      <w:pPr>
        <w:pStyle w:val="Default"/>
        <w:numPr>
          <w:ilvl w:val="0"/>
          <w:numId w:val="11"/>
        </w:numPr>
        <w:spacing w:line="276" w:lineRule="auto"/>
        <w:ind w:left="360"/>
        <w:jc w:val="both"/>
        <w:rPr>
          <w:color w:val="000000" w:themeColor="text1"/>
        </w:rPr>
      </w:pPr>
      <w:r w:rsidRPr="00651222">
        <w:rPr>
          <w:b/>
          <w:color w:val="000000" w:themeColor="text1"/>
        </w:rPr>
        <w:t>Pihak Kedua</w:t>
      </w:r>
      <w:r w:rsidR="00EC7FF4" w:rsidRPr="00651222">
        <w:rPr>
          <w:b/>
          <w:color w:val="000000" w:themeColor="text1"/>
        </w:rPr>
        <w:t xml:space="preserve"> </w:t>
      </w:r>
      <w:r w:rsidRPr="00651222">
        <w:rPr>
          <w:color w:val="000000" w:themeColor="text1"/>
        </w:rPr>
        <w:t xml:space="preserve">wajib membayar tepat waktu sesuai </w:t>
      </w:r>
      <w:r w:rsidR="00A71DD5" w:rsidRPr="00651222">
        <w:rPr>
          <w:color w:val="000000" w:themeColor="text1"/>
        </w:rPr>
        <w:t>P</w:t>
      </w:r>
      <w:r w:rsidRPr="00651222">
        <w:rPr>
          <w:color w:val="000000" w:themeColor="text1"/>
        </w:rPr>
        <w:t>erjanjian.</w:t>
      </w:r>
    </w:p>
    <w:p w14:paraId="0392BEAC" w14:textId="77777777" w:rsidR="008640AB" w:rsidRPr="00651222" w:rsidRDefault="00836BC0" w:rsidP="008409BE">
      <w:pPr>
        <w:pStyle w:val="Default"/>
        <w:numPr>
          <w:ilvl w:val="0"/>
          <w:numId w:val="11"/>
        </w:numPr>
        <w:spacing w:line="276" w:lineRule="auto"/>
        <w:ind w:left="360"/>
        <w:jc w:val="both"/>
        <w:rPr>
          <w:color w:val="000000" w:themeColor="text1"/>
        </w:rPr>
      </w:pPr>
      <w:r w:rsidRPr="00651222">
        <w:rPr>
          <w:b/>
          <w:color w:val="000000" w:themeColor="text1"/>
        </w:rPr>
        <w:t>Pihak Kedua</w:t>
      </w:r>
      <w:r w:rsidRPr="00651222">
        <w:rPr>
          <w:color w:val="000000" w:themeColor="text1"/>
        </w:rPr>
        <w:t xml:space="preserve"> berhak menerima</w:t>
      </w:r>
      <w:r w:rsidR="00AB39AE" w:rsidRPr="00651222">
        <w:rPr>
          <w:color w:val="000000" w:themeColor="text1"/>
        </w:rPr>
        <w:t xml:space="preserve"> </w:t>
      </w:r>
      <w:r w:rsidR="00520478" w:rsidRPr="00651222">
        <w:rPr>
          <w:color w:val="000000" w:themeColor="text1"/>
        </w:rPr>
        <w:t>YAKULT</w:t>
      </w:r>
      <w:r w:rsidRPr="00651222">
        <w:rPr>
          <w:color w:val="000000" w:themeColor="text1"/>
        </w:rPr>
        <w:t xml:space="preserve"> sesuai spesifikasi dan jadwal yang disepakati </w:t>
      </w:r>
      <w:r w:rsidRPr="00651222">
        <w:rPr>
          <w:b/>
          <w:color w:val="000000" w:themeColor="text1"/>
        </w:rPr>
        <w:t>Para Pihak</w:t>
      </w:r>
      <w:r w:rsidRPr="00651222">
        <w:rPr>
          <w:color w:val="000000" w:themeColor="text1"/>
        </w:rPr>
        <w:t>.</w:t>
      </w:r>
    </w:p>
    <w:p w14:paraId="12F8450E" w14:textId="6DCEC42C" w:rsidR="005F4A03" w:rsidRPr="00651222" w:rsidRDefault="00A71DD5" w:rsidP="00F54605">
      <w:pPr>
        <w:pStyle w:val="Default"/>
        <w:spacing w:line="276" w:lineRule="auto"/>
        <w:ind w:left="360"/>
        <w:jc w:val="both"/>
        <w:rPr>
          <w:color w:val="000000" w:themeColor="text1"/>
        </w:rPr>
      </w:pPr>
      <w:r w:rsidRPr="00651222">
        <w:rPr>
          <w:b/>
          <w:color w:val="000000" w:themeColor="text1"/>
        </w:rPr>
        <w:t>Pihak Kedua</w:t>
      </w:r>
      <w:r w:rsidRPr="00651222">
        <w:rPr>
          <w:color w:val="000000" w:themeColor="text1"/>
        </w:rPr>
        <w:t xml:space="preserve"> wajib menjaga kualitas YAKULT yang diterima dari </w:t>
      </w:r>
      <w:r w:rsidRPr="00651222">
        <w:rPr>
          <w:b/>
          <w:color w:val="000000" w:themeColor="text1"/>
        </w:rPr>
        <w:t>Pihak Pertama</w:t>
      </w:r>
      <w:r w:rsidR="00BC5B6D" w:rsidRPr="00651222">
        <w:rPr>
          <w:b/>
          <w:color w:val="000000" w:themeColor="text1"/>
        </w:rPr>
        <w:t xml:space="preserve"> </w:t>
      </w:r>
      <w:r w:rsidR="00BC5B6D" w:rsidRPr="00651222">
        <w:rPr>
          <w:color w:val="000000" w:themeColor="text1"/>
        </w:rPr>
        <w:t xml:space="preserve">sesuai dengan standar dan petunjuk penanganan YAKULT, sebagaimana yang telah  ditentukan oleh  </w:t>
      </w:r>
      <w:r w:rsidR="00BC5B6D" w:rsidRPr="00651222">
        <w:rPr>
          <w:b/>
          <w:color w:val="000000" w:themeColor="text1"/>
        </w:rPr>
        <w:t>Pihak Pertama</w:t>
      </w:r>
      <w:r w:rsidR="0031228A" w:rsidRPr="001B3F0A">
        <w:rPr>
          <w:color w:val="000000" w:themeColor="text1"/>
        </w:rPr>
        <w:t>.</w:t>
      </w:r>
    </w:p>
    <w:p w14:paraId="7796154A" w14:textId="77777777" w:rsidR="0075043E" w:rsidRPr="0031228A" w:rsidRDefault="0075043E" w:rsidP="00F54605">
      <w:pPr>
        <w:pStyle w:val="Default"/>
        <w:spacing w:line="276" w:lineRule="auto"/>
        <w:jc w:val="both"/>
        <w:rPr>
          <w:bCs/>
          <w:color w:val="auto"/>
        </w:rPr>
      </w:pPr>
    </w:p>
    <w:p w14:paraId="53BBA880" w14:textId="77777777" w:rsidR="00874C84" w:rsidRPr="00651222" w:rsidRDefault="00A812BE">
      <w:pPr>
        <w:pStyle w:val="Default"/>
        <w:spacing w:line="276" w:lineRule="auto"/>
        <w:jc w:val="center"/>
        <w:rPr>
          <w:b/>
          <w:bCs/>
          <w:color w:val="auto"/>
        </w:rPr>
      </w:pPr>
      <w:r w:rsidRPr="00651222">
        <w:rPr>
          <w:b/>
          <w:bCs/>
          <w:color w:val="auto"/>
        </w:rPr>
        <w:t xml:space="preserve">Pasal </w:t>
      </w:r>
      <w:r w:rsidR="00EC7FF4" w:rsidRPr="00651222">
        <w:rPr>
          <w:b/>
          <w:bCs/>
          <w:color w:val="auto"/>
        </w:rPr>
        <w:t>7</w:t>
      </w:r>
    </w:p>
    <w:p w14:paraId="58572AC2" w14:textId="3048B735" w:rsidR="00874C84" w:rsidRPr="00651222" w:rsidRDefault="00A812BE" w:rsidP="00F54605">
      <w:pPr>
        <w:pStyle w:val="Default"/>
        <w:spacing w:line="276" w:lineRule="auto"/>
        <w:jc w:val="center"/>
        <w:rPr>
          <w:b/>
          <w:bCs/>
          <w:color w:val="auto"/>
        </w:rPr>
      </w:pPr>
      <w:r w:rsidRPr="00651222">
        <w:rPr>
          <w:b/>
          <w:bCs/>
          <w:color w:val="auto"/>
        </w:rPr>
        <w:t>Tata Cara Pembayaran</w:t>
      </w:r>
    </w:p>
    <w:p w14:paraId="231043BF" w14:textId="77777777" w:rsidR="00A812BE" w:rsidRPr="00651222" w:rsidRDefault="001703D8" w:rsidP="008409BE">
      <w:pPr>
        <w:pStyle w:val="Default"/>
        <w:numPr>
          <w:ilvl w:val="0"/>
          <w:numId w:val="5"/>
        </w:numPr>
        <w:spacing w:line="276" w:lineRule="auto"/>
        <w:ind w:left="426" w:hanging="426"/>
        <w:jc w:val="both"/>
        <w:rPr>
          <w:color w:val="000000" w:themeColor="text1"/>
        </w:rPr>
      </w:pPr>
      <w:r w:rsidRPr="00651222">
        <w:rPr>
          <w:color w:val="000000" w:themeColor="text1"/>
        </w:rPr>
        <w:t>Pem</w:t>
      </w:r>
      <w:r w:rsidR="00A812BE" w:rsidRPr="00651222">
        <w:rPr>
          <w:color w:val="000000" w:themeColor="text1"/>
        </w:rPr>
        <w:t>bayar</w:t>
      </w:r>
      <w:r w:rsidR="00836BC0" w:rsidRPr="00651222">
        <w:rPr>
          <w:color w:val="000000" w:themeColor="text1"/>
        </w:rPr>
        <w:t>an</w:t>
      </w:r>
      <w:r w:rsidR="00EC7FF4" w:rsidRPr="00651222">
        <w:rPr>
          <w:color w:val="000000" w:themeColor="text1"/>
        </w:rPr>
        <w:t xml:space="preserve"> </w:t>
      </w:r>
      <w:r w:rsidR="00225337" w:rsidRPr="00651222">
        <w:rPr>
          <w:b/>
          <w:color w:val="000000" w:themeColor="text1"/>
        </w:rPr>
        <w:t>Pihak Kedua</w:t>
      </w:r>
      <w:r w:rsidR="00225337" w:rsidRPr="00651222">
        <w:rPr>
          <w:color w:val="000000" w:themeColor="text1"/>
        </w:rPr>
        <w:t xml:space="preserve"> kepada </w:t>
      </w:r>
      <w:r w:rsidR="00225337" w:rsidRPr="00651222">
        <w:rPr>
          <w:b/>
          <w:color w:val="000000" w:themeColor="text1"/>
        </w:rPr>
        <w:t>Pihak Pertama</w:t>
      </w:r>
      <w:r w:rsidR="00225337" w:rsidRPr="00651222">
        <w:rPr>
          <w:color w:val="000000" w:themeColor="text1"/>
        </w:rPr>
        <w:t xml:space="preserve"> dila</w:t>
      </w:r>
      <w:r w:rsidRPr="00651222">
        <w:rPr>
          <w:color w:val="000000" w:themeColor="text1"/>
        </w:rPr>
        <w:t>kukan dengan cara transfer bank ke nomor rekening:</w:t>
      </w:r>
    </w:p>
    <w:p w14:paraId="4203C61C" w14:textId="77777777" w:rsidR="001703D8" w:rsidRPr="00651222" w:rsidRDefault="001703D8" w:rsidP="008409BE">
      <w:pPr>
        <w:pStyle w:val="Default"/>
        <w:numPr>
          <w:ilvl w:val="0"/>
          <w:numId w:val="4"/>
        </w:numPr>
        <w:tabs>
          <w:tab w:val="left" w:pos="540"/>
        </w:tabs>
        <w:spacing w:line="276" w:lineRule="auto"/>
        <w:ind w:hanging="180"/>
        <w:jc w:val="both"/>
        <w:rPr>
          <w:color w:val="000000" w:themeColor="text1"/>
        </w:rPr>
      </w:pPr>
      <w:r w:rsidRPr="00651222">
        <w:rPr>
          <w:color w:val="000000" w:themeColor="text1"/>
        </w:rPr>
        <w:t>No</w:t>
      </w:r>
      <w:r w:rsidR="002334B8">
        <w:rPr>
          <w:color w:val="000000" w:themeColor="text1"/>
        </w:rPr>
        <w:t>.</w:t>
      </w:r>
      <w:r w:rsidRPr="00651222">
        <w:rPr>
          <w:color w:val="000000" w:themeColor="text1"/>
        </w:rPr>
        <w:t xml:space="preserve"> </w:t>
      </w:r>
      <w:r w:rsidR="002334B8">
        <w:rPr>
          <w:color w:val="000000" w:themeColor="text1"/>
        </w:rPr>
        <w:t>R</w:t>
      </w:r>
      <w:r w:rsidRPr="00651222">
        <w:rPr>
          <w:color w:val="000000" w:themeColor="text1"/>
        </w:rPr>
        <w:t>ekening</w:t>
      </w:r>
      <w:r w:rsidR="002334B8">
        <w:rPr>
          <w:color w:val="000000" w:themeColor="text1"/>
        </w:rPr>
        <w:tab/>
      </w:r>
      <w:r w:rsidRPr="00651222">
        <w:rPr>
          <w:color w:val="000000" w:themeColor="text1"/>
        </w:rPr>
        <w:tab/>
        <w:t xml:space="preserve">: </w:t>
      </w:r>
      <w:r w:rsidR="00075D9A" w:rsidRPr="00651222">
        <w:rPr>
          <w:color w:val="000000" w:themeColor="text1"/>
        </w:rPr>
        <w:t>1350007358342</w:t>
      </w:r>
    </w:p>
    <w:p w14:paraId="25D40434" w14:textId="77777777" w:rsidR="001703D8" w:rsidRPr="00651222" w:rsidRDefault="001703D8" w:rsidP="008409BE">
      <w:pPr>
        <w:pStyle w:val="Default"/>
        <w:numPr>
          <w:ilvl w:val="0"/>
          <w:numId w:val="4"/>
        </w:numPr>
        <w:tabs>
          <w:tab w:val="left" w:pos="540"/>
        </w:tabs>
        <w:spacing w:line="276" w:lineRule="auto"/>
        <w:ind w:hanging="180"/>
        <w:jc w:val="both"/>
        <w:rPr>
          <w:color w:val="000000" w:themeColor="text1"/>
        </w:rPr>
      </w:pPr>
      <w:r w:rsidRPr="00651222">
        <w:rPr>
          <w:color w:val="000000" w:themeColor="text1"/>
        </w:rPr>
        <w:t xml:space="preserve">Atas </w:t>
      </w:r>
      <w:r w:rsidR="002334B8">
        <w:rPr>
          <w:color w:val="000000" w:themeColor="text1"/>
        </w:rPr>
        <w:t>N</w:t>
      </w:r>
      <w:r w:rsidRPr="00651222">
        <w:rPr>
          <w:color w:val="000000" w:themeColor="text1"/>
        </w:rPr>
        <w:t>ama</w:t>
      </w:r>
      <w:r w:rsidRPr="00651222">
        <w:rPr>
          <w:color w:val="000000" w:themeColor="text1"/>
        </w:rPr>
        <w:tab/>
      </w:r>
      <w:r w:rsidRPr="00651222">
        <w:rPr>
          <w:color w:val="000000" w:themeColor="text1"/>
        </w:rPr>
        <w:tab/>
        <w:t xml:space="preserve">: </w:t>
      </w:r>
      <w:r w:rsidR="00075D9A" w:rsidRPr="00651222">
        <w:rPr>
          <w:color w:val="000000" w:themeColor="text1"/>
        </w:rPr>
        <w:t>PT Yakult Indonesia Persada</w:t>
      </w:r>
    </w:p>
    <w:p w14:paraId="51B2052C" w14:textId="77777777" w:rsidR="001703D8" w:rsidRPr="00651222" w:rsidRDefault="001703D8" w:rsidP="008409BE">
      <w:pPr>
        <w:pStyle w:val="Default"/>
        <w:numPr>
          <w:ilvl w:val="0"/>
          <w:numId w:val="4"/>
        </w:numPr>
        <w:tabs>
          <w:tab w:val="left" w:pos="540"/>
        </w:tabs>
        <w:spacing w:line="276" w:lineRule="auto"/>
        <w:ind w:hanging="180"/>
        <w:jc w:val="both"/>
        <w:rPr>
          <w:color w:val="000000" w:themeColor="text1"/>
        </w:rPr>
      </w:pPr>
      <w:r w:rsidRPr="00651222">
        <w:rPr>
          <w:color w:val="000000" w:themeColor="text1"/>
        </w:rPr>
        <w:t>Nama Bank</w:t>
      </w:r>
      <w:r w:rsidRPr="00651222">
        <w:rPr>
          <w:color w:val="000000" w:themeColor="text1"/>
        </w:rPr>
        <w:tab/>
      </w:r>
      <w:r w:rsidRPr="00651222">
        <w:rPr>
          <w:color w:val="000000" w:themeColor="text1"/>
        </w:rPr>
        <w:tab/>
        <w:t xml:space="preserve">: </w:t>
      </w:r>
      <w:r w:rsidR="00075D9A" w:rsidRPr="00651222">
        <w:rPr>
          <w:color w:val="000000" w:themeColor="text1"/>
        </w:rPr>
        <w:t>Mandiri KCP Alun Alun Kudus</w:t>
      </w:r>
    </w:p>
    <w:p w14:paraId="357D515C" w14:textId="70A94365" w:rsidR="00F33B45" w:rsidRPr="00F54605" w:rsidDel="00F54605" w:rsidRDefault="001703D8" w:rsidP="008409BE">
      <w:pPr>
        <w:pStyle w:val="Default"/>
        <w:numPr>
          <w:ilvl w:val="0"/>
          <w:numId w:val="4"/>
        </w:numPr>
        <w:tabs>
          <w:tab w:val="left" w:pos="540"/>
        </w:tabs>
        <w:spacing w:line="276" w:lineRule="auto"/>
        <w:ind w:hanging="180"/>
        <w:jc w:val="both"/>
        <w:rPr>
          <w:del w:id="0" w:author="ROHAYATI" w:date="2023-06-15T10:25:00Z"/>
          <w:b/>
          <w:color w:val="000000" w:themeColor="text1"/>
        </w:rPr>
      </w:pPr>
      <w:r w:rsidRPr="00651222">
        <w:rPr>
          <w:color w:val="000000" w:themeColor="text1"/>
        </w:rPr>
        <w:t xml:space="preserve">Alamat </w:t>
      </w:r>
      <w:r w:rsidR="002334B8">
        <w:rPr>
          <w:color w:val="000000" w:themeColor="text1"/>
        </w:rPr>
        <w:t>B</w:t>
      </w:r>
      <w:r w:rsidRPr="00651222">
        <w:rPr>
          <w:color w:val="000000" w:themeColor="text1"/>
        </w:rPr>
        <w:t>ank</w:t>
      </w:r>
      <w:r w:rsidRPr="00651222">
        <w:rPr>
          <w:color w:val="000000" w:themeColor="text1"/>
        </w:rPr>
        <w:tab/>
      </w:r>
      <w:r w:rsidRPr="00651222">
        <w:rPr>
          <w:color w:val="000000" w:themeColor="text1"/>
        </w:rPr>
        <w:tab/>
        <w:t>:</w:t>
      </w:r>
      <w:r w:rsidR="003015E8" w:rsidRPr="00651222">
        <w:rPr>
          <w:color w:val="000000" w:themeColor="text1"/>
        </w:rPr>
        <w:t xml:space="preserve"> </w:t>
      </w:r>
      <w:r w:rsidR="00075D9A" w:rsidRPr="00651222">
        <w:rPr>
          <w:color w:val="000000" w:themeColor="text1"/>
        </w:rPr>
        <w:t>Jl. Jend</w:t>
      </w:r>
      <w:r w:rsidR="00EB700D">
        <w:rPr>
          <w:color w:val="000000" w:themeColor="text1"/>
        </w:rPr>
        <w:t>.</w:t>
      </w:r>
      <w:r w:rsidR="00075D9A" w:rsidRPr="00651222">
        <w:rPr>
          <w:color w:val="000000" w:themeColor="text1"/>
        </w:rPr>
        <w:t xml:space="preserve"> Sudirman No.3 </w:t>
      </w:r>
      <w:r w:rsidR="00007126">
        <w:rPr>
          <w:color w:val="000000" w:themeColor="text1"/>
        </w:rPr>
        <w:t>–</w:t>
      </w:r>
      <w:r w:rsidR="00075D9A" w:rsidRPr="00651222">
        <w:rPr>
          <w:color w:val="000000" w:themeColor="text1"/>
        </w:rPr>
        <w:t xml:space="preserve"> Kudus</w:t>
      </w:r>
      <w:bookmarkStart w:id="1" w:name="_GoBack"/>
      <w:bookmarkEnd w:id="1"/>
    </w:p>
    <w:p w14:paraId="23A7113D" w14:textId="77777777" w:rsidR="00007126" w:rsidRPr="00F54605" w:rsidRDefault="00007126" w:rsidP="00F54605">
      <w:pPr>
        <w:pStyle w:val="Default"/>
        <w:numPr>
          <w:ilvl w:val="0"/>
          <w:numId w:val="4"/>
        </w:numPr>
        <w:tabs>
          <w:tab w:val="left" w:pos="540"/>
        </w:tabs>
        <w:spacing w:line="276" w:lineRule="auto"/>
        <w:ind w:hanging="180"/>
        <w:jc w:val="both"/>
        <w:rPr>
          <w:b/>
          <w:color w:val="000000" w:themeColor="text1"/>
          <w:rPrChange w:id="2" w:author="ROHAYATI" w:date="2023-06-15T10:25:00Z">
            <w:rPr>
              <w:b/>
              <w:color w:val="000000" w:themeColor="text1"/>
            </w:rPr>
          </w:rPrChange>
        </w:rPr>
        <w:pPrChange w:id="3" w:author="ROHAYATI" w:date="2023-06-15T10:25:00Z">
          <w:pPr>
            <w:pStyle w:val="Default"/>
            <w:tabs>
              <w:tab w:val="left" w:pos="540"/>
            </w:tabs>
            <w:spacing w:line="276" w:lineRule="auto"/>
            <w:jc w:val="both"/>
          </w:pPr>
        </w:pPrChange>
      </w:pPr>
    </w:p>
    <w:p w14:paraId="5B4D0A54" w14:textId="77777777" w:rsidR="00E47D9D" w:rsidRPr="00651222" w:rsidRDefault="0003139A" w:rsidP="008409BE">
      <w:pPr>
        <w:pStyle w:val="Default"/>
        <w:numPr>
          <w:ilvl w:val="0"/>
          <w:numId w:val="5"/>
        </w:numPr>
        <w:tabs>
          <w:tab w:val="left" w:pos="540"/>
        </w:tabs>
        <w:spacing w:line="276" w:lineRule="auto"/>
        <w:ind w:left="426" w:hanging="426"/>
        <w:jc w:val="both"/>
        <w:rPr>
          <w:b/>
          <w:color w:val="000000" w:themeColor="text1"/>
        </w:rPr>
      </w:pPr>
      <w:r w:rsidRPr="00651222">
        <w:rPr>
          <w:color w:val="000000" w:themeColor="text1"/>
        </w:rPr>
        <w:t xml:space="preserve">Pembayaran </w:t>
      </w:r>
      <w:r w:rsidR="00D459E1" w:rsidRPr="00651222">
        <w:rPr>
          <w:color w:val="000000" w:themeColor="text1"/>
        </w:rPr>
        <w:t xml:space="preserve">YAKULT wajib dibayarkan </w:t>
      </w:r>
      <w:r w:rsidR="00D459E1" w:rsidRPr="0031228A">
        <w:rPr>
          <w:b/>
          <w:color w:val="000000" w:themeColor="text1"/>
        </w:rPr>
        <w:t>Pihak Kedua</w:t>
      </w:r>
      <w:r w:rsidR="00D459E1" w:rsidRPr="00651222">
        <w:rPr>
          <w:color w:val="000000" w:themeColor="text1"/>
        </w:rPr>
        <w:t xml:space="preserve"> kepada </w:t>
      </w:r>
      <w:r w:rsidR="00D459E1" w:rsidRPr="0031228A">
        <w:rPr>
          <w:b/>
          <w:color w:val="000000" w:themeColor="text1"/>
        </w:rPr>
        <w:t>Pihak Pertama</w:t>
      </w:r>
      <w:r w:rsidR="00D459E1" w:rsidRPr="00651222">
        <w:rPr>
          <w:color w:val="000000" w:themeColor="text1"/>
        </w:rPr>
        <w:t xml:space="preserve"> paling lambat </w:t>
      </w:r>
      <w:r w:rsidR="00A707A4" w:rsidRPr="000F7755">
        <w:rPr>
          <w:color w:val="000000" w:themeColor="text1"/>
        </w:rPr>
        <w:t xml:space="preserve">30 </w:t>
      </w:r>
      <w:r w:rsidR="00EB700D">
        <w:rPr>
          <w:color w:val="000000" w:themeColor="text1"/>
        </w:rPr>
        <w:t xml:space="preserve">(tiga puluh) </w:t>
      </w:r>
      <w:r w:rsidR="00C4481B" w:rsidRPr="00651222">
        <w:rPr>
          <w:color w:val="000000" w:themeColor="text1"/>
        </w:rPr>
        <w:t xml:space="preserve">hari setelah diterimanya Invoice </w:t>
      </w:r>
      <w:r w:rsidR="00FD7661" w:rsidRPr="00651222">
        <w:rPr>
          <w:color w:val="000000" w:themeColor="text1"/>
        </w:rPr>
        <w:t xml:space="preserve">yang dilampirkan dengan bukti nota pengiriman </w:t>
      </w:r>
      <w:r w:rsidR="00D459E1" w:rsidRPr="00651222">
        <w:rPr>
          <w:color w:val="000000" w:themeColor="text1"/>
        </w:rPr>
        <w:t xml:space="preserve">YAKULT </w:t>
      </w:r>
      <w:r w:rsidR="00C4481B" w:rsidRPr="00651222">
        <w:rPr>
          <w:color w:val="000000" w:themeColor="text1"/>
        </w:rPr>
        <w:t xml:space="preserve">dari </w:t>
      </w:r>
      <w:r w:rsidR="00C4481B" w:rsidRPr="00651222">
        <w:rPr>
          <w:b/>
          <w:color w:val="000000" w:themeColor="text1"/>
        </w:rPr>
        <w:t>Pihak Pertama</w:t>
      </w:r>
      <w:r w:rsidR="00C4481B" w:rsidRPr="00651222">
        <w:rPr>
          <w:color w:val="000000" w:themeColor="text1"/>
        </w:rPr>
        <w:t xml:space="preserve"> kepada </w:t>
      </w:r>
      <w:r w:rsidR="00C4481B" w:rsidRPr="00651222">
        <w:rPr>
          <w:b/>
          <w:color w:val="000000" w:themeColor="text1"/>
        </w:rPr>
        <w:t>Pihak Kedua</w:t>
      </w:r>
      <w:r w:rsidR="00225337" w:rsidRPr="00651222">
        <w:rPr>
          <w:bCs/>
          <w:iCs/>
        </w:rPr>
        <w:t>.</w:t>
      </w:r>
      <w:r w:rsidR="00EC7FF4" w:rsidRPr="00651222">
        <w:rPr>
          <w:bCs/>
          <w:iCs/>
        </w:rPr>
        <w:t xml:space="preserve"> Invoice</w:t>
      </w:r>
      <w:r w:rsidR="00D459E1" w:rsidRPr="00651222">
        <w:rPr>
          <w:bCs/>
          <w:iCs/>
        </w:rPr>
        <w:t xml:space="preserve"> dari waktu ke waktu</w:t>
      </w:r>
      <w:r w:rsidR="00EC7FF4" w:rsidRPr="00651222">
        <w:rPr>
          <w:bCs/>
          <w:iCs/>
        </w:rPr>
        <w:t xml:space="preserve"> diterima oleh </w:t>
      </w:r>
      <w:r w:rsidR="00EC7FF4" w:rsidRPr="00651222">
        <w:rPr>
          <w:b/>
          <w:bCs/>
          <w:iCs/>
        </w:rPr>
        <w:t>Pihak Kedua</w:t>
      </w:r>
      <w:r w:rsidR="00EC7FF4" w:rsidRPr="00651222">
        <w:rPr>
          <w:bCs/>
          <w:iCs/>
        </w:rPr>
        <w:t xml:space="preserve"> dari </w:t>
      </w:r>
      <w:r w:rsidR="00EC7FF4" w:rsidRPr="00651222">
        <w:rPr>
          <w:b/>
          <w:bCs/>
          <w:iCs/>
        </w:rPr>
        <w:t>Pihak Pertama</w:t>
      </w:r>
      <w:r w:rsidR="00EC7FF4" w:rsidRPr="00651222">
        <w:rPr>
          <w:bCs/>
          <w:iCs/>
        </w:rPr>
        <w:t xml:space="preserve"> bersamaan dengan </w:t>
      </w:r>
      <w:r w:rsidR="00D459E1" w:rsidRPr="00651222">
        <w:rPr>
          <w:bCs/>
          <w:iCs/>
        </w:rPr>
        <w:t xml:space="preserve">pengiriman YAKULT oleh </w:t>
      </w:r>
      <w:r w:rsidR="00D459E1" w:rsidRPr="00651222">
        <w:rPr>
          <w:b/>
          <w:bCs/>
          <w:iCs/>
        </w:rPr>
        <w:t>Pihak Pertama</w:t>
      </w:r>
      <w:r w:rsidR="00EC7FF4" w:rsidRPr="00651222">
        <w:rPr>
          <w:bCs/>
          <w:iCs/>
        </w:rPr>
        <w:t>.</w:t>
      </w:r>
    </w:p>
    <w:p w14:paraId="3592290F" w14:textId="77777777" w:rsidR="00D459E1" w:rsidRPr="00651222" w:rsidRDefault="00D459E1" w:rsidP="008409BE">
      <w:pPr>
        <w:pStyle w:val="Default"/>
        <w:numPr>
          <w:ilvl w:val="0"/>
          <w:numId w:val="5"/>
        </w:numPr>
        <w:tabs>
          <w:tab w:val="left" w:pos="540"/>
        </w:tabs>
        <w:spacing w:line="276" w:lineRule="auto"/>
        <w:ind w:left="426" w:hanging="426"/>
        <w:jc w:val="both"/>
        <w:rPr>
          <w:b/>
          <w:color w:val="000000" w:themeColor="text1"/>
        </w:rPr>
      </w:pPr>
      <w:r w:rsidRPr="00651222">
        <w:rPr>
          <w:bCs/>
          <w:color w:val="000000" w:themeColor="text1"/>
        </w:rPr>
        <w:t xml:space="preserve">Masing–masing </w:t>
      </w:r>
      <w:r w:rsidR="00A71DD5" w:rsidRPr="001B3F0A">
        <w:rPr>
          <w:b/>
          <w:bCs/>
          <w:color w:val="000000" w:themeColor="text1"/>
        </w:rPr>
        <w:t>P</w:t>
      </w:r>
      <w:r w:rsidRPr="001B3F0A">
        <w:rPr>
          <w:b/>
          <w:bCs/>
          <w:color w:val="000000" w:themeColor="text1"/>
        </w:rPr>
        <w:t>ihak</w:t>
      </w:r>
      <w:r w:rsidRPr="00651222">
        <w:rPr>
          <w:bCs/>
          <w:color w:val="000000" w:themeColor="text1"/>
        </w:rPr>
        <w:t xml:space="preserve"> sepakat mematuhi</w:t>
      </w:r>
      <w:r w:rsidR="00A71DD5" w:rsidRPr="00651222">
        <w:rPr>
          <w:bCs/>
          <w:color w:val="000000" w:themeColor="text1"/>
        </w:rPr>
        <w:t xml:space="preserve">, mentaati, dan melaksanakan </w:t>
      </w:r>
      <w:r w:rsidR="00586884">
        <w:rPr>
          <w:bCs/>
          <w:color w:val="000000" w:themeColor="text1"/>
        </w:rPr>
        <w:t xml:space="preserve">ketentuan </w:t>
      </w:r>
      <w:r w:rsidR="00586884">
        <w:rPr>
          <w:bCs/>
          <w:color w:val="000000" w:themeColor="text1"/>
          <w:lang w:val="en-US"/>
        </w:rPr>
        <w:t>p</w:t>
      </w:r>
      <w:r w:rsidRPr="00651222">
        <w:rPr>
          <w:bCs/>
          <w:color w:val="000000" w:themeColor="text1"/>
        </w:rPr>
        <w:t>erpajakan yang berlaku di Indonesia</w:t>
      </w:r>
      <w:r w:rsidR="00A71DD5" w:rsidRPr="00651222">
        <w:rPr>
          <w:bCs/>
          <w:color w:val="000000" w:themeColor="text1"/>
        </w:rPr>
        <w:t>.</w:t>
      </w:r>
    </w:p>
    <w:p w14:paraId="433DF78B" w14:textId="77777777" w:rsidR="00D459E1" w:rsidRPr="00651222" w:rsidRDefault="00D459E1" w:rsidP="008409BE">
      <w:pPr>
        <w:pStyle w:val="Default"/>
        <w:spacing w:line="276" w:lineRule="auto"/>
        <w:jc w:val="both"/>
        <w:rPr>
          <w:b/>
          <w:bCs/>
          <w:color w:val="000000" w:themeColor="text1"/>
        </w:rPr>
      </w:pPr>
    </w:p>
    <w:p w14:paraId="3B4E7A32" w14:textId="77777777" w:rsidR="00176442" w:rsidRPr="00651222" w:rsidRDefault="00176442" w:rsidP="008409BE">
      <w:pPr>
        <w:pStyle w:val="Default"/>
        <w:spacing w:line="276" w:lineRule="auto"/>
        <w:jc w:val="center"/>
        <w:rPr>
          <w:color w:val="000000" w:themeColor="text1"/>
        </w:rPr>
      </w:pPr>
      <w:r w:rsidRPr="00651222">
        <w:rPr>
          <w:b/>
          <w:bCs/>
          <w:color w:val="000000" w:themeColor="text1"/>
        </w:rPr>
        <w:t xml:space="preserve">Pasal </w:t>
      </w:r>
      <w:r w:rsidR="00EC7FF4" w:rsidRPr="00651222">
        <w:rPr>
          <w:b/>
          <w:bCs/>
          <w:color w:val="000000" w:themeColor="text1"/>
        </w:rPr>
        <w:t>8</w:t>
      </w:r>
    </w:p>
    <w:p w14:paraId="7B36D0CB" w14:textId="288B5D0C" w:rsidR="00874C84" w:rsidRPr="00651222" w:rsidRDefault="00B907C6" w:rsidP="00F54605">
      <w:pPr>
        <w:pStyle w:val="Default"/>
        <w:spacing w:line="276" w:lineRule="auto"/>
        <w:jc w:val="center"/>
        <w:rPr>
          <w:color w:val="000000" w:themeColor="text1"/>
        </w:rPr>
      </w:pPr>
      <w:r w:rsidRPr="00651222">
        <w:rPr>
          <w:b/>
          <w:bCs/>
          <w:color w:val="000000" w:themeColor="text1"/>
        </w:rPr>
        <w:t>Waktu Perjanjian</w:t>
      </w:r>
    </w:p>
    <w:p w14:paraId="00F4F7E8" w14:textId="3750D283" w:rsidR="00116A55" w:rsidRPr="00CE2C05" w:rsidRDefault="00116A55" w:rsidP="008409BE">
      <w:pPr>
        <w:pStyle w:val="ListParagraph"/>
        <w:numPr>
          <w:ilvl w:val="0"/>
          <w:numId w:val="23"/>
        </w:numPr>
        <w:spacing w:line="276" w:lineRule="auto"/>
        <w:ind w:left="426" w:hanging="426"/>
        <w:jc w:val="both"/>
        <w:rPr>
          <w:rFonts w:eastAsiaTheme="minorEastAsia" w:cs="Times New Roman"/>
          <w:kern w:val="0"/>
          <w:lang w:val="id-ID" w:eastAsia="id-ID" w:bidi="ar-SA"/>
        </w:rPr>
      </w:pPr>
      <w:r w:rsidRPr="001B3F0A">
        <w:rPr>
          <w:rFonts w:eastAsiaTheme="minorEastAsia" w:cs="Times New Roman"/>
          <w:color w:val="000000"/>
          <w:kern w:val="0"/>
          <w:lang w:val="id-ID" w:eastAsia="id-ID" w:bidi="ar-SA"/>
        </w:rPr>
        <w:t xml:space="preserve">Perjanjian ini berlaku selama </w:t>
      </w:r>
      <w:r w:rsidR="000236E4" w:rsidRPr="001B3F0A">
        <w:rPr>
          <w:rFonts w:eastAsiaTheme="minorEastAsia" w:cs="Times New Roman"/>
          <w:color w:val="000000"/>
          <w:kern w:val="0"/>
          <w:lang w:val="en-US" w:eastAsia="id-ID" w:bidi="ar-SA"/>
        </w:rPr>
        <w:t>1</w:t>
      </w:r>
      <w:r w:rsidR="00EB700D" w:rsidRPr="001B3F0A">
        <w:rPr>
          <w:rFonts w:eastAsiaTheme="minorEastAsia" w:cs="Times New Roman"/>
          <w:color w:val="000000"/>
          <w:kern w:val="0"/>
          <w:lang w:val="id-ID" w:eastAsia="id-ID" w:bidi="ar-SA"/>
        </w:rPr>
        <w:t xml:space="preserve"> (</w:t>
      </w:r>
      <w:r w:rsidR="000236E4" w:rsidRPr="001B3F0A">
        <w:rPr>
          <w:rFonts w:eastAsiaTheme="minorEastAsia" w:cs="Times New Roman"/>
          <w:color w:val="000000"/>
          <w:kern w:val="0"/>
          <w:lang w:val="en-US" w:eastAsia="id-ID" w:bidi="ar-SA"/>
        </w:rPr>
        <w:t>tahun</w:t>
      </w:r>
      <w:r w:rsidR="00EB700D" w:rsidRPr="001B3F0A">
        <w:rPr>
          <w:rFonts w:eastAsiaTheme="minorEastAsia" w:cs="Times New Roman"/>
          <w:color w:val="000000"/>
          <w:kern w:val="0"/>
          <w:lang w:val="id-ID" w:eastAsia="id-ID" w:bidi="ar-SA"/>
        </w:rPr>
        <w:t>)</w:t>
      </w:r>
      <w:r w:rsidR="00A71DD5" w:rsidRPr="001B3F0A">
        <w:rPr>
          <w:rFonts w:eastAsiaTheme="minorEastAsia" w:cs="Times New Roman"/>
          <w:color w:val="000000"/>
          <w:kern w:val="0"/>
          <w:lang w:val="id-ID" w:eastAsia="id-ID" w:bidi="ar-SA"/>
        </w:rPr>
        <w:t xml:space="preserve"> terhitung</w:t>
      </w:r>
      <w:r w:rsidRPr="001B3F0A">
        <w:rPr>
          <w:rFonts w:eastAsiaTheme="minorEastAsia" w:cs="Times New Roman"/>
          <w:color w:val="000000"/>
          <w:kern w:val="0"/>
          <w:lang w:val="id-ID" w:eastAsia="id-ID" w:bidi="ar-SA"/>
        </w:rPr>
        <w:t xml:space="preserve"> sejak </w:t>
      </w:r>
      <w:r w:rsidRPr="001B3F0A">
        <w:rPr>
          <w:rFonts w:eastAsiaTheme="minorEastAsia" w:cs="Times New Roman"/>
          <w:kern w:val="0"/>
          <w:lang w:val="id-ID" w:eastAsia="id-ID" w:bidi="ar-SA"/>
        </w:rPr>
        <w:t xml:space="preserve">tanggal </w:t>
      </w:r>
      <w:r w:rsidR="002334B8">
        <w:rPr>
          <w:rFonts w:eastAsiaTheme="minorEastAsia" w:cs="Times New Roman"/>
          <w:kern w:val="0"/>
          <w:lang w:val="id-ID" w:eastAsia="id-ID" w:bidi="ar-SA"/>
        </w:rPr>
        <w:t>0</w:t>
      </w:r>
      <w:r w:rsidR="00A209D0" w:rsidRPr="001B3F0A">
        <w:rPr>
          <w:rFonts w:eastAsiaTheme="minorEastAsia" w:cs="Times New Roman"/>
          <w:kern w:val="0"/>
          <w:lang w:val="en-US" w:eastAsia="id-ID" w:bidi="ar-SA"/>
        </w:rPr>
        <w:t>1</w:t>
      </w:r>
      <w:r w:rsidR="00A209D0" w:rsidRPr="001B3F0A">
        <w:rPr>
          <w:rFonts w:eastAsiaTheme="minorEastAsia" w:cs="Times New Roman"/>
          <w:kern w:val="0"/>
          <w:lang w:val="id-ID" w:eastAsia="id-ID" w:bidi="ar-SA"/>
        </w:rPr>
        <w:t xml:space="preserve"> </w:t>
      </w:r>
      <w:r w:rsidR="000236E4" w:rsidRPr="001B3F0A">
        <w:rPr>
          <w:rFonts w:eastAsiaTheme="minorEastAsia" w:cs="Times New Roman"/>
          <w:kern w:val="0"/>
          <w:lang w:val="id-ID" w:eastAsia="id-ID" w:bidi="ar-SA"/>
        </w:rPr>
        <w:t>J</w:t>
      </w:r>
      <w:r w:rsidR="000236E4" w:rsidRPr="001B3F0A">
        <w:rPr>
          <w:rFonts w:eastAsiaTheme="minorEastAsia" w:cs="Times New Roman"/>
          <w:kern w:val="0"/>
          <w:lang w:val="en-US" w:eastAsia="id-ID" w:bidi="ar-SA"/>
        </w:rPr>
        <w:t>uli</w:t>
      </w:r>
      <w:r w:rsidR="000236E4" w:rsidRPr="001B3F0A">
        <w:rPr>
          <w:rFonts w:eastAsiaTheme="minorEastAsia" w:cs="Times New Roman"/>
          <w:kern w:val="0"/>
          <w:lang w:val="id-ID" w:eastAsia="id-ID" w:bidi="ar-SA"/>
        </w:rPr>
        <w:t xml:space="preserve"> </w:t>
      </w:r>
      <w:r w:rsidR="00A209D0" w:rsidRPr="001B3F0A">
        <w:rPr>
          <w:rFonts w:eastAsiaTheme="minorEastAsia" w:cs="Times New Roman"/>
          <w:kern w:val="0"/>
          <w:lang w:val="id-ID" w:eastAsia="id-ID" w:bidi="ar-SA"/>
        </w:rPr>
        <w:t>202</w:t>
      </w:r>
      <w:r w:rsidR="005E498C">
        <w:rPr>
          <w:rFonts w:eastAsiaTheme="minorEastAsia" w:cs="Times New Roman"/>
          <w:kern w:val="0"/>
          <w:lang w:val="en-US" w:eastAsia="id-ID" w:bidi="ar-SA"/>
        </w:rPr>
        <w:t>3</w:t>
      </w:r>
      <w:r w:rsidR="0031228A" w:rsidRPr="001B3F0A">
        <w:rPr>
          <w:rFonts w:eastAsiaTheme="minorEastAsia" w:cs="Times New Roman"/>
          <w:kern w:val="0"/>
          <w:lang w:val="id-ID" w:eastAsia="id-ID" w:bidi="ar-SA"/>
        </w:rPr>
        <w:t xml:space="preserve"> sampai dengan </w:t>
      </w:r>
      <w:r w:rsidR="00A209D0" w:rsidRPr="001B3F0A">
        <w:rPr>
          <w:rFonts w:eastAsiaTheme="minorEastAsia" w:cs="Times New Roman"/>
          <w:kern w:val="0"/>
          <w:lang w:val="en-US" w:eastAsia="id-ID" w:bidi="ar-SA"/>
        </w:rPr>
        <w:t>30</w:t>
      </w:r>
      <w:r w:rsidR="00A209D0" w:rsidRPr="001B3F0A">
        <w:rPr>
          <w:rFonts w:eastAsiaTheme="minorEastAsia" w:cs="Times New Roman"/>
          <w:kern w:val="0"/>
          <w:lang w:val="id-ID" w:eastAsia="id-ID" w:bidi="ar-SA"/>
        </w:rPr>
        <w:t xml:space="preserve"> J</w:t>
      </w:r>
      <w:r w:rsidR="00A209D0" w:rsidRPr="001B3F0A">
        <w:rPr>
          <w:rFonts w:eastAsiaTheme="minorEastAsia" w:cs="Times New Roman"/>
          <w:kern w:val="0"/>
          <w:lang w:val="en-US" w:eastAsia="id-ID" w:bidi="ar-SA"/>
        </w:rPr>
        <w:t>uni</w:t>
      </w:r>
      <w:r w:rsidR="0031228A" w:rsidRPr="001B3F0A">
        <w:rPr>
          <w:rFonts w:eastAsiaTheme="minorEastAsia" w:cs="Times New Roman"/>
          <w:kern w:val="0"/>
          <w:lang w:val="id-ID" w:eastAsia="id-ID" w:bidi="ar-SA"/>
        </w:rPr>
        <w:t xml:space="preserve"> 202</w:t>
      </w:r>
      <w:r w:rsidR="005E498C">
        <w:rPr>
          <w:rFonts w:eastAsiaTheme="minorEastAsia" w:cs="Times New Roman"/>
          <w:kern w:val="0"/>
          <w:lang w:val="en-US" w:eastAsia="id-ID" w:bidi="ar-SA"/>
        </w:rPr>
        <w:t>4</w:t>
      </w:r>
      <w:r w:rsidR="0031228A" w:rsidRPr="001B3F0A">
        <w:rPr>
          <w:rFonts w:eastAsiaTheme="minorEastAsia" w:cs="Times New Roman"/>
          <w:kern w:val="0"/>
          <w:lang w:val="id-ID" w:eastAsia="id-ID" w:bidi="ar-SA"/>
        </w:rPr>
        <w:t>.</w:t>
      </w:r>
    </w:p>
    <w:p w14:paraId="50D73202" w14:textId="77777777" w:rsidR="00F33B45" w:rsidRPr="00651222" w:rsidRDefault="00116A55" w:rsidP="008409BE">
      <w:pPr>
        <w:pStyle w:val="ListParagraph"/>
        <w:numPr>
          <w:ilvl w:val="0"/>
          <w:numId w:val="23"/>
        </w:numPr>
        <w:spacing w:line="276" w:lineRule="auto"/>
        <w:ind w:left="426" w:hanging="426"/>
        <w:jc w:val="both"/>
        <w:rPr>
          <w:rFonts w:eastAsiaTheme="minorEastAsia" w:cs="Times New Roman"/>
          <w:color w:val="000000"/>
          <w:kern w:val="0"/>
          <w:lang w:val="id-ID" w:eastAsia="id-ID" w:bidi="ar-SA"/>
        </w:rPr>
      </w:pPr>
      <w:r w:rsidRPr="00651222">
        <w:rPr>
          <w:rFonts w:eastAsiaTheme="minorEastAsia" w:cs="Times New Roman"/>
          <w:color w:val="000000"/>
          <w:kern w:val="0"/>
          <w:lang w:val="id-ID" w:eastAsia="id-ID" w:bidi="ar-SA"/>
        </w:rPr>
        <w:t>Perjanjian ini dapat diperpanjang secara otomatis untuk</w:t>
      </w:r>
      <w:r w:rsidR="00A71DD5" w:rsidRPr="00651222">
        <w:rPr>
          <w:rFonts w:eastAsiaTheme="minorEastAsia" w:cs="Times New Roman"/>
          <w:color w:val="000000"/>
          <w:kern w:val="0"/>
          <w:lang w:val="id-ID" w:eastAsia="id-ID" w:bidi="ar-SA"/>
        </w:rPr>
        <w:t xml:space="preserve"> jangka waktu paling lama</w:t>
      </w:r>
      <w:r w:rsidRPr="00651222">
        <w:rPr>
          <w:rFonts w:eastAsiaTheme="minorEastAsia" w:cs="Times New Roman"/>
          <w:color w:val="000000"/>
          <w:kern w:val="0"/>
          <w:lang w:val="id-ID" w:eastAsia="id-ID" w:bidi="ar-SA"/>
        </w:rPr>
        <w:t xml:space="preserve"> </w:t>
      </w:r>
      <w:r w:rsidR="00EB700D">
        <w:rPr>
          <w:rFonts w:eastAsiaTheme="minorEastAsia" w:cs="Times New Roman"/>
          <w:color w:val="000000"/>
          <w:kern w:val="0"/>
          <w:lang w:val="id-ID" w:eastAsia="id-ID" w:bidi="ar-SA"/>
        </w:rPr>
        <w:t>1 (satu)</w:t>
      </w:r>
      <w:r w:rsidRPr="00651222">
        <w:rPr>
          <w:rFonts w:eastAsiaTheme="minorEastAsia" w:cs="Times New Roman"/>
          <w:color w:val="000000"/>
          <w:kern w:val="0"/>
          <w:lang w:val="id-ID" w:eastAsia="id-ID" w:bidi="ar-SA"/>
        </w:rPr>
        <w:t xml:space="preserve"> tahun berikutnya</w:t>
      </w:r>
      <w:r w:rsidR="00A71DD5" w:rsidRPr="00651222">
        <w:rPr>
          <w:rFonts w:eastAsiaTheme="minorEastAsia" w:cs="Times New Roman"/>
          <w:color w:val="000000"/>
          <w:kern w:val="0"/>
          <w:lang w:val="id-ID" w:eastAsia="id-ID" w:bidi="ar-SA"/>
        </w:rPr>
        <w:t>,</w:t>
      </w:r>
      <w:r w:rsidRPr="00651222">
        <w:rPr>
          <w:rFonts w:eastAsiaTheme="minorEastAsia" w:cs="Times New Roman"/>
          <w:color w:val="000000"/>
          <w:kern w:val="0"/>
          <w:lang w:val="id-ID" w:eastAsia="id-ID" w:bidi="ar-SA"/>
        </w:rPr>
        <w:t xml:space="preserve"> kecuali ada pemberitahuan</w:t>
      </w:r>
      <w:r w:rsidR="00A71DD5" w:rsidRPr="00651222">
        <w:rPr>
          <w:rFonts w:eastAsiaTheme="minorEastAsia" w:cs="Times New Roman"/>
          <w:color w:val="000000"/>
          <w:kern w:val="0"/>
          <w:lang w:val="id-ID" w:eastAsia="id-ID" w:bidi="ar-SA"/>
        </w:rPr>
        <w:t xml:space="preserve"> terlebih dahulu</w:t>
      </w:r>
      <w:r w:rsidRPr="00651222">
        <w:rPr>
          <w:rFonts w:eastAsiaTheme="minorEastAsia" w:cs="Times New Roman"/>
          <w:color w:val="000000"/>
          <w:kern w:val="0"/>
          <w:lang w:val="id-ID" w:eastAsia="id-ID" w:bidi="ar-SA"/>
        </w:rPr>
        <w:t xml:space="preserve"> dari salah satu</w:t>
      </w:r>
      <w:r w:rsidR="00A71DD5" w:rsidRPr="00651222">
        <w:rPr>
          <w:rFonts w:eastAsiaTheme="minorEastAsia" w:cs="Times New Roman"/>
          <w:color w:val="000000"/>
          <w:kern w:val="0"/>
          <w:lang w:val="id-ID" w:eastAsia="id-ID" w:bidi="ar-SA"/>
        </w:rPr>
        <w:t xml:space="preserve"> </w:t>
      </w:r>
      <w:r w:rsidR="00EB700D" w:rsidRPr="001B3F0A">
        <w:rPr>
          <w:rFonts w:eastAsiaTheme="minorEastAsia" w:cs="Times New Roman"/>
          <w:b/>
          <w:color w:val="000000"/>
          <w:kern w:val="0"/>
          <w:lang w:val="id-ID" w:eastAsia="id-ID" w:bidi="ar-SA"/>
        </w:rPr>
        <w:t>P</w:t>
      </w:r>
      <w:r w:rsidRPr="001B3F0A">
        <w:rPr>
          <w:rFonts w:eastAsiaTheme="minorEastAsia" w:cs="Times New Roman"/>
          <w:b/>
          <w:color w:val="000000"/>
          <w:kern w:val="0"/>
          <w:lang w:val="id-ID" w:eastAsia="id-ID" w:bidi="ar-SA"/>
        </w:rPr>
        <w:t>ihak</w:t>
      </w:r>
      <w:r w:rsidRPr="00651222">
        <w:rPr>
          <w:rFonts w:eastAsiaTheme="minorEastAsia" w:cs="Times New Roman"/>
          <w:color w:val="000000"/>
          <w:kern w:val="0"/>
          <w:lang w:val="id-ID" w:eastAsia="id-ID" w:bidi="ar-SA"/>
        </w:rPr>
        <w:t xml:space="preserve"> secara tertulis untuk mengakhiri atau merubah </w:t>
      </w:r>
      <w:r w:rsidR="00A71DD5" w:rsidRPr="00651222">
        <w:rPr>
          <w:rFonts w:eastAsiaTheme="minorEastAsia" w:cs="Times New Roman"/>
          <w:color w:val="000000"/>
          <w:kern w:val="0"/>
          <w:lang w:val="id-ID" w:eastAsia="id-ID" w:bidi="ar-SA"/>
        </w:rPr>
        <w:t>P</w:t>
      </w:r>
      <w:r w:rsidRPr="00651222">
        <w:rPr>
          <w:rFonts w:eastAsiaTheme="minorEastAsia" w:cs="Times New Roman"/>
          <w:color w:val="000000"/>
          <w:kern w:val="0"/>
          <w:lang w:val="id-ID" w:eastAsia="id-ID" w:bidi="ar-SA"/>
        </w:rPr>
        <w:t>erjanjian</w:t>
      </w:r>
      <w:r w:rsidR="00EB700D">
        <w:rPr>
          <w:rFonts w:eastAsiaTheme="minorEastAsia" w:cs="Times New Roman"/>
          <w:color w:val="000000"/>
          <w:kern w:val="0"/>
          <w:lang w:val="id-ID" w:eastAsia="id-ID" w:bidi="ar-SA"/>
        </w:rPr>
        <w:t xml:space="preserve"> </w:t>
      </w:r>
      <w:r w:rsidRPr="00651222">
        <w:rPr>
          <w:rFonts w:eastAsiaTheme="minorEastAsia" w:cs="Times New Roman"/>
          <w:color w:val="000000"/>
          <w:kern w:val="0"/>
          <w:lang w:val="id-ID" w:eastAsia="id-ID" w:bidi="ar-SA"/>
        </w:rPr>
        <w:t>ini</w:t>
      </w:r>
      <w:r w:rsidR="00A71DD5" w:rsidRPr="00651222">
        <w:rPr>
          <w:rFonts w:eastAsiaTheme="minorEastAsia" w:cs="Times New Roman"/>
          <w:color w:val="000000"/>
          <w:kern w:val="0"/>
          <w:lang w:val="id-ID" w:eastAsia="id-ID" w:bidi="ar-SA"/>
        </w:rPr>
        <w:t xml:space="preserve"> sekurang-kurangnya</w:t>
      </w:r>
      <w:r w:rsidRPr="00651222">
        <w:rPr>
          <w:rFonts w:eastAsiaTheme="minorEastAsia" w:cs="Times New Roman"/>
          <w:color w:val="000000"/>
          <w:kern w:val="0"/>
          <w:lang w:val="id-ID" w:eastAsia="id-ID" w:bidi="ar-SA"/>
        </w:rPr>
        <w:t xml:space="preserve"> </w:t>
      </w:r>
      <w:r w:rsidR="00A71DD5" w:rsidRPr="00651222">
        <w:rPr>
          <w:rFonts w:eastAsiaTheme="minorEastAsia" w:cs="Times New Roman"/>
          <w:color w:val="000000"/>
          <w:kern w:val="0"/>
          <w:lang w:val="id-ID" w:eastAsia="id-ID" w:bidi="ar-SA"/>
        </w:rPr>
        <w:t xml:space="preserve">1 </w:t>
      </w:r>
      <w:r w:rsidRPr="00651222">
        <w:rPr>
          <w:rFonts w:eastAsiaTheme="minorEastAsia" w:cs="Times New Roman"/>
          <w:color w:val="000000"/>
          <w:kern w:val="0"/>
          <w:lang w:val="id-ID" w:eastAsia="id-ID" w:bidi="ar-SA"/>
        </w:rPr>
        <w:t>(</w:t>
      </w:r>
      <w:r w:rsidR="00A71DD5" w:rsidRPr="00651222">
        <w:rPr>
          <w:rFonts w:eastAsiaTheme="minorEastAsia" w:cs="Times New Roman"/>
          <w:color w:val="000000"/>
          <w:kern w:val="0"/>
          <w:lang w:val="id-ID" w:eastAsia="id-ID" w:bidi="ar-SA"/>
        </w:rPr>
        <w:t>satu</w:t>
      </w:r>
      <w:r w:rsidRPr="00651222">
        <w:rPr>
          <w:rFonts w:eastAsiaTheme="minorEastAsia" w:cs="Times New Roman"/>
          <w:color w:val="000000"/>
          <w:kern w:val="0"/>
          <w:lang w:val="id-ID" w:eastAsia="id-ID" w:bidi="ar-SA"/>
        </w:rPr>
        <w:t>) bulan sebelum berakhirnya Perjanjian ini atau masa perpanjangannya.</w:t>
      </w:r>
    </w:p>
    <w:p w14:paraId="6AA64F71" w14:textId="77777777" w:rsidR="00AC58E9" w:rsidRPr="00651222" w:rsidRDefault="00AC58E9" w:rsidP="008409BE">
      <w:pPr>
        <w:pStyle w:val="Default"/>
        <w:spacing w:line="276" w:lineRule="auto"/>
        <w:jc w:val="both"/>
        <w:rPr>
          <w:b/>
          <w:bCs/>
          <w:color w:val="000000" w:themeColor="text1"/>
        </w:rPr>
      </w:pPr>
    </w:p>
    <w:p w14:paraId="094289C1" w14:textId="77777777" w:rsidR="00EC7FF4" w:rsidRPr="00651222" w:rsidRDefault="00EC7FF4" w:rsidP="008409BE">
      <w:pPr>
        <w:pStyle w:val="Default"/>
        <w:spacing w:line="276" w:lineRule="auto"/>
        <w:jc w:val="center"/>
        <w:rPr>
          <w:color w:val="000000" w:themeColor="text1"/>
        </w:rPr>
      </w:pPr>
      <w:r w:rsidRPr="00651222">
        <w:rPr>
          <w:b/>
          <w:bCs/>
          <w:color w:val="000000" w:themeColor="text1"/>
        </w:rPr>
        <w:t>Pasal 9</w:t>
      </w:r>
    </w:p>
    <w:p w14:paraId="447DACAA" w14:textId="32A8BACA" w:rsidR="00874C84" w:rsidRPr="00651222" w:rsidRDefault="00EC7FF4" w:rsidP="00F54605">
      <w:pPr>
        <w:pStyle w:val="Default"/>
        <w:spacing w:line="276" w:lineRule="auto"/>
        <w:jc w:val="center"/>
        <w:rPr>
          <w:color w:val="000000" w:themeColor="text1"/>
        </w:rPr>
      </w:pPr>
      <w:r w:rsidRPr="00651222">
        <w:rPr>
          <w:b/>
          <w:bCs/>
          <w:color w:val="000000" w:themeColor="text1"/>
        </w:rPr>
        <w:t>Force Majeure</w:t>
      </w:r>
    </w:p>
    <w:p w14:paraId="2455BC91" w14:textId="77777777" w:rsidR="00EC7FF4" w:rsidRPr="00651222" w:rsidRDefault="00EC7FF4" w:rsidP="008409BE">
      <w:pPr>
        <w:pStyle w:val="NormalWeb"/>
        <w:numPr>
          <w:ilvl w:val="0"/>
          <w:numId w:val="29"/>
        </w:numPr>
        <w:spacing w:before="0" w:after="0" w:line="276" w:lineRule="auto"/>
        <w:ind w:left="426" w:hanging="426"/>
        <w:jc w:val="both"/>
      </w:pPr>
      <w:r w:rsidRPr="00651222">
        <w:rPr>
          <w:b/>
        </w:rPr>
        <w:t xml:space="preserve">Para </w:t>
      </w:r>
      <w:r w:rsidRPr="00651222">
        <w:rPr>
          <w:b/>
          <w:lang w:val="id-ID"/>
        </w:rPr>
        <w:t>Pihak</w:t>
      </w:r>
      <w:r w:rsidRPr="00651222">
        <w:t xml:space="preserve"> tidak bertanggung jawab atas segala kerugian yang timbul diakibatkan oleh </w:t>
      </w:r>
      <w:r w:rsidRPr="00651222">
        <w:rPr>
          <w:i/>
          <w:lang w:val="id-ID"/>
        </w:rPr>
        <w:t>force majeure</w:t>
      </w:r>
      <w:r w:rsidRPr="00651222">
        <w:t>.</w:t>
      </w:r>
    </w:p>
    <w:p w14:paraId="082FD31B" w14:textId="77777777" w:rsidR="00EC7FF4" w:rsidRPr="00651222" w:rsidRDefault="00EC7FF4" w:rsidP="008409BE">
      <w:pPr>
        <w:pStyle w:val="NormalWeb"/>
        <w:numPr>
          <w:ilvl w:val="0"/>
          <w:numId w:val="29"/>
        </w:numPr>
        <w:spacing w:before="0" w:after="0" w:line="276" w:lineRule="auto"/>
        <w:ind w:left="426" w:hanging="426"/>
        <w:jc w:val="both"/>
      </w:pPr>
      <w:r w:rsidRPr="00651222">
        <w:t xml:space="preserve">Kondisi yang dapat diterima sebagai </w:t>
      </w:r>
      <w:r w:rsidRPr="00651222">
        <w:rPr>
          <w:i/>
          <w:lang w:val="id-ID"/>
        </w:rPr>
        <w:t>force majeure</w:t>
      </w:r>
      <w:r w:rsidRPr="00651222">
        <w:t xml:space="preserve"> oleh </w:t>
      </w:r>
      <w:r w:rsidR="00586884">
        <w:t xml:space="preserve">kedua belah </w:t>
      </w:r>
      <w:r w:rsidR="00586884" w:rsidRPr="001B3F0A">
        <w:rPr>
          <w:b/>
        </w:rPr>
        <w:t>Pihak</w:t>
      </w:r>
      <w:r w:rsidR="00586884">
        <w:t xml:space="preserve"> adalah p</w:t>
      </w:r>
      <w:r w:rsidRPr="00651222">
        <w:t>erang, terorisme, penutupan</w:t>
      </w:r>
      <w:r w:rsidR="00A71DD5" w:rsidRPr="00651222">
        <w:rPr>
          <w:lang w:val="id-ID"/>
        </w:rPr>
        <w:t xml:space="preserve"> kegiatan usaha</w:t>
      </w:r>
      <w:r w:rsidRPr="00651222">
        <w:t xml:space="preserve"> oleh </w:t>
      </w:r>
      <w:r w:rsidR="00A71DD5" w:rsidRPr="00651222">
        <w:rPr>
          <w:lang w:val="id-ID"/>
        </w:rPr>
        <w:t>P</w:t>
      </w:r>
      <w:r w:rsidRPr="00651222">
        <w:t>emerintah, bencana alam yang dikat</w:t>
      </w:r>
      <w:r w:rsidR="00A71DD5" w:rsidRPr="00651222">
        <w:rPr>
          <w:lang w:val="id-ID"/>
        </w:rPr>
        <w:t>e</w:t>
      </w:r>
      <w:r w:rsidRPr="00651222">
        <w:t>gorikan sebagai be</w:t>
      </w:r>
      <w:r w:rsidR="0031228A">
        <w:rPr>
          <w:lang w:val="id-ID"/>
        </w:rPr>
        <w:t>n</w:t>
      </w:r>
      <w:r w:rsidRPr="00651222">
        <w:t xml:space="preserve">cana nasional yang dibuktikan dengan ditetapkan oleh </w:t>
      </w:r>
      <w:r w:rsidR="00A71DD5" w:rsidRPr="00651222">
        <w:rPr>
          <w:lang w:val="id-ID"/>
        </w:rPr>
        <w:t>P</w:t>
      </w:r>
      <w:r w:rsidRPr="00651222">
        <w:t>emerintah.</w:t>
      </w:r>
    </w:p>
    <w:p w14:paraId="2DC270C7" w14:textId="77777777" w:rsidR="00EC7FF4" w:rsidRPr="00651222" w:rsidRDefault="00EC7FF4" w:rsidP="008409BE">
      <w:pPr>
        <w:pStyle w:val="NormalWeb"/>
        <w:numPr>
          <w:ilvl w:val="0"/>
          <w:numId w:val="29"/>
        </w:numPr>
        <w:spacing w:before="0" w:after="0" w:line="276" w:lineRule="auto"/>
        <w:ind w:left="426" w:hanging="426"/>
        <w:jc w:val="both"/>
      </w:pPr>
      <w:r w:rsidRPr="00651222">
        <w:t xml:space="preserve">Pemberitahuan kejadian </w:t>
      </w:r>
      <w:r w:rsidRPr="00651222">
        <w:rPr>
          <w:i/>
          <w:lang w:val="id-ID"/>
        </w:rPr>
        <w:t>force majeure</w:t>
      </w:r>
      <w:r w:rsidRPr="00651222">
        <w:t xml:space="preserve"> dibuat secara tertulis maksimal dalam waktu 7 (tujuh) hari dari tanggal kejadian</w:t>
      </w:r>
      <w:r w:rsidR="00F047B9" w:rsidRPr="00651222">
        <w:rPr>
          <w:lang w:val="id-ID"/>
        </w:rPr>
        <w:t xml:space="preserve"> yang dapat</w:t>
      </w:r>
      <w:r w:rsidRPr="00651222">
        <w:t xml:space="preserve"> didukung dengan bukti</w:t>
      </w:r>
      <w:r w:rsidR="00F047B9" w:rsidRPr="00651222">
        <w:rPr>
          <w:lang w:val="id-ID"/>
        </w:rPr>
        <w:t xml:space="preserve"> kejadian</w:t>
      </w:r>
      <w:r w:rsidRPr="00651222">
        <w:t>.</w:t>
      </w:r>
    </w:p>
    <w:p w14:paraId="2827996D" w14:textId="0E12B100" w:rsidR="00F84BF9" w:rsidRPr="00651222" w:rsidRDefault="00EC7FF4" w:rsidP="008409BE">
      <w:pPr>
        <w:pStyle w:val="NormalWeb"/>
        <w:numPr>
          <w:ilvl w:val="0"/>
          <w:numId w:val="29"/>
        </w:numPr>
        <w:spacing w:before="0" w:after="0" w:line="276" w:lineRule="auto"/>
        <w:ind w:left="426" w:hanging="426"/>
        <w:jc w:val="both"/>
      </w:pPr>
      <w:r w:rsidRPr="00651222">
        <w:t xml:space="preserve">Pemberitahuan kejadian </w:t>
      </w:r>
      <w:r w:rsidRPr="00651222">
        <w:rPr>
          <w:i/>
          <w:lang w:val="id-ID"/>
        </w:rPr>
        <w:t>force majeure</w:t>
      </w:r>
      <w:r w:rsidRPr="00651222">
        <w:rPr>
          <w:i/>
        </w:rPr>
        <w:t xml:space="preserve"> </w:t>
      </w:r>
      <w:r w:rsidRPr="00651222">
        <w:t xml:space="preserve">diterima </w:t>
      </w:r>
      <w:r w:rsidR="00B45E80" w:rsidRPr="00651222">
        <w:rPr>
          <w:lang w:val="id-ID"/>
        </w:rPr>
        <w:t xml:space="preserve">oleh </w:t>
      </w:r>
      <w:r w:rsidR="00B45E80" w:rsidRPr="00651222">
        <w:rPr>
          <w:b/>
          <w:lang w:val="id-ID"/>
        </w:rPr>
        <w:t>Pihak Pertama</w:t>
      </w:r>
      <w:r w:rsidR="00B45E80" w:rsidRPr="00651222">
        <w:rPr>
          <w:lang w:val="id-ID"/>
        </w:rPr>
        <w:t xml:space="preserve"> atau </w:t>
      </w:r>
      <w:r w:rsidR="00B45E80" w:rsidRPr="00651222">
        <w:rPr>
          <w:b/>
          <w:lang w:val="id-ID"/>
        </w:rPr>
        <w:t>Pihak Kedua</w:t>
      </w:r>
      <w:r w:rsidRPr="00651222">
        <w:t xml:space="preserve"> dan ditanggapi dalam waktu 3 (tiga) hari dari tanggal penerimaan pemberitahuan </w:t>
      </w:r>
      <w:r w:rsidRPr="00651222">
        <w:rPr>
          <w:i/>
          <w:lang w:val="id-ID"/>
        </w:rPr>
        <w:t>force majeure</w:t>
      </w:r>
      <w:r w:rsidRPr="00651222">
        <w:t xml:space="preserve">. Apabila pemberitahuan tersebut tidak ditanggapi maka dianggap telah menerima kejadian </w:t>
      </w:r>
      <w:r w:rsidRPr="00651222">
        <w:rPr>
          <w:i/>
          <w:lang w:val="id-ID"/>
        </w:rPr>
        <w:t>force majeure</w:t>
      </w:r>
      <w:r w:rsidRPr="00651222">
        <w:rPr>
          <w:i/>
        </w:rPr>
        <w:t xml:space="preserve"> </w:t>
      </w:r>
      <w:r w:rsidRPr="00651222">
        <w:t>tersebut.</w:t>
      </w:r>
    </w:p>
    <w:p w14:paraId="54F3A9E2" w14:textId="77777777" w:rsidR="00EC7FF4" w:rsidRPr="00F54605" w:rsidRDefault="00EC7FF4" w:rsidP="00F54605">
      <w:pPr>
        <w:pStyle w:val="NormalWeb"/>
        <w:spacing w:before="0" w:after="0" w:line="276" w:lineRule="auto"/>
        <w:ind w:left="426"/>
        <w:jc w:val="both"/>
        <w:rPr>
          <w:b/>
          <w:bCs/>
          <w:color w:val="000000" w:themeColor="text1"/>
          <w:lang w:val="id-ID"/>
        </w:rPr>
      </w:pPr>
    </w:p>
    <w:p w14:paraId="22C91F6A" w14:textId="77777777" w:rsidR="001E0CD7" w:rsidRPr="00651222" w:rsidRDefault="00F65F2C" w:rsidP="008409BE">
      <w:pPr>
        <w:widowControl w:val="0"/>
        <w:spacing w:after="0"/>
        <w:jc w:val="center"/>
        <w:rPr>
          <w:rFonts w:ascii="Times New Roman" w:hAnsi="Times New Roman" w:cs="Times New Roman"/>
          <w:b/>
          <w:bCs/>
          <w:color w:val="000000" w:themeColor="text1"/>
          <w:sz w:val="24"/>
          <w:szCs w:val="24"/>
        </w:rPr>
      </w:pPr>
      <w:r w:rsidRPr="00651222">
        <w:rPr>
          <w:rFonts w:ascii="Times New Roman" w:hAnsi="Times New Roman" w:cs="Times New Roman"/>
          <w:b/>
          <w:bCs/>
          <w:color w:val="000000" w:themeColor="text1"/>
          <w:sz w:val="24"/>
          <w:szCs w:val="24"/>
        </w:rPr>
        <w:t>Pasal</w:t>
      </w:r>
      <w:r w:rsidR="007A5FEB" w:rsidRPr="00651222">
        <w:rPr>
          <w:rFonts w:ascii="Times New Roman" w:hAnsi="Times New Roman" w:cs="Times New Roman"/>
          <w:b/>
          <w:bCs/>
          <w:color w:val="000000" w:themeColor="text1"/>
          <w:sz w:val="24"/>
          <w:szCs w:val="24"/>
        </w:rPr>
        <w:t xml:space="preserve"> </w:t>
      </w:r>
      <w:r w:rsidR="00323B04" w:rsidRPr="00651222">
        <w:rPr>
          <w:rFonts w:ascii="Times New Roman" w:hAnsi="Times New Roman" w:cs="Times New Roman"/>
          <w:b/>
          <w:bCs/>
          <w:color w:val="000000" w:themeColor="text1"/>
          <w:sz w:val="24"/>
          <w:szCs w:val="24"/>
        </w:rPr>
        <w:t>10</w:t>
      </w:r>
    </w:p>
    <w:p w14:paraId="23FCD97E" w14:textId="3B0C89F5" w:rsidR="001E0CD7" w:rsidRPr="00651222" w:rsidRDefault="00874C84" w:rsidP="00F54605">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Informasi Rahasia</w:t>
      </w:r>
    </w:p>
    <w:p w14:paraId="36306B00" w14:textId="77777777" w:rsidR="00323B04" w:rsidRPr="00651222" w:rsidRDefault="00323B04" w:rsidP="008409BE">
      <w:pPr>
        <w:pStyle w:val="ListParagraph"/>
        <w:numPr>
          <w:ilvl w:val="0"/>
          <w:numId w:val="30"/>
        </w:numPr>
        <w:suppressAutoHyphens w:val="0"/>
        <w:spacing w:line="276" w:lineRule="auto"/>
        <w:ind w:left="426" w:hanging="426"/>
        <w:contextualSpacing/>
        <w:jc w:val="both"/>
        <w:rPr>
          <w:rFonts w:cs="Times New Roman"/>
          <w:bCs/>
          <w:color w:val="000000" w:themeColor="text1"/>
          <w:lang w:val="id-ID"/>
        </w:rPr>
      </w:pPr>
      <w:r w:rsidRPr="00651222">
        <w:rPr>
          <w:rFonts w:cs="Times New Roman"/>
          <w:b/>
          <w:bCs/>
          <w:color w:val="000000" w:themeColor="text1"/>
          <w:lang w:val="id-ID"/>
        </w:rPr>
        <w:t>Para Pihak</w:t>
      </w:r>
      <w:r w:rsidRPr="00651222">
        <w:rPr>
          <w:rFonts w:cs="Times New Roman"/>
          <w:bCs/>
          <w:color w:val="000000" w:themeColor="text1"/>
          <w:lang w:val="id-ID"/>
        </w:rPr>
        <w:t xml:space="preserve"> sepakat untuk menjaga kerahasiaan isi </w:t>
      </w:r>
      <w:r w:rsidR="00F047B9" w:rsidRPr="00651222">
        <w:rPr>
          <w:rFonts w:cs="Times New Roman"/>
          <w:bCs/>
          <w:color w:val="000000" w:themeColor="text1"/>
          <w:lang w:val="id-ID"/>
        </w:rPr>
        <w:t>P</w:t>
      </w:r>
      <w:r w:rsidRPr="00651222">
        <w:rPr>
          <w:rFonts w:cs="Times New Roman"/>
          <w:bCs/>
          <w:color w:val="000000" w:themeColor="text1"/>
          <w:lang w:val="id-ID"/>
        </w:rPr>
        <w:t xml:space="preserve">erjanjian ini dan informasi lainnya yang diperoleh berkaitan dengan </w:t>
      </w:r>
      <w:r w:rsidR="00F047B9" w:rsidRPr="00651222">
        <w:rPr>
          <w:rFonts w:cs="Times New Roman"/>
          <w:bCs/>
          <w:color w:val="000000" w:themeColor="text1"/>
          <w:lang w:val="id-ID"/>
        </w:rPr>
        <w:t>P</w:t>
      </w:r>
      <w:r w:rsidRPr="00651222">
        <w:rPr>
          <w:rFonts w:cs="Times New Roman"/>
          <w:bCs/>
          <w:color w:val="000000" w:themeColor="text1"/>
          <w:lang w:val="id-ID"/>
        </w:rPr>
        <w:t>erjanjian ini, saat ini dan</w:t>
      </w:r>
      <w:r w:rsidR="00EB700D">
        <w:rPr>
          <w:rFonts w:cs="Times New Roman"/>
          <w:bCs/>
          <w:color w:val="000000" w:themeColor="text1"/>
          <w:lang w:val="id-ID"/>
        </w:rPr>
        <w:t>/</w:t>
      </w:r>
      <w:r w:rsidRPr="00651222">
        <w:rPr>
          <w:rFonts w:cs="Times New Roman"/>
          <w:bCs/>
          <w:color w:val="000000" w:themeColor="text1"/>
          <w:lang w:val="id-ID"/>
        </w:rPr>
        <w:t xml:space="preserve">atau dikemudian hari setelah berakhirnya </w:t>
      </w:r>
      <w:r w:rsidR="00F047B9" w:rsidRPr="00651222">
        <w:rPr>
          <w:rFonts w:cs="Times New Roman"/>
          <w:bCs/>
          <w:color w:val="000000" w:themeColor="text1"/>
          <w:lang w:val="id-ID"/>
        </w:rPr>
        <w:t>P</w:t>
      </w:r>
      <w:r w:rsidRPr="00651222">
        <w:rPr>
          <w:rFonts w:cs="Times New Roman"/>
          <w:bCs/>
          <w:color w:val="000000" w:themeColor="text1"/>
          <w:lang w:val="id-ID"/>
        </w:rPr>
        <w:t>erjanjian</w:t>
      </w:r>
      <w:r w:rsidR="00EB700D">
        <w:rPr>
          <w:rFonts w:cs="Times New Roman"/>
          <w:bCs/>
          <w:color w:val="000000" w:themeColor="text1"/>
          <w:lang w:val="id-ID"/>
        </w:rPr>
        <w:t>,</w:t>
      </w:r>
      <w:r w:rsidRPr="00651222">
        <w:rPr>
          <w:rFonts w:cs="Times New Roman"/>
          <w:bCs/>
          <w:color w:val="000000" w:themeColor="text1"/>
          <w:lang w:val="id-ID"/>
        </w:rPr>
        <w:t xml:space="preserve"> kecuali informasi yang sifatnya sudah diketahui oleh umum atau sepatutnya dikategorikan sebagai informasi yang dapat diketahui oleh masyarakat luas atau berdasarkan ketentuan hukum yang berlaku.</w:t>
      </w:r>
    </w:p>
    <w:p w14:paraId="7A85A9A0" w14:textId="77777777" w:rsidR="00323B04" w:rsidRPr="00651222" w:rsidRDefault="00323B04" w:rsidP="008409BE">
      <w:pPr>
        <w:pStyle w:val="ListParagraph"/>
        <w:numPr>
          <w:ilvl w:val="0"/>
          <w:numId w:val="30"/>
        </w:numPr>
        <w:suppressAutoHyphens w:val="0"/>
        <w:spacing w:line="276" w:lineRule="auto"/>
        <w:ind w:left="426" w:hanging="426"/>
        <w:contextualSpacing/>
        <w:jc w:val="both"/>
        <w:rPr>
          <w:rFonts w:cs="Times New Roman"/>
          <w:bCs/>
          <w:color w:val="000000" w:themeColor="text1"/>
          <w:lang w:val="id-ID"/>
        </w:rPr>
      </w:pPr>
      <w:r w:rsidRPr="00651222">
        <w:rPr>
          <w:rFonts w:cs="Times New Roman"/>
          <w:b/>
          <w:bCs/>
          <w:color w:val="000000" w:themeColor="text1"/>
        </w:rPr>
        <w:t>Para Pihak</w:t>
      </w:r>
      <w:r w:rsidRPr="00651222">
        <w:rPr>
          <w:rFonts w:cs="Times New Roman"/>
          <w:bCs/>
          <w:color w:val="000000" w:themeColor="text1"/>
        </w:rPr>
        <w:t xml:space="preserve"> tidak akan membuka kerahasiaan </w:t>
      </w:r>
      <w:r w:rsidRPr="00651222">
        <w:rPr>
          <w:rFonts w:cs="Times New Roman"/>
          <w:bCs/>
          <w:color w:val="000000" w:themeColor="text1"/>
          <w:lang w:val="id-ID"/>
        </w:rPr>
        <w:t>informasi perusahaan</w:t>
      </w:r>
      <w:r w:rsidRPr="00651222">
        <w:rPr>
          <w:rFonts w:cs="Times New Roman"/>
          <w:bCs/>
          <w:color w:val="000000" w:themeColor="text1"/>
        </w:rPr>
        <w:t xml:space="preserve"> kepada </w:t>
      </w:r>
      <w:r w:rsidR="00EB700D">
        <w:rPr>
          <w:rFonts w:cs="Times New Roman"/>
          <w:bCs/>
          <w:color w:val="000000" w:themeColor="text1"/>
          <w:lang w:val="id-ID"/>
        </w:rPr>
        <w:t>p</w:t>
      </w:r>
      <w:r w:rsidRPr="00651222">
        <w:rPr>
          <w:rFonts w:cs="Times New Roman"/>
          <w:bCs/>
          <w:color w:val="000000" w:themeColor="text1"/>
          <w:lang w:val="id-ID"/>
        </w:rPr>
        <w:t xml:space="preserve">ihak </w:t>
      </w:r>
      <w:r w:rsidR="00EB700D">
        <w:rPr>
          <w:rFonts w:cs="Times New Roman"/>
          <w:bCs/>
          <w:color w:val="000000" w:themeColor="text1"/>
          <w:lang w:val="id-ID"/>
        </w:rPr>
        <w:t>k</w:t>
      </w:r>
      <w:r w:rsidRPr="00651222">
        <w:rPr>
          <w:rFonts w:cs="Times New Roman"/>
          <w:bCs/>
          <w:color w:val="000000" w:themeColor="text1"/>
          <w:lang w:val="id-ID"/>
        </w:rPr>
        <w:t>etiga</w:t>
      </w:r>
      <w:r w:rsidRPr="00651222">
        <w:rPr>
          <w:rFonts w:cs="Times New Roman"/>
          <w:bCs/>
          <w:color w:val="000000" w:themeColor="text1"/>
        </w:rPr>
        <w:t xml:space="preserve"> tanpa persetujuan tertulis </w:t>
      </w:r>
      <w:r w:rsidRPr="00651222">
        <w:rPr>
          <w:rFonts w:cs="Times New Roman"/>
          <w:bCs/>
          <w:color w:val="000000" w:themeColor="text1"/>
          <w:lang w:val="id-ID"/>
        </w:rPr>
        <w:t xml:space="preserve">yang ditandatangani atasan tertinggi dari masing-masing </w:t>
      </w:r>
      <w:r w:rsidRPr="00651222">
        <w:rPr>
          <w:rFonts w:cs="Times New Roman"/>
          <w:b/>
          <w:bCs/>
          <w:color w:val="000000" w:themeColor="text1"/>
          <w:lang w:val="id-ID"/>
        </w:rPr>
        <w:t>Pihak</w:t>
      </w:r>
      <w:r w:rsidR="00EB700D">
        <w:rPr>
          <w:rFonts w:eastAsiaTheme="minorEastAsia" w:cs="Times New Roman"/>
          <w:color w:val="000000" w:themeColor="text1"/>
          <w:kern w:val="0"/>
          <w:lang w:val="id-ID" w:eastAsia="en-US" w:bidi="ar-SA"/>
        </w:rPr>
        <w:t xml:space="preserve"> (s</w:t>
      </w:r>
      <w:r w:rsidRPr="00651222">
        <w:rPr>
          <w:rFonts w:eastAsiaTheme="minorEastAsia" w:cs="Times New Roman"/>
          <w:color w:val="000000" w:themeColor="text1"/>
          <w:kern w:val="0"/>
          <w:lang w:val="id-ID" w:eastAsia="en-US" w:bidi="ar-SA"/>
        </w:rPr>
        <w:t>eperti upload gambar/video ke media sosial,</w:t>
      </w:r>
      <w:r w:rsidR="00EB700D">
        <w:rPr>
          <w:rFonts w:eastAsiaTheme="minorEastAsia" w:cs="Times New Roman"/>
          <w:color w:val="000000" w:themeColor="text1"/>
          <w:kern w:val="0"/>
          <w:lang w:val="id-ID" w:eastAsia="en-US" w:bidi="ar-SA"/>
        </w:rPr>
        <w:t xml:space="preserve"> </w:t>
      </w:r>
      <w:r w:rsidRPr="00651222">
        <w:rPr>
          <w:rFonts w:eastAsiaTheme="minorEastAsia" w:cs="Times New Roman"/>
          <w:color w:val="000000" w:themeColor="text1"/>
          <w:kern w:val="0"/>
          <w:lang w:val="id-ID" w:eastAsia="en-US" w:bidi="ar-SA"/>
        </w:rPr>
        <w:t>dll).</w:t>
      </w:r>
    </w:p>
    <w:p w14:paraId="74C95C07" w14:textId="77777777" w:rsidR="00323B04" w:rsidRPr="00651222" w:rsidRDefault="00323B04" w:rsidP="008409BE">
      <w:pPr>
        <w:pStyle w:val="ListParagraph"/>
        <w:numPr>
          <w:ilvl w:val="0"/>
          <w:numId w:val="30"/>
        </w:numPr>
        <w:suppressAutoHyphens w:val="0"/>
        <w:spacing w:line="276" w:lineRule="auto"/>
        <w:ind w:left="426" w:hanging="426"/>
        <w:contextualSpacing/>
        <w:jc w:val="both"/>
        <w:rPr>
          <w:rFonts w:cs="Times New Roman"/>
          <w:bCs/>
          <w:color w:val="000000" w:themeColor="text1"/>
          <w:lang w:val="id-ID"/>
        </w:rPr>
      </w:pPr>
      <w:r w:rsidRPr="00651222">
        <w:rPr>
          <w:rFonts w:eastAsiaTheme="minorEastAsia" w:cs="Times New Roman"/>
          <w:color w:val="000000" w:themeColor="text1"/>
          <w:kern w:val="0"/>
          <w:lang w:val="id-ID" w:eastAsia="en-US" w:bidi="ar-SA"/>
        </w:rPr>
        <w:t>Apabila</w:t>
      </w:r>
      <w:r w:rsidRPr="00651222">
        <w:rPr>
          <w:rFonts w:eastAsiaTheme="minorEastAsia" w:cs="Times New Roman"/>
          <w:b/>
          <w:color w:val="000000" w:themeColor="text1"/>
          <w:kern w:val="0"/>
          <w:lang w:val="id-ID" w:eastAsia="en-US" w:bidi="ar-SA"/>
        </w:rPr>
        <w:t xml:space="preserve"> </w:t>
      </w:r>
      <w:r w:rsidR="002E4DCC" w:rsidRPr="00651222">
        <w:rPr>
          <w:rFonts w:eastAsiaTheme="minorEastAsia" w:cs="Times New Roman"/>
          <w:b/>
          <w:color w:val="000000" w:themeColor="text1"/>
          <w:kern w:val="0"/>
          <w:lang w:val="id-ID" w:eastAsia="en-US" w:bidi="ar-SA"/>
        </w:rPr>
        <w:t>Pihak</w:t>
      </w:r>
      <w:r w:rsidRPr="00651222">
        <w:rPr>
          <w:rFonts w:eastAsiaTheme="minorEastAsia" w:cs="Times New Roman"/>
          <w:b/>
          <w:color w:val="000000" w:themeColor="text1"/>
          <w:kern w:val="0"/>
          <w:lang w:val="id-ID" w:eastAsia="en-US" w:bidi="ar-SA"/>
        </w:rPr>
        <w:t xml:space="preserve"> </w:t>
      </w:r>
      <w:r w:rsidRPr="00651222">
        <w:rPr>
          <w:rFonts w:eastAsiaTheme="minorEastAsia" w:cs="Times New Roman"/>
          <w:color w:val="000000" w:themeColor="text1"/>
          <w:kern w:val="0"/>
          <w:lang w:val="id-ID" w:eastAsia="en-US" w:bidi="ar-SA"/>
        </w:rPr>
        <w:t xml:space="preserve">membocorkan dan/atau menyebarluaskan kerahasiaan informasi perusahaan </w:t>
      </w:r>
      <w:r w:rsidR="002E4DCC" w:rsidRPr="00651222">
        <w:rPr>
          <w:rFonts w:eastAsiaTheme="minorEastAsia" w:cs="Times New Roman"/>
          <w:color w:val="000000" w:themeColor="text1"/>
          <w:kern w:val="0"/>
          <w:lang w:val="id-ID" w:eastAsia="en-US" w:bidi="ar-SA"/>
        </w:rPr>
        <w:t xml:space="preserve">salah satu </w:t>
      </w:r>
      <w:r w:rsidR="002E4DCC" w:rsidRPr="00651222">
        <w:rPr>
          <w:rFonts w:eastAsiaTheme="minorEastAsia" w:cs="Times New Roman"/>
          <w:b/>
          <w:color w:val="000000" w:themeColor="text1"/>
          <w:kern w:val="0"/>
          <w:lang w:val="id-ID" w:eastAsia="en-US" w:bidi="ar-SA"/>
        </w:rPr>
        <w:t>Pihak</w:t>
      </w:r>
      <w:r w:rsidRPr="00651222">
        <w:rPr>
          <w:rFonts w:eastAsiaTheme="minorEastAsia" w:cs="Times New Roman"/>
          <w:color w:val="000000" w:themeColor="text1"/>
          <w:kern w:val="0"/>
          <w:lang w:val="id-ID" w:eastAsia="en-US" w:bidi="ar-SA"/>
        </w:rPr>
        <w:t xml:space="preserve"> dan mengakibatkan kerugian </w:t>
      </w:r>
      <w:r w:rsidR="002E4DCC" w:rsidRPr="00651222">
        <w:rPr>
          <w:rFonts w:eastAsiaTheme="minorEastAsia" w:cs="Times New Roman"/>
          <w:color w:val="000000" w:themeColor="text1"/>
          <w:kern w:val="0"/>
          <w:lang w:val="id-ID" w:eastAsia="en-US" w:bidi="ar-SA"/>
        </w:rPr>
        <w:t xml:space="preserve">bagi </w:t>
      </w:r>
      <w:r w:rsidRPr="00651222">
        <w:rPr>
          <w:rFonts w:eastAsiaTheme="minorEastAsia" w:cs="Times New Roman"/>
          <w:b/>
          <w:color w:val="000000" w:themeColor="text1"/>
          <w:kern w:val="0"/>
          <w:lang w:val="id-ID" w:eastAsia="en-US" w:bidi="ar-SA"/>
        </w:rPr>
        <w:t xml:space="preserve">Pihak </w:t>
      </w:r>
      <w:r w:rsidR="002E4DCC" w:rsidRPr="00651222">
        <w:rPr>
          <w:rFonts w:eastAsiaTheme="minorEastAsia" w:cs="Times New Roman"/>
          <w:color w:val="000000" w:themeColor="text1"/>
          <w:kern w:val="0"/>
          <w:lang w:val="id-ID" w:eastAsia="en-US" w:bidi="ar-SA"/>
        </w:rPr>
        <w:t xml:space="preserve">lainnya, </w:t>
      </w:r>
      <w:r w:rsidRPr="00651222">
        <w:rPr>
          <w:rFonts w:eastAsiaTheme="minorEastAsia" w:cs="Times New Roman"/>
          <w:color w:val="000000" w:themeColor="text1"/>
          <w:kern w:val="0"/>
          <w:lang w:val="id-ID" w:eastAsia="en-US" w:bidi="ar-SA"/>
        </w:rPr>
        <w:t xml:space="preserve">maka </w:t>
      </w:r>
      <w:r w:rsidRPr="00651222">
        <w:rPr>
          <w:rFonts w:eastAsiaTheme="minorEastAsia" w:cs="Times New Roman"/>
          <w:b/>
          <w:color w:val="000000" w:themeColor="text1"/>
          <w:kern w:val="0"/>
          <w:lang w:val="id-ID" w:eastAsia="en-US" w:bidi="ar-SA"/>
        </w:rPr>
        <w:t xml:space="preserve">Pihak </w:t>
      </w:r>
      <w:r w:rsidR="002E4DCC" w:rsidRPr="00651222">
        <w:rPr>
          <w:rFonts w:eastAsiaTheme="minorEastAsia" w:cs="Times New Roman"/>
          <w:color w:val="000000" w:themeColor="text1"/>
          <w:kern w:val="0"/>
          <w:lang w:val="id-ID" w:eastAsia="en-US" w:bidi="ar-SA"/>
        </w:rPr>
        <w:t>lainnya berhak dituntut secara hukum sesuai ketentuan peraturan perundang-undangan yang berlaku di Indonesia</w:t>
      </w:r>
      <w:r w:rsidRPr="00651222">
        <w:rPr>
          <w:rFonts w:eastAsiaTheme="minorEastAsia" w:cs="Times New Roman"/>
          <w:color w:val="000000" w:themeColor="text1"/>
          <w:kern w:val="0"/>
          <w:lang w:val="id-ID" w:eastAsia="en-US" w:bidi="ar-SA"/>
        </w:rPr>
        <w:t>.</w:t>
      </w:r>
    </w:p>
    <w:p w14:paraId="6BDC70F3" w14:textId="77777777" w:rsidR="00323B04" w:rsidRPr="00651222" w:rsidRDefault="00323B04" w:rsidP="008409BE">
      <w:pPr>
        <w:pStyle w:val="ListParagraph"/>
        <w:numPr>
          <w:ilvl w:val="0"/>
          <w:numId w:val="30"/>
        </w:numPr>
        <w:spacing w:line="276" w:lineRule="auto"/>
        <w:ind w:left="426" w:hanging="426"/>
        <w:contextualSpacing/>
        <w:jc w:val="both"/>
        <w:rPr>
          <w:rFonts w:cs="Times New Roman"/>
          <w:bCs/>
          <w:color w:val="000000" w:themeColor="text1"/>
        </w:rPr>
      </w:pPr>
      <w:r w:rsidRPr="00651222">
        <w:rPr>
          <w:rFonts w:cs="Times New Roman"/>
          <w:b/>
          <w:bCs/>
          <w:color w:val="000000" w:themeColor="text1"/>
        </w:rPr>
        <w:t xml:space="preserve">Pihak </w:t>
      </w:r>
      <w:r w:rsidRPr="00651222">
        <w:rPr>
          <w:rFonts w:cs="Times New Roman"/>
          <w:b/>
          <w:bCs/>
          <w:color w:val="000000" w:themeColor="text1"/>
          <w:lang w:val="id-ID"/>
        </w:rPr>
        <w:t>Pertama</w:t>
      </w:r>
      <w:r w:rsidRPr="00651222">
        <w:rPr>
          <w:rFonts w:cs="Times New Roman"/>
          <w:bCs/>
          <w:color w:val="000000" w:themeColor="text1"/>
        </w:rPr>
        <w:t xml:space="preserve"> dilarang mengambil gambar/video dalam bentuk apapun selain </w:t>
      </w:r>
      <w:r w:rsidRPr="00651222">
        <w:rPr>
          <w:rFonts w:cs="Times New Roman"/>
          <w:bCs/>
          <w:color w:val="000000" w:themeColor="text1"/>
          <w:lang w:val="id-ID"/>
        </w:rPr>
        <w:t xml:space="preserve">untuk </w:t>
      </w:r>
      <w:r w:rsidRPr="00651222">
        <w:rPr>
          <w:rFonts w:cs="Times New Roman"/>
          <w:bCs/>
          <w:color w:val="000000" w:themeColor="text1"/>
        </w:rPr>
        <w:t xml:space="preserve">kepentingan </w:t>
      </w:r>
      <w:r w:rsidRPr="00651222">
        <w:rPr>
          <w:rFonts w:cs="Times New Roman"/>
          <w:b/>
          <w:bCs/>
          <w:color w:val="000000" w:themeColor="text1"/>
        </w:rPr>
        <w:t xml:space="preserve">Pihak </w:t>
      </w:r>
      <w:r w:rsidRPr="00651222">
        <w:rPr>
          <w:rFonts w:cs="Times New Roman"/>
          <w:b/>
          <w:bCs/>
          <w:color w:val="000000" w:themeColor="text1"/>
          <w:lang w:val="id-ID"/>
        </w:rPr>
        <w:t>Kedua</w:t>
      </w:r>
      <w:r w:rsidRPr="00651222">
        <w:rPr>
          <w:rFonts w:cs="Times New Roman"/>
          <w:bCs/>
          <w:color w:val="000000" w:themeColor="text1"/>
          <w:lang w:val="id-ID"/>
        </w:rPr>
        <w:t>.</w:t>
      </w:r>
    </w:p>
    <w:p w14:paraId="02E61696" w14:textId="77777777" w:rsidR="00323B04" w:rsidRPr="00651222" w:rsidRDefault="00323B04" w:rsidP="008409BE">
      <w:pPr>
        <w:pStyle w:val="ListParagraph"/>
        <w:numPr>
          <w:ilvl w:val="0"/>
          <w:numId w:val="30"/>
        </w:numPr>
        <w:suppressAutoHyphens w:val="0"/>
        <w:spacing w:line="276" w:lineRule="auto"/>
        <w:ind w:left="426" w:hanging="426"/>
        <w:contextualSpacing/>
        <w:jc w:val="both"/>
        <w:rPr>
          <w:rFonts w:cs="Times New Roman"/>
          <w:bCs/>
          <w:color w:val="000000" w:themeColor="text1"/>
        </w:rPr>
      </w:pPr>
      <w:r w:rsidRPr="00651222">
        <w:rPr>
          <w:rFonts w:cs="Times New Roman"/>
          <w:b/>
          <w:bCs/>
          <w:color w:val="000000" w:themeColor="text1"/>
        </w:rPr>
        <w:t xml:space="preserve">Pihak </w:t>
      </w:r>
      <w:r w:rsidRPr="00651222">
        <w:rPr>
          <w:rFonts w:cs="Times New Roman"/>
          <w:b/>
          <w:bCs/>
          <w:color w:val="000000" w:themeColor="text1"/>
          <w:lang w:val="id-ID"/>
        </w:rPr>
        <w:t>Pertama</w:t>
      </w:r>
      <w:r w:rsidR="002E4DCC" w:rsidRPr="00651222">
        <w:rPr>
          <w:rFonts w:cs="Times New Roman"/>
          <w:b/>
          <w:bCs/>
          <w:color w:val="000000" w:themeColor="text1"/>
          <w:lang w:val="id-ID"/>
        </w:rPr>
        <w:t xml:space="preserve"> </w:t>
      </w:r>
      <w:r w:rsidR="002E4DCC" w:rsidRPr="00651222">
        <w:rPr>
          <w:rFonts w:cs="Times New Roman"/>
          <w:bCs/>
          <w:color w:val="000000" w:themeColor="text1"/>
          <w:lang w:val="id-ID"/>
        </w:rPr>
        <w:t>atau karyawan yang ditunjuk</w:t>
      </w:r>
      <w:r w:rsidRPr="00651222">
        <w:rPr>
          <w:rFonts w:cs="Times New Roman"/>
          <w:bCs/>
          <w:color w:val="000000" w:themeColor="text1"/>
        </w:rPr>
        <w:t xml:space="preserve"> dilarang memasuki area </w:t>
      </w:r>
      <w:r w:rsidRPr="00651222">
        <w:rPr>
          <w:rFonts w:cs="Times New Roman"/>
          <w:bCs/>
          <w:color w:val="000000" w:themeColor="text1"/>
          <w:lang w:val="id-ID"/>
        </w:rPr>
        <w:t xml:space="preserve">yang bukan area kerjanya </w:t>
      </w:r>
      <w:r w:rsidRPr="00651222">
        <w:rPr>
          <w:rFonts w:cs="Times New Roman"/>
          <w:bCs/>
          <w:color w:val="000000" w:themeColor="text1"/>
        </w:rPr>
        <w:t>dan mengakses s</w:t>
      </w:r>
      <w:r w:rsidR="00EB700D">
        <w:rPr>
          <w:rFonts w:cs="Times New Roman"/>
          <w:bCs/>
          <w:color w:val="000000" w:themeColor="text1"/>
          <w:lang w:val="id-ID"/>
        </w:rPr>
        <w:t>i</w:t>
      </w:r>
      <w:r w:rsidRPr="00651222">
        <w:rPr>
          <w:rFonts w:cs="Times New Roman"/>
          <w:bCs/>
          <w:color w:val="000000" w:themeColor="text1"/>
        </w:rPr>
        <w:t xml:space="preserve">stem informasi tanpa seijin </w:t>
      </w:r>
      <w:r w:rsidRPr="00651222">
        <w:rPr>
          <w:rFonts w:cs="Times New Roman"/>
          <w:b/>
          <w:bCs/>
          <w:color w:val="000000" w:themeColor="text1"/>
        </w:rPr>
        <w:t xml:space="preserve">Pihak </w:t>
      </w:r>
      <w:r w:rsidRPr="00651222">
        <w:rPr>
          <w:rFonts w:cs="Times New Roman"/>
          <w:b/>
          <w:bCs/>
          <w:color w:val="000000" w:themeColor="text1"/>
          <w:lang w:val="id-ID"/>
        </w:rPr>
        <w:t>Kedua</w:t>
      </w:r>
      <w:r w:rsidR="002E4DCC" w:rsidRPr="00651222">
        <w:rPr>
          <w:rFonts w:cs="Times New Roman"/>
          <w:bCs/>
          <w:color w:val="000000" w:themeColor="text1"/>
          <w:lang w:val="id-ID"/>
        </w:rPr>
        <w:t xml:space="preserve">, serta </w:t>
      </w:r>
      <w:r w:rsidR="002E4DCC" w:rsidRPr="00651222">
        <w:rPr>
          <w:rFonts w:cs="Times New Roman"/>
          <w:b/>
          <w:bCs/>
          <w:color w:val="000000" w:themeColor="text1"/>
          <w:lang w:val="id-ID"/>
        </w:rPr>
        <w:t xml:space="preserve">Pihak Pertama </w:t>
      </w:r>
      <w:r w:rsidR="002E4DCC" w:rsidRPr="00651222">
        <w:rPr>
          <w:rFonts w:cs="Times New Roman"/>
          <w:bCs/>
          <w:color w:val="000000" w:themeColor="text1"/>
          <w:lang w:val="id-ID"/>
        </w:rPr>
        <w:t>wajib mematuhi ketentuan yang berlaku selama berada di area</w:t>
      </w:r>
      <w:r w:rsidR="002E4DCC" w:rsidRPr="00651222">
        <w:rPr>
          <w:rFonts w:cs="Times New Roman"/>
          <w:b/>
          <w:bCs/>
          <w:color w:val="000000" w:themeColor="text1"/>
          <w:lang w:val="id-ID"/>
        </w:rPr>
        <w:t xml:space="preserve"> Pihak Kedua</w:t>
      </w:r>
      <w:r w:rsidRPr="00651222">
        <w:rPr>
          <w:rFonts w:cs="Times New Roman"/>
          <w:bCs/>
          <w:color w:val="000000" w:themeColor="text1"/>
          <w:lang w:val="id-ID"/>
        </w:rPr>
        <w:t>.</w:t>
      </w:r>
    </w:p>
    <w:p w14:paraId="4FFD3928" w14:textId="77777777" w:rsidR="00323B04" w:rsidRPr="00651222" w:rsidRDefault="00323B04" w:rsidP="008409BE">
      <w:pPr>
        <w:pStyle w:val="ListParagraph"/>
        <w:numPr>
          <w:ilvl w:val="0"/>
          <w:numId w:val="30"/>
        </w:numPr>
        <w:suppressAutoHyphens w:val="0"/>
        <w:spacing w:line="276" w:lineRule="auto"/>
        <w:ind w:left="426" w:hanging="426"/>
        <w:contextualSpacing/>
        <w:jc w:val="both"/>
        <w:rPr>
          <w:rFonts w:cs="Times New Roman"/>
          <w:b/>
        </w:rPr>
      </w:pPr>
      <w:r w:rsidRPr="00651222">
        <w:rPr>
          <w:rFonts w:cs="Times New Roman"/>
          <w:b/>
          <w:bCs/>
          <w:color w:val="000000" w:themeColor="text1"/>
        </w:rPr>
        <w:t xml:space="preserve">Pihak </w:t>
      </w:r>
      <w:r w:rsidRPr="00651222">
        <w:rPr>
          <w:rFonts w:cs="Times New Roman"/>
          <w:b/>
          <w:bCs/>
          <w:color w:val="000000" w:themeColor="text1"/>
          <w:lang w:val="id-ID"/>
        </w:rPr>
        <w:t>Pertama</w:t>
      </w:r>
      <w:r w:rsidRPr="00651222">
        <w:rPr>
          <w:rFonts w:cs="Times New Roman"/>
          <w:bCs/>
          <w:color w:val="000000" w:themeColor="text1"/>
        </w:rPr>
        <w:t xml:space="preserve"> wajib menyampaikan </w:t>
      </w:r>
      <w:r w:rsidR="002E4DCC" w:rsidRPr="00651222">
        <w:rPr>
          <w:rFonts w:cs="Times New Roman"/>
          <w:bCs/>
          <w:color w:val="000000" w:themeColor="text1"/>
          <w:lang w:val="id-ID"/>
        </w:rPr>
        <w:t>sebagian atau seluruh</w:t>
      </w:r>
      <w:r w:rsidR="002E4DCC" w:rsidRPr="00651222">
        <w:rPr>
          <w:rFonts w:cs="Times New Roman"/>
          <w:bCs/>
          <w:color w:val="000000" w:themeColor="text1"/>
        </w:rPr>
        <w:t xml:space="preserve"> </w:t>
      </w:r>
      <w:r w:rsidRPr="00651222">
        <w:rPr>
          <w:rFonts w:cs="Times New Roman"/>
          <w:bCs/>
          <w:color w:val="000000" w:themeColor="text1"/>
        </w:rPr>
        <w:t>ketentuan ini</w:t>
      </w:r>
      <w:r w:rsidR="002E4DCC" w:rsidRPr="00651222">
        <w:rPr>
          <w:rFonts w:cs="Times New Roman"/>
          <w:bCs/>
          <w:color w:val="000000" w:themeColor="text1"/>
          <w:lang w:val="id-ID"/>
        </w:rPr>
        <w:t xml:space="preserve"> (jika perlu)</w:t>
      </w:r>
      <w:r w:rsidRPr="00651222">
        <w:rPr>
          <w:rFonts w:cs="Times New Roman"/>
          <w:bCs/>
          <w:color w:val="000000" w:themeColor="text1"/>
        </w:rPr>
        <w:t xml:space="preserve"> kepada se</w:t>
      </w:r>
      <w:r w:rsidR="00586884">
        <w:rPr>
          <w:rFonts w:cs="Times New Roman"/>
          <w:bCs/>
          <w:color w:val="000000" w:themeColor="text1"/>
        </w:rPr>
        <w:t>luruh</w:t>
      </w:r>
      <w:r w:rsidRPr="00651222">
        <w:rPr>
          <w:rFonts w:cs="Times New Roman"/>
          <w:bCs/>
          <w:color w:val="000000" w:themeColor="text1"/>
        </w:rPr>
        <w:t xml:space="preserve"> karyawan yang berkaitan</w:t>
      </w:r>
      <w:r w:rsidR="002E4DCC" w:rsidRPr="00651222">
        <w:rPr>
          <w:rFonts w:cs="Times New Roman"/>
          <w:bCs/>
          <w:color w:val="000000" w:themeColor="text1"/>
          <w:lang w:val="id-ID"/>
        </w:rPr>
        <w:t xml:space="preserve"> atau turut serta melaksanakan</w:t>
      </w:r>
      <w:r w:rsidRPr="00651222">
        <w:rPr>
          <w:rFonts w:cs="Times New Roman"/>
          <w:bCs/>
          <w:color w:val="000000" w:themeColor="text1"/>
        </w:rPr>
        <w:t xml:space="preserve"> </w:t>
      </w:r>
      <w:r w:rsidR="002E4DCC" w:rsidRPr="00651222">
        <w:rPr>
          <w:rFonts w:cs="Times New Roman"/>
          <w:bCs/>
          <w:color w:val="000000" w:themeColor="text1"/>
          <w:lang w:val="id-ID"/>
        </w:rPr>
        <w:t>P</w:t>
      </w:r>
      <w:r w:rsidRPr="00651222">
        <w:rPr>
          <w:rFonts w:cs="Times New Roman"/>
          <w:bCs/>
          <w:color w:val="000000" w:themeColor="text1"/>
        </w:rPr>
        <w:t>erjanjian ini.</w:t>
      </w:r>
      <w:r w:rsidRPr="00651222">
        <w:rPr>
          <w:rFonts w:cs="Times New Roman"/>
          <w:color w:val="000000"/>
        </w:rPr>
        <w:t xml:space="preserve"> </w:t>
      </w:r>
    </w:p>
    <w:p w14:paraId="40868402" w14:textId="77777777" w:rsidR="00695E68" w:rsidRPr="00651222" w:rsidRDefault="00695E68" w:rsidP="008409BE">
      <w:pPr>
        <w:widowControl w:val="0"/>
        <w:spacing w:after="0"/>
        <w:jc w:val="center"/>
        <w:rPr>
          <w:rFonts w:ascii="Times New Roman" w:hAnsi="Times New Roman" w:cs="Times New Roman"/>
          <w:b/>
          <w:bCs/>
          <w:color w:val="000000" w:themeColor="text1"/>
          <w:sz w:val="24"/>
          <w:szCs w:val="24"/>
        </w:rPr>
      </w:pPr>
    </w:p>
    <w:p w14:paraId="03830E5B" w14:textId="77777777" w:rsidR="001E0CD7" w:rsidRPr="00651222" w:rsidRDefault="00BB1696" w:rsidP="008409BE">
      <w:pPr>
        <w:pStyle w:val="ListParagraph"/>
        <w:suppressAutoHyphens w:val="0"/>
        <w:spacing w:line="276" w:lineRule="auto"/>
        <w:ind w:left="0" w:right="270"/>
        <w:contextualSpacing/>
        <w:jc w:val="center"/>
        <w:rPr>
          <w:rFonts w:cs="Times New Roman"/>
          <w:b/>
          <w:color w:val="000000" w:themeColor="text1"/>
          <w:lang w:val="id-ID"/>
        </w:rPr>
      </w:pPr>
      <w:r w:rsidRPr="00651222">
        <w:rPr>
          <w:rFonts w:cs="Times New Roman"/>
          <w:b/>
          <w:color w:val="000000" w:themeColor="text1"/>
        </w:rPr>
        <w:t>Pasal 1</w:t>
      </w:r>
      <w:r w:rsidR="00323B04" w:rsidRPr="00651222">
        <w:rPr>
          <w:rFonts w:cs="Times New Roman"/>
          <w:b/>
          <w:color w:val="000000" w:themeColor="text1"/>
          <w:lang w:val="id-ID"/>
        </w:rPr>
        <w:t>1</w:t>
      </w:r>
    </w:p>
    <w:p w14:paraId="52BB098B" w14:textId="6B154941" w:rsidR="00874C84" w:rsidRPr="00651222" w:rsidRDefault="009A0DEF" w:rsidP="00F54605">
      <w:pPr>
        <w:pStyle w:val="ListParagraph"/>
        <w:suppressAutoHyphens w:val="0"/>
        <w:spacing w:line="276" w:lineRule="auto"/>
        <w:ind w:left="0" w:right="270"/>
        <w:contextualSpacing/>
        <w:jc w:val="center"/>
        <w:rPr>
          <w:rFonts w:cs="Times New Roman"/>
          <w:b/>
          <w:color w:val="000000" w:themeColor="text1"/>
          <w:lang w:val="id-ID"/>
        </w:rPr>
      </w:pPr>
      <w:r w:rsidRPr="00651222">
        <w:rPr>
          <w:rFonts w:cs="Times New Roman"/>
          <w:b/>
          <w:color w:val="000000" w:themeColor="text1"/>
        </w:rPr>
        <w:t>Pemberian</w:t>
      </w:r>
      <w:r w:rsidR="00323B04" w:rsidRPr="00651222">
        <w:rPr>
          <w:rFonts w:cs="Times New Roman"/>
          <w:b/>
          <w:color w:val="000000" w:themeColor="text1"/>
          <w:lang w:val="id-ID"/>
        </w:rPr>
        <w:t xml:space="preserve"> </w:t>
      </w:r>
      <w:r w:rsidRPr="00651222">
        <w:rPr>
          <w:rFonts w:cs="Times New Roman"/>
          <w:b/>
          <w:color w:val="000000" w:themeColor="text1"/>
        </w:rPr>
        <w:t>Hadiah</w:t>
      </w:r>
      <w:r w:rsidR="00745D12" w:rsidRPr="00651222">
        <w:rPr>
          <w:rFonts w:cs="Times New Roman"/>
          <w:b/>
          <w:color w:val="000000" w:themeColor="text1"/>
          <w:lang w:val="id-ID"/>
        </w:rPr>
        <w:t xml:space="preserve"> atau Janji</w:t>
      </w:r>
    </w:p>
    <w:p w14:paraId="6C69F761" w14:textId="77777777" w:rsidR="00323B04" w:rsidRPr="00651222" w:rsidRDefault="00323B04" w:rsidP="008409BE">
      <w:pPr>
        <w:pStyle w:val="ListParagraph"/>
        <w:numPr>
          <w:ilvl w:val="0"/>
          <w:numId w:val="15"/>
        </w:numPr>
        <w:suppressAutoHyphens w:val="0"/>
        <w:spacing w:line="276" w:lineRule="auto"/>
        <w:ind w:left="426" w:right="270" w:hanging="426"/>
        <w:contextualSpacing/>
        <w:jc w:val="both"/>
        <w:rPr>
          <w:rFonts w:cs="Times New Roman"/>
          <w:color w:val="000000" w:themeColor="text1"/>
          <w:lang w:val="id-ID"/>
        </w:rPr>
      </w:pPr>
      <w:r w:rsidRPr="00651222">
        <w:rPr>
          <w:rFonts w:cs="Times New Roman"/>
          <w:b/>
          <w:color w:val="000000" w:themeColor="text1"/>
          <w:lang w:val="id-ID"/>
        </w:rPr>
        <w:t xml:space="preserve">Pihak Pertama </w:t>
      </w:r>
      <w:r w:rsidRPr="00651222">
        <w:rPr>
          <w:rFonts w:cs="Times New Roman"/>
          <w:color w:val="000000" w:themeColor="text1"/>
          <w:lang w:val="id-ID"/>
        </w:rPr>
        <w:t xml:space="preserve">dilarang untuk memberikan hadiah dalam bentuk apapun baik berupa uang, barang atau bentuk lainnya yang bernilai uang dan bersifat pribadi kepada staff atau karyawan </w:t>
      </w:r>
      <w:r w:rsidRPr="00651222">
        <w:rPr>
          <w:rFonts w:cs="Times New Roman"/>
          <w:b/>
          <w:color w:val="000000" w:themeColor="text1"/>
          <w:lang w:val="id-ID"/>
        </w:rPr>
        <w:t xml:space="preserve">Pihak Kedua </w:t>
      </w:r>
      <w:r w:rsidRPr="00651222">
        <w:rPr>
          <w:rFonts w:cs="Times New Roman"/>
          <w:color w:val="000000" w:themeColor="text1"/>
          <w:lang w:val="id-ID"/>
        </w:rPr>
        <w:t xml:space="preserve">terkait </w:t>
      </w:r>
      <w:r w:rsidR="00F047B9" w:rsidRPr="00651222">
        <w:rPr>
          <w:rFonts w:cs="Times New Roman"/>
          <w:color w:val="000000" w:themeColor="text1"/>
          <w:lang w:val="id-ID"/>
        </w:rPr>
        <w:t>pelaksanaan P</w:t>
      </w:r>
      <w:r w:rsidRPr="00651222">
        <w:rPr>
          <w:rFonts w:cs="Times New Roman"/>
          <w:color w:val="000000" w:themeColor="text1"/>
          <w:lang w:val="id-ID"/>
        </w:rPr>
        <w:t>erjanjian ini.</w:t>
      </w:r>
    </w:p>
    <w:p w14:paraId="384434EE" w14:textId="77777777" w:rsidR="00323B04" w:rsidRPr="00651222" w:rsidRDefault="00323B04" w:rsidP="008409BE">
      <w:pPr>
        <w:pStyle w:val="ListParagraph"/>
        <w:numPr>
          <w:ilvl w:val="0"/>
          <w:numId w:val="15"/>
        </w:numPr>
        <w:suppressAutoHyphens w:val="0"/>
        <w:spacing w:line="276" w:lineRule="auto"/>
        <w:ind w:left="426" w:right="270" w:hanging="426"/>
        <w:contextualSpacing/>
        <w:jc w:val="both"/>
        <w:rPr>
          <w:rFonts w:cs="Times New Roman"/>
          <w:color w:val="000000" w:themeColor="text1"/>
          <w:lang w:val="en-US"/>
        </w:rPr>
      </w:pPr>
      <w:r w:rsidRPr="00651222">
        <w:rPr>
          <w:rFonts w:cs="Times New Roman"/>
          <w:color w:val="000000" w:themeColor="text1"/>
          <w:lang w:val="id-ID"/>
        </w:rPr>
        <w:t xml:space="preserve">Sanksi atas pelanggaran ayat </w:t>
      </w:r>
      <w:r w:rsidR="00351585">
        <w:rPr>
          <w:rFonts w:cs="Times New Roman"/>
          <w:color w:val="000000" w:themeColor="text1"/>
          <w:lang w:val="id-ID"/>
        </w:rPr>
        <w:t>(</w:t>
      </w:r>
      <w:r w:rsidRPr="00651222">
        <w:rPr>
          <w:rFonts w:cs="Times New Roman"/>
          <w:color w:val="000000" w:themeColor="text1"/>
          <w:lang w:val="id-ID"/>
        </w:rPr>
        <w:t>1</w:t>
      </w:r>
      <w:r w:rsidR="00351585">
        <w:rPr>
          <w:rFonts w:cs="Times New Roman"/>
          <w:color w:val="000000" w:themeColor="text1"/>
          <w:lang w:val="id-ID"/>
        </w:rPr>
        <w:t>)</w:t>
      </w:r>
      <w:r w:rsidRPr="00651222">
        <w:rPr>
          <w:rFonts w:cs="Times New Roman"/>
          <w:color w:val="000000" w:themeColor="text1"/>
          <w:lang w:val="id-ID"/>
        </w:rPr>
        <w:t xml:space="preserve"> </w:t>
      </w:r>
      <w:r w:rsidR="00351585">
        <w:rPr>
          <w:rFonts w:cs="Times New Roman"/>
          <w:color w:val="000000" w:themeColor="text1"/>
          <w:lang w:val="id-ID"/>
        </w:rPr>
        <w:t>P</w:t>
      </w:r>
      <w:r w:rsidRPr="00651222">
        <w:rPr>
          <w:rFonts w:cs="Times New Roman"/>
          <w:color w:val="000000" w:themeColor="text1"/>
          <w:lang w:val="id-ID"/>
        </w:rPr>
        <w:t xml:space="preserve">asal ini kepada </w:t>
      </w:r>
      <w:r w:rsidRPr="00651222">
        <w:rPr>
          <w:rFonts w:cs="Times New Roman"/>
          <w:b/>
          <w:color w:val="000000" w:themeColor="text1"/>
          <w:lang w:val="id-ID"/>
        </w:rPr>
        <w:t>Pihak Pertama</w:t>
      </w:r>
      <w:r w:rsidR="00F047B9" w:rsidRPr="00651222">
        <w:rPr>
          <w:rFonts w:cs="Times New Roman"/>
          <w:b/>
          <w:color w:val="000000" w:themeColor="text1"/>
          <w:lang w:val="id-ID"/>
        </w:rPr>
        <w:t xml:space="preserve"> </w:t>
      </w:r>
      <w:r w:rsidR="00F047B9" w:rsidRPr="00651222">
        <w:rPr>
          <w:rFonts w:cs="Times New Roman"/>
          <w:color w:val="000000" w:themeColor="text1"/>
          <w:lang w:val="id-ID"/>
        </w:rPr>
        <w:t>dan</w:t>
      </w:r>
      <w:r w:rsidR="00F047B9" w:rsidRPr="00651222">
        <w:rPr>
          <w:rFonts w:cs="Times New Roman"/>
          <w:b/>
          <w:color w:val="000000" w:themeColor="text1"/>
          <w:lang w:val="id-ID"/>
        </w:rPr>
        <w:t xml:space="preserve"> Pihak Kedua</w:t>
      </w:r>
      <w:r w:rsidRPr="00651222">
        <w:rPr>
          <w:rFonts w:cs="Times New Roman"/>
          <w:color w:val="000000" w:themeColor="text1"/>
          <w:lang w:val="id-ID"/>
        </w:rPr>
        <w:t xml:space="preserve"> adalah:</w:t>
      </w:r>
    </w:p>
    <w:p w14:paraId="2BAF6F7F" w14:textId="77777777" w:rsidR="00323B04" w:rsidRPr="00651222" w:rsidRDefault="00323B04" w:rsidP="008409BE">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651222">
        <w:rPr>
          <w:rFonts w:cs="Times New Roman"/>
          <w:color w:val="000000" w:themeColor="text1"/>
          <w:lang w:val="id-ID"/>
        </w:rPr>
        <w:t xml:space="preserve">Pemutusan </w:t>
      </w:r>
      <w:r w:rsidR="00F047B9" w:rsidRPr="00651222">
        <w:rPr>
          <w:rFonts w:cs="Times New Roman"/>
          <w:color w:val="000000" w:themeColor="text1"/>
          <w:lang w:val="id-ID"/>
        </w:rPr>
        <w:t>P</w:t>
      </w:r>
      <w:r w:rsidRPr="00651222">
        <w:rPr>
          <w:rFonts w:cs="Times New Roman"/>
          <w:color w:val="000000" w:themeColor="text1"/>
          <w:lang w:val="id-ID"/>
        </w:rPr>
        <w:t xml:space="preserve">erjanjian secara sepihak oleh </w:t>
      </w:r>
      <w:r w:rsidRPr="00651222">
        <w:rPr>
          <w:rFonts w:cs="Times New Roman"/>
          <w:b/>
          <w:color w:val="000000" w:themeColor="text1"/>
          <w:lang w:val="id-ID"/>
        </w:rPr>
        <w:t>Pihak Kedua</w:t>
      </w:r>
      <w:r w:rsidRPr="00651222">
        <w:rPr>
          <w:rFonts w:cs="Times New Roman"/>
          <w:color w:val="000000" w:themeColor="text1"/>
          <w:lang w:val="id-ID"/>
        </w:rPr>
        <w:t>.</w:t>
      </w:r>
    </w:p>
    <w:p w14:paraId="0455173C" w14:textId="77777777" w:rsidR="00323B04" w:rsidRPr="00651222" w:rsidRDefault="00323B04" w:rsidP="008409BE">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651222">
        <w:rPr>
          <w:rFonts w:cs="Times New Roman"/>
          <w:color w:val="000000" w:themeColor="text1"/>
          <w:lang w:val="id-ID"/>
        </w:rPr>
        <w:t xml:space="preserve">Karyawan </w:t>
      </w:r>
      <w:r w:rsidRPr="00651222">
        <w:rPr>
          <w:rFonts w:cs="Times New Roman"/>
          <w:b/>
          <w:color w:val="000000" w:themeColor="text1"/>
          <w:lang w:val="id-ID"/>
        </w:rPr>
        <w:t>Pihak Pertama</w:t>
      </w:r>
      <w:r w:rsidRPr="00651222">
        <w:rPr>
          <w:rFonts w:cs="Times New Roman"/>
          <w:color w:val="000000" w:themeColor="text1"/>
          <w:lang w:val="id-ID"/>
        </w:rPr>
        <w:t xml:space="preserve"> yang terlibat dalam pemberian hadiah akan </w:t>
      </w:r>
      <w:r w:rsidR="00F047B9" w:rsidRPr="00651222">
        <w:rPr>
          <w:rFonts w:cs="Times New Roman"/>
          <w:color w:val="000000" w:themeColor="text1"/>
          <w:lang w:val="id-ID"/>
        </w:rPr>
        <w:t>diproses sesuai PKB (Peraturan Kerja Bersama) yang berlaku di tempat</w:t>
      </w:r>
      <w:r w:rsidRPr="00651222">
        <w:rPr>
          <w:rFonts w:cs="Times New Roman"/>
          <w:color w:val="000000" w:themeColor="text1"/>
          <w:lang w:val="id-ID"/>
        </w:rPr>
        <w:t xml:space="preserve"> </w:t>
      </w:r>
      <w:r w:rsidRPr="00651222">
        <w:rPr>
          <w:rFonts w:cs="Times New Roman"/>
          <w:b/>
          <w:color w:val="000000" w:themeColor="text1"/>
          <w:lang w:val="id-ID"/>
        </w:rPr>
        <w:t>Pihak Pertama</w:t>
      </w:r>
      <w:r w:rsidRPr="00651222">
        <w:rPr>
          <w:rFonts w:cs="Times New Roman"/>
          <w:color w:val="000000" w:themeColor="text1"/>
          <w:lang w:val="id-ID"/>
        </w:rPr>
        <w:t>.</w:t>
      </w:r>
    </w:p>
    <w:p w14:paraId="4F68FFD5" w14:textId="77777777" w:rsidR="00323B04" w:rsidRPr="00651222" w:rsidRDefault="00323B04" w:rsidP="008409BE">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651222">
        <w:rPr>
          <w:rFonts w:cs="Times New Roman"/>
          <w:color w:val="000000" w:themeColor="text1"/>
          <w:lang w:val="id-ID"/>
        </w:rPr>
        <w:t xml:space="preserve">Karyawan </w:t>
      </w:r>
      <w:r w:rsidRPr="00651222">
        <w:rPr>
          <w:rFonts w:cs="Times New Roman"/>
          <w:b/>
          <w:color w:val="000000" w:themeColor="text1"/>
          <w:lang w:val="id-ID"/>
        </w:rPr>
        <w:t>Pihak Kedua</w:t>
      </w:r>
      <w:r w:rsidRPr="00651222">
        <w:rPr>
          <w:rFonts w:cs="Times New Roman"/>
          <w:color w:val="000000" w:themeColor="text1"/>
          <w:lang w:val="id-ID"/>
        </w:rPr>
        <w:t xml:space="preserve"> yang terlibat dalam penerimaan hadiah akan diproses sesuai PKB (Peraturan Kerja Bersama) yang berlaku di tempat </w:t>
      </w:r>
      <w:r w:rsidRPr="00651222">
        <w:rPr>
          <w:rFonts w:cs="Times New Roman"/>
          <w:b/>
          <w:color w:val="000000" w:themeColor="text1"/>
          <w:lang w:val="id-ID"/>
        </w:rPr>
        <w:t>Pihak Kedua</w:t>
      </w:r>
      <w:r w:rsidRPr="00651222">
        <w:rPr>
          <w:rFonts w:cs="Times New Roman"/>
          <w:color w:val="000000" w:themeColor="text1"/>
          <w:lang w:val="id-ID"/>
        </w:rPr>
        <w:t>.</w:t>
      </w:r>
    </w:p>
    <w:p w14:paraId="0A2B8093" w14:textId="77777777" w:rsidR="00C7057D" w:rsidRPr="00651222" w:rsidRDefault="00C7057D" w:rsidP="008409BE">
      <w:pPr>
        <w:pStyle w:val="Default"/>
        <w:spacing w:line="276" w:lineRule="auto"/>
        <w:jc w:val="center"/>
        <w:rPr>
          <w:b/>
          <w:bCs/>
          <w:color w:val="000000" w:themeColor="text1"/>
        </w:rPr>
      </w:pPr>
    </w:p>
    <w:p w14:paraId="41F033FC" w14:textId="77777777" w:rsidR="00323B04" w:rsidRPr="00651222" w:rsidRDefault="00323B04" w:rsidP="008409BE">
      <w:pPr>
        <w:pStyle w:val="Default"/>
        <w:spacing w:line="276" w:lineRule="auto"/>
        <w:jc w:val="center"/>
        <w:rPr>
          <w:color w:val="000000" w:themeColor="text1"/>
        </w:rPr>
      </w:pPr>
      <w:r w:rsidRPr="00651222">
        <w:rPr>
          <w:b/>
          <w:bCs/>
          <w:color w:val="000000" w:themeColor="text1"/>
        </w:rPr>
        <w:t>Pasal 12</w:t>
      </w:r>
    </w:p>
    <w:p w14:paraId="287BD698" w14:textId="2AA826DE" w:rsidR="00874C84" w:rsidRPr="00651222" w:rsidRDefault="00323B04" w:rsidP="00F54605">
      <w:pPr>
        <w:pStyle w:val="Default"/>
        <w:spacing w:line="276" w:lineRule="auto"/>
        <w:jc w:val="center"/>
        <w:rPr>
          <w:color w:val="000000" w:themeColor="text1"/>
        </w:rPr>
      </w:pPr>
      <w:r w:rsidRPr="00651222">
        <w:rPr>
          <w:b/>
          <w:bCs/>
          <w:color w:val="000000" w:themeColor="text1"/>
        </w:rPr>
        <w:t>Pengakhiran Perjanjian</w:t>
      </w:r>
    </w:p>
    <w:p w14:paraId="31E45757" w14:textId="77777777" w:rsidR="00323B04" w:rsidRPr="00651222" w:rsidRDefault="00323B04" w:rsidP="008409BE">
      <w:pPr>
        <w:pStyle w:val="ListParagraph"/>
        <w:numPr>
          <w:ilvl w:val="0"/>
          <w:numId w:val="32"/>
        </w:numPr>
        <w:suppressAutoHyphens w:val="0"/>
        <w:spacing w:line="276" w:lineRule="auto"/>
        <w:ind w:left="426" w:right="270" w:hanging="426"/>
        <w:contextualSpacing/>
        <w:jc w:val="both"/>
        <w:rPr>
          <w:rFonts w:cs="Times New Roman"/>
          <w:color w:val="000000" w:themeColor="text1"/>
        </w:rPr>
      </w:pPr>
      <w:r w:rsidRPr="00651222">
        <w:rPr>
          <w:rFonts w:cs="Times New Roman"/>
          <w:color w:val="000000" w:themeColor="text1"/>
          <w:lang w:val="id-ID"/>
        </w:rPr>
        <w:t xml:space="preserve">Perjanjian ini dapat berakhir dikarenakan </w:t>
      </w:r>
      <w:r w:rsidR="00586884">
        <w:rPr>
          <w:rFonts w:cs="Times New Roman"/>
          <w:color w:val="000000" w:themeColor="text1"/>
          <w:lang w:val="en-US"/>
        </w:rPr>
        <w:t xml:space="preserve">hal </w:t>
      </w:r>
      <w:r w:rsidRPr="00651222">
        <w:rPr>
          <w:rFonts w:cs="Times New Roman"/>
          <w:color w:val="000000" w:themeColor="text1"/>
          <w:lang w:val="id-ID"/>
        </w:rPr>
        <w:t>sebagai berikut:</w:t>
      </w:r>
    </w:p>
    <w:p w14:paraId="1FF78172" w14:textId="77777777" w:rsidR="00323B04" w:rsidRPr="00651222" w:rsidRDefault="00323B04" w:rsidP="008409BE">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651222">
        <w:rPr>
          <w:rFonts w:cs="Times New Roman"/>
          <w:b/>
          <w:color w:val="000000" w:themeColor="text1"/>
          <w:lang w:val="id-ID"/>
        </w:rPr>
        <w:t>Para Pihak</w:t>
      </w:r>
      <w:r w:rsidRPr="00651222">
        <w:rPr>
          <w:rFonts w:cs="Times New Roman"/>
          <w:color w:val="000000" w:themeColor="text1"/>
          <w:lang w:val="id-ID"/>
        </w:rPr>
        <w:t xml:space="preserve"> sepakat untuk mengakhiri.</w:t>
      </w:r>
    </w:p>
    <w:p w14:paraId="752DA7E9" w14:textId="77777777" w:rsidR="00323B04" w:rsidRPr="00651222" w:rsidRDefault="00323B04" w:rsidP="008409BE">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651222">
        <w:rPr>
          <w:rFonts w:cs="Times New Roman"/>
          <w:color w:val="000000" w:themeColor="text1"/>
          <w:lang w:val="id-ID"/>
        </w:rPr>
        <w:t xml:space="preserve">Periode </w:t>
      </w:r>
      <w:r w:rsidR="00C7057D" w:rsidRPr="00651222">
        <w:rPr>
          <w:rFonts w:cs="Times New Roman"/>
          <w:color w:val="000000" w:themeColor="text1"/>
          <w:lang w:val="id-ID"/>
        </w:rPr>
        <w:t>P</w:t>
      </w:r>
      <w:r w:rsidRPr="00651222">
        <w:rPr>
          <w:rFonts w:cs="Times New Roman"/>
          <w:color w:val="000000" w:themeColor="text1"/>
          <w:lang w:val="id-ID"/>
        </w:rPr>
        <w:t>erjanjian telah berakhir.</w:t>
      </w:r>
    </w:p>
    <w:p w14:paraId="738F8A01" w14:textId="77777777" w:rsidR="00323B04" w:rsidRPr="00651222" w:rsidRDefault="00323B04" w:rsidP="008409BE">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651222">
        <w:rPr>
          <w:rFonts w:cs="Times New Roman"/>
          <w:color w:val="000000" w:themeColor="text1"/>
          <w:lang w:val="id-ID"/>
        </w:rPr>
        <w:t>Salah satu Pihak cidera janji</w:t>
      </w:r>
      <w:r w:rsidR="00C7057D" w:rsidRPr="00651222">
        <w:rPr>
          <w:rFonts w:cs="Times New Roman"/>
          <w:color w:val="000000" w:themeColor="text1"/>
          <w:lang w:val="id-ID"/>
        </w:rPr>
        <w:t xml:space="preserve"> atau tidak melaksanakan sebagian atau seluruh ketentuan dalam Perjanjian ini</w:t>
      </w:r>
      <w:r w:rsidRPr="00651222">
        <w:rPr>
          <w:rFonts w:cs="Times New Roman"/>
          <w:color w:val="000000" w:themeColor="text1"/>
          <w:lang w:val="id-ID"/>
        </w:rPr>
        <w:t>.</w:t>
      </w:r>
    </w:p>
    <w:p w14:paraId="64AE4C03" w14:textId="77777777" w:rsidR="00323B04" w:rsidRPr="00651222" w:rsidRDefault="00351585" w:rsidP="008409BE">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Pr>
          <w:rFonts w:cs="Times New Roman"/>
          <w:color w:val="000000" w:themeColor="text1"/>
          <w:lang w:val="id-ID"/>
        </w:rPr>
        <w:t>A</w:t>
      </w:r>
      <w:r w:rsidR="00C7057D" w:rsidRPr="00651222">
        <w:rPr>
          <w:rFonts w:cs="Times New Roman"/>
          <w:color w:val="000000" w:themeColor="text1"/>
          <w:lang w:val="id-ID"/>
        </w:rPr>
        <w:t xml:space="preserve">tas </w:t>
      </w:r>
      <w:r w:rsidR="00323B04" w:rsidRPr="00651222">
        <w:rPr>
          <w:rFonts w:cs="Times New Roman"/>
          <w:color w:val="000000" w:themeColor="text1"/>
          <w:lang w:val="id-ID"/>
        </w:rPr>
        <w:t xml:space="preserve">putusan </w:t>
      </w:r>
      <w:r>
        <w:rPr>
          <w:rFonts w:cs="Times New Roman"/>
          <w:color w:val="000000" w:themeColor="text1"/>
          <w:lang w:val="id-ID"/>
        </w:rPr>
        <w:t>P</w:t>
      </w:r>
      <w:r w:rsidR="00323B04" w:rsidRPr="00651222">
        <w:rPr>
          <w:rFonts w:cs="Times New Roman"/>
          <w:color w:val="000000" w:themeColor="text1"/>
          <w:lang w:val="id-ID"/>
        </w:rPr>
        <w:t>engadilan.</w:t>
      </w:r>
    </w:p>
    <w:p w14:paraId="0DA6EE7A" w14:textId="77777777" w:rsidR="00323B04" w:rsidRPr="00651222" w:rsidRDefault="00323B04" w:rsidP="008409BE">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651222">
        <w:rPr>
          <w:rFonts w:cs="Times New Roman"/>
          <w:color w:val="000000" w:themeColor="text1"/>
          <w:lang w:val="id-ID"/>
        </w:rPr>
        <w:t>Salah satu Pihak dinyatakan bangkrut/pailit.</w:t>
      </w:r>
    </w:p>
    <w:p w14:paraId="17C5C1A7" w14:textId="0FE7EDFD" w:rsidR="00323B04" w:rsidRPr="00F54605" w:rsidRDefault="00323B04" w:rsidP="00F54605">
      <w:pPr>
        <w:pStyle w:val="ListParagraph"/>
        <w:numPr>
          <w:ilvl w:val="0"/>
          <w:numId w:val="32"/>
        </w:numPr>
        <w:suppressAutoHyphens w:val="0"/>
        <w:spacing w:line="276" w:lineRule="auto"/>
        <w:ind w:left="426" w:right="270" w:hanging="426"/>
        <w:contextualSpacing/>
        <w:jc w:val="both"/>
        <w:rPr>
          <w:b/>
          <w:color w:val="000000" w:themeColor="text1"/>
        </w:rPr>
      </w:pPr>
      <w:r w:rsidRPr="00651222">
        <w:rPr>
          <w:rFonts w:cs="Times New Roman"/>
          <w:color w:val="000000" w:themeColor="text1"/>
          <w:lang w:val="id-ID"/>
        </w:rPr>
        <w:t xml:space="preserve">Pengakhiran </w:t>
      </w:r>
      <w:r w:rsidR="00C7057D" w:rsidRPr="00651222">
        <w:rPr>
          <w:rFonts w:cs="Times New Roman"/>
          <w:color w:val="000000" w:themeColor="text1"/>
          <w:lang w:val="id-ID"/>
        </w:rPr>
        <w:t>P</w:t>
      </w:r>
      <w:r w:rsidRPr="00651222">
        <w:rPr>
          <w:rFonts w:cs="Times New Roman"/>
          <w:color w:val="000000" w:themeColor="text1"/>
          <w:lang w:val="id-ID"/>
        </w:rPr>
        <w:t>erjanjian dalam</w:t>
      </w:r>
      <w:r w:rsidR="00586884">
        <w:rPr>
          <w:rFonts w:cs="Times New Roman"/>
          <w:color w:val="000000" w:themeColor="text1"/>
          <w:lang w:val="id-ID"/>
        </w:rPr>
        <w:t xml:space="preserve"> ayat (1) poin (a), poin (b)</w:t>
      </w:r>
      <w:r w:rsidR="00351585">
        <w:rPr>
          <w:rFonts w:cs="Times New Roman"/>
          <w:color w:val="000000" w:themeColor="text1"/>
          <w:lang w:val="id-ID"/>
        </w:rPr>
        <w:t>,</w:t>
      </w:r>
      <w:r w:rsidRPr="00651222">
        <w:rPr>
          <w:rFonts w:cs="Times New Roman"/>
          <w:color w:val="000000" w:themeColor="text1"/>
          <w:lang w:val="id-ID"/>
        </w:rPr>
        <w:t xml:space="preserve"> poin (c)</w:t>
      </w:r>
      <w:r w:rsidR="00C7057D" w:rsidRPr="00651222">
        <w:rPr>
          <w:rFonts w:cs="Times New Roman"/>
          <w:color w:val="000000" w:themeColor="text1"/>
          <w:lang w:val="id-ID"/>
        </w:rPr>
        <w:t xml:space="preserve">, dan Pasal 11 ayat (2) poin </w:t>
      </w:r>
      <w:r w:rsidR="00586884">
        <w:rPr>
          <w:rFonts w:cs="Times New Roman"/>
          <w:color w:val="000000" w:themeColor="text1"/>
          <w:lang w:val="en-US"/>
        </w:rPr>
        <w:t>(</w:t>
      </w:r>
      <w:r w:rsidR="00C7057D" w:rsidRPr="00651222">
        <w:rPr>
          <w:rFonts w:cs="Times New Roman"/>
          <w:color w:val="000000" w:themeColor="text1"/>
          <w:lang w:val="id-ID"/>
        </w:rPr>
        <w:t>a</w:t>
      </w:r>
      <w:r w:rsidR="00586884">
        <w:rPr>
          <w:rFonts w:cs="Times New Roman"/>
          <w:color w:val="000000" w:themeColor="text1"/>
          <w:lang w:val="en-US"/>
        </w:rPr>
        <w:t>)</w:t>
      </w:r>
      <w:r w:rsidRPr="00651222">
        <w:rPr>
          <w:rFonts w:cs="Times New Roman"/>
          <w:color w:val="000000" w:themeColor="text1"/>
          <w:lang w:val="id-ID"/>
        </w:rPr>
        <w:t xml:space="preserve"> harus dengan memberitahu/diberitahu terlebih dahulu kepada </w:t>
      </w:r>
      <w:r w:rsidR="00C7057D" w:rsidRPr="00651222">
        <w:rPr>
          <w:rFonts w:cs="Times New Roman"/>
          <w:color w:val="000000" w:themeColor="text1"/>
          <w:lang w:val="id-ID"/>
        </w:rPr>
        <w:t>Pihak lainnya</w:t>
      </w:r>
      <w:r w:rsidRPr="00651222">
        <w:rPr>
          <w:rFonts w:cs="Times New Roman"/>
          <w:color w:val="000000" w:themeColor="text1"/>
          <w:lang w:val="id-ID"/>
        </w:rPr>
        <w:t xml:space="preserve"> selambat-lambatnya 15 (lima belas) hari sebelum </w:t>
      </w:r>
      <w:r w:rsidR="00C7057D" w:rsidRPr="00651222">
        <w:rPr>
          <w:rFonts w:cs="Times New Roman"/>
          <w:color w:val="000000" w:themeColor="text1"/>
          <w:lang w:val="id-ID"/>
        </w:rPr>
        <w:t>pengakhiran Perjanjian ini</w:t>
      </w:r>
      <w:r w:rsidRPr="00651222">
        <w:rPr>
          <w:rFonts w:cs="Times New Roman"/>
          <w:color w:val="000000" w:themeColor="text1"/>
          <w:lang w:val="id-ID"/>
        </w:rPr>
        <w:t>.</w:t>
      </w:r>
    </w:p>
    <w:p w14:paraId="18A2E742" w14:textId="77777777" w:rsidR="00007126" w:rsidRDefault="00007126" w:rsidP="008409BE">
      <w:pPr>
        <w:pStyle w:val="Default"/>
        <w:spacing w:line="276" w:lineRule="auto"/>
        <w:jc w:val="center"/>
        <w:rPr>
          <w:b/>
          <w:bCs/>
          <w:color w:val="000000" w:themeColor="text1"/>
        </w:rPr>
      </w:pPr>
    </w:p>
    <w:p w14:paraId="3C8E7C4F" w14:textId="77777777" w:rsidR="00176442" w:rsidRPr="00651222" w:rsidRDefault="00176442" w:rsidP="008409BE">
      <w:pPr>
        <w:pStyle w:val="Default"/>
        <w:spacing w:line="276" w:lineRule="auto"/>
        <w:jc w:val="center"/>
        <w:rPr>
          <w:color w:val="000000" w:themeColor="text1"/>
        </w:rPr>
      </w:pPr>
      <w:r w:rsidRPr="00651222">
        <w:rPr>
          <w:b/>
          <w:bCs/>
          <w:color w:val="000000" w:themeColor="text1"/>
        </w:rPr>
        <w:t xml:space="preserve">Pasal </w:t>
      </w:r>
      <w:r w:rsidR="001E0CD7" w:rsidRPr="00651222">
        <w:rPr>
          <w:b/>
          <w:bCs/>
          <w:color w:val="000000" w:themeColor="text1"/>
        </w:rPr>
        <w:t>1</w:t>
      </w:r>
      <w:r w:rsidR="00323B04" w:rsidRPr="00651222">
        <w:rPr>
          <w:b/>
          <w:bCs/>
          <w:color w:val="000000" w:themeColor="text1"/>
        </w:rPr>
        <w:t>3</w:t>
      </w:r>
    </w:p>
    <w:p w14:paraId="5E06B2EB" w14:textId="0C48C9D6" w:rsidR="00874C84" w:rsidRPr="00651222" w:rsidRDefault="009C18F6" w:rsidP="00F54605">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lang w:val="en-US"/>
        </w:rPr>
        <w:t>Hukum yang berlaku dan Penyelesaian Perselisihan</w:t>
      </w:r>
    </w:p>
    <w:p w14:paraId="420AB73D" w14:textId="77777777" w:rsidR="009C18F6" w:rsidRPr="00F54605" w:rsidRDefault="009C18F6" w:rsidP="0031228A">
      <w:pPr>
        <w:pStyle w:val="ListParagraph"/>
        <w:numPr>
          <w:ilvl w:val="0"/>
          <w:numId w:val="41"/>
        </w:numPr>
        <w:ind w:left="426" w:hanging="426"/>
        <w:jc w:val="both"/>
        <w:rPr>
          <w:rFonts w:cs="Times New Roman"/>
          <w:lang w:val="id-ID"/>
        </w:rPr>
      </w:pPr>
      <w:r>
        <w:rPr>
          <w:rFonts w:cs="Times New Roman"/>
          <w:lang w:val="en-US"/>
        </w:rPr>
        <w:t>Perjanjian ini tunduk pada dan akan ditafsirkan dan dipahami berdasarkan hukum negara Republik Indonesia.</w:t>
      </w:r>
    </w:p>
    <w:p w14:paraId="30247F25" w14:textId="77777777" w:rsidR="002E4DCC" w:rsidRPr="0031228A" w:rsidRDefault="002E4DCC" w:rsidP="0031228A">
      <w:pPr>
        <w:pStyle w:val="ListParagraph"/>
        <w:numPr>
          <w:ilvl w:val="0"/>
          <w:numId w:val="41"/>
        </w:numPr>
        <w:ind w:left="426" w:hanging="426"/>
        <w:jc w:val="both"/>
        <w:rPr>
          <w:rFonts w:cs="Times New Roman"/>
          <w:lang w:val="id-ID"/>
        </w:rPr>
      </w:pPr>
      <w:r w:rsidRPr="0031228A">
        <w:rPr>
          <w:rFonts w:cs="Times New Roman"/>
          <w:lang w:val="fi-FI"/>
        </w:rPr>
        <w:t>Setiap perselisihan yang timbul dari pelaksanaan Perjanjian ini, maka</w:t>
      </w:r>
      <w:r w:rsidRPr="0031228A">
        <w:rPr>
          <w:rFonts w:cs="Times New Roman"/>
        </w:rPr>
        <w:t xml:space="preserve"> akan</w:t>
      </w:r>
      <w:r w:rsidRPr="0031228A">
        <w:rPr>
          <w:rFonts w:cs="Times New Roman"/>
          <w:lang w:val="fi-FI"/>
        </w:rPr>
        <w:t xml:space="preserve"> ditempuh upaya-upaya sebagai berikut:</w:t>
      </w:r>
    </w:p>
    <w:p w14:paraId="032E7C12" w14:textId="77777777" w:rsidR="002E4DCC" w:rsidRPr="00651222" w:rsidRDefault="002E4DCC" w:rsidP="0031228A">
      <w:pPr>
        <w:numPr>
          <w:ilvl w:val="0"/>
          <w:numId w:val="39"/>
        </w:numPr>
        <w:tabs>
          <w:tab w:val="clear" w:pos="720"/>
        </w:tabs>
        <w:spacing w:after="0"/>
        <w:ind w:hanging="294"/>
        <w:jc w:val="both"/>
        <w:rPr>
          <w:rFonts w:ascii="Times New Roman" w:hAnsi="Times New Roman" w:cs="Times New Roman"/>
          <w:sz w:val="24"/>
          <w:szCs w:val="24"/>
          <w:lang w:val="fi-FI"/>
        </w:rPr>
      </w:pPr>
      <w:r w:rsidRPr="00651222">
        <w:rPr>
          <w:rFonts w:ascii="Times New Roman" w:hAnsi="Times New Roman" w:cs="Times New Roman"/>
          <w:sz w:val="24"/>
          <w:szCs w:val="24"/>
          <w:lang w:val="fi-FI"/>
        </w:rPr>
        <w:t>Diselesaikan secara musyawarah untuk mencapai mufakat berdasarkan a</w:t>
      </w:r>
      <w:r w:rsidR="00351585">
        <w:rPr>
          <w:rFonts w:ascii="Times New Roman" w:hAnsi="Times New Roman" w:cs="Times New Roman"/>
          <w:sz w:val="24"/>
          <w:szCs w:val="24"/>
        </w:rPr>
        <w:t>s</w:t>
      </w:r>
      <w:r w:rsidRPr="00651222">
        <w:rPr>
          <w:rFonts w:ascii="Times New Roman" w:hAnsi="Times New Roman" w:cs="Times New Roman"/>
          <w:sz w:val="24"/>
          <w:szCs w:val="24"/>
          <w:lang w:val="fi-FI"/>
        </w:rPr>
        <w:t>as kekeluargaan dengan kewajiban untuk menuangkan kesepakatan</w:t>
      </w:r>
      <w:r w:rsidRPr="00651222">
        <w:rPr>
          <w:rFonts w:ascii="Times New Roman" w:hAnsi="Times New Roman" w:cs="Times New Roman"/>
          <w:sz w:val="24"/>
          <w:szCs w:val="24"/>
        </w:rPr>
        <w:t>.</w:t>
      </w:r>
    </w:p>
    <w:p w14:paraId="0EDD493C" w14:textId="5F73C618" w:rsidR="002F52FA" w:rsidRPr="005E498C" w:rsidRDefault="002E4DCC" w:rsidP="00F54605">
      <w:pPr>
        <w:numPr>
          <w:ilvl w:val="0"/>
          <w:numId w:val="39"/>
        </w:numPr>
        <w:tabs>
          <w:tab w:val="clear" w:pos="720"/>
        </w:tabs>
        <w:spacing w:after="0"/>
        <w:ind w:hanging="294"/>
        <w:jc w:val="both"/>
        <w:rPr>
          <w:rFonts w:ascii="Times New Roman" w:hAnsi="Times New Roman" w:cs="Times New Roman"/>
          <w:sz w:val="24"/>
          <w:szCs w:val="24"/>
          <w:lang w:val="fi-FI"/>
        </w:rPr>
      </w:pPr>
      <w:r w:rsidRPr="00651222">
        <w:rPr>
          <w:rFonts w:ascii="Times New Roman" w:hAnsi="Times New Roman" w:cs="Times New Roman"/>
          <w:sz w:val="24"/>
          <w:szCs w:val="24"/>
          <w:lang w:val="fi-FI"/>
        </w:rPr>
        <w:t xml:space="preserve">Apabila dalam 30 (tiga puluh) hari kerja upaya tersebut tidak mencapai hasil, maka </w:t>
      </w:r>
      <w:r w:rsidRPr="00DA672E">
        <w:rPr>
          <w:rFonts w:ascii="Times New Roman" w:hAnsi="Times New Roman" w:cs="Times New Roman"/>
          <w:b/>
          <w:sz w:val="24"/>
          <w:szCs w:val="24"/>
          <w:lang w:val="fi-FI"/>
        </w:rPr>
        <w:t>Para Pihak</w:t>
      </w:r>
      <w:r w:rsidRPr="00651222">
        <w:rPr>
          <w:rFonts w:ascii="Times New Roman" w:hAnsi="Times New Roman" w:cs="Times New Roman"/>
          <w:sz w:val="24"/>
          <w:szCs w:val="24"/>
          <w:lang w:val="fi-FI"/>
        </w:rPr>
        <w:t xml:space="preserve"> sepakat untuk memilih tempat penyelesaian yang tetap di Pengadilan Negeri</w:t>
      </w:r>
      <w:r w:rsidRPr="00651222">
        <w:rPr>
          <w:rFonts w:ascii="Times New Roman" w:hAnsi="Times New Roman" w:cs="Times New Roman"/>
          <w:sz w:val="24"/>
          <w:szCs w:val="24"/>
        </w:rPr>
        <w:t xml:space="preserve"> Jakarta Selatan</w:t>
      </w:r>
      <w:r w:rsidRPr="00651222">
        <w:rPr>
          <w:rFonts w:ascii="Times New Roman" w:hAnsi="Times New Roman" w:cs="Times New Roman"/>
          <w:sz w:val="24"/>
          <w:szCs w:val="24"/>
          <w:lang w:val="fi-FI"/>
        </w:rPr>
        <w:t>.</w:t>
      </w:r>
    </w:p>
    <w:p w14:paraId="5A4F2AF5" w14:textId="77777777" w:rsidR="00874C84" w:rsidRDefault="00874C84" w:rsidP="002F52FA">
      <w:pPr>
        <w:spacing w:after="0"/>
        <w:jc w:val="center"/>
        <w:rPr>
          <w:rFonts w:ascii="Times New Roman" w:hAnsi="Times New Roman" w:cs="Times New Roman"/>
          <w:b/>
          <w:sz w:val="24"/>
          <w:szCs w:val="24"/>
        </w:rPr>
      </w:pPr>
    </w:p>
    <w:p w14:paraId="2A2FE0A2" w14:textId="77777777" w:rsidR="002F52FA" w:rsidRPr="004F2AF7" w:rsidRDefault="002F52FA" w:rsidP="002F52FA">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Pr="004F2AF7">
        <w:rPr>
          <w:rFonts w:ascii="Times New Roman" w:hAnsi="Times New Roman" w:cs="Times New Roman"/>
          <w:b/>
          <w:sz w:val="24"/>
          <w:szCs w:val="24"/>
        </w:rPr>
        <w:t>4</w:t>
      </w:r>
    </w:p>
    <w:p w14:paraId="4CB6BF21" w14:textId="0AB0EADC" w:rsidR="009C18F6" w:rsidRPr="0075043E" w:rsidRDefault="002F52FA" w:rsidP="00F54605">
      <w:pPr>
        <w:pStyle w:val="Heading1"/>
        <w:spacing w:after="0" w:line="240" w:lineRule="auto"/>
        <w:ind w:right="271"/>
      </w:pPr>
      <w:r w:rsidRPr="004F2AF7">
        <w:rPr>
          <w:color w:val="auto"/>
          <w:szCs w:val="24"/>
          <w:lang w:val="id-ID"/>
        </w:rPr>
        <w:t xml:space="preserve">Pernyataan </w:t>
      </w:r>
      <w:r w:rsidR="002334B8">
        <w:rPr>
          <w:color w:val="auto"/>
          <w:szCs w:val="24"/>
          <w:lang w:val="id-ID"/>
        </w:rPr>
        <w:t>d</w:t>
      </w:r>
      <w:r w:rsidRPr="004F2AF7">
        <w:rPr>
          <w:color w:val="auto"/>
          <w:szCs w:val="24"/>
          <w:lang w:val="id-ID"/>
        </w:rPr>
        <w:t>an Jaminan</w:t>
      </w:r>
      <w:r>
        <w:rPr>
          <w:color w:val="auto"/>
          <w:szCs w:val="24"/>
          <w:lang w:val="id-ID"/>
        </w:rPr>
        <w:t xml:space="preserve"> Kepatuhan Regulasi</w:t>
      </w:r>
    </w:p>
    <w:p w14:paraId="3AC8DDC2" w14:textId="77777777" w:rsidR="002F52FA" w:rsidRPr="004F2AF7" w:rsidRDefault="002F52FA" w:rsidP="00F54605">
      <w:pPr>
        <w:spacing w:after="0" w:line="240" w:lineRule="auto"/>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46F03BC2" w14:textId="77777777" w:rsidR="002F52FA" w:rsidRPr="004F2AF7" w:rsidRDefault="002F52FA" w:rsidP="002F52FA">
      <w:pPr>
        <w:pStyle w:val="ListParagraph"/>
        <w:numPr>
          <w:ilvl w:val="0"/>
          <w:numId w:val="42"/>
        </w:numPr>
        <w:suppressAutoHyphens w:val="0"/>
        <w:spacing w:line="276" w:lineRule="auto"/>
        <w:ind w:left="567" w:hanging="567"/>
        <w:jc w:val="both"/>
        <w:rPr>
          <w:rFonts w:cs="Times New Roman"/>
        </w:rPr>
      </w:pPr>
      <w:r w:rsidRPr="004F2AF7">
        <w:rPr>
          <w:rFonts w:cs="Times New Roman"/>
        </w:rPr>
        <w:t xml:space="preserve">Dalam pelaksanaan </w:t>
      </w:r>
      <w:r w:rsidR="002334B8">
        <w:rPr>
          <w:rFonts w:cs="Times New Roman"/>
          <w:lang w:val="id-ID"/>
        </w:rPr>
        <w:t>P</w:t>
      </w:r>
      <w:r w:rsidRPr="004F2AF7">
        <w:rPr>
          <w:rFonts w:cs="Times New Roman"/>
        </w:rPr>
        <w:t xml:space="preserve">erjanjian ini </w:t>
      </w:r>
      <w:r w:rsidRPr="004F2AF7">
        <w:rPr>
          <w:rFonts w:cs="Times New Roman"/>
          <w:lang w:val="en-US"/>
        </w:rPr>
        <w:t xml:space="preserve">menaati </w:t>
      </w:r>
      <w:r w:rsidRPr="004F2AF7">
        <w:rPr>
          <w:rFonts w:cs="Times New Roman"/>
        </w:rPr>
        <w:t>peraturan perundang-undangan yang berlaku.</w:t>
      </w:r>
    </w:p>
    <w:p w14:paraId="09316AFB" w14:textId="77777777" w:rsidR="002F52FA" w:rsidRPr="004F2AF7" w:rsidRDefault="002F52FA" w:rsidP="002F52FA">
      <w:pPr>
        <w:pStyle w:val="ListParagraph"/>
        <w:numPr>
          <w:ilvl w:val="0"/>
          <w:numId w:val="42"/>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 xml:space="preserve">kerja yang dipekerjakan di perusahaan masing-masing </w:t>
      </w:r>
      <w:r w:rsidRPr="001B3F0A">
        <w:rPr>
          <w:rFonts w:cs="Times New Roman"/>
          <w:b/>
        </w:rPr>
        <w:t>Pihak</w:t>
      </w:r>
      <w:r w:rsidRPr="004F2AF7">
        <w:rPr>
          <w:rFonts w:cs="Times New Roman"/>
        </w:rPr>
        <w:t xml:space="preserve"> tidak bertentangan dengan ketentuan dalam Undang-undang Ketenagakerjaan.</w:t>
      </w:r>
    </w:p>
    <w:p w14:paraId="47E1C911" w14:textId="77777777" w:rsidR="002F52FA" w:rsidRPr="001B3F0A" w:rsidRDefault="002F52FA" w:rsidP="001B3F0A">
      <w:pPr>
        <w:pStyle w:val="ListParagraph"/>
        <w:numPr>
          <w:ilvl w:val="0"/>
          <w:numId w:val="42"/>
        </w:numPr>
        <w:suppressAutoHyphens w:val="0"/>
        <w:spacing w:line="276" w:lineRule="auto"/>
        <w:ind w:left="567" w:hanging="567"/>
        <w:jc w:val="both"/>
        <w:rPr>
          <w:rFonts w:cs="Times New Roman"/>
        </w:rPr>
      </w:pPr>
      <w:r w:rsidRPr="004F2AF7">
        <w:rPr>
          <w:rFonts w:cs="Times New Roman"/>
        </w:rPr>
        <w:t xml:space="preserve">Dalam hal terdapat pelanggaran peraturan yang dilakukan oleh salah satu </w:t>
      </w:r>
      <w:r w:rsidRPr="001B3F0A">
        <w:rPr>
          <w:rFonts w:cs="Times New Roman"/>
          <w:b/>
        </w:rPr>
        <w:t>Pihak</w:t>
      </w:r>
      <w:r w:rsidRPr="004F2AF7">
        <w:rPr>
          <w:rFonts w:cs="Times New Roman"/>
        </w:rPr>
        <w:t xml:space="preserve">, maka </w:t>
      </w:r>
      <w:r w:rsidRPr="001B3F0A">
        <w:rPr>
          <w:rFonts w:cs="Times New Roman"/>
          <w:b/>
        </w:rPr>
        <w:t>Para Pihak</w:t>
      </w:r>
      <w:r w:rsidRPr="004F2AF7">
        <w:rPr>
          <w:rFonts w:cs="Times New Roman"/>
        </w:rPr>
        <w:t xml:space="preserve"> sepakat untuk tidak melibatkan </w:t>
      </w:r>
      <w:r w:rsidRPr="001B3F0A">
        <w:rPr>
          <w:rFonts w:cs="Times New Roman"/>
          <w:b/>
        </w:rPr>
        <w:t>Pihak</w:t>
      </w:r>
      <w:r w:rsidRPr="004F2AF7">
        <w:rPr>
          <w:rFonts w:cs="Times New Roman"/>
        </w:rPr>
        <w:t xml:space="preserve"> yang lain dalam kasus pelanggaran peraturan tersebut.</w:t>
      </w:r>
    </w:p>
    <w:p w14:paraId="3BEB7F9F" w14:textId="77777777" w:rsidR="00C5376B" w:rsidRPr="00651222" w:rsidRDefault="00C5376B" w:rsidP="008409BE">
      <w:pPr>
        <w:spacing w:after="0"/>
        <w:jc w:val="center"/>
        <w:rPr>
          <w:rFonts w:ascii="Times New Roman" w:hAnsi="Times New Roman" w:cs="Times New Roman"/>
          <w:b/>
          <w:color w:val="000000" w:themeColor="text1"/>
          <w:sz w:val="24"/>
          <w:szCs w:val="24"/>
        </w:rPr>
      </w:pPr>
    </w:p>
    <w:p w14:paraId="548BC68F" w14:textId="77777777" w:rsidR="001E0CD7" w:rsidRPr="00651222" w:rsidRDefault="001B567F" w:rsidP="008409BE">
      <w:pPr>
        <w:spacing w:after="0"/>
        <w:jc w:val="center"/>
        <w:rPr>
          <w:rFonts w:ascii="Times New Roman" w:hAnsi="Times New Roman" w:cs="Times New Roman"/>
          <w:b/>
          <w:color w:val="000000" w:themeColor="text1"/>
          <w:sz w:val="24"/>
          <w:szCs w:val="24"/>
        </w:rPr>
      </w:pPr>
      <w:r w:rsidRPr="00651222">
        <w:rPr>
          <w:rFonts w:ascii="Times New Roman" w:hAnsi="Times New Roman" w:cs="Times New Roman"/>
          <w:b/>
          <w:color w:val="000000" w:themeColor="text1"/>
          <w:sz w:val="24"/>
          <w:szCs w:val="24"/>
        </w:rPr>
        <w:t>Pasal</w:t>
      </w:r>
      <w:r w:rsidR="001E0CD7" w:rsidRPr="00651222">
        <w:rPr>
          <w:rFonts w:ascii="Times New Roman" w:hAnsi="Times New Roman" w:cs="Times New Roman"/>
          <w:b/>
          <w:color w:val="000000" w:themeColor="text1"/>
          <w:sz w:val="24"/>
          <w:szCs w:val="24"/>
        </w:rPr>
        <w:t xml:space="preserve"> 1</w:t>
      </w:r>
      <w:r w:rsidR="002F52FA">
        <w:rPr>
          <w:rFonts w:ascii="Times New Roman" w:hAnsi="Times New Roman" w:cs="Times New Roman"/>
          <w:b/>
          <w:color w:val="000000" w:themeColor="text1"/>
          <w:sz w:val="24"/>
          <w:szCs w:val="24"/>
          <w:lang w:val="en-US"/>
        </w:rPr>
        <w:t>5</w:t>
      </w:r>
    </w:p>
    <w:p w14:paraId="5CA79A70" w14:textId="402EB3B1" w:rsidR="00874C84" w:rsidRPr="00651222" w:rsidRDefault="00EF15BE" w:rsidP="00F54605">
      <w:pPr>
        <w:spacing w:after="0"/>
        <w:jc w:val="center"/>
        <w:rPr>
          <w:rFonts w:ascii="Times New Roman" w:hAnsi="Times New Roman" w:cs="Times New Roman"/>
          <w:b/>
          <w:color w:val="000000" w:themeColor="text1"/>
          <w:sz w:val="24"/>
          <w:szCs w:val="24"/>
        </w:rPr>
      </w:pPr>
      <w:r w:rsidRPr="00651222">
        <w:rPr>
          <w:rFonts w:ascii="Times New Roman" w:hAnsi="Times New Roman" w:cs="Times New Roman"/>
          <w:b/>
          <w:color w:val="000000" w:themeColor="text1"/>
          <w:sz w:val="24"/>
          <w:szCs w:val="24"/>
        </w:rPr>
        <w:t>Ketentuan Lain</w:t>
      </w:r>
    </w:p>
    <w:p w14:paraId="24DCA370" w14:textId="77777777" w:rsidR="001E0CD7" w:rsidRPr="00651222" w:rsidRDefault="001E0CD7" w:rsidP="008409BE">
      <w:pPr>
        <w:pStyle w:val="ListParagraph"/>
        <w:numPr>
          <w:ilvl w:val="1"/>
          <w:numId w:val="16"/>
        </w:numPr>
        <w:spacing w:line="276" w:lineRule="auto"/>
        <w:ind w:left="426" w:hanging="426"/>
        <w:contextualSpacing/>
        <w:jc w:val="both"/>
        <w:rPr>
          <w:rFonts w:cs="Times New Roman"/>
          <w:color w:val="000000" w:themeColor="text1"/>
        </w:rPr>
      </w:pPr>
      <w:r w:rsidRPr="00651222">
        <w:rPr>
          <w:rFonts w:cs="Times New Roman"/>
          <w:color w:val="000000" w:themeColor="text1"/>
        </w:rPr>
        <w:t>Perubahan</w:t>
      </w:r>
      <w:r w:rsidR="00215F54" w:rsidRPr="00651222">
        <w:rPr>
          <w:rFonts w:cs="Times New Roman"/>
          <w:color w:val="000000" w:themeColor="text1"/>
          <w:lang w:val="id-ID"/>
        </w:rPr>
        <w:t xml:space="preserve"> </w:t>
      </w:r>
      <w:r w:rsidRPr="00651222">
        <w:rPr>
          <w:rFonts w:cs="Times New Roman"/>
          <w:color w:val="000000" w:themeColor="text1"/>
        </w:rPr>
        <w:t>Perjanjian</w:t>
      </w:r>
    </w:p>
    <w:p w14:paraId="3F76D6FB" w14:textId="77777777" w:rsidR="001E0CD7" w:rsidRPr="00651222" w:rsidRDefault="001E0CD7" w:rsidP="008409BE">
      <w:pPr>
        <w:pStyle w:val="ListParagraph"/>
        <w:numPr>
          <w:ilvl w:val="0"/>
          <w:numId w:val="35"/>
        </w:numPr>
        <w:suppressAutoHyphens w:val="0"/>
        <w:spacing w:line="276" w:lineRule="auto"/>
        <w:ind w:left="709" w:hanging="283"/>
        <w:contextualSpacing/>
        <w:jc w:val="both"/>
        <w:rPr>
          <w:rFonts w:cs="Times New Roman"/>
          <w:color w:val="000000" w:themeColor="text1"/>
        </w:rPr>
      </w:pPr>
      <w:r w:rsidRPr="00651222">
        <w:rPr>
          <w:rFonts w:cs="Times New Roman"/>
          <w:color w:val="000000" w:themeColor="text1"/>
        </w:rPr>
        <w:t>Setiap</w:t>
      </w:r>
      <w:r w:rsidR="00215F54" w:rsidRPr="00651222">
        <w:rPr>
          <w:rFonts w:cs="Times New Roman"/>
          <w:color w:val="000000" w:themeColor="text1"/>
          <w:lang w:val="id-ID"/>
        </w:rPr>
        <w:t xml:space="preserve"> </w:t>
      </w:r>
      <w:r w:rsidRPr="00651222">
        <w:rPr>
          <w:rFonts w:cs="Times New Roman"/>
          <w:color w:val="000000" w:themeColor="text1"/>
        </w:rPr>
        <w:t>syarat</w:t>
      </w:r>
      <w:r w:rsidR="00215F54" w:rsidRPr="00651222">
        <w:rPr>
          <w:rFonts w:cs="Times New Roman"/>
          <w:color w:val="000000" w:themeColor="text1"/>
          <w:lang w:val="id-ID"/>
        </w:rPr>
        <w:t xml:space="preserve"> </w:t>
      </w:r>
      <w:r w:rsidRPr="00651222">
        <w:rPr>
          <w:rFonts w:cs="Times New Roman"/>
          <w:color w:val="000000" w:themeColor="text1"/>
        </w:rPr>
        <w:t>dan</w:t>
      </w:r>
      <w:r w:rsidR="00215F54" w:rsidRPr="00651222">
        <w:rPr>
          <w:rFonts w:cs="Times New Roman"/>
          <w:color w:val="000000" w:themeColor="text1"/>
          <w:lang w:val="id-ID"/>
        </w:rPr>
        <w:t xml:space="preserve"> </w:t>
      </w:r>
      <w:r w:rsidRPr="00651222">
        <w:rPr>
          <w:rFonts w:cs="Times New Roman"/>
          <w:color w:val="000000" w:themeColor="text1"/>
        </w:rPr>
        <w:t>ketentuan yang belum</w:t>
      </w:r>
      <w:r w:rsidR="00215F54" w:rsidRPr="00651222">
        <w:rPr>
          <w:rFonts w:cs="Times New Roman"/>
          <w:color w:val="000000" w:themeColor="text1"/>
          <w:lang w:val="id-ID"/>
        </w:rPr>
        <w:t xml:space="preserve"> </w:t>
      </w:r>
      <w:r w:rsidRPr="00651222">
        <w:rPr>
          <w:rFonts w:cs="Times New Roman"/>
          <w:color w:val="000000" w:themeColor="text1"/>
        </w:rPr>
        <w:t>atau</w:t>
      </w:r>
      <w:r w:rsidR="00215F54" w:rsidRPr="00651222">
        <w:rPr>
          <w:rFonts w:cs="Times New Roman"/>
          <w:color w:val="000000" w:themeColor="text1"/>
          <w:lang w:val="id-ID"/>
        </w:rPr>
        <w:t xml:space="preserve"> </w:t>
      </w:r>
      <w:r w:rsidRPr="00651222">
        <w:rPr>
          <w:rFonts w:cs="Times New Roman"/>
          <w:color w:val="000000" w:themeColor="text1"/>
        </w:rPr>
        <w:t>tidak</w:t>
      </w:r>
      <w:r w:rsidR="00215F54" w:rsidRPr="00651222">
        <w:rPr>
          <w:rFonts w:cs="Times New Roman"/>
          <w:color w:val="000000" w:themeColor="text1"/>
          <w:lang w:val="id-ID"/>
        </w:rPr>
        <w:t xml:space="preserve"> </w:t>
      </w:r>
      <w:r w:rsidRPr="00651222">
        <w:rPr>
          <w:rFonts w:cs="Times New Roman"/>
          <w:color w:val="000000" w:themeColor="text1"/>
        </w:rPr>
        <w:t>diatur</w:t>
      </w:r>
      <w:r w:rsidR="00215F54" w:rsidRPr="00651222">
        <w:rPr>
          <w:rFonts w:cs="Times New Roman"/>
          <w:color w:val="000000" w:themeColor="text1"/>
          <w:lang w:val="id-ID"/>
        </w:rPr>
        <w:t xml:space="preserve"> </w:t>
      </w:r>
      <w:r w:rsidR="001B567F" w:rsidRPr="00651222">
        <w:rPr>
          <w:rFonts w:cs="Times New Roman"/>
          <w:color w:val="000000" w:themeColor="text1"/>
        </w:rPr>
        <w:t>dalam</w:t>
      </w:r>
      <w:r w:rsidR="00215F54" w:rsidRPr="00651222">
        <w:rPr>
          <w:rFonts w:cs="Times New Roman"/>
          <w:color w:val="000000" w:themeColor="text1"/>
          <w:lang w:val="id-ID"/>
        </w:rPr>
        <w:t xml:space="preserve"> </w:t>
      </w:r>
      <w:r w:rsidR="002E3C72" w:rsidRPr="00651222">
        <w:rPr>
          <w:rFonts w:cs="Times New Roman"/>
          <w:color w:val="000000" w:themeColor="text1"/>
          <w:lang w:val="id-ID"/>
        </w:rPr>
        <w:t>P</w:t>
      </w:r>
      <w:r w:rsidR="001B567F" w:rsidRPr="00651222">
        <w:rPr>
          <w:rFonts w:cs="Times New Roman"/>
          <w:color w:val="000000" w:themeColor="text1"/>
        </w:rPr>
        <w:t>erjanji</w:t>
      </w:r>
      <w:r w:rsidR="001B567F" w:rsidRPr="00651222">
        <w:rPr>
          <w:rFonts w:cs="Times New Roman"/>
          <w:color w:val="000000" w:themeColor="text1"/>
          <w:lang w:val="id-ID"/>
        </w:rPr>
        <w:t>an</w:t>
      </w:r>
      <w:r w:rsidR="00215F54" w:rsidRPr="00651222">
        <w:rPr>
          <w:rFonts w:cs="Times New Roman"/>
          <w:color w:val="000000" w:themeColor="text1"/>
          <w:lang w:val="id-ID"/>
        </w:rPr>
        <w:t xml:space="preserve"> </w:t>
      </w:r>
      <w:r w:rsidR="00586884">
        <w:rPr>
          <w:rFonts w:cs="Times New Roman"/>
          <w:color w:val="000000" w:themeColor="text1"/>
          <w:lang w:val="en-US"/>
        </w:rPr>
        <w:t xml:space="preserve">ini </w:t>
      </w:r>
      <w:r w:rsidRPr="00651222">
        <w:rPr>
          <w:rFonts w:cs="Times New Roman"/>
          <w:color w:val="000000" w:themeColor="text1"/>
        </w:rPr>
        <w:t>akan</w:t>
      </w:r>
      <w:r w:rsidR="00215F54" w:rsidRPr="00651222">
        <w:rPr>
          <w:rFonts w:cs="Times New Roman"/>
          <w:color w:val="000000" w:themeColor="text1"/>
          <w:lang w:val="id-ID"/>
        </w:rPr>
        <w:t xml:space="preserve"> </w:t>
      </w:r>
      <w:r w:rsidRPr="00651222">
        <w:rPr>
          <w:rFonts w:cs="Times New Roman"/>
          <w:color w:val="000000" w:themeColor="text1"/>
        </w:rPr>
        <w:t>dibicarakan, dinegosiasikan</w:t>
      </w:r>
      <w:r w:rsidR="00215F54" w:rsidRPr="00651222">
        <w:rPr>
          <w:rFonts w:cs="Times New Roman"/>
          <w:color w:val="000000" w:themeColor="text1"/>
          <w:lang w:val="id-ID"/>
        </w:rPr>
        <w:t xml:space="preserve"> </w:t>
      </w:r>
      <w:r w:rsidRPr="00651222">
        <w:rPr>
          <w:rFonts w:cs="Times New Roman"/>
          <w:color w:val="000000" w:themeColor="text1"/>
        </w:rPr>
        <w:t>dan</w:t>
      </w:r>
      <w:r w:rsidR="00215F54" w:rsidRPr="00651222">
        <w:rPr>
          <w:rFonts w:cs="Times New Roman"/>
          <w:color w:val="000000" w:themeColor="text1"/>
          <w:lang w:val="id-ID"/>
        </w:rPr>
        <w:t xml:space="preserve"> </w:t>
      </w:r>
      <w:r w:rsidRPr="00651222">
        <w:rPr>
          <w:rFonts w:cs="Times New Roman"/>
          <w:color w:val="000000" w:themeColor="text1"/>
        </w:rPr>
        <w:t>ditambahkan</w:t>
      </w:r>
      <w:r w:rsidR="00215F54" w:rsidRPr="00651222">
        <w:rPr>
          <w:rFonts w:cs="Times New Roman"/>
          <w:color w:val="000000" w:themeColor="text1"/>
          <w:lang w:val="id-ID"/>
        </w:rPr>
        <w:t xml:space="preserve"> </w:t>
      </w:r>
      <w:r w:rsidRPr="00651222">
        <w:rPr>
          <w:rFonts w:cs="Times New Roman"/>
          <w:color w:val="000000" w:themeColor="text1"/>
        </w:rPr>
        <w:t>berdasarkan</w:t>
      </w:r>
      <w:r w:rsidR="00215F54" w:rsidRPr="00651222">
        <w:rPr>
          <w:rFonts w:cs="Times New Roman"/>
          <w:color w:val="000000" w:themeColor="text1"/>
          <w:lang w:val="id-ID"/>
        </w:rPr>
        <w:t xml:space="preserve"> </w:t>
      </w:r>
      <w:r w:rsidRPr="00651222">
        <w:rPr>
          <w:rFonts w:cs="Times New Roman"/>
          <w:color w:val="000000" w:themeColor="text1"/>
        </w:rPr>
        <w:t>kesepakatan</w:t>
      </w:r>
      <w:r w:rsidR="00215F54" w:rsidRPr="00651222">
        <w:rPr>
          <w:rFonts w:cs="Times New Roman"/>
          <w:color w:val="000000" w:themeColor="text1"/>
          <w:lang w:val="id-ID"/>
        </w:rPr>
        <w:t xml:space="preserve"> </w:t>
      </w:r>
      <w:r w:rsidR="00EF15BE" w:rsidRPr="00651222">
        <w:rPr>
          <w:rFonts w:cs="Times New Roman"/>
          <w:b/>
          <w:color w:val="000000" w:themeColor="text1"/>
        </w:rPr>
        <w:t>Para Pih</w:t>
      </w:r>
      <w:r w:rsidR="00EF15BE" w:rsidRPr="00651222">
        <w:rPr>
          <w:rFonts w:cs="Times New Roman"/>
          <w:b/>
          <w:color w:val="000000" w:themeColor="text1"/>
          <w:lang w:val="id-ID"/>
        </w:rPr>
        <w:t>ak</w:t>
      </w:r>
      <w:r w:rsidR="00EF15BE" w:rsidRPr="00651222">
        <w:rPr>
          <w:rFonts w:cs="Times New Roman"/>
          <w:color w:val="000000" w:themeColor="text1"/>
        </w:rPr>
        <w:t>.</w:t>
      </w:r>
    </w:p>
    <w:p w14:paraId="321CF297" w14:textId="5AB068DD" w:rsidR="0075043E" w:rsidRPr="00F54605" w:rsidRDefault="001E0CD7" w:rsidP="00F54605">
      <w:pPr>
        <w:pStyle w:val="ListParagraph"/>
        <w:numPr>
          <w:ilvl w:val="0"/>
          <w:numId w:val="35"/>
        </w:numPr>
        <w:suppressAutoHyphens w:val="0"/>
        <w:spacing w:line="276" w:lineRule="auto"/>
        <w:ind w:left="709" w:hanging="283"/>
        <w:contextualSpacing/>
        <w:jc w:val="both"/>
        <w:rPr>
          <w:rFonts w:asciiTheme="minorHAnsi" w:eastAsiaTheme="minorEastAsia" w:hAnsiTheme="minorHAnsi" w:cs="Times New Roman"/>
          <w:color w:val="000000" w:themeColor="text1"/>
          <w:kern w:val="0"/>
          <w:sz w:val="22"/>
          <w:szCs w:val="22"/>
          <w:lang w:val="id-ID" w:eastAsia="id-ID" w:bidi="ar-SA"/>
        </w:rPr>
      </w:pPr>
      <w:r w:rsidRPr="00651222">
        <w:rPr>
          <w:rFonts w:cs="Times New Roman"/>
          <w:color w:val="000000" w:themeColor="text1"/>
        </w:rPr>
        <w:t>S</w:t>
      </w:r>
      <w:r w:rsidR="001B567F" w:rsidRPr="00651222">
        <w:rPr>
          <w:rFonts w:cs="Times New Roman"/>
          <w:color w:val="000000" w:themeColor="text1"/>
        </w:rPr>
        <w:t>egala</w:t>
      </w:r>
      <w:r w:rsidR="00215F54" w:rsidRPr="00651222">
        <w:rPr>
          <w:rFonts w:cs="Times New Roman"/>
          <w:color w:val="000000" w:themeColor="text1"/>
          <w:lang w:val="id-ID"/>
        </w:rPr>
        <w:t xml:space="preserve"> </w:t>
      </w:r>
      <w:r w:rsidR="001B567F" w:rsidRPr="00651222">
        <w:rPr>
          <w:rFonts w:cs="Times New Roman"/>
          <w:color w:val="000000" w:themeColor="text1"/>
        </w:rPr>
        <w:t>perubahan</w:t>
      </w:r>
      <w:r w:rsidR="001B567F" w:rsidRPr="00651222">
        <w:rPr>
          <w:rFonts w:cs="Times New Roman"/>
          <w:color w:val="000000" w:themeColor="text1"/>
          <w:lang w:val="id-ID"/>
        </w:rPr>
        <w:t xml:space="preserve"> dan atau</w:t>
      </w:r>
      <w:r w:rsidR="00215F54" w:rsidRPr="00651222">
        <w:rPr>
          <w:rFonts w:cs="Times New Roman"/>
          <w:color w:val="000000" w:themeColor="text1"/>
          <w:lang w:val="id-ID"/>
        </w:rPr>
        <w:t xml:space="preserve"> </w:t>
      </w:r>
      <w:r w:rsidR="001B567F" w:rsidRPr="00651222">
        <w:rPr>
          <w:rFonts w:cs="Times New Roman"/>
          <w:color w:val="000000" w:themeColor="text1"/>
        </w:rPr>
        <w:t>penambahan</w:t>
      </w:r>
      <w:r w:rsidR="00215F54" w:rsidRPr="00651222">
        <w:rPr>
          <w:rFonts w:cs="Times New Roman"/>
          <w:color w:val="000000" w:themeColor="text1"/>
          <w:lang w:val="id-ID"/>
        </w:rPr>
        <w:t xml:space="preserve"> </w:t>
      </w:r>
      <w:r w:rsidR="001B567F" w:rsidRPr="00651222">
        <w:rPr>
          <w:rFonts w:cs="Times New Roman"/>
          <w:color w:val="000000" w:themeColor="text1"/>
          <w:lang w:val="id-ID"/>
        </w:rPr>
        <w:t>isi</w:t>
      </w:r>
      <w:r w:rsidR="00215F54" w:rsidRPr="00651222">
        <w:rPr>
          <w:rFonts w:cs="Times New Roman"/>
          <w:color w:val="000000" w:themeColor="text1"/>
          <w:lang w:val="id-ID"/>
        </w:rPr>
        <w:t xml:space="preserve"> </w:t>
      </w:r>
      <w:r w:rsidR="002E3C72" w:rsidRPr="00651222">
        <w:rPr>
          <w:rFonts w:cs="Times New Roman"/>
          <w:color w:val="000000" w:themeColor="text1"/>
          <w:lang w:val="id-ID"/>
        </w:rPr>
        <w:t>P</w:t>
      </w:r>
      <w:r w:rsidR="001B567F" w:rsidRPr="00651222">
        <w:rPr>
          <w:rFonts w:cs="Times New Roman"/>
          <w:color w:val="000000" w:themeColor="text1"/>
        </w:rPr>
        <w:t>erjanjian</w:t>
      </w:r>
      <w:r w:rsidR="00215F54" w:rsidRPr="00651222">
        <w:rPr>
          <w:rFonts w:cs="Times New Roman"/>
          <w:color w:val="000000" w:themeColor="text1"/>
          <w:lang w:val="id-ID"/>
        </w:rPr>
        <w:t xml:space="preserve"> </w:t>
      </w:r>
      <w:r w:rsidR="001B567F" w:rsidRPr="00651222">
        <w:rPr>
          <w:rFonts w:cs="Times New Roman"/>
          <w:color w:val="000000" w:themeColor="text1"/>
        </w:rPr>
        <w:t>tidak</w:t>
      </w:r>
      <w:r w:rsidR="00215F54" w:rsidRPr="00651222">
        <w:rPr>
          <w:rFonts w:cs="Times New Roman"/>
          <w:color w:val="000000" w:themeColor="text1"/>
          <w:lang w:val="id-ID"/>
        </w:rPr>
        <w:t xml:space="preserve"> </w:t>
      </w:r>
      <w:r w:rsidR="001B567F" w:rsidRPr="00651222">
        <w:rPr>
          <w:rFonts w:cs="Times New Roman"/>
          <w:color w:val="000000" w:themeColor="text1"/>
        </w:rPr>
        <w:t>berlaku</w:t>
      </w:r>
      <w:r w:rsidR="00215F54" w:rsidRPr="00651222">
        <w:rPr>
          <w:rFonts w:cs="Times New Roman"/>
          <w:color w:val="000000" w:themeColor="text1"/>
          <w:lang w:val="id-ID"/>
        </w:rPr>
        <w:t xml:space="preserve"> </w:t>
      </w:r>
      <w:r w:rsidRPr="00651222">
        <w:rPr>
          <w:rFonts w:cs="Times New Roman"/>
          <w:color w:val="000000" w:themeColor="text1"/>
        </w:rPr>
        <w:t>kecual</w:t>
      </w:r>
      <w:r w:rsidR="001B567F" w:rsidRPr="00651222">
        <w:rPr>
          <w:rFonts w:cs="Times New Roman"/>
          <w:color w:val="000000" w:themeColor="text1"/>
        </w:rPr>
        <w:t>i</w:t>
      </w:r>
      <w:r w:rsidR="00215F54" w:rsidRPr="00651222">
        <w:rPr>
          <w:rFonts w:cs="Times New Roman"/>
          <w:color w:val="000000" w:themeColor="text1"/>
          <w:lang w:val="id-ID"/>
        </w:rPr>
        <w:t xml:space="preserve"> </w:t>
      </w:r>
      <w:r w:rsidR="001B567F" w:rsidRPr="00651222">
        <w:rPr>
          <w:rFonts w:cs="Times New Roman"/>
          <w:color w:val="000000" w:themeColor="text1"/>
        </w:rPr>
        <w:t>disepakati</w:t>
      </w:r>
      <w:r w:rsidR="00215F54" w:rsidRPr="00651222">
        <w:rPr>
          <w:rFonts w:cs="Times New Roman"/>
          <w:color w:val="000000" w:themeColor="text1"/>
          <w:lang w:val="id-ID"/>
        </w:rPr>
        <w:t xml:space="preserve"> </w:t>
      </w:r>
      <w:r w:rsidR="001B567F" w:rsidRPr="00651222">
        <w:rPr>
          <w:rFonts w:cs="Times New Roman"/>
          <w:color w:val="000000" w:themeColor="text1"/>
        </w:rPr>
        <w:t>secara</w:t>
      </w:r>
      <w:r w:rsidR="00215F54" w:rsidRPr="00651222">
        <w:rPr>
          <w:rFonts w:cs="Times New Roman"/>
          <w:color w:val="000000" w:themeColor="text1"/>
          <w:lang w:val="id-ID"/>
        </w:rPr>
        <w:t xml:space="preserve"> </w:t>
      </w:r>
      <w:r w:rsidR="001B567F" w:rsidRPr="00651222">
        <w:rPr>
          <w:rFonts w:cs="Times New Roman"/>
          <w:color w:val="000000" w:themeColor="text1"/>
        </w:rPr>
        <w:t>tertulis</w:t>
      </w:r>
      <w:r w:rsidR="00215F54" w:rsidRPr="00651222">
        <w:rPr>
          <w:rFonts w:cs="Times New Roman"/>
          <w:color w:val="000000" w:themeColor="text1"/>
          <w:lang w:val="id-ID"/>
        </w:rPr>
        <w:t xml:space="preserve"> </w:t>
      </w:r>
      <w:r w:rsidR="001B567F" w:rsidRPr="00651222">
        <w:rPr>
          <w:rFonts w:cs="Times New Roman"/>
          <w:color w:val="000000" w:themeColor="text1"/>
        </w:rPr>
        <w:t>oleh</w:t>
      </w:r>
      <w:r w:rsidR="00215F54" w:rsidRPr="00651222">
        <w:rPr>
          <w:rFonts w:cs="Times New Roman"/>
          <w:color w:val="000000" w:themeColor="text1"/>
          <w:lang w:val="id-ID"/>
        </w:rPr>
        <w:t xml:space="preserve"> </w:t>
      </w:r>
      <w:r w:rsidR="00EF15BE" w:rsidRPr="00651222">
        <w:rPr>
          <w:rFonts w:cs="Times New Roman"/>
          <w:b/>
          <w:color w:val="000000" w:themeColor="text1"/>
        </w:rPr>
        <w:t>Para Pihak</w:t>
      </w:r>
      <w:r w:rsidR="002E3C72" w:rsidRPr="001B3F0A">
        <w:rPr>
          <w:rFonts w:cs="Times New Roman"/>
          <w:color w:val="000000" w:themeColor="text1"/>
          <w:lang w:val="id-ID"/>
        </w:rPr>
        <w:t>,</w:t>
      </w:r>
      <w:r w:rsidR="002E3C72" w:rsidRPr="00651222">
        <w:rPr>
          <w:rFonts w:cs="Times New Roman"/>
          <w:b/>
          <w:color w:val="000000" w:themeColor="text1"/>
          <w:lang w:val="id-ID"/>
        </w:rPr>
        <w:t xml:space="preserve"> </w:t>
      </w:r>
      <w:r w:rsidR="002E3C72" w:rsidRPr="00651222">
        <w:rPr>
          <w:rFonts w:cs="Times New Roman"/>
          <w:color w:val="000000" w:themeColor="text1"/>
          <w:lang w:val="id-ID"/>
        </w:rPr>
        <w:t xml:space="preserve">perubahan dan penambahan Perjanjian akan dituangkan dalam addendum tersendiri dan merupakan </w:t>
      </w:r>
      <w:r w:rsidR="001B567F" w:rsidRPr="00651222">
        <w:rPr>
          <w:rFonts w:cs="Times New Roman"/>
          <w:color w:val="000000" w:themeColor="text1"/>
          <w:lang w:val="id-ID"/>
        </w:rPr>
        <w:t xml:space="preserve">bagian </w:t>
      </w:r>
      <w:r w:rsidR="00EF15BE" w:rsidRPr="00651222">
        <w:rPr>
          <w:rFonts w:cs="Times New Roman"/>
          <w:color w:val="000000" w:themeColor="text1"/>
        </w:rPr>
        <w:t>yang tidak</w:t>
      </w:r>
      <w:r w:rsidR="00215F54" w:rsidRPr="00651222">
        <w:rPr>
          <w:rFonts w:cs="Times New Roman"/>
          <w:color w:val="000000" w:themeColor="text1"/>
          <w:lang w:val="id-ID"/>
        </w:rPr>
        <w:t xml:space="preserve"> </w:t>
      </w:r>
      <w:r w:rsidR="001B567F" w:rsidRPr="00651222">
        <w:rPr>
          <w:rFonts w:cs="Times New Roman"/>
          <w:color w:val="000000" w:themeColor="text1"/>
          <w:lang w:val="id-ID"/>
        </w:rPr>
        <w:t>ter</w:t>
      </w:r>
      <w:r w:rsidRPr="00651222">
        <w:rPr>
          <w:rFonts w:cs="Times New Roman"/>
          <w:color w:val="000000" w:themeColor="text1"/>
        </w:rPr>
        <w:t>pisahkan</w:t>
      </w:r>
      <w:r w:rsidR="002E3C72" w:rsidRPr="00651222">
        <w:rPr>
          <w:rFonts w:cs="Times New Roman"/>
          <w:color w:val="000000" w:themeColor="text1"/>
          <w:lang w:val="id-ID"/>
        </w:rPr>
        <w:t xml:space="preserve"> dari Perjanjian ini</w:t>
      </w:r>
      <w:r w:rsidRPr="00651222">
        <w:rPr>
          <w:rFonts w:cs="Times New Roman"/>
          <w:color w:val="000000" w:themeColor="text1"/>
        </w:rPr>
        <w:t>.</w:t>
      </w:r>
    </w:p>
    <w:p w14:paraId="1B934C58" w14:textId="77777777" w:rsidR="009B1BFF" w:rsidRPr="00651222" w:rsidRDefault="001E0CD7" w:rsidP="008409BE">
      <w:pPr>
        <w:pStyle w:val="ListParagraph"/>
        <w:numPr>
          <w:ilvl w:val="0"/>
          <w:numId w:val="17"/>
        </w:numPr>
        <w:suppressAutoHyphens w:val="0"/>
        <w:spacing w:line="276" w:lineRule="auto"/>
        <w:ind w:left="426" w:hanging="426"/>
        <w:contextualSpacing/>
        <w:jc w:val="both"/>
        <w:rPr>
          <w:rFonts w:cs="Times New Roman"/>
          <w:color w:val="000000" w:themeColor="text1"/>
        </w:rPr>
      </w:pPr>
      <w:r w:rsidRPr="00651222">
        <w:rPr>
          <w:rFonts w:cs="Times New Roman"/>
          <w:color w:val="000000" w:themeColor="text1"/>
        </w:rPr>
        <w:t>Korespondensi</w:t>
      </w:r>
      <w:r w:rsidR="00215F54" w:rsidRPr="00651222">
        <w:rPr>
          <w:rFonts w:cs="Times New Roman"/>
          <w:color w:val="000000" w:themeColor="text1"/>
          <w:lang w:val="id-ID"/>
        </w:rPr>
        <w:t xml:space="preserve"> </w:t>
      </w:r>
      <w:r w:rsidRPr="00651222">
        <w:rPr>
          <w:rFonts w:cs="Times New Roman"/>
          <w:color w:val="000000" w:themeColor="text1"/>
        </w:rPr>
        <w:t>atau</w:t>
      </w:r>
      <w:r w:rsidR="00215F54" w:rsidRPr="00651222">
        <w:rPr>
          <w:rFonts w:cs="Times New Roman"/>
          <w:color w:val="000000" w:themeColor="text1"/>
          <w:lang w:val="id-ID"/>
        </w:rPr>
        <w:t xml:space="preserve"> </w:t>
      </w:r>
      <w:r w:rsidR="00586884">
        <w:rPr>
          <w:rFonts w:cs="Times New Roman"/>
          <w:color w:val="000000" w:themeColor="text1"/>
        </w:rPr>
        <w:t>P</w:t>
      </w:r>
      <w:r w:rsidRPr="00651222">
        <w:rPr>
          <w:rFonts w:cs="Times New Roman"/>
          <w:color w:val="000000" w:themeColor="text1"/>
        </w:rPr>
        <w:t>emberitahuan</w:t>
      </w:r>
    </w:p>
    <w:p w14:paraId="7CE49C5D" w14:textId="77777777" w:rsidR="001E0CD7" w:rsidRDefault="001B567F" w:rsidP="008409BE">
      <w:pPr>
        <w:pStyle w:val="ListParagraph"/>
        <w:suppressAutoHyphens w:val="0"/>
        <w:spacing w:line="276" w:lineRule="auto"/>
        <w:ind w:left="426"/>
        <w:contextualSpacing/>
        <w:jc w:val="both"/>
        <w:rPr>
          <w:rFonts w:cs="Times New Roman"/>
          <w:color w:val="000000" w:themeColor="text1"/>
        </w:rPr>
      </w:pPr>
      <w:r w:rsidRPr="00651222">
        <w:rPr>
          <w:rFonts w:cs="Times New Roman"/>
          <w:color w:val="000000" w:themeColor="text1"/>
        </w:rPr>
        <w:t>Setiap</w:t>
      </w:r>
      <w:r w:rsidR="00215F54" w:rsidRPr="00651222">
        <w:rPr>
          <w:rFonts w:cs="Times New Roman"/>
          <w:color w:val="000000" w:themeColor="text1"/>
          <w:lang w:val="id-ID"/>
        </w:rPr>
        <w:t xml:space="preserve"> </w:t>
      </w:r>
      <w:r w:rsidRPr="00651222">
        <w:rPr>
          <w:rFonts w:cs="Times New Roman"/>
          <w:color w:val="000000" w:themeColor="text1"/>
        </w:rPr>
        <w:t>korespondensi</w:t>
      </w:r>
      <w:r w:rsidR="00215F54" w:rsidRPr="00651222">
        <w:rPr>
          <w:rFonts w:cs="Times New Roman"/>
          <w:color w:val="000000" w:themeColor="text1"/>
          <w:lang w:val="id-ID"/>
        </w:rPr>
        <w:t xml:space="preserve"> </w:t>
      </w:r>
      <w:r w:rsidR="001E0CD7" w:rsidRPr="00651222">
        <w:rPr>
          <w:rFonts w:cs="Times New Roman"/>
          <w:color w:val="000000" w:themeColor="text1"/>
        </w:rPr>
        <w:t>akan</w:t>
      </w:r>
      <w:r w:rsidR="00215F54" w:rsidRPr="00651222">
        <w:rPr>
          <w:rFonts w:cs="Times New Roman"/>
          <w:color w:val="000000" w:themeColor="text1"/>
          <w:lang w:val="id-ID"/>
        </w:rPr>
        <w:t xml:space="preserve"> </w:t>
      </w:r>
      <w:r w:rsidR="001E0CD7" w:rsidRPr="00651222">
        <w:rPr>
          <w:rFonts w:cs="Times New Roman"/>
          <w:color w:val="000000" w:themeColor="text1"/>
        </w:rPr>
        <w:t>disampaikan</w:t>
      </w:r>
      <w:r w:rsidR="00215F54" w:rsidRPr="00651222">
        <w:rPr>
          <w:rFonts w:cs="Times New Roman"/>
          <w:color w:val="000000" w:themeColor="text1"/>
          <w:lang w:val="id-ID"/>
        </w:rPr>
        <w:t xml:space="preserve"> </w:t>
      </w:r>
      <w:r w:rsidR="001E0CD7" w:rsidRPr="00651222">
        <w:rPr>
          <w:rFonts w:cs="Times New Roman"/>
          <w:color w:val="000000" w:themeColor="text1"/>
        </w:rPr>
        <w:t>melalui</w:t>
      </w:r>
      <w:r w:rsidR="00215F54" w:rsidRPr="00651222">
        <w:rPr>
          <w:rFonts w:cs="Times New Roman"/>
          <w:color w:val="000000" w:themeColor="text1"/>
          <w:lang w:val="id-ID"/>
        </w:rPr>
        <w:t xml:space="preserve"> </w:t>
      </w:r>
      <w:r w:rsidRPr="00651222">
        <w:rPr>
          <w:rFonts w:cs="Times New Roman"/>
          <w:color w:val="000000" w:themeColor="text1"/>
        </w:rPr>
        <w:t>pos</w:t>
      </w:r>
      <w:r w:rsidR="00215F54" w:rsidRPr="00651222">
        <w:rPr>
          <w:rFonts w:cs="Times New Roman"/>
          <w:color w:val="000000" w:themeColor="text1"/>
          <w:lang w:val="id-ID"/>
        </w:rPr>
        <w:t xml:space="preserve"> </w:t>
      </w:r>
      <w:r w:rsidRPr="00651222">
        <w:rPr>
          <w:rFonts w:cs="Times New Roman"/>
          <w:color w:val="000000" w:themeColor="text1"/>
        </w:rPr>
        <w:t>tercatat, jasa</w:t>
      </w:r>
      <w:r w:rsidR="00215F54" w:rsidRPr="00651222">
        <w:rPr>
          <w:rFonts w:cs="Times New Roman"/>
          <w:color w:val="000000" w:themeColor="text1"/>
          <w:lang w:val="id-ID"/>
        </w:rPr>
        <w:t xml:space="preserve"> </w:t>
      </w:r>
      <w:r w:rsidRPr="00651222">
        <w:rPr>
          <w:rFonts w:cs="Times New Roman"/>
          <w:color w:val="000000" w:themeColor="text1"/>
        </w:rPr>
        <w:t>kurir,</w:t>
      </w:r>
      <w:r w:rsidR="00215F54" w:rsidRPr="00651222">
        <w:rPr>
          <w:rFonts w:cs="Times New Roman"/>
          <w:color w:val="000000" w:themeColor="text1"/>
          <w:lang w:val="id-ID"/>
        </w:rPr>
        <w:t xml:space="preserve"> </w:t>
      </w:r>
      <w:r w:rsidR="001E0CD7" w:rsidRPr="00651222">
        <w:rPr>
          <w:rFonts w:cs="Times New Roman"/>
          <w:color w:val="000000" w:themeColor="text1"/>
        </w:rPr>
        <w:t>surat</w:t>
      </w:r>
      <w:r w:rsidR="00215F54" w:rsidRPr="00651222">
        <w:rPr>
          <w:rFonts w:cs="Times New Roman"/>
          <w:color w:val="000000" w:themeColor="text1"/>
          <w:lang w:val="id-ID"/>
        </w:rPr>
        <w:t xml:space="preserve"> </w:t>
      </w:r>
      <w:r w:rsidR="001E0CD7" w:rsidRPr="00651222">
        <w:rPr>
          <w:rFonts w:cs="Times New Roman"/>
          <w:color w:val="000000" w:themeColor="text1"/>
        </w:rPr>
        <w:t>elektronik</w:t>
      </w:r>
      <w:r w:rsidR="00215F54" w:rsidRPr="00651222">
        <w:rPr>
          <w:rFonts w:cs="Times New Roman"/>
          <w:color w:val="000000" w:themeColor="text1"/>
          <w:lang w:val="id-ID"/>
        </w:rPr>
        <w:t xml:space="preserve"> </w:t>
      </w:r>
      <w:r w:rsidR="001E0CD7" w:rsidRPr="00651222">
        <w:rPr>
          <w:rFonts w:cs="Times New Roman"/>
          <w:color w:val="000000" w:themeColor="text1"/>
        </w:rPr>
        <w:t>atau</w:t>
      </w:r>
      <w:r w:rsidR="00215F54" w:rsidRPr="00651222">
        <w:rPr>
          <w:rFonts w:cs="Times New Roman"/>
          <w:color w:val="000000" w:themeColor="text1"/>
          <w:lang w:val="id-ID"/>
        </w:rPr>
        <w:t xml:space="preserve"> </w:t>
      </w:r>
      <w:r w:rsidR="001E0CD7" w:rsidRPr="00651222">
        <w:rPr>
          <w:rFonts w:cs="Times New Roman"/>
          <w:color w:val="000000" w:themeColor="text1"/>
        </w:rPr>
        <w:t>diserahkan</w:t>
      </w:r>
      <w:r w:rsidR="00215F54" w:rsidRPr="00651222">
        <w:rPr>
          <w:rFonts w:cs="Times New Roman"/>
          <w:color w:val="000000" w:themeColor="text1"/>
          <w:lang w:val="id-ID"/>
        </w:rPr>
        <w:t xml:space="preserve"> </w:t>
      </w:r>
      <w:r w:rsidR="001E0CD7" w:rsidRPr="00651222">
        <w:rPr>
          <w:rFonts w:cs="Times New Roman"/>
          <w:color w:val="000000" w:themeColor="text1"/>
        </w:rPr>
        <w:t>langsung</w:t>
      </w:r>
      <w:r w:rsidR="00215F54" w:rsidRPr="00651222">
        <w:rPr>
          <w:rFonts w:cs="Times New Roman"/>
          <w:color w:val="000000" w:themeColor="text1"/>
          <w:lang w:val="id-ID"/>
        </w:rPr>
        <w:t xml:space="preserve"> </w:t>
      </w:r>
      <w:r w:rsidR="001E0CD7" w:rsidRPr="00651222">
        <w:rPr>
          <w:rFonts w:cs="Times New Roman"/>
          <w:color w:val="000000" w:themeColor="text1"/>
        </w:rPr>
        <w:t>dan</w:t>
      </w:r>
      <w:r w:rsidR="00215F54" w:rsidRPr="00651222">
        <w:rPr>
          <w:rFonts w:cs="Times New Roman"/>
          <w:color w:val="000000" w:themeColor="text1"/>
          <w:lang w:val="id-ID"/>
        </w:rPr>
        <w:t xml:space="preserve"> </w:t>
      </w:r>
      <w:r w:rsidR="001E0CD7" w:rsidRPr="00651222">
        <w:rPr>
          <w:rFonts w:cs="Times New Roman"/>
          <w:color w:val="000000" w:themeColor="text1"/>
        </w:rPr>
        <w:t>dialamatkan</w:t>
      </w:r>
      <w:r w:rsidR="00215F54" w:rsidRPr="00651222">
        <w:rPr>
          <w:rFonts w:cs="Times New Roman"/>
          <w:color w:val="000000" w:themeColor="text1"/>
          <w:lang w:val="id-ID"/>
        </w:rPr>
        <w:t xml:space="preserve"> </w:t>
      </w:r>
      <w:r w:rsidR="001E0CD7" w:rsidRPr="00651222">
        <w:rPr>
          <w:rFonts w:cs="Times New Roman"/>
          <w:color w:val="000000" w:themeColor="text1"/>
        </w:rPr>
        <w:t>ke:</w:t>
      </w:r>
    </w:p>
    <w:p w14:paraId="694F982A" w14:textId="77777777" w:rsidR="00A707A4" w:rsidRPr="00651222" w:rsidRDefault="00A707A4" w:rsidP="008409BE">
      <w:pPr>
        <w:pStyle w:val="ListParagraph"/>
        <w:suppressAutoHyphens w:val="0"/>
        <w:spacing w:line="276" w:lineRule="auto"/>
        <w:ind w:left="426"/>
        <w:contextualSpacing/>
        <w:jc w:val="both"/>
        <w:rPr>
          <w:rFonts w:cs="Times New Roman"/>
          <w:color w:val="000000" w:themeColor="text1"/>
        </w:rPr>
      </w:pPr>
    </w:p>
    <w:p w14:paraId="2D8D712E" w14:textId="77777777" w:rsidR="00EF15BE" w:rsidRPr="00651222" w:rsidRDefault="00EF15BE" w:rsidP="008409BE">
      <w:pPr>
        <w:pStyle w:val="ListParagraph"/>
        <w:spacing w:line="276" w:lineRule="auto"/>
        <w:ind w:left="426"/>
        <w:jc w:val="both"/>
        <w:rPr>
          <w:rFonts w:cs="Times New Roman"/>
          <w:lang w:val="id-ID"/>
        </w:rPr>
      </w:pPr>
      <w:r w:rsidRPr="00651222">
        <w:rPr>
          <w:rFonts w:cs="Times New Roman"/>
          <w:b/>
        </w:rPr>
        <w:t>Pihak</w:t>
      </w:r>
      <w:r w:rsidR="00215F54" w:rsidRPr="00651222">
        <w:rPr>
          <w:rFonts w:cs="Times New Roman"/>
          <w:b/>
          <w:lang w:val="id-ID"/>
        </w:rPr>
        <w:t xml:space="preserve"> </w:t>
      </w:r>
      <w:r w:rsidRPr="00651222">
        <w:rPr>
          <w:rFonts w:cs="Times New Roman"/>
          <w:b/>
        </w:rPr>
        <w:t>Pertama</w:t>
      </w:r>
      <w:r w:rsidRPr="00651222">
        <w:rPr>
          <w:rFonts w:cs="Times New Roman"/>
        </w:rPr>
        <w:tab/>
      </w:r>
      <w:r w:rsidR="002E3C72" w:rsidRPr="00651222">
        <w:rPr>
          <w:rFonts w:cs="Times New Roman"/>
          <w:lang w:val="id-ID"/>
        </w:rPr>
        <w:tab/>
      </w:r>
      <w:r w:rsidRPr="00651222">
        <w:rPr>
          <w:rFonts w:cs="Times New Roman"/>
        </w:rPr>
        <w:t>:</w:t>
      </w:r>
      <w:r w:rsidR="00215F54" w:rsidRPr="00651222">
        <w:rPr>
          <w:rFonts w:cs="Times New Roman"/>
          <w:lang w:val="id-ID"/>
        </w:rPr>
        <w:t xml:space="preserve"> </w:t>
      </w:r>
      <w:r w:rsidR="002E3C72" w:rsidRPr="00651222">
        <w:rPr>
          <w:rFonts w:cs="Times New Roman"/>
          <w:lang w:val="id-ID"/>
        </w:rPr>
        <w:t xml:space="preserve"> PT Yakult Indonesia Persada</w:t>
      </w:r>
    </w:p>
    <w:p w14:paraId="263BB719" w14:textId="77777777" w:rsidR="00AB39AE" w:rsidRPr="00A707A4" w:rsidRDefault="00EF15BE" w:rsidP="00D53453">
      <w:pPr>
        <w:pStyle w:val="ListParagraph"/>
        <w:tabs>
          <w:tab w:val="left" w:pos="2127"/>
          <w:tab w:val="left" w:pos="2835"/>
        </w:tabs>
        <w:spacing w:line="276" w:lineRule="auto"/>
        <w:ind w:left="3060" w:hanging="2634"/>
        <w:jc w:val="both"/>
        <w:rPr>
          <w:rFonts w:cs="Times New Roman"/>
          <w:lang w:val="id-ID"/>
        </w:rPr>
      </w:pPr>
      <w:r w:rsidRPr="00651222">
        <w:rPr>
          <w:rFonts w:cs="Times New Roman"/>
        </w:rPr>
        <w:t>Alamat</w:t>
      </w:r>
      <w:r w:rsidR="002E3C72" w:rsidRPr="00651222">
        <w:rPr>
          <w:rFonts w:cs="Times New Roman"/>
          <w:lang w:val="id-ID"/>
        </w:rPr>
        <w:t xml:space="preserve"> Kantor Pusat</w:t>
      </w:r>
      <w:r w:rsidRPr="00651222">
        <w:rPr>
          <w:rFonts w:cs="Times New Roman"/>
        </w:rPr>
        <w:tab/>
      </w:r>
      <w:r w:rsidR="00E07ECC" w:rsidRPr="00651222">
        <w:rPr>
          <w:rFonts w:cs="Times New Roman"/>
          <w:lang w:val="id-ID"/>
        </w:rPr>
        <w:t xml:space="preserve"> </w:t>
      </w:r>
      <w:r w:rsidRPr="00651222">
        <w:rPr>
          <w:rFonts w:cs="Times New Roman"/>
        </w:rPr>
        <w:t xml:space="preserve">: </w:t>
      </w:r>
      <w:r w:rsidR="002E3C72" w:rsidRPr="00651222">
        <w:rPr>
          <w:rFonts w:cs="Times New Roman"/>
          <w:color w:val="000000" w:themeColor="text1"/>
          <w:lang w:val="id-ID"/>
        </w:rPr>
        <w:t>Antam Office Park Tower B,</w:t>
      </w:r>
      <w:r w:rsidR="00E07ECC" w:rsidRPr="00651222">
        <w:rPr>
          <w:rFonts w:cs="Times New Roman"/>
          <w:color w:val="000000" w:themeColor="text1"/>
          <w:lang w:val="id-ID"/>
        </w:rPr>
        <w:t xml:space="preserve"> Lt. 16, Jl. TB. Simatupang No.</w:t>
      </w:r>
      <w:r w:rsidR="002E3C72" w:rsidRPr="00651222">
        <w:rPr>
          <w:rFonts w:cs="Times New Roman"/>
          <w:color w:val="000000" w:themeColor="text1"/>
          <w:lang w:val="id-ID"/>
        </w:rPr>
        <w:t xml:space="preserve">1, </w:t>
      </w:r>
      <w:r w:rsidR="002E3C72" w:rsidRPr="00A707A4">
        <w:rPr>
          <w:rFonts w:cs="Times New Roman"/>
          <w:color w:val="000000" w:themeColor="text1"/>
          <w:lang w:val="id-ID"/>
        </w:rPr>
        <w:t>Tanjung Barat, Jakarta Selatan</w:t>
      </w:r>
    </w:p>
    <w:p w14:paraId="5BEBF533" w14:textId="77777777" w:rsidR="00EF15BE" w:rsidRPr="00A707A4" w:rsidRDefault="00EF15BE" w:rsidP="00D53453">
      <w:pPr>
        <w:pStyle w:val="ListParagraph"/>
        <w:spacing w:line="276" w:lineRule="auto"/>
        <w:ind w:left="2880" w:hanging="2454"/>
        <w:jc w:val="both"/>
        <w:rPr>
          <w:rFonts w:cs="Times New Roman"/>
          <w:lang w:val="id-ID"/>
        </w:rPr>
      </w:pPr>
      <w:r w:rsidRPr="00A707A4">
        <w:rPr>
          <w:rFonts w:cs="Times New Roman"/>
        </w:rPr>
        <w:t>Telepon</w:t>
      </w:r>
      <w:r w:rsidR="002E3C72" w:rsidRPr="00A707A4">
        <w:rPr>
          <w:rFonts w:cs="Times New Roman"/>
          <w:lang w:val="id-ID"/>
        </w:rPr>
        <w:t xml:space="preserve"> Kantor Pusat</w:t>
      </w:r>
      <w:r w:rsidRPr="00A707A4">
        <w:rPr>
          <w:rFonts w:cs="Times New Roman"/>
        </w:rPr>
        <w:tab/>
        <w:t xml:space="preserve">: </w:t>
      </w:r>
      <w:r w:rsidR="00D53453">
        <w:rPr>
          <w:rFonts w:cs="Times New Roman"/>
        </w:rPr>
        <w:t xml:space="preserve"> </w:t>
      </w:r>
      <w:r w:rsidR="00586884">
        <w:rPr>
          <w:rFonts w:cs="Times New Roman"/>
        </w:rPr>
        <w:t>(</w:t>
      </w:r>
      <w:r w:rsidR="002E3C72" w:rsidRPr="00A707A4">
        <w:rPr>
          <w:rFonts w:cs="Times New Roman"/>
          <w:color w:val="000000" w:themeColor="text1"/>
          <w:lang w:val="id-ID"/>
        </w:rPr>
        <w:t>021</w:t>
      </w:r>
      <w:r w:rsidR="00586884">
        <w:rPr>
          <w:rFonts w:cs="Times New Roman"/>
          <w:color w:val="000000" w:themeColor="text1"/>
          <w:lang w:val="en-US"/>
        </w:rPr>
        <w:t>)</w:t>
      </w:r>
      <w:r w:rsidR="002E3C72" w:rsidRPr="00A707A4">
        <w:rPr>
          <w:rFonts w:cs="Times New Roman"/>
          <w:color w:val="000000" w:themeColor="text1"/>
          <w:lang w:val="id-ID"/>
        </w:rPr>
        <w:t>-29633345</w:t>
      </w:r>
    </w:p>
    <w:p w14:paraId="062A8B6F" w14:textId="77777777" w:rsidR="002E3C72" w:rsidRPr="00A707A4" w:rsidRDefault="002E3C72" w:rsidP="00D53453">
      <w:pPr>
        <w:pStyle w:val="ListParagraph"/>
        <w:tabs>
          <w:tab w:val="left" w:pos="2835"/>
        </w:tabs>
        <w:spacing w:line="276" w:lineRule="auto"/>
        <w:ind w:left="3060" w:hanging="2634"/>
        <w:jc w:val="both"/>
        <w:rPr>
          <w:rFonts w:cs="Times New Roman"/>
          <w:color w:val="000000" w:themeColor="text1"/>
          <w:lang w:val="id-ID"/>
        </w:rPr>
      </w:pPr>
      <w:r w:rsidRPr="00A707A4">
        <w:rPr>
          <w:rFonts w:cs="Times New Roman"/>
          <w:color w:val="000000" w:themeColor="text1"/>
          <w:lang w:val="id-ID"/>
        </w:rPr>
        <w:t>Alamat Kantor Cabang</w:t>
      </w:r>
      <w:r w:rsidRPr="00A707A4">
        <w:rPr>
          <w:rFonts w:cs="Times New Roman"/>
          <w:color w:val="000000" w:themeColor="text1"/>
          <w:lang w:val="id-ID"/>
        </w:rPr>
        <w:tab/>
      </w:r>
      <w:r w:rsidR="00E07ECC" w:rsidRPr="00A707A4">
        <w:rPr>
          <w:rFonts w:cs="Times New Roman"/>
          <w:color w:val="000000" w:themeColor="text1"/>
          <w:lang w:val="id-ID"/>
        </w:rPr>
        <w:t xml:space="preserve"> </w:t>
      </w:r>
      <w:r w:rsidRPr="00A707A4">
        <w:rPr>
          <w:rFonts w:cs="Times New Roman"/>
          <w:color w:val="000000" w:themeColor="text1"/>
          <w:lang w:val="id-ID"/>
        </w:rPr>
        <w:t xml:space="preserve">: </w:t>
      </w:r>
      <w:r w:rsidR="00E07ECC" w:rsidRPr="00A707A4">
        <w:rPr>
          <w:rFonts w:cs="Times New Roman"/>
          <w:color w:val="000000" w:themeColor="text1"/>
        </w:rPr>
        <w:t xml:space="preserve">Jl. Raya Kudus Jepara Km. 4, Desa Kedung Dowo, Kec. </w:t>
      </w:r>
      <w:r w:rsidR="00E07ECC" w:rsidRPr="00A707A4">
        <w:rPr>
          <w:rFonts w:cs="Times New Roman"/>
          <w:color w:val="000000" w:themeColor="text1"/>
          <w:lang w:val="id-ID"/>
        </w:rPr>
        <w:t xml:space="preserve">   </w:t>
      </w:r>
      <w:r w:rsidR="00E07ECC" w:rsidRPr="00A707A4">
        <w:rPr>
          <w:rFonts w:cs="Times New Roman"/>
          <w:color w:val="000000" w:themeColor="text1"/>
        </w:rPr>
        <w:t>Kaliwungu, Kab. Kudus, Prov. Jawa Tengah</w:t>
      </w:r>
    </w:p>
    <w:p w14:paraId="2933D600" w14:textId="77777777" w:rsidR="002E3C72" w:rsidRPr="00A707A4" w:rsidRDefault="002E3C72" w:rsidP="008409BE">
      <w:pPr>
        <w:pStyle w:val="ListParagraph"/>
        <w:spacing w:line="276" w:lineRule="auto"/>
        <w:ind w:left="426"/>
        <w:jc w:val="both"/>
        <w:rPr>
          <w:rFonts w:cs="Times New Roman"/>
          <w:color w:val="000000" w:themeColor="text1"/>
          <w:lang w:val="id-ID"/>
        </w:rPr>
      </w:pPr>
      <w:r w:rsidRPr="00A707A4">
        <w:rPr>
          <w:rFonts w:cs="Times New Roman"/>
          <w:color w:val="000000" w:themeColor="text1"/>
          <w:lang w:val="id-ID"/>
        </w:rPr>
        <w:t>Telepon Kantor Cabang</w:t>
      </w:r>
      <w:r w:rsidRPr="00A707A4">
        <w:rPr>
          <w:rFonts w:cs="Times New Roman"/>
          <w:color w:val="000000" w:themeColor="text1"/>
          <w:lang w:val="id-ID"/>
        </w:rPr>
        <w:tab/>
        <w:t>:</w:t>
      </w:r>
      <w:r w:rsidR="00075D9A" w:rsidRPr="00A707A4">
        <w:rPr>
          <w:rFonts w:cs="Times New Roman"/>
          <w:color w:val="000000" w:themeColor="text1"/>
          <w:lang w:val="id-ID"/>
        </w:rPr>
        <w:t xml:space="preserve"> </w:t>
      </w:r>
      <w:r w:rsidR="00586884">
        <w:rPr>
          <w:rFonts w:cs="Times New Roman"/>
          <w:color w:val="000000" w:themeColor="text1"/>
          <w:lang w:val="en-US"/>
        </w:rPr>
        <w:t>(</w:t>
      </w:r>
      <w:r w:rsidR="00075D9A" w:rsidRPr="00A707A4">
        <w:rPr>
          <w:rFonts w:cs="Times New Roman"/>
          <w:color w:val="000000" w:themeColor="text1"/>
          <w:lang w:val="id-ID"/>
        </w:rPr>
        <w:t>0291</w:t>
      </w:r>
      <w:r w:rsidR="00586884">
        <w:rPr>
          <w:rFonts w:cs="Times New Roman"/>
          <w:color w:val="000000" w:themeColor="text1"/>
          <w:lang w:val="en-US"/>
        </w:rPr>
        <w:t>)</w:t>
      </w:r>
      <w:r w:rsidR="00075D9A" w:rsidRPr="00A707A4">
        <w:rPr>
          <w:rFonts w:cs="Times New Roman"/>
          <w:color w:val="000000" w:themeColor="text1"/>
          <w:lang w:val="id-ID"/>
        </w:rPr>
        <w:t xml:space="preserve"> 2911318</w:t>
      </w:r>
    </w:p>
    <w:p w14:paraId="44A58C13" w14:textId="77777777" w:rsidR="002E3C72" w:rsidRPr="00A707A4" w:rsidRDefault="002E3C72" w:rsidP="008409BE">
      <w:pPr>
        <w:pStyle w:val="ListParagraph"/>
        <w:spacing w:line="276" w:lineRule="auto"/>
        <w:ind w:left="426"/>
        <w:jc w:val="both"/>
        <w:rPr>
          <w:rFonts w:cs="Times New Roman"/>
          <w:color w:val="000000" w:themeColor="text1"/>
          <w:lang w:val="id-ID"/>
        </w:rPr>
      </w:pPr>
      <w:r w:rsidRPr="00A707A4">
        <w:rPr>
          <w:rFonts w:cs="Times New Roman"/>
          <w:color w:val="000000" w:themeColor="text1"/>
          <w:lang w:val="id-ID"/>
        </w:rPr>
        <w:t>Email Kantor Cabang</w:t>
      </w:r>
      <w:r w:rsidRPr="00A707A4">
        <w:rPr>
          <w:rFonts w:cs="Times New Roman"/>
          <w:color w:val="000000" w:themeColor="text1"/>
          <w:lang w:val="id-ID"/>
        </w:rPr>
        <w:tab/>
        <w:t>:</w:t>
      </w:r>
      <w:r w:rsidR="00075D9A" w:rsidRPr="00A707A4">
        <w:rPr>
          <w:rFonts w:cs="Times New Roman"/>
          <w:color w:val="000000" w:themeColor="text1"/>
          <w:lang w:val="id-ID"/>
        </w:rPr>
        <w:t xml:space="preserve"> ds.kudus@yakult.co.id</w:t>
      </w:r>
    </w:p>
    <w:p w14:paraId="1DFB9915" w14:textId="77777777" w:rsidR="004202DE" w:rsidRPr="003B6DD4" w:rsidRDefault="002E3C72" w:rsidP="00A707A4">
      <w:pPr>
        <w:pStyle w:val="ListParagraph"/>
        <w:spacing w:line="276" w:lineRule="auto"/>
        <w:ind w:left="426"/>
        <w:jc w:val="both"/>
        <w:rPr>
          <w:rFonts w:cs="Times New Roman"/>
          <w:color w:val="000000" w:themeColor="text1"/>
          <w:lang w:val="en-US"/>
        </w:rPr>
      </w:pPr>
      <w:r w:rsidRPr="00A707A4">
        <w:rPr>
          <w:rFonts w:cs="Times New Roman"/>
          <w:color w:val="000000" w:themeColor="text1"/>
          <w:lang w:val="id-ID"/>
        </w:rPr>
        <w:t>U</w:t>
      </w:r>
      <w:r w:rsidR="00586884">
        <w:rPr>
          <w:rFonts w:cs="Times New Roman"/>
          <w:color w:val="000000" w:themeColor="text1"/>
          <w:lang w:val="en-US"/>
        </w:rPr>
        <w:t>P</w:t>
      </w:r>
      <w:r w:rsidR="00586884">
        <w:rPr>
          <w:rFonts w:cs="Times New Roman"/>
          <w:color w:val="000000" w:themeColor="text1"/>
          <w:lang w:val="id-ID"/>
        </w:rPr>
        <w:tab/>
      </w:r>
      <w:r w:rsidR="00586884">
        <w:rPr>
          <w:rFonts w:cs="Times New Roman"/>
          <w:color w:val="000000" w:themeColor="text1"/>
          <w:lang w:val="id-ID"/>
        </w:rPr>
        <w:tab/>
      </w:r>
      <w:r w:rsidR="00586884">
        <w:rPr>
          <w:rFonts w:cs="Times New Roman"/>
          <w:color w:val="000000" w:themeColor="text1"/>
          <w:lang w:val="id-ID"/>
        </w:rPr>
        <w:tab/>
      </w:r>
      <w:r w:rsidRPr="00A707A4">
        <w:rPr>
          <w:rFonts w:cs="Times New Roman"/>
          <w:color w:val="000000" w:themeColor="text1"/>
          <w:lang w:val="id-ID"/>
        </w:rPr>
        <w:t xml:space="preserve">: </w:t>
      </w:r>
      <w:r w:rsidR="00075D9A" w:rsidRPr="00A707A4">
        <w:rPr>
          <w:rFonts w:cs="Times New Roman"/>
          <w:color w:val="000000" w:themeColor="text1"/>
          <w:lang w:val="id-ID"/>
        </w:rPr>
        <w:t>Bp</w:t>
      </w:r>
      <w:r w:rsidR="00586884">
        <w:rPr>
          <w:rFonts w:cs="Times New Roman"/>
          <w:color w:val="000000" w:themeColor="text1"/>
          <w:lang w:val="en-US"/>
        </w:rPr>
        <w:t>k</w:t>
      </w:r>
      <w:r w:rsidR="00075D9A" w:rsidRPr="00A707A4">
        <w:rPr>
          <w:rFonts w:cs="Times New Roman"/>
          <w:color w:val="000000" w:themeColor="text1"/>
          <w:lang w:val="id-ID"/>
        </w:rPr>
        <w:t xml:space="preserve">. </w:t>
      </w:r>
      <w:r w:rsidR="003B6DD4">
        <w:rPr>
          <w:rFonts w:cs="Times New Roman"/>
          <w:color w:val="000000" w:themeColor="text1"/>
          <w:lang w:val="en-US"/>
        </w:rPr>
        <w:t>Yan Cholid Bahrun</w:t>
      </w:r>
    </w:p>
    <w:p w14:paraId="582C8ED9" w14:textId="77777777" w:rsidR="00A707A4" w:rsidRPr="00A707A4" w:rsidRDefault="00A707A4" w:rsidP="00A707A4">
      <w:pPr>
        <w:pStyle w:val="ListParagraph"/>
        <w:spacing w:line="276" w:lineRule="auto"/>
        <w:ind w:left="426"/>
        <w:jc w:val="both"/>
        <w:rPr>
          <w:rFonts w:cs="Times New Roman"/>
          <w:lang w:val="en-US"/>
        </w:rPr>
      </w:pPr>
    </w:p>
    <w:p w14:paraId="4070FAF7" w14:textId="77777777" w:rsidR="004202DE" w:rsidRPr="00A707A4" w:rsidRDefault="004202DE" w:rsidP="00A209D0">
      <w:pPr>
        <w:spacing w:after="0" w:line="240" w:lineRule="auto"/>
        <w:ind w:firstLine="426"/>
        <w:jc w:val="both"/>
        <w:rPr>
          <w:rFonts w:ascii="Times New Roman" w:hAnsi="Times New Roman" w:cs="Times New Roman"/>
          <w:color w:val="000000" w:themeColor="text1"/>
          <w:sz w:val="24"/>
          <w:szCs w:val="24"/>
        </w:rPr>
      </w:pPr>
      <w:r w:rsidRPr="00A707A4">
        <w:rPr>
          <w:rFonts w:ascii="Times New Roman" w:hAnsi="Times New Roman" w:cs="Times New Roman"/>
          <w:b/>
          <w:color w:val="000000" w:themeColor="text1"/>
          <w:sz w:val="24"/>
          <w:szCs w:val="24"/>
        </w:rPr>
        <w:t>Pihak Kedua</w:t>
      </w:r>
      <w:r w:rsidR="00A707A4" w:rsidRPr="00A707A4">
        <w:rPr>
          <w:rFonts w:ascii="Times New Roman" w:hAnsi="Times New Roman" w:cs="Times New Roman"/>
          <w:color w:val="000000" w:themeColor="text1"/>
          <w:sz w:val="24"/>
          <w:szCs w:val="24"/>
        </w:rPr>
        <w:tab/>
      </w:r>
      <w:r w:rsidR="00A707A4" w:rsidRPr="00A707A4">
        <w:rPr>
          <w:rFonts w:ascii="Times New Roman" w:hAnsi="Times New Roman" w:cs="Times New Roman"/>
          <w:color w:val="000000" w:themeColor="text1"/>
          <w:sz w:val="24"/>
          <w:szCs w:val="24"/>
        </w:rPr>
        <w:tab/>
      </w:r>
      <w:r w:rsidRPr="00A707A4">
        <w:rPr>
          <w:rFonts w:ascii="Times New Roman" w:hAnsi="Times New Roman" w:cs="Times New Roman"/>
          <w:color w:val="000000" w:themeColor="text1"/>
          <w:sz w:val="24"/>
          <w:szCs w:val="24"/>
        </w:rPr>
        <w:t>: PT. Semarang Autocomp Manufacturing Indonesia</w:t>
      </w:r>
    </w:p>
    <w:p w14:paraId="4958B14B" w14:textId="77777777" w:rsidR="004202DE" w:rsidRPr="00A707A4" w:rsidRDefault="004202DE" w:rsidP="00A209D0">
      <w:pPr>
        <w:spacing w:after="0"/>
        <w:ind w:firstLine="426"/>
        <w:jc w:val="both"/>
        <w:rPr>
          <w:rFonts w:ascii="Times New Roman" w:hAnsi="Times New Roman" w:cs="Times New Roman"/>
          <w:sz w:val="24"/>
          <w:szCs w:val="24"/>
        </w:rPr>
      </w:pPr>
      <w:r w:rsidRPr="00A707A4">
        <w:rPr>
          <w:rFonts w:ascii="Times New Roman" w:hAnsi="Times New Roman" w:cs="Times New Roman"/>
          <w:sz w:val="24"/>
          <w:szCs w:val="24"/>
        </w:rPr>
        <w:t>Alamat</w:t>
      </w:r>
      <w:r w:rsidRPr="00A707A4">
        <w:rPr>
          <w:rFonts w:ascii="Times New Roman" w:hAnsi="Times New Roman" w:cs="Times New Roman"/>
          <w:sz w:val="24"/>
          <w:szCs w:val="24"/>
        </w:rPr>
        <w:tab/>
      </w:r>
      <w:r w:rsidRPr="00A707A4">
        <w:rPr>
          <w:rFonts w:ascii="Times New Roman" w:hAnsi="Times New Roman" w:cs="Times New Roman"/>
          <w:sz w:val="24"/>
          <w:szCs w:val="24"/>
        </w:rPr>
        <w:tab/>
      </w:r>
      <w:r w:rsidR="00A707A4" w:rsidRPr="00A707A4">
        <w:rPr>
          <w:rFonts w:ascii="Times New Roman" w:hAnsi="Times New Roman" w:cs="Times New Roman"/>
          <w:sz w:val="24"/>
          <w:szCs w:val="24"/>
        </w:rPr>
        <w:tab/>
      </w:r>
      <w:r w:rsidR="00586884">
        <w:rPr>
          <w:rFonts w:ascii="Times New Roman" w:hAnsi="Times New Roman" w:cs="Times New Roman"/>
          <w:sz w:val="24"/>
          <w:szCs w:val="24"/>
        </w:rPr>
        <w:t>: JL. Raya Jepara – Kudus K</w:t>
      </w:r>
      <w:r w:rsidR="00586884">
        <w:rPr>
          <w:rFonts w:ascii="Times New Roman" w:hAnsi="Times New Roman" w:cs="Times New Roman"/>
          <w:sz w:val="24"/>
          <w:szCs w:val="24"/>
          <w:lang w:val="en-US"/>
        </w:rPr>
        <w:t>m.</w:t>
      </w:r>
      <w:r w:rsidRPr="00A707A4">
        <w:rPr>
          <w:rFonts w:ascii="Times New Roman" w:hAnsi="Times New Roman" w:cs="Times New Roman"/>
          <w:sz w:val="24"/>
          <w:szCs w:val="24"/>
        </w:rPr>
        <w:t xml:space="preserve"> 28 Jepara 59465</w:t>
      </w:r>
    </w:p>
    <w:p w14:paraId="6A9662BC" w14:textId="77777777" w:rsidR="004202DE" w:rsidRPr="00A707A4" w:rsidRDefault="004202DE" w:rsidP="00A209D0">
      <w:pPr>
        <w:spacing w:after="0" w:line="240" w:lineRule="auto"/>
        <w:ind w:firstLine="426"/>
        <w:jc w:val="both"/>
        <w:rPr>
          <w:rFonts w:ascii="Times New Roman" w:hAnsi="Times New Roman" w:cs="Times New Roman"/>
          <w:sz w:val="24"/>
          <w:szCs w:val="24"/>
        </w:rPr>
      </w:pPr>
      <w:r w:rsidRPr="00A707A4">
        <w:rPr>
          <w:rFonts w:ascii="Times New Roman" w:hAnsi="Times New Roman" w:cs="Times New Roman"/>
          <w:sz w:val="24"/>
          <w:szCs w:val="24"/>
        </w:rPr>
        <w:t>Telepon</w:t>
      </w:r>
      <w:r w:rsidRPr="00A707A4">
        <w:rPr>
          <w:rFonts w:ascii="Times New Roman" w:hAnsi="Times New Roman" w:cs="Times New Roman"/>
          <w:sz w:val="24"/>
          <w:szCs w:val="24"/>
        </w:rPr>
        <w:tab/>
      </w:r>
      <w:r w:rsidRPr="00A707A4">
        <w:rPr>
          <w:rFonts w:ascii="Times New Roman" w:hAnsi="Times New Roman" w:cs="Times New Roman"/>
          <w:sz w:val="24"/>
          <w:szCs w:val="24"/>
        </w:rPr>
        <w:tab/>
      </w:r>
      <w:r w:rsidR="00A707A4" w:rsidRPr="00A707A4">
        <w:rPr>
          <w:rFonts w:ascii="Times New Roman" w:hAnsi="Times New Roman" w:cs="Times New Roman"/>
          <w:sz w:val="24"/>
          <w:szCs w:val="24"/>
          <w:lang w:val="en-US"/>
        </w:rPr>
        <w:tab/>
      </w:r>
      <w:r w:rsidRPr="00A707A4">
        <w:rPr>
          <w:rFonts w:ascii="Times New Roman" w:hAnsi="Times New Roman" w:cs="Times New Roman"/>
          <w:sz w:val="24"/>
          <w:szCs w:val="24"/>
        </w:rPr>
        <w:t>: 0291-7512101</w:t>
      </w:r>
    </w:p>
    <w:p w14:paraId="2656B3FE" w14:textId="77777777" w:rsidR="004202DE" w:rsidRPr="00A707A4" w:rsidRDefault="00A707A4" w:rsidP="00A209D0">
      <w:pPr>
        <w:spacing w:after="0" w:line="240" w:lineRule="auto"/>
        <w:ind w:firstLine="426"/>
        <w:jc w:val="both"/>
        <w:rPr>
          <w:rFonts w:ascii="Times New Roman" w:hAnsi="Times New Roman" w:cs="Times New Roman"/>
          <w:sz w:val="24"/>
          <w:szCs w:val="24"/>
        </w:rPr>
      </w:pPr>
      <w:r w:rsidRPr="00A707A4">
        <w:rPr>
          <w:rFonts w:ascii="Times New Roman" w:hAnsi="Times New Roman" w:cs="Times New Roman"/>
          <w:sz w:val="24"/>
          <w:szCs w:val="24"/>
        </w:rPr>
        <w:t>Email</w:t>
      </w:r>
      <w:r w:rsidRPr="00A707A4">
        <w:rPr>
          <w:rFonts w:ascii="Times New Roman" w:hAnsi="Times New Roman" w:cs="Times New Roman"/>
          <w:sz w:val="24"/>
          <w:szCs w:val="24"/>
        </w:rPr>
        <w:tab/>
      </w:r>
      <w:r w:rsidRPr="00A707A4">
        <w:rPr>
          <w:rFonts w:ascii="Times New Roman" w:hAnsi="Times New Roman" w:cs="Times New Roman"/>
          <w:sz w:val="24"/>
          <w:szCs w:val="24"/>
        </w:rPr>
        <w:tab/>
      </w:r>
      <w:r w:rsidRPr="00A707A4">
        <w:rPr>
          <w:rFonts w:ascii="Times New Roman" w:hAnsi="Times New Roman" w:cs="Times New Roman"/>
          <w:sz w:val="24"/>
          <w:szCs w:val="24"/>
        </w:rPr>
        <w:tab/>
      </w:r>
      <w:r w:rsidR="004202DE" w:rsidRPr="00A707A4">
        <w:rPr>
          <w:rFonts w:ascii="Times New Roman" w:hAnsi="Times New Roman" w:cs="Times New Roman"/>
          <w:sz w:val="24"/>
          <w:szCs w:val="24"/>
        </w:rPr>
        <w:t xml:space="preserve">: </w:t>
      </w:r>
      <w:hyperlink r:id="rId8" w:history="1">
        <w:r w:rsidR="00DA672E" w:rsidRPr="00A707A4">
          <w:rPr>
            <w:rStyle w:val="Hyperlink"/>
            <w:rFonts w:ascii="Times New Roman" w:hAnsi="Times New Roman" w:cs="Times New Roman"/>
            <w:color w:val="auto"/>
            <w:sz w:val="24"/>
            <w:szCs w:val="24"/>
            <w:u w:val="none"/>
          </w:rPr>
          <w:t>ga_03@sami-jf.co.id</w:t>
        </w:r>
      </w:hyperlink>
    </w:p>
    <w:p w14:paraId="6743EE1D" w14:textId="77777777" w:rsidR="004202DE" w:rsidRDefault="004202DE" w:rsidP="00A209D0">
      <w:pPr>
        <w:spacing w:after="0" w:line="240" w:lineRule="auto"/>
        <w:ind w:firstLine="426"/>
        <w:jc w:val="both"/>
        <w:rPr>
          <w:rFonts w:ascii="Times New Roman" w:hAnsi="Times New Roman" w:cs="Times New Roman"/>
          <w:sz w:val="24"/>
          <w:szCs w:val="24"/>
        </w:rPr>
      </w:pPr>
      <w:r w:rsidRPr="00A707A4">
        <w:rPr>
          <w:rFonts w:ascii="Times New Roman" w:hAnsi="Times New Roman" w:cs="Times New Roman"/>
          <w:sz w:val="24"/>
          <w:szCs w:val="24"/>
        </w:rPr>
        <w:t>U</w:t>
      </w:r>
      <w:r w:rsidR="00586884">
        <w:rPr>
          <w:rFonts w:ascii="Times New Roman" w:hAnsi="Times New Roman" w:cs="Times New Roman"/>
          <w:sz w:val="24"/>
          <w:szCs w:val="24"/>
          <w:lang w:val="en-US"/>
        </w:rPr>
        <w:t>P</w:t>
      </w:r>
      <w:r w:rsidRPr="00A707A4">
        <w:rPr>
          <w:rFonts w:ascii="Times New Roman" w:hAnsi="Times New Roman" w:cs="Times New Roman"/>
          <w:sz w:val="24"/>
          <w:szCs w:val="24"/>
        </w:rPr>
        <w:tab/>
      </w:r>
      <w:r w:rsidRPr="00A707A4">
        <w:rPr>
          <w:rFonts w:ascii="Times New Roman" w:hAnsi="Times New Roman" w:cs="Times New Roman"/>
          <w:sz w:val="24"/>
          <w:szCs w:val="24"/>
        </w:rPr>
        <w:tab/>
      </w:r>
      <w:r w:rsidR="00A707A4" w:rsidRPr="00A707A4">
        <w:rPr>
          <w:rFonts w:ascii="Times New Roman" w:hAnsi="Times New Roman" w:cs="Times New Roman"/>
          <w:sz w:val="24"/>
          <w:szCs w:val="24"/>
          <w:lang w:val="en-US"/>
        </w:rPr>
        <w:tab/>
      </w:r>
      <w:r w:rsidRPr="00A707A4">
        <w:rPr>
          <w:rFonts w:ascii="Times New Roman" w:hAnsi="Times New Roman" w:cs="Times New Roman"/>
          <w:sz w:val="24"/>
          <w:szCs w:val="24"/>
        </w:rPr>
        <w:t>: Aya</w:t>
      </w:r>
    </w:p>
    <w:p w14:paraId="3412BC62" w14:textId="77777777" w:rsidR="00351585" w:rsidRPr="00A707A4" w:rsidRDefault="00351585" w:rsidP="00A209D0">
      <w:pPr>
        <w:spacing w:after="0" w:line="240" w:lineRule="auto"/>
        <w:ind w:firstLine="426"/>
        <w:jc w:val="both"/>
        <w:rPr>
          <w:rFonts w:ascii="Times New Roman" w:hAnsi="Times New Roman" w:cs="Times New Roman"/>
          <w:sz w:val="24"/>
          <w:szCs w:val="24"/>
        </w:rPr>
      </w:pPr>
    </w:p>
    <w:p w14:paraId="01DA110F" w14:textId="3CB3BEC7" w:rsidR="0075043E" w:rsidRDefault="004D7437" w:rsidP="008409BE">
      <w:pPr>
        <w:pStyle w:val="ListParagraph"/>
        <w:spacing w:line="276" w:lineRule="auto"/>
        <w:ind w:left="426"/>
        <w:jc w:val="both"/>
        <w:rPr>
          <w:rFonts w:cs="Times New Roman"/>
          <w:color w:val="000000" w:themeColor="text1"/>
          <w:lang w:val="id-ID"/>
        </w:rPr>
      </w:pPr>
      <w:r w:rsidRPr="00651222">
        <w:rPr>
          <w:rFonts w:cs="Times New Roman"/>
          <w:color w:val="000000" w:themeColor="text1"/>
          <w:lang w:val="id-ID"/>
        </w:rPr>
        <w:t xml:space="preserve">Setiap pemberitahuan atau </w:t>
      </w:r>
      <w:r w:rsidR="001E0CD7" w:rsidRPr="00651222">
        <w:rPr>
          <w:rFonts w:cs="Times New Roman"/>
          <w:color w:val="000000" w:themeColor="text1"/>
          <w:lang w:val="id-ID"/>
        </w:rPr>
        <w:t>korespondensi pos terc</w:t>
      </w:r>
      <w:r w:rsidR="003213F6" w:rsidRPr="00651222">
        <w:rPr>
          <w:rFonts w:cs="Times New Roman"/>
          <w:color w:val="000000" w:themeColor="text1"/>
          <w:lang w:val="id-ID"/>
        </w:rPr>
        <w:t xml:space="preserve">atat atau jasa kurir dianggap </w:t>
      </w:r>
      <w:r w:rsidR="001E0CD7" w:rsidRPr="00651222">
        <w:rPr>
          <w:rFonts w:cs="Times New Roman"/>
          <w:color w:val="000000" w:themeColor="text1"/>
          <w:lang w:val="id-ID"/>
        </w:rPr>
        <w:t>telah diterima pada hari ke-</w:t>
      </w:r>
      <w:r w:rsidR="00586884">
        <w:rPr>
          <w:rFonts w:cs="Times New Roman"/>
          <w:color w:val="000000" w:themeColor="text1"/>
          <w:lang w:val="en-US"/>
        </w:rPr>
        <w:t>5</w:t>
      </w:r>
      <w:r w:rsidR="00215F54" w:rsidRPr="00651222">
        <w:rPr>
          <w:rFonts w:cs="Times New Roman"/>
          <w:color w:val="000000" w:themeColor="text1"/>
          <w:lang w:val="id-ID"/>
        </w:rPr>
        <w:t xml:space="preserve"> </w:t>
      </w:r>
      <w:r w:rsidR="003213F6" w:rsidRPr="00651222">
        <w:rPr>
          <w:rFonts w:cs="Times New Roman"/>
          <w:color w:val="000000" w:themeColor="text1"/>
          <w:lang w:val="id-ID"/>
        </w:rPr>
        <w:t xml:space="preserve">pada </w:t>
      </w:r>
      <w:r w:rsidR="001E0CD7" w:rsidRPr="00651222">
        <w:rPr>
          <w:rFonts w:cs="Times New Roman"/>
          <w:color w:val="000000" w:themeColor="text1"/>
          <w:lang w:val="id-ID"/>
        </w:rPr>
        <w:t>hari kerja</w:t>
      </w:r>
      <w:r w:rsidR="00586884">
        <w:rPr>
          <w:rFonts w:cs="Times New Roman"/>
          <w:color w:val="000000" w:themeColor="text1"/>
          <w:lang w:val="en-US"/>
        </w:rPr>
        <w:t>.</w:t>
      </w:r>
      <w:r w:rsidR="001E0CD7" w:rsidRPr="00651222">
        <w:rPr>
          <w:rFonts w:cs="Times New Roman"/>
          <w:color w:val="000000" w:themeColor="text1"/>
          <w:lang w:val="id-ID"/>
        </w:rPr>
        <w:t xml:space="preserve"> </w:t>
      </w:r>
      <w:r w:rsidR="00586884">
        <w:rPr>
          <w:rFonts w:cs="Times New Roman"/>
          <w:color w:val="000000" w:themeColor="text1"/>
          <w:lang w:val="en-US"/>
        </w:rPr>
        <w:t>S</w:t>
      </w:r>
      <w:r w:rsidR="001E0CD7" w:rsidRPr="00651222">
        <w:rPr>
          <w:rFonts w:cs="Times New Roman"/>
          <w:color w:val="000000" w:themeColor="text1"/>
          <w:lang w:val="id-ID"/>
        </w:rPr>
        <w:t>etelah tanggal pengiriman dan pemberitahuan dengan menyerahkan langsu</w:t>
      </w:r>
      <w:r w:rsidR="003213F6" w:rsidRPr="00651222">
        <w:rPr>
          <w:rFonts w:cs="Times New Roman"/>
          <w:color w:val="000000" w:themeColor="text1"/>
          <w:lang w:val="id-ID"/>
        </w:rPr>
        <w:t xml:space="preserve">ng </w:t>
      </w:r>
      <w:r w:rsidR="001E0CD7" w:rsidRPr="00651222">
        <w:rPr>
          <w:rFonts w:cs="Times New Roman"/>
          <w:color w:val="000000" w:themeColor="text1"/>
          <w:lang w:val="id-ID"/>
        </w:rPr>
        <w:t>pada saat diserahkan.</w:t>
      </w:r>
    </w:p>
    <w:p w14:paraId="4B0F0499" w14:textId="77777777" w:rsidR="00F3718E" w:rsidRPr="00651222" w:rsidRDefault="00F3718E">
      <w:pPr>
        <w:pStyle w:val="ListParagraph"/>
        <w:spacing w:line="276" w:lineRule="auto"/>
        <w:ind w:left="426"/>
        <w:jc w:val="both"/>
      </w:pPr>
    </w:p>
    <w:p w14:paraId="1A3034E8" w14:textId="77777777" w:rsidR="001E0CD7" w:rsidRPr="00651222" w:rsidRDefault="004D7437" w:rsidP="008409BE">
      <w:pPr>
        <w:pStyle w:val="ListParagraph"/>
        <w:numPr>
          <w:ilvl w:val="0"/>
          <w:numId w:val="18"/>
        </w:numPr>
        <w:spacing w:line="276" w:lineRule="auto"/>
        <w:ind w:left="426" w:hanging="426"/>
        <w:contextualSpacing/>
        <w:jc w:val="both"/>
        <w:rPr>
          <w:rFonts w:cs="Times New Roman"/>
          <w:color w:val="000000" w:themeColor="text1"/>
        </w:rPr>
      </w:pPr>
      <w:r w:rsidRPr="00651222">
        <w:rPr>
          <w:rFonts w:cs="Times New Roman"/>
          <w:color w:val="000000" w:themeColor="text1"/>
        </w:rPr>
        <w:t>Pen</w:t>
      </w:r>
      <w:r w:rsidRPr="00651222">
        <w:rPr>
          <w:rFonts w:cs="Times New Roman"/>
          <w:color w:val="000000" w:themeColor="text1"/>
          <w:lang w:val="id-ID"/>
        </w:rPr>
        <w:t>gecualian</w:t>
      </w:r>
    </w:p>
    <w:p w14:paraId="466A5B28" w14:textId="77777777" w:rsidR="00C5376B" w:rsidRPr="00651222" w:rsidRDefault="004D7437" w:rsidP="008409BE">
      <w:pPr>
        <w:pStyle w:val="ListParagraph"/>
        <w:spacing w:line="276" w:lineRule="auto"/>
        <w:ind w:left="426"/>
        <w:jc w:val="both"/>
        <w:rPr>
          <w:rFonts w:cs="Times New Roman"/>
          <w:color w:val="000000" w:themeColor="text1"/>
          <w:lang w:val="id-ID"/>
        </w:rPr>
      </w:pPr>
      <w:r w:rsidRPr="00651222">
        <w:rPr>
          <w:rFonts w:cs="Times New Roman"/>
          <w:color w:val="000000" w:themeColor="text1"/>
        </w:rPr>
        <w:t>Apabila</w:t>
      </w:r>
      <w:r w:rsidR="00323B04" w:rsidRPr="00651222">
        <w:rPr>
          <w:rFonts w:cs="Times New Roman"/>
          <w:color w:val="000000" w:themeColor="text1"/>
          <w:lang w:val="id-ID"/>
        </w:rPr>
        <w:t xml:space="preserve"> </w:t>
      </w:r>
      <w:r w:rsidRPr="00651222">
        <w:rPr>
          <w:rFonts w:cs="Times New Roman"/>
          <w:color w:val="000000" w:themeColor="text1"/>
        </w:rPr>
        <w:t>terjadi</w:t>
      </w:r>
      <w:r w:rsidR="00323B04" w:rsidRPr="00651222">
        <w:rPr>
          <w:rFonts w:cs="Times New Roman"/>
          <w:color w:val="000000" w:themeColor="text1"/>
          <w:lang w:val="id-ID"/>
        </w:rPr>
        <w:t xml:space="preserve"> </w:t>
      </w:r>
      <w:r w:rsidR="002E3C72" w:rsidRPr="00651222">
        <w:rPr>
          <w:rFonts w:cs="Times New Roman"/>
          <w:color w:val="000000" w:themeColor="text1"/>
        </w:rPr>
        <w:t>pe</w:t>
      </w:r>
      <w:r w:rsidR="002E3C72" w:rsidRPr="00651222">
        <w:rPr>
          <w:rFonts w:cs="Times New Roman"/>
          <w:color w:val="000000" w:themeColor="text1"/>
          <w:lang w:val="id-ID"/>
        </w:rPr>
        <w:t xml:space="preserve">ngakhiran </w:t>
      </w:r>
      <w:r w:rsidRPr="00651222">
        <w:rPr>
          <w:rFonts w:cs="Times New Roman"/>
          <w:color w:val="000000" w:themeColor="text1"/>
          <w:lang w:val="id-ID"/>
        </w:rPr>
        <w:t>atau</w:t>
      </w:r>
      <w:r w:rsidR="00323B04" w:rsidRPr="00651222">
        <w:rPr>
          <w:rFonts w:cs="Times New Roman"/>
          <w:color w:val="000000" w:themeColor="text1"/>
          <w:lang w:val="id-ID"/>
        </w:rPr>
        <w:t xml:space="preserve"> </w:t>
      </w:r>
      <w:r w:rsidR="001E0CD7" w:rsidRPr="00651222">
        <w:rPr>
          <w:rFonts w:cs="Times New Roman"/>
          <w:color w:val="000000" w:themeColor="text1"/>
        </w:rPr>
        <w:t>pembatalan</w:t>
      </w:r>
      <w:r w:rsidR="00323B04" w:rsidRPr="00651222">
        <w:rPr>
          <w:rFonts w:cs="Times New Roman"/>
          <w:color w:val="000000" w:themeColor="text1"/>
          <w:lang w:val="id-ID"/>
        </w:rPr>
        <w:t xml:space="preserve"> </w:t>
      </w:r>
      <w:r w:rsidR="003213F6" w:rsidRPr="00651222">
        <w:rPr>
          <w:rFonts w:cs="Times New Roman"/>
          <w:color w:val="000000" w:themeColor="text1"/>
        </w:rPr>
        <w:t>terhadap</w:t>
      </w:r>
      <w:r w:rsidR="00323B04" w:rsidRPr="00651222">
        <w:rPr>
          <w:rFonts w:cs="Times New Roman"/>
          <w:color w:val="000000" w:themeColor="text1"/>
          <w:lang w:val="id-ID"/>
        </w:rPr>
        <w:t xml:space="preserve"> </w:t>
      </w:r>
      <w:r w:rsidR="002E3C72" w:rsidRPr="00651222">
        <w:rPr>
          <w:rFonts w:cs="Times New Roman"/>
          <w:color w:val="000000" w:themeColor="text1"/>
          <w:lang w:val="id-ID"/>
        </w:rPr>
        <w:t>P</w:t>
      </w:r>
      <w:r w:rsidR="003213F6" w:rsidRPr="00651222">
        <w:rPr>
          <w:rFonts w:cs="Times New Roman"/>
          <w:color w:val="000000" w:themeColor="text1"/>
        </w:rPr>
        <w:t>erjanjian</w:t>
      </w:r>
      <w:r w:rsidR="002E3C72" w:rsidRPr="00651222">
        <w:rPr>
          <w:rFonts w:cs="Times New Roman"/>
          <w:color w:val="000000" w:themeColor="text1"/>
          <w:lang w:val="id-ID"/>
        </w:rPr>
        <w:t xml:space="preserve"> ini</w:t>
      </w:r>
      <w:r w:rsidR="003213F6" w:rsidRPr="00651222">
        <w:rPr>
          <w:rFonts w:cs="Times New Roman"/>
          <w:color w:val="000000" w:themeColor="text1"/>
        </w:rPr>
        <w:t xml:space="preserve">, </w:t>
      </w:r>
      <w:r w:rsidR="00EF15BE" w:rsidRPr="00651222">
        <w:rPr>
          <w:rFonts w:cs="Times New Roman"/>
          <w:b/>
          <w:color w:val="000000" w:themeColor="text1"/>
        </w:rPr>
        <w:t>Para Pihak</w:t>
      </w:r>
      <w:r w:rsidR="00323B04" w:rsidRPr="00651222">
        <w:rPr>
          <w:rFonts w:cs="Times New Roman"/>
          <w:b/>
          <w:color w:val="000000" w:themeColor="text1"/>
          <w:lang w:val="id-ID"/>
        </w:rPr>
        <w:t xml:space="preserve"> </w:t>
      </w:r>
      <w:r w:rsidR="003213F6" w:rsidRPr="00651222">
        <w:rPr>
          <w:rFonts w:cs="Times New Roman"/>
          <w:color w:val="000000" w:themeColor="text1"/>
        </w:rPr>
        <w:t>sepakat</w:t>
      </w:r>
      <w:r w:rsidR="00323B04" w:rsidRPr="00651222">
        <w:rPr>
          <w:rFonts w:cs="Times New Roman"/>
          <w:color w:val="000000" w:themeColor="text1"/>
          <w:lang w:val="id-ID"/>
        </w:rPr>
        <w:t xml:space="preserve"> </w:t>
      </w:r>
      <w:r w:rsidR="001E0CD7" w:rsidRPr="00651222">
        <w:rPr>
          <w:rFonts w:cs="Times New Roman"/>
          <w:color w:val="000000" w:themeColor="text1"/>
        </w:rPr>
        <w:t>mengabai</w:t>
      </w:r>
      <w:r w:rsidR="003213F6" w:rsidRPr="00651222">
        <w:rPr>
          <w:rFonts w:cs="Times New Roman"/>
          <w:color w:val="000000" w:themeColor="text1"/>
        </w:rPr>
        <w:t>kan</w:t>
      </w:r>
      <w:r w:rsidR="00323B04" w:rsidRPr="00651222">
        <w:rPr>
          <w:rFonts w:cs="Times New Roman"/>
          <w:color w:val="000000" w:themeColor="text1"/>
          <w:lang w:val="id-ID"/>
        </w:rPr>
        <w:t xml:space="preserve"> </w:t>
      </w:r>
      <w:r w:rsidR="003213F6" w:rsidRPr="00651222">
        <w:rPr>
          <w:rFonts w:cs="Times New Roman"/>
          <w:color w:val="000000" w:themeColor="text1"/>
        </w:rPr>
        <w:t>berlakunya</w:t>
      </w:r>
      <w:r w:rsidR="00323B04" w:rsidRPr="00651222">
        <w:rPr>
          <w:rFonts w:cs="Times New Roman"/>
          <w:color w:val="000000" w:themeColor="text1"/>
          <w:lang w:val="id-ID"/>
        </w:rPr>
        <w:t xml:space="preserve"> </w:t>
      </w:r>
      <w:r w:rsidR="00586884">
        <w:rPr>
          <w:rFonts w:cs="Times New Roman"/>
          <w:color w:val="000000" w:themeColor="text1"/>
        </w:rPr>
        <w:t>P</w:t>
      </w:r>
      <w:r w:rsidR="001E0CD7" w:rsidRPr="00651222">
        <w:rPr>
          <w:rFonts w:cs="Times New Roman"/>
          <w:color w:val="000000" w:themeColor="text1"/>
        </w:rPr>
        <w:t>asal 1266 Kitab</w:t>
      </w:r>
      <w:r w:rsidR="00323B04" w:rsidRPr="00651222">
        <w:rPr>
          <w:rFonts w:cs="Times New Roman"/>
          <w:color w:val="000000" w:themeColor="text1"/>
          <w:lang w:val="id-ID"/>
        </w:rPr>
        <w:t xml:space="preserve"> </w:t>
      </w:r>
      <w:r w:rsidR="001E0CD7" w:rsidRPr="00651222">
        <w:rPr>
          <w:rFonts w:cs="Times New Roman"/>
          <w:color w:val="000000" w:themeColor="text1"/>
        </w:rPr>
        <w:t>Undang</w:t>
      </w:r>
      <w:r w:rsidR="003213F6" w:rsidRPr="00651222">
        <w:rPr>
          <w:rFonts w:cs="Times New Roman"/>
          <w:color w:val="000000" w:themeColor="text1"/>
        </w:rPr>
        <w:t>-Undang</w:t>
      </w:r>
      <w:r w:rsidR="00323B04" w:rsidRPr="00651222">
        <w:rPr>
          <w:rFonts w:cs="Times New Roman"/>
          <w:color w:val="000000" w:themeColor="text1"/>
          <w:lang w:val="id-ID"/>
        </w:rPr>
        <w:t xml:space="preserve"> </w:t>
      </w:r>
      <w:r w:rsidR="003213F6" w:rsidRPr="00651222">
        <w:rPr>
          <w:rFonts w:cs="Times New Roman"/>
          <w:color w:val="000000" w:themeColor="text1"/>
        </w:rPr>
        <w:t>Hukum</w:t>
      </w:r>
      <w:r w:rsidR="00323B04" w:rsidRPr="00651222">
        <w:rPr>
          <w:rFonts w:cs="Times New Roman"/>
          <w:color w:val="000000" w:themeColor="text1"/>
          <w:lang w:val="id-ID"/>
        </w:rPr>
        <w:t xml:space="preserve"> </w:t>
      </w:r>
      <w:r w:rsidR="003213F6" w:rsidRPr="00651222">
        <w:rPr>
          <w:rFonts w:cs="Times New Roman"/>
          <w:color w:val="000000" w:themeColor="text1"/>
        </w:rPr>
        <w:t>Perdata Indonesia</w:t>
      </w:r>
      <w:r w:rsidR="003213F6" w:rsidRPr="00651222">
        <w:rPr>
          <w:rFonts w:cs="Times New Roman"/>
          <w:color w:val="000000" w:themeColor="text1"/>
          <w:lang w:val="id-ID"/>
        </w:rPr>
        <w:t>.</w:t>
      </w:r>
    </w:p>
    <w:p w14:paraId="7937F42E" w14:textId="77777777" w:rsidR="001E0CD7" w:rsidRPr="00651222" w:rsidRDefault="001E0CD7" w:rsidP="008409BE">
      <w:pPr>
        <w:pStyle w:val="ListParagraph"/>
        <w:numPr>
          <w:ilvl w:val="0"/>
          <w:numId w:val="19"/>
        </w:numPr>
        <w:suppressAutoHyphens w:val="0"/>
        <w:spacing w:line="276" w:lineRule="auto"/>
        <w:ind w:left="426" w:hanging="426"/>
        <w:contextualSpacing/>
        <w:jc w:val="both"/>
        <w:rPr>
          <w:rFonts w:cs="Times New Roman"/>
          <w:color w:val="000000" w:themeColor="text1"/>
        </w:rPr>
      </w:pPr>
      <w:r w:rsidRPr="00651222">
        <w:rPr>
          <w:rFonts w:cs="Times New Roman"/>
          <w:color w:val="000000" w:themeColor="text1"/>
        </w:rPr>
        <w:t>Hukum yang berlaku</w:t>
      </w:r>
    </w:p>
    <w:p w14:paraId="729F8311" w14:textId="77777777" w:rsidR="001E0CD7" w:rsidRPr="00651222" w:rsidRDefault="001E0CD7" w:rsidP="008409BE">
      <w:pPr>
        <w:pStyle w:val="ListParagraph"/>
        <w:numPr>
          <w:ilvl w:val="0"/>
          <w:numId w:val="36"/>
        </w:numPr>
        <w:suppressAutoHyphens w:val="0"/>
        <w:spacing w:line="276" w:lineRule="auto"/>
        <w:ind w:left="709" w:hanging="283"/>
        <w:contextualSpacing/>
        <w:jc w:val="both"/>
        <w:rPr>
          <w:rFonts w:cs="Times New Roman"/>
          <w:color w:val="000000" w:themeColor="text1"/>
        </w:rPr>
      </w:pPr>
      <w:r w:rsidRPr="00651222">
        <w:rPr>
          <w:rFonts w:cs="Times New Roman"/>
          <w:color w:val="000000" w:themeColor="text1"/>
        </w:rPr>
        <w:t>Perjanjian</w:t>
      </w:r>
      <w:r w:rsidR="00323B04" w:rsidRPr="00651222">
        <w:rPr>
          <w:rFonts w:cs="Times New Roman"/>
          <w:color w:val="000000" w:themeColor="text1"/>
          <w:lang w:val="id-ID"/>
        </w:rPr>
        <w:t xml:space="preserve"> </w:t>
      </w:r>
      <w:r w:rsidR="003213F6" w:rsidRPr="00651222">
        <w:rPr>
          <w:rFonts w:cs="Times New Roman"/>
          <w:color w:val="000000" w:themeColor="text1"/>
        </w:rPr>
        <w:t>ini</w:t>
      </w:r>
      <w:r w:rsidR="00323B04" w:rsidRPr="00651222">
        <w:rPr>
          <w:rFonts w:cs="Times New Roman"/>
          <w:color w:val="000000" w:themeColor="text1"/>
          <w:lang w:val="id-ID"/>
        </w:rPr>
        <w:t xml:space="preserve"> </w:t>
      </w:r>
      <w:r w:rsidR="003213F6" w:rsidRPr="00651222">
        <w:rPr>
          <w:rFonts w:cs="Times New Roman"/>
          <w:color w:val="000000" w:themeColor="text1"/>
        </w:rPr>
        <w:t>dan</w:t>
      </w:r>
      <w:r w:rsidR="00323B04" w:rsidRPr="00651222">
        <w:rPr>
          <w:rFonts w:cs="Times New Roman"/>
          <w:color w:val="000000" w:themeColor="text1"/>
          <w:lang w:val="id-ID"/>
        </w:rPr>
        <w:t xml:space="preserve"> </w:t>
      </w:r>
      <w:r w:rsidR="003213F6" w:rsidRPr="00651222">
        <w:rPr>
          <w:rFonts w:cs="Times New Roman"/>
          <w:color w:val="000000" w:themeColor="text1"/>
        </w:rPr>
        <w:t>pelaksanaan</w:t>
      </w:r>
      <w:r w:rsidRPr="00651222">
        <w:rPr>
          <w:rFonts w:cs="Times New Roman"/>
          <w:color w:val="000000" w:themeColor="text1"/>
        </w:rPr>
        <w:t>nya</w:t>
      </w:r>
      <w:r w:rsidR="00323B04" w:rsidRPr="00651222">
        <w:rPr>
          <w:rFonts w:cs="Times New Roman"/>
          <w:color w:val="000000" w:themeColor="text1"/>
          <w:lang w:val="id-ID"/>
        </w:rPr>
        <w:t xml:space="preserve"> </w:t>
      </w:r>
      <w:r w:rsidR="007F489B" w:rsidRPr="00651222">
        <w:rPr>
          <w:rFonts w:cs="Times New Roman"/>
          <w:color w:val="000000" w:themeColor="text1"/>
          <w:lang w:val="id-ID"/>
        </w:rPr>
        <w:t xml:space="preserve">tunduk dan patuh pada ketentuan/peraturan hukum yang berlaku di </w:t>
      </w:r>
      <w:r w:rsidRPr="00651222">
        <w:rPr>
          <w:rFonts w:cs="Times New Roman"/>
          <w:color w:val="000000" w:themeColor="text1"/>
        </w:rPr>
        <w:t>Indonesia.</w:t>
      </w:r>
    </w:p>
    <w:p w14:paraId="6C7414D7" w14:textId="77777777" w:rsidR="00323B04" w:rsidRPr="00651222" w:rsidRDefault="00323B04" w:rsidP="008409BE">
      <w:pPr>
        <w:pStyle w:val="ListParagraph"/>
        <w:numPr>
          <w:ilvl w:val="0"/>
          <w:numId w:val="36"/>
        </w:numPr>
        <w:suppressAutoHyphens w:val="0"/>
        <w:spacing w:line="276" w:lineRule="auto"/>
        <w:ind w:left="709" w:hanging="283"/>
        <w:contextualSpacing/>
        <w:jc w:val="both"/>
        <w:rPr>
          <w:rFonts w:cs="Times New Roman"/>
          <w:color w:val="000000"/>
        </w:rPr>
      </w:pPr>
      <w:r w:rsidRPr="00651222">
        <w:rPr>
          <w:rFonts w:cs="Times New Roman"/>
          <w:color w:val="000000"/>
        </w:rPr>
        <w:t xml:space="preserve">Apabila </w:t>
      </w:r>
      <w:r w:rsidRPr="00651222">
        <w:rPr>
          <w:rFonts w:cs="Times New Roman"/>
          <w:color w:val="000000"/>
          <w:lang w:val="id-ID"/>
        </w:rPr>
        <w:t>di</w:t>
      </w:r>
      <w:r w:rsidRPr="00651222">
        <w:rPr>
          <w:rFonts w:cs="Times New Roman"/>
          <w:color w:val="000000"/>
        </w:rPr>
        <w:t xml:space="preserve">kemudian hari terbit perundangan baru, </w:t>
      </w:r>
      <w:r w:rsidRPr="00651222">
        <w:rPr>
          <w:rFonts w:cs="Times New Roman"/>
          <w:color w:val="000000"/>
          <w:lang w:val="id-ID"/>
        </w:rPr>
        <w:t>agar</w:t>
      </w:r>
      <w:r w:rsidRPr="00651222">
        <w:rPr>
          <w:rFonts w:cs="Times New Roman"/>
          <w:color w:val="000000"/>
        </w:rPr>
        <w:t xml:space="preserve"> pasal-pasal </w:t>
      </w:r>
      <w:r w:rsidRPr="00651222">
        <w:rPr>
          <w:rFonts w:cs="Times New Roman"/>
          <w:color w:val="000000"/>
          <w:lang w:val="id-ID"/>
        </w:rPr>
        <w:t xml:space="preserve">dalam </w:t>
      </w:r>
      <w:r w:rsidR="002E3C72" w:rsidRPr="00651222">
        <w:rPr>
          <w:rFonts w:cs="Times New Roman"/>
          <w:color w:val="000000"/>
          <w:lang w:val="id-ID"/>
        </w:rPr>
        <w:t>P</w:t>
      </w:r>
      <w:r w:rsidRPr="00651222">
        <w:rPr>
          <w:rFonts w:cs="Times New Roman"/>
          <w:color w:val="000000"/>
        </w:rPr>
        <w:t xml:space="preserve">erjanjian ini </w:t>
      </w:r>
      <w:r w:rsidRPr="00651222">
        <w:rPr>
          <w:rFonts w:cs="Times New Roman"/>
          <w:color w:val="000000"/>
          <w:lang w:val="id-ID"/>
        </w:rPr>
        <w:t>tidak</w:t>
      </w:r>
      <w:r w:rsidRPr="00651222">
        <w:rPr>
          <w:rFonts w:cs="Times New Roman"/>
          <w:color w:val="000000"/>
        </w:rPr>
        <w:t xml:space="preserve"> bertentangan dengan perundangan baru tersebut</w:t>
      </w:r>
      <w:r w:rsidRPr="00651222">
        <w:rPr>
          <w:rFonts w:cs="Times New Roman"/>
          <w:color w:val="000000"/>
          <w:lang w:val="id-ID"/>
        </w:rPr>
        <w:t>, maka</w:t>
      </w:r>
      <w:r w:rsidRPr="00651222">
        <w:rPr>
          <w:rFonts w:cs="Times New Roman"/>
          <w:color w:val="000000"/>
        </w:rPr>
        <w:t xml:space="preserve"> akan dimusyawarahkan kembali oleh </w:t>
      </w:r>
      <w:r w:rsidRPr="00651222">
        <w:rPr>
          <w:rFonts w:cs="Times New Roman"/>
          <w:b/>
          <w:color w:val="000000"/>
        </w:rPr>
        <w:t>Para Pihak</w:t>
      </w:r>
      <w:r w:rsidRPr="00651222">
        <w:rPr>
          <w:rFonts w:cs="Times New Roman"/>
          <w:color w:val="000000"/>
        </w:rPr>
        <w:t xml:space="preserve"> dengan tidak membatalkan </w:t>
      </w:r>
      <w:r w:rsidR="002E3C72" w:rsidRPr="00651222">
        <w:rPr>
          <w:rFonts w:cs="Times New Roman"/>
          <w:color w:val="000000"/>
          <w:lang w:val="id-ID"/>
        </w:rPr>
        <w:t>P</w:t>
      </w:r>
      <w:r w:rsidRPr="00651222">
        <w:rPr>
          <w:rFonts w:cs="Times New Roman"/>
          <w:color w:val="000000"/>
        </w:rPr>
        <w:t>erjanjian ini.</w:t>
      </w:r>
    </w:p>
    <w:p w14:paraId="7C9D03E5" w14:textId="5090525D" w:rsidR="009C18F6" w:rsidRDefault="002E3C72" w:rsidP="00F54605">
      <w:pPr>
        <w:pStyle w:val="ListParagraph"/>
        <w:numPr>
          <w:ilvl w:val="0"/>
          <w:numId w:val="19"/>
        </w:numPr>
        <w:spacing w:line="276" w:lineRule="auto"/>
        <w:ind w:left="426" w:hanging="426"/>
        <w:jc w:val="both"/>
      </w:pPr>
      <w:r w:rsidRPr="00651222">
        <w:rPr>
          <w:rFonts w:cs="Times New Roman"/>
        </w:rPr>
        <w:t xml:space="preserve">Masing-masing </w:t>
      </w:r>
      <w:r w:rsidRPr="00DA672E">
        <w:rPr>
          <w:rFonts w:cs="Times New Roman"/>
          <w:b/>
        </w:rPr>
        <w:t>Pihak</w:t>
      </w:r>
      <w:r w:rsidRPr="00651222">
        <w:rPr>
          <w:rFonts w:cs="Times New Roman"/>
        </w:rPr>
        <w:t xml:space="preserve"> menjamin bahwa wakil dari masing-masing</w:t>
      </w:r>
      <w:r w:rsidRPr="00DA672E">
        <w:rPr>
          <w:rFonts w:cs="Times New Roman"/>
          <w:b/>
        </w:rPr>
        <w:t xml:space="preserve"> Pihak</w:t>
      </w:r>
      <w:r w:rsidRPr="00651222">
        <w:rPr>
          <w:rFonts w:cs="Times New Roman"/>
        </w:rPr>
        <w:t xml:space="preserve"> adalah pihak berwenang, berhak, </w:t>
      </w:r>
      <w:r w:rsidR="00586884">
        <w:rPr>
          <w:rFonts w:cs="Times New Roman"/>
        </w:rPr>
        <w:t xml:space="preserve">dan </w:t>
      </w:r>
      <w:r w:rsidRPr="00651222">
        <w:rPr>
          <w:rFonts w:cs="Times New Roman"/>
        </w:rPr>
        <w:t>bertindak menandatangani Perjanjian sesuai ketentuan peraturan perundangan-undangan yang berlaku.</w:t>
      </w:r>
    </w:p>
    <w:p w14:paraId="7F2D0F51" w14:textId="77777777" w:rsidR="0075043E" w:rsidRDefault="0075043E" w:rsidP="008409BE">
      <w:pPr>
        <w:spacing w:after="0"/>
        <w:jc w:val="both"/>
        <w:rPr>
          <w:rFonts w:ascii="Times New Roman" w:hAnsi="Times New Roman" w:cs="Times New Roman"/>
          <w:color w:val="000000" w:themeColor="text1"/>
          <w:sz w:val="24"/>
          <w:szCs w:val="24"/>
        </w:rPr>
      </w:pPr>
    </w:p>
    <w:p w14:paraId="7EB19101" w14:textId="77777777" w:rsidR="000B50DF" w:rsidRPr="00651222" w:rsidRDefault="001E0CD7" w:rsidP="008409BE">
      <w:pPr>
        <w:spacing w:after="0"/>
        <w:jc w:val="both"/>
        <w:rPr>
          <w:rFonts w:ascii="Times New Roman" w:hAnsi="Times New Roman" w:cs="Times New Roman"/>
          <w:color w:val="000000" w:themeColor="text1"/>
          <w:sz w:val="24"/>
          <w:szCs w:val="24"/>
        </w:rPr>
      </w:pPr>
      <w:r w:rsidRPr="00651222">
        <w:rPr>
          <w:rFonts w:ascii="Times New Roman" w:hAnsi="Times New Roman" w:cs="Times New Roman"/>
          <w:color w:val="000000" w:themeColor="text1"/>
          <w:sz w:val="24"/>
          <w:szCs w:val="24"/>
        </w:rPr>
        <w:t>Demikian</w:t>
      </w:r>
      <w:r w:rsidR="002E3C72" w:rsidRPr="00651222">
        <w:rPr>
          <w:rFonts w:ascii="Times New Roman" w:hAnsi="Times New Roman" w:cs="Times New Roman"/>
          <w:color w:val="000000" w:themeColor="text1"/>
          <w:sz w:val="24"/>
          <w:szCs w:val="24"/>
        </w:rPr>
        <w:t>lah</w:t>
      </w:r>
      <w:r w:rsidRPr="00651222">
        <w:rPr>
          <w:rFonts w:ascii="Times New Roman" w:hAnsi="Times New Roman" w:cs="Times New Roman"/>
          <w:color w:val="000000" w:themeColor="text1"/>
          <w:sz w:val="24"/>
          <w:szCs w:val="24"/>
        </w:rPr>
        <w:t xml:space="preserve"> </w:t>
      </w:r>
      <w:r w:rsidR="002E3C72" w:rsidRPr="00651222">
        <w:rPr>
          <w:rFonts w:ascii="Times New Roman" w:hAnsi="Times New Roman" w:cs="Times New Roman"/>
          <w:color w:val="000000" w:themeColor="text1"/>
          <w:sz w:val="24"/>
          <w:szCs w:val="24"/>
        </w:rPr>
        <w:t>P</w:t>
      </w:r>
      <w:r w:rsidRPr="00651222">
        <w:rPr>
          <w:rFonts w:ascii="Times New Roman" w:hAnsi="Times New Roman" w:cs="Times New Roman"/>
          <w:color w:val="000000" w:themeColor="text1"/>
          <w:sz w:val="24"/>
          <w:szCs w:val="24"/>
        </w:rPr>
        <w:t>erjanj</w:t>
      </w:r>
      <w:r w:rsidR="00F02720" w:rsidRPr="00651222">
        <w:rPr>
          <w:rFonts w:ascii="Times New Roman" w:hAnsi="Times New Roman" w:cs="Times New Roman"/>
          <w:color w:val="000000" w:themeColor="text1"/>
          <w:sz w:val="24"/>
          <w:szCs w:val="24"/>
        </w:rPr>
        <w:t>ian</w:t>
      </w:r>
      <w:r w:rsidR="00215F54" w:rsidRPr="00651222">
        <w:rPr>
          <w:rFonts w:ascii="Times New Roman" w:hAnsi="Times New Roman" w:cs="Times New Roman"/>
          <w:color w:val="000000" w:themeColor="text1"/>
          <w:sz w:val="24"/>
          <w:szCs w:val="24"/>
        </w:rPr>
        <w:t xml:space="preserve"> </w:t>
      </w:r>
      <w:r w:rsidR="00F02720" w:rsidRPr="00651222">
        <w:rPr>
          <w:rFonts w:ascii="Times New Roman" w:hAnsi="Times New Roman" w:cs="Times New Roman"/>
          <w:color w:val="000000" w:themeColor="text1"/>
          <w:sz w:val="24"/>
          <w:szCs w:val="24"/>
        </w:rPr>
        <w:t xml:space="preserve">ini dibuat </w:t>
      </w:r>
      <w:r w:rsidR="009C18F6">
        <w:rPr>
          <w:rFonts w:ascii="Times New Roman" w:hAnsi="Times New Roman" w:cs="Times New Roman"/>
          <w:color w:val="000000" w:themeColor="text1"/>
          <w:sz w:val="24"/>
          <w:szCs w:val="24"/>
          <w:lang w:val="en-US"/>
        </w:rPr>
        <w:t xml:space="preserve">dan ditandatangani PARA PIHAK pada hari dan tanggal sebagaimana disebutkan pada awal Perjanjian ini dan dibuat </w:t>
      </w:r>
      <w:r w:rsidR="00351585">
        <w:rPr>
          <w:rFonts w:ascii="Times New Roman" w:hAnsi="Times New Roman" w:cs="Times New Roman"/>
          <w:color w:val="000000" w:themeColor="text1"/>
          <w:sz w:val="24"/>
          <w:szCs w:val="24"/>
        </w:rPr>
        <w:t xml:space="preserve">dalam 2 (dua) </w:t>
      </w:r>
      <w:r w:rsidRPr="00651222">
        <w:rPr>
          <w:rFonts w:ascii="Times New Roman" w:hAnsi="Times New Roman" w:cs="Times New Roman"/>
          <w:color w:val="000000" w:themeColor="text1"/>
          <w:sz w:val="24"/>
          <w:szCs w:val="24"/>
        </w:rPr>
        <w:t>rangkap</w:t>
      </w:r>
      <w:r w:rsidR="00586884">
        <w:rPr>
          <w:rFonts w:ascii="Times New Roman" w:hAnsi="Times New Roman" w:cs="Times New Roman"/>
          <w:color w:val="000000" w:themeColor="text1"/>
          <w:sz w:val="24"/>
          <w:szCs w:val="24"/>
          <w:lang w:val="en-US"/>
        </w:rPr>
        <w:t>,</w:t>
      </w:r>
      <w:r w:rsidRPr="00651222">
        <w:rPr>
          <w:rFonts w:ascii="Times New Roman" w:hAnsi="Times New Roman" w:cs="Times New Roman"/>
          <w:color w:val="000000" w:themeColor="text1"/>
          <w:sz w:val="24"/>
          <w:szCs w:val="24"/>
        </w:rPr>
        <w:t xml:space="preserve"> </w:t>
      </w:r>
      <w:r w:rsidR="00351585">
        <w:rPr>
          <w:rFonts w:ascii="Times New Roman" w:hAnsi="Times New Roman" w:cs="Times New Roman"/>
          <w:color w:val="000000" w:themeColor="text1"/>
          <w:sz w:val="24"/>
          <w:szCs w:val="24"/>
        </w:rPr>
        <w:t xml:space="preserve">di atas meterai yang cukup, dan </w:t>
      </w:r>
      <w:r w:rsidRPr="00651222">
        <w:rPr>
          <w:rFonts w:ascii="Times New Roman" w:hAnsi="Times New Roman" w:cs="Times New Roman"/>
          <w:color w:val="000000" w:themeColor="text1"/>
          <w:sz w:val="24"/>
          <w:szCs w:val="24"/>
        </w:rPr>
        <w:t>masing-m</w:t>
      </w:r>
      <w:r w:rsidR="00F02720" w:rsidRPr="00651222">
        <w:rPr>
          <w:rFonts w:ascii="Times New Roman" w:hAnsi="Times New Roman" w:cs="Times New Roman"/>
          <w:color w:val="000000" w:themeColor="text1"/>
          <w:sz w:val="24"/>
          <w:szCs w:val="24"/>
        </w:rPr>
        <w:t xml:space="preserve">asing </w:t>
      </w:r>
      <w:r w:rsidRPr="00651222">
        <w:rPr>
          <w:rFonts w:ascii="Times New Roman" w:hAnsi="Times New Roman" w:cs="Times New Roman"/>
          <w:color w:val="000000" w:themeColor="text1"/>
          <w:sz w:val="24"/>
          <w:szCs w:val="24"/>
        </w:rPr>
        <w:t>mempunyai kek</w:t>
      </w:r>
      <w:r w:rsidR="00D64C55">
        <w:rPr>
          <w:rFonts w:ascii="Times New Roman" w:hAnsi="Times New Roman" w:cs="Times New Roman"/>
          <w:color w:val="000000" w:themeColor="text1"/>
          <w:sz w:val="24"/>
          <w:szCs w:val="24"/>
        </w:rPr>
        <w:t>uatan hukum yang sama</w:t>
      </w:r>
      <w:r w:rsidR="00351585">
        <w:rPr>
          <w:rFonts w:ascii="Times New Roman" w:hAnsi="Times New Roman" w:cs="Times New Roman"/>
          <w:color w:val="000000" w:themeColor="text1"/>
          <w:sz w:val="24"/>
          <w:szCs w:val="24"/>
        </w:rPr>
        <w:t>.</w:t>
      </w:r>
    </w:p>
    <w:p w14:paraId="7D14D9DB" w14:textId="77777777" w:rsidR="00743E14" w:rsidRPr="00651222" w:rsidRDefault="00743E14" w:rsidP="008409BE">
      <w:pPr>
        <w:spacing w:after="0"/>
        <w:jc w:val="both"/>
        <w:rPr>
          <w:rFonts w:ascii="Times New Roman" w:hAnsi="Times New Roman" w:cs="Times New Roman"/>
          <w:color w:val="000000" w:themeColor="text1"/>
          <w:sz w:val="24"/>
          <w:szCs w:val="24"/>
        </w:rPr>
      </w:pPr>
    </w:p>
    <w:tbl>
      <w:tblPr>
        <w:tblW w:w="9307" w:type="dxa"/>
        <w:tblLayout w:type="fixed"/>
        <w:tblCellMar>
          <w:left w:w="0" w:type="dxa"/>
          <w:right w:w="0" w:type="dxa"/>
        </w:tblCellMar>
        <w:tblLook w:val="0000" w:firstRow="0" w:lastRow="0" w:firstColumn="0" w:lastColumn="0" w:noHBand="0" w:noVBand="0"/>
      </w:tblPr>
      <w:tblGrid>
        <w:gridCol w:w="4962"/>
        <w:gridCol w:w="4345"/>
      </w:tblGrid>
      <w:tr w:rsidR="001E0CD7" w:rsidRPr="00651222" w14:paraId="48AD557C" w14:textId="77777777" w:rsidTr="0063496C">
        <w:trPr>
          <w:trHeight w:val="55"/>
        </w:trPr>
        <w:tc>
          <w:tcPr>
            <w:tcW w:w="9307" w:type="dxa"/>
            <w:gridSpan w:val="2"/>
            <w:vAlign w:val="bottom"/>
          </w:tcPr>
          <w:p w14:paraId="23F6A890" w14:textId="77777777" w:rsidR="001E0CD7" w:rsidRPr="00D64C55" w:rsidRDefault="001E0CD7" w:rsidP="00F54605">
            <w:pPr>
              <w:widowControl w:val="0"/>
              <w:autoSpaceDE w:val="0"/>
              <w:autoSpaceDN w:val="0"/>
              <w:adjustRightInd w:val="0"/>
              <w:spacing w:after="0"/>
              <w:jc w:val="both"/>
              <w:rPr>
                <w:rFonts w:ascii="Times New Roman" w:hAnsi="Times New Roman" w:cs="Times New Roman"/>
                <w:color w:val="000000" w:themeColor="text1"/>
                <w:sz w:val="24"/>
                <w:szCs w:val="24"/>
                <w:lang w:val="en-US"/>
              </w:rPr>
            </w:pPr>
          </w:p>
        </w:tc>
      </w:tr>
      <w:tr w:rsidR="00A707A4" w:rsidRPr="00A707A4" w14:paraId="29A70BA9" w14:textId="77777777" w:rsidTr="0063496C">
        <w:trPr>
          <w:trHeight w:val="1483"/>
        </w:trPr>
        <w:tc>
          <w:tcPr>
            <w:tcW w:w="4962" w:type="dxa"/>
            <w:vAlign w:val="bottom"/>
          </w:tcPr>
          <w:p w14:paraId="3CB5403A" w14:textId="77777777" w:rsidR="007749D3" w:rsidRPr="00651222" w:rsidRDefault="007749D3" w:rsidP="008409BE">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651222">
              <w:rPr>
                <w:rFonts w:ascii="Times New Roman" w:hAnsi="Times New Roman" w:cs="Times New Roman"/>
                <w:b/>
                <w:bCs/>
                <w:color w:val="000000" w:themeColor="text1"/>
                <w:sz w:val="24"/>
                <w:szCs w:val="24"/>
              </w:rPr>
              <w:t>PIHAK PERTAMA</w:t>
            </w:r>
          </w:p>
          <w:p w14:paraId="106DC42B" w14:textId="77777777" w:rsidR="00743E14" w:rsidRPr="00DA672E" w:rsidRDefault="007F06B7" w:rsidP="008409BE">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DA672E">
              <w:rPr>
                <w:rFonts w:ascii="Times New Roman" w:hAnsi="Times New Roman" w:cs="Times New Roman"/>
                <w:b/>
                <w:color w:val="000000" w:themeColor="text1"/>
                <w:sz w:val="24"/>
                <w:szCs w:val="24"/>
              </w:rPr>
              <w:t>PT YAKULT INDONESIA PERSADA</w:t>
            </w:r>
          </w:p>
          <w:p w14:paraId="5E0B69F4" w14:textId="77777777" w:rsidR="00915F3B" w:rsidRPr="00651222" w:rsidRDefault="00915F3B" w:rsidP="008409BE">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6ECA8A7" w14:textId="77777777" w:rsidR="00A3233A" w:rsidRPr="00651222" w:rsidRDefault="00A3233A" w:rsidP="008409BE">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00F07E6" w14:textId="77777777" w:rsidR="00A3233A" w:rsidRDefault="00A3233A" w:rsidP="008409BE">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0BAEFEDD" w14:textId="77777777" w:rsidR="000F7755" w:rsidRPr="00651222" w:rsidRDefault="000F7755" w:rsidP="008409BE">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537424F3" w14:textId="77777777" w:rsidR="00743E14" w:rsidRPr="00651222" w:rsidRDefault="00743E14" w:rsidP="008409BE">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29BA4EC1" w14:textId="77777777" w:rsidR="0046058D" w:rsidRPr="00651222" w:rsidRDefault="0046058D" w:rsidP="008409BE">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6B6BF8BC" w14:textId="77777777" w:rsidR="007F06B7" w:rsidRPr="00651222" w:rsidRDefault="000B36C9" w:rsidP="00D64C55">
            <w:pPr>
              <w:widowControl w:val="0"/>
              <w:tabs>
                <w:tab w:val="left" w:pos="3980"/>
              </w:tabs>
              <w:autoSpaceDE w:val="0"/>
              <w:autoSpaceDN w:val="0"/>
              <w:adjustRightInd w:val="0"/>
              <w:spacing w:after="0"/>
              <w:ind w:right="15"/>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u w:val="single"/>
              </w:rPr>
              <w:t>Hiroshi Kawaguchi</w:t>
            </w:r>
            <w:r w:rsidR="00D64C55">
              <w:rPr>
                <w:rFonts w:ascii="Times New Roman" w:hAnsi="Times New Roman" w:cs="Times New Roman"/>
                <w:b/>
                <w:bCs/>
                <w:color w:val="000000" w:themeColor="text1"/>
                <w:sz w:val="24"/>
                <w:szCs w:val="24"/>
              </w:rPr>
              <w:t xml:space="preserve">    </w:t>
            </w:r>
            <w:r w:rsidR="007F06B7" w:rsidRPr="00651222">
              <w:rPr>
                <w:rFonts w:ascii="Times New Roman" w:hAnsi="Times New Roman" w:cs="Times New Roman"/>
                <w:b/>
                <w:bCs/>
                <w:color w:val="000000" w:themeColor="text1"/>
                <w:sz w:val="24"/>
                <w:szCs w:val="24"/>
              </w:rPr>
              <w:t xml:space="preserve">  </w:t>
            </w:r>
            <w:r w:rsidR="0063496C">
              <w:rPr>
                <w:rFonts w:ascii="Times New Roman" w:hAnsi="Times New Roman" w:cs="Times New Roman"/>
                <w:b/>
                <w:bCs/>
                <w:color w:val="000000" w:themeColor="text1"/>
                <w:sz w:val="24"/>
                <w:szCs w:val="24"/>
                <w:lang w:val="en-US"/>
              </w:rPr>
              <w:t xml:space="preserve">  </w:t>
            </w:r>
            <w:r w:rsidR="0063496C">
              <w:rPr>
                <w:rFonts w:ascii="Times New Roman" w:hAnsi="Times New Roman" w:cs="Times New Roman"/>
                <w:b/>
                <w:bCs/>
                <w:color w:val="000000" w:themeColor="text1"/>
                <w:sz w:val="24"/>
                <w:szCs w:val="24"/>
              </w:rPr>
              <w:t xml:space="preserve">   </w:t>
            </w:r>
            <w:r w:rsidR="00351585">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u w:val="single"/>
              </w:rPr>
              <w:t>Toshiyuki Iwamoto</w:t>
            </w:r>
          </w:p>
          <w:p w14:paraId="28322E19" w14:textId="77777777" w:rsidR="007749D3" w:rsidRPr="00D64C55" w:rsidRDefault="00351585" w:rsidP="00D64C55">
            <w:pPr>
              <w:widowControl w:val="0"/>
              <w:tabs>
                <w:tab w:val="left" w:pos="3980"/>
              </w:tabs>
              <w:autoSpaceDE w:val="0"/>
              <w:autoSpaceDN w:val="0"/>
              <w:adjustRightInd w:val="0"/>
              <w:spacing w:after="0"/>
              <w:ind w:right="15"/>
              <w:rPr>
                <w:rFonts w:ascii="Times New Roman" w:hAnsi="Times New Roman" w:cs="Times New Roman"/>
                <w:bCs/>
                <w:color w:val="000000" w:themeColor="text1"/>
                <w:sz w:val="24"/>
                <w:szCs w:val="24"/>
                <w:lang w:val="en-US"/>
              </w:rPr>
            </w:pPr>
            <w:r>
              <w:rPr>
                <w:rFonts w:ascii="Times New Roman" w:hAnsi="Times New Roman" w:cs="Times New Roman"/>
                <w:color w:val="000000" w:themeColor="text1"/>
                <w:sz w:val="24"/>
                <w:szCs w:val="24"/>
              </w:rPr>
              <w:t xml:space="preserve">  </w:t>
            </w:r>
            <w:r w:rsidR="00D64C55">
              <w:rPr>
                <w:rFonts w:ascii="Times New Roman" w:hAnsi="Times New Roman" w:cs="Times New Roman"/>
                <w:color w:val="000000" w:themeColor="text1"/>
                <w:sz w:val="24"/>
                <w:szCs w:val="24"/>
              </w:rPr>
              <w:t xml:space="preserve">Presiden Direktur  </w:t>
            </w:r>
            <w:r w:rsidR="00D64C55">
              <w:rPr>
                <w:rFonts w:ascii="Times New Roman" w:hAnsi="Times New Roman" w:cs="Times New Roman"/>
                <w:color w:val="000000" w:themeColor="text1"/>
                <w:sz w:val="24"/>
                <w:szCs w:val="24"/>
                <w:lang w:val="en-US"/>
              </w:rPr>
              <w:t xml:space="preserve">  </w:t>
            </w:r>
            <w:r w:rsidR="00A707A4">
              <w:rPr>
                <w:rFonts w:ascii="Times New Roman" w:hAnsi="Times New Roman" w:cs="Times New Roman"/>
                <w:color w:val="000000" w:themeColor="text1"/>
                <w:sz w:val="24"/>
                <w:szCs w:val="24"/>
                <w:lang w:val="en-US"/>
              </w:rPr>
              <w:t xml:space="preserve">   </w:t>
            </w:r>
            <w:r w:rsidR="000B36C9">
              <w:rPr>
                <w:rFonts w:ascii="Times New Roman" w:hAnsi="Times New Roman" w:cs="Times New Roman"/>
                <w:color w:val="000000" w:themeColor="text1"/>
                <w:sz w:val="24"/>
                <w:szCs w:val="24"/>
              </w:rPr>
              <w:t xml:space="preserve">   </w:t>
            </w:r>
            <w:r w:rsidR="0063496C">
              <w:rPr>
                <w:rFonts w:ascii="Times New Roman" w:hAnsi="Times New Roman" w:cs="Times New Roman"/>
                <w:color w:val="000000" w:themeColor="text1"/>
                <w:sz w:val="24"/>
                <w:szCs w:val="24"/>
              </w:rPr>
              <w:t xml:space="preserve">   </w:t>
            </w:r>
            <w:r w:rsidR="00D64C55">
              <w:rPr>
                <w:rFonts w:ascii="Times New Roman" w:hAnsi="Times New Roman" w:cs="Times New Roman"/>
                <w:color w:val="000000" w:themeColor="text1"/>
                <w:sz w:val="24"/>
                <w:szCs w:val="24"/>
                <w:lang w:val="en-US"/>
              </w:rPr>
              <w:t xml:space="preserve">Wakil </w:t>
            </w:r>
            <w:r w:rsidR="00D64C55" w:rsidRPr="00651222">
              <w:rPr>
                <w:rFonts w:ascii="Times New Roman" w:hAnsi="Times New Roman" w:cs="Times New Roman"/>
                <w:color w:val="000000" w:themeColor="text1"/>
                <w:sz w:val="24"/>
                <w:szCs w:val="24"/>
              </w:rPr>
              <w:t xml:space="preserve">Presiden Direktur        </w:t>
            </w:r>
            <w:r w:rsidR="00D64C55">
              <w:rPr>
                <w:rFonts w:ascii="Times New Roman" w:hAnsi="Times New Roman" w:cs="Times New Roman"/>
                <w:color w:val="000000" w:themeColor="text1"/>
                <w:sz w:val="24"/>
                <w:szCs w:val="24"/>
                <w:lang w:val="en-US"/>
              </w:rPr>
              <w:t xml:space="preserve">            </w:t>
            </w:r>
          </w:p>
        </w:tc>
        <w:tc>
          <w:tcPr>
            <w:tcW w:w="4345" w:type="dxa"/>
            <w:vAlign w:val="bottom"/>
          </w:tcPr>
          <w:p w14:paraId="281F3AD8" w14:textId="77777777" w:rsidR="007749D3" w:rsidRPr="00A707A4" w:rsidRDefault="000B36C9" w:rsidP="008409BE">
            <w:pPr>
              <w:widowControl w:val="0"/>
              <w:autoSpaceDE w:val="0"/>
              <w:autoSpaceDN w:val="0"/>
              <w:adjustRightInd w:val="0"/>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7749D3" w:rsidRPr="00A707A4">
              <w:rPr>
                <w:rFonts w:ascii="Times New Roman" w:hAnsi="Times New Roman" w:cs="Times New Roman"/>
                <w:b/>
                <w:bCs/>
                <w:sz w:val="24"/>
                <w:szCs w:val="24"/>
              </w:rPr>
              <w:t>PIHAK KEDUA</w:t>
            </w:r>
          </w:p>
          <w:p w14:paraId="51212811" w14:textId="77777777" w:rsidR="007749D3" w:rsidRPr="00A707A4" w:rsidRDefault="000B36C9" w:rsidP="000B36C9">
            <w:pPr>
              <w:widowControl w:val="0"/>
              <w:autoSpaceDE w:val="0"/>
              <w:autoSpaceDN w:val="0"/>
              <w:adjustRightInd w:val="0"/>
              <w:spacing w:after="0"/>
              <w:ind w:left="424"/>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7749D3" w:rsidRPr="00A707A4">
              <w:rPr>
                <w:rFonts w:ascii="Times New Roman" w:hAnsi="Times New Roman" w:cs="Times New Roman"/>
                <w:b/>
                <w:bCs/>
                <w:sz w:val="24"/>
                <w:szCs w:val="24"/>
              </w:rPr>
              <w:t>PT</w:t>
            </w:r>
            <w:r w:rsidR="00743E14" w:rsidRPr="00A707A4">
              <w:rPr>
                <w:rFonts w:ascii="Times New Roman" w:hAnsi="Times New Roman" w:cs="Times New Roman"/>
                <w:b/>
                <w:bCs/>
                <w:sz w:val="24"/>
                <w:szCs w:val="24"/>
              </w:rPr>
              <w:t xml:space="preserve"> SEMARANG AUTOCOMP </w:t>
            </w:r>
            <w:r>
              <w:rPr>
                <w:rFonts w:ascii="Times New Roman" w:hAnsi="Times New Roman" w:cs="Times New Roman"/>
                <w:b/>
                <w:bCs/>
                <w:sz w:val="24"/>
                <w:szCs w:val="24"/>
              </w:rPr>
              <w:t xml:space="preserve">      </w:t>
            </w:r>
            <w:r w:rsidR="00743E14" w:rsidRPr="00A707A4">
              <w:rPr>
                <w:rFonts w:ascii="Times New Roman" w:hAnsi="Times New Roman" w:cs="Times New Roman"/>
                <w:b/>
                <w:bCs/>
                <w:sz w:val="24"/>
                <w:szCs w:val="24"/>
              </w:rPr>
              <w:t>MANUFACTURING INDONESIA</w:t>
            </w:r>
          </w:p>
          <w:p w14:paraId="000AE57A" w14:textId="77777777" w:rsidR="007749D3" w:rsidRPr="00A707A4" w:rsidRDefault="007749D3" w:rsidP="008409BE">
            <w:pPr>
              <w:widowControl w:val="0"/>
              <w:autoSpaceDE w:val="0"/>
              <w:autoSpaceDN w:val="0"/>
              <w:adjustRightInd w:val="0"/>
              <w:spacing w:after="0"/>
              <w:jc w:val="center"/>
              <w:rPr>
                <w:rFonts w:ascii="Times New Roman" w:hAnsi="Times New Roman" w:cs="Times New Roman"/>
                <w:b/>
                <w:bCs/>
                <w:sz w:val="24"/>
                <w:szCs w:val="24"/>
              </w:rPr>
            </w:pPr>
          </w:p>
          <w:p w14:paraId="3D122FDE" w14:textId="77777777" w:rsidR="007749D3" w:rsidRPr="00D64C55" w:rsidRDefault="007749D3" w:rsidP="00D64C55">
            <w:pPr>
              <w:widowControl w:val="0"/>
              <w:autoSpaceDE w:val="0"/>
              <w:autoSpaceDN w:val="0"/>
              <w:adjustRightInd w:val="0"/>
              <w:spacing w:after="0"/>
              <w:rPr>
                <w:rFonts w:ascii="Times New Roman" w:hAnsi="Times New Roman" w:cs="Times New Roman"/>
                <w:b/>
                <w:bCs/>
                <w:sz w:val="24"/>
                <w:szCs w:val="24"/>
                <w:lang w:val="en-US"/>
              </w:rPr>
            </w:pPr>
          </w:p>
          <w:p w14:paraId="7DC33A7A" w14:textId="77777777" w:rsidR="00A3233A" w:rsidRPr="00A707A4" w:rsidRDefault="00A3233A" w:rsidP="008409BE">
            <w:pPr>
              <w:widowControl w:val="0"/>
              <w:autoSpaceDE w:val="0"/>
              <w:autoSpaceDN w:val="0"/>
              <w:adjustRightInd w:val="0"/>
              <w:spacing w:after="0"/>
              <w:jc w:val="center"/>
              <w:rPr>
                <w:rFonts w:ascii="Times New Roman" w:hAnsi="Times New Roman" w:cs="Times New Roman"/>
                <w:b/>
                <w:bCs/>
                <w:sz w:val="24"/>
                <w:szCs w:val="24"/>
              </w:rPr>
            </w:pPr>
          </w:p>
          <w:p w14:paraId="45A75833" w14:textId="77777777" w:rsidR="0046058D" w:rsidRPr="00D64C55" w:rsidRDefault="0046058D" w:rsidP="008409BE">
            <w:pPr>
              <w:widowControl w:val="0"/>
              <w:autoSpaceDE w:val="0"/>
              <w:autoSpaceDN w:val="0"/>
              <w:adjustRightInd w:val="0"/>
              <w:spacing w:after="0"/>
              <w:jc w:val="center"/>
              <w:rPr>
                <w:rFonts w:ascii="Times New Roman" w:hAnsi="Times New Roman" w:cs="Times New Roman"/>
                <w:b/>
                <w:bCs/>
                <w:sz w:val="24"/>
                <w:szCs w:val="24"/>
                <w:lang w:val="en-US"/>
              </w:rPr>
            </w:pPr>
          </w:p>
          <w:p w14:paraId="3FEF7C5C" w14:textId="77777777" w:rsidR="00A3233A" w:rsidRPr="00D64C55" w:rsidRDefault="00A3233A" w:rsidP="008409BE">
            <w:pPr>
              <w:widowControl w:val="0"/>
              <w:autoSpaceDE w:val="0"/>
              <w:autoSpaceDN w:val="0"/>
              <w:adjustRightInd w:val="0"/>
              <w:spacing w:after="0"/>
              <w:jc w:val="center"/>
              <w:rPr>
                <w:rFonts w:ascii="Times New Roman" w:hAnsi="Times New Roman" w:cs="Times New Roman"/>
                <w:b/>
                <w:bCs/>
                <w:sz w:val="24"/>
                <w:szCs w:val="24"/>
                <w:lang w:val="en-US"/>
              </w:rPr>
            </w:pPr>
          </w:p>
          <w:p w14:paraId="6182BB79" w14:textId="6D110A72" w:rsidR="007749D3" w:rsidRPr="00F54605" w:rsidRDefault="0063496C" w:rsidP="000B36C9">
            <w:pPr>
              <w:widowControl w:val="0"/>
              <w:autoSpaceDE w:val="0"/>
              <w:autoSpaceDN w:val="0"/>
              <w:adjustRightInd w:val="0"/>
              <w:spacing w:after="0"/>
              <w:rPr>
                <w:rFonts w:ascii="Times New Roman" w:hAnsi="Times New Roman" w:cs="Times New Roman"/>
                <w:b/>
                <w:sz w:val="24"/>
                <w:szCs w:val="24"/>
                <w:u w:val="single"/>
              </w:rPr>
            </w:pPr>
            <w:r>
              <w:rPr>
                <w:rFonts w:ascii="Times New Roman" w:hAnsi="Times New Roman" w:cs="Times New Roman"/>
                <w:b/>
                <w:sz w:val="24"/>
                <w:szCs w:val="24"/>
              </w:rPr>
              <w:t xml:space="preserve">                      </w:t>
            </w:r>
            <w:r w:rsidR="00874C84" w:rsidRPr="00F54605">
              <w:rPr>
                <w:rFonts w:ascii="Times New Roman" w:hAnsi="Times New Roman" w:cs="Times New Roman"/>
                <w:b/>
                <w:sz w:val="24"/>
                <w:szCs w:val="24"/>
                <w:u w:val="single"/>
              </w:rPr>
              <w:t xml:space="preserve">Nozomi </w:t>
            </w:r>
            <w:r w:rsidR="001B3F0A">
              <w:rPr>
                <w:rFonts w:ascii="Times New Roman" w:hAnsi="Times New Roman" w:cs="Times New Roman"/>
                <w:b/>
                <w:sz w:val="24"/>
                <w:szCs w:val="24"/>
                <w:u w:val="single"/>
                <w:lang w:val="en-US"/>
              </w:rPr>
              <w:t>Kawasaki</w:t>
            </w:r>
          </w:p>
          <w:p w14:paraId="6F5EF9EE" w14:textId="15EADD11" w:rsidR="007749D3" w:rsidRPr="00A707A4" w:rsidRDefault="0063496C">
            <w:pPr>
              <w:widowControl w:val="0"/>
              <w:autoSpaceDE w:val="0"/>
              <w:autoSpaceDN w:val="0"/>
              <w:adjustRightInd w:val="0"/>
              <w:spacing w:after="0"/>
              <w:jc w:val="center"/>
              <w:rPr>
                <w:rFonts w:ascii="Times New Roman" w:hAnsi="Times New Roman" w:cs="Times New Roman"/>
                <w:bCs/>
                <w:sz w:val="24"/>
                <w:szCs w:val="24"/>
              </w:rPr>
            </w:pPr>
            <w:r>
              <w:rPr>
                <w:rFonts w:ascii="Times New Roman" w:hAnsi="Times New Roman" w:cs="Times New Roman"/>
                <w:sz w:val="24"/>
                <w:szCs w:val="24"/>
              </w:rPr>
              <w:t xml:space="preserve">      </w:t>
            </w:r>
            <w:r w:rsidR="006C01EA" w:rsidRPr="00A707A4">
              <w:rPr>
                <w:rFonts w:ascii="Times New Roman" w:hAnsi="Times New Roman" w:cs="Times New Roman"/>
                <w:sz w:val="24"/>
                <w:szCs w:val="24"/>
              </w:rPr>
              <w:t>Direk</w:t>
            </w:r>
            <w:r w:rsidR="007749D3" w:rsidRPr="00A707A4">
              <w:rPr>
                <w:rFonts w:ascii="Times New Roman" w:hAnsi="Times New Roman" w:cs="Times New Roman"/>
                <w:sz w:val="24"/>
                <w:szCs w:val="24"/>
              </w:rPr>
              <w:t>tur</w:t>
            </w:r>
          </w:p>
        </w:tc>
      </w:tr>
      <w:tr w:rsidR="000B36C9" w:rsidRPr="00A707A4" w14:paraId="57B403C8" w14:textId="77777777" w:rsidTr="0063496C">
        <w:trPr>
          <w:trHeight w:val="1483"/>
        </w:trPr>
        <w:tc>
          <w:tcPr>
            <w:tcW w:w="4962" w:type="dxa"/>
            <w:vAlign w:val="bottom"/>
          </w:tcPr>
          <w:p w14:paraId="087710F7" w14:textId="77777777" w:rsidR="000B36C9" w:rsidRPr="00651222" w:rsidRDefault="000B36C9" w:rsidP="008409BE">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tc>
        <w:tc>
          <w:tcPr>
            <w:tcW w:w="4345" w:type="dxa"/>
            <w:vAlign w:val="bottom"/>
          </w:tcPr>
          <w:p w14:paraId="5AD27A8B" w14:textId="77777777" w:rsidR="000B36C9" w:rsidRDefault="000B36C9" w:rsidP="008409BE">
            <w:pPr>
              <w:widowControl w:val="0"/>
              <w:autoSpaceDE w:val="0"/>
              <w:autoSpaceDN w:val="0"/>
              <w:adjustRightInd w:val="0"/>
              <w:spacing w:after="0"/>
              <w:jc w:val="center"/>
              <w:rPr>
                <w:rFonts w:ascii="Times New Roman" w:hAnsi="Times New Roman" w:cs="Times New Roman"/>
                <w:b/>
                <w:bCs/>
                <w:sz w:val="24"/>
                <w:szCs w:val="24"/>
              </w:rPr>
            </w:pPr>
          </w:p>
        </w:tc>
      </w:tr>
    </w:tbl>
    <w:p w14:paraId="3001EEF7" w14:textId="77777777" w:rsidR="000250C0" w:rsidRPr="00651222" w:rsidRDefault="000250C0" w:rsidP="008409BE">
      <w:pPr>
        <w:pStyle w:val="Default"/>
        <w:tabs>
          <w:tab w:val="center" w:pos="7560"/>
        </w:tabs>
        <w:spacing w:line="276" w:lineRule="auto"/>
        <w:jc w:val="both"/>
        <w:rPr>
          <w:b/>
          <w:bCs/>
          <w:color w:val="000000" w:themeColor="text1"/>
        </w:rPr>
      </w:pPr>
    </w:p>
    <w:p w14:paraId="5539555E" w14:textId="77777777" w:rsidR="0094347D" w:rsidRPr="00651222" w:rsidRDefault="0094347D" w:rsidP="008409BE">
      <w:pPr>
        <w:pStyle w:val="Default"/>
        <w:tabs>
          <w:tab w:val="center" w:pos="7560"/>
        </w:tabs>
        <w:spacing w:line="276" w:lineRule="auto"/>
        <w:jc w:val="both"/>
        <w:rPr>
          <w:bCs/>
          <w:color w:val="000000" w:themeColor="text1"/>
        </w:rPr>
      </w:pPr>
    </w:p>
    <w:sectPr w:rsidR="0094347D" w:rsidRPr="00651222" w:rsidSect="00F54605">
      <w:footerReference w:type="default" r:id="rId9"/>
      <w:type w:val="continuous"/>
      <w:pgSz w:w="11907" w:h="16839" w:code="9"/>
      <w:pgMar w:top="1418"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A19B61" w14:textId="77777777" w:rsidR="00EE4C4C" w:rsidRDefault="00EE4C4C" w:rsidP="001A0EC8">
      <w:pPr>
        <w:spacing w:after="0" w:line="240" w:lineRule="auto"/>
      </w:pPr>
      <w:r>
        <w:separator/>
      </w:r>
    </w:p>
  </w:endnote>
  <w:endnote w:type="continuationSeparator" w:id="0">
    <w:p w14:paraId="107BD32F" w14:textId="77777777" w:rsidR="00EE4C4C" w:rsidRDefault="00EE4C4C"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Times New Roman"/>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CE2C05" w:rsidRPr="008409BE" w14:paraId="792099A9" w14:textId="77777777" w:rsidTr="002E4DCC">
      <w:trPr>
        <w:trHeight w:val="710"/>
      </w:trPr>
      <w:tc>
        <w:tcPr>
          <w:tcW w:w="850" w:type="dxa"/>
        </w:tcPr>
        <w:p w14:paraId="29001E35" w14:textId="77777777" w:rsidR="00CE2C05" w:rsidRPr="008409BE" w:rsidRDefault="00CE2C05" w:rsidP="002E4DCC">
          <w:pPr>
            <w:pStyle w:val="Footer"/>
            <w:jc w:val="center"/>
            <w:rPr>
              <w:rFonts w:ascii="Times New Roman" w:hAnsi="Times New Roman" w:cs="Times New Roman"/>
              <w:sz w:val="16"/>
              <w:szCs w:val="16"/>
            </w:rPr>
          </w:pPr>
          <w:r w:rsidRPr="008409BE">
            <w:rPr>
              <w:rFonts w:ascii="Times New Roman" w:hAnsi="Times New Roman" w:cs="Times New Roman"/>
              <w:sz w:val="16"/>
              <w:szCs w:val="16"/>
            </w:rPr>
            <w:t>Legal</w:t>
          </w:r>
        </w:p>
        <w:p w14:paraId="049394ED" w14:textId="77777777" w:rsidR="00CE2C05" w:rsidRPr="008409BE" w:rsidRDefault="00CE2C05" w:rsidP="002E4DCC">
          <w:pPr>
            <w:pStyle w:val="Footer"/>
            <w:rPr>
              <w:rFonts w:ascii="Times New Roman" w:hAnsi="Times New Roman" w:cs="Times New Roman"/>
              <w:sz w:val="16"/>
              <w:szCs w:val="16"/>
            </w:rPr>
          </w:pPr>
        </w:p>
        <w:p w14:paraId="2CC4E805" w14:textId="77777777" w:rsidR="00CE2C05" w:rsidRPr="008409BE" w:rsidRDefault="00CE2C05" w:rsidP="002E4DCC">
          <w:pPr>
            <w:pStyle w:val="Footer"/>
            <w:jc w:val="center"/>
            <w:rPr>
              <w:rFonts w:ascii="Times New Roman" w:hAnsi="Times New Roman" w:cs="Times New Roman"/>
              <w:sz w:val="16"/>
              <w:szCs w:val="16"/>
            </w:rPr>
          </w:pPr>
        </w:p>
        <w:p w14:paraId="1905C9D5" w14:textId="77777777" w:rsidR="00CE2C05" w:rsidRPr="008409BE" w:rsidRDefault="00CE2C05" w:rsidP="002E4DCC">
          <w:pPr>
            <w:pStyle w:val="Footer"/>
            <w:jc w:val="center"/>
            <w:rPr>
              <w:rFonts w:ascii="Times New Roman" w:hAnsi="Times New Roman" w:cs="Times New Roman"/>
              <w:sz w:val="16"/>
              <w:szCs w:val="16"/>
            </w:rPr>
          </w:pPr>
        </w:p>
      </w:tc>
      <w:tc>
        <w:tcPr>
          <w:tcW w:w="851" w:type="dxa"/>
        </w:tcPr>
        <w:p w14:paraId="0E1CA4D5" w14:textId="77777777" w:rsidR="00CE2C05" w:rsidRPr="008409BE" w:rsidRDefault="00CE2C05" w:rsidP="002E4DCC">
          <w:pPr>
            <w:pStyle w:val="Footer"/>
            <w:jc w:val="center"/>
            <w:rPr>
              <w:rFonts w:ascii="Times New Roman" w:hAnsi="Times New Roman" w:cs="Times New Roman"/>
              <w:sz w:val="16"/>
              <w:szCs w:val="16"/>
            </w:rPr>
          </w:pPr>
          <w:r w:rsidRPr="008409BE">
            <w:rPr>
              <w:rFonts w:ascii="Times New Roman" w:hAnsi="Times New Roman" w:cs="Times New Roman"/>
              <w:sz w:val="16"/>
              <w:szCs w:val="16"/>
            </w:rPr>
            <w:t>Pihak I</w:t>
          </w:r>
        </w:p>
      </w:tc>
      <w:tc>
        <w:tcPr>
          <w:tcW w:w="850" w:type="dxa"/>
          <w:tcBorders>
            <w:right w:val="single" w:sz="4" w:space="0" w:color="auto"/>
          </w:tcBorders>
        </w:tcPr>
        <w:p w14:paraId="7BEC388C" w14:textId="77777777" w:rsidR="00CE2C05" w:rsidRPr="008409BE" w:rsidRDefault="00CE2C05" w:rsidP="002E4DCC">
          <w:pPr>
            <w:pStyle w:val="Footer"/>
            <w:jc w:val="center"/>
            <w:rPr>
              <w:rFonts w:ascii="Times New Roman" w:hAnsi="Times New Roman" w:cs="Times New Roman"/>
              <w:sz w:val="16"/>
              <w:szCs w:val="16"/>
            </w:rPr>
          </w:pPr>
          <w:r w:rsidRPr="008409BE">
            <w:rPr>
              <w:rFonts w:ascii="Times New Roman" w:hAnsi="Times New Roman" w:cs="Times New Roman"/>
              <w:sz w:val="16"/>
              <w:szCs w:val="16"/>
            </w:rPr>
            <w:t>Pihak II</w:t>
          </w:r>
        </w:p>
      </w:tc>
      <w:tc>
        <w:tcPr>
          <w:tcW w:w="851" w:type="dxa"/>
          <w:tcBorders>
            <w:left w:val="single" w:sz="4" w:space="0" w:color="auto"/>
          </w:tcBorders>
        </w:tcPr>
        <w:p w14:paraId="30424367" w14:textId="77777777" w:rsidR="00CE2C05" w:rsidRPr="008409BE" w:rsidRDefault="00CE2C05" w:rsidP="002E4DCC">
          <w:pPr>
            <w:pStyle w:val="Footer"/>
            <w:jc w:val="center"/>
            <w:rPr>
              <w:rFonts w:ascii="Times New Roman" w:hAnsi="Times New Roman" w:cs="Times New Roman"/>
              <w:sz w:val="16"/>
              <w:szCs w:val="16"/>
            </w:rPr>
          </w:pPr>
          <w:r w:rsidRPr="008409BE">
            <w:rPr>
              <w:rFonts w:ascii="Times New Roman" w:hAnsi="Times New Roman" w:cs="Times New Roman"/>
              <w:sz w:val="16"/>
              <w:szCs w:val="16"/>
            </w:rPr>
            <w:t>Legal</w:t>
          </w:r>
        </w:p>
      </w:tc>
    </w:tr>
  </w:tbl>
  <w:p w14:paraId="72B3E107" w14:textId="77777777" w:rsidR="00CE2C05" w:rsidRPr="008409BE" w:rsidRDefault="00CE2C05" w:rsidP="00743E14">
    <w:pPr>
      <w:pStyle w:val="Footer"/>
      <w:rPr>
        <w:rFonts w:ascii="Times New Roman" w:hAnsi="Times New Roman" w:cs="Times New Roman"/>
        <w:sz w:val="16"/>
        <w:szCs w:val="16"/>
      </w:rPr>
    </w:pPr>
    <w:r w:rsidRPr="008409BE">
      <w:rPr>
        <w:rFonts w:ascii="Times New Roman" w:hAnsi="Times New Roman" w:cs="Times New Roman"/>
        <w:sz w:val="16"/>
        <w:szCs w:val="16"/>
      </w:rPr>
      <w:t xml:space="preserve">Hal </w:t>
    </w:r>
    <w:r w:rsidRPr="008409BE">
      <w:rPr>
        <w:rFonts w:ascii="Times New Roman" w:hAnsi="Times New Roman" w:cs="Times New Roman"/>
        <w:b/>
        <w:sz w:val="16"/>
        <w:szCs w:val="16"/>
      </w:rPr>
      <w:fldChar w:fldCharType="begin"/>
    </w:r>
    <w:r w:rsidRPr="008409BE">
      <w:rPr>
        <w:rFonts w:ascii="Times New Roman" w:hAnsi="Times New Roman" w:cs="Times New Roman"/>
        <w:b/>
        <w:sz w:val="16"/>
        <w:szCs w:val="16"/>
      </w:rPr>
      <w:instrText xml:space="preserve"> PAGE </w:instrText>
    </w:r>
    <w:r w:rsidRPr="008409BE">
      <w:rPr>
        <w:rFonts w:ascii="Times New Roman" w:hAnsi="Times New Roman" w:cs="Times New Roman"/>
        <w:b/>
        <w:sz w:val="16"/>
        <w:szCs w:val="16"/>
      </w:rPr>
      <w:fldChar w:fldCharType="separate"/>
    </w:r>
    <w:r w:rsidR="00F54605">
      <w:rPr>
        <w:rFonts w:ascii="Times New Roman" w:hAnsi="Times New Roman" w:cs="Times New Roman"/>
        <w:b/>
        <w:noProof/>
        <w:sz w:val="16"/>
        <w:szCs w:val="16"/>
      </w:rPr>
      <w:t>7</w:t>
    </w:r>
    <w:r w:rsidRPr="008409BE">
      <w:rPr>
        <w:rFonts w:ascii="Times New Roman" w:hAnsi="Times New Roman" w:cs="Times New Roman"/>
        <w:b/>
        <w:sz w:val="16"/>
        <w:szCs w:val="16"/>
      </w:rPr>
      <w:fldChar w:fldCharType="end"/>
    </w:r>
    <w:r w:rsidRPr="008409BE">
      <w:rPr>
        <w:rFonts w:ascii="Times New Roman" w:hAnsi="Times New Roman" w:cs="Times New Roman"/>
        <w:sz w:val="16"/>
        <w:szCs w:val="16"/>
      </w:rPr>
      <w:t xml:space="preserve"> / </w:t>
    </w:r>
    <w:r w:rsidRPr="008409BE">
      <w:rPr>
        <w:rFonts w:ascii="Times New Roman" w:hAnsi="Times New Roman" w:cs="Times New Roman"/>
        <w:b/>
        <w:sz w:val="16"/>
        <w:szCs w:val="16"/>
      </w:rPr>
      <w:fldChar w:fldCharType="begin"/>
    </w:r>
    <w:r w:rsidRPr="008409BE">
      <w:rPr>
        <w:rFonts w:ascii="Times New Roman" w:hAnsi="Times New Roman" w:cs="Times New Roman"/>
        <w:b/>
        <w:sz w:val="16"/>
        <w:szCs w:val="16"/>
      </w:rPr>
      <w:instrText xml:space="preserve"> NUMPAGES  </w:instrText>
    </w:r>
    <w:r w:rsidRPr="008409BE">
      <w:rPr>
        <w:rFonts w:ascii="Times New Roman" w:hAnsi="Times New Roman" w:cs="Times New Roman"/>
        <w:b/>
        <w:sz w:val="16"/>
        <w:szCs w:val="16"/>
      </w:rPr>
      <w:fldChar w:fldCharType="separate"/>
    </w:r>
    <w:r w:rsidR="00F54605">
      <w:rPr>
        <w:rFonts w:ascii="Times New Roman" w:hAnsi="Times New Roman" w:cs="Times New Roman"/>
        <w:b/>
        <w:noProof/>
        <w:sz w:val="16"/>
        <w:szCs w:val="16"/>
      </w:rPr>
      <w:t>7</w:t>
    </w:r>
    <w:r w:rsidRPr="008409BE">
      <w:rPr>
        <w:rFonts w:ascii="Times New Roman" w:hAnsi="Times New Roman" w:cs="Times New Roman"/>
        <w:b/>
        <w:sz w:val="16"/>
        <w:szCs w:val="16"/>
      </w:rPr>
      <w:fldChar w:fldCharType="end"/>
    </w:r>
  </w:p>
  <w:p w14:paraId="79CCB476" w14:textId="17A4CBB5" w:rsidR="00353229" w:rsidRPr="00F54605" w:rsidRDefault="00F84BF9" w:rsidP="00353229">
    <w:pPr>
      <w:pStyle w:val="Footer"/>
      <w:rPr>
        <w:rFonts w:ascii="Times New Roman" w:hAnsi="Times New Roman" w:cs="Times New Roman"/>
        <w:color w:val="000000" w:themeColor="text1"/>
        <w:sz w:val="16"/>
        <w:szCs w:val="16"/>
      </w:rPr>
    </w:pPr>
    <w:r w:rsidRPr="00F84BF9">
      <w:rPr>
        <w:rFonts w:ascii="Times New Roman" w:hAnsi="Times New Roman" w:cs="Times New Roman"/>
        <w:color w:val="000000" w:themeColor="text1"/>
        <w:sz w:val="16"/>
        <w:szCs w:val="16"/>
      </w:rPr>
      <w:t>SAMIJF/LKM-LA/06-2023/064</w:t>
    </w:r>
  </w:p>
  <w:p w14:paraId="12F75DD7" w14:textId="77777777" w:rsidR="00CE2C05" w:rsidRPr="008409BE" w:rsidRDefault="00CE2C05" w:rsidP="008409BE">
    <w:pPr>
      <w:pStyle w:val="Default"/>
      <w:spacing w:line="276" w:lineRule="auto"/>
      <w:jc w:val="both"/>
      <w:rPr>
        <w:color w:val="000000" w:themeColor="text1"/>
        <w:sz w:val="16"/>
        <w:szCs w:val="16"/>
      </w:rPr>
    </w:pPr>
    <w:r w:rsidRPr="008409BE">
      <w:rPr>
        <w:color w:val="000000" w:themeColor="text1"/>
        <w:sz w:val="16"/>
        <w:szCs w:val="16"/>
      </w:rPr>
      <w:t>PT Yakult Indonesia Persada</w:t>
    </w:r>
    <w:r>
      <w:rPr>
        <w:color w:val="000000" w:themeColor="text1"/>
        <w:sz w:val="16"/>
        <w:szCs w:val="16"/>
        <w:lang w:val="en-US"/>
      </w:rPr>
      <w:t xml:space="preserve"> </w:t>
    </w:r>
    <w:r>
      <w:rPr>
        <w:color w:val="000000" w:themeColor="text1"/>
        <w:sz w:val="16"/>
        <w:szCs w:val="16"/>
      </w:rPr>
      <w:t>&amp;</w:t>
    </w:r>
    <w:r>
      <w:rPr>
        <w:color w:val="000000" w:themeColor="text1"/>
        <w:sz w:val="16"/>
        <w:szCs w:val="16"/>
        <w:lang w:val="en-US"/>
      </w:rPr>
      <w:t xml:space="preserve"> </w:t>
    </w:r>
    <w:r>
      <w:rPr>
        <w:color w:val="000000" w:themeColor="text1"/>
        <w:sz w:val="16"/>
        <w:szCs w:val="16"/>
      </w:rPr>
      <w:t xml:space="preserve"> PT</w:t>
    </w:r>
    <w:r w:rsidRPr="008409BE">
      <w:rPr>
        <w:color w:val="000000" w:themeColor="text1"/>
        <w:sz w:val="16"/>
        <w:szCs w:val="16"/>
      </w:rPr>
      <w:t xml:space="preserve"> SAMI</w:t>
    </w:r>
    <w:r>
      <w:rPr>
        <w:color w:val="000000" w:themeColor="text1"/>
        <w:sz w:val="16"/>
        <w:szCs w:val="16"/>
      </w:rPr>
      <w:t xml:space="preserve"> JF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11EB53" w14:textId="77777777" w:rsidR="00EE4C4C" w:rsidRDefault="00EE4C4C" w:rsidP="001A0EC8">
      <w:pPr>
        <w:spacing w:after="0" w:line="240" w:lineRule="auto"/>
      </w:pPr>
      <w:r>
        <w:separator/>
      </w:r>
    </w:p>
  </w:footnote>
  <w:footnote w:type="continuationSeparator" w:id="0">
    <w:p w14:paraId="0D0E125B" w14:textId="77777777" w:rsidR="00EE4C4C" w:rsidRDefault="00EE4C4C"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1E44549"/>
    <w:multiLevelType w:val="hybridMultilevel"/>
    <w:tmpl w:val="0690FD8C"/>
    <w:lvl w:ilvl="0" w:tplc="2C203DF4">
      <w:start w:val="10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0BC9569D"/>
    <w:multiLevelType w:val="hybridMultilevel"/>
    <w:tmpl w:val="1A40533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DC61021"/>
    <w:multiLevelType w:val="multilevel"/>
    <w:tmpl w:val="EE5AA638"/>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F351867"/>
    <w:multiLevelType w:val="hybridMultilevel"/>
    <w:tmpl w:val="C2ACD2F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3682DE2"/>
    <w:multiLevelType w:val="hybridMultilevel"/>
    <w:tmpl w:val="F460BCB4"/>
    <w:lvl w:ilvl="0" w:tplc="3ACC30D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1A737111"/>
    <w:multiLevelType w:val="hybridMultilevel"/>
    <w:tmpl w:val="C6147BE4"/>
    <w:lvl w:ilvl="0" w:tplc="04210011">
      <w:start w:val="1"/>
      <w:numFmt w:val="decimal"/>
      <w:lvlText w:val="%1)"/>
      <w:lvlJc w:val="left"/>
      <w:pPr>
        <w:ind w:left="2368" w:hanging="360"/>
      </w:pPr>
    </w:lvl>
    <w:lvl w:ilvl="1" w:tplc="04210019" w:tentative="1">
      <w:start w:val="1"/>
      <w:numFmt w:val="lowerLetter"/>
      <w:lvlText w:val="%2."/>
      <w:lvlJc w:val="left"/>
      <w:pPr>
        <w:ind w:left="3088" w:hanging="360"/>
      </w:pPr>
    </w:lvl>
    <w:lvl w:ilvl="2" w:tplc="0421001B" w:tentative="1">
      <w:start w:val="1"/>
      <w:numFmt w:val="lowerRoman"/>
      <w:lvlText w:val="%3."/>
      <w:lvlJc w:val="right"/>
      <w:pPr>
        <w:ind w:left="3808" w:hanging="180"/>
      </w:pPr>
    </w:lvl>
    <w:lvl w:ilvl="3" w:tplc="0421000F" w:tentative="1">
      <w:start w:val="1"/>
      <w:numFmt w:val="decimal"/>
      <w:lvlText w:val="%4."/>
      <w:lvlJc w:val="left"/>
      <w:pPr>
        <w:ind w:left="4528" w:hanging="360"/>
      </w:pPr>
    </w:lvl>
    <w:lvl w:ilvl="4" w:tplc="04210019" w:tentative="1">
      <w:start w:val="1"/>
      <w:numFmt w:val="lowerLetter"/>
      <w:lvlText w:val="%5."/>
      <w:lvlJc w:val="left"/>
      <w:pPr>
        <w:ind w:left="5248" w:hanging="360"/>
      </w:pPr>
    </w:lvl>
    <w:lvl w:ilvl="5" w:tplc="0421001B" w:tentative="1">
      <w:start w:val="1"/>
      <w:numFmt w:val="lowerRoman"/>
      <w:lvlText w:val="%6."/>
      <w:lvlJc w:val="right"/>
      <w:pPr>
        <w:ind w:left="5968" w:hanging="180"/>
      </w:pPr>
    </w:lvl>
    <w:lvl w:ilvl="6" w:tplc="0421000F" w:tentative="1">
      <w:start w:val="1"/>
      <w:numFmt w:val="decimal"/>
      <w:lvlText w:val="%7."/>
      <w:lvlJc w:val="left"/>
      <w:pPr>
        <w:ind w:left="6688" w:hanging="360"/>
      </w:pPr>
    </w:lvl>
    <w:lvl w:ilvl="7" w:tplc="04210019" w:tentative="1">
      <w:start w:val="1"/>
      <w:numFmt w:val="lowerLetter"/>
      <w:lvlText w:val="%8."/>
      <w:lvlJc w:val="left"/>
      <w:pPr>
        <w:ind w:left="7408" w:hanging="360"/>
      </w:pPr>
    </w:lvl>
    <w:lvl w:ilvl="8" w:tplc="0421001B" w:tentative="1">
      <w:start w:val="1"/>
      <w:numFmt w:val="lowerRoman"/>
      <w:lvlText w:val="%9."/>
      <w:lvlJc w:val="right"/>
      <w:pPr>
        <w:ind w:left="8128" w:hanging="180"/>
      </w:pPr>
    </w:lvl>
  </w:abstractNum>
  <w:abstractNum w:abstractNumId="18" w15:restartNumberingAfterBreak="0">
    <w:nsid w:val="1E845CD2"/>
    <w:multiLevelType w:val="hybridMultilevel"/>
    <w:tmpl w:val="559C98F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1F985505"/>
    <w:multiLevelType w:val="hybridMultilevel"/>
    <w:tmpl w:val="EF72698C"/>
    <w:lvl w:ilvl="0" w:tplc="5F48BB06">
      <w:start w:val="1"/>
      <w:numFmt w:val="decimal"/>
      <w:lvlText w:val="(%1)"/>
      <w:lvlJc w:val="left"/>
      <w:pPr>
        <w:ind w:left="2368" w:hanging="360"/>
      </w:pPr>
      <w:rPr>
        <w:rFonts w:hint="default"/>
        <w:b w:val="0"/>
        <w:i w:val="0"/>
      </w:rPr>
    </w:lvl>
    <w:lvl w:ilvl="1" w:tplc="04210019" w:tentative="1">
      <w:start w:val="1"/>
      <w:numFmt w:val="lowerLetter"/>
      <w:lvlText w:val="%2."/>
      <w:lvlJc w:val="left"/>
      <w:pPr>
        <w:ind w:left="3088" w:hanging="360"/>
      </w:pPr>
    </w:lvl>
    <w:lvl w:ilvl="2" w:tplc="0421001B" w:tentative="1">
      <w:start w:val="1"/>
      <w:numFmt w:val="lowerRoman"/>
      <w:lvlText w:val="%3."/>
      <w:lvlJc w:val="right"/>
      <w:pPr>
        <w:ind w:left="3808" w:hanging="180"/>
      </w:pPr>
    </w:lvl>
    <w:lvl w:ilvl="3" w:tplc="0421000F" w:tentative="1">
      <w:start w:val="1"/>
      <w:numFmt w:val="decimal"/>
      <w:lvlText w:val="%4."/>
      <w:lvlJc w:val="left"/>
      <w:pPr>
        <w:ind w:left="4528" w:hanging="360"/>
      </w:pPr>
    </w:lvl>
    <w:lvl w:ilvl="4" w:tplc="04210019" w:tentative="1">
      <w:start w:val="1"/>
      <w:numFmt w:val="lowerLetter"/>
      <w:lvlText w:val="%5."/>
      <w:lvlJc w:val="left"/>
      <w:pPr>
        <w:ind w:left="5248" w:hanging="360"/>
      </w:pPr>
    </w:lvl>
    <w:lvl w:ilvl="5" w:tplc="0421001B" w:tentative="1">
      <w:start w:val="1"/>
      <w:numFmt w:val="lowerRoman"/>
      <w:lvlText w:val="%6."/>
      <w:lvlJc w:val="right"/>
      <w:pPr>
        <w:ind w:left="5968" w:hanging="180"/>
      </w:pPr>
    </w:lvl>
    <w:lvl w:ilvl="6" w:tplc="0421000F" w:tentative="1">
      <w:start w:val="1"/>
      <w:numFmt w:val="decimal"/>
      <w:lvlText w:val="%7."/>
      <w:lvlJc w:val="left"/>
      <w:pPr>
        <w:ind w:left="6688" w:hanging="360"/>
      </w:pPr>
    </w:lvl>
    <w:lvl w:ilvl="7" w:tplc="04210019" w:tentative="1">
      <w:start w:val="1"/>
      <w:numFmt w:val="lowerLetter"/>
      <w:lvlText w:val="%8."/>
      <w:lvlJc w:val="left"/>
      <w:pPr>
        <w:ind w:left="7408" w:hanging="360"/>
      </w:pPr>
    </w:lvl>
    <w:lvl w:ilvl="8" w:tplc="0421001B" w:tentative="1">
      <w:start w:val="1"/>
      <w:numFmt w:val="lowerRoman"/>
      <w:lvlText w:val="%9."/>
      <w:lvlJc w:val="right"/>
      <w:pPr>
        <w:ind w:left="8128" w:hanging="180"/>
      </w:pPr>
    </w:lvl>
  </w:abstractNum>
  <w:abstractNum w:abstractNumId="20"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3"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6" w15:restartNumberingAfterBreak="0">
    <w:nsid w:val="45D12944"/>
    <w:multiLevelType w:val="hybridMultilevel"/>
    <w:tmpl w:val="AEF8DA7C"/>
    <w:lvl w:ilvl="0" w:tplc="5F48BB06">
      <w:start w:val="1"/>
      <w:numFmt w:val="decimal"/>
      <w:lvlText w:val="(%1)"/>
      <w:lvlJc w:val="left"/>
      <w:pPr>
        <w:ind w:left="720"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A617893"/>
    <w:multiLevelType w:val="hybridMultilevel"/>
    <w:tmpl w:val="035C1DFE"/>
    <w:lvl w:ilvl="0" w:tplc="04210019">
      <w:start w:val="1"/>
      <w:numFmt w:val="low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49F7E0A"/>
    <w:multiLevelType w:val="hybridMultilevel"/>
    <w:tmpl w:val="7820E23E"/>
    <w:lvl w:ilvl="0" w:tplc="FEBC0254">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E545E23"/>
    <w:multiLevelType w:val="hybridMultilevel"/>
    <w:tmpl w:val="845AFADE"/>
    <w:lvl w:ilvl="0" w:tplc="5F48BB06">
      <w:start w:val="1"/>
      <w:numFmt w:val="decimal"/>
      <w:lvlText w:val="(%1)"/>
      <w:lvlJc w:val="left"/>
      <w:pPr>
        <w:ind w:left="928" w:hanging="360"/>
      </w:pPr>
      <w:rPr>
        <w:rFonts w:hint="default"/>
        <w:b w:val="0"/>
        <w:i w:val="0"/>
      </w:rPr>
    </w:lvl>
    <w:lvl w:ilvl="1" w:tplc="04210019">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37"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9"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1"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15:restartNumberingAfterBreak="0">
    <w:nsid w:val="74EB3C7E"/>
    <w:multiLevelType w:val="hybridMultilevel"/>
    <w:tmpl w:val="F808000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4"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23"/>
  </w:num>
  <w:num w:numId="3">
    <w:abstractNumId w:val="35"/>
  </w:num>
  <w:num w:numId="4">
    <w:abstractNumId w:val="43"/>
  </w:num>
  <w:num w:numId="5">
    <w:abstractNumId w:val="4"/>
  </w:num>
  <w:num w:numId="6">
    <w:abstractNumId w:val="13"/>
  </w:num>
  <w:num w:numId="7">
    <w:abstractNumId w:val="41"/>
  </w:num>
  <w:num w:numId="8">
    <w:abstractNumId w:val="28"/>
  </w:num>
  <w:num w:numId="9">
    <w:abstractNumId w:val="20"/>
  </w:num>
  <w:num w:numId="10">
    <w:abstractNumId w:val="32"/>
  </w:num>
  <w:num w:numId="11">
    <w:abstractNumId w:val="29"/>
  </w:num>
  <w:num w:numId="12">
    <w:abstractNumId w:val="24"/>
  </w:num>
  <w:num w:numId="13">
    <w:abstractNumId w:val="22"/>
  </w:num>
  <w:num w:numId="14">
    <w:abstractNumId w:val="25"/>
  </w:num>
  <w:num w:numId="15">
    <w:abstractNumId w:val="33"/>
  </w:num>
  <w:num w:numId="16">
    <w:abstractNumId w:val="16"/>
  </w:num>
  <w:num w:numId="17">
    <w:abstractNumId w:val="31"/>
  </w:num>
  <w:num w:numId="18">
    <w:abstractNumId w:val="39"/>
  </w:num>
  <w:num w:numId="19">
    <w:abstractNumId w:val="37"/>
  </w:num>
  <w:num w:numId="20">
    <w:abstractNumId w:val="5"/>
  </w:num>
  <w:num w:numId="21">
    <w:abstractNumId w:val="38"/>
  </w:num>
  <w:num w:numId="22">
    <w:abstractNumId w:val="40"/>
  </w:num>
  <w:num w:numId="23">
    <w:abstractNumId w:val="27"/>
  </w:num>
  <w:num w:numId="24">
    <w:abstractNumId w:val="8"/>
  </w:num>
  <w:num w:numId="25">
    <w:abstractNumId w:val="34"/>
  </w:num>
  <w:num w:numId="26">
    <w:abstractNumId w:val="11"/>
  </w:num>
  <w:num w:numId="27">
    <w:abstractNumId w:val="36"/>
  </w:num>
  <w:num w:numId="28">
    <w:abstractNumId w:val="17"/>
  </w:num>
  <w:num w:numId="29">
    <w:abstractNumId w:val="19"/>
  </w:num>
  <w:num w:numId="30">
    <w:abstractNumId w:val="21"/>
  </w:num>
  <w:num w:numId="31">
    <w:abstractNumId w:val="7"/>
  </w:num>
  <w:num w:numId="32">
    <w:abstractNumId w:val="14"/>
  </w:num>
  <w:num w:numId="33">
    <w:abstractNumId w:val="9"/>
  </w:num>
  <w:num w:numId="34">
    <w:abstractNumId w:val="12"/>
  </w:num>
  <w:num w:numId="35">
    <w:abstractNumId w:val="10"/>
  </w:num>
  <w:num w:numId="36">
    <w:abstractNumId w:val="42"/>
  </w:num>
  <w:num w:numId="37">
    <w:abstractNumId w:val="15"/>
  </w:num>
  <w:num w:numId="38">
    <w:abstractNumId w:val="6"/>
  </w:num>
  <w:num w:numId="39">
    <w:abstractNumId w:val="30"/>
  </w:num>
  <w:num w:numId="40">
    <w:abstractNumId w:val="18"/>
  </w:num>
  <w:num w:numId="41">
    <w:abstractNumId w:val="26"/>
  </w:num>
  <w:num w:numId="4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comments="0" w:insDel="0" w:formatting="0" w:inkAnnotations="0"/>
  <w:trackRevisions/>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685A"/>
    <w:rsid w:val="00007126"/>
    <w:rsid w:val="00011391"/>
    <w:rsid w:val="000133E9"/>
    <w:rsid w:val="000208EE"/>
    <w:rsid w:val="000236E4"/>
    <w:rsid w:val="000250C0"/>
    <w:rsid w:val="0002587A"/>
    <w:rsid w:val="0003139A"/>
    <w:rsid w:val="00034ECB"/>
    <w:rsid w:val="0003772D"/>
    <w:rsid w:val="00041EE8"/>
    <w:rsid w:val="00042008"/>
    <w:rsid w:val="00043F9B"/>
    <w:rsid w:val="000449C5"/>
    <w:rsid w:val="00052833"/>
    <w:rsid w:val="00052C5B"/>
    <w:rsid w:val="000532DC"/>
    <w:rsid w:val="00055704"/>
    <w:rsid w:val="000573BB"/>
    <w:rsid w:val="00061783"/>
    <w:rsid w:val="00062D02"/>
    <w:rsid w:val="000721BE"/>
    <w:rsid w:val="00075D9A"/>
    <w:rsid w:val="0008012D"/>
    <w:rsid w:val="0008169F"/>
    <w:rsid w:val="0008627A"/>
    <w:rsid w:val="00093071"/>
    <w:rsid w:val="000A36CF"/>
    <w:rsid w:val="000A4DEB"/>
    <w:rsid w:val="000B2290"/>
    <w:rsid w:val="000B36C9"/>
    <w:rsid w:val="000B4643"/>
    <w:rsid w:val="000B50DF"/>
    <w:rsid w:val="000C114B"/>
    <w:rsid w:val="000E030E"/>
    <w:rsid w:val="000E6C54"/>
    <w:rsid w:val="000E732D"/>
    <w:rsid w:val="000F0BD6"/>
    <w:rsid w:val="000F0D8E"/>
    <w:rsid w:val="000F7755"/>
    <w:rsid w:val="000F7A42"/>
    <w:rsid w:val="00105D1D"/>
    <w:rsid w:val="00116A55"/>
    <w:rsid w:val="001368C2"/>
    <w:rsid w:val="00147AB0"/>
    <w:rsid w:val="00163EC8"/>
    <w:rsid w:val="001703D8"/>
    <w:rsid w:val="00176442"/>
    <w:rsid w:val="0019486C"/>
    <w:rsid w:val="001A0EC8"/>
    <w:rsid w:val="001A5DFD"/>
    <w:rsid w:val="001B3F0A"/>
    <w:rsid w:val="001B567F"/>
    <w:rsid w:val="001D43A3"/>
    <w:rsid w:val="001E0CD7"/>
    <w:rsid w:val="001E5A94"/>
    <w:rsid w:val="001E5DF7"/>
    <w:rsid w:val="001E7C01"/>
    <w:rsid w:val="00200A76"/>
    <w:rsid w:val="00213EEA"/>
    <w:rsid w:val="00215F54"/>
    <w:rsid w:val="00223ABB"/>
    <w:rsid w:val="00225337"/>
    <w:rsid w:val="00227C20"/>
    <w:rsid w:val="002334B8"/>
    <w:rsid w:val="0024559D"/>
    <w:rsid w:val="00245D5B"/>
    <w:rsid w:val="00247A39"/>
    <w:rsid w:val="002615DC"/>
    <w:rsid w:val="002644FA"/>
    <w:rsid w:val="00265BEC"/>
    <w:rsid w:val="00280AF6"/>
    <w:rsid w:val="002842D6"/>
    <w:rsid w:val="0028476B"/>
    <w:rsid w:val="002915F4"/>
    <w:rsid w:val="0029213C"/>
    <w:rsid w:val="002A7D66"/>
    <w:rsid w:val="002B20B2"/>
    <w:rsid w:val="002B328F"/>
    <w:rsid w:val="002C62A1"/>
    <w:rsid w:val="002D032E"/>
    <w:rsid w:val="002E36F1"/>
    <w:rsid w:val="002E3882"/>
    <w:rsid w:val="002E3C72"/>
    <w:rsid w:val="002E3D4A"/>
    <w:rsid w:val="002E4DCC"/>
    <w:rsid w:val="002E4E09"/>
    <w:rsid w:val="002E5B34"/>
    <w:rsid w:val="002E634B"/>
    <w:rsid w:val="002F2DE3"/>
    <w:rsid w:val="002F2FBD"/>
    <w:rsid w:val="002F52FA"/>
    <w:rsid w:val="003015E8"/>
    <w:rsid w:val="0031228A"/>
    <w:rsid w:val="003213F6"/>
    <w:rsid w:val="00323B04"/>
    <w:rsid w:val="003505BA"/>
    <w:rsid w:val="00351585"/>
    <w:rsid w:val="00353229"/>
    <w:rsid w:val="003567B4"/>
    <w:rsid w:val="0035701F"/>
    <w:rsid w:val="00364ECB"/>
    <w:rsid w:val="00374E42"/>
    <w:rsid w:val="003750C5"/>
    <w:rsid w:val="00397BF0"/>
    <w:rsid w:val="003A1B11"/>
    <w:rsid w:val="003B6DD4"/>
    <w:rsid w:val="003C5922"/>
    <w:rsid w:val="003D61A6"/>
    <w:rsid w:val="003E63D8"/>
    <w:rsid w:val="003F0264"/>
    <w:rsid w:val="003F4FD7"/>
    <w:rsid w:val="003F74DB"/>
    <w:rsid w:val="00405773"/>
    <w:rsid w:val="004112A0"/>
    <w:rsid w:val="00415D5A"/>
    <w:rsid w:val="004166BB"/>
    <w:rsid w:val="004202DE"/>
    <w:rsid w:val="00424E0D"/>
    <w:rsid w:val="00447496"/>
    <w:rsid w:val="00451346"/>
    <w:rsid w:val="0046058D"/>
    <w:rsid w:val="00470882"/>
    <w:rsid w:val="00482CD8"/>
    <w:rsid w:val="004932E8"/>
    <w:rsid w:val="004961FA"/>
    <w:rsid w:val="004A04F5"/>
    <w:rsid w:val="004B06E2"/>
    <w:rsid w:val="004B765E"/>
    <w:rsid w:val="004C18E3"/>
    <w:rsid w:val="004C397A"/>
    <w:rsid w:val="004C6217"/>
    <w:rsid w:val="004C673E"/>
    <w:rsid w:val="004D59D9"/>
    <w:rsid w:val="004D7437"/>
    <w:rsid w:val="004F25E8"/>
    <w:rsid w:val="00500450"/>
    <w:rsid w:val="005010F6"/>
    <w:rsid w:val="005151EA"/>
    <w:rsid w:val="00517428"/>
    <w:rsid w:val="00520478"/>
    <w:rsid w:val="00525602"/>
    <w:rsid w:val="00526995"/>
    <w:rsid w:val="005416F7"/>
    <w:rsid w:val="00550F4B"/>
    <w:rsid w:val="00555BDE"/>
    <w:rsid w:val="00560D57"/>
    <w:rsid w:val="00571030"/>
    <w:rsid w:val="00572239"/>
    <w:rsid w:val="005736E5"/>
    <w:rsid w:val="00575435"/>
    <w:rsid w:val="00586884"/>
    <w:rsid w:val="005A0F6A"/>
    <w:rsid w:val="005A6D39"/>
    <w:rsid w:val="005B2481"/>
    <w:rsid w:val="005B797F"/>
    <w:rsid w:val="005C1299"/>
    <w:rsid w:val="005C1806"/>
    <w:rsid w:val="005C2C32"/>
    <w:rsid w:val="005C5C96"/>
    <w:rsid w:val="005D74EB"/>
    <w:rsid w:val="005E498C"/>
    <w:rsid w:val="005F4A03"/>
    <w:rsid w:val="005F72BA"/>
    <w:rsid w:val="005F7420"/>
    <w:rsid w:val="006007C3"/>
    <w:rsid w:val="006045D9"/>
    <w:rsid w:val="0060474E"/>
    <w:rsid w:val="00611A15"/>
    <w:rsid w:val="00614EBB"/>
    <w:rsid w:val="0063496C"/>
    <w:rsid w:val="00637F9E"/>
    <w:rsid w:val="00651222"/>
    <w:rsid w:val="00652BDB"/>
    <w:rsid w:val="006578F3"/>
    <w:rsid w:val="006643C9"/>
    <w:rsid w:val="006667CF"/>
    <w:rsid w:val="00671757"/>
    <w:rsid w:val="00681E76"/>
    <w:rsid w:val="00682701"/>
    <w:rsid w:val="006845AB"/>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85C"/>
    <w:rsid w:val="007314BB"/>
    <w:rsid w:val="00734C31"/>
    <w:rsid w:val="00743B52"/>
    <w:rsid w:val="00743E14"/>
    <w:rsid w:val="00745D12"/>
    <w:rsid w:val="0075043E"/>
    <w:rsid w:val="0075080D"/>
    <w:rsid w:val="00754F7C"/>
    <w:rsid w:val="00757B73"/>
    <w:rsid w:val="00757FD9"/>
    <w:rsid w:val="00762664"/>
    <w:rsid w:val="007749D3"/>
    <w:rsid w:val="0077700F"/>
    <w:rsid w:val="007771D6"/>
    <w:rsid w:val="00781168"/>
    <w:rsid w:val="00791E76"/>
    <w:rsid w:val="007A4E8E"/>
    <w:rsid w:val="007A5FEB"/>
    <w:rsid w:val="007B00D8"/>
    <w:rsid w:val="007D5ED5"/>
    <w:rsid w:val="007E2FDA"/>
    <w:rsid w:val="007F06B7"/>
    <w:rsid w:val="007F2280"/>
    <w:rsid w:val="007F489B"/>
    <w:rsid w:val="007F510D"/>
    <w:rsid w:val="007F5E99"/>
    <w:rsid w:val="008065E6"/>
    <w:rsid w:val="008231EA"/>
    <w:rsid w:val="00824E1A"/>
    <w:rsid w:val="008256CD"/>
    <w:rsid w:val="00836BC0"/>
    <w:rsid w:val="00837023"/>
    <w:rsid w:val="008409BE"/>
    <w:rsid w:val="008522C7"/>
    <w:rsid w:val="00852FD9"/>
    <w:rsid w:val="00856F60"/>
    <w:rsid w:val="0086202A"/>
    <w:rsid w:val="00862B95"/>
    <w:rsid w:val="008640AB"/>
    <w:rsid w:val="0086459C"/>
    <w:rsid w:val="00864EFD"/>
    <w:rsid w:val="00870FE2"/>
    <w:rsid w:val="008712D5"/>
    <w:rsid w:val="00874C84"/>
    <w:rsid w:val="00881FEF"/>
    <w:rsid w:val="00884943"/>
    <w:rsid w:val="008864DE"/>
    <w:rsid w:val="00886BF6"/>
    <w:rsid w:val="0089370C"/>
    <w:rsid w:val="0089725F"/>
    <w:rsid w:val="008A49ED"/>
    <w:rsid w:val="008A77AD"/>
    <w:rsid w:val="008C76FC"/>
    <w:rsid w:val="008D10D9"/>
    <w:rsid w:val="008D5913"/>
    <w:rsid w:val="008E280C"/>
    <w:rsid w:val="008E36CA"/>
    <w:rsid w:val="008F01A0"/>
    <w:rsid w:val="008F1187"/>
    <w:rsid w:val="008F632C"/>
    <w:rsid w:val="00902684"/>
    <w:rsid w:val="00905734"/>
    <w:rsid w:val="00905B48"/>
    <w:rsid w:val="009068B9"/>
    <w:rsid w:val="00907B5F"/>
    <w:rsid w:val="00913BDC"/>
    <w:rsid w:val="00915F3B"/>
    <w:rsid w:val="009367D1"/>
    <w:rsid w:val="0094347D"/>
    <w:rsid w:val="0094635A"/>
    <w:rsid w:val="00954086"/>
    <w:rsid w:val="0095718C"/>
    <w:rsid w:val="009644E5"/>
    <w:rsid w:val="00964712"/>
    <w:rsid w:val="00967C87"/>
    <w:rsid w:val="00970375"/>
    <w:rsid w:val="00973458"/>
    <w:rsid w:val="009850FF"/>
    <w:rsid w:val="00992CA3"/>
    <w:rsid w:val="009A0DEF"/>
    <w:rsid w:val="009A778D"/>
    <w:rsid w:val="009A7A24"/>
    <w:rsid w:val="009B1BFF"/>
    <w:rsid w:val="009B456F"/>
    <w:rsid w:val="009B5E15"/>
    <w:rsid w:val="009C08F9"/>
    <w:rsid w:val="009C18F6"/>
    <w:rsid w:val="009C5ADA"/>
    <w:rsid w:val="009D0753"/>
    <w:rsid w:val="009D3E71"/>
    <w:rsid w:val="009E4B48"/>
    <w:rsid w:val="00A119D8"/>
    <w:rsid w:val="00A12E59"/>
    <w:rsid w:val="00A17C10"/>
    <w:rsid w:val="00A209D0"/>
    <w:rsid w:val="00A3233A"/>
    <w:rsid w:val="00A40055"/>
    <w:rsid w:val="00A43BE8"/>
    <w:rsid w:val="00A43CD8"/>
    <w:rsid w:val="00A475D7"/>
    <w:rsid w:val="00A62477"/>
    <w:rsid w:val="00A6360C"/>
    <w:rsid w:val="00A655A1"/>
    <w:rsid w:val="00A707A4"/>
    <w:rsid w:val="00A71DD5"/>
    <w:rsid w:val="00A80544"/>
    <w:rsid w:val="00A812BE"/>
    <w:rsid w:val="00A81572"/>
    <w:rsid w:val="00A8506C"/>
    <w:rsid w:val="00A87434"/>
    <w:rsid w:val="00A935F8"/>
    <w:rsid w:val="00AB1FC9"/>
    <w:rsid w:val="00AB2EEA"/>
    <w:rsid w:val="00AB39AE"/>
    <w:rsid w:val="00AB77A2"/>
    <w:rsid w:val="00AC58E9"/>
    <w:rsid w:val="00AC7F3F"/>
    <w:rsid w:val="00AD185B"/>
    <w:rsid w:val="00AD3B24"/>
    <w:rsid w:val="00AD7185"/>
    <w:rsid w:val="00B00CA3"/>
    <w:rsid w:val="00B02046"/>
    <w:rsid w:val="00B02DA1"/>
    <w:rsid w:val="00B04A0F"/>
    <w:rsid w:val="00B056AD"/>
    <w:rsid w:val="00B0726F"/>
    <w:rsid w:val="00B34A31"/>
    <w:rsid w:val="00B41120"/>
    <w:rsid w:val="00B42BD1"/>
    <w:rsid w:val="00B4302F"/>
    <w:rsid w:val="00B44053"/>
    <w:rsid w:val="00B45E80"/>
    <w:rsid w:val="00B56FDB"/>
    <w:rsid w:val="00B674C0"/>
    <w:rsid w:val="00B752B9"/>
    <w:rsid w:val="00B8566F"/>
    <w:rsid w:val="00B907C6"/>
    <w:rsid w:val="00B97F45"/>
    <w:rsid w:val="00BA5E6B"/>
    <w:rsid w:val="00BB1696"/>
    <w:rsid w:val="00BB7F0A"/>
    <w:rsid w:val="00BC5B6D"/>
    <w:rsid w:val="00BC5BCA"/>
    <w:rsid w:val="00BC7620"/>
    <w:rsid w:val="00BD2109"/>
    <w:rsid w:val="00BE3F10"/>
    <w:rsid w:val="00BF56B8"/>
    <w:rsid w:val="00BF62C6"/>
    <w:rsid w:val="00BF75D9"/>
    <w:rsid w:val="00C16DE3"/>
    <w:rsid w:val="00C24841"/>
    <w:rsid w:val="00C3138F"/>
    <w:rsid w:val="00C40991"/>
    <w:rsid w:val="00C419A0"/>
    <w:rsid w:val="00C42A89"/>
    <w:rsid w:val="00C4451F"/>
    <w:rsid w:val="00C4481B"/>
    <w:rsid w:val="00C5376B"/>
    <w:rsid w:val="00C57C2E"/>
    <w:rsid w:val="00C63720"/>
    <w:rsid w:val="00C7057D"/>
    <w:rsid w:val="00C74A7B"/>
    <w:rsid w:val="00C75503"/>
    <w:rsid w:val="00C7675B"/>
    <w:rsid w:val="00C81459"/>
    <w:rsid w:val="00C8171A"/>
    <w:rsid w:val="00C83D73"/>
    <w:rsid w:val="00C91D9A"/>
    <w:rsid w:val="00CA42F7"/>
    <w:rsid w:val="00CB23BF"/>
    <w:rsid w:val="00CD3FD1"/>
    <w:rsid w:val="00CD4D92"/>
    <w:rsid w:val="00CE1E7C"/>
    <w:rsid w:val="00CE2C05"/>
    <w:rsid w:val="00D026D9"/>
    <w:rsid w:val="00D218EE"/>
    <w:rsid w:val="00D21C54"/>
    <w:rsid w:val="00D23420"/>
    <w:rsid w:val="00D239B5"/>
    <w:rsid w:val="00D25D54"/>
    <w:rsid w:val="00D31945"/>
    <w:rsid w:val="00D32EA1"/>
    <w:rsid w:val="00D367A7"/>
    <w:rsid w:val="00D459E1"/>
    <w:rsid w:val="00D46468"/>
    <w:rsid w:val="00D47F82"/>
    <w:rsid w:val="00D52CA4"/>
    <w:rsid w:val="00D53453"/>
    <w:rsid w:val="00D60591"/>
    <w:rsid w:val="00D64C55"/>
    <w:rsid w:val="00D74CF8"/>
    <w:rsid w:val="00D826E6"/>
    <w:rsid w:val="00D95567"/>
    <w:rsid w:val="00D95C97"/>
    <w:rsid w:val="00DA672E"/>
    <w:rsid w:val="00DA6D1C"/>
    <w:rsid w:val="00DB1FC8"/>
    <w:rsid w:val="00DC03C0"/>
    <w:rsid w:val="00DC11F4"/>
    <w:rsid w:val="00DC2D4B"/>
    <w:rsid w:val="00DC2F3B"/>
    <w:rsid w:val="00DD44DC"/>
    <w:rsid w:val="00DD6B5C"/>
    <w:rsid w:val="00DD6E4C"/>
    <w:rsid w:val="00DE3B51"/>
    <w:rsid w:val="00DE7E01"/>
    <w:rsid w:val="00DF2180"/>
    <w:rsid w:val="00DF60CB"/>
    <w:rsid w:val="00E0092D"/>
    <w:rsid w:val="00E04469"/>
    <w:rsid w:val="00E07ECC"/>
    <w:rsid w:val="00E20609"/>
    <w:rsid w:val="00E236C0"/>
    <w:rsid w:val="00E353B1"/>
    <w:rsid w:val="00E45BF0"/>
    <w:rsid w:val="00E46359"/>
    <w:rsid w:val="00E47CDA"/>
    <w:rsid w:val="00E47D9D"/>
    <w:rsid w:val="00E6360B"/>
    <w:rsid w:val="00E83AAA"/>
    <w:rsid w:val="00E94CFB"/>
    <w:rsid w:val="00E97864"/>
    <w:rsid w:val="00EA31F6"/>
    <w:rsid w:val="00EA7074"/>
    <w:rsid w:val="00EB700D"/>
    <w:rsid w:val="00EC71F0"/>
    <w:rsid w:val="00EC7FF4"/>
    <w:rsid w:val="00EE2208"/>
    <w:rsid w:val="00EE4C4C"/>
    <w:rsid w:val="00EE4DD9"/>
    <w:rsid w:val="00EF15BE"/>
    <w:rsid w:val="00EF5290"/>
    <w:rsid w:val="00F00A90"/>
    <w:rsid w:val="00F02720"/>
    <w:rsid w:val="00F047B9"/>
    <w:rsid w:val="00F05C63"/>
    <w:rsid w:val="00F11B38"/>
    <w:rsid w:val="00F11D33"/>
    <w:rsid w:val="00F11DC6"/>
    <w:rsid w:val="00F20D42"/>
    <w:rsid w:val="00F31FB4"/>
    <w:rsid w:val="00F32AC4"/>
    <w:rsid w:val="00F3305E"/>
    <w:rsid w:val="00F33B45"/>
    <w:rsid w:val="00F34FEF"/>
    <w:rsid w:val="00F3718E"/>
    <w:rsid w:val="00F475F6"/>
    <w:rsid w:val="00F54605"/>
    <w:rsid w:val="00F54C64"/>
    <w:rsid w:val="00F608C1"/>
    <w:rsid w:val="00F61558"/>
    <w:rsid w:val="00F65F2C"/>
    <w:rsid w:val="00F82055"/>
    <w:rsid w:val="00F83283"/>
    <w:rsid w:val="00F84BF9"/>
    <w:rsid w:val="00F85898"/>
    <w:rsid w:val="00F87CB1"/>
    <w:rsid w:val="00FA1814"/>
    <w:rsid w:val="00FB0D2C"/>
    <w:rsid w:val="00FB22B8"/>
    <w:rsid w:val="00FB239E"/>
    <w:rsid w:val="00FB277C"/>
    <w:rsid w:val="00FB3EBB"/>
    <w:rsid w:val="00FB4651"/>
    <w:rsid w:val="00FB7B39"/>
    <w:rsid w:val="00FC2703"/>
    <w:rsid w:val="00FD7661"/>
    <w:rsid w:val="00FE256B"/>
    <w:rsid w:val="00FE73BA"/>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CFADA4F"/>
  <w15:docId w15:val="{F7E2DD1A-0936-42F6-B8EE-3B922C26F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2F52FA"/>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rsid w:val="00EC7FF4"/>
    <w:pPr>
      <w:suppressAutoHyphens/>
      <w:spacing w:before="280" w:after="115" w:line="240" w:lineRule="auto"/>
    </w:pPr>
    <w:rPr>
      <w:rFonts w:ascii="Times New Roman" w:eastAsia="Times New Roman" w:hAnsi="Times New Roman" w:cs="Times New Roman"/>
      <w:sz w:val="24"/>
      <w:szCs w:val="24"/>
      <w:lang w:val="en-US" w:eastAsia="ar-SA"/>
    </w:rPr>
  </w:style>
  <w:style w:type="paragraph" w:styleId="Revision">
    <w:name w:val="Revision"/>
    <w:hidden/>
    <w:uiPriority w:val="99"/>
    <w:semiHidden/>
    <w:rsid w:val="002E3C72"/>
    <w:pPr>
      <w:spacing w:after="0" w:line="240" w:lineRule="auto"/>
    </w:pPr>
  </w:style>
  <w:style w:type="character" w:customStyle="1" w:styleId="Heading1Char">
    <w:name w:val="Heading 1 Char"/>
    <w:basedOn w:val="DefaultParagraphFont"/>
    <w:link w:val="Heading1"/>
    <w:uiPriority w:val="9"/>
    <w:rsid w:val="002F52FA"/>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2F52FA"/>
    <w:rPr>
      <w:rFonts w:ascii="Times New Roman" w:eastAsia="Arial Unicode MS" w:hAnsi="Times New Roman" w:cs="Mangal"/>
      <w:kern w:val="1"/>
      <w:sz w:val="24"/>
      <w:szCs w:val="24"/>
      <w:lang w:val="en-GB"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_03@sami-jf.co.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D70B4-118F-4ABB-A133-2CC88070F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2169</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4</cp:revision>
  <cp:lastPrinted>2023-06-15T03:25:00Z</cp:lastPrinted>
  <dcterms:created xsi:type="dcterms:W3CDTF">2023-06-05T07:06:00Z</dcterms:created>
  <dcterms:modified xsi:type="dcterms:W3CDTF">2023-06-15T03:48:00Z</dcterms:modified>
</cp:coreProperties>
</file>